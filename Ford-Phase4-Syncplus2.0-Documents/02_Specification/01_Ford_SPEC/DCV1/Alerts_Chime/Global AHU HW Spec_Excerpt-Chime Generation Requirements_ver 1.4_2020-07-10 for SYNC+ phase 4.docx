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5C4B" w:rsidRDefault="00345C4B" w:rsidP="00345C4B">
      <w:pPr>
        <w:pStyle w:val="Heading2"/>
        <w:numPr>
          <w:ilvl w:val="1"/>
          <w:numId w:val="48"/>
        </w:numPr>
      </w:pPr>
      <w:bookmarkStart w:id="0" w:name="_Toc45277139"/>
      <w:bookmarkStart w:id="1" w:name="_GoBack"/>
      <w:bookmarkEnd w:id="1"/>
      <w:r>
        <w:t>Chime Generation Requirements</w:t>
      </w:r>
      <w:bookmarkEnd w:id="0"/>
    </w:p>
    <w:p w:rsidR="00345C4B" w:rsidRPr="00334293" w:rsidRDefault="00345C4B" w:rsidP="00345C4B">
      <w:pPr>
        <w:pStyle w:val="Heading3"/>
        <w:numPr>
          <w:ilvl w:val="2"/>
          <w:numId w:val="48"/>
        </w:numPr>
        <w:rPr>
          <w:b w:val="0"/>
          <w:u w:val="single"/>
        </w:rPr>
      </w:pPr>
      <w:bookmarkStart w:id="2" w:name="_Toc45277140"/>
      <w:r w:rsidRPr="00334293">
        <w:rPr>
          <w:b w:val="0"/>
          <w:u w:val="single"/>
        </w:rPr>
        <w:t>AHU-HR-REQ-026271/H-Chime/Beep Generator (TcSE ROIN-60464-7)</w:t>
      </w:r>
      <w:bookmarkEnd w:id="2"/>
    </w:p>
    <w:p w:rsidR="00345C4B" w:rsidRDefault="00345C4B" w:rsidP="00345C4B">
      <w:pPr>
        <w:rPr>
          <w:rFonts w:cs="Arial"/>
          <w:color w:val="000000"/>
        </w:rPr>
      </w:pPr>
    </w:p>
    <w:p w:rsidR="00345C4B" w:rsidRPr="00851A18" w:rsidRDefault="00345C4B" w:rsidP="00345C4B">
      <w:pPr>
        <w:rPr>
          <w:rFonts w:cs="Arial"/>
          <w:color w:val="000000"/>
        </w:rPr>
      </w:pPr>
      <w:r>
        <w:rPr>
          <w:rFonts w:cs="Arial"/>
          <w:color w:val="000000"/>
        </w:rPr>
        <w:t>The AHU shall have the capability of providing two chimes or both a chime and a beep simultaneously/concurrently out of any combination of the same speakers or mixed routing of various speakers by utilizing 1 “polyphonic”, 1 "simple", and 1 “click/clack” DSP-based sound generators (utilizing the AHU DSP).</w:t>
      </w:r>
      <w:r w:rsidRPr="00851A18">
        <w:t xml:space="preserve"> </w:t>
      </w:r>
      <w:r w:rsidRPr="00851A18">
        <w:rPr>
          <w:rFonts w:cs="Arial"/>
          <w:color w:val="000000"/>
        </w:rPr>
        <w:t>The chime output shall be either blended with the current output or played with the current output attenuated – as defined in the appropriate can message.</w:t>
      </w:r>
    </w:p>
    <w:p w:rsidR="00345C4B" w:rsidRDefault="00345C4B" w:rsidP="00345C4B">
      <w:pPr>
        <w:rPr>
          <w:rFonts w:cs="Arial"/>
          <w:color w:val="000000"/>
        </w:rPr>
      </w:pPr>
    </w:p>
    <w:p w:rsidR="00345C4B" w:rsidRDefault="00345C4B" w:rsidP="00345C4B">
      <w:r>
        <w:rPr>
          <w:rFonts w:cs="Arial"/>
          <w:color w:val="000000"/>
        </w:rPr>
        <w:t>Messages transmitted over the Infotainment CAN bus shall be the triggering/controlling means for the AHU to generate the chimes/beeps.</w:t>
      </w:r>
    </w:p>
    <w:p w:rsidR="00345C4B" w:rsidRDefault="00345C4B" w:rsidP="00345C4B">
      <w:pPr>
        <w:rPr>
          <w:rFonts w:cs="Arial"/>
        </w:rPr>
      </w:pPr>
    </w:p>
    <w:p w:rsidR="00345C4B" w:rsidRDefault="00345C4B" w:rsidP="00345C4B">
      <w:pPr>
        <w:rPr>
          <w:rFonts w:cs="Arial"/>
        </w:rPr>
      </w:pPr>
      <w:r>
        <w:rPr>
          <w:rFonts w:cs="Arial"/>
        </w:rPr>
        <w:t>The chime audio source shall provide a means to calibrate the volume level of each chime.</w:t>
      </w:r>
    </w:p>
    <w:p w:rsidR="00345C4B" w:rsidRDefault="00345C4B" w:rsidP="00345C4B">
      <w:pPr>
        <w:rPr>
          <w:rFonts w:cs="Arial"/>
        </w:rPr>
      </w:pPr>
    </w:p>
    <w:p w:rsidR="00345C4B" w:rsidRDefault="00345C4B" w:rsidP="00345C4B">
      <w:pPr>
        <w:rPr>
          <w:rFonts w:cs="Arial"/>
        </w:rPr>
      </w:pPr>
      <w:r>
        <w:rPr>
          <w:rFonts w:cs="Arial"/>
        </w:rPr>
        <w:t>Chime volume parameters shall be able to be set independently of one another.  The calibration for each chime shall include the volume parameters for front channel output only, rear channel output only, or all channel output.  The AHU shall maintain a separate list of volume parameters for each possible audio system configuration (for each EQ slot).  Volume parameter tables shall be maintained  with a one to one relationship with audio equalization tables (i.e. for each unique and selectable equalization table there shall be a unique, and associated, chime volume parameter table).</w:t>
      </w:r>
    </w:p>
    <w:p w:rsidR="00345C4B" w:rsidRDefault="00345C4B" w:rsidP="00345C4B">
      <w:pPr>
        <w:rPr>
          <w:rFonts w:cs="Arial"/>
        </w:rPr>
      </w:pPr>
    </w:p>
    <w:p w:rsidR="00345C4B" w:rsidRDefault="00345C4B" w:rsidP="00345C4B">
      <w:r>
        <w:rPr>
          <w:rFonts w:cs="Arial"/>
        </w:rPr>
        <w:t>All chimes shall be able to be routed to any channel outputs as directed via CAN request.</w:t>
      </w:r>
    </w:p>
    <w:p w:rsidR="00345C4B" w:rsidRDefault="00345C4B" w:rsidP="00345C4B">
      <w:pPr>
        <w:rPr>
          <w:rFonts w:cs="Arial"/>
        </w:rPr>
      </w:pPr>
    </w:p>
    <w:p w:rsidR="00345C4B" w:rsidRDefault="00345C4B" w:rsidP="00345C4B">
      <w:pPr>
        <w:rPr>
          <w:rFonts w:cs="Arial"/>
        </w:rPr>
      </w:pPr>
      <w:r>
        <w:rPr>
          <w:rFonts w:cs="Arial"/>
        </w:rPr>
        <w:t>The chime volume levels shall be able to be independently calibrate-able via the EQ tool – both chime to chime, by chime directionality, and by EQ slots. The chime volume levels shall be able to be modified easily and quickly via the EQ tool without the need to re-compile/reflash software, download new configuration files, etc. The chime volume level calibration shall be able to be performed independent of the state of the vehicle ignition or the multimedia HMI state. Unused chimes shall be able to be muted.</w:t>
      </w:r>
    </w:p>
    <w:p w:rsidR="00345C4B" w:rsidRDefault="00345C4B" w:rsidP="00345C4B">
      <w:pPr>
        <w:rPr>
          <w:rFonts w:cs="Arial"/>
        </w:rPr>
      </w:pPr>
    </w:p>
    <w:p w:rsidR="00345C4B" w:rsidRDefault="00345C4B" w:rsidP="00345C4B">
      <w:pPr>
        <w:rPr>
          <w:rFonts w:cs="Arial"/>
        </w:rPr>
      </w:pPr>
      <w:r>
        <w:rPr>
          <w:rFonts w:cs="Arial"/>
        </w:rPr>
        <w:t>The output shall be fixed line level when connecting to an external amplifier that controls the user volumes.  The output shall be variable line level when connecting to an external amplifier that passively amplifies volume levels that are controlled by the AHU.</w:t>
      </w:r>
    </w:p>
    <w:p w:rsidR="00345C4B" w:rsidRPr="00096DB3" w:rsidRDefault="00345C4B" w:rsidP="00345C4B">
      <w:pPr>
        <w:rPr>
          <w:rFonts w:cs="Arial"/>
        </w:rPr>
      </w:pPr>
    </w:p>
    <w:p w:rsidR="00345C4B" w:rsidRPr="00096DB3" w:rsidRDefault="00345C4B" w:rsidP="00345C4B">
      <w:pPr>
        <w:rPr>
          <w:rFonts w:cs="Arial"/>
        </w:rPr>
      </w:pPr>
      <w:r w:rsidRPr="00096DB3">
        <w:rPr>
          <w:rFonts w:cs="Arial"/>
        </w:rPr>
        <w:t>For the following chimes, there shall be 7 distinct</w:t>
      </w:r>
      <w:r>
        <w:rPr>
          <w:rFonts w:cs="Arial"/>
        </w:rPr>
        <w:t xml:space="preserve"> Simple Chime</w:t>
      </w:r>
      <w:r w:rsidRPr="00096DB3">
        <w:rPr>
          <w:rFonts w:cs="Arial"/>
        </w:rPr>
        <w:t xml:space="preserve"> levels</w:t>
      </w:r>
      <w:r>
        <w:rPr>
          <w:rFonts w:cs="Arial"/>
        </w:rPr>
        <w:t xml:space="preserve"> </w:t>
      </w:r>
      <w:r w:rsidRPr="00096DB3">
        <w:rPr>
          <w:rFonts w:cs="Arial"/>
        </w:rPr>
        <w:t xml:space="preserve">that these chimes can be calibrated to. These </w:t>
      </w:r>
      <w:r>
        <w:rPr>
          <w:rFonts w:cs="Arial"/>
        </w:rPr>
        <w:t>7</w:t>
      </w:r>
      <w:r w:rsidRPr="00096DB3">
        <w:rPr>
          <w:rFonts w:cs="Arial"/>
        </w:rPr>
        <w:t xml:space="preserve"> distinct levels correspond to the Adjustable Chime levels as defined in the SPSS.</w:t>
      </w:r>
    </w:p>
    <w:p w:rsidR="00345C4B" w:rsidRPr="00096DB3" w:rsidRDefault="00345C4B" w:rsidP="00345C4B">
      <w:pPr>
        <w:numPr>
          <w:ilvl w:val="0"/>
          <w:numId w:val="206"/>
        </w:numPr>
        <w:rPr>
          <w:rFonts w:cs="Arial"/>
        </w:rPr>
      </w:pPr>
      <w:r w:rsidRPr="00096DB3">
        <w:rPr>
          <w:rFonts w:cs="Arial"/>
        </w:rPr>
        <w:t>Chime 17 – Reverse Park Aid</w:t>
      </w:r>
    </w:p>
    <w:p w:rsidR="00345C4B" w:rsidRPr="00096DB3" w:rsidRDefault="00345C4B" w:rsidP="00345C4B">
      <w:pPr>
        <w:numPr>
          <w:ilvl w:val="0"/>
          <w:numId w:val="206"/>
        </w:numPr>
        <w:rPr>
          <w:rFonts w:cs="Arial"/>
        </w:rPr>
      </w:pPr>
      <w:r w:rsidRPr="00096DB3">
        <w:rPr>
          <w:rFonts w:cs="Arial"/>
        </w:rPr>
        <w:t>Chime 27 – RPA Continuous (both repetition and continuous)</w:t>
      </w:r>
    </w:p>
    <w:p w:rsidR="00345C4B" w:rsidRDefault="00345C4B" w:rsidP="00345C4B">
      <w:pPr>
        <w:rPr>
          <w:rFonts w:cs="Arial"/>
        </w:rPr>
      </w:pPr>
    </w:p>
    <w:p w:rsidR="00345C4B" w:rsidRPr="004541BC" w:rsidRDefault="00345C4B" w:rsidP="00345C4B">
      <w:pPr>
        <w:rPr>
          <w:rFonts w:cs="Arial"/>
        </w:rPr>
      </w:pPr>
      <w:r w:rsidRPr="004541BC">
        <w:rPr>
          <w:rFonts w:cs="Arial"/>
        </w:rPr>
        <w:t xml:space="preserve">For the following chimes, there shall be </w:t>
      </w:r>
      <w:r>
        <w:rPr>
          <w:rFonts w:cs="Arial"/>
        </w:rPr>
        <w:t>7 distinct Polyphonic levels</w:t>
      </w:r>
      <w:r w:rsidRPr="004541BC">
        <w:rPr>
          <w:rFonts w:cs="Arial"/>
        </w:rPr>
        <w:t xml:space="preserve"> that these chimes can be calibrated to. These </w:t>
      </w:r>
      <w:r>
        <w:rPr>
          <w:rFonts w:cs="Arial"/>
        </w:rPr>
        <w:t>7</w:t>
      </w:r>
      <w:r w:rsidRPr="004541BC">
        <w:rPr>
          <w:rFonts w:cs="Arial"/>
        </w:rPr>
        <w:t xml:space="preserve"> distinct levels correspond to the Adjustable Chime levels as defined in the SPSS.</w:t>
      </w:r>
    </w:p>
    <w:p w:rsidR="00345C4B" w:rsidRPr="004541BC" w:rsidRDefault="00345C4B" w:rsidP="00345C4B">
      <w:pPr>
        <w:numPr>
          <w:ilvl w:val="0"/>
          <w:numId w:val="206"/>
        </w:numPr>
        <w:rPr>
          <w:rFonts w:cs="Arial"/>
        </w:rPr>
      </w:pPr>
      <w:r w:rsidRPr="004541BC">
        <w:rPr>
          <w:rFonts w:cs="Arial"/>
        </w:rPr>
        <w:t>Chime 16 – Forward Park Aid</w:t>
      </w:r>
    </w:p>
    <w:p w:rsidR="00345C4B" w:rsidRPr="004541BC" w:rsidRDefault="00345C4B" w:rsidP="00345C4B">
      <w:pPr>
        <w:numPr>
          <w:ilvl w:val="0"/>
          <w:numId w:val="206"/>
        </w:numPr>
        <w:rPr>
          <w:rFonts w:cs="Arial"/>
        </w:rPr>
      </w:pPr>
      <w:r w:rsidRPr="004541BC">
        <w:rPr>
          <w:rFonts w:cs="Arial"/>
        </w:rPr>
        <w:t>Chime 28 – FPA Continuous (both repetition and continuous)</w:t>
      </w:r>
    </w:p>
    <w:p w:rsidR="00345C4B" w:rsidRPr="00096DB3" w:rsidRDefault="00345C4B" w:rsidP="00345C4B">
      <w:pPr>
        <w:rPr>
          <w:rFonts w:cs="Arial"/>
        </w:rPr>
      </w:pPr>
    </w:p>
    <w:p w:rsidR="00345C4B" w:rsidRPr="00096DB3" w:rsidRDefault="00345C4B" w:rsidP="00345C4B">
      <w:pPr>
        <w:rPr>
          <w:rFonts w:cs="Arial"/>
        </w:rPr>
      </w:pPr>
    </w:p>
    <w:p w:rsidR="00345C4B" w:rsidRPr="00334293" w:rsidRDefault="00345C4B" w:rsidP="00345C4B">
      <w:pPr>
        <w:pStyle w:val="Heading3"/>
        <w:numPr>
          <w:ilvl w:val="2"/>
          <w:numId w:val="48"/>
        </w:numPr>
        <w:rPr>
          <w:b w:val="0"/>
          <w:u w:val="single"/>
        </w:rPr>
      </w:pPr>
      <w:bookmarkStart w:id="3" w:name="_Toc45277141"/>
      <w:r w:rsidRPr="00334293">
        <w:rPr>
          <w:b w:val="0"/>
          <w:u w:val="single"/>
        </w:rPr>
        <w:t>AHU-HR-REQ-210852/D-Digital Audio Chime Generator - Chimes via stored memory</w:t>
      </w:r>
      <w:bookmarkEnd w:id="3"/>
    </w:p>
    <w:p w:rsidR="00345C4B" w:rsidRPr="004B2ED0" w:rsidRDefault="00345C4B" w:rsidP="00345C4B">
      <w:pPr>
        <w:rPr>
          <w:rFonts w:cs="Arial"/>
          <w:color w:val="000000"/>
        </w:rPr>
      </w:pPr>
    </w:p>
    <w:p w:rsidR="00345C4B" w:rsidRDefault="00345C4B" w:rsidP="00345C4B">
      <w:pPr>
        <w:rPr>
          <w:rFonts w:cs="Arial"/>
          <w:color w:val="000000"/>
        </w:rPr>
      </w:pPr>
      <w:r w:rsidRPr="004B2ED0">
        <w:rPr>
          <w:rFonts w:cs="Arial"/>
          <w:color w:val="000000"/>
        </w:rPr>
        <w:t xml:space="preserve">The supplier shall have additional memory in the AHU that is external to the DSP to store digital audio </w:t>
      </w:r>
      <w:del w:id="4" w:author="Walus, David (D.M.)" w:date="2016-10-07T12:19:00Z">
        <w:r w:rsidRPr="004B2ED0" w:rsidDel="00524ACD">
          <w:rPr>
            <w:rFonts w:cs="Arial"/>
            <w:color w:val="000000"/>
          </w:rPr>
          <w:delText>files</w:delText>
        </w:r>
      </w:del>
      <w:ins w:id="5" w:author="Walus, David (D.M.)" w:date="2016-10-07T12:19:00Z">
        <w:r>
          <w:rPr>
            <w:rFonts w:cs="Arial"/>
            <w:color w:val="000000"/>
          </w:rPr>
          <w:t>chimes</w:t>
        </w:r>
      </w:ins>
      <w:r w:rsidRPr="004B2ED0">
        <w:rPr>
          <w:rFonts w:cs="Arial"/>
          <w:color w:val="000000"/>
        </w:rPr>
        <w:t xml:space="preserve">. The additional memory shall be from an IC family that has at least 3 larger sizes to choose from. These digital audio </w:t>
      </w:r>
      <w:del w:id="6" w:author="Walus, David (D.M.)" w:date="2016-10-07T12:19:00Z">
        <w:r w:rsidRPr="004B2ED0" w:rsidDel="00524ACD">
          <w:rPr>
            <w:rFonts w:cs="Arial"/>
            <w:color w:val="000000"/>
          </w:rPr>
          <w:delText xml:space="preserve">files </w:delText>
        </w:r>
      </w:del>
      <w:ins w:id="7" w:author="Walus, David (D.M.)" w:date="2016-10-07T12:19:00Z">
        <w:r>
          <w:rPr>
            <w:rFonts w:cs="Arial"/>
            <w:color w:val="000000"/>
          </w:rPr>
          <w:t>chimes</w:t>
        </w:r>
        <w:r w:rsidRPr="004B2ED0">
          <w:rPr>
            <w:rFonts w:cs="Arial"/>
            <w:color w:val="000000"/>
          </w:rPr>
          <w:t xml:space="preserve"> </w:t>
        </w:r>
      </w:ins>
      <w:r w:rsidRPr="004B2ED0">
        <w:rPr>
          <w:rFonts w:cs="Arial"/>
          <w:color w:val="000000"/>
        </w:rPr>
        <w:t xml:space="preserve">shall be stored in </w:t>
      </w:r>
      <w:ins w:id="8" w:author="Walus, David (D.M.)" w:date="2017-01-06T09:26:00Z">
        <w:r>
          <w:rPr>
            <w:rFonts w:cs="Arial"/>
            <w:color w:val="000000"/>
          </w:rPr>
          <w:t xml:space="preserve">either a MP3 or </w:t>
        </w:r>
      </w:ins>
      <w:del w:id="9" w:author="Walus, David (D.M.)" w:date="2016-10-07T12:15:00Z">
        <w:r w:rsidRPr="004B2ED0" w:rsidDel="00524ACD">
          <w:rPr>
            <w:rFonts w:cs="Arial"/>
            <w:color w:val="000000"/>
          </w:rPr>
          <w:delText>a MP3 format</w:delText>
        </w:r>
      </w:del>
      <w:ins w:id="10" w:author="Walus, David (D.M.)" w:date="2016-04-20T09:22:00Z">
        <w:r>
          <w:rPr>
            <w:rFonts w:cs="Arial"/>
            <w:color w:val="000000"/>
          </w:rPr>
          <w:t>a WAV format</w:t>
        </w:r>
      </w:ins>
      <w:r w:rsidRPr="004B2ED0">
        <w:rPr>
          <w:rFonts w:cs="Arial"/>
          <w:color w:val="000000"/>
        </w:rPr>
        <w:t>, and shall be able to be played back via the DSP.</w:t>
      </w:r>
      <w:del w:id="11" w:author="Walus, David (D.M.)" w:date="2016-10-07T12:15:00Z">
        <w:r w:rsidDel="00524ACD">
          <w:rPr>
            <w:rFonts w:cs="Arial"/>
            <w:color w:val="000000"/>
          </w:rPr>
          <w:delText xml:space="preserve"> The supplier is free to select one of these two formats.</w:delText>
        </w:r>
      </w:del>
      <w:r w:rsidRPr="004B2ED0">
        <w:rPr>
          <w:rFonts w:cs="Arial"/>
          <w:color w:val="000000"/>
        </w:rPr>
        <w:t xml:space="preserve"> These </w:t>
      </w:r>
      <w:del w:id="12" w:author="Walus, David (D.M.)" w:date="2016-10-07T12:19:00Z">
        <w:r w:rsidRPr="004B2ED0" w:rsidDel="00524ACD">
          <w:rPr>
            <w:rFonts w:cs="Arial"/>
            <w:color w:val="000000"/>
          </w:rPr>
          <w:delText xml:space="preserve">files </w:delText>
        </w:r>
      </w:del>
      <w:ins w:id="13" w:author="Walus, David (D.M.)" w:date="2016-10-07T12:19:00Z">
        <w:r>
          <w:rPr>
            <w:rFonts w:cs="Arial"/>
            <w:color w:val="000000"/>
          </w:rPr>
          <w:t>chimes</w:t>
        </w:r>
        <w:r w:rsidRPr="004B2ED0">
          <w:rPr>
            <w:rFonts w:cs="Arial"/>
            <w:color w:val="000000"/>
          </w:rPr>
          <w:t xml:space="preserve"> </w:t>
        </w:r>
      </w:ins>
      <w:r w:rsidRPr="004B2ED0">
        <w:rPr>
          <w:rFonts w:cs="Arial"/>
          <w:color w:val="000000"/>
        </w:rPr>
        <w:t xml:space="preserve">shall be flash updateable via a single diagnostic configuration file – separate from any other flashable file. The AHU shall be able to play back simultaneously/concurrently </w:t>
      </w:r>
      <w:r>
        <w:rPr>
          <w:rFonts w:cs="Arial"/>
          <w:color w:val="000000"/>
        </w:rPr>
        <w:t xml:space="preserve">the chimes defined in </w:t>
      </w:r>
      <w:r w:rsidRPr="004B2ED0">
        <w:rPr>
          <w:rFonts w:cs="Arial"/>
          <w:i/>
          <w:color w:val="000000"/>
          <w:u w:val="single"/>
        </w:rPr>
        <w:lastRenderedPageBreak/>
        <w:t>AHU-HR-REQ-026271-Chime/Beep Generator</w:t>
      </w:r>
      <w:r w:rsidRPr="004B2ED0">
        <w:rPr>
          <w:rFonts w:cs="Arial"/>
          <w:color w:val="000000"/>
        </w:rPr>
        <w:t xml:space="preserve">, and </w:t>
      </w:r>
      <w:del w:id="14" w:author="Walus, David (D.M.)" w:date="2016-10-07T12:16:00Z">
        <w:r w:rsidRPr="004B2ED0" w:rsidDel="00524ACD">
          <w:rPr>
            <w:rFonts w:cs="Arial"/>
            <w:color w:val="000000"/>
          </w:rPr>
          <w:delText xml:space="preserve">two </w:delText>
        </w:r>
      </w:del>
      <w:ins w:id="15" w:author="Walus, David (D.M.)" w:date="2016-10-07T12:16:00Z">
        <w:r>
          <w:rPr>
            <w:rFonts w:cs="Arial"/>
            <w:color w:val="000000"/>
          </w:rPr>
          <w:t>one</w:t>
        </w:r>
        <w:r w:rsidRPr="004B2ED0">
          <w:rPr>
            <w:rFonts w:cs="Arial"/>
            <w:color w:val="000000"/>
          </w:rPr>
          <w:t xml:space="preserve"> </w:t>
        </w:r>
      </w:ins>
      <w:r w:rsidRPr="004B2ED0">
        <w:rPr>
          <w:rFonts w:cs="Arial"/>
          <w:color w:val="000000"/>
        </w:rPr>
        <w:t xml:space="preserve">digital audio </w:t>
      </w:r>
      <w:del w:id="16" w:author="Walus, David (D.M.)" w:date="2016-10-07T12:19:00Z">
        <w:r w:rsidRPr="004B2ED0" w:rsidDel="00524ACD">
          <w:rPr>
            <w:rFonts w:cs="Arial"/>
            <w:color w:val="000000"/>
          </w:rPr>
          <w:delText>file</w:delText>
        </w:r>
      </w:del>
      <w:del w:id="17" w:author="Walus, David (D.M.)" w:date="2016-10-07T12:16:00Z">
        <w:r w:rsidDel="00524ACD">
          <w:rPr>
            <w:rFonts w:cs="Arial"/>
            <w:color w:val="000000"/>
          </w:rPr>
          <w:delText>s</w:delText>
        </w:r>
      </w:del>
      <w:ins w:id="18" w:author="Walus, David (D.M.)" w:date="2016-10-07T12:19:00Z">
        <w:r>
          <w:rPr>
            <w:rFonts w:cs="Arial"/>
            <w:color w:val="000000"/>
          </w:rPr>
          <w:t>chime</w:t>
        </w:r>
      </w:ins>
      <w:r w:rsidRPr="004B2ED0">
        <w:rPr>
          <w:rFonts w:cs="Arial"/>
          <w:color w:val="000000"/>
        </w:rPr>
        <w:t xml:space="preserve"> on any Front/Rear/All speaker combination.</w:t>
      </w:r>
      <w:del w:id="19" w:author="Walus, David (D.M.)" w:date="2016-10-07T12:16:00Z">
        <w:r w:rsidRPr="004B2ED0" w:rsidDel="00524ACD">
          <w:rPr>
            <w:rFonts w:cs="Arial"/>
            <w:color w:val="000000"/>
          </w:rPr>
          <w:delText xml:space="preserve"> </w:delText>
        </w:r>
      </w:del>
    </w:p>
    <w:p w:rsidR="00345C4B" w:rsidRDefault="00345C4B" w:rsidP="00345C4B">
      <w:pPr>
        <w:rPr>
          <w:rFonts w:cs="Arial"/>
          <w:color w:val="000000"/>
        </w:rPr>
      </w:pPr>
    </w:p>
    <w:p w:rsidR="00345C4B" w:rsidRPr="004B2ED0" w:rsidRDefault="00345C4B" w:rsidP="00345C4B">
      <w:pPr>
        <w:rPr>
          <w:rFonts w:cs="Arial"/>
          <w:b/>
          <w:color w:val="000000"/>
        </w:rPr>
      </w:pPr>
      <w:del w:id="20" w:author="Walus, David (D.M.)" w:date="2016-04-20T09:23:00Z">
        <w:r w:rsidRPr="004B2ED0" w:rsidDel="006A570A">
          <w:rPr>
            <w:rFonts w:cs="Arial"/>
            <w:b/>
            <w:color w:val="000000"/>
          </w:rPr>
          <w:delText xml:space="preserve">MP3 </w:delText>
        </w:r>
      </w:del>
      <w:ins w:id="21" w:author="Walus, David (D.M.)" w:date="2016-04-20T09:23:00Z">
        <w:r>
          <w:rPr>
            <w:rFonts w:cs="Arial"/>
            <w:b/>
            <w:color w:val="000000"/>
          </w:rPr>
          <w:t>Digital Audio</w:t>
        </w:r>
        <w:r w:rsidRPr="004B2ED0">
          <w:rPr>
            <w:rFonts w:cs="Arial"/>
            <w:b/>
            <w:color w:val="000000"/>
          </w:rPr>
          <w:t xml:space="preserve"> </w:t>
        </w:r>
      </w:ins>
      <w:del w:id="22" w:author="Walus, David (D.M.)" w:date="2016-10-07T12:19:00Z">
        <w:r w:rsidRPr="004B2ED0" w:rsidDel="00524ACD">
          <w:rPr>
            <w:rFonts w:cs="Arial"/>
            <w:b/>
            <w:color w:val="000000"/>
          </w:rPr>
          <w:delText xml:space="preserve">File </w:delText>
        </w:r>
      </w:del>
      <w:ins w:id="23" w:author="Walus, David (D.M.)" w:date="2016-10-07T12:19:00Z">
        <w:r>
          <w:rPr>
            <w:rFonts w:cs="Arial"/>
            <w:b/>
            <w:color w:val="000000"/>
          </w:rPr>
          <w:t>Chime</w:t>
        </w:r>
        <w:r w:rsidRPr="004B2ED0">
          <w:rPr>
            <w:rFonts w:cs="Arial"/>
            <w:b/>
            <w:color w:val="000000"/>
          </w:rPr>
          <w:t xml:space="preserve"> </w:t>
        </w:r>
      </w:ins>
      <w:r w:rsidRPr="004B2ED0">
        <w:rPr>
          <w:rFonts w:cs="Arial"/>
          <w:b/>
          <w:color w:val="000000"/>
        </w:rPr>
        <w:t>definition:</w:t>
      </w:r>
    </w:p>
    <w:p w:rsidR="00345C4B" w:rsidRPr="004B2ED0" w:rsidRDefault="00345C4B" w:rsidP="00345C4B">
      <w:pPr>
        <w:rPr>
          <w:rFonts w:cs="Arial"/>
          <w:color w:val="000000"/>
        </w:rPr>
      </w:pPr>
      <w:r w:rsidRPr="004B2ED0">
        <w:rPr>
          <w:rFonts w:cs="Arial"/>
          <w:color w:val="000000"/>
        </w:rPr>
        <w:t xml:space="preserve">Total number of </w:t>
      </w:r>
      <w:del w:id="24" w:author="Walus, David (D.M.)" w:date="2016-04-20T09:23:00Z">
        <w:r w:rsidRPr="004B2ED0" w:rsidDel="006A570A">
          <w:rPr>
            <w:rFonts w:cs="Arial"/>
            <w:color w:val="000000"/>
          </w:rPr>
          <w:delText xml:space="preserve">MP3 </w:delText>
        </w:r>
      </w:del>
      <w:del w:id="25" w:author="Walus, David (D.M.)" w:date="2016-10-07T12:19:00Z">
        <w:r w:rsidRPr="004B2ED0" w:rsidDel="00524ACD">
          <w:rPr>
            <w:rFonts w:cs="Arial"/>
            <w:color w:val="000000"/>
          </w:rPr>
          <w:delText>files</w:delText>
        </w:r>
      </w:del>
      <w:ins w:id="26" w:author="Walus, David (D.M.)" w:date="2016-10-07T12:19:00Z">
        <w:r>
          <w:rPr>
            <w:rFonts w:cs="Arial"/>
            <w:color w:val="000000"/>
          </w:rPr>
          <w:t>chimes</w:t>
        </w:r>
      </w:ins>
      <w:r w:rsidRPr="004B2ED0">
        <w:rPr>
          <w:rFonts w:cs="Arial"/>
          <w:color w:val="000000"/>
        </w:rPr>
        <w:t xml:space="preserve">: </w:t>
      </w:r>
      <w:del w:id="27" w:author="Walus, David (D.M.)" w:date="2018-11-15T07:06:00Z">
        <w:r w:rsidRPr="004B2ED0" w:rsidDel="002119B8">
          <w:rPr>
            <w:rFonts w:cs="Arial"/>
            <w:color w:val="000000"/>
          </w:rPr>
          <w:delText>10</w:delText>
        </w:r>
      </w:del>
      <w:ins w:id="28" w:author="Walus, David (D.M.)" w:date="2018-11-15T07:06:00Z">
        <w:r>
          <w:rPr>
            <w:rFonts w:cs="Arial"/>
            <w:color w:val="000000"/>
          </w:rPr>
          <w:t>16</w:t>
        </w:r>
      </w:ins>
    </w:p>
    <w:p w:rsidR="00345C4B" w:rsidRPr="004B2ED0" w:rsidRDefault="00345C4B" w:rsidP="00345C4B">
      <w:pPr>
        <w:rPr>
          <w:rFonts w:cs="Arial"/>
          <w:color w:val="000000"/>
        </w:rPr>
      </w:pPr>
      <w:r w:rsidRPr="004B2ED0">
        <w:rPr>
          <w:rFonts w:cs="Arial"/>
          <w:color w:val="000000"/>
        </w:rPr>
        <w:t xml:space="preserve">Total length of each </w:t>
      </w:r>
      <w:del w:id="29" w:author="Walus, David (D.M.)" w:date="2016-10-07T12:19:00Z">
        <w:r w:rsidRPr="004B2ED0" w:rsidDel="00524ACD">
          <w:rPr>
            <w:rFonts w:cs="Arial"/>
            <w:color w:val="000000"/>
          </w:rPr>
          <w:delText>file</w:delText>
        </w:r>
      </w:del>
      <w:ins w:id="30" w:author="Walus, David (D.M.)" w:date="2016-10-07T12:19:00Z">
        <w:r>
          <w:rPr>
            <w:rFonts w:cs="Arial"/>
            <w:color w:val="000000"/>
          </w:rPr>
          <w:t>chime</w:t>
        </w:r>
      </w:ins>
      <w:r w:rsidRPr="004B2ED0">
        <w:rPr>
          <w:rFonts w:cs="Arial"/>
          <w:color w:val="000000"/>
        </w:rPr>
        <w:t xml:space="preserve">: </w:t>
      </w:r>
      <w:del w:id="31" w:author="Walus, David (D.M.)" w:date="2018-11-15T07:06:00Z">
        <w:r w:rsidRPr="004B2ED0" w:rsidDel="002119B8">
          <w:rPr>
            <w:rFonts w:cs="Arial"/>
            <w:color w:val="000000"/>
          </w:rPr>
          <w:delText>5.0</w:delText>
        </w:r>
      </w:del>
      <w:ins w:id="32" w:author="Walus, David (D.M.)" w:date="2018-11-15T07:06:00Z">
        <w:r>
          <w:rPr>
            <w:rFonts w:cs="Arial"/>
            <w:color w:val="000000"/>
          </w:rPr>
          <w:t>3.0</w:t>
        </w:r>
      </w:ins>
      <w:r w:rsidRPr="004B2ED0">
        <w:rPr>
          <w:rFonts w:cs="Arial"/>
          <w:color w:val="000000"/>
        </w:rPr>
        <w:t xml:space="preserve"> seconds</w:t>
      </w:r>
    </w:p>
    <w:p w:rsidR="00345C4B" w:rsidRPr="004B2ED0" w:rsidRDefault="00345C4B" w:rsidP="00345C4B">
      <w:pPr>
        <w:rPr>
          <w:rFonts w:cs="Arial"/>
          <w:color w:val="000000"/>
        </w:rPr>
      </w:pPr>
      <w:r w:rsidRPr="004B2ED0">
        <w:rPr>
          <w:rFonts w:cs="Arial"/>
          <w:color w:val="000000"/>
        </w:rPr>
        <w:t>Sample Rate: 44.1kHz or 48kHz</w:t>
      </w:r>
    </w:p>
    <w:p w:rsidR="00345C4B" w:rsidRPr="004B2ED0" w:rsidRDefault="00345C4B" w:rsidP="00345C4B">
      <w:pPr>
        <w:rPr>
          <w:rFonts w:cs="Arial"/>
          <w:color w:val="000000"/>
        </w:rPr>
      </w:pPr>
      <w:r w:rsidRPr="004B2ED0">
        <w:rPr>
          <w:rFonts w:cs="Arial"/>
          <w:color w:val="000000"/>
        </w:rPr>
        <w:t>Bits: 16</w:t>
      </w:r>
      <w:r>
        <w:rPr>
          <w:rFonts w:cs="Arial"/>
          <w:color w:val="000000"/>
        </w:rPr>
        <w:t xml:space="preserve"> (if applicable)</w:t>
      </w:r>
    </w:p>
    <w:p w:rsidR="00345C4B" w:rsidRDefault="00345C4B" w:rsidP="00345C4B">
      <w:pPr>
        <w:rPr>
          <w:ins w:id="33" w:author="Walus, David (D.M.)" w:date="2017-01-06T09:27:00Z"/>
          <w:rFonts w:cs="Arial"/>
          <w:color w:val="000000"/>
        </w:rPr>
      </w:pPr>
      <w:r w:rsidRPr="004B2ED0">
        <w:rPr>
          <w:rFonts w:cs="Arial"/>
          <w:color w:val="000000"/>
        </w:rPr>
        <w:t>Bitrate: 128 Kbps</w:t>
      </w:r>
      <w:r>
        <w:rPr>
          <w:rFonts w:cs="Arial"/>
          <w:color w:val="000000"/>
        </w:rPr>
        <w:t xml:space="preserve"> (if applicable)</w:t>
      </w:r>
    </w:p>
    <w:p w:rsidR="00345C4B" w:rsidRPr="004B2ED0" w:rsidRDefault="00345C4B" w:rsidP="00345C4B">
      <w:pPr>
        <w:rPr>
          <w:rFonts w:cs="Arial"/>
          <w:color w:val="000000"/>
        </w:rPr>
      </w:pPr>
      <w:ins w:id="34" w:author="Walus, David (D.M.)" w:date="2016-04-20T09:27:00Z">
        <w:r>
          <w:rPr>
            <w:rFonts w:cs="Arial"/>
            <w:color w:val="000000"/>
          </w:rPr>
          <w:t>Stereo/Mono: Stereo</w:t>
        </w:r>
      </w:ins>
    </w:p>
    <w:p w:rsidR="00345C4B" w:rsidRDefault="00345C4B" w:rsidP="00345C4B">
      <w:pPr>
        <w:rPr>
          <w:rFonts w:cs="Arial"/>
          <w:color w:val="000000"/>
        </w:rPr>
      </w:pPr>
      <w:r w:rsidRPr="004B2ED0">
        <w:rPr>
          <w:rFonts w:cs="Arial"/>
          <w:color w:val="000000"/>
        </w:rPr>
        <w:t xml:space="preserve">Total estimated </w:t>
      </w:r>
      <w:ins w:id="35" w:author="Walus, David (D.M.)" w:date="2017-01-06T09:27:00Z">
        <w:r>
          <w:rPr>
            <w:rFonts w:cs="Arial"/>
            <w:color w:val="000000"/>
          </w:rPr>
          <w:t xml:space="preserve">MP3 </w:t>
        </w:r>
      </w:ins>
      <w:r w:rsidRPr="004B2ED0">
        <w:rPr>
          <w:rFonts w:cs="Arial"/>
          <w:color w:val="000000"/>
        </w:rPr>
        <w:t xml:space="preserve">memory: </w:t>
      </w:r>
      <w:ins w:id="36" w:author="Dage, Matthew (M.)" w:date="2017-03-17T09:07:00Z">
        <w:r>
          <w:rPr>
            <w:rFonts w:cs="Arial"/>
            <w:color w:val="000000"/>
          </w:rPr>
          <w:t>1.2</w:t>
        </w:r>
      </w:ins>
      <w:del w:id="37" w:author="Dage, Matthew (M.)" w:date="2017-03-17T09:07:00Z">
        <w:r w:rsidRPr="004B2ED0" w:rsidDel="00F20F0A">
          <w:rPr>
            <w:rFonts w:cs="Arial"/>
            <w:color w:val="000000"/>
          </w:rPr>
          <w:delText>0.8</w:delText>
        </w:r>
      </w:del>
      <w:r w:rsidRPr="004B2ED0">
        <w:rPr>
          <w:rFonts w:cs="Arial"/>
          <w:color w:val="000000"/>
        </w:rPr>
        <w:t xml:space="preserve"> Mb</w:t>
      </w:r>
    </w:p>
    <w:p w:rsidR="00345C4B" w:rsidRPr="004B2ED0" w:rsidRDefault="00345C4B" w:rsidP="00345C4B">
      <w:pPr>
        <w:rPr>
          <w:rFonts w:cs="Arial"/>
          <w:color w:val="000000"/>
        </w:rPr>
      </w:pPr>
      <w:r>
        <w:rPr>
          <w:rFonts w:cs="Arial"/>
          <w:color w:val="000000"/>
        </w:rPr>
        <w:t>Total estimated WAV memory: 9.6 Mb</w:t>
      </w:r>
    </w:p>
    <w:p w:rsidR="00345C4B" w:rsidRPr="004B2ED0" w:rsidRDefault="00345C4B" w:rsidP="00345C4B">
      <w:pPr>
        <w:rPr>
          <w:rFonts w:cs="Arial"/>
          <w:color w:val="000000"/>
        </w:rPr>
      </w:pPr>
    </w:p>
    <w:p w:rsidR="00345C4B" w:rsidRPr="004B2ED0" w:rsidRDefault="00345C4B" w:rsidP="00345C4B">
      <w:pPr>
        <w:jc w:val="center"/>
        <w:rPr>
          <w:rFonts w:cs="Arial"/>
          <w:b/>
          <w:color w:val="000000"/>
        </w:rPr>
      </w:pPr>
      <w:r w:rsidRPr="004B2ED0">
        <w:rPr>
          <w:rFonts w:cs="Arial"/>
          <w:b/>
          <w:color w:val="000000"/>
        </w:rPr>
        <w:t xml:space="preserve">Digital Audio </w:t>
      </w:r>
      <w:del w:id="38" w:author="Walus, David (D.M.)" w:date="2016-10-07T12:19:00Z">
        <w:r w:rsidRPr="004B2ED0" w:rsidDel="00524ACD">
          <w:rPr>
            <w:rFonts w:cs="Arial"/>
            <w:b/>
            <w:color w:val="000000"/>
          </w:rPr>
          <w:delText xml:space="preserve">File </w:delText>
        </w:r>
      </w:del>
      <w:ins w:id="39" w:author="Walus, David (D.M.)" w:date="2016-10-07T12:19:00Z">
        <w:r>
          <w:rPr>
            <w:rFonts w:cs="Arial"/>
            <w:b/>
            <w:color w:val="000000"/>
          </w:rPr>
          <w:t>Chime</w:t>
        </w:r>
        <w:r w:rsidRPr="004B2ED0">
          <w:rPr>
            <w:rFonts w:cs="Arial"/>
            <w:b/>
            <w:color w:val="000000"/>
          </w:rPr>
          <w:t xml:space="preserve"> </w:t>
        </w:r>
      </w:ins>
      <w:r w:rsidRPr="004B2ED0">
        <w:rPr>
          <w:rFonts w:cs="Arial"/>
          <w:b/>
          <w:color w:val="000000"/>
        </w:rPr>
        <w:t>Playback Quality</w:t>
      </w:r>
    </w:p>
    <w:tbl>
      <w:tblPr>
        <w:tblW w:w="0" w:type="auto"/>
        <w:jc w:val="center"/>
        <w:tblCellMar>
          <w:left w:w="30" w:type="dxa"/>
          <w:right w:w="30" w:type="dxa"/>
        </w:tblCellMar>
        <w:tblLook w:val="04A0" w:firstRow="1" w:lastRow="0" w:firstColumn="1" w:lastColumn="0" w:noHBand="0" w:noVBand="1"/>
      </w:tblPr>
      <w:tblGrid>
        <w:gridCol w:w="2465"/>
        <w:gridCol w:w="2342"/>
        <w:gridCol w:w="633"/>
        <w:gridCol w:w="805"/>
        <w:gridCol w:w="632"/>
        <w:gridCol w:w="932"/>
        <w:gridCol w:w="66"/>
      </w:tblGrid>
      <w:tr w:rsidR="00345C4B" w:rsidRPr="004B2ED0" w:rsidTr="00066C57">
        <w:trPr>
          <w:gridAfter w:val="1"/>
          <w:cantSplit/>
          <w:tblHeader/>
          <w:jc w:val="center"/>
        </w:trPr>
        <w:tc>
          <w:tcPr>
            <w:tcW w:w="2465" w:type="dxa"/>
            <w:tcBorders>
              <w:top w:val="single" w:sz="12" w:space="0" w:color="000000"/>
              <w:left w:val="single" w:sz="12" w:space="0" w:color="000000"/>
              <w:bottom w:val="nil"/>
              <w:right w:val="single" w:sz="6" w:space="0" w:color="000000"/>
            </w:tcBorders>
          </w:tcPr>
          <w:p w:rsidR="00345C4B" w:rsidRPr="004B2ED0" w:rsidRDefault="00345C4B" w:rsidP="00066C57">
            <w:pPr>
              <w:spacing w:line="276" w:lineRule="auto"/>
              <w:rPr>
                <w:rFonts w:cs="Arial"/>
                <w:b/>
                <w:color w:val="000000"/>
                <w:lang w:val="sv-SE" w:eastAsia="sv-SE"/>
              </w:rPr>
            </w:pPr>
          </w:p>
        </w:tc>
        <w:tc>
          <w:tcPr>
            <w:tcW w:w="2342" w:type="dxa"/>
            <w:tcBorders>
              <w:top w:val="single" w:sz="12" w:space="0" w:color="000000"/>
              <w:left w:val="single" w:sz="6" w:space="0" w:color="000000"/>
              <w:bottom w:val="nil"/>
              <w:right w:val="single" w:sz="6" w:space="0" w:color="000000"/>
            </w:tcBorders>
          </w:tcPr>
          <w:p w:rsidR="00345C4B" w:rsidRPr="004B2ED0" w:rsidRDefault="00345C4B" w:rsidP="00066C57">
            <w:pPr>
              <w:spacing w:line="276" w:lineRule="auto"/>
              <w:rPr>
                <w:rFonts w:cs="Arial"/>
                <w:b/>
                <w:color w:val="000000"/>
                <w:lang w:val="sv-SE" w:eastAsia="sv-SE"/>
              </w:rPr>
            </w:pPr>
          </w:p>
        </w:tc>
        <w:tc>
          <w:tcPr>
            <w:tcW w:w="2070" w:type="dxa"/>
            <w:gridSpan w:val="3"/>
            <w:tcBorders>
              <w:top w:val="single" w:sz="12" w:space="0" w:color="000000"/>
              <w:left w:val="nil"/>
              <w:bottom w:val="single" w:sz="6" w:space="0" w:color="000000"/>
              <w:right w:val="nil"/>
            </w:tcBorders>
            <w:hideMark/>
          </w:tcPr>
          <w:p w:rsidR="00345C4B" w:rsidRPr="004B2ED0" w:rsidRDefault="00345C4B" w:rsidP="00066C57">
            <w:pPr>
              <w:spacing w:line="276" w:lineRule="auto"/>
              <w:jc w:val="center"/>
              <w:rPr>
                <w:rFonts w:cs="Arial"/>
                <w:b/>
                <w:color w:val="000000"/>
                <w:lang w:val="sv-SE" w:eastAsia="sv-SE"/>
              </w:rPr>
            </w:pPr>
            <w:r w:rsidRPr="004B2ED0">
              <w:rPr>
                <w:rFonts w:cs="Arial"/>
                <w:b/>
                <w:color w:val="000000"/>
              </w:rPr>
              <w:t>Value</w:t>
            </w:r>
          </w:p>
        </w:tc>
        <w:tc>
          <w:tcPr>
            <w:tcW w:w="932" w:type="dxa"/>
            <w:tcBorders>
              <w:top w:val="single" w:sz="12" w:space="0" w:color="000000"/>
              <w:left w:val="single" w:sz="6" w:space="0" w:color="000000"/>
              <w:bottom w:val="nil"/>
              <w:right w:val="single" w:sz="12" w:space="0" w:color="000000"/>
            </w:tcBorders>
          </w:tcPr>
          <w:p w:rsidR="00345C4B" w:rsidRPr="004B2ED0" w:rsidRDefault="00345C4B" w:rsidP="00066C57">
            <w:pPr>
              <w:spacing w:line="276" w:lineRule="auto"/>
              <w:rPr>
                <w:rFonts w:cs="Arial"/>
                <w:b/>
                <w:color w:val="000000"/>
                <w:lang w:val="sv-SE" w:eastAsia="sv-SE"/>
              </w:rPr>
            </w:pPr>
          </w:p>
        </w:tc>
      </w:tr>
      <w:tr w:rsidR="00345C4B" w:rsidRPr="004B2ED0" w:rsidTr="00066C57">
        <w:trPr>
          <w:gridAfter w:val="1"/>
          <w:cantSplit/>
          <w:tblHeader/>
          <w:jc w:val="center"/>
        </w:trPr>
        <w:tc>
          <w:tcPr>
            <w:tcW w:w="2465" w:type="dxa"/>
            <w:tcBorders>
              <w:top w:val="nil"/>
              <w:left w:val="single" w:sz="12" w:space="0" w:color="000000"/>
              <w:bottom w:val="double" w:sz="6" w:space="0" w:color="000000"/>
              <w:right w:val="single" w:sz="6" w:space="0" w:color="000000"/>
            </w:tcBorders>
            <w:hideMark/>
          </w:tcPr>
          <w:p w:rsidR="00345C4B" w:rsidRPr="004B2ED0" w:rsidRDefault="00345C4B" w:rsidP="00066C57">
            <w:pPr>
              <w:spacing w:line="276" w:lineRule="auto"/>
              <w:rPr>
                <w:rFonts w:cs="Arial"/>
                <w:b/>
                <w:bCs/>
                <w:color w:val="000000"/>
                <w:lang w:val="sv-SE" w:eastAsia="sv-SE"/>
              </w:rPr>
            </w:pPr>
            <w:r w:rsidRPr="004B2ED0">
              <w:rPr>
                <w:rFonts w:cs="Arial"/>
                <w:b/>
                <w:bCs/>
                <w:color w:val="000000"/>
              </w:rPr>
              <w:t>Parameter</w:t>
            </w:r>
          </w:p>
        </w:tc>
        <w:tc>
          <w:tcPr>
            <w:tcW w:w="2342" w:type="dxa"/>
            <w:tcBorders>
              <w:top w:val="nil"/>
              <w:left w:val="single" w:sz="6" w:space="0" w:color="000000"/>
              <w:bottom w:val="double" w:sz="6" w:space="0" w:color="000000"/>
              <w:right w:val="single" w:sz="6" w:space="0" w:color="000000"/>
            </w:tcBorders>
            <w:hideMark/>
          </w:tcPr>
          <w:p w:rsidR="00345C4B" w:rsidRPr="004B2ED0" w:rsidRDefault="00345C4B" w:rsidP="00066C57">
            <w:pPr>
              <w:keepNext/>
              <w:spacing w:line="276" w:lineRule="auto"/>
              <w:rPr>
                <w:rFonts w:cs="Arial"/>
                <w:b/>
                <w:bCs/>
                <w:color w:val="000000"/>
                <w:lang w:val="sv-SE" w:eastAsia="sv-SE"/>
              </w:rPr>
            </w:pPr>
            <w:r w:rsidRPr="004B2ED0">
              <w:rPr>
                <w:rFonts w:cs="Arial"/>
                <w:b/>
                <w:bCs/>
                <w:color w:val="000000"/>
              </w:rPr>
              <w:t>Measurement Criteria</w:t>
            </w:r>
          </w:p>
        </w:tc>
        <w:tc>
          <w:tcPr>
            <w:tcW w:w="633" w:type="dxa"/>
            <w:tcBorders>
              <w:top w:val="nil"/>
              <w:left w:val="single" w:sz="6" w:space="0" w:color="000000"/>
              <w:bottom w:val="double" w:sz="6" w:space="0" w:color="000000"/>
              <w:right w:val="single" w:sz="6" w:space="0" w:color="000000"/>
            </w:tcBorders>
            <w:hideMark/>
          </w:tcPr>
          <w:p w:rsidR="00345C4B" w:rsidRPr="004B2ED0" w:rsidRDefault="00345C4B" w:rsidP="00066C57">
            <w:pPr>
              <w:spacing w:line="276" w:lineRule="auto"/>
              <w:jc w:val="center"/>
              <w:rPr>
                <w:rFonts w:cs="Arial"/>
                <w:b/>
                <w:color w:val="000000"/>
                <w:lang w:val="sv-SE" w:eastAsia="sv-SE"/>
              </w:rPr>
            </w:pPr>
            <w:r w:rsidRPr="004B2ED0">
              <w:rPr>
                <w:rFonts w:cs="Arial"/>
                <w:b/>
                <w:color w:val="000000"/>
              </w:rPr>
              <w:t>Min</w:t>
            </w:r>
          </w:p>
        </w:tc>
        <w:tc>
          <w:tcPr>
            <w:tcW w:w="805" w:type="dxa"/>
            <w:tcBorders>
              <w:top w:val="nil"/>
              <w:left w:val="single" w:sz="6" w:space="0" w:color="000000"/>
              <w:bottom w:val="double" w:sz="6" w:space="0" w:color="000000"/>
              <w:right w:val="single" w:sz="6" w:space="0" w:color="000000"/>
            </w:tcBorders>
            <w:hideMark/>
          </w:tcPr>
          <w:p w:rsidR="00345C4B" w:rsidRPr="004B2ED0" w:rsidRDefault="00345C4B" w:rsidP="00066C57">
            <w:pPr>
              <w:spacing w:line="276" w:lineRule="auto"/>
              <w:jc w:val="center"/>
              <w:rPr>
                <w:rFonts w:cs="Arial"/>
                <w:b/>
                <w:color w:val="000000"/>
                <w:lang w:val="sv-SE" w:eastAsia="sv-SE"/>
              </w:rPr>
            </w:pPr>
            <w:r w:rsidRPr="004B2ED0">
              <w:rPr>
                <w:rFonts w:cs="Arial"/>
                <w:b/>
                <w:color w:val="000000"/>
              </w:rPr>
              <w:t>Nom.</w:t>
            </w:r>
          </w:p>
        </w:tc>
        <w:tc>
          <w:tcPr>
            <w:tcW w:w="632" w:type="dxa"/>
            <w:tcBorders>
              <w:top w:val="nil"/>
              <w:left w:val="single" w:sz="6" w:space="0" w:color="000000"/>
              <w:bottom w:val="double" w:sz="6" w:space="0" w:color="000000"/>
              <w:right w:val="single" w:sz="6" w:space="0" w:color="000000"/>
            </w:tcBorders>
            <w:hideMark/>
          </w:tcPr>
          <w:p w:rsidR="00345C4B" w:rsidRPr="004B2ED0" w:rsidRDefault="00345C4B" w:rsidP="00066C57">
            <w:pPr>
              <w:spacing w:line="276" w:lineRule="auto"/>
              <w:jc w:val="center"/>
              <w:rPr>
                <w:rFonts w:cs="Arial"/>
                <w:b/>
                <w:color w:val="000000"/>
                <w:lang w:val="sv-SE" w:eastAsia="sv-SE"/>
              </w:rPr>
            </w:pPr>
            <w:r w:rsidRPr="004B2ED0">
              <w:rPr>
                <w:rFonts w:cs="Arial"/>
                <w:b/>
                <w:color w:val="000000"/>
              </w:rPr>
              <w:t>Max</w:t>
            </w:r>
          </w:p>
        </w:tc>
        <w:tc>
          <w:tcPr>
            <w:tcW w:w="932" w:type="dxa"/>
            <w:tcBorders>
              <w:top w:val="nil"/>
              <w:left w:val="single" w:sz="6" w:space="0" w:color="000000"/>
              <w:bottom w:val="double" w:sz="6" w:space="0" w:color="000000"/>
              <w:right w:val="single" w:sz="12" w:space="0" w:color="000000"/>
            </w:tcBorders>
            <w:hideMark/>
          </w:tcPr>
          <w:p w:rsidR="00345C4B" w:rsidRPr="004B2ED0" w:rsidRDefault="00345C4B" w:rsidP="00066C57">
            <w:pPr>
              <w:spacing w:line="276" w:lineRule="auto"/>
              <w:rPr>
                <w:rFonts w:cs="Arial"/>
                <w:b/>
                <w:color w:val="000000"/>
                <w:lang w:val="sv-SE" w:eastAsia="sv-SE"/>
              </w:rPr>
            </w:pPr>
            <w:r w:rsidRPr="004B2ED0">
              <w:rPr>
                <w:rFonts w:cs="Arial"/>
                <w:b/>
                <w:color w:val="000000"/>
              </w:rPr>
              <w:t>Unit</w:t>
            </w:r>
          </w:p>
        </w:tc>
      </w:tr>
      <w:tr w:rsidR="00345C4B" w:rsidRPr="004B2ED0" w:rsidTr="00066C57">
        <w:trPr>
          <w:gridAfter w:val="1"/>
          <w:cantSplit/>
          <w:jc w:val="center"/>
        </w:trPr>
        <w:tc>
          <w:tcPr>
            <w:tcW w:w="2465" w:type="dxa"/>
            <w:tcBorders>
              <w:top w:val="double" w:sz="6" w:space="0" w:color="000000"/>
              <w:left w:val="single" w:sz="12" w:space="0" w:color="000000"/>
              <w:bottom w:val="single" w:sz="6" w:space="0" w:color="000000"/>
              <w:right w:val="nil"/>
            </w:tcBorders>
            <w:hideMark/>
          </w:tcPr>
          <w:p w:rsidR="00345C4B" w:rsidRPr="004B2ED0" w:rsidRDefault="00345C4B" w:rsidP="00066C57">
            <w:pPr>
              <w:spacing w:line="276" w:lineRule="auto"/>
              <w:rPr>
                <w:rFonts w:cs="Arial"/>
              </w:rPr>
            </w:pPr>
            <w:r w:rsidRPr="004B2ED0">
              <w:rPr>
                <w:rFonts w:cs="Arial"/>
              </w:rPr>
              <w:t xml:space="preserve">Channel Balance </w:t>
            </w:r>
            <w:r w:rsidRPr="004B2ED0">
              <w:rPr>
                <w:rFonts w:cs="Arial"/>
                <w:vertAlign w:val="superscript"/>
              </w:rPr>
              <w:t>(1)</w:t>
            </w:r>
            <w:ins w:id="40" w:author="Walus, David (D.M.)" w:date="2017-01-06T09:33:00Z">
              <w:r>
                <w:rPr>
                  <w:rFonts w:cs="Arial"/>
                  <w:vertAlign w:val="superscript"/>
                </w:rPr>
                <w:t xml:space="preserve"> (5)</w:t>
              </w:r>
            </w:ins>
          </w:p>
        </w:tc>
        <w:tc>
          <w:tcPr>
            <w:tcW w:w="2342" w:type="dxa"/>
            <w:tcBorders>
              <w:top w:val="double" w:sz="6" w:space="0" w:color="000000"/>
              <w:left w:val="single" w:sz="6" w:space="0" w:color="000000"/>
              <w:bottom w:val="single" w:sz="6" w:space="0" w:color="000000"/>
              <w:right w:val="nil"/>
            </w:tcBorders>
          </w:tcPr>
          <w:p w:rsidR="00345C4B" w:rsidRPr="004B2ED0" w:rsidRDefault="00345C4B" w:rsidP="00066C57">
            <w:pPr>
              <w:spacing w:line="276" w:lineRule="auto"/>
              <w:rPr>
                <w:rFonts w:cs="Arial"/>
                <w:color w:val="000000"/>
                <w:lang w:val="sv-SE" w:eastAsia="sv-SE"/>
              </w:rPr>
            </w:pPr>
          </w:p>
        </w:tc>
        <w:tc>
          <w:tcPr>
            <w:tcW w:w="633" w:type="dxa"/>
            <w:tcBorders>
              <w:top w:val="doub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-2</w:t>
            </w:r>
          </w:p>
        </w:tc>
        <w:tc>
          <w:tcPr>
            <w:tcW w:w="805" w:type="dxa"/>
            <w:tcBorders>
              <w:top w:val="doub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w:t>
            </w:r>
          </w:p>
        </w:tc>
        <w:tc>
          <w:tcPr>
            <w:tcW w:w="632" w:type="dxa"/>
            <w:tcBorders>
              <w:top w:val="doub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+2</w:t>
            </w:r>
          </w:p>
        </w:tc>
        <w:tc>
          <w:tcPr>
            <w:tcW w:w="932" w:type="dxa"/>
            <w:tcBorders>
              <w:top w:val="double" w:sz="6" w:space="0" w:color="000000"/>
              <w:left w:val="single" w:sz="6" w:space="0" w:color="000000"/>
              <w:bottom w:val="single" w:sz="6" w:space="0" w:color="000000"/>
              <w:right w:val="single" w:sz="12" w:space="0" w:color="000000"/>
            </w:tcBorders>
            <w:hideMark/>
          </w:tcPr>
          <w:p w:rsidR="00345C4B" w:rsidRPr="004B2ED0" w:rsidRDefault="00345C4B" w:rsidP="00066C57">
            <w:pPr>
              <w:spacing w:line="276" w:lineRule="auto"/>
              <w:rPr>
                <w:rFonts w:cs="Arial"/>
                <w:color w:val="000000"/>
                <w:vertAlign w:val="subscript"/>
                <w:lang w:val="sv-SE" w:eastAsia="sv-SE"/>
              </w:rPr>
            </w:pPr>
            <w:r w:rsidRPr="004B2ED0">
              <w:rPr>
                <w:rFonts w:cs="Arial"/>
                <w:color w:val="000000"/>
              </w:rPr>
              <w:t>dB</w:t>
            </w:r>
          </w:p>
        </w:tc>
      </w:tr>
      <w:tr w:rsidR="00345C4B" w:rsidRPr="004B2ED0" w:rsidTr="00066C57">
        <w:trPr>
          <w:gridAfter w:val="1"/>
          <w:cantSplit/>
          <w:jc w:val="center"/>
        </w:trPr>
        <w:tc>
          <w:tcPr>
            <w:tcW w:w="2465" w:type="dxa"/>
            <w:tcBorders>
              <w:top w:val="single" w:sz="6" w:space="0" w:color="000000"/>
              <w:left w:val="single" w:sz="12" w:space="0" w:color="000000"/>
              <w:bottom w:val="single" w:sz="6" w:space="0" w:color="000000"/>
              <w:right w:val="nil"/>
            </w:tcBorders>
            <w:hideMark/>
          </w:tcPr>
          <w:p w:rsidR="00345C4B" w:rsidRPr="004B2ED0" w:rsidRDefault="00345C4B" w:rsidP="00066C57">
            <w:pPr>
              <w:spacing w:line="276" w:lineRule="auto"/>
              <w:rPr>
                <w:rFonts w:cs="Arial"/>
              </w:rPr>
            </w:pPr>
            <w:r w:rsidRPr="004B2ED0">
              <w:rPr>
                <w:rFonts w:cs="Arial"/>
              </w:rPr>
              <w:t xml:space="preserve">SINAD </w:t>
            </w:r>
            <w:r w:rsidRPr="004B2ED0">
              <w:rPr>
                <w:rFonts w:cs="Arial"/>
                <w:vertAlign w:val="superscript"/>
              </w:rPr>
              <w:t>(2)</w:t>
            </w:r>
            <w:ins w:id="41" w:author="Walus, David (D.M.)" w:date="2017-01-06T09:33:00Z">
              <w:r>
                <w:rPr>
                  <w:rFonts w:cs="Arial"/>
                  <w:vertAlign w:val="superscript"/>
                </w:rPr>
                <w:t xml:space="preserve"> (5)</w:t>
              </w:r>
            </w:ins>
          </w:p>
        </w:tc>
        <w:tc>
          <w:tcPr>
            <w:tcW w:w="2342" w:type="dxa"/>
            <w:tcBorders>
              <w:top w:val="single" w:sz="6" w:space="0" w:color="000000"/>
              <w:left w:val="single" w:sz="6" w:space="0" w:color="000000"/>
              <w:bottom w:val="single" w:sz="6" w:space="0" w:color="000000"/>
              <w:right w:val="nil"/>
            </w:tcBorders>
          </w:tcPr>
          <w:p w:rsidR="00345C4B" w:rsidRPr="004B2ED0" w:rsidRDefault="00345C4B" w:rsidP="00066C57">
            <w:pPr>
              <w:spacing w:line="276" w:lineRule="auto"/>
              <w:rPr>
                <w:rFonts w:cs="Arial"/>
                <w:color w:val="000000"/>
                <w:lang w:val="sv-SE" w:eastAsia="sv-SE"/>
              </w:rPr>
            </w:pPr>
          </w:p>
        </w:tc>
        <w:tc>
          <w:tcPr>
            <w:tcW w:w="633"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50</w:t>
            </w:r>
          </w:p>
        </w:tc>
        <w:tc>
          <w:tcPr>
            <w:tcW w:w="805"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w:t>
            </w:r>
          </w:p>
        </w:tc>
        <w:tc>
          <w:tcPr>
            <w:tcW w:w="632"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w:t>
            </w:r>
          </w:p>
        </w:tc>
        <w:tc>
          <w:tcPr>
            <w:tcW w:w="932" w:type="dxa"/>
            <w:tcBorders>
              <w:top w:val="single" w:sz="6" w:space="0" w:color="000000"/>
              <w:left w:val="single" w:sz="6" w:space="0" w:color="000000"/>
              <w:bottom w:val="single" w:sz="6" w:space="0" w:color="000000"/>
              <w:right w:val="single" w:sz="12" w:space="0" w:color="000000"/>
            </w:tcBorders>
            <w:hideMark/>
          </w:tcPr>
          <w:p w:rsidR="00345C4B" w:rsidRPr="004B2ED0" w:rsidRDefault="00345C4B" w:rsidP="00066C57">
            <w:pPr>
              <w:spacing w:line="276" w:lineRule="auto"/>
              <w:rPr>
                <w:rFonts w:cs="Arial"/>
                <w:color w:val="000000"/>
                <w:lang w:val="sv-SE" w:eastAsia="sv-SE"/>
              </w:rPr>
            </w:pPr>
            <w:r w:rsidRPr="004B2ED0">
              <w:rPr>
                <w:rFonts w:cs="Arial"/>
                <w:color w:val="000000"/>
              </w:rPr>
              <w:t>dB</w:t>
            </w:r>
          </w:p>
        </w:tc>
      </w:tr>
      <w:tr w:rsidR="00345C4B" w:rsidRPr="004B2ED0" w:rsidTr="00066C57">
        <w:trPr>
          <w:gridAfter w:val="1"/>
          <w:cantSplit/>
          <w:jc w:val="center"/>
        </w:trPr>
        <w:tc>
          <w:tcPr>
            <w:tcW w:w="2465" w:type="dxa"/>
            <w:tcBorders>
              <w:top w:val="single" w:sz="6" w:space="0" w:color="000000"/>
              <w:left w:val="single" w:sz="12" w:space="0" w:color="000000"/>
              <w:bottom w:val="single" w:sz="6" w:space="0" w:color="000000"/>
              <w:right w:val="nil"/>
            </w:tcBorders>
            <w:hideMark/>
          </w:tcPr>
          <w:p w:rsidR="00345C4B" w:rsidRPr="004B2ED0" w:rsidRDefault="00345C4B" w:rsidP="00066C57">
            <w:pPr>
              <w:spacing w:line="276" w:lineRule="auto"/>
              <w:rPr>
                <w:rFonts w:cs="Arial"/>
              </w:rPr>
            </w:pPr>
            <w:r w:rsidRPr="004B2ED0">
              <w:rPr>
                <w:rFonts w:cs="Arial"/>
              </w:rPr>
              <w:t xml:space="preserve">Channel Separation </w:t>
            </w:r>
            <w:r w:rsidRPr="004B2ED0">
              <w:rPr>
                <w:rFonts w:cs="Arial"/>
                <w:vertAlign w:val="superscript"/>
              </w:rPr>
              <w:t>(3)</w:t>
            </w:r>
            <w:ins w:id="42" w:author="Walus, David (D.M.)" w:date="2017-01-06T09:34:00Z">
              <w:r>
                <w:rPr>
                  <w:rFonts w:cs="Arial"/>
                  <w:vertAlign w:val="superscript"/>
                </w:rPr>
                <w:t xml:space="preserve"> (5)</w:t>
              </w:r>
            </w:ins>
          </w:p>
        </w:tc>
        <w:tc>
          <w:tcPr>
            <w:tcW w:w="2342" w:type="dxa"/>
            <w:tcBorders>
              <w:top w:val="single" w:sz="6" w:space="0" w:color="000000"/>
              <w:left w:val="single" w:sz="6" w:space="0" w:color="000000"/>
              <w:bottom w:val="single" w:sz="6" w:space="0" w:color="000000"/>
              <w:right w:val="nil"/>
            </w:tcBorders>
          </w:tcPr>
          <w:p w:rsidR="00345C4B" w:rsidRPr="004B2ED0" w:rsidRDefault="00345C4B" w:rsidP="00066C57">
            <w:pPr>
              <w:spacing w:line="276" w:lineRule="auto"/>
              <w:rPr>
                <w:rFonts w:cs="Arial"/>
                <w:color w:val="000000"/>
                <w:lang w:val="sv-SE" w:eastAsia="sv-SE"/>
              </w:rPr>
            </w:pPr>
          </w:p>
        </w:tc>
        <w:tc>
          <w:tcPr>
            <w:tcW w:w="633"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45</w:t>
            </w:r>
          </w:p>
        </w:tc>
        <w:tc>
          <w:tcPr>
            <w:tcW w:w="805"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w:t>
            </w:r>
          </w:p>
        </w:tc>
        <w:tc>
          <w:tcPr>
            <w:tcW w:w="632"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lang w:val="sv-SE" w:eastAsia="sv-SE"/>
              </w:rPr>
            </w:pPr>
            <w:r w:rsidRPr="004B2ED0">
              <w:rPr>
                <w:rFonts w:cs="Arial"/>
                <w:color w:val="000000"/>
              </w:rPr>
              <w:t>----</w:t>
            </w:r>
          </w:p>
        </w:tc>
        <w:tc>
          <w:tcPr>
            <w:tcW w:w="932" w:type="dxa"/>
            <w:tcBorders>
              <w:top w:val="single" w:sz="6" w:space="0" w:color="000000"/>
              <w:left w:val="single" w:sz="6" w:space="0" w:color="000000"/>
              <w:bottom w:val="single" w:sz="6" w:space="0" w:color="000000"/>
              <w:right w:val="single" w:sz="12" w:space="0" w:color="000000"/>
            </w:tcBorders>
            <w:hideMark/>
          </w:tcPr>
          <w:p w:rsidR="00345C4B" w:rsidRPr="004B2ED0" w:rsidRDefault="00345C4B" w:rsidP="00066C57">
            <w:pPr>
              <w:spacing w:line="276" w:lineRule="auto"/>
              <w:rPr>
                <w:rFonts w:cs="Arial"/>
                <w:color w:val="000000"/>
                <w:lang w:val="sv-SE" w:eastAsia="sv-SE"/>
              </w:rPr>
            </w:pPr>
            <w:r w:rsidRPr="004B2ED0">
              <w:rPr>
                <w:rFonts w:cs="Arial"/>
                <w:color w:val="000000"/>
              </w:rPr>
              <w:t>dB</w:t>
            </w:r>
          </w:p>
        </w:tc>
      </w:tr>
      <w:tr w:rsidR="00345C4B" w:rsidRPr="004B2ED0" w:rsidTr="00066C57">
        <w:trPr>
          <w:cantSplit/>
          <w:jc w:val="center"/>
        </w:trPr>
        <w:tc>
          <w:tcPr>
            <w:tcW w:w="2465" w:type="dxa"/>
            <w:tcBorders>
              <w:top w:val="single" w:sz="6" w:space="0" w:color="000000"/>
              <w:left w:val="single" w:sz="12" w:space="0" w:color="000000"/>
              <w:bottom w:val="single" w:sz="6" w:space="0" w:color="000000"/>
              <w:right w:val="nil"/>
            </w:tcBorders>
            <w:hideMark/>
          </w:tcPr>
          <w:p w:rsidR="00345C4B" w:rsidRPr="004B2ED0" w:rsidRDefault="00345C4B" w:rsidP="00066C57">
            <w:pPr>
              <w:spacing w:line="276" w:lineRule="auto"/>
              <w:rPr>
                <w:rFonts w:cs="Arial"/>
                <w:color w:val="000000"/>
                <w:lang w:val="sv-SE" w:eastAsia="sv-SE"/>
              </w:rPr>
            </w:pPr>
            <w:r w:rsidRPr="004B2ED0">
              <w:rPr>
                <w:rFonts w:cs="Arial"/>
                <w:color w:val="000000"/>
              </w:rPr>
              <w:t>Dynamic Range:</w:t>
            </w:r>
            <w:ins w:id="43" w:author="Walus, David (D.M.)" w:date="2017-01-06T09:33:00Z">
              <w:r>
                <w:rPr>
                  <w:rFonts w:cs="Arial"/>
                  <w:color w:val="000000"/>
                </w:rPr>
                <w:t xml:space="preserve"> </w:t>
              </w:r>
              <w:r w:rsidRPr="006034BA">
                <w:rPr>
                  <w:rFonts w:cs="Arial"/>
                  <w:color w:val="000000"/>
                  <w:vertAlign w:val="superscript"/>
                </w:rPr>
                <w:t>(5)</w:t>
              </w:r>
            </w:ins>
          </w:p>
        </w:tc>
        <w:tc>
          <w:tcPr>
            <w:tcW w:w="2342"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rPr>
                <w:rFonts w:cs="Arial"/>
                <w:color w:val="000000"/>
                <w:lang w:val="sv-SE"/>
              </w:rPr>
            </w:pPr>
            <w:del w:id="44" w:author="Walus, David (D.M.)" w:date="2016-10-07T12:17:00Z">
              <w:r w:rsidRPr="004B2ED0" w:rsidDel="00524ACD">
                <w:rPr>
                  <w:rFonts w:cs="Arial"/>
                  <w:color w:val="000000"/>
                  <w:lang w:val="sv-SE"/>
                </w:rPr>
                <w:delText>128kbps</w:delText>
              </w:r>
            </w:del>
          </w:p>
        </w:tc>
        <w:tc>
          <w:tcPr>
            <w:tcW w:w="633"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75</w:t>
            </w:r>
          </w:p>
        </w:tc>
        <w:tc>
          <w:tcPr>
            <w:tcW w:w="805"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w:t>
            </w:r>
          </w:p>
        </w:tc>
        <w:tc>
          <w:tcPr>
            <w:tcW w:w="632"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w:t>
            </w:r>
          </w:p>
        </w:tc>
        <w:tc>
          <w:tcPr>
            <w:tcW w:w="932" w:type="dxa"/>
            <w:tcBorders>
              <w:top w:val="single" w:sz="6" w:space="0" w:color="000000"/>
              <w:left w:val="single" w:sz="6" w:space="0" w:color="000000"/>
              <w:bottom w:val="single" w:sz="6" w:space="0" w:color="000000"/>
              <w:right w:val="single" w:sz="12" w:space="0" w:color="000000"/>
            </w:tcBorders>
            <w:hideMark/>
          </w:tcPr>
          <w:p w:rsidR="00345C4B" w:rsidRPr="004B2ED0" w:rsidRDefault="00345C4B" w:rsidP="00066C57">
            <w:pPr>
              <w:spacing w:line="276" w:lineRule="auto"/>
              <w:rPr>
                <w:rFonts w:cs="Arial"/>
                <w:color w:val="000000"/>
                <w:lang w:val="sv-SE"/>
              </w:rPr>
            </w:pPr>
            <w:r w:rsidRPr="004B2ED0">
              <w:rPr>
                <w:rFonts w:cs="Arial"/>
                <w:color w:val="000000"/>
                <w:lang w:val="sv-SE"/>
              </w:rPr>
              <w:t>dB</w:t>
            </w:r>
          </w:p>
        </w:tc>
        <w:tc>
          <w:tcPr>
            <w:tcW w:w="0" w:type="auto"/>
            <w:vAlign w:val="center"/>
            <w:hideMark/>
          </w:tcPr>
          <w:p w:rsidR="00345C4B" w:rsidRPr="004B2ED0" w:rsidRDefault="00345C4B" w:rsidP="00066C57">
            <w:pPr>
              <w:spacing w:line="276" w:lineRule="auto"/>
              <w:rPr>
                <w:rFonts w:eastAsiaTheme="minorHAnsi" w:cs="Arial"/>
              </w:rPr>
            </w:pPr>
          </w:p>
        </w:tc>
      </w:tr>
      <w:tr w:rsidR="00345C4B" w:rsidRPr="004B2ED0" w:rsidTr="00066C57">
        <w:trPr>
          <w:cantSplit/>
          <w:jc w:val="center"/>
        </w:trPr>
        <w:tc>
          <w:tcPr>
            <w:tcW w:w="2465" w:type="dxa"/>
            <w:tcBorders>
              <w:top w:val="single" w:sz="6" w:space="0" w:color="000000"/>
              <w:left w:val="single" w:sz="12" w:space="0" w:color="000000"/>
              <w:bottom w:val="single" w:sz="6" w:space="0" w:color="000000"/>
              <w:right w:val="nil"/>
            </w:tcBorders>
            <w:hideMark/>
          </w:tcPr>
          <w:p w:rsidR="00345C4B" w:rsidRPr="004B2ED0" w:rsidRDefault="00345C4B" w:rsidP="00066C57">
            <w:pPr>
              <w:spacing w:line="276" w:lineRule="auto"/>
              <w:rPr>
                <w:rFonts w:cs="Arial"/>
                <w:color w:val="000000"/>
                <w:lang w:val="sv-SE" w:eastAsia="sv-SE"/>
              </w:rPr>
            </w:pPr>
            <w:r w:rsidRPr="004B2ED0">
              <w:rPr>
                <w:rFonts w:cs="Arial"/>
                <w:color w:val="000000"/>
              </w:rPr>
              <w:t xml:space="preserve">Frequency Response: </w:t>
            </w:r>
            <w:r w:rsidRPr="004B2ED0">
              <w:rPr>
                <w:rFonts w:cs="Arial"/>
                <w:color w:val="000000"/>
                <w:vertAlign w:val="superscript"/>
              </w:rPr>
              <w:t>(4)</w:t>
            </w:r>
            <w:ins w:id="45" w:author="Walus, David (D.M.)" w:date="2017-01-06T09:33:00Z">
              <w:r>
                <w:rPr>
                  <w:rFonts w:cs="Arial"/>
                  <w:color w:val="000000"/>
                  <w:vertAlign w:val="superscript"/>
                </w:rPr>
                <w:t xml:space="preserve"> (5)</w:t>
              </w:r>
            </w:ins>
          </w:p>
        </w:tc>
        <w:tc>
          <w:tcPr>
            <w:tcW w:w="2342" w:type="dxa"/>
            <w:tcBorders>
              <w:top w:val="single" w:sz="6" w:space="0" w:color="000000"/>
              <w:left w:val="single" w:sz="6" w:space="0" w:color="000000"/>
              <w:bottom w:val="single" w:sz="6" w:space="0" w:color="000000"/>
              <w:right w:val="nil"/>
            </w:tcBorders>
            <w:hideMark/>
          </w:tcPr>
          <w:p w:rsidR="00345C4B" w:rsidRPr="004B2ED0" w:rsidDel="00524ACD" w:rsidRDefault="00345C4B" w:rsidP="00066C57">
            <w:pPr>
              <w:spacing w:line="276" w:lineRule="auto"/>
              <w:rPr>
                <w:del w:id="46" w:author="Walus, David (D.M.)" w:date="2016-10-07T12:17:00Z"/>
                <w:rFonts w:cs="Arial"/>
                <w:b/>
                <w:bCs/>
                <w:u w:val="single"/>
                <w:lang w:val="sv-SE"/>
              </w:rPr>
            </w:pPr>
            <w:del w:id="47" w:author="Walus, David (D.M.)" w:date="2016-10-07T12:17:00Z">
              <w:r w:rsidRPr="004B2ED0" w:rsidDel="00524ACD">
                <w:rPr>
                  <w:rFonts w:cs="Arial"/>
                  <w:b/>
                  <w:bCs/>
                  <w:u w:val="single"/>
                  <w:lang w:val="sv-SE"/>
                </w:rPr>
                <w:delText>128kbps</w:delText>
              </w:r>
            </w:del>
          </w:p>
          <w:p w:rsidR="00345C4B" w:rsidRPr="004B2ED0" w:rsidRDefault="00345C4B" w:rsidP="00066C57">
            <w:pPr>
              <w:spacing w:line="276" w:lineRule="auto"/>
              <w:rPr>
                <w:rFonts w:cs="Arial"/>
                <w:lang w:val="sv-SE"/>
              </w:rPr>
            </w:pPr>
            <w:r w:rsidRPr="004B2ED0">
              <w:rPr>
                <w:rFonts w:cs="Arial"/>
                <w:lang w:val="sv-SE"/>
              </w:rPr>
              <w:t>20Hz</w:t>
            </w:r>
          </w:p>
          <w:p w:rsidR="00345C4B" w:rsidRPr="004B2ED0" w:rsidRDefault="00345C4B" w:rsidP="00066C57">
            <w:pPr>
              <w:spacing w:line="276" w:lineRule="auto"/>
              <w:rPr>
                <w:rFonts w:cs="Arial"/>
                <w:lang w:val="sv-SE"/>
              </w:rPr>
            </w:pPr>
            <w:r w:rsidRPr="004B2ED0">
              <w:rPr>
                <w:rFonts w:cs="Arial"/>
                <w:lang w:val="sv-SE"/>
              </w:rPr>
              <w:t>40Hz - 15kHz</w:t>
            </w:r>
          </w:p>
          <w:p w:rsidR="00345C4B" w:rsidRPr="004B2ED0" w:rsidRDefault="00345C4B" w:rsidP="00066C57">
            <w:pPr>
              <w:spacing w:line="276" w:lineRule="auto"/>
              <w:rPr>
                <w:rFonts w:cs="Arial"/>
                <w:lang w:val="sv-SE"/>
              </w:rPr>
            </w:pPr>
            <w:r w:rsidRPr="004B2ED0">
              <w:rPr>
                <w:rFonts w:cs="Arial"/>
                <w:lang w:val="sv-SE"/>
              </w:rPr>
              <w:t>20kHz</w:t>
            </w:r>
            <w:r w:rsidRPr="004B2ED0">
              <w:rPr>
                <w:rFonts w:cs="Arial"/>
                <w:color w:val="000000"/>
                <w:lang w:val="sv-SE"/>
              </w:rPr>
              <w:t xml:space="preserve"> </w:t>
            </w:r>
          </w:p>
        </w:tc>
        <w:tc>
          <w:tcPr>
            <w:tcW w:w="633" w:type="dxa"/>
            <w:tcBorders>
              <w:top w:val="single" w:sz="6" w:space="0" w:color="000000"/>
              <w:left w:val="single" w:sz="6" w:space="0" w:color="000000"/>
              <w:bottom w:val="single" w:sz="6" w:space="0" w:color="000000"/>
              <w:right w:val="nil"/>
            </w:tcBorders>
          </w:tcPr>
          <w:p w:rsidR="00345C4B" w:rsidRPr="004B2ED0" w:rsidDel="00524ACD" w:rsidRDefault="00345C4B" w:rsidP="00066C57">
            <w:pPr>
              <w:spacing w:line="276" w:lineRule="auto"/>
              <w:jc w:val="center"/>
              <w:rPr>
                <w:del w:id="48" w:author="Walus, David (D.M.)" w:date="2016-10-07T12:17:00Z"/>
                <w:rFonts w:cs="Arial"/>
                <w:color w:val="000000"/>
              </w:rPr>
            </w:pPr>
          </w:p>
          <w:p w:rsidR="00345C4B" w:rsidRPr="004B2ED0" w:rsidRDefault="00345C4B" w:rsidP="00066C57">
            <w:pPr>
              <w:spacing w:line="276" w:lineRule="auto"/>
              <w:jc w:val="center"/>
              <w:rPr>
                <w:rFonts w:cs="Arial"/>
                <w:color w:val="000000"/>
              </w:rPr>
            </w:pPr>
            <w:r w:rsidRPr="004B2ED0">
              <w:rPr>
                <w:rFonts w:cs="Arial"/>
                <w:color w:val="000000"/>
              </w:rPr>
              <w:t>-5.0</w:t>
            </w:r>
          </w:p>
          <w:p w:rsidR="00345C4B" w:rsidRPr="004B2ED0" w:rsidRDefault="00345C4B" w:rsidP="00066C57">
            <w:pPr>
              <w:spacing w:line="276" w:lineRule="auto"/>
              <w:jc w:val="center"/>
              <w:rPr>
                <w:rFonts w:cs="Arial"/>
                <w:color w:val="000000"/>
              </w:rPr>
            </w:pPr>
            <w:r w:rsidRPr="004B2ED0">
              <w:rPr>
                <w:rFonts w:cs="Arial"/>
                <w:color w:val="000000"/>
              </w:rPr>
              <w:t>-0.5</w:t>
            </w:r>
          </w:p>
          <w:p w:rsidR="00345C4B" w:rsidRPr="004B2ED0" w:rsidRDefault="00345C4B" w:rsidP="00066C57">
            <w:pPr>
              <w:spacing w:line="276" w:lineRule="auto"/>
              <w:jc w:val="center"/>
              <w:rPr>
                <w:rFonts w:cs="Arial"/>
                <w:color w:val="000000"/>
              </w:rPr>
            </w:pPr>
            <w:r w:rsidRPr="004B2ED0">
              <w:rPr>
                <w:rFonts w:cs="Arial"/>
                <w:color w:val="000000"/>
              </w:rPr>
              <w:t>-5.0</w:t>
            </w:r>
          </w:p>
        </w:tc>
        <w:tc>
          <w:tcPr>
            <w:tcW w:w="805" w:type="dxa"/>
            <w:tcBorders>
              <w:top w:val="single" w:sz="6" w:space="0" w:color="000000"/>
              <w:left w:val="single" w:sz="6" w:space="0" w:color="000000"/>
              <w:bottom w:val="single" w:sz="6" w:space="0" w:color="000000"/>
              <w:right w:val="nil"/>
            </w:tcBorders>
          </w:tcPr>
          <w:p w:rsidR="00345C4B" w:rsidRPr="004B2ED0" w:rsidDel="00524ACD" w:rsidRDefault="00345C4B" w:rsidP="00066C57">
            <w:pPr>
              <w:spacing w:line="276" w:lineRule="auto"/>
              <w:jc w:val="center"/>
              <w:rPr>
                <w:del w:id="49" w:author="Walus, David (D.M.)" w:date="2016-10-07T12:17:00Z"/>
                <w:rFonts w:cs="Arial"/>
                <w:color w:val="000000"/>
              </w:rPr>
            </w:pPr>
          </w:p>
          <w:p w:rsidR="00345C4B" w:rsidRPr="004B2ED0" w:rsidRDefault="00345C4B" w:rsidP="00066C57">
            <w:pPr>
              <w:spacing w:line="276" w:lineRule="auto"/>
              <w:jc w:val="center"/>
              <w:rPr>
                <w:rFonts w:cs="Arial"/>
                <w:color w:val="000000"/>
              </w:rPr>
            </w:pPr>
            <w:r w:rsidRPr="004B2ED0">
              <w:rPr>
                <w:rFonts w:cs="Arial"/>
                <w:color w:val="000000"/>
              </w:rPr>
              <w:t>----</w:t>
            </w:r>
          </w:p>
          <w:p w:rsidR="00345C4B" w:rsidRPr="004B2ED0" w:rsidRDefault="00345C4B" w:rsidP="00066C57">
            <w:pPr>
              <w:spacing w:line="276" w:lineRule="auto"/>
              <w:jc w:val="center"/>
              <w:rPr>
                <w:rFonts w:cs="Arial"/>
                <w:color w:val="000000"/>
              </w:rPr>
            </w:pPr>
            <w:r w:rsidRPr="004B2ED0">
              <w:rPr>
                <w:rFonts w:cs="Arial"/>
                <w:color w:val="000000"/>
              </w:rPr>
              <w:t>----</w:t>
            </w:r>
          </w:p>
          <w:p w:rsidR="00345C4B" w:rsidRPr="004B2ED0" w:rsidRDefault="00345C4B" w:rsidP="00066C57">
            <w:pPr>
              <w:spacing w:line="276" w:lineRule="auto"/>
              <w:jc w:val="center"/>
              <w:rPr>
                <w:rFonts w:cs="Arial"/>
                <w:color w:val="000000"/>
              </w:rPr>
            </w:pPr>
            <w:r w:rsidRPr="004B2ED0">
              <w:rPr>
                <w:rFonts w:cs="Arial"/>
                <w:color w:val="000000"/>
              </w:rPr>
              <w:t>----</w:t>
            </w:r>
          </w:p>
        </w:tc>
        <w:tc>
          <w:tcPr>
            <w:tcW w:w="632" w:type="dxa"/>
            <w:tcBorders>
              <w:top w:val="single" w:sz="6" w:space="0" w:color="000000"/>
              <w:left w:val="single" w:sz="6" w:space="0" w:color="000000"/>
              <w:bottom w:val="single" w:sz="6" w:space="0" w:color="000000"/>
              <w:right w:val="nil"/>
            </w:tcBorders>
          </w:tcPr>
          <w:p w:rsidR="00345C4B" w:rsidRPr="004B2ED0" w:rsidDel="00524ACD" w:rsidRDefault="00345C4B" w:rsidP="00066C57">
            <w:pPr>
              <w:spacing w:line="276" w:lineRule="auto"/>
              <w:jc w:val="center"/>
              <w:rPr>
                <w:del w:id="50" w:author="Walus, David (D.M.)" w:date="2016-10-07T12:17:00Z"/>
                <w:rFonts w:cs="Arial"/>
                <w:color w:val="000000"/>
              </w:rPr>
            </w:pPr>
          </w:p>
          <w:p w:rsidR="00345C4B" w:rsidRPr="004B2ED0" w:rsidRDefault="00345C4B" w:rsidP="00066C57">
            <w:pPr>
              <w:spacing w:line="276" w:lineRule="auto"/>
              <w:jc w:val="center"/>
              <w:rPr>
                <w:rFonts w:cs="Arial"/>
                <w:color w:val="000000"/>
              </w:rPr>
            </w:pPr>
            <w:r w:rsidRPr="004B2ED0">
              <w:rPr>
                <w:rFonts w:cs="Arial"/>
                <w:color w:val="000000"/>
              </w:rPr>
              <w:t>+2.0</w:t>
            </w:r>
          </w:p>
          <w:p w:rsidR="00345C4B" w:rsidRPr="004B2ED0" w:rsidRDefault="00345C4B" w:rsidP="00066C57">
            <w:pPr>
              <w:spacing w:line="276" w:lineRule="auto"/>
              <w:jc w:val="center"/>
              <w:rPr>
                <w:rFonts w:cs="Arial"/>
                <w:color w:val="000000"/>
              </w:rPr>
            </w:pPr>
            <w:r w:rsidRPr="004B2ED0">
              <w:rPr>
                <w:rFonts w:cs="Arial"/>
                <w:color w:val="000000"/>
              </w:rPr>
              <w:t>+0.5</w:t>
            </w:r>
          </w:p>
          <w:p w:rsidR="00345C4B" w:rsidRPr="004B2ED0" w:rsidRDefault="00345C4B" w:rsidP="00066C57">
            <w:pPr>
              <w:spacing w:line="276" w:lineRule="auto"/>
              <w:jc w:val="center"/>
              <w:rPr>
                <w:rFonts w:cs="Arial"/>
                <w:color w:val="000000"/>
              </w:rPr>
            </w:pPr>
            <w:r w:rsidRPr="004B2ED0">
              <w:rPr>
                <w:rFonts w:cs="Arial"/>
                <w:color w:val="000000"/>
              </w:rPr>
              <w:t>+1.0</w:t>
            </w:r>
          </w:p>
        </w:tc>
        <w:tc>
          <w:tcPr>
            <w:tcW w:w="932" w:type="dxa"/>
            <w:tcBorders>
              <w:top w:val="single" w:sz="6" w:space="0" w:color="000000"/>
              <w:left w:val="single" w:sz="6" w:space="0" w:color="000000"/>
              <w:bottom w:val="single" w:sz="6" w:space="0" w:color="000000"/>
              <w:right w:val="single" w:sz="12" w:space="0" w:color="000000"/>
            </w:tcBorders>
          </w:tcPr>
          <w:p w:rsidR="00345C4B" w:rsidRPr="004B2ED0" w:rsidDel="00524ACD" w:rsidRDefault="00345C4B" w:rsidP="00066C57">
            <w:pPr>
              <w:spacing w:line="276" w:lineRule="auto"/>
              <w:rPr>
                <w:del w:id="51" w:author="Walus, David (D.M.)" w:date="2016-10-07T12:17:00Z"/>
                <w:rFonts w:cs="Arial"/>
                <w:color w:val="000000"/>
                <w:lang w:val="sv-SE"/>
              </w:rPr>
            </w:pPr>
          </w:p>
          <w:p w:rsidR="00345C4B" w:rsidRPr="004B2ED0" w:rsidRDefault="00345C4B" w:rsidP="00066C57">
            <w:pPr>
              <w:spacing w:line="276" w:lineRule="auto"/>
              <w:rPr>
                <w:rFonts w:cs="Arial"/>
                <w:color w:val="000000"/>
                <w:lang w:val="sv-SE"/>
              </w:rPr>
            </w:pPr>
            <w:r w:rsidRPr="004B2ED0">
              <w:rPr>
                <w:rFonts w:cs="Arial"/>
                <w:color w:val="000000"/>
                <w:lang w:val="sv-SE"/>
              </w:rPr>
              <w:t>dB</w:t>
            </w:r>
          </w:p>
          <w:p w:rsidR="00345C4B" w:rsidRPr="004B2ED0" w:rsidRDefault="00345C4B" w:rsidP="00066C57">
            <w:pPr>
              <w:spacing w:line="276" w:lineRule="auto"/>
              <w:rPr>
                <w:rFonts w:cs="Arial"/>
                <w:color w:val="000000"/>
                <w:lang w:val="sv-SE"/>
              </w:rPr>
            </w:pPr>
            <w:r w:rsidRPr="004B2ED0">
              <w:rPr>
                <w:rFonts w:cs="Arial"/>
                <w:color w:val="000000"/>
                <w:lang w:val="sv-SE"/>
              </w:rPr>
              <w:t>dB</w:t>
            </w:r>
          </w:p>
          <w:p w:rsidR="00345C4B" w:rsidRPr="004B2ED0" w:rsidRDefault="00345C4B" w:rsidP="00066C57">
            <w:pPr>
              <w:spacing w:line="276" w:lineRule="auto"/>
              <w:rPr>
                <w:rFonts w:cs="Arial"/>
                <w:color w:val="000000"/>
                <w:lang w:val="sv-SE"/>
              </w:rPr>
            </w:pPr>
            <w:r w:rsidRPr="004B2ED0">
              <w:rPr>
                <w:rFonts w:cs="Arial"/>
                <w:color w:val="000000"/>
                <w:lang w:val="sv-SE"/>
              </w:rPr>
              <w:t>dB</w:t>
            </w:r>
          </w:p>
        </w:tc>
        <w:tc>
          <w:tcPr>
            <w:tcW w:w="0" w:type="auto"/>
            <w:vAlign w:val="center"/>
            <w:hideMark/>
          </w:tcPr>
          <w:p w:rsidR="00345C4B" w:rsidRPr="004B2ED0" w:rsidRDefault="00345C4B" w:rsidP="00066C57">
            <w:pPr>
              <w:spacing w:line="276" w:lineRule="auto"/>
              <w:rPr>
                <w:rFonts w:eastAsiaTheme="minorHAnsi" w:cs="Arial"/>
              </w:rPr>
            </w:pPr>
          </w:p>
        </w:tc>
      </w:tr>
      <w:tr w:rsidR="00345C4B" w:rsidRPr="004B2ED0" w:rsidTr="00066C57">
        <w:trPr>
          <w:cantSplit/>
          <w:jc w:val="center"/>
        </w:trPr>
        <w:tc>
          <w:tcPr>
            <w:tcW w:w="2465" w:type="dxa"/>
            <w:tcBorders>
              <w:top w:val="single" w:sz="6" w:space="0" w:color="000000"/>
              <w:left w:val="single" w:sz="12" w:space="0" w:color="000000"/>
              <w:bottom w:val="single" w:sz="6" w:space="0" w:color="000000"/>
              <w:right w:val="nil"/>
            </w:tcBorders>
            <w:hideMark/>
          </w:tcPr>
          <w:p w:rsidR="00345C4B" w:rsidRPr="004B2ED0" w:rsidRDefault="00345C4B" w:rsidP="00066C57">
            <w:pPr>
              <w:spacing w:line="276" w:lineRule="auto"/>
              <w:rPr>
                <w:rFonts w:cs="Arial"/>
                <w:color w:val="000000"/>
                <w:lang w:val="sv-SE" w:eastAsia="sv-SE"/>
              </w:rPr>
            </w:pPr>
            <w:r w:rsidRPr="004B2ED0">
              <w:rPr>
                <w:rFonts w:cs="Arial"/>
                <w:color w:val="000000"/>
              </w:rPr>
              <w:t>THD:</w:t>
            </w:r>
            <w:ins w:id="52" w:author="Walus, David (D.M.)" w:date="2017-01-06T09:33:00Z">
              <w:r>
                <w:rPr>
                  <w:rFonts w:cs="Arial"/>
                  <w:color w:val="000000"/>
                </w:rPr>
                <w:t xml:space="preserve"> </w:t>
              </w:r>
              <w:r w:rsidRPr="006034BA">
                <w:rPr>
                  <w:rFonts w:cs="Arial"/>
                  <w:color w:val="000000"/>
                  <w:vertAlign w:val="superscript"/>
                </w:rPr>
                <w:t>(5)</w:t>
              </w:r>
            </w:ins>
          </w:p>
        </w:tc>
        <w:tc>
          <w:tcPr>
            <w:tcW w:w="2342" w:type="dxa"/>
            <w:tcBorders>
              <w:top w:val="single" w:sz="6" w:space="0" w:color="000000"/>
              <w:left w:val="single" w:sz="6" w:space="0" w:color="000000"/>
              <w:bottom w:val="single" w:sz="6" w:space="0" w:color="000000"/>
              <w:right w:val="nil"/>
            </w:tcBorders>
            <w:hideMark/>
          </w:tcPr>
          <w:p w:rsidR="00345C4B" w:rsidRPr="004B2ED0" w:rsidDel="00524ACD" w:rsidRDefault="00345C4B" w:rsidP="00066C57">
            <w:pPr>
              <w:spacing w:line="276" w:lineRule="auto"/>
              <w:rPr>
                <w:del w:id="53" w:author="Walus, David (D.M.)" w:date="2016-10-07T12:17:00Z"/>
                <w:rFonts w:cs="Arial"/>
                <w:color w:val="000000"/>
                <w:lang w:val="pl-PL"/>
              </w:rPr>
            </w:pPr>
            <w:r w:rsidRPr="004B2ED0">
              <w:rPr>
                <w:rFonts w:cs="Arial"/>
                <w:color w:val="000000"/>
                <w:lang w:val="pl-PL"/>
              </w:rPr>
              <w:t xml:space="preserve">20Hz to 14kHz </w:t>
            </w:r>
          </w:p>
          <w:p w:rsidR="00345C4B" w:rsidRPr="004B2ED0" w:rsidRDefault="00345C4B" w:rsidP="00066C57">
            <w:pPr>
              <w:spacing w:line="276" w:lineRule="auto"/>
              <w:rPr>
                <w:rFonts w:cs="Arial"/>
                <w:color w:val="000000"/>
                <w:lang w:val="pl-PL"/>
              </w:rPr>
            </w:pPr>
            <w:del w:id="54" w:author="Walus, David (D.M.)" w:date="2016-10-07T12:17:00Z">
              <w:r w:rsidRPr="004B2ED0" w:rsidDel="00524ACD">
                <w:rPr>
                  <w:rFonts w:cs="Arial"/>
                  <w:color w:val="000000"/>
                  <w:lang w:val="pl-PL"/>
                </w:rPr>
                <w:delText>@ 128kbps</w:delText>
              </w:r>
            </w:del>
          </w:p>
        </w:tc>
        <w:tc>
          <w:tcPr>
            <w:tcW w:w="633"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w:t>
            </w:r>
          </w:p>
        </w:tc>
        <w:tc>
          <w:tcPr>
            <w:tcW w:w="805"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w:t>
            </w:r>
          </w:p>
        </w:tc>
        <w:tc>
          <w:tcPr>
            <w:tcW w:w="632" w:type="dxa"/>
            <w:tcBorders>
              <w:top w:val="single" w:sz="6" w:space="0" w:color="000000"/>
              <w:left w:val="single" w:sz="6" w:space="0" w:color="000000"/>
              <w:bottom w:val="single" w:sz="6"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0.2</w:t>
            </w:r>
          </w:p>
        </w:tc>
        <w:tc>
          <w:tcPr>
            <w:tcW w:w="932" w:type="dxa"/>
            <w:tcBorders>
              <w:top w:val="single" w:sz="6" w:space="0" w:color="000000"/>
              <w:left w:val="single" w:sz="6" w:space="0" w:color="000000"/>
              <w:bottom w:val="single" w:sz="6" w:space="0" w:color="000000"/>
              <w:right w:val="single" w:sz="12" w:space="0" w:color="000000"/>
            </w:tcBorders>
            <w:hideMark/>
          </w:tcPr>
          <w:p w:rsidR="00345C4B" w:rsidRPr="004B2ED0" w:rsidRDefault="00345C4B" w:rsidP="00066C57">
            <w:pPr>
              <w:spacing w:line="276" w:lineRule="auto"/>
              <w:rPr>
                <w:rFonts w:cs="Arial"/>
              </w:rPr>
            </w:pPr>
            <w:r w:rsidRPr="004B2ED0">
              <w:rPr>
                <w:rFonts w:cs="Arial"/>
              </w:rPr>
              <w:t>%</w:t>
            </w:r>
          </w:p>
        </w:tc>
        <w:tc>
          <w:tcPr>
            <w:tcW w:w="0" w:type="auto"/>
            <w:vAlign w:val="center"/>
            <w:hideMark/>
          </w:tcPr>
          <w:p w:rsidR="00345C4B" w:rsidRPr="004B2ED0" w:rsidRDefault="00345C4B" w:rsidP="00066C57">
            <w:pPr>
              <w:spacing w:line="276" w:lineRule="auto"/>
              <w:rPr>
                <w:rFonts w:eastAsiaTheme="minorHAnsi" w:cs="Arial"/>
              </w:rPr>
            </w:pPr>
          </w:p>
        </w:tc>
      </w:tr>
      <w:tr w:rsidR="00345C4B" w:rsidRPr="004B2ED0" w:rsidTr="00066C57">
        <w:trPr>
          <w:cantSplit/>
          <w:jc w:val="center"/>
        </w:trPr>
        <w:tc>
          <w:tcPr>
            <w:tcW w:w="2465" w:type="dxa"/>
            <w:tcBorders>
              <w:top w:val="single" w:sz="6" w:space="0" w:color="000000"/>
              <w:left w:val="single" w:sz="12" w:space="0" w:color="000000"/>
              <w:bottom w:val="single" w:sz="12" w:space="0" w:color="000000"/>
              <w:right w:val="nil"/>
            </w:tcBorders>
            <w:hideMark/>
          </w:tcPr>
          <w:p w:rsidR="00345C4B" w:rsidRPr="004B2ED0" w:rsidRDefault="00345C4B" w:rsidP="00066C57">
            <w:pPr>
              <w:spacing w:line="276" w:lineRule="auto"/>
              <w:rPr>
                <w:rFonts w:cs="Arial"/>
                <w:color w:val="000000"/>
                <w:vertAlign w:val="superscript"/>
              </w:rPr>
            </w:pPr>
            <w:r w:rsidRPr="004B2ED0">
              <w:rPr>
                <w:rFonts w:cs="Arial"/>
                <w:color w:val="000000"/>
              </w:rPr>
              <w:t>S/N:</w:t>
            </w:r>
            <w:ins w:id="55" w:author="Walus, David (D.M.)" w:date="2017-01-06T09:33:00Z">
              <w:r>
                <w:rPr>
                  <w:rFonts w:cs="Arial"/>
                  <w:color w:val="000000"/>
                </w:rPr>
                <w:t xml:space="preserve"> </w:t>
              </w:r>
              <w:r w:rsidRPr="006034BA">
                <w:rPr>
                  <w:rFonts w:cs="Arial"/>
                  <w:color w:val="000000"/>
                  <w:vertAlign w:val="superscript"/>
                </w:rPr>
                <w:t>(5)</w:t>
              </w:r>
            </w:ins>
          </w:p>
          <w:p w:rsidR="00345C4B" w:rsidRPr="004B2ED0" w:rsidRDefault="00345C4B" w:rsidP="00066C57">
            <w:pPr>
              <w:spacing w:line="276" w:lineRule="auto"/>
              <w:rPr>
                <w:rFonts w:cs="Arial"/>
              </w:rPr>
            </w:pPr>
            <w:r w:rsidRPr="004B2ED0">
              <w:rPr>
                <w:rFonts w:cs="Arial"/>
              </w:rPr>
              <w:t xml:space="preserve">Measured @ AHU audio </w:t>
            </w:r>
          </w:p>
          <w:p w:rsidR="00345C4B" w:rsidRPr="004B2ED0" w:rsidRDefault="00345C4B" w:rsidP="00066C57">
            <w:pPr>
              <w:spacing w:line="276" w:lineRule="auto"/>
              <w:rPr>
                <w:rFonts w:cs="Arial"/>
                <w:color w:val="000000"/>
                <w:lang w:val="sv-SE" w:eastAsia="sv-SE"/>
              </w:rPr>
            </w:pPr>
            <w:r w:rsidRPr="004B2ED0">
              <w:rPr>
                <w:rFonts w:cs="Arial"/>
              </w:rPr>
              <w:t>output</w:t>
            </w:r>
          </w:p>
        </w:tc>
        <w:tc>
          <w:tcPr>
            <w:tcW w:w="2342" w:type="dxa"/>
            <w:tcBorders>
              <w:top w:val="single" w:sz="6" w:space="0" w:color="000000"/>
              <w:left w:val="single" w:sz="6" w:space="0" w:color="000000"/>
              <w:bottom w:val="single" w:sz="12" w:space="0" w:color="000000"/>
              <w:right w:val="nil"/>
            </w:tcBorders>
            <w:hideMark/>
          </w:tcPr>
          <w:p w:rsidR="00345C4B" w:rsidRPr="004B2ED0" w:rsidRDefault="00345C4B" w:rsidP="00066C57">
            <w:pPr>
              <w:spacing w:line="276" w:lineRule="auto"/>
              <w:rPr>
                <w:rFonts w:cs="Arial"/>
                <w:color w:val="000000"/>
                <w:lang w:val="sv-SE"/>
              </w:rPr>
            </w:pPr>
            <w:del w:id="56" w:author="Walus, David (D.M.)" w:date="2016-10-07T12:17:00Z">
              <w:r w:rsidRPr="004B2ED0" w:rsidDel="00524ACD">
                <w:rPr>
                  <w:rFonts w:cs="Arial"/>
                  <w:color w:val="000000"/>
                  <w:lang w:val="sv-SE"/>
                </w:rPr>
                <w:delText>128kbps</w:delText>
              </w:r>
            </w:del>
          </w:p>
        </w:tc>
        <w:tc>
          <w:tcPr>
            <w:tcW w:w="633" w:type="dxa"/>
            <w:tcBorders>
              <w:top w:val="single" w:sz="6" w:space="0" w:color="000000"/>
              <w:left w:val="single" w:sz="6" w:space="0" w:color="000000"/>
              <w:bottom w:val="single" w:sz="12"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80</w:t>
            </w:r>
          </w:p>
        </w:tc>
        <w:tc>
          <w:tcPr>
            <w:tcW w:w="805" w:type="dxa"/>
            <w:tcBorders>
              <w:top w:val="single" w:sz="6" w:space="0" w:color="000000"/>
              <w:left w:val="single" w:sz="6" w:space="0" w:color="000000"/>
              <w:bottom w:val="single" w:sz="12"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w:t>
            </w:r>
          </w:p>
        </w:tc>
        <w:tc>
          <w:tcPr>
            <w:tcW w:w="632" w:type="dxa"/>
            <w:tcBorders>
              <w:top w:val="single" w:sz="6" w:space="0" w:color="000000"/>
              <w:left w:val="single" w:sz="6" w:space="0" w:color="000000"/>
              <w:bottom w:val="single" w:sz="12" w:space="0" w:color="000000"/>
              <w:right w:val="nil"/>
            </w:tcBorders>
            <w:hideMark/>
          </w:tcPr>
          <w:p w:rsidR="00345C4B" w:rsidRPr="004B2ED0" w:rsidRDefault="00345C4B" w:rsidP="00066C57">
            <w:pPr>
              <w:spacing w:line="276" w:lineRule="auto"/>
              <w:jc w:val="center"/>
              <w:rPr>
                <w:rFonts w:cs="Arial"/>
                <w:color w:val="000000"/>
              </w:rPr>
            </w:pPr>
            <w:r w:rsidRPr="004B2ED0">
              <w:rPr>
                <w:rFonts w:cs="Arial"/>
                <w:color w:val="000000"/>
              </w:rPr>
              <w:t>----</w:t>
            </w:r>
          </w:p>
        </w:tc>
        <w:tc>
          <w:tcPr>
            <w:tcW w:w="932" w:type="dxa"/>
            <w:tcBorders>
              <w:top w:val="single" w:sz="6" w:space="0" w:color="000000"/>
              <w:left w:val="single" w:sz="6" w:space="0" w:color="000000"/>
              <w:bottom w:val="single" w:sz="12" w:space="0" w:color="000000"/>
              <w:right w:val="single" w:sz="12" w:space="0" w:color="000000"/>
            </w:tcBorders>
            <w:hideMark/>
          </w:tcPr>
          <w:p w:rsidR="00345C4B" w:rsidRPr="004B2ED0" w:rsidRDefault="00345C4B" w:rsidP="00066C57">
            <w:pPr>
              <w:spacing w:line="276" w:lineRule="auto"/>
              <w:rPr>
                <w:rFonts w:cs="Arial"/>
                <w:color w:val="000000"/>
                <w:lang w:val="sv-SE"/>
              </w:rPr>
            </w:pPr>
            <w:r w:rsidRPr="004B2ED0">
              <w:rPr>
                <w:rFonts w:cs="Arial"/>
                <w:color w:val="000000"/>
                <w:lang w:val="sv-SE"/>
              </w:rPr>
              <w:t>dB</w:t>
            </w:r>
          </w:p>
        </w:tc>
        <w:tc>
          <w:tcPr>
            <w:tcW w:w="0" w:type="auto"/>
            <w:vAlign w:val="center"/>
            <w:hideMark/>
          </w:tcPr>
          <w:p w:rsidR="00345C4B" w:rsidRPr="004B2ED0" w:rsidRDefault="00345C4B" w:rsidP="00066C57">
            <w:pPr>
              <w:spacing w:line="276" w:lineRule="auto"/>
              <w:rPr>
                <w:rFonts w:eastAsiaTheme="minorHAnsi" w:cs="Arial"/>
              </w:rPr>
            </w:pPr>
          </w:p>
        </w:tc>
      </w:tr>
    </w:tbl>
    <w:p w:rsidR="00345C4B" w:rsidRPr="004B2ED0" w:rsidRDefault="00345C4B" w:rsidP="00345C4B">
      <w:pPr>
        <w:rPr>
          <w:rFonts w:cs="Arial"/>
          <w:color w:val="000000"/>
        </w:rPr>
      </w:pPr>
    </w:p>
    <w:p w:rsidR="00345C4B" w:rsidRPr="004B2ED0" w:rsidRDefault="00345C4B" w:rsidP="00345C4B">
      <w:pPr>
        <w:numPr>
          <w:ilvl w:val="0"/>
          <w:numId w:val="208"/>
        </w:numPr>
        <w:rPr>
          <w:rFonts w:cs="Arial"/>
          <w:color w:val="000000"/>
        </w:rPr>
      </w:pPr>
      <w:r w:rsidRPr="004B2ED0">
        <w:rPr>
          <w:rFonts w:cs="Arial"/>
          <w:color w:val="000000"/>
        </w:rPr>
        <w:t xml:space="preserve">Measured with a 1kHz -7.5dB stereo </w:t>
      </w:r>
      <w:del w:id="57" w:author="Walus, David (D.M.)" w:date="2016-04-20T09:24:00Z">
        <w:r w:rsidRPr="004B2ED0" w:rsidDel="006A570A">
          <w:rPr>
            <w:rFonts w:cs="Arial"/>
            <w:color w:val="000000"/>
          </w:rPr>
          <w:delText xml:space="preserve">MP3 </w:delText>
        </w:r>
      </w:del>
      <w:ins w:id="58" w:author="Walus, David (D.M.)" w:date="2016-04-20T09:24:00Z">
        <w:r>
          <w:rPr>
            <w:rFonts w:cs="Arial"/>
            <w:color w:val="000000"/>
          </w:rPr>
          <w:t>Digital Audio</w:t>
        </w:r>
        <w:r w:rsidRPr="004B2ED0">
          <w:rPr>
            <w:rFonts w:cs="Arial"/>
            <w:color w:val="000000"/>
          </w:rPr>
          <w:t xml:space="preserve"> </w:t>
        </w:r>
      </w:ins>
      <w:del w:id="59" w:author="Walus, David (D.M.)" w:date="2016-10-07T12:20:00Z">
        <w:r w:rsidRPr="004B2ED0" w:rsidDel="00524ACD">
          <w:rPr>
            <w:rFonts w:cs="Arial"/>
            <w:color w:val="000000"/>
          </w:rPr>
          <w:delText xml:space="preserve">file </w:delText>
        </w:r>
      </w:del>
      <w:ins w:id="60" w:author="Walus, David (D.M.)" w:date="2016-10-07T12:20:00Z">
        <w:r>
          <w:rPr>
            <w:rFonts w:cs="Arial"/>
            <w:color w:val="000000"/>
          </w:rPr>
          <w:t>Chime</w:t>
        </w:r>
        <w:r w:rsidRPr="004B2ED0">
          <w:rPr>
            <w:rFonts w:cs="Arial"/>
            <w:color w:val="000000"/>
          </w:rPr>
          <w:t xml:space="preserve"> </w:t>
        </w:r>
      </w:ins>
      <w:r w:rsidRPr="004B2ED0">
        <w:rPr>
          <w:rFonts w:cs="Arial"/>
          <w:color w:val="000000"/>
        </w:rPr>
        <w:t>playback</w:t>
      </w:r>
    </w:p>
    <w:p w:rsidR="00345C4B" w:rsidRPr="004B2ED0" w:rsidRDefault="00345C4B" w:rsidP="00345C4B">
      <w:pPr>
        <w:numPr>
          <w:ilvl w:val="0"/>
          <w:numId w:val="208"/>
        </w:numPr>
        <w:rPr>
          <w:rFonts w:cs="Arial"/>
          <w:color w:val="000000"/>
        </w:rPr>
      </w:pPr>
      <w:r w:rsidRPr="004B2ED0">
        <w:rPr>
          <w:rFonts w:cs="Arial"/>
          <w:color w:val="000000"/>
        </w:rPr>
        <w:t xml:space="preserve">Measured with a 1kHz -7.5dB stereo </w:t>
      </w:r>
      <w:del w:id="61" w:author="Walus, David (D.M.)" w:date="2016-04-20T09:24:00Z">
        <w:r w:rsidRPr="004B2ED0" w:rsidDel="006A570A">
          <w:rPr>
            <w:rFonts w:cs="Arial"/>
            <w:color w:val="000000"/>
          </w:rPr>
          <w:delText xml:space="preserve">MP3 </w:delText>
        </w:r>
      </w:del>
      <w:ins w:id="62" w:author="Walus, David (D.M.)" w:date="2016-04-20T09:24:00Z">
        <w:r>
          <w:rPr>
            <w:rFonts w:cs="Arial"/>
            <w:color w:val="000000"/>
          </w:rPr>
          <w:t>Digital Audio</w:t>
        </w:r>
        <w:r w:rsidRPr="004B2ED0">
          <w:rPr>
            <w:rFonts w:cs="Arial"/>
            <w:color w:val="000000"/>
          </w:rPr>
          <w:t xml:space="preserve"> </w:t>
        </w:r>
      </w:ins>
      <w:del w:id="63" w:author="Walus, David (D.M.)" w:date="2016-10-07T12:20:00Z">
        <w:r w:rsidRPr="004B2ED0" w:rsidDel="00524ACD">
          <w:rPr>
            <w:rFonts w:cs="Arial"/>
            <w:color w:val="000000"/>
          </w:rPr>
          <w:delText xml:space="preserve">file </w:delText>
        </w:r>
      </w:del>
      <w:ins w:id="64" w:author="Walus, David (D.M.)" w:date="2016-10-07T12:20:00Z">
        <w:r>
          <w:rPr>
            <w:rFonts w:cs="Arial"/>
            <w:color w:val="000000"/>
          </w:rPr>
          <w:t>Chime</w:t>
        </w:r>
        <w:r w:rsidRPr="004B2ED0">
          <w:rPr>
            <w:rFonts w:cs="Arial"/>
            <w:color w:val="000000"/>
          </w:rPr>
          <w:t xml:space="preserve"> </w:t>
        </w:r>
      </w:ins>
      <w:r w:rsidRPr="004B2ED0">
        <w:rPr>
          <w:rFonts w:cs="Arial"/>
          <w:color w:val="000000"/>
        </w:rPr>
        <w:t xml:space="preserve">and an infinity zero </w:t>
      </w:r>
      <w:del w:id="65" w:author="Walus, David (D.M.)" w:date="2016-04-20T09:24:00Z">
        <w:r w:rsidRPr="004B2ED0" w:rsidDel="006A570A">
          <w:rPr>
            <w:rFonts w:cs="Arial"/>
            <w:color w:val="000000"/>
          </w:rPr>
          <w:delText xml:space="preserve">MP3 </w:delText>
        </w:r>
      </w:del>
      <w:ins w:id="66" w:author="Walus, David (D.M.)" w:date="2016-04-20T09:24:00Z">
        <w:r>
          <w:rPr>
            <w:rFonts w:cs="Arial"/>
            <w:color w:val="000000"/>
          </w:rPr>
          <w:t>Digital Audio</w:t>
        </w:r>
        <w:r w:rsidRPr="004B2ED0">
          <w:rPr>
            <w:rFonts w:cs="Arial"/>
            <w:color w:val="000000"/>
          </w:rPr>
          <w:t xml:space="preserve"> </w:t>
        </w:r>
      </w:ins>
      <w:del w:id="67" w:author="Walus, David (D.M.)" w:date="2016-10-07T12:20:00Z">
        <w:r w:rsidRPr="004B2ED0" w:rsidDel="00524ACD">
          <w:rPr>
            <w:rFonts w:cs="Arial"/>
            <w:color w:val="000000"/>
          </w:rPr>
          <w:delText xml:space="preserve">file </w:delText>
        </w:r>
      </w:del>
      <w:ins w:id="68" w:author="Walus, David (D.M.)" w:date="2016-10-07T12:20:00Z">
        <w:r>
          <w:rPr>
            <w:rFonts w:cs="Arial"/>
            <w:color w:val="000000"/>
          </w:rPr>
          <w:t>Chime</w:t>
        </w:r>
        <w:r w:rsidRPr="004B2ED0">
          <w:rPr>
            <w:rFonts w:cs="Arial"/>
            <w:color w:val="000000"/>
          </w:rPr>
          <w:t xml:space="preserve"> </w:t>
        </w:r>
      </w:ins>
      <w:r w:rsidRPr="004B2ED0">
        <w:rPr>
          <w:rFonts w:cs="Arial"/>
          <w:color w:val="000000"/>
        </w:rPr>
        <w:t>playback</w:t>
      </w:r>
    </w:p>
    <w:p w:rsidR="00345C4B" w:rsidRPr="004B2ED0" w:rsidRDefault="00345C4B" w:rsidP="00345C4B">
      <w:pPr>
        <w:numPr>
          <w:ilvl w:val="0"/>
          <w:numId w:val="208"/>
        </w:numPr>
        <w:rPr>
          <w:rFonts w:cs="Arial"/>
          <w:color w:val="000000"/>
        </w:rPr>
      </w:pPr>
      <w:r w:rsidRPr="004B2ED0">
        <w:rPr>
          <w:rFonts w:cs="Arial"/>
          <w:color w:val="000000"/>
        </w:rPr>
        <w:t xml:space="preserve">Measured with a stereo </w:t>
      </w:r>
      <w:del w:id="69" w:author="Walus, David (D.M.)" w:date="2016-04-20T09:24:00Z">
        <w:r w:rsidRPr="004B2ED0" w:rsidDel="006A570A">
          <w:rPr>
            <w:rFonts w:cs="Arial"/>
            <w:color w:val="000000"/>
          </w:rPr>
          <w:delText xml:space="preserve">MP3 </w:delText>
        </w:r>
      </w:del>
      <w:ins w:id="70" w:author="Walus, David (D.M.)" w:date="2016-04-20T09:24:00Z">
        <w:r>
          <w:rPr>
            <w:rFonts w:cs="Arial"/>
            <w:color w:val="000000"/>
          </w:rPr>
          <w:t>Digital Audio</w:t>
        </w:r>
        <w:r w:rsidRPr="004B2ED0">
          <w:rPr>
            <w:rFonts w:cs="Arial"/>
            <w:color w:val="000000"/>
          </w:rPr>
          <w:t xml:space="preserve"> </w:t>
        </w:r>
      </w:ins>
      <w:r w:rsidRPr="004B2ED0">
        <w:rPr>
          <w:rFonts w:cs="Arial"/>
          <w:color w:val="000000"/>
        </w:rPr>
        <w:t xml:space="preserve">with1kHz 0dB on left channel and infinity zero on right channel, then with a stereo </w:t>
      </w:r>
      <w:del w:id="71" w:author="Walus, David (D.M.)" w:date="2016-04-20T09:24:00Z">
        <w:r w:rsidRPr="004B2ED0" w:rsidDel="006A570A">
          <w:rPr>
            <w:rFonts w:cs="Arial"/>
            <w:color w:val="000000"/>
          </w:rPr>
          <w:delText xml:space="preserve">MP3 </w:delText>
        </w:r>
      </w:del>
      <w:ins w:id="72" w:author="Walus, David (D.M.)" w:date="2016-04-20T09:24:00Z">
        <w:r>
          <w:rPr>
            <w:rFonts w:cs="Arial"/>
            <w:color w:val="000000"/>
          </w:rPr>
          <w:t>Digital Audio</w:t>
        </w:r>
        <w:r w:rsidRPr="004B2ED0">
          <w:rPr>
            <w:rFonts w:cs="Arial"/>
            <w:color w:val="000000"/>
          </w:rPr>
          <w:t xml:space="preserve"> </w:t>
        </w:r>
      </w:ins>
      <w:r w:rsidRPr="004B2ED0">
        <w:rPr>
          <w:rFonts w:cs="Arial"/>
          <w:color w:val="000000"/>
        </w:rPr>
        <w:t>with1kHz 0dB on right channel and infinity zero on left channel</w:t>
      </w:r>
    </w:p>
    <w:p w:rsidR="00345C4B" w:rsidRDefault="00345C4B" w:rsidP="00345C4B">
      <w:pPr>
        <w:numPr>
          <w:ilvl w:val="0"/>
          <w:numId w:val="208"/>
        </w:numPr>
        <w:rPr>
          <w:ins w:id="73" w:author="Walus, David (D.M.)" w:date="2017-01-06T09:29:00Z"/>
          <w:rFonts w:cs="Arial"/>
          <w:color w:val="000000"/>
        </w:rPr>
      </w:pPr>
      <w:r w:rsidRPr="004B2ED0">
        <w:rPr>
          <w:rFonts w:cs="Arial"/>
          <w:color w:val="000000"/>
        </w:rPr>
        <w:t xml:space="preserve"> Measured with a stereo </w:t>
      </w:r>
      <w:del w:id="74" w:author="Walus, David (D.M.)" w:date="2016-04-20T09:25:00Z">
        <w:r w:rsidRPr="004B2ED0" w:rsidDel="006A570A">
          <w:rPr>
            <w:rFonts w:cs="Arial"/>
            <w:color w:val="000000"/>
          </w:rPr>
          <w:delText xml:space="preserve">MP3 </w:delText>
        </w:r>
      </w:del>
      <w:ins w:id="75" w:author="Walus, David (D.M.)" w:date="2016-04-20T09:25:00Z">
        <w:r>
          <w:rPr>
            <w:rFonts w:cs="Arial"/>
            <w:color w:val="000000"/>
          </w:rPr>
          <w:t>Digital Audio</w:t>
        </w:r>
        <w:r w:rsidRPr="004B2ED0">
          <w:rPr>
            <w:rFonts w:cs="Arial"/>
            <w:color w:val="000000"/>
          </w:rPr>
          <w:t xml:space="preserve"> </w:t>
        </w:r>
      </w:ins>
      <w:r w:rsidRPr="004B2ED0">
        <w:rPr>
          <w:rFonts w:cs="Arial"/>
          <w:color w:val="000000"/>
        </w:rPr>
        <w:t>-7.5dB sine sweep from 20Hz to 20kHz.</w:t>
      </w:r>
    </w:p>
    <w:p w:rsidR="00345C4B" w:rsidRPr="004B2ED0" w:rsidRDefault="00345C4B" w:rsidP="00345C4B">
      <w:pPr>
        <w:numPr>
          <w:ilvl w:val="0"/>
          <w:numId w:val="208"/>
        </w:numPr>
        <w:rPr>
          <w:rFonts w:cs="Arial"/>
          <w:color w:val="000000"/>
        </w:rPr>
      </w:pPr>
      <w:ins w:id="76" w:author="Walus, David (D.M.)" w:date="2017-01-06T09:29:00Z">
        <w:r>
          <w:rPr>
            <w:rFonts w:cs="Arial"/>
            <w:color w:val="000000"/>
          </w:rPr>
          <w:t>If using an MP3 Digital Audio Chime file</w:t>
        </w:r>
      </w:ins>
      <w:ins w:id="77" w:author="Walus, David (D.M.)" w:date="2017-01-06T09:30:00Z">
        <w:r>
          <w:rPr>
            <w:rFonts w:cs="Arial"/>
            <w:color w:val="000000"/>
          </w:rPr>
          <w:t xml:space="preserve">, then </w:t>
        </w:r>
      </w:ins>
      <w:ins w:id="78" w:author="Walus, David (D.M.)" w:date="2017-01-06T09:31:00Z">
        <w:r>
          <w:rPr>
            <w:rFonts w:cs="Arial"/>
            <w:color w:val="000000"/>
          </w:rPr>
          <w:t>make the measurement using a</w:t>
        </w:r>
      </w:ins>
      <w:ins w:id="79" w:author="Walus, David (D.M.)" w:date="2017-01-06T09:30:00Z">
        <w:r>
          <w:rPr>
            <w:rFonts w:cs="Arial"/>
            <w:color w:val="000000"/>
          </w:rPr>
          <w:t xml:space="preserve"> 128 Kbps</w:t>
        </w:r>
      </w:ins>
      <w:ins w:id="80" w:author="Walus, David (D.M.)" w:date="2017-01-06T09:32:00Z">
        <w:r>
          <w:rPr>
            <w:rFonts w:cs="Arial"/>
            <w:color w:val="000000"/>
          </w:rPr>
          <w:t xml:space="preserve"> MP3 file</w:t>
        </w:r>
      </w:ins>
      <w:ins w:id="81" w:author="Walus, David (D.M.)" w:date="2017-01-06T09:30:00Z">
        <w:r>
          <w:rPr>
            <w:rFonts w:cs="Arial"/>
            <w:color w:val="000000"/>
          </w:rPr>
          <w:t>. If using a WAV Digital Audio Chime</w:t>
        </w:r>
      </w:ins>
      <w:ins w:id="82" w:author="Walus, David (D.M.)" w:date="2017-01-06T09:31:00Z">
        <w:r>
          <w:rPr>
            <w:rFonts w:cs="Arial"/>
            <w:color w:val="000000"/>
          </w:rPr>
          <w:t xml:space="preserve"> file, then </w:t>
        </w:r>
      </w:ins>
      <w:ins w:id="83" w:author="Walus, David (D.M.)" w:date="2017-01-06T09:32:00Z">
        <w:r>
          <w:rPr>
            <w:rFonts w:cs="Arial"/>
            <w:color w:val="000000"/>
          </w:rPr>
          <w:t>make the measurement using a 16 bit WAV file.</w:t>
        </w:r>
      </w:ins>
    </w:p>
    <w:p w:rsidR="00345C4B" w:rsidRPr="004B2ED0" w:rsidRDefault="00345C4B" w:rsidP="00345C4B">
      <w:pPr>
        <w:rPr>
          <w:rFonts w:cs="Arial"/>
          <w:color w:val="000000"/>
        </w:rPr>
      </w:pPr>
    </w:p>
    <w:p w:rsidR="00345C4B" w:rsidRPr="004B2ED0" w:rsidRDefault="00345C4B" w:rsidP="00345C4B">
      <w:pPr>
        <w:rPr>
          <w:rFonts w:cs="Arial"/>
        </w:rPr>
      </w:pPr>
    </w:p>
    <w:p w:rsidR="00345C4B" w:rsidRDefault="00345C4B" w:rsidP="00345C4B">
      <w:pPr>
        <w:pStyle w:val="Heading3"/>
        <w:numPr>
          <w:ilvl w:val="2"/>
          <w:numId w:val="48"/>
        </w:numPr>
      </w:pPr>
      <w:bookmarkStart w:id="84" w:name="_Toc45277142"/>
      <w:r w:rsidRPr="00B9479B">
        <w:t>AHU-SWR-REQ-250772/C-Duplicating DNA Chimes</w:t>
      </w:r>
      <w:bookmarkEnd w:id="84"/>
    </w:p>
    <w:p w:rsidR="00345C4B" w:rsidRPr="00516768" w:rsidRDefault="00345C4B" w:rsidP="00345C4B">
      <w:pPr>
        <w:rPr>
          <w:rFonts w:cs="Arial"/>
        </w:rPr>
      </w:pPr>
    </w:p>
    <w:p w:rsidR="00345C4B" w:rsidRPr="00516768" w:rsidRDefault="00345C4B" w:rsidP="00345C4B">
      <w:pPr>
        <w:rPr>
          <w:rFonts w:cs="Arial"/>
        </w:rPr>
      </w:pPr>
      <w:r w:rsidRPr="00516768">
        <w:rPr>
          <w:rFonts w:cs="Arial"/>
        </w:rPr>
        <w:t>The AHU shall have a configuration bit for ‘Duplicating the DNA Chimes’. When this configuration bit is ‘enabled’, the AHU shall play the following when a “Front” or “All” chime request is received:</w:t>
      </w:r>
    </w:p>
    <w:p w:rsidR="00345C4B" w:rsidRPr="00516768" w:rsidRDefault="00345C4B" w:rsidP="00345C4B">
      <w:pPr>
        <w:rPr>
          <w:rFonts w:cs="Arial"/>
        </w:rPr>
      </w:pPr>
    </w:p>
    <w:tbl>
      <w:tblPr>
        <w:tblStyle w:val="TableGrid"/>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050"/>
        <w:gridCol w:w="4460"/>
        <w:gridCol w:w="1720"/>
        <w:gridCol w:w="1720"/>
      </w:tblGrid>
      <w:tr w:rsidR="00345C4B" w:rsidRPr="00516768" w:rsidTr="00066C57">
        <w:trPr>
          <w:trHeight w:val="765"/>
          <w:jc w:val="center"/>
        </w:trPr>
        <w:tc>
          <w:tcPr>
            <w:tcW w:w="88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Received Chime Index</w:t>
            </w:r>
          </w:p>
        </w:tc>
        <w:tc>
          <w:tcPr>
            <w:tcW w:w="446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Chime Name</w:t>
            </w:r>
          </w:p>
        </w:tc>
        <w:tc>
          <w:tcPr>
            <w:tcW w:w="172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Chime to play when configuration bit 'Disabled'</w:t>
            </w:r>
          </w:p>
        </w:tc>
        <w:tc>
          <w:tcPr>
            <w:tcW w:w="172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Chime to play when configuration bit 'Enabled'</w:t>
            </w:r>
          </w:p>
        </w:tc>
      </w:tr>
      <w:tr w:rsidR="00345C4B" w:rsidRPr="00516768" w:rsidTr="00066C57">
        <w:trPr>
          <w:trHeight w:val="255"/>
          <w:jc w:val="center"/>
        </w:trPr>
        <w:tc>
          <w:tcPr>
            <w:tcW w:w="880" w:type="dxa"/>
            <w:tcBorders>
              <w:top w:val="double" w:sz="4" w:space="0" w:color="auto"/>
            </w:tcBorders>
            <w:noWrap/>
            <w:hideMark/>
          </w:tcPr>
          <w:p w:rsidR="00345C4B" w:rsidRPr="00516768" w:rsidRDefault="00345C4B" w:rsidP="00066C57">
            <w:pPr>
              <w:jc w:val="center"/>
              <w:rPr>
                <w:rFonts w:cs="Arial"/>
              </w:rPr>
            </w:pPr>
            <w:r w:rsidRPr="00516768">
              <w:rPr>
                <w:rFonts w:cs="Arial"/>
              </w:rPr>
              <w:lastRenderedPageBreak/>
              <w:t>8</w:t>
            </w:r>
          </w:p>
        </w:tc>
        <w:tc>
          <w:tcPr>
            <w:tcW w:w="4460" w:type="dxa"/>
            <w:tcBorders>
              <w:top w:val="double" w:sz="4" w:space="0" w:color="auto"/>
            </w:tcBorders>
            <w:noWrap/>
            <w:hideMark/>
          </w:tcPr>
          <w:p w:rsidR="00345C4B" w:rsidRPr="00516768" w:rsidRDefault="00345C4B" w:rsidP="00066C57">
            <w:pPr>
              <w:rPr>
                <w:rFonts w:cs="Arial"/>
              </w:rPr>
            </w:pPr>
            <w:r w:rsidRPr="00516768">
              <w:rPr>
                <w:rFonts w:cs="Arial"/>
              </w:rPr>
              <w:t>Ford DNA Chime B_Soft Warning</w:t>
            </w:r>
          </w:p>
        </w:tc>
        <w:tc>
          <w:tcPr>
            <w:tcW w:w="1720" w:type="dxa"/>
            <w:tcBorders>
              <w:top w:val="double" w:sz="4" w:space="0" w:color="auto"/>
            </w:tcBorders>
            <w:noWrap/>
            <w:hideMark/>
          </w:tcPr>
          <w:p w:rsidR="00345C4B" w:rsidRPr="00516768" w:rsidRDefault="00345C4B" w:rsidP="00066C57">
            <w:pPr>
              <w:jc w:val="center"/>
              <w:rPr>
                <w:rFonts w:cs="Arial"/>
              </w:rPr>
            </w:pPr>
            <w:r w:rsidRPr="00516768">
              <w:rPr>
                <w:rFonts w:cs="Arial"/>
              </w:rPr>
              <w:t>8</w:t>
            </w:r>
          </w:p>
        </w:tc>
        <w:tc>
          <w:tcPr>
            <w:tcW w:w="1720" w:type="dxa"/>
            <w:tcBorders>
              <w:top w:val="double" w:sz="4" w:space="0" w:color="auto"/>
            </w:tcBorders>
            <w:noWrap/>
            <w:hideMark/>
          </w:tcPr>
          <w:p w:rsidR="00345C4B" w:rsidRPr="00516768" w:rsidRDefault="00345C4B" w:rsidP="00066C57">
            <w:pPr>
              <w:jc w:val="center"/>
              <w:rPr>
                <w:rFonts w:cs="Arial"/>
              </w:rPr>
            </w:pPr>
            <w:r w:rsidRPr="00516768">
              <w:rPr>
                <w:rFonts w:cs="Arial"/>
              </w:rPr>
              <w:t>35</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9</w:t>
            </w:r>
          </w:p>
        </w:tc>
        <w:tc>
          <w:tcPr>
            <w:tcW w:w="4460" w:type="dxa"/>
            <w:noWrap/>
            <w:hideMark/>
          </w:tcPr>
          <w:p w:rsidR="00345C4B" w:rsidRPr="00516768" w:rsidRDefault="00345C4B" w:rsidP="00066C57">
            <w:pPr>
              <w:rPr>
                <w:rFonts w:cs="Arial"/>
              </w:rPr>
            </w:pPr>
            <w:r w:rsidRPr="00516768">
              <w:rPr>
                <w:rFonts w:cs="Arial"/>
              </w:rPr>
              <w:t>Ford DNA Chime C_Hard Warning</w:t>
            </w:r>
          </w:p>
        </w:tc>
        <w:tc>
          <w:tcPr>
            <w:tcW w:w="1720" w:type="dxa"/>
            <w:noWrap/>
            <w:hideMark/>
          </w:tcPr>
          <w:p w:rsidR="00345C4B" w:rsidRPr="00516768" w:rsidRDefault="00345C4B" w:rsidP="00066C57">
            <w:pPr>
              <w:jc w:val="center"/>
              <w:rPr>
                <w:rFonts w:cs="Arial"/>
              </w:rPr>
            </w:pPr>
            <w:r w:rsidRPr="00516768">
              <w:rPr>
                <w:rFonts w:cs="Arial"/>
              </w:rPr>
              <w:t>9</w:t>
            </w:r>
          </w:p>
        </w:tc>
        <w:tc>
          <w:tcPr>
            <w:tcW w:w="1720" w:type="dxa"/>
            <w:noWrap/>
            <w:hideMark/>
          </w:tcPr>
          <w:p w:rsidR="00345C4B" w:rsidRPr="00516768" w:rsidRDefault="00345C4B" w:rsidP="00066C57">
            <w:pPr>
              <w:jc w:val="center"/>
              <w:rPr>
                <w:rFonts w:cs="Arial"/>
              </w:rPr>
            </w:pPr>
            <w:r w:rsidRPr="00516768">
              <w:rPr>
                <w:rFonts w:cs="Arial"/>
              </w:rPr>
              <w:t>36</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10</w:t>
            </w:r>
          </w:p>
        </w:tc>
        <w:tc>
          <w:tcPr>
            <w:tcW w:w="4460" w:type="dxa"/>
            <w:noWrap/>
            <w:hideMark/>
          </w:tcPr>
          <w:p w:rsidR="00345C4B" w:rsidRPr="00516768" w:rsidRDefault="00345C4B" w:rsidP="00066C57">
            <w:pPr>
              <w:rPr>
                <w:rFonts w:cs="Arial"/>
              </w:rPr>
            </w:pPr>
            <w:r w:rsidRPr="00516768">
              <w:rPr>
                <w:rFonts w:cs="Arial"/>
              </w:rPr>
              <w:t>Ford DNA Chime D_Non-Critical Alert_Info</w:t>
            </w:r>
          </w:p>
        </w:tc>
        <w:tc>
          <w:tcPr>
            <w:tcW w:w="1720" w:type="dxa"/>
            <w:noWrap/>
            <w:hideMark/>
          </w:tcPr>
          <w:p w:rsidR="00345C4B" w:rsidRPr="00516768" w:rsidRDefault="00345C4B" w:rsidP="00066C57">
            <w:pPr>
              <w:jc w:val="center"/>
              <w:rPr>
                <w:rFonts w:cs="Arial"/>
              </w:rPr>
            </w:pPr>
            <w:r w:rsidRPr="00516768">
              <w:rPr>
                <w:rFonts w:cs="Arial"/>
              </w:rPr>
              <w:t>10</w:t>
            </w:r>
          </w:p>
        </w:tc>
        <w:tc>
          <w:tcPr>
            <w:tcW w:w="1720" w:type="dxa"/>
            <w:noWrap/>
            <w:hideMark/>
          </w:tcPr>
          <w:p w:rsidR="00345C4B" w:rsidRPr="00516768" w:rsidRDefault="00345C4B" w:rsidP="00066C57">
            <w:pPr>
              <w:jc w:val="center"/>
              <w:rPr>
                <w:rFonts w:cs="Arial"/>
              </w:rPr>
            </w:pPr>
            <w:r w:rsidRPr="00516768">
              <w:rPr>
                <w:rFonts w:cs="Arial"/>
              </w:rPr>
              <w:t>37</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11</w:t>
            </w:r>
          </w:p>
        </w:tc>
        <w:tc>
          <w:tcPr>
            <w:tcW w:w="4460" w:type="dxa"/>
            <w:noWrap/>
            <w:hideMark/>
          </w:tcPr>
          <w:p w:rsidR="00345C4B" w:rsidRPr="00516768" w:rsidRDefault="00345C4B" w:rsidP="00066C57">
            <w:pPr>
              <w:rPr>
                <w:rFonts w:cs="Arial"/>
              </w:rPr>
            </w:pPr>
            <w:r w:rsidRPr="00516768">
              <w:rPr>
                <w:rFonts w:cs="Arial"/>
              </w:rPr>
              <w:t>Ford DNA Chime B_Shortened to 0.5 seconds</w:t>
            </w:r>
          </w:p>
        </w:tc>
        <w:tc>
          <w:tcPr>
            <w:tcW w:w="1720" w:type="dxa"/>
            <w:noWrap/>
            <w:hideMark/>
          </w:tcPr>
          <w:p w:rsidR="00345C4B" w:rsidRPr="00516768" w:rsidRDefault="00345C4B" w:rsidP="00066C57">
            <w:pPr>
              <w:jc w:val="center"/>
              <w:rPr>
                <w:rFonts w:cs="Arial"/>
              </w:rPr>
            </w:pPr>
            <w:r w:rsidRPr="00516768">
              <w:rPr>
                <w:rFonts w:cs="Arial"/>
              </w:rPr>
              <w:t>11</w:t>
            </w:r>
          </w:p>
        </w:tc>
        <w:tc>
          <w:tcPr>
            <w:tcW w:w="1720" w:type="dxa"/>
            <w:noWrap/>
            <w:hideMark/>
          </w:tcPr>
          <w:p w:rsidR="00345C4B" w:rsidRPr="00516768" w:rsidRDefault="00345C4B" w:rsidP="00066C57">
            <w:pPr>
              <w:jc w:val="center"/>
              <w:rPr>
                <w:rFonts w:cs="Arial"/>
              </w:rPr>
            </w:pPr>
            <w:r w:rsidRPr="00516768">
              <w:rPr>
                <w:rFonts w:cs="Arial"/>
              </w:rPr>
              <w:t>38</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18</w:t>
            </w:r>
          </w:p>
        </w:tc>
        <w:tc>
          <w:tcPr>
            <w:tcW w:w="4460" w:type="dxa"/>
            <w:noWrap/>
            <w:hideMark/>
          </w:tcPr>
          <w:p w:rsidR="00345C4B" w:rsidRPr="00516768" w:rsidRDefault="00345C4B" w:rsidP="00066C57">
            <w:pPr>
              <w:rPr>
                <w:rFonts w:cs="Arial"/>
              </w:rPr>
            </w:pPr>
            <w:r w:rsidRPr="00516768">
              <w:rPr>
                <w:rFonts w:cs="Arial"/>
              </w:rPr>
              <w:t>Lincoln DNA Chime B_Soft Warning</w:t>
            </w:r>
          </w:p>
        </w:tc>
        <w:tc>
          <w:tcPr>
            <w:tcW w:w="1720" w:type="dxa"/>
            <w:noWrap/>
            <w:hideMark/>
          </w:tcPr>
          <w:p w:rsidR="00345C4B" w:rsidRPr="00516768" w:rsidRDefault="00345C4B" w:rsidP="00066C57">
            <w:pPr>
              <w:jc w:val="center"/>
              <w:rPr>
                <w:rFonts w:cs="Arial"/>
              </w:rPr>
            </w:pPr>
            <w:r w:rsidRPr="00516768">
              <w:rPr>
                <w:rFonts w:cs="Arial"/>
              </w:rPr>
              <w:t>18</w:t>
            </w:r>
          </w:p>
        </w:tc>
        <w:tc>
          <w:tcPr>
            <w:tcW w:w="1720" w:type="dxa"/>
            <w:noWrap/>
            <w:hideMark/>
          </w:tcPr>
          <w:p w:rsidR="00345C4B" w:rsidRPr="00516768" w:rsidRDefault="00345C4B" w:rsidP="00066C57">
            <w:pPr>
              <w:jc w:val="center"/>
              <w:rPr>
                <w:rFonts w:cs="Arial"/>
              </w:rPr>
            </w:pPr>
            <w:r w:rsidRPr="00516768">
              <w:rPr>
                <w:rFonts w:cs="Arial"/>
              </w:rPr>
              <w:t>39</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19</w:t>
            </w:r>
          </w:p>
        </w:tc>
        <w:tc>
          <w:tcPr>
            <w:tcW w:w="4460" w:type="dxa"/>
            <w:noWrap/>
            <w:hideMark/>
          </w:tcPr>
          <w:p w:rsidR="00345C4B" w:rsidRPr="00516768" w:rsidRDefault="00345C4B" w:rsidP="00066C57">
            <w:pPr>
              <w:rPr>
                <w:rFonts w:cs="Arial"/>
              </w:rPr>
            </w:pPr>
            <w:r w:rsidRPr="00516768">
              <w:rPr>
                <w:rFonts w:cs="Arial"/>
              </w:rPr>
              <w:t>Lincoln DNA Chime C_Hard Warning</w:t>
            </w:r>
          </w:p>
        </w:tc>
        <w:tc>
          <w:tcPr>
            <w:tcW w:w="1720" w:type="dxa"/>
            <w:noWrap/>
            <w:hideMark/>
          </w:tcPr>
          <w:p w:rsidR="00345C4B" w:rsidRPr="00516768" w:rsidRDefault="00345C4B" w:rsidP="00066C57">
            <w:pPr>
              <w:jc w:val="center"/>
              <w:rPr>
                <w:rFonts w:cs="Arial"/>
              </w:rPr>
            </w:pPr>
            <w:r w:rsidRPr="00516768">
              <w:rPr>
                <w:rFonts w:cs="Arial"/>
              </w:rPr>
              <w:t>19</w:t>
            </w:r>
          </w:p>
        </w:tc>
        <w:tc>
          <w:tcPr>
            <w:tcW w:w="1720" w:type="dxa"/>
            <w:noWrap/>
            <w:hideMark/>
          </w:tcPr>
          <w:p w:rsidR="00345C4B" w:rsidRPr="00516768" w:rsidRDefault="00345C4B" w:rsidP="00066C57">
            <w:pPr>
              <w:jc w:val="center"/>
              <w:rPr>
                <w:rFonts w:cs="Arial"/>
              </w:rPr>
            </w:pPr>
            <w:r w:rsidRPr="00516768">
              <w:rPr>
                <w:rFonts w:cs="Arial"/>
              </w:rPr>
              <w:t>40</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20</w:t>
            </w:r>
          </w:p>
        </w:tc>
        <w:tc>
          <w:tcPr>
            <w:tcW w:w="4460" w:type="dxa"/>
            <w:noWrap/>
            <w:hideMark/>
          </w:tcPr>
          <w:p w:rsidR="00345C4B" w:rsidRPr="00516768" w:rsidRDefault="00345C4B" w:rsidP="00066C57">
            <w:pPr>
              <w:rPr>
                <w:rFonts w:cs="Arial"/>
              </w:rPr>
            </w:pPr>
            <w:r w:rsidRPr="00516768">
              <w:rPr>
                <w:rFonts w:cs="Arial"/>
              </w:rPr>
              <w:t>Lincoln DNA Chime D_Non-Critical Alert_Info</w:t>
            </w:r>
          </w:p>
        </w:tc>
        <w:tc>
          <w:tcPr>
            <w:tcW w:w="1720" w:type="dxa"/>
            <w:noWrap/>
            <w:hideMark/>
          </w:tcPr>
          <w:p w:rsidR="00345C4B" w:rsidRPr="00516768" w:rsidRDefault="00345C4B" w:rsidP="00066C57">
            <w:pPr>
              <w:jc w:val="center"/>
              <w:rPr>
                <w:rFonts w:cs="Arial"/>
              </w:rPr>
            </w:pPr>
            <w:r w:rsidRPr="00516768">
              <w:rPr>
                <w:rFonts w:cs="Arial"/>
              </w:rPr>
              <w:t>20</w:t>
            </w:r>
          </w:p>
        </w:tc>
        <w:tc>
          <w:tcPr>
            <w:tcW w:w="1720" w:type="dxa"/>
            <w:noWrap/>
            <w:hideMark/>
          </w:tcPr>
          <w:p w:rsidR="00345C4B" w:rsidRPr="00516768" w:rsidRDefault="00345C4B" w:rsidP="00066C57">
            <w:pPr>
              <w:jc w:val="center"/>
              <w:rPr>
                <w:rFonts w:cs="Arial"/>
              </w:rPr>
            </w:pPr>
            <w:r w:rsidRPr="00516768">
              <w:rPr>
                <w:rFonts w:cs="Arial"/>
              </w:rPr>
              <w:t>41</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21</w:t>
            </w:r>
          </w:p>
        </w:tc>
        <w:tc>
          <w:tcPr>
            <w:tcW w:w="4460" w:type="dxa"/>
            <w:noWrap/>
            <w:hideMark/>
          </w:tcPr>
          <w:p w:rsidR="00345C4B" w:rsidRPr="00516768" w:rsidRDefault="00345C4B" w:rsidP="00066C57">
            <w:pPr>
              <w:rPr>
                <w:rFonts w:cs="Arial"/>
              </w:rPr>
            </w:pPr>
            <w:r w:rsidRPr="00516768">
              <w:rPr>
                <w:rFonts w:cs="Arial"/>
              </w:rPr>
              <w:t>Lincoln DNA Chime B_Shortened to 0.5 seconds</w:t>
            </w:r>
          </w:p>
        </w:tc>
        <w:tc>
          <w:tcPr>
            <w:tcW w:w="1720" w:type="dxa"/>
            <w:noWrap/>
            <w:hideMark/>
          </w:tcPr>
          <w:p w:rsidR="00345C4B" w:rsidRPr="00516768" w:rsidRDefault="00345C4B" w:rsidP="00066C57">
            <w:pPr>
              <w:jc w:val="center"/>
              <w:rPr>
                <w:rFonts w:cs="Arial"/>
              </w:rPr>
            </w:pPr>
            <w:r w:rsidRPr="00516768">
              <w:rPr>
                <w:rFonts w:cs="Arial"/>
              </w:rPr>
              <w:t>21</w:t>
            </w:r>
          </w:p>
        </w:tc>
        <w:tc>
          <w:tcPr>
            <w:tcW w:w="1720" w:type="dxa"/>
            <w:noWrap/>
            <w:hideMark/>
          </w:tcPr>
          <w:p w:rsidR="00345C4B" w:rsidRPr="00516768" w:rsidRDefault="00345C4B" w:rsidP="00066C57">
            <w:pPr>
              <w:jc w:val="center"/>
              <w:rPr>
                <w:rFonts w:cs="Arial"/>
              </w:rPr>
            </w:pPr>
            <w:r w:rsidRPr="00516768">
              <w:rPr>
                <w:rFonts w:cs="Arial"/>
              </w:rPr>
              <w:t>42</w:t>
            </w:r>
          </w:p>
        </w:tc>
      </w:tr>
      <w:tr w:rsidR="00345C4B" w:rsidRPr="00516768" w:rsidTr="00066C57">
        <w:trPr>
          <w:trHeight w:val="255"/>
          <w:jc w:val="center"/>
          <w:ins w:id="85" w:author="Walus, David (D.M.)" w:date="2017-11-21T09:29:00Z"/>
        </w:trPr>
        <w:tc>
          <w:tcPr>
            <w:tcW w:w="880" w:type="dxa"/>
            <w:noWrap/>
          </w:tcPr>
          <w:p w:rsidR="00345C4B" w:rsidRPr="00516768" w:rsidRDefault="00345C4B" w:rsidP="00066C57">
            <w:pPr>
              <w:jc w:val="center"/>
              <w:rPr>
                <w:ins w:id="86" w:author="Walus, David (D.M.)" w:date="2017-11-21T09:29:00Z"/>
                <w:rFonts w:cs="Arial"/>
              </w:rPr>
            </w:pPr>
            <w:ins w:id="87" w:author="Walus, David (D.M.)" w:date="2017-11-21T09:30:00Z">
              <w:r>
                <w:rPr>
                  <w:rFonts w:cs="Arial"/>
                </w:rPr>
                <w:t>25</w:t>
              </w:r>
            </w:ins>
          </w:p>
        </w:tc>
        <w:tc>
          <w:tcPr>
            <w:tcW w:w="4460" w:type="dxa"/>
            <w:noWrap/>
          </w:tcPr>
          <w:p w:rsidR="00345C4B" w:rsidRPr="00516768" w:rsidRDefault="00345C4B" w:rsidP="00066C57">
            <w:pPr>
              <w:rPr>
                <w:ins w:id="88" w:author="Walus, David (D.M.)" w:date="2017-11-21T09:29:00Z"/>
                <w:rFonts w:cs="Arial"/>
              </w:rPr>
            </w:pPr>
            <w:ins w:id="89" w:author="Walus, David (D.M.)" w:date="2017-11-21T10:05:00Z">
              <w:r>
                <w:rPr>
                  <w:rFonts w:cs="Arial"/>
                </w:rPr>
                <w:t>Beltminder A</w:t>
              </w:r>
            </w:ins>
          </w:p>
        </w:tc>
        <w:tc>
          <w:tcPr>
            <w:tcW w:w="1720" w:type="dxa"/>
            <w:noWrap/>
          </w:tcPr>
          <w:p w:rsidR="00345C4B" w:rsidRPr="00516768" w:rsidRDefault="00345C4B" w:rsidP="00066C57">
            <w:pPr>
              <w:jc w:val="center"/>
              <w:rPr>
                <w:ins w:id="90" w:author="Walus, David (D.M.)" w:date="2017-11-21T09:29:00Z"/>
                <w:rFonts w:cs="Arial"/>
              </w:rPr>
            </w:pPr>
            <w:ins w:id="91" w:author="Walus, David (D.M.)" w:date="2017-11-21T10:05:00Z">
              <w:r>
                <w:rPr>
                  <w:rFonts w:cs="Arial"/>
                </w:rPr>
                <w:t>25</w:t>
              </w:r>
            </w:ins>
          </w:p>
        </w:tc>
        <w:tc>
          <w:tcPr>
            <w:tcW w:w="1720" w:type="dxa"/>
            <w:noWrap/>
          </w:tcPr>
          <w:p w:rsidR="00345C4B" w:rsidRPr="00516768" w:rsidRDefault="00345C4B" w:rsidP="00066C57">
            <w:pPr>
              <w:jc w:val="center"/>
              <w:rPr>
                <w:ins w:id="92" w:author="Walus, David (D.M.)" w:date="2017-11-21T09:29:00Z"/>
                <w:rFonts w:cs="Arial"/>
              </w:rPr>
            </w:pPr>
            <w:ins w:id="93" w:author="Walus, David (D.M.)" w:date="2017-11-21T10:05:00Z">
              <w:r>
                <w:rPr>
                  <w:rFonts w:cs="Arial"/>
                </w:rPr>
                <w:t>43</w:t>
              </w:r>
            </w:ins>
          </w:p>
        </w:tc>
      </w:tr>
      <w:tr w:rsidR="00345C4B" w:rsidRPr="00516768" w:rsidTr="00066C57">
        <w:trPr>
          <w:trHeight w:val="255"/>
          <w:jc w:val="center"/>
          <w:ins w:id="94" w:author="Walus, David (D.M.)" w:date="2017-11-21T09:29:00Z"/>
        </w:trPr>
        <w:tc>
          <w:tcPr>
            <w:tcW w:w="880" w:type="dxa"/>
            <w:noWrap/>
          </w:tcPr>
          <w:p w:rsidR="00345C4B" w:rsidRPr="00516768" w:rsidRDefault="00345C4B" w:rsidP="00066C57">
            <w:pPr>
              <w:jc w:val="center"/>
              <w:rPr>
                <w:ins w:id="95" w:author="Walus, David (D.M.)" w:date="2017-11-21T09:29:00Z"/>
                <w:rFonts w:cs="Arial"/>
              </w:rPr>
            </w:pPr>
            <w:ins w:id="96" w:author="Walus, David (D.M.)" w:date="2017-11-21T09:30:00Z">
              <w:r>
                <w:rPr>
                  <w:rFonts w:cs="Arial"/>
                </w:rPr>
                <w:t>26</w:t>
              </w:r>
            </w:ins>
          </w:p>
        </w:tc>
        <w:tc>
          <w:tcPr>
            <w:tcW w:w="4460" w:type="dxa"/>
            <w:noWrap/>
          </w:tcPr>
          <w:p w:rsidR="00345C4B" w:rsidRPr="00516768" w:rsidRDefault="00345C4B" w:rsidP="00066C57">
            <w:pPr>
              <w:rPr>
                <w:ins w:id="97" w:author="Walus, David (D.M.)" w:date="2017-11-21T09:29:00Z"/>
                <w:rFonts w:cs="Arial"/>
              </w:rPr>
            </w:pPr>
            <w:ins w:id="98" w:author="Walus, David (D.M.)" w:date="2017-11-21T10:05:00Z">
              <w:r>
                <w:rPr>
                  <w:rFonts w:cs="Arial"/>
                </w:rPr>
                <w:t>Beltminder B</w:t>
              </w:r>
            </w:ins>
          </w:p>
        </w:tc>
        <w:tc>
          <w:tcPr>
            <w:tcW w:w="1720" w:type="dxa"/>
            <w:noWrap/>
          </w:tcPr>
          <w:p w:rsidR="00345C4B" w:rsidRPr="00516768" w:rsidRDefault="00345C4B" w:rsidP="00066C57">
            <w:pPr>
              <w:jc w:val="center"/>
              <w:rPr>
                <w:ins w:id="99" w:author="Walus, David (D.M.)" w:date="2017-11-21T09:29:00Z"/>
                <w:rFonts w:cs="Arial"/>
              </w:rPr>
            </w:pPr>
            <w:ins w:id="100" w:author="Walus, David (D.M.)" w:date="2017-11-21T10:05:00Z">
              <w:r>
                <w:rPr>
                  <w:rFonts w:cs="Arial"/>
                </w:rPr>
                <w:t>26</w:t>
              </w:r>
            </w:ins>
          </w:p>
        </w:tc>
        <w:tc>
          <w:tcPr>
            <w:tcW w:w="1720" w:type="dxa"/>
            <w:noWrap/>
          </w:tcPr>
          <w:p w:rsidR="00345C4B" w:rsidRPr="00516768" w:rsidRDefault="00345C4B" w:rsidP="00066C57">
            <w:pPr>
              <w:jc w:val="center"/>
              <w:rPr>
                <w:ins w:id="101" w:author="Walus, David (D.M.)" w:date="2017-11-21T09:29:00Z"/>
                <w:rFonts w:cs="Arial"/>
              </w:rPr>
            </w:pPr>
            <w:ins w:id="102" w:author="Walus, David (D.M.)" w:date="2017-11-21T10:05:00Z">
              <w:r>
                <w:rPr>
                  <w:rFonts w:cs="Arial"/>
                </w:rPr>
                <w:t>44</w:t>
              </w:r>
            </w:ins>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35</w:t>
            </w:r>
          </w:p>
        </w:tc>
        <w:tc>
          <w:tcPr>
            <w:tcW w:w="4460" w:type="dxa"/>
            <w:noWrap/>
          </w:tcPr>
          <w:p w:rsidR="00345C4B" w:rsidRPr="00516768" w:rsidRDefault="00345C4B" w:rsidP="00066C57">
            <w:pPr>
              <w:rPr>
                <w:rFonts w:cs="Arial"/>
              </w:rPr>
            </w:pPr>
            <w:r w:rsidRPr="00516768">
              <w:rPr>
                <w:rFonts w:cs="Arial"/>
              </w:rPr>
              <w:t>Digital Audio Chime 35</w:t>
            </w:r>
          </w:p>
        </w:tc>
        <w:tc>
          <w:tcPr>
            <w:tcW w:w="1720" w:type="dxa"/>
            <w:noWrap/>
          </w:tcPr>
          <w:p w:rsidR="00345C4B" w:rsidRPr="00516768" w:rsidRDefault="00345C4B" w:rsidP="00066C57">
            <w:pPr>
              <w:jc w:val="center"/>
              <w:rPr>
                <w:rFonts w:cs="Arial"/>
              </w:rPr>
            </w:pPr>
            <w:r w:rsidRPr="00516768">
              <w:rPr>
                <w:rFonts w:cs="Arial"/>
              </w:rPr>
              <w:t>35</w:t>
            </w:r>
          </w:p>
        </w:tc>
        <w:tc>
          <w:tcPr>
            <w:tcW w:w="1720" w:type="dxa"/>
            <w:noWrap/>
          </w:tcPr>
          <w:p w:rsidR="00345C4B" w:rsidRPr="00516768" w:rsidRDefault="00345C4B" w:rsidP="00066C57">
            <w:pPr>
              <w:jc w:val="center"/>
              <w:rPr>
                <w:rFonts w:cs="Arial"/>
              </w:rPr>
            </w:pPr>
            <w:r w:rsidRPr="00516768">
              <w:rPr>
                <w:rFonts w:cs="Arial"/>
              </w:rPr>
              <w:t>35</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36</w:t>
            </w:r>
          </w:p>
        </w:tc>
        <w:tc>
          <w:tcPr>
            <w:tcW w:w="4460" w:type="dxa"/>
            <w:noWrap/>
          </w:tcPr>
          <w:p w:rsidR="00345C4B" w:rsidRPr="00516768" w:rsidRDefault="00345C4B" w:rsidP="00066C57">
            <w:pPr>
              <w:rPr>
                <w:rFonts w:cs="Arial"/>
              </w:rPr>
            </w:pPr>
            <w:r w:rsidRPr="00516768">
              <w:rPr>
                <w:rFonts w:cs="Arial"/>
              </w:rPr>
              <w:t>Digital Audio Chime 36</w:t>
            </w:r>
          </w:p>
        </w:tc>
        <w:tc>
          <w:tcPr>
            <w:tcW w:w="1720" w:type="dxa"/>
            <w:noWrap/>
          </w:tcPr>
          <w:p w:rsidR="00345C4B" w:rsidRPr="00516768" w:rsidRDefault="00345C4B" w:rsidP="00066C57">
            <w:pPr>
              <w:jc w:val="center"/>
              <w:rPr>
                <w:rFonts w:cs="Arial"/>
              </w:rPr>
            </w:pPr>
            <w:r w:rsidRPr="00516768">
              <w:rPr>
                <w:rFonts w:cs="Arial"/>
              </w:rPr>
              <w:t>36</w:t>
            </w:r>
          </w:p>
        </w:tc>
        <w:tc>
          <w:tcPr>
            <w:tcW w:w="1720" w:type="dxa"/>
            <w:noWrap/>
          </w:tcPr>
          <w:p w:rsidR="00345C4B" w:rsidRPr="00516768" w:rsidRDefault="00345C4B" w:rsidP="00066C57">
            <w:pPr>
              <w:jc w:val="center"/>
              <w:rPr>
                <w:rFonts w:cs="Arial"/>
              </w:rPr>
            </w:pPr>
            <w:r w:rsidRPr="00516768">
              <w:rPr>
                <w:rFonts w:cs="Arial"/>
              </w:rPr>
              <w:t>36</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37</w:t>
            </w:r>
          </w:p>
        </w:tc>
        <w:tc>
          <w:tcPr>
            <w:tcW w:w="4460" w:type="dxa"/>
            <w:noWrap/>
          </w:tcPr>
          <w:p w:rsidR="00345C4B" w:rsidRPr="00516768" w:rsidRDefault="00345C4B" w:rsidP="00066C57">
            <w:pPr>
              <w:rPr>
                <w:rFonts w:cs="Arial"/>
              </w:rPr>
            </w:pPr>
            <w:r w:rsidRPr="00516768">
              <w:rPr>
                <w:rFonts w:cs="Arial"/>
              </w:rPr>
              <w:t>Digital Audio Chime 37</w:t>
            </w:r>
          </w:p>
        </w:tc>
        <w:tc>
          <w:tcPr>
            <w:tcW w:w="1720" w:type="dxa"/>
            <w:noWrap/>
          </w:tcPr>
          <w:p w:rsidR="00345C4B" w:rsidRPr="00516768" w:rsidRDefault="00345C4B" w:rsidP="00066C57">
            <w:pPr>
              <w:jc w:val="center"/>
              <w:rPr>
                <w:rFonts w:cs="Arial"/>
              </w:rPr>
            </w:pPr>
            <w:r w:rsidRPr="00516768">
              <w:rPr>
                <w:rFonts w:cs="Arial"/>
              </w:rPr>
              <w:t>37</w:t>
            </w:r>
          </w:p>
        </w:tc>
        <w:tc>
          <w:tcPr>
            <w:tcW w:w="1720" w:type="dxa"/>
            <w:noWrap/>
          </w:tcPr>
          <w:p w:rsidR="00345C4B" w:rsidRPr="00516768" w:rsidRDefault="00345C4B" w:rsidP="00066C57">
            <w:pPr>
              <w:jc w:val="center"/>
              <w:rPr>
                <w:rFonts w:cs="Arial"/>
              </w:rPr>
            </w:pPr>
            <w:r w:rsidRPr="00516768">
              <w:rPr>
                <w:rFonts w:cs="Arial"/>
              </w:rPr>
              <w:t>37</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38</w:t>
            </w:r>
          </w:p>
        </w:tc>
        <w:tc>
          <w:tcPr>
            <w:tcW w:w="4460" w:type="dxa"/>
            <w:noWrap/>
          </w:tcPr>
          <w:p w:rsidR="00345C4B" w:rsidRPr="00516768" w:rsidRDefault="00345C4B" w:rsidP="00066C57">
            <w:pPr>
              <w:rPr>
                <w:rFonts w:cs="Arial"/>
              </w:rPr>
            </w:pPr>
            <w:r w:rsidRPr="00516768">
              <w:rPr>
                <w:rFonts w:cs="Arial"/>
              </w:rPr>
              <w:t>Digital Audio Chime 38</w:t>
            </w:r>
          </w:p>
        </w:tc>
        <w:tc>
          <w:tcPr>
            <w:tcW w:w="1720" w:type="dxa"/>
            <w:noWrap/>
          </w:tcPr>
          <w:p w:rsidR="00345C4B" w:rsidRPr="00516768" w:rsidRDefault="00345C4B" w:rsidP="00066C57">
            <w:pPr>
              <w:jc w:val="center"/>
              <w:rPr>
                <w:rFonts w:cs="Arial"/>
              </w:rPr>
            </w:pPr>
            <w:r w:rsidRPr="00516768">
              <w:rPr>
                <w:rFonts w:cs="Arial"/>
              </w:rPr>
              <w:t>38</w:t>
            </w:r>
          </w:p>
        </w:tc>
        <w:tc>
          <w:tcPr>
            <w:tcW w:w="1720" w:type="dxa"/>
            <w:noWrap/>
          </w:tcPr>
          <w:p w:rsidR="00345C4B" w:rsidRPr="00516768" w:rsidRDefault="00345C4B" w:rsidP="00066C57">
            <w:pPr>
              <w:jc w:val="center"/>
              <w:rPr>
                <w:rFonts w:cs="Arial"/>
              </w:rPr>
            </w:pPr>
            <w:r w:rsidRPr="00516768">
              <w:rPr>
                <w:rFonts w:cs="Arial"/>
              </w:rPr>
              <w:t>38</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39</w:t>
            </w:r>
          </w:p>
        </w:tc>
        <w:tc>
          <w:tcPr>
            <w:tcW w:w="4460" w:type="dxa"/>
            <w:noWrap/>
          </w:tcPr>
          <w:p w:rsidR="00345C4B" w:rsidRPr="00516768" w:rsidRDefault="00345C4B" w:rsidP="00066C57">
            <w:pPr>
              <w:rPr>
                <w:rFonts w:cs="Arial"/>
              </w:rPr>
            </w:pPr>
            <w:r w:rsidRPr="00516768">
              <w:rPr>
                <w:rFonts w:cs="Arial"/>
              </w:rPr>
              <w:t>Digital Audio Chime 39</w:t>
            </w:r>
          </w:p>
        </w:tc>
        <w:tc>
          <w:tcPr>
            <w:tcW w:w="1720" w:type="dxa"/>
            <w:noWrap/>
          </w:tcPr>
          <w:p w:rsidR="00345C4B" w:rsidRPr="00516768" w:rsidRDefault="00345C4B" w:rsidP="00066C57">
            <w:pPr>
              <w:jc w:val="center"/>
              <w:rPr>
                <w:rFonts w:cs="Arial"/>
              </w:rPr>
            </w:pPr>
            <w:r w:rsidRPr="00516768">
              <w:rPr>
                <w:rFonts w:cs="Arial"/>
              </w:rPr>
              <w:t>39</w:t>
            </w:r>
          </w:p>
        </w:tc>
        <w:tc>
          <w:tcPr>
            <w:tcW w:w="1720" w:type="dxa"/>
            <w:noWrap/>
          </w:tcPr>
          <w:p w:rsidR="00345C4B" w:rsidRPr="00516768" w:rsidRDefault="00345C4B" w:rsidP="00066C57">
            <w:pPr>
              <w:jc w:val="center"/>
              <w:rPr>
                <w:rFonts w:cs="Arial"/>
              </w:rPr>
            </w:pPr>
            <w:r w:rsidRPr="00516768">
              <w:rPr>
                <w:rFonts w:cs="Arial"/>
              </w:rPr>
              <w:t>39</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40</w:t>
            </w:r>
          </w:p>
        </w:tc>
        <w:tc>
          <w:tcPr>
            <w:tcW w:w="4460" w:type="dxa"/>
            <w:noWrap/>
          </w:tcPr>
          <w:p w:rsidR="00345C4B" w:rsidRPr="00516768" w:rsidRDefault="00345C4B" w:rsidP="00066C57">
            <w:pPr>
              <w:rPr>
                <w:rFonts w:cs="Arial"/>
              </w:rPr>
            </w:pPr>
            <w:r w:rsidRPr="00516768">
              <w:rPr>
                <w:rFonts w:cs="Arial"/>
              </w:rPr>
              <w:t>Digital Audio Chime 40</w:t>
            </w:r>
          </w:p>
        </w:tc>
        <w:tc>
          <w:tcPr>
            <w:tcW w:w="1720" w:type="dxa"/>
            <w:noWrap/>
          </w:tcPr>
          <w:p w:rsidR="00345C4B" w:rsidRPr="00516768" w:rsidRDefault="00345C4B" w:rsidP="00066C57">
            <w:pPr>
              <w:jc w:val="center"/>
              <w:rPr>
                <w:rFonts w:cs="Arial"/>
              </w:rPr>
            </w:pPr>
            <w:r w:rsidRPr="00516768">
              <w:rPr>
                <w:rFonts w:cs="Arial"/>
              </w:rPr>
              <w:t>40</w:t>
            </w:r>
          </w:p>
        </w:tc>
        <w:tc>
          <w:tcPr>
            <w:tcW w:w="1720" w:type="dxa"/>
            <w:noWrap/>
          </w:tcPr>
          <w:p w:rsidR="00345C4B" w:rsidRPr="00516768" w:rsidRDefault="00345C4B" w:rsidP="00066C57">
            <w:pPr>
              <w:jc w:val="center"/>
              <w:rPr>
                <w:rFonts w:cs="Arial"/>
              </w:rPr>
            </w:pPr>
            <w:r w:rsidRPr="00516768">
              <w:rPr>
                <w:rFonts w:cs="Arial"/>
              </w:rPr>
              <w:t>40</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41</w:t>
            </w:r>
          </w:p>
        </w:tc>
        <w:tc>
          <w:tcPr>
            <w:tcW w:w="4460" w:type="dxa"/>
            <w:noWrap/>
          </w:tcPr>
          <w:p w:rsidR="00345C4B" w:rsidRPr="00516768" w:rsidRDefault="00345C4B" w:rsidP="00066C57">
            <w:pPr>
              <w:rPr>
                <w:rFonts w:cs="Arial"/>
              </w:rPr>
            </w:pPr>
            <w:r w:rsidRPr="00516768">
              <w:rPr>
                <w:rFonts w:cs="Arial"/>
              </w:rPr>
              <w:t>Digital Audio Chime 41</w:t>
            </w:r>
          </w:p>
        </w:tc>
        <w:tc>
          <w:tcPr>
            <w:tcW w:w="1720" w:type="dxa"/>
            <w:noWrap/>
          </w:tcPr>
          <w:p w:rsidR="00345C4B" w:rsidRPr="00516768" w:rsidRDefault="00345C4B" w:rsidP="00066C57">
            <w:pPr>
              <w:jc w:val="center"/>
              <w:rPr>
                <w:rFonts w:cs="Arial"/>
              </w:rPr>
            </w:pPr>
            <w:r w:rsidRPr="00516768">
              <w:rPr>
                <w:rFonts w:cs="Arial"/>
              </w:rPr>
              <w:t>41</w:t>
            </w:r>
          </w:p>
        </w:tc>
        <w:tc>
          <w:tcPr>
            <w:tcW w:w="1720" w:type="dxa"/>
            <w:noWrap/>
          </w:tcPr>
          <w:p w:rsidR="00345C4B" w:rsidRPr="00516768" w:rsidRDefault="00345C4B" w:rsidP="00066C57">
            <w:pPr>
              <w:jc w:val="center"/>
              <w:rPr>
                <w:rFonts w:cs="Arial"/>
              </w:rPr>
            </w:pPr>
            <w:r w:rsidRPr="00516768">
              <w:rPr>
                <w:rFonts w:cs="Arial"/>
              </w:rPr>
              <w:t>41</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42</w:t>
            </w:r>
          </w:p>
        </w:tc>
        <w:tc>
          <w:tcPr>
            <w:tcW w:w="4460" w:type="dxa"/>
            <w:noWrap/>
          </w:tcPr>
          <w:p w:rsidR="00345C4B" w:rsidRPr="00516768" w:rsidRDefault="00345C4B" w:rsidP="00066C57">
            <w:pPr>
              <w:rPr>
                <w:rFonts w:cs="Arial"/>
              </w:rPr>
            </w:pPr>
            <w:r w:rsidRPr="00516768">
              <w:rPr>
                <w:rFonts w:cs="Arial"/>
              </w:rPr>
              <w:t>Digital Audio Chime 42</w:t>
            </w:r>
          </w:p>
        </w:tc>
        <w:tc>
          <w:tcPr>
            <w:tcW w:w="1720" w:type="dxa"/>
            <w:noWrap/>
          </w:tcPr>
          <w:p w:rsidR="00345C4B" w:rsidRPr="00516768" w:rsidRDefault="00345C4B" w:rsidP="00066C57">
            <w:pPr>
              <w:jc w:val="center"/>
              <w:rPr>
                <w:rFonts w:cs="Arial"/>
              </w:rPr>
            </w:pPr>
            <w:r w:rsidRPr="00516768">
              <w:rPr>
                <w:rFonts w:cs="Arial"/>
              </w:rPr>
              <w:t>42</w:t>
            </w:r>
          </w:p>
        </w:tc>
        <w:tc>
          <w:tcPr>
            <w:tcW w:w="1720" w:type="dxa"/>
            <w:noWrap/>
          </w:tcPr>
          <w:p w:rsidR="00345C4B" w:rsidRPr="00516768" w:rsidRDefault="00345C4B" w:rsidP="00066C57">
            <w:pPr>
              <w:jc w:val="center"/>
              <w:rPr>
                <w:rFonts w:cs="Arial"/>
              </w:rPr>
            </w:pPr>
            <w:r w:rsidRPr="00516768">
              <w:rPr>
                <w:rFonts w:cs="Arial"/>
              </w:rPr>
              <w:t>42</w:t>
            </w:r>
          </w:p>
        </w:tc>
      </w:tr>
      <w:tr w:rsidR="00345C4B" w:rsidRPr="00516768" w:rsidTr="00066C57">
        <w:trPr>
          <w:trHeight w:val="255"/>
          <w:jc w:val="center"/>
          <w:ins w:id="103" w:author="Walus, David (D.M.)" w:date="2017-11-21T10:05:00Z"/>
        </w:trPr>
        <w:tc>
          <w:tcPr>
            <w:tcW w:w="880" w:type="dxa"/>
            <w:noWrap/>
          </w:tcPr>
          <w:p w:rsidR="00345C4B" w:rsidRPr="00516768" w:rsidRDefault="00345C4B" w:rsidP="00066C57">
            <w:pPr>
              <w:jc w:val="center"/>
              <w:rPr>
                <w:ins w:id="104" w:author="Walus, David (D.M.)" w:date="2017-11-21T10:05:00Z"/>
                <w:rFonts w:cs="Arial"/>
              </w:rPr>
            </w:pPr>
            <w:ins w:id="105" w:author="Walus, David (D.M.)" w:date="2017-11-21T10:05:00Z">
              <w:r>
                <w:rPr>
                  <w:rFonts w:cs="Arial"/>
                </w:rPr>
                <w:t>43</w:t>
              </w:r>
            </w:ins>
          </w:p>
        </w:tc>
        <w:tc>
          <w:tcPr>
            <w:tcW w:w="4460" w:type="dxa"/>
            <w:noWrap/>
          </w:tcPr>
          <w:p w:rsidR="00345C4B" w:rsidRPr="00516768" w:rsidRDefault="00345C4B" w:rsidP="00066C57">
            <w:pPr>
              <w:rPr>
                <w:ins w:id="106" w:author="Walus, David (D.M.)" w:date="2017-11-21T10:05:00Z"/>
                <w:rFonts w:cs="Arial"/>
              </w:rPr>
            </w:pPr>
            <w:ins w:id="107" w:author="Walus, David (D.M.)" w:date="2017-11-21T10:05:00Z">
              <w:r>
                <w:rPr>
                  <w:rFonts w:cs="Arial"/>
                </w:rPr>
                <w:t>Digital Audio Chime 4</w:t>
              </w:r>
            </w:ins>
            <w:ins w:id="108" w:author="Walus, David (D.M.)" w:date="2017-11-21T10:06:00Z">
              <w:r>
                <w:rPr>
                  <w:rFonts w:cs="Arial"/>
                </w:rPr>
                <w:t>3</w:t>
              </w:r>
            </w:ins>
          </w:p>
        </w:tc>
        <w:tc>
          <w:tcPr>
            <w:tcW w:w="1720" w:type="dxa"/>
            <w:noWrap/>
          </w:tcPr>
          <w:p w:rsidR="00345C4B" w:rsidRPr="00516768" w:rsidRDefault="00345C4B" w:rsidP="00066C57">
            <w:pPr>
              <w:jc w:val="center"/>
              <w:rPr>
                <w:ins w:id="109" w:author="Walus, David (D.M.)" w:date="2017-11-21T10:05:00Z"/>
                <w:rFonts w:cs="Arial"/>
              </w:rPr>
            </w:pPr>
            <w:ins w:id="110" w:author="Walus, David (D.M.)" w:date="2017-11-21T10:06:00Z">
              <w:r>
                <w:rPr>
                  <w:rFonts w:cs="Arial"/>
                </w:rPr>
                <w:t>43</w:t>
              </w:r>
            </w:ins>
          </w:p>
        </w:tc>
        <w:tc>
          <w:tcPr>
            <w:tcW w:w="1720" w:type="dxa"/>
            <w:noWrap/>
          </w:tcPr>
          <w:p w:rsidR="00345C4B" w:rsidRPr="00516768" w:rsidRDefault="00345C4B" w:rsidP="00066C57">
            <w:pPr>
              <w:jc w:val="center"/>
              <w:rPr>
                <w:ins w:id="111" w:author="Walus, David (D.M.)" w:date="2017-11-21T10:05:00Z"/>
                <w:rFonts w:cs="Arial"/>
              </w:rPr>
            </w:pPr>
            <w:ins w:id="112" w:author="Walus, David (D.M.)" w:date="2017-11-21T10:06:00Z">
              <w:r>
                <w:rPr>
                  <w:rFonts w:cs="Arial"/>
                </w:rPr>
                <w:t>43</w:t>
              </w:r>
            </w:ins>
          </w:p>
        </w:tc>
      </w:tr>
      <w:tr w:rsidR="00345C4B" w:rsidRPr="00516768" w:rsidTr="00066C57">
        <w:trPr>
          <w:trHeight w:val="255"/>
          <w:jc w:val="center"/>
          <w:ins w:id="113" w:author="Walus, David (D.M.)" w:date="2017-11-21T10:05:00Z"/>
        </w:trPr>
        <w:tc>
          <w:tcPr>
            <w:tcW w:w="880" w:type="dxa"/>
            <w:noWrap/>
          </w:tcPr>
          <w:p w:rsidR="00345C4B" w:rsidRPr="00516768" w:rsidRDefault="00345C4B" w:rsidP="00066C57">
            <w:pPr>
              <w:jc w:val="center"/>
              <w:rPr>
                <w:ins w:id="114" w:author="Walus, David (D.M.)" w:date="2017-11-21T10:05:00Z"/>
                <w:rFonts w:cs="Arial"/>
              </w:rPr>
            </w:pPr>
            <w:ins w:id="115" w:author="Walus, David (D.M.)" w:date="2017-11-21T10:05:00Z">
              <w:r>
                <w:rPr>
                  <w:rFonts w:cs="Arial"/>
                </w:rPr>
                <w:t>44</w:t>
              </w:r>
            </w:ins>
          </w:p>
        </w:tc>
        <w:tc>
          <w:tcPr>
            <w:tcW w:w="4460" w:type="dxa"/>
            <w:noWrap/>
          </w:tcPr>
          <w:p w:rsidR="00345C4B" w:rsidRPr="00516768" w:rsidRDefault="00345C4B" w:rsidP="00066C57">
            <w:pPr>
              <w:rPr>
                <w:ins w:id="116" w:author="Walus, David (D.M.)" w:date="2017-11-21T10:05:00Z"/>
                <w:rFonts w:cs="Arial"/>
              </w:rPr>
            </w:pPr>
            <w:ins w:id="117" w:author="Walus, David (D.M.)" w:date="2017-11-21T10:05:00Z">
              <w:r>
                <w:rPr>
                  <w:rFonts w:cs="Arial"/>
                </w:rPr>
                <w:t>Digital Audio Chime 4</w:t>
              </w:r>
            </w:ins>
            <w:ins w:id="118" w:author="Walus, David (D.M.)" w:date="2017-11-21T10:06:00Z">
              <w:r>
                <w:rPr>
                  <w:rFonts w:cs="Arial"/>
                </w:rPr>
                <w:t>4</w:t>
              </w:r>
            </w:ins>
          </w:p>
        </w:tc>
        <w:tc>
          <w:tcPr>
            <w:tcW w:w="1720" w:type="dxa"/>
            <w:noWrap/>
          </w:tcPr>
          <w:p w:rsidR="00345C4B" w:rsidRPr="00516768" w:rsidRDefault="00345C4B" w:rsidP="00066C57">
            <w:pPr>
              <w:jc w:val="center"/>
              <w:rPr>
                <w:ins w:id="119" w:author="Walus, David (D.M.)" w:date="2017-11-21T10:05:00Z"/>
                <w:rFonts w:cs="Arial"/>
              </w:rPr>
            </w:pPr>
            <w:ins w:id="120" w:author="Walus, David (D.M.)" w:date="2017-11-21T10:06:00Z">
              <w:r>
                <w:rPr>
                  <w:rFonts w:cs="Arial"/>
                </w:rPr>
                <w:t>44</w:t>
              </w:r>
            </w:ins>
          </w:p>
        </w:tc>
        <w:tc>
          <w:tcPr>
            <w:tcW w:w="1720" w:type="dxa"/>
            <w:noWrap/>
          </w:tcPr>
          <w:p w:rsidR="00345C4B" w:rsidRPr="00516768" w:rsidRDefault="00345C4B" w:rsidP="00066C57">
            <w:pPr>
              <w:jc w:val="center"/>
              <w:rPr>
                <w:ins w:id="121" w:author="Walus, David (D.M.)" w:date="2017-11-21T10:05:00Z"/>
                <w:rFonts w:cs="Arial"/>
              </w:rPr>
            </w:pPr>
            <w:ins w:id="122" w:author="Walus, David (D.M.)" w:date="2017-11-21T10:06:00Z">
              <w:r>
                <w:rPr>
                  <w:rFonts w:cs="Arial"/>
                </w:rPr>
                <w:t>44</w:t>
              </w:r>
            </w:ins>
          </w:p>
        </w:tc>
      </w:tr>
    </w:tbl>
    <w:p w:rsidR="00345C4B" w:rsidRDefault="00345C4B" w:rsidP="00345C4B">
      <w:pPr>
        <w:rPr>
          <w:ins w:id="123" w:author="Walus, David (D.M.)" w:date="2017-10-05T09:06:00Z"/>
          <w:rFonts w:cs="Arial"/>
        </w:rPr>
      </w:pPr>
    </w:p>
    <w:p w:rsidR="00345C4B" w:rsidRDefault="00345C4B" w:rsidP="00345C4B">
      <w:pPr>
        <w:rPr>
          <w:ins w:id="124" w:author="Walus, David (D.M.)" w:date="2017-10-05T09:06:00Z"/>
          <w:rFonts w:cs="Arial"/>
        </w:rPr>
      </w:pPr>
      <w:ins w:id="125" w:author="Walus, David (D.M.)" w:date="2017-10-05T09:06:00Z">
        <w:r>
          <w:rPr>
            <w:rFonts w:cs="Arial"/>
          </w:rPr>
          <w:t>When the ‘Duplicating the DNA Chimes’ configuration bit is ‘enabled’ and a chime request</w:t>
        </w:r>
      </w:ins>
      <w:ins w:id="126" w:author="Walus, David (D.M.)" w:date="2017-11-21T10:37:00Z">
        <w:r>
          <w:rPr>
            <w:rFonts w:cs="Arial"/>
          </w:rPr>
          <w:t xml:space="preserve"> (chimes 8, 9, 10, 11, 18, 19, 20, 21, 25, or 26)</w:t>
        </w:r>
      </w:ins>
      <w:ins w:id="127" w:author="Walus, David (D.M.)" w:date="2017-10-05T09:06:00Z">
        <w:r>
          <w:rPr>
            <w:rFonts w:cs="Arial"/>
          </w:rPr>
          <w:t xml:space="preserve"> is received from the cluster, the AHU shall indicate they are playing the </w:t>
        </w:r>
      </w:ins>
      <w:ins w:id="128" w:author="Walus, David (D.M.)" w:date="2017-11-21T10:38:00Z">
        <w:r>
          <w:rPr>
            <w:rFonts w:cs="Arial"/>
          </w:rPr>
          <w:t>requested chime</w:t>
        </w:r>
      </w:ins>
      <w:ins w:id="129" w:author="Walus, David (D.M.)" w:date="2017-10-05T09:06:00Z">
        <w:r>
          <w:rPr>
            <w:rFonts w:cs="Arial"/>
          </w:rPr>
          <w:t xml:space="preserve"> in the ‘AHU_Alert” message via ‘AHU_Chime_Active’ or ‘AHU_Chime2_Active’ signal</w:t>
        </w:r>
      </w:ins>
      <w:ins w:id="130" w:author="Walus, David (D.M.)" w:date="2017-11-21T10:38:00Z">
        <w:r>
          <w:rPr>
            <w:rFonts w:cs="Arial"/>
          </w:rPr>
          <w:t xml:space="preserve">, and </w:t>
        </w:r>
      </w:ins>
      <w:ins w:id="131" w:author="Walus, David (D.M.)" w:date="2017-11-21T10:40:00Z">
        <w:r>
          <w:rPr>
            <w:rFonts w:cs="Arial"/>
          </w:rPr>
          <w:t xml:space="preserve">then </w:t>
        </w:r>
      </w:ins>
      <w:ins w:id="132" w:author="Walus, David (D.M.)" w:date="2017-11-21T10:38:00Z">
        <w:r>
          <w:rPr>
            <w:rFonts w:cs="Arial"/>
          </w:rPr>
          <w:t xml:space="preserve">shall play the </w:t>
        </w:r>
      </w:ins>
      <w:ins w:id="133" w:author="Walus, David (D.M.)" w:date="2017-11-21T10:39:00Z">
        <w:r>
          <w:rPr>
            <w:rFonts w:cs="Arial"/>
          </w:rPr>
          <w:t>corresponding</w:t>
        </w:r>
      </w:ins>
      <w:ins w:id="134" w:author="Walus, David (D.M.)" w:date="2017-11-21T10:38:00Z">
        <w:r>
          <w:rPr>
            <w:rFonts w:cs="Arial"/>
          </w:rPr>
          <w:t xml:space="preserve"> Digital Audio Chime file</w:t>
        </w:r>
      </w:ins>
      <w:ins w:id="135" w:author="Walus, David (D.M.)" w:date="2017-11-21T10:40:00Z">
        <w:r>
          <w:rPr>
            <w:rFonts w:cs="Arial"/>
          </w:rPr>
          <w:t xml:space="preserve"> as per the above table</w:t>
        </w:r>
      </w:ins>
      <w:ins w:id="136" w:author="Walus, David (D.M.)" w:date="2017-11-21T10:38:00Z">
        <w:r>
          <w:rPr>
            <w:rFonts w:cs="Arial"/>
          </w:rPr>
          <w:t>.</w:t>
        </w:r>
      </w:ins>
    </w:p>
    <w:p w:rsidR="00345C4B" w:rsidRDefault="00345C4B" w:rsidP="00345C4B">
      <w:pPr>
        <w:rPr>
          <w:rFonts w:cs="Arial"/>
        </w:rPr>
      </w:pPr>
    </w:p>
    <w:p w:rsidR="00345C4B" w:rsidRDefault="00345C4B" w:rsidP="00345C4B">
      <w:pPr>
        <w:pStyle w:val="Heading3"/>
        <w:numPr>
          <w:ilvl w:val="2"/>
          <w:numId w:val="48"/>
        </w:numPr>
      </w:pPr>
      <w:bookmarkStart w:id="137" w:name="_Toc45277143"/>
      <w:r w:rsidRPr="00B9479B">
        <w:t>AHU-SWR-REQ-372669/A-Duplicating DNA Chimes - Without Beltminder A/B</w:t>
      </w:r>
      <w:bookmarkEnd w:id="137"/>
    </w:p>
    <w:p w:rsidR="00345C4B" w:rsidRPr="00516768" w:rsidRDefault="00345C4B" w:rsidP="00345C4B">
      <w:pPr>
        <w:rPr>
          <w:rFonts w:cs="Arial"/>
        </w:rPr>
      </w:pPr>
    </w:p>
    <w:p w:rsidR="00345C4B" w:rsidRPr="00516768" w:rsidRDefault="00345C4B" w:rsidP="00345C4B">
      <w:pPr>
        <w:rPr>
          <w:rFonts w:cs="Arial"/>
        </w:rPr>
      </w:pPr>
      <w:r w:rsidRPr="00516768">
        <w:rPr>
          <w:rFonts w:cs="Arial"/>
        </w:rPr>
        <w:t>The AHU shall have a configuration bit for ‘Duplicating the DNA Chimes’. When this configuration bit is ‘enabled’, the AHU shall play the following when a “Front” or “All” chime request is received:</w:t>
      </w:r>
    </w:p>
    <w:p w:rsidR="00345C4B" w:rsidRPr="00516768" w:rsidRDefault="00345C4B" w:rsidP="00345C4B">
      <w:pPr>
        <w:rPr>
          <w:rFonts w:cs="Arial"/>
        </w:rPr>
      </w:pPr>
    </w:p>
    <w:tbl>
      <w:tblPr>
        <w:tblStyle w:val="TableGrid"/>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tblBorders>
        <w:tblLook w:val="04A0" w:firstRow="1" w:lastRow="0" w:firstColumn="1" w:lastColumn="0" w:noHBand="0" w:noVBand="1"/>
      </w:tblPr>
      <w:tblGrid>
        <w:gridCol w:w="1050"/>
        <w:gridCol w:w="4460"/>
        <w:gridCol w:w="1720"/>
        <w:gridCol w:w="1720"/>
      </w:tblGrid>
      <w:tr w:rsidR="00345C4B" w:rsidRPr="00516768" w:rsidTr="00066C57">
        <w:trPr>
          <w:trHeight w:val="765"/>
          <w:jc w:val="center"/>
        </w:trPr>
        <w:tc>
          <w:tcPr>
            <w:tcW w:w="88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Received Chime Index</w:t>
            </w:r>
          </w:p>
        </w:tc>
        <w:tc>
          <w:tcPr>
            <w:tcW w:w="446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Chime Name</w:t>
            </w:r>
          </w:p>
        </w:tc>
        <w:tc>
          <w:tcPr>
            <w:tcW w:w="172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Chime to play when configuration bit 'Disabled'</w:t>
            </w:r>
          </w:p>
        </w:tc>
        <w:tc>
          <w:tcPr>
            <w:tcW w:w="1720" w:type="dxa"/>
            <w:tcBorders>
              <w:top w:val="single" w:sz="12" w:space="0" w:color="000000" w:themeColor="text1"/>
              <w:bottom w:val="double" w:sz="4" w:space="0" w:color="auto"/>
            </w:tcBorders>
            <w:vAlign w:val="bottom"/>
            <w:hideMark/>
          </w:tcPr>
          <w:p w:rsidR="00345C4B" w:rsidRPr="00516768" w:rsidRDefault="00345C4B" w:rsidP="00066C57">
            <w:pPr>
              <w:jc w:val="center"/>
              <w:rPr>
                <w:rFonts w:cs="Arial"/>
              </w:rPr>
            </w:pPr>
            <w:r w:rsidRPr="00516768">
              <w:rPr>
                <w:rFonts w:cs="Arial"/>
              </w:rPr>
              <w:t>Chime to play when configuration bit 'Enabled'</w:t>
            </w:r>
          </w:p>
        </w:tc>
      </w:tr>
      <w:tr w:rsidR="00345C4B" w:rsidRPr="00516768" w:rsidTr="00066C57">
        <w:trPr>
          <w:trHeight w:val="255"/>
          <w:jc w:val="center"/>
        </w:trPr>
        <w:tc>
          <w:tcPr>
            <w:tcW w:w="880" w:type="dxa"/>
            <w:tcBorders>
              <w:top w:val="double" w:sz="4" w:space="0" w:color="auto"/>
            </w:tcBorders>
            <w:noWrap/>
            <w:hideMark/>
          </w:tcPr>
          <w:p w:rsidR="00345C4B" w:rsidRPr="00516768" w:rsidRDefault="00345C4B" w:rsidP="00066C57">
            <w:pPr>
              <w:jc w:val="center"/>
              <w:rPr>
                <w:rFonts w:cs="Arial"/>
              </w:rPr>
            </w:pPr>
            <w:r w:rsidRPr="00516768">
              <w:rPr>
                <w:rFonts w:cs="Arial"/>
              </w:rPr>
              <w:t>8</w:t>
            </w:r>
          </w:p>
        </w:tc>
        <w:tc>
          <w:tcPr>
            <w:tcW w:w="4460" w:type="dxa"/>
            <w:tcBorders>
              <w:top w:val="double" w:sz="4" w:space="0" w:color="auto"/>
            </w:tcBorders>
            <w:noWrap/>
            <w:hideMark/>
          </w:tcPr>
          <w:p w:rsidR="00345C4B" w:rsidRPr="00516768" w:rsidRDefault="00345C4B" w:rsidP="00066C57">
            <w:pPr>
              <w:rPr>
                <w:rFonts w:cs="Arial"/>
              </w:rPr>
            </w:pPr>
            <w:r w:rsidRPr="00516768">
              <w:rPr>
                <w:rFonts w:cs="Arial"/>
              </w:rPr>
              <w:t>Ford DNA Chime B_Soft Warning</w:t>
            </w:r>
          </w:p>
        </w:tc>
        <w:tc>
          <w:tcPr>
            <w:tcW w:w="1720" w:type="dxa"/>
            <w:tcBorders>
              <w:top w:val="double" w:sz="4" w:space="0" w:color="auto"/>
            </w:tcBorders>
            <w:noWrap/>
            <w:hideMark/>
          </w:tcPr>
          <w:p w:rsidR="00345C4B" w:rsidRPr="00516768" w:rsidRDefault="00345C4B" w:rsidP="00066C57">
            <w:pPr>
              <w:jc w:val="center"/>
              <w:rPr>
                <w:rFonts w:cs="Arial"/>
              </w:rPr>
            </w:pPr>
            <w:r w:rsidRPr="00516768">
              <w:rPr>
                <w:rFonts w:cs="Arial"/>
              </w:rPr>
              <w:t>8</w:t>
            </w:r>
          </w:p>
        </w:tc>
        <w:tc>
          <w:tcPr>
            <w:tcW w:w="1720" w:type="dxa"/>
            <w:tcBorders>
              <w:top w:val="double" w:sz="4" w:space="0" w:color="auto"/>
            </w:tcBorders>
            <w:noWrap/>
            <w:hideMark/>
          </w:tcPr>
          <w:p w:rsidR="00345C4B" w:rsidRPr="00516768" w:rsidRDefault="00345C4B" w:rsidP="00066C57">
            <w:pPr>
              <w:jc w:val="center"/>
              <w:rPr>
                <w:rFonts w:cs="Arial"/>
              </w:rPr>
            </w:pPr>
            <w:r w:rsidRPr="00516768">
              <w:rPr>
                <w:rFonts w:cs="Arial"/>
              </w:rPr>
              <w:t>35</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9</w:t>
            </w:r>
          </w:p>
        </w:tc>
        <w:tc>
          <w:tcPr>
            <w:tcW w:w="4460" w:type="dxa"/>
            <w:noWrap/>
            <w:hideMark/>
          </w:tcPr>
          <w:p w:rsidR="00345C4B" w:rsidRPr="00516768" w:rsidRDefault="00345C4B" w:rsidP="00066C57">
            <w:pPr>
              <w:rPr>
                <w:rFonts w:cs="Arial"/>
              </w:rPr>
            </w:pPr>
            <w:r w:rsidRPr="00516768">
              <w:rPr>
                <w:rFonts w:cs="Arial"/>
              </w:rPr>
              <w:t>Ford DNA Chime C_Hard Warning</w:t>
            </w:r>
          </w:p>
        </w:tc>
        <w:tc>
          <w:tcPr>
            <w:tcW w:w="1720" w:type="dxa"/>
            <w:noWrap/>
            <w:hideMark/>
          </w:tcPr>
          <w:p w:rsidR="00345C4B" w:rsidRPr="00516768" w:rsidRDefault="00345C4B" w:rsidP="00066C57">
            <w:pPr>
              <w:jc w:val="center"/>
              <w:rPr>
                <w:rFonts w:cs="Arial"/>
              </w:rPr>
            </w:pPr>
            <w:r w:rsidRPr="00516768">
              <w:rPr>
                <w:rFonts w:cs="Arial"/>
              </w:rPr>
              <w:t>9</w:t>
            </w:r>
          </w:p>
        </w:tc>
        <w:tc>
          <w:tcPr>
            <w:tcW w:w="1720" w:type="dxa"/>
            <w:noWrap/>
            <w:hideMark/>
          </w:tcPr>
          <w:p w:rsidR="00345C4B" w:rsidRPr="00516768" w:rsidRDefault="00345C4B" w:rsidP="00066C57">
            <w:pPr>
              <w:jc w:val="center"/>
              <w:rPr>
                <w:rFonts w:cs="Arial"/>
              </w:rPr>
            </w:pPr>
            <w:r w:rsidRPr="00516768">
              <w:rPr>
                <w:rFonts w:cs="Arial"/>
              </w:rPr>
              <w:t>36</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10</w:t>
            </w:r>
          </w:p>
        </w:tc>
        <w:tc>
          <w:tcPr>
            <w:tcW w:w="4460" w:type="dxa"/>
            <w:noWrap/>
            <w:hideMark/>
          </w:tcPr>
          <w:p w:rsidR="00345C4B" w:rsidRPr="00516768" w:rsidRDefault="00345C4B" w:rsidP="00066C57">
            <w:pPr>
              <w:rPr>
                <w:rFonts w:cs="Arial"/>
              </w:rPr>
            </w:pPr>
            <w:r w:rsidRPr="00516768">
              <w:rPr>
                <w:rFonts w:cs="Arial"/>
              </w:rPr>
              <w:t>Ford DNA Chime D_Non-Critical Alert_Info</w:t>
            </w:r>
          </w:p>
        </w:tc>
        <w:tc>
          <w:tcPr>
            <w:tcW w:w="1720" w:type="dxa"/>
            <w:noWrap/>
            <w:hideMark/>
          </w:tcPr>
          <w:p w:rsidR="00345C4B" w:rsidRPr="00516768" w:rsidRDefault="00345C4B" w:rsidP="00066C57">
            <w:pPr>
              <w:jc w:val="center"/>
              <w:rPr>
                <w:rFonts w:cs="Arial"/>
              </w:rPr>
            </w:pPr>
            <w:r w:rsidRPr="00516768">
              <w:rPr>
                <w:rFonts w:cs="Arial"/>
              </w:rPr>
              <w:t>10</w:t>
            </w:r>
          </w:p>
        </w:tc>
        <w:tc>
          <w:tcPr>
            <w:tcW w:w="1720" w:type="dxa"/>
            <w:noWrap/>
            <w:hideMark/>
          </w:tcPr>
          <w:p w:rsidR="00345C4B" w:rsidRPr="00516768" w:rsidRDefault="00345C4B" w:rsidP="00066C57">
            <w:pPr>
              <w:jc w:val="center"/>
              <w:rPr>
                <w:rFonts w:cs="Arial"/>
              </w:rPr>
            </w:pPr>
            <w:r w:rsidRPr="00516768">
              <w:rPr>
                <w:rFonts w:cs="Arial"/>
              </w:rPr>
              <w:t>37</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11</w:t>
            </w:r>
          </w:p>
        </w:tc>
        <w:tc>
          <w:tcPr>
            <w:tcW w:w="4460" w:type="dxa"/>
            <w:noWrap/>
            <w:hideMark/>
          </w:tcPr>
          <w:p w:rsidR="00345C4B" w:rsidRPr="00516768" w:rsidRDefault="00345C4B" w:rsidP="00066C57">
            <w:pPr>
              <w:rPr>
                <w:rFonts w:cs="Arial"/>
              </w:rPr>
            </w:pPr>
            <w:r w:rsidRPr="00516768">
              <w:rPr>
                <w:rFonts w:cs="Arial"/>
              </w:rPr>
              <w:t>Ford DNA Chime B_Shortened to 0.5 seconds</w:t>
            </w:r>
          </w:p>
        </w:tc>
        <w:tc>
          <w:tcPr>
            <w:tcW w:w="1720" w:type="dxa"/>
            <w:noWrap/>
            <w:hideMark/>
          </w:tcPr>
          <w:p w:rsidR="00345C4B" w:rsidRPr="00516768" w:rsidRDefault="00345C4B" w:rsidP="00066C57">
            <w:pPr>
              <w:jc w:val="center"/>
              <w:rPr>
                <w:rFonts w:cs="Arial"/>
              </w:rPr>
            </w:pPr>
            <w:r w:rsidRPr="00516768">
              <w:rPr>
                <w:rFonts w:cs="Arial"/>
              </w:rPr>
              <w:t>11</w:t>
            </w:r>
          </w:p>
        </w:tc>
        <w:tc>
          <w:tcPr>
            <w:tcW w:w="1720" w:type="dxa"/>
            <w:noWrap/>
            <w:hideMark/>
          </w:tcPr>
          <w:p w:rsidR="00345C4B" w:rsidRPr="00516768" w:rsidRDefault="00345C4B" w:rsidP="00066C57">
            <w:pPr>
              <w:jc w:val="center"/>
              <w:rPr>
                <w:rFonts w:cs="Arial"/>
              </w:rPr>
            </w:pPr>
            <w:r w:rsidRPr="00516768">
              <w:rPr>
                <w:rFonts w:cs="Arial"/>
              </w:rPr>
              <w:t>38</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18</w:t>
            </w:r>
          </w:p>
        </w:tc>
        <w:tc>
          <w:tcPr>
            <w:tcW w:w="4460" w:type="dxa"/>
            <w:noWrap/>
            <w:hideMark/>
          </w:tcPr>
          <w:p w:rsidR="00345C4B" w:rsidRPr="00516768" w:rsidRDefault="00345C4B" w:rsidP="00066C57">
            <w:pPr>
              <w:rPr>
                <w:rFonts w:cs="Arial"/>
              </w:rPr>
            </w:pPr>
            <w:r w:rsidRPr="00516768">
              <w:rPr>
                <w:rFonts w:cs="Arial"/>
              </w:rPr>
              <w:t>Lincoln DNA Chime B_Soft Warning</w:t>
            </w:r>
          </w:p>
        </w:tc>
        <w:tc>
          <w:tcPr>
            <w:tcW w:w="1720" w:type="dxa"/>
            <w:noWrap/>
            <w:hideMark/>
          </w:tcPr>
          <w:p w:rsidR="00345C4B" w:rsidRPr="00516768" w:rsidRDefault="00345C4B" w:rsidP="00066C57">
            <w:pPr>
              <w:jc w:val="center"/>
              <w:rPr>
                <w:rFonts w:cs="Arial"/>
              </w:rPr>
            </w:pPr>
            <w:r w:rsidRPr="00516768">
              <w:rPr>
                <w:rFonts w:cs="Arial"/>
              </w:rPr>
              <w:t>18</w:t>
            </w:r>
          </w:p>
        </w:tc>
        <w:tc>
          <w:tcPr>
            <w:tcW w:w="1720" w:type="dxa"/>
            <w:noWrap/>
            <w:hideMark/>
          </w:tcPr>
          <w:p w:rsidR="00345C4B" w:rsidRPr="00516768" w:rsidRDefault="00345C4B" w:rsidP="00066C57">
            <w:pPr>
              <w:jc w:val="center"/>
              <w:rPr>
                <w:rFonts w:cs="Arial"/>
              </w:rPr>
            </w:pPr>
            <w:r w:rsidRPr="00516768">
              <w:rPr>
                <w:rFonts w:cs="Arial"/>
              </w:rPr>
              <w:t>39</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19</w:t>
            </w:r>
          </w:p>
        </w:tc>
        <w:tc>
          <w:tcPr>
            <w:tcW w:w="4460" w:type="dxa"/>
            <w:noWrap/>
            <w:hideMark/>
          </w:tcPr>
          <w:p w:rsidR="00345C4B" w:rsidRPr="00516768" w:rsidRDefault="00345C4B" w:rsidP="00066C57">
            <w:pPr>
              <w:rPr>
                <w:rFonts w:cs="Arial"/>
              </w:rPr>
            </w:pPr>
            <w:r w:rsidRPr="00516768">
              <w:rPr>
                <w:rFonts w:cs="Arial"/>
              </w:rPr>
              <w:t>Lincoln DNA Chime C_Hard Warning</w:t>
            </w:r>
          </w:p>
        </w:tc>
        <w:tc>
          <w:tcPr>
            <w:tcW w:w="1720" w:type="dxa"/>
            <w:noWrap/>
            <w:hideMark/>
          </w:tcPr>
          <w:p w:rsidR="00345C4B" w:rsidRPr="00516768" w:rsidRDefault="00345C4B" w:rsidP="00066C57">
            <w:pPr>
              <w:jc w:val="center"/>
              <w:rPr>
                <w:rFonts w:cs="Arial"/>
              </w:rPr>
            </w:pPr>
            <w:r w:rsidRPr="00516768">
              <w:rPr>
                <w:rFonts w:cs="Arial"/>
              </w:rPr>
              <w:t>19</w:t>
            </w:r>
          </w:p>
        </w:tc>
        <w:tc>
          <w:tcPr>
            <w:tcW w:w="1720" w:type="dxa"/>
            <w:noWrap/>
            <w:hideMark/>
          </w:tcPr>
          <w:p w:rsidR="00345C4B" w:rsidRPr="00516768" w:rsidRDefault="00345C4B" w:rsidP="00066C57">
            <w:pPr>
              <w:jc w:val="center"/>
              <w:rPr>
                <w:rFonts w:cs="Arial"/>
              </w:rPr>
            </w:pPr>
            <w:r w:rsidRPr="00516768">
              <w:rPr>
                <w:rFonts w:cs="Arial"/>
              </w:rPr>
              <w:t>40</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20</w:t>
            </w:r>
          </w:p>
        </w:tc>
        <w:tc>
          <w:tcPr>
            <w:tcW w:w="4460" w:type="dxa"/>
            <w:noWrap/>
            <w:hideMark/>
          </w:tcPr>
          <w:p w:rsidR="00345C4B" w:rsidRPr="00516768" w:rsidRDefault="00345C4B" w:rsidP="00066C57">
            <w:pPr>
              <w:rPr>
                <w:rFonts w:cs="Arial"/>
              </w:rPr>
            </w:pPr>
            <w:r w:rsidRPr="00516768">
              <w:rPr>
                <w:rFonts w:cs="Arial"/>
              </w:rPr>
              <w:t>Lincoln DNA Chime D_Non-Critical Alert_Info</w:t>
            </w:r>
          </w:p>
        </w:tc>
        <w:tc>
          <w:tcPr>
            <w:tcW w:w="1720" w:type="dxa"/>
            <w:noWrap/>
            <w:hideMark/>
          </w:tcPr>
          <w:p w:rsidR="00345C4B" w:rsidRPr="00516768" w:rsidRDefault="00345C4B" w:rsidP="00066C57">
            <w:pPr>
              <w:jc w:val="center"/>
              <w:rPr>
                <w:rFonts w:cs="Arial"/>
              </w:rPr>
            </w:pPr>
            <w:r w:rsidRPr="00516768">
              <w:rPr>
                <w:rFonts w:cs="Arial"/>
              </w:rPr>
              <w:t>20</w:t>
            </w:r>
          </w:p>
        </w:tc>
        <w:tc>
          <w:tcPr>
            <w:tcW w:w="1720" w:type="dxa"/>
            <w:noWrap/>
            <w:hideMark/>
          </w:tcPr>
          <w:p w:rsidR="00345C4B" w:rsidRPr="00516768" w:rsidRDefault="00345C4B" w:rsidP="00066C57">
            <w:pPr>
              <w:jc w:val="center"/>
              <w:rPr>
                <w:rFonts w:cs="Arial"/>
              </w:rPr>
            </w:pPr>
            <w:r w:rsidRPr="00516768">
              <w:rPr>
                <w:rFonts w:cs="Arial"/>
              </w:rPr>
              <w:t>41</w:t>
            </w:r>
          </w:p>
        </w:tc>
      </w:tr>
      <w:tr w:rsidR="00345C4B" w:rsidRPr="00516768" w:rsidTr="00066C57">
        <w:trPr>
          <w:trHeight w:val="255"/>
          <w:jc w:val="center"/>
        </w:trPr>
        <w:tc>
          <w:tcPr>
            <w:tcW w:w="880" w:type="dxa"/>
            <w:noWrap/>
            <w:hideMark/>
          </w:tcPr>
          <w:p w:rsidR="00345C4B" w:rsidRPr="00516768" w:rsidRDefault="00345C4B" w:rsidP="00066C57">
            <w:pPr>
              <w:jc w:val="center"/>
              <w:rPr>
                <w:rFonts w:cs="Arial"/>
              </w:rPr>
            </w:pPr>
            <w:r w:rsidRPr="00516768">
              <w:rPr>
                <w:rFonts w:cs="Arial"/>
              </w:rPr>
              <w:t>21</w:t>
            </w:r>
          </w:p>
        </w:tc>
        <w:tc>
          <w:tcPr>
            <w:tcW w:w="4460" w:type="dxa"/>
            <w:noWrap/>
            <w:hideMark/>
          </w:tcPr>
          <w:p w:rsidR="00345C4B" w:rsidRPr="00516768" w:rsidRDefault="00345C4B" w:rsidP="00066C57">
            <w:pPr>
              <w:rPr>
                <w:rFonts w:cs="Arial"/>
              </w:rPr>
            </w:pPr>
            <w:r w:rsidRPr="00516768">
              <w:rPr>
                <w:rFonts w:cs="Arial"/>
              </w:rPr>
              <w:t>Lincoln DNA Chime B_Shortened to 0.5 seconds</w:t>
            </w:r>
          </w:p>
        </w:tc>
        <w:tc>
          <w:tcPr>
            <w:tcW w:w="1720" w:type="dxa"/>
            <w:noWrap/>
            <w:hideMark/>
          </w:tcPr>
          <w:p w:rsidR="00345C4B" w:rsidRPr="00516768" w:rsidRDefault="00345C4B" w:rsidP="00066C57">
            <w:pPr>
              <w:jc w:val="center"/>
              <w:rPr>
                <w:rFonts w:cs="Arial"/>
              </w:rPr>
            </w:pPr>
            <w:r w:rsidRPr="00516768">
              <w:rPr>
                <w:rFonts w:cs="Arial"/>
              </w:rPr>
              <w:t>21</w:t>
            </w:r>
          </w:p>
        </w:tc>
        <w:tc>
          <w:tcPr>
            <w:tcW w:w="1720" w:type="dxa"/>
            <w:noWrap/>
            <w:hideMark/>
          </w:tcPr>
          <w:p w:rsidR="00345C4B" w:rsidRPr="00516768" w:rsidRDefault="00345C4B" w:rsidP="00066C57">
            <w:pPr>
              <w:jc w:val="center"/>
              <w:rPr>
                <w:rFonts w:cs="Arial"/>
              </w:rPr>
            </w:pPr>
            <w:r w:rsidRPr="00516768">
              <w:rPr>
                <w:rFonts w:cs="Arial"/>
              </w:rPr>
              <w:t>42</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del w:id="138" w:author="Walus, David (D.M.)" w:date="2020-01-09T13:24:00Z">
              <w:r w:rsidDel="00824C60">
                <w:rPr>
                  <w:rFonts w:cs="Arial"/>
                </w:rPr>
                <w:delText>25</w:delText>
              </w:r>
            </w:del>
          </w:p>
        </w:tc>
        <w:tc>
          <w:tcPr>
            <w:tcW w:w="4460" w:type="dxa"/>
            <w:noWrap/>
          </w:tcPr>
          <w:p w:rsidR="00345C4B" w:rsidRPr="00516768" w:rsidRDefault="00345C4B" w:rsidP="00066C57">
            <w:pPr>
              <w:rPr>
                <w:rFonts w:cs="Arial"/>
              </w:rPr>
            </w:pPr>
            <w:del w:id="139" w:author="Walus, David (D.M.)" w:date="2020-01-09T13:24:00Z">
              <w:r w:rsidDel="00824C60">
                <w:rPr>
                  <w:rFonts w:cs="Arial"/>
                </w:rPr>
                <w:delText>Beltminder A</w:delText>
              </w:r>
            </w:del>
          </w:p>
        </w:tc>
        <w:tc>
          <w:tcPr>
            <w:tcW w:w="1720" w:type="dxa"/>
            <w:noWrap/>
          </w:tcPr>
          <w:p w:rsidR="00345C4B" w:rsidRPr="00516768" w:rsidRDefault="00345C4B" w:rsidP="00066C57">
            <w:pPr>
              <w:jc w:val="center"/>
              <w:rPr>
                <w:rFonts w:cs="Arial"/>
              </w:rPr>
            </w:pPr>
            <w:del w:id="140" w:author="Walus, David (D.M.)" w:date="2020-01-09T13:24:00Z">
              <w:r w:rsidDel="00824C60">
                <w:rPr>
                  <w:rFonts w:cs="Arial"/>
                </w:rPr>
                <w:delText>25</w:delText>
              </w:r>
            </w:del>
          </w:p>
        </w:tc>
        <w:tc>
          <w:tcPr>
            <w:tcW w:w="1720" w:type="dxa"/>
            <w:noWrap/>
          </w:tcPr>
          <w:p w:rsidR="00345C4B" w:rsidRPr="00516768" w:rsidRDefault="00345C4B" w:rsidP="00066C57">
            <w:pPr>
              <w:jc w:val="center"/>
              <w:rPr>
                <w:rFonts w:cs="Arial"/>
              </w:rPr>
            </w:pPr>
            <w:del w:id="141" w:author="Walus, David (D.M.)" w:date="2020-01-09T13:24:00Z">
              <w:r w:rsidDel="00824C60">
                <w:rPr>
                  <w:rFonts w:cs="Arial"/>
                </w:rPr>
                <w:delText>43</w:delText>
              </w:r>
            </w:del>
          </w:p>
        </w:tc>
      </w:tr>
      <w:tr w:rsidR="00345C4B" w:rsidRPr="00516768" w:rsidTr="00066C57">
        <w:trPr>
          <w:trHeight w:val="255"/>
          <w:jc w:val="center"/>
        </w:trPr>
        <w:tc>
          <w:tcPr>
            <w:tcW w:w="880" w:type="dxa"/>
            <w:noWrap/>
          </w:tcPr>
          <w:p w:rsidR="00345C4B" w:rsidRPr="00516768" w:rsidRDefault="00345C4B" w:rsidP="00066C57">
            <w:pPr>
              <w:jc w:val="center"/>
              <w:rPr>
                <w:rFonts w:cs="Arial"/>
              </w:rPr>
            </w:pPr>
            <w:del w:id="142" w:author="Walus, David (D.M.)" w:date="2020-01-09T13:24:00Z">
              <w:r w:rsidDel="00824C60">
                <w:rPr>
                  <w:rFonts w:cs="Arial"/>
                </w:rPr>
                <w:delText>26</w:delText>
              </w:r>
            </w:del>
          </w:p>
        </w:tc>
        <w:tc>
          <w:tcPr>
            <w:tcW w:w="4460" w:type="dxa"/>
            <w:noWrap/>
          </w:tcPr>
          <w:p w:rsidR="00345C4B" w:rsidRPr="00516768" w:rsidRDefault="00345C4B" w:rsidP="00066C57">
            <w:pPr>
              <w:rPr>
                <w:rFonts w:cs="Arial"/>
              </w:rPr>
            </w:pPr>
            <w:del w:id="143" w:author="Walus, David (D.M.)" w:date="2020-01-09T13:24:00Z">
              <w:r w:rsidDel="00824C60">
                <w:rPr>
                  <w:rFonts w:cs="Arial"/>
                </w:rPr>
                <w:delText>Beltminder B</w:delText>
              </w:r>
            </w:del>
          </w:p>
        </w:tc>
        <w:tc>
          <w:tcPr>
            <w:tcW w:w="1720" w:type="dxa"/>
            <w:noWrap/>
          </w:tcPr>
          <w:p w:rsidR="00345C4B" w:rsidRPr="00516768" w:rsidRDefault="00345C4B" w:rsidP="00066C57">
            <w:pPr>
              <w:jc w:val="center"/>
              <w:rPr>
                <w:rFonts w:cs="Arial"/>
              </w:rPr>
            </w:pPr>
            <w:del w:id="144" w:author="Walus, David (D.M.)" w:date="2020-01-09T13:24:00Z">
              <w:r w:rsidDel="00824C60">
                <w:rPr>
                  <w:rFonts w:cs="Arial"/>
                </w:rPr>
                <w:delText>26</w:delText>
              </w:r>
            </w:del>
          </w:p>
        </w:tc>
        <w:tc>
          <w:tcPr>
            <w:tcW w:w="1720" w:type="dxa"/>
            <w:noWrap/>
          </w:tcPr>
          <w:p w:rsidR="00345C4B" w:rsidRPr="00516768" w:rsidRDefault="00345C4B" w:rsidP="00066C57">
            <w:pPr>
              <w:jc w:val="center"/>
              <w:rPr>
                <w:rFonts w:cs="Arial"/>
              </w:rPr>
            </w:pPr>
            <w:del w:id="145" w:author="Walus, David (D.M.)" w:date="2020-01-09T13:24:00Z">
              <w:r w:rsidDel="00824C60">
                <w:rPr>
                  <w:rFonts w:cs="Arial"/>
                </w:rPr>
                <w:delText>44</w:delText>
              </w:r>
            </w:del>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35</w:t>
            </w:r>
          </w:p>
        </w:tc>
        <w:tc>
          <w:tcPr>
            <w:tcW w:w="4460" w:type="dxa"/>
            <w:noWrap/>
          </w:tcPr>
          <w:p w:rsidR="00345C4B" w:rsidRPr="00516768" w:rsidRDefault="00345C4B" w:rsidP="00066C57">
            <w:pPr>
              <w:rPr>
                <w:rFonts w:cs="Arial"/>
              </w:rPr>
            </w:pPr>
            <w:r w:rsidRPr="00516768">
              <w:rPr>
                <w:rFonts w:cs="Arial"/>
              </w:rPr>
              <w:t>Digital Audio Chime 35</w:t>
            </w:r>
          </w:p>
        </w:tc>
        <w:tc>
          <w:tcPr>
            <w:tcW w:w="1720" w:type="dxa"/>
            <w:noWrap/>
          </w:tcPr>
          <w:p w:rsidR="00345C4B" w:rsidRPr="00516768" w:rsidRDefault="00345C4B" w:rsidP="00066C57">
            <w:pPr>
              <w:jc w:val="center"/>
              <w:rPr>
                <w:rFonts w:cs="Arial"/>
              </w:rPr>
            </w:pPr>
            <w:r w:rsidRPr="00516768">
              <w:rPr>
                <w:rFonts w:cs="Arial"/>
              </w:rPr>
              <w:t>35</w:t>
            </w:r>
          </w:p>
        </w:tc>
        <w:tc>
          <w:tcPr>
            <w:tcW w:w="1720" w:type="dxa"/>
            <w:noWrap/>
          </w:tcPr>
          <w:p w:rsidR="00345C4B" w:rsidRPr="00516768" w:rsidRDefault="00345C4B" w:rsidP="00066C57">
            <w:pPr>
              <w:jc w:val="center"/>
              <w:rPr>
                <w:rFonts w:cs="Arial"/>
              </w:rPr>
            </w:pPr>
            <w:r w:rsidRPr="00516768">
              <w:rPr>
                <w:rFonts w:cs="Arial"/>
              </w:rPr>
              <w:t>35</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36</w:t>
            </w:r>
          </w:p>
        </w:tc>
        <w:tc>
          <w:tcPr>
            <w:tcW w:w="4460" w:type="dxa"/>
            <w:noWrap/>
          </w:tcPr>
          <w:p w:rsidR="00345C4B" w:rsidRPr="00516768" w:rsidRDefault="00345C4B" w:rsidP="00066C57">
            <w:pPr>
              <w:rPr>
                <w:rFonts w:cs="Arial"/>
              </w:rPr>
            </w:pPr>
            <w:r w:rsidRPr="00516768">
              <w:rPr>
                <w:rFonts w:cs="Arial"/>
              </w:rPr>
              <w:t>Digital Audio Chime 36</w:t>
            </w:r>
          </w:p>
        </w:tc>
        <w:tc>
          <w:tcPr>
            <w:tcW w:w="1720" w:type="dxa"/>
            <w:noWrap/>
          </w:tcPr>
          <w:p w:rsidR="00345C4B" w:rsidRPr="00516768" w:rsidRDefault="00345C4B" w:rsidP="00066C57">
            <w:pPr>
              <w:jc w:val="center"/>
              <w:rPr>
                <w:rFonts w:cs="Arial"/>
              </w:rPr>
            </w:pPr>
            <w:r w:rsidRPr="00516768">
              <w:rPr>
                <w:rFonts w:cs="Arial"/>
              </w:rPr>
              <w:t>36</w:t>
            </w:r>
          </w:p>
        </w:tc>
        <w:tc>
          <w:tcPr>
            <w:tcW w:w="1720" w:type="dxa"/>
            <w:noWrap/>
          </w:tcPr>
          <w:p w:rsidR="00345C4B" w:rsidRPr="00516768" w:rsidRDefault="00345C4B" w:rsidP="00066C57">
            <w:pPr>
              <w:jc w:val="center"/>
              <w:rPr>
                <w:rFonts w:cs="Arial"/>
              </w:rPr>
            </w:pPr>
            <w:r w:rsidRPr="00516768">
              <w:rPr>
                <w:rFonts w:cs="Arial"/>
              </w:rPr>
              <w:t>36</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lastRenderedPageBreak/>
              <w:t>37</w:t>
            </w:r>
          </w:p>
        </w:tc>
        <w:tc>
          <w:tcPr>
            <w:tcW w:w="4460" w:type="dxa"/>
            <w:noWrap/>
          </w:tcPr>
          <w:p w:rsidR="00345C4B" w:rsidRPr="00516768" w:rsidRDefault="00345C4B" w:rsidP="00066C57">
            <w:pPr>
              <w:rPr>
                <w:rFonts w:cs="Arial"/>
              </w:rPr>
            </w:pPr>
            <w:r w:rsidRPr="00516768">
              <w:rPr>
                <w:rFonts w:cs="Arial"/>
              </w:rPr>
              <w:t>Digital Audio Chime 37</w:t>
            </w:r>
          </w:p>
        </w:tc>
        <w:tc>
          <w:tcPr>
            <w:tcW w:w="1720" w:type="dxa"/>
            <w:noWrap/>
          </w:tcPr>
          <w:p w:rsidR="00345C4B" w:rsidRPr="00516768" w:rsidRDefault="00345C4B" w:rsidP="00066C57">
            <w:pPr>
              <w:jc w:val="center"/>
              <w:rPr>
                <w:rFonts w:cs="Arial"/>
              </w:rPr>
            </w:pPr>
            <w:r w:rsidRPr="00516768">
              <w:rPr>
                <w:rFonts w:cs="Arial"/>
              </w:rPr>
              <w:t>37</w:t>
            </w:r>
          </w:p>
        </w:tc>
        <w:tc>
          <w:tcPr>
            <w:tcW w:w="1720" w:type="dxa"/>
            <w:noWrap/>
          </w:tcPr>
          <w:p w:rsidR="00345C4B" w:rsidRPr="00516768" w:rsidRDefault="00345C4B" w:rsidP="00066C57">
            <w:pPr>
              <w:jc w:val="center"/>
              <w:rPr>
                <w:rFonts w:cs="Arial"/>
              </w:rPr>
            </w:pPr>
            <w:r w:rsidRPr="00516768">
              <w:rPr>
                <w:rFonts w:cs="Arial"/>
              </w:rPr>
              <w:t>37</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38</w:t>
            </w:r>
          </w:p>
        </w:tc>
        <w:tc>
          <w:tcPr>
            <w:tcW w:w="4460" w:type="dxa"/>
            <w:noWrap/>
          </w:tcPr>
          <w:p w:rsidR="00345C4B" w:rsidRPr="00516768" w:rsidRDefault="00345C4B" w:rsidP="00066C57">
            <w:pPr>
              <w:rPr>
                <w:rFonts w:cs="Arial"/>
              </w:rPr>
            </w:pPr>
            <w:r w:rsidRPr="00516768">
              <w:rPr>
                <w:rFonts w:cs="Arial"/>
              </w:rPr>
              <w:t>Digital Audio Chime 38</w:t>
            </w:r>
          </w:p>
        </w:tc>
        <w:tc>
          <w:tcPr>
            <w:tcW w:w="1720" w:type="dxa"/>
            <w:noWrap/>
          </w:tcPr>
          <w:p w:rsidR="00345C4B" w:rsidRPr="00516768" w:rsidRDefault="00345C4B" w:rsidP="00066C57">
            <w:pPr>
              <w:jc w:val="center"/>
              <w:rPr>
                <w:rFonts w:cs="Arial"/>
              </w:rPr>
            </w:pPr>
            <w:r w:rsidRPr="00516768">
              <w:rPr>
                <w:rFonts w:cs="Arial"/>
              </w:rPr>
              <w:t>38</w:t>
            </w:r>
          </w:p>
        </w:tc>
        <w:tc>
          <w:tcPr>
            <w:tcW w:w="1720" w:type="dxa"/>
            <w:noWrap/>
          </w:tcPr>
          <w:p w:rsidR="00345C4B" w:rsidRPr="00516768" w:rsidRDefault="00345C4B" w:rsidP="00066C57">
            <w:pPr>
              <w:jc w:val="center"/>
              <w:rPr>
                <w:rFonts w:cs="Arial"/>
              </w:rPr>
            </w:pPr>
            <w:r w:rsidRPr="00516768">
              <w:rPr>
                <w:rFonts w:cs="Arial"/>
              </w:rPr>
              <w:t>38</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39</w:t>
            </w:r>
          </w:p>
        </w:tc>
        <w:tc>
          <w:tcPr>
            <w:tcW w:w="4460" w:type="dxa"/>
            <w:noWrap/>
          </w:tcPr>
          <w:p w:rsidR="00345C4B" w:rsidRPr="00516768" w:rsidRDefault="00345C4B" w:rsidP="00066C57">
            <w:pPr>
              <w:rPr>
                <w:rFonts w:cs="Arial"/>
              </w:rPr>
            </w:pPr>
            <w:r w:rsidRPr="00516768">
              <w:rPr>
                <w:rFonts w:cs="Arial"/>
              </w:rPr>
              <w:t>Digital Audio Chime 39</w:t>
            </w:r>
          </w:p>
        </w:tc>
        <w:tc>
          <w:tcPr>
            <w:tcW w:w="1720" w:type="dxa"/>
            <w:noWrap/>
          </w:tcPr>
          <w:p w:rsidR="00345C4B" w:rsidRPr="00516768" w:rsidRDefault="00345C4B" w:rsidP="00066C57">
            <w:pPr>
              <w:jc w:val="center"/>
              <w:rPr>
                <w:rFonts w:cs="Arial"/>
              </w:rPr>
            </w:pPr>
            <w:r w:rsidRPr="00516768">
              <w:rPr>
                <w:rFonts w:cs="Arial"/>
              </w:rPr>
              <w:t>39</w:t>
            </w:r>
          </w:p>
        </w:tc>
        <w:tc>
          <w:tcPr>
            <w:tcW w:w="1720" w:type="dxa"/>
            <w:noWrap/>
          </w:tcPr>
          <w:p w:rsidR="00345C4B" w:rsidRPr="00516768" w:rsidRDefault="00345C4B" w:rsidP="00066C57">
            <w:pPr>
              <w:jc w:val="center"/>
              <w:rPr>
                <w:rFonts w:cs="Arial"/>
              </w:rPr>
            </w:pPr>
            <w:r w:rsidRPr="00516768">
              <w:rPr>
                <w:rFonts w:cs="Arial"/>
              </w:rPr>
              <w:t>39</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40</w:t>
            </w:r>
          </w:p>
        </w:tc>
        <w:tc>
          <w:tcPr>
            <w:tcW w:w="4460" w:type="dxa"/>
            <w:noWrap/>
          </w:tcPr>
          <w:p w:rsidR="00345C4B" w:rsidRPr="00516768" w:rsidRDefault="00345C4B" w:rsidP="00066C57">
            <w:pPr>
              <w:rPr>
                <w:rFonts w:cs="Arial"/>
              </w:rPr>
            </w:pPr>
            <w:r w:rsidRPr="00516768">
              <w:rPr>
                <w:rFonts w:cs="Arial"/>
              </w:rPr>
              <w:t>Digital Audio Chime 40</w:t>
            </w:r>
          </w:p>
        </w:tc>
        <w:tc>
          <w:tcPr>
            <w:tcW w:w="1720" w:type="dxa"/>
            <w:noWrap/>
          </w:tcPr>
          <w:p w:rsidR="00345C4B" w:rsidRPr="00516768" w:rsidRDefault="00345C4B" w:rsidP="00066C57">
            <w:pPr>
              <w:jc w:val="center"/>
              <w:rPr>
                <w:rFonts w:cs="Arial"/>
              </w:rPr>
            </w:pPr>
            <w:r w:rsidRPr="00516768">
              <w:rPr>
                <w:rFonts w:cs="Arial"/>
              </w:rPr>
              <w:t>40</w:t>
            </w:r>
          </w:p>
        </w:tc>
        <w:tc>
          <w:tcPr>
            <w:tcW w:w="1720" w:type="dxa"/>
            <w:noWrap/>
          </w:tcPr>
          <w:p w:rsidR="00345C4B" w:rsidRPr="00516768" w:rsidRDefault="00345C4B" w:rsidP="00066C57">
            <w:pPr>
              <w:jc w:val="center"/>
              <w:rPr>
                <w:rFonts w:cs="Arial"/>
              </w:rPr>
            </w:pPr>
            <w:r w:rsidRPr="00516768">
              <w:rPr>
                <w:rFonts w:cs="Arial"/>
              </w:rPr>
              <w:t>40</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41</w:t>
            </w:r>
          </w:p>
        </w:tc>
        <w:tc>
          <w:tcPr>
            <w:tcW w:w="4460" w:type="dxa"/>
            <w:noWrap/>
          </w:tcPr>
          <w:p w:rsidR="00345C4B" w:rsidRPr="00516768" w:rsidRDefault="00345C4B" w:rsidP="00066C57">
            <w:pPr>
              <w:rPr>
                <w:rFonts w:cs="Arial"/>
              </w:rPr>
            </w:pPr>
            <w:r w:rsidRPr="00516768">
              <w:rPr>
                <w:rFonts w:cs="Arial"/>
              </w:rPr>
              <w:t>Digital Audio Chime 41</w:t>
            </w:r>
          </w:p>
        </w:tc>
        <w:tc>
          <w:tcPr>
            <w:tcW w:w="1720" w:type="dxa"/>
            <w:noWrap/>
          </w:tcPr>
          <w:p w:rsidR="00345C4B" w:rsidRPr="00516768" w:rsidRDefault="00345C4B" w:rsidP="00066C57">
            <w:pPr>
              <w:jc w:val="center"/>
              <w:rPr>
                <w:rFonts w:cs="Arial"/>
              </w:rPr>
            </w:pPr>
            <w:r w:rsidRPr="00516768">
              <w:rPr>
                <w:rFonts w:cs="Arial"/>
              </w:rPr>
              <w:t>41</w:t>
            </w:r>
          </w:p>
        </w:tc>
        <w:tc>
          <w:tcPr>
            <w:tcW w:w="1720" w:type="dxa"/>
            <w:noWrap/>
          </w:tcPr>
          <w:p w:rsidR="00345C4B" w:rsidRPr="00516768" w:rsidRDefault="00345C4B" w:rsidP="00066C57">
            <w:pPr>
              <w:jc w:val="center"/>
              <w:rPr>
                <w:rFonts w:cs="Arial"/>
              </w:rPr>
            </w:pPr>
            <w:r w:rsidRPr="00516768">
              <w:rPr>
                <w:rFonts w:cs="Arial"/>
              </w:rPr>
              <w:t>41</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sidRPr="00516768">
              <w:rPr>
                <w:rFonts w:cs="Arial"/>
              </w:rPr>
              <w:t>42</w:t>
            </w:r>
          </w:p>
        </w:tc>
        <w:tc>
          <w:tcPr>
            <w:tcW w:w="4460" w:type="dxa"/>
            <w:noWrap/>
          </w:tcPr>
          <w:p w:rsidR="00345C4B" w:rsidRPr="00516768" w:rsidRDefault="00345C4B" w:rsidP="00066C57">
            <w:pPr>
              <w:rPr>
                <w:rFonts w:cs="Arial"/>
              </w:rPr>
            </w:pPr>
            <w:r w:rsidRPr="00516768">
              <w:rPr>
                <w:rFonts w:cs="Arial"/>
              </w:rPr>
              <w:t>Digital Audio Chime 42</w:t>
            </w:r>
          </w:p>
        </w:tc>
        <w:tc>
          <w:tcPr>
            <w:tcW w:w="1720" w:type="dxa"/>
            <w:noWrap/>
          </w:tcPr>
          <w:p w:rsidR="00345C4B" w:rsidRPr="00516768" w:rsidRDefault="00345C4B" w:rsidP="00066C57">
            <w:pPr>
              <w:jc w:val="center"/>
              <w:rPr>
                <w:rFonts w:cs="Arial"/>
              </w:rPr>
            </w:pPr>
            <w:r w:rsidRPr="00516768">
              <w:rPr>
                <w:rFonts w:cs="Arial"/>
              </w:rPr>
              <w:t>42</w:t>
            </w:r>
          </w:p>
        </w:tc>
        <w:tc>
          <w:tcPr>
            <w:tcW w:w="1720" w:type="dxa"/>
            <w:noWrap/>
          </w:tcPr>
          <w:p w:rsidR="00345C4B" w:rsidRPr="00516768" w:rsidRDefault="00345C4B" w:rsidP="00066C57">
            <w:pPr>
              <w:jc w:val="center"/>
              <w:rPr>
                <w:rFonts w:cs="Arial"/>
              </w:rPr>
            </w:pPr>
            <w:r w:rsidRPr="00516768">
              <w:rPr>
                <w:rFonts w:cs="Arial"/>
              </w:rPr>
              <w:t>42</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Pr>
                <w:rFonts w:cs="Arial"/>
              </w:rPr>
              <w:t>43</w:t>
            </w:r>
          </w:p>
        </w:tc>
        <w:tc>
          <w:tcPr>
            <w:tcW w:w="4460" w:type="dxa"/>
            <w:noWrap/>
          </w:tcPr>
          <w:p w:rsidR="00345C4B" w:rsidRPr="00516768" w:rsidRDefault="00345C4B" w:rsidP="00066C57">
            <w:pPr>
              <w:rPr>
                <w:rFonts w:cs="Arial"/>
              </w:rPr>
            </w:pPr>
            <w:r>
              <w:rPr>
                <w:rFonts w:cs="Arial"/>
              </w:rPr>
              <w:t>Digital Audio Chime 43</w:t>
            </w:r>
          </w:p>
        </w:tc>
        <w:tc>
          <w:tcPr>
            <w:tcW w:w="1720" w:type="dxa"/>
            <w:noWrap/>
          </w:tcPr>
          <w:p w:rsidR="00345C4B" w:rsidRPr="00516768" w:rsidRDefault="00345C4B" w:rsidP="00066C57">
            <w:pPr>
              <w:jc w:val="center"/>
              <w:rPr>
                <w:rFonts w:cs="Arial"/>
              </w:rPr>
            </w:pPr>
            <w:r>
              <w:rPr>
                <w:rFonts w:cs="Arial"/>
              </w:rPr>
              <w:t>43</w:t>
            </w:r>
          </w:p>
        </w:tc>
        <w:tc>
          <w:tcPr>
            <w:tcW w:w="1720" w:type="dxa"/>
            <w:noWrap/>
          </w:tcPr>
          <w:p w:rsidR="00345C4B" w:rsidRPr="00516768" w:rsidRDefault="00345C4B" w:rsidP="00066C57">
            <w:pPr>
              <w:jc w:val="center"/>
              <w:rPr>
                <w:rFonts w:cs="Arial"/>
              </w:rPr>
            </w:pPr>
            <w:r>
              <w:rPr>
                <w:rFonts w:cs="Arial"/>
              </w:rPr>
              <w:t>43</w:t>
            </w:r>
          </w:p>
        </w:tc>
      </w:tr>
      <w:tr w:rsidR="00345C4B" w:rsidRPr="00516768" w:rsidTr="00066C57">
        <w:trPr>
          <w:trHeight w:val="255"/>
          <w:jc w:val="center"/>
        </w:trPr>
        <w:tc>
          <w:tcPr>
            <w:tcW w:w="880" w:type="dxa"/>
            <w:noWrap/>
          </w:tcPr>
          <w:p w:rsidR="00345C4B" w:rsidRPr="00516768" w:rsidRDefault="00345C4B" w:rsidP="00066C57">
            <w:pPr>
              <w:jc w:val="center"/>
              <w:rPr>
                <w:rFonts w:cs="Arial"/>
              </w:rPr>
            </w:pPr>
            <w:r>
              <w:rPr>
                <w:rFonts w:cs="Arial"/>
              </w:rPr>
              <w:t>44</w:t>
            </w:r>
          </w:p>
        </w:tc>
        <w:tc>
          <w:tcPr>
            <w:tcW w:w="4460" w:type="dxa"/>
            <w:noWrap/>
          </w:tcPr>
          <w:p w:rsidR="00345C4B" w:rsidRPr="00516768" w:rsidRDefault="00345C4B" w:rsidP="00066C57">
            <w:pPr>
              <w:rPr>
                <w:rFonts w:cs="Arial"/>
              </w:rPr>
            </w:pPr>
            <w:r>
              <w:rPr>
                <w:rFonts w:cs="Arial"/>
              </w:rPr>
              <w:t>Digital Audio Chime 44</w:t>
            </w:r>
          </w:p>
        </w:tc>
        <w:tc>
          <w:tcPr>
            <w:tcW w:w="1720" w:type="dxa"/>
            <w:noWrap/>
          </w:tcPr>
          <w:p w:rsidR="00345C4B" w:rsidRPr="00516768" w:rsidRDefault="00345C4B" w:rsidP="00066C57">
            <w:pPr>
              <w:jc w:val="center"/>
              <w:rPr>
                <w:rFonts w:cs="Arial"/>
              </w:rPr>
            </w:pPr>
            <w:r>
              <w:rPr>
                <w:rFonts w:cs="Arial"/>
              </w:rPr>
              <w:t>44</w:t>
            </w:r>
          </w:p>
        </w:tc>
        <w:tc>
          <w:tcPr>
            <w:tcW w:w="1720" w:type="dxa"/>
            <w:noWrap/>
          </w:tcPr>
          <w:p w:rsidR="00345C4B" w:rsidRPr="00516768" w:rsidRDefault="00345C4B" w:rsidP="00066C57">
            <w:pPr>
              <w:jc w:val="center"/>
              <w:rPr>
                <w:rFonts w:cs="Arial"/>
              </w:rPr>
            </w:pPr>
            <w:r>
              <w:rPr>
                <w:rFonts w:cs="Arial"/>
              </w:rPr>
              <w:t>44</w:t>
            </w:r>
          </w:p>
        </w:tc>
      </w:tr>
    </w:tbl>
    <w:p w:rsidR="00345C4B" w:rsidRDefault="00345C4B" w:rsidP="00345C4B">
      <w:pPr>
        <w:rPr>
          <w:rFonts w:cs="Arial"/>
        </w:rPr>
      </w:pPr>
    </w:p>
    <w:p w:rsidR="00345C4B" w:rsidRDefault="00345C4B" w:rsidP="00345C4B">
      <w:pPr>
        <w:rPr>
          <w:rFonts w:cs="Arial"/>
        </w:rPr>
      </w:pPr>
      <w:r>
        <w:rPr>
          <w:rFonts w:cs="Arial"/>
        </w:rPr>
        <w:t>When the ‘Duplicating the DNA Chimes’ configuration bit is ‘enabled’ and a chime request (chimes 8, 9, 10, 11, 18, 19, 20, 21</w:t>
      </w:r>
      <w:del w:id="146" w:author="Walus, David (D.M.)" w:date="2020-01-09T13:24:00Z">
        <w:r w:rsidDel="00824C60">
          <w:rPr>
            <w:rFonts w:cs="Arial"/>
          </w:rPr>
          <w:delText>, 25, or 26</w:delText>
        </w:r>
      </w:del>
      <w:r>
        <w:rPr>
          <w:rFonts w:cs="Arial"/>
        </w:rPr>
        <w:t>) is received from the cluster, the AHU shall indicate they are playing the requested chime in the ‘AHU_Alert” message via ‘AHU_Chime_Active’ or ‘AHU_Chime2_Active’ signal, and then shall play the corresponding Digital Audio Chime file as per the above table.</w:t>
      </w:r>
    </w:p>
    <w:p w:rsidR="00345C4B" w:rsidRDefault="00345C4B" w:rsidP="00345C4B">
      <w:pPr>
        <w:rPr>
          <w:ins w:id="147" w:author="Walus, David (D.M.)" w:date="2020-01-09T13:25:00Z"/>
          <w:rFonts w:cs="Arial"/>
        </w:rPr>
      </w:pPr>
    </w:p>
    <w:p w:rsidR="00345C4B" w:rsidRDefault="00345C4B" w:rsidP="00345C4B">
      <w:pPr>
        <w:rPr>
          <w:ins w:id="148" w:author="Walus, David (D.M.)" w:date="2020-01-09T13:25:00Z"/>
          <w:rFonts w:cs="Arial"/>
        </w:rPr>
      </w:pPr>
      <w:ins w:id="149" w:author="Walus, David (D.M.)" w:date="2020-01-09T13:25:00Z">
        <w:r>
          <w:rPr>
            <w:rFonts w:cs="Arial"/>
          </w:rPr>
          <w:t>Note: Matching Chime 25 &amp; 26 has been removed.</w:t>
        </w:r>
      </w:ins>
    </w:p>
    <w:p w:rsidR="00345C4B" w:rsidRDefault="00345C4B" w:rsidP="00345C4B">
      <w:pPr>
        <w:rPr>
          <w:rFonts w:cs="Arial"/>
        </w:rPr>
      </w:pPr>
    </w:p>
    <w:p w:rsidR="00345C4B" w:rsidRDefault="00345C4B" w:rsidP="00345C4B">
      <w:pPr>
        <w:pStyle w:val="Heading3"/>
        <w:numPr>
          <w:ilvl w:val="2"/>
          <w:numId w:val="48"/>
        </w:numPr>
      </w:pPr>
      <w:bookmarkStart w:id="150" w:name="_Toc45277144"/>
      <w:r w:rsidRPr="00B9479B">
        <w:t>AHU-HW/SWR-REQ-133652/B-Chime Sound Quality</w:t>
      </w:r>
      <w:bookmarkEnd w:id="150"/>
    </w:p>
    <w:p w:rsidR="00345C4B" w:rsidRPr="00B3385D" w:rsidRDefault="00345C4B" w:rsidP="00345C4B">
      <w:pPr>
        <w:rPr>
          <w:rFonts w:cs="Arial"/>
        </w:rPr>
      </w:pPr>
    </w:p>
    <w:p w:rsidR="00345C4B" w:rsidRPr="000405A2" w:rsidRDefault="00345C4B" w:rsidP="00345C4B">
      <w:pPr>
        <w:rPr>
          <w:ins w:id="151" w:author="Walus, David (D.M.)" w:date="2018-11-16T07:47:00Z"/>
          <w:rFonts w:cs="Arial"/>
        </w:rPr>
      </w:pPr>
      <w:r w:rsidRPr="00B3385D">
        <w:rPr>
          <w:rFonts w:cs="Arial"/>
        </w:rPr>
        <w:t xml:space="preserve">AHU must meet all applicable requirements as defined </w:t>
      </w:r>
      <w:del w:id="152" w:author="Walus, David (D.M.)" w:date="2018-11-16T07:43:00Z">
        <w:r w:rsidRPr="00B3385D" w:rsidDel="00B3385D">
          <w:rPr>
            <w:rFonts w:cs="Arial"/>
          </w:rPr>
          <w:delText xml:space="preserve">in </w:delText>
        </w:r>
        <w:r w:rsidRPr="000405A2" w:rsidDel="00B3385D">
          <w:rPr>
            <w:rFonts w:cs="Arial"/>
            <w:i/>
            <w:u w:val="single"/>
          </w:rPr>
          <w:delText>RQT-001502-012992 Chime Sound Quality</w:delText>
        </w:r>
        <w:r w:rsidRPr="000405A2" w:rsidDel="00B3385D">
          <w:rPr>
            <w:rFonts w:cs="Arial"/>
          </w:rPr>
          <w:delText xml:space="preserve">, </w:delText>
        </w:r>
        <w:r w:rsidRPr="00B3385D" w:rsidDel="00B3385D">
          <w:rPr>
            <w:rFonts w:cs="Arial"/>
            <w:i/>
            <w:u w:val="single"/>
          </w:rPr>
          <w:delText>RQT-001502-012999 DNA Chime Sound Quality</w:delText>
        </w:r>
        <w:r w:rsidRPr="00B3385D" w:rsidDel="00B3385D">
          <w:rPr>
            <w:rFonts w:cs="Arial"/>
          </w:rPr>
          <w:delText xml:space="preserve">, and </w:delText>
        </w:r>
        <w:r w:rsidRPr="00B3385D" w:rsidDel="00B3385D">
          <w:rPr>
            <w:rFonts w:cs="Arial"/>
            <w:i/>
            <w:u w:val="single"/>
          </w:rPr>
          <w:delText>RQT-001601-012997 DNA Welcome/ Farewell Strategy</w:delText>
        </w:r>
        <w:r w:rsidRPr="00B3385D" w:rsidDel="00B3385D">
          <w:rPr>
            <w:rFonts w:cs="Arial"/>
          </w:rPr>
          <w:delText>.</w:delText>
        </w:r>
      </w:del>
      <w:ins w:id="153" w:author="Walus, David (D.M.)" w:date="2018-11-16T07:43:00Z">
        <w:r w:rsidRPr="00B3385D">
          <w:rPr>
            <w:rFonts w:cs="Arial"/>
          </w:rPr>
          <w:t xml:space="preserve">sections 1, 2, Appendix A, and Appendix B of the reference document </w:t>
        </w:r>
      </w:ins>
      <w:ins w:id="154" w:author="Walus, David (D.M.)" w:date="2018-11-16T07:44:00Z">
        <w:r w:rsidRPr="00B3385D">
          <w:rPr>
            <w:rFonts w:cs="Arial"/>
          </w:rPr>
          <w:t>“</w:t>
        </w:r>
        <w:r w:rsidRPr="000405A2">
          <w:rPr>
            <w:rFonts w:cs="Arial"/>
            <w:i/>
            <w:u w:val="single"/>
          </w:rPr>
          <w:t>RQT-001500-001077: OPERATIONAL SOUND QUALITY</w:t>
        </w:r>
        <w:r w:rsidRPr="000405A2">
          <w:rPr>
            <w:rFonts w:cs="Arial"/>
          </w:rPr>
          <w:t>“</w:t>
        </w:r>
      </w:ins>
      <w:ins w:id="155" w:author="Walus, David (D.M.)" w:date="2018-11-16T07:43:00Z">
        <w:r w:rsidRPr="000405A2">
          <w:rPr>
            <w:rFonts w:cs="Arial"/>
          </w:rPr>
          <w:t xml:space="preserve">. </w:t>
        </w:r>
      </w:ins>
      <w:ins w:id="156" w:author="Walus, David (D.M.)" w:date="2018-11-16T07:47:00Z">
        <w:r w:rsidRPr="000405A2">
          <w:rPr>
            <w:rFonts w:cs="Arial"/>
          </w:rPr>
          <w:t>To assist in understanding Ford</w:t>
        </w:r>
      </w:ins>
      <w:ins w:id="157" w:author="Walus, David (D.M.)" w:date="2018-11-16T07:48:00Z">
        <w:r w:rsidRPr="000405A2">
          <w:rPr>
            <w:rFonts w:cs="Arial"/>
          </w:rPr>
          <w:t xml:space="preserve">’s </w:t>
        </w:r>
      </w:ins>
      <w:ins w:id="158" w:author="Walus, David (D.M.)" w:date="2018-11-16T07:46:00Z">
        <w:r w:rsidRPr="000405A2">
          <w:rPr>
            <w:rFonts w:cs="Arial"/>
          </w:rPr>
          <w:t xml:space="preserve">chime arbitration strategy, please review </w:t>
        </w:r>
      </w:ins>
      <w:ins w:id="159" w:author="Walus, David (D.M.)" w:date="2018-11-16T07:48:00Z">
        <w:r w:rsidRPr="000405A2">
          <w:rPr>
            <w:rFonts w:cs="Arial"/>
          </w:rPr>
          <w:t>“</w:t>
        </w:r>
        <w:r w:rsidRPr="000405A2">
          <w:rPr>
            <w:rFonts w:cs="Arial"/>
            <w:i/>
            <w:u w:val="single"/>
          </w:rPr>
          <w:t xml:space="preserve">RQT-002004-02229: </w:t>
        </w:r>
      </w:ins>
      <w:ins w:id="160" w:author="Walus, David (D.M.)" w:date="2018-11-16T07:49:00Z">
        <w:r w:rsidRPr="000405A2">
          <w:rPr>
            <w:rFonts w:cs="Arial"/>
            <w:i/>
            <w:u w:val="single"/>
          </w:rPr>
          <w:t>Chime Actuation Strategy</w:t>
        </w:r>
      </w:ins>
      <w:ins w:id="161" w:author="Walus, David (D.M.)" w:date="2018-11-16T07:48:00Z">
        <w:r w:rsidRPr="000405A2">
          <w:rPr>
            <w:rFonts w:cs="Arial"/>
          </w:rPr>
          <w:t>”.</w:t>
        </w:r>
      </w:ins>
    </w:p>
    <w:p w:rsidR="00345C4B" w:rsidRPr="00B3385D" w:rsidRDefault="00345C4B" w:rsidP="00345C4B">
      <w:pPr>
        <w:rPr>
          <w:ins w:id="162" w:author="Walus, David (D.M.)" w:date="2018-11-16T07:47:00Z"/>
          <w:rFonts w:cs="Arial"/>
        </w:rPr>
      </w:pPr>
    </w:p>
    <w:p w:rsidR="00345C4B" w:rsidRPr="00B3385D" w:rsidRDefault="00345C4B" w:rsidP="00345C4B">
      <w:pPr>
        <w:rPr>
          <w:ins w:id="163" w:author="Walus, David (D.M.)" w:date="2018-11-16T07:43:00Z"/>
          <w:rFonts w:cs="Arial"/>
        </w:rPr>
      </w:pPr>
      <w:ins w:id="164" w:author="Walus, David (D.M.)" w:date="2018-11-16T07:43:00Z">
        <w:r w:rsidRPr="00B3385D">
          <w:rPr>
            <w:rFonts w:cs="Arial"/>
          </w:rPr>
          <w:t>The most recent revision at the time of sourcing shall be the target.</w:t>
        </w:r>
      </w:ins>
    </w:p>
    <w:p w:rsidR="00345C4B" w:rsidRPr="00B3385D" w:rsidDel="00B3385D" w:rsidRDefault="00345C4B" w:rsidP="00345C4B">
      <w:pPr>
        <w:rPr>
          <w:del w:id="165" w:author="Walus, David (D.M.)" w:date="2018-11-16T07:49:00Z"/>
          <w:rFonts w:cs="Arial"/>
        </w:rPr>
      </w:pPr>
    </w:p>
    <w:p w:rsidR="00345C4B" w:rsidRPr="00B3385D" w:rsidRDefault="00345C4B" w:rsidP="00345C4B">
      <w:pPr>
        <w:rPr>
          <w:rFonts w:cs="Arial"/>
        </w:rPr>
      </w:pPr>
    </w:p>
    <w:p w:rsidR="00345C4B" w:rsidRPr="00334293" w:rsidRDefault="00345C4B" w:rsidP="00345C4B">
      <w:pPr>
        <w:pStyle w:val="Heading3"/>
        <w:numPr>
          <w:ilvl w:val="2"/>
          <w:numId w:val="48"/>
        </w:numPr>
        <w:rPr>
          <w:b w:val="0"/>
          <w:u w:val="single"/>
        </w:rPr>
      </w:pPr>
      <w:bookmarkStart w:id="166" w:name="_Toc45277145"/>
      <w:r w:rsidRPr="00334293">
        <w:rPr>
          <w:b w:val="0"/>
          <w:u w:val="single"/>
        </w:rPr>
        <w:t>AHU-HR-REQ-134101/A-Chime Waveform Definitions</w:t>
      </w:r>
      <w:bookmarkEnd w:id="166"/>
    </w:p>
    <w:p w:rsidR="00345C4B" w:rsidRDefault="00345C4B" w:rsidP="00345C4B">
      <w:pPr>
        <w:rPr>
          <w:rFonts w:cs="Arial"/>
        </w:rPr>
      </w:pPr>
    </w:p>
    <w:p w:rsidR="00345C4B" w:rsidRPr="00841C07" w:rsidRDefault="00345C4B" w:rsidP="00345C4B">
      <w:pPr>
        <w:rPr>
          <w:rFonts w:cs="Arial"/>
        </w:rPr>
      </w:pPr>
      <w:r w:rsidRPr="00841C07">
        <w:rPr>
          <w:rFonts w:cs="Arial"/>
        </w:rPr>
        <w:t>The supplier shall measure and report out the following characteristics of all chimes generated by the DUT:</w:t>
      </w:r>
    </w:p>
    <w:p w:rsidR="00345C4B" w:rsidRPr="00841C07" w:rsidRDefault="00345C4B" w:rsidP="00345C4B">
      <w:pPr>
        <w:numPr>
          <w:ilvl w:val="0"/>
          <w:numId w:val="213"/>
        </w:numPr>
        <w:rPr>
          <w:rFonts w:cs="Arial"/>
        </w:rPr>
      </w:pPr>
      <w:r w:rsidRPr="00841C07">
        <w:rPr>
          <w:rFonts w:cs="Arial"/>
        </w:rPr>
        <w:t>Frequency</w:t>
      </w:r>
    </w:p>
    <w:p w:rsidR="00345C4B" w:rsidRPr="00841C07" w:rsidRDefault="00345C4B" w:rsidP="00345C4B">
      <w:pPr>
        <w:numPr>
          <w:ilvl w:val="0"/>
          <w:numId w:val="213"/>
        </w:numPr>
        <w:rPr>
          <w:rFonts w:cs="Arial"/>
        </w:rPr>
      </w:pPr>
      <w:r w:rsidRPr="00841C07">
        <w:rPr>
          <w:rFonts w:cs="Arial"/>
        </w:rPr>
        <w:t>Relative Amplitude (based off of magnitude plot)</w:t>
      </w:r>
    </w:p>
    <w:p w:rsidR="00345C4B" w:rsidRPr="00841C07" w:rsidRDefault="00345C4B" w:rsidP="00345C4B">
      <w:pPr>
        <w:numPr>
          <w:ilvl w:val="0"/>
          <w:numId w:val="213"/>
        </w:numPr>
        <w:rPr>
          <w:rFonts w:cs="Arial"/>
        </w:rPr>
      </w:pPr>
      <w:r w:rsidRPr="00841C07">
        <w:rPr>
          <w:rFonts w:cs="Arial"/>
        </w:rPr>
        <w:t>Absolute Peak Amplitude</w:t>
      </w:r>
    </w:p>
    <w:p w:rsidR="00345C4B" w:rsidRPr="00841C07" w:rsidRDefault="00345C4B" w:rsidP="00345C4B">
      <w:pPr>
        <w:numPr>
          <w:ilvl w:val="0"/>
          <w:numId w:val="213"/>
        </w:numPr>
        <w:rPr>
          <w:rFonts w:cs="Arial"/>
        </w:rPr>
      </w:pPr>
      <w:r w:rsidRPr="00841C07">
        <w:rPr>
          <w:rFonts w:cs="Arial"/>
        </w:rPr>
        <w:t>Absolute Between Chime Amplitude</w:t>
      </w:r>
    </w:p>
    <w:p w:rsidR="00345C4B" w:rsidRPr="00841C07" w:rsidRDefault="00345C4B" w:rsidP="00345C4B">
      <w:pPr>
        <w:numPr>
          <w:ilvl w:val="0"/>
          <w:numId w:val="213"/>
        </w:numPr>
        <w:rPr>
          <w:rFonts w:cs="Arial"/>
        </w:rPr>
      </w:pPr>
      <w:r w:rsidRPr="00841C07">
        <w:rPr>
          <w:rFonts w:cs="Arial"/>
        </w:rPr>
        <w:t>Absolute Start Time</w:t>
      </w:r>
    </w:p>
    <w:p w:rsidR="00345C4B" w:rsidRPr="00841C07" w:rsidRDefault="00345C4B" w:rsidP="00345C4B">
      <w:pPr>
        <w:numPr>
          <w:ilvl w:val="0"/>
          <w:numId w:val="213"/>
        </w:numPr>
        <w:rPr>
          <w:rFonts w:cs="Arial"/>
        </w:rPr>
      </w:pPr>
      <w:r w:rsidRPr="00841C07">
        <w:rPr>
          <w:rFonts w:cs="Arial"/>
        </w:rPr>
        <w:t>Attack Time within Index</w:t>
      </w:r>
    </w:p>
    <w:p w:rsidR="00345C4B" w:rsidRPr="00841C07" w:rsidRDefault="00345C4B" w:rsidP="00345C4B">
      <w:pPr>
        <w:numPr>
          <w:ilvl w:val="0"/>
          <w:numId w:val="213"/>
        </w:numPr>
        <w:rPr>
          <w:rFonts w:cs="Arial"/>
        </w:rPr>
      </w:pPr>
      <w:r w:rsidRPr="00841C07">
        <w:rPr>
          <w:rFonts w:cs="Arial"/>
        </w:rPr>
        <w:t>Peak Duration within Index</w:t>
      </w:r>
    </w:p>
    <w:p w:rsidR="00345C4B" w:rsidRPr="00841C07" w:rsidRDefault="00345C4B" w:rsidP="00345C4B">
      <w:pPr>
        <w:numPr>
          <w:ilvl w:val="0"/>
          <w:numId w:val="213"/>
        </w:numPr>
        <w:rPr>
          <w:rFonts w:cs="Arial"/>
        </w:rPr>
      </w:pPr>
      <w:r w:rsidRPr="00841C07">
        <w:rPr>
          <w:rFonts w:cs="Arial"/>
        </w:rPr>
        <w:t>Decay Time within Index</w:t>
      </w:r>
    </w:p>
    <w:p w:rsidR="00345C4B" w:rsidRPr="00841C07" w:rsidRDefault="00345C4B" w:rsidP="00345C4B">
      <w:pPr>
        <w:numPr>
          <w:ilvl w:val="0"/>
          <w:numId w:val="213"/>
        </w:numPr>
        <w:rPr>
          <w:rFonts w:cs="Arial"/>
        </w:rPr>
      </w:pPr>
      <w:r w:rsidRPr="00841C07">
        <w:rPr>
          <w:rFonts w:cs="Arial"/>
        </w:rPr>
        <w:t>Fall Time within Index</w:t>
      </w:r>
    </w:p>
    <w:p w:rsidR="00345C4B" w:rsidRPr="00841C07" w:rsidRDefault="00345C4B" w:rsidP="00345C4B">
      <w:pPr>
        <w:numPr>
          <w:ilvl w:val="0"/>
          <w:numId w:val="213"/>
        </w:numPr>
        <w:rPr>
          <w:rFonts w:cs="Arial"/>
        </w:rPr>
      </w:pPr>
      <w:r w:rsidRPr="00841C07">
        <w:rPr>
          <w:rFonts w:cs="Arial"/>
        </w:rPr>
        <w:t>Zero Gain Time between Indexes</w:t>
      </w:r>
    </w:p>
    <w:p w:rsidR="00345C4B" w:rsidRPr="00841C07" w:rsidRDefault="00345C4B" w:rsidP="00345C4B">
      <w:pPr>
        <w:numPr>
          <w:ilvl w:val="0"/>
          <w:numId w:val="213"/>
        </w:numPr>
        <w:rPr>
          <w:rFonts w:cs="Arial"/>
        </w:rPr>
      </w:pPr>
      <w:r w:rsidRPr="00841C07">
        <w:rPr>
          <w:rFonts w:cs="Arial"/>
        </w:rPr>
        <w:t>Total Duration of Index (sec)</w:t>
      </w:r>
    </w:p>
    <w:p w:rsidR="00345C4B" w:rsidRPr="00841C07" w:rsidRDefault="00345C4B" w:rsidP="00345C4B">
      <w:pPr>
        <w:numPr>
          <w:ilvl w:val="0"/>
          <w:numId w:val="213"/>
        </w:numPr>
        <w:rPr>
          <w:rFonts w:cs="Arial"/>
        </w:rPr>
      </w:pPr>
      <w:r w:rsidRPr="00841C07">
        <w:rPr>
          <w:rFonts w:cs="Arial"/>
        </w:rPr>
        <w:t>Abs. Stop Time</w:t>
      </w:r>
    </w:p>
    <w:p w:rsidR="00345C4B" w:rsidRPr="00841C07" w:rsidRDefault="00345C4B" w:rsidP="00345C4B">
      <w:pPr>
        <w:numPr>
          <w:ilvl w:val="0"/>
          <w:numId w:val="213"/>
        </w:numPr>
        <w:rPr>
          <w:rFonts w:cs="Arial"/>
        </w:rPr>
      </w:pPr>
      <w:r w:rsidRPr="00841C07">
        <w:rPr>
          <w:rFonts w:cs="Arial"/>
        </w:rPr>
        <w:t>Decay Time after final Index</w:t>
      </w:r>
    </w:p>
    <w:p w:rsidR="00345C4B" w:rsidRPr="00841C07" w:rsidRDefault="00345C4B" w:rsidP="00345C4B">
      <w:pPr>
        <w:rPr>
          <w:rFonts w:cs="Arial"/>
        </w:rPr>
      </w:pPr>
    </w:p>
    <w:p w:rsidR="00345C4B" w:rsidRPr="00841C07" w:rsidRDefault="00345C4B" w:rsidP="00345C4B">
      <w:pPr>
        <w:rPr>
          <w:rFonts w:cs="Arial"/>
        </w:rPr>
      </w:pPr>
      <w:r w:rsidRPr="00841C07">
        <w:rPr>
          <w:rFonts w:cs="Arial"/>
        </w:rPr>
        <w:t>The definitions of the above terms are shown in the below figure:</w:t>
      </w:r>
    </w:p>
    <w:p w:rsidR="00345C4B" w:rsidRPr="00841C07" w:rsidRDefault="00345C4B" w:rsidP="00345C4B">
      <w:pPr>
        <w:jc w:val="center"/>
        <w:rPr>
          <w:rFonts w:cs="Arial"/>
        </w:rPr>
      </w:pPr>
      <w:r w:rsidRPr="00841C07">
        <w:rPr>
          <w:rFonts w:cs="Arial"/>
          <w:noProof/>
        </w:rPr>
        <w:lastRenderedPageBreak/>
        <w:drawing>
          <wp:inline distT="0" distB="0" distL="0" distR="0" wp14:anchorId="52275B86" wp14:editId="4AEF10C6">
            <wp:extent cx="5419725" cy="4857750"/>
            <wp:effectExtent l="0" t="0" r="9525" b="0"/>
            <wp:docPr id="1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9725" cy="4857750"/>
                    </a:xfrm>
                    <a:prstGeom prst="rect">
                      <a:avLst/>
                    </a:prstGeom>
                    <a:noFill/>
                    <a:ln>
                      <a:noFill/>
                    </a:ln>
                  </pic:spPr>
                </pic:pic>
              </a:graphicData>
            </a:graphic>
          </wp:inline>
        </w:drawing>
      </w:r>
    </w:p>
    <w:p w:rsidR="00345C4B" w:rsidRPr="00841C07" w:rsidRDefault="00345C4B" w:rsidP="00345C4B">
      <w:pPr>
        <w:rPr>
          <w:rFonts w:cs="Arial"/>
        </w:rPr>
      </w:pPr>
    </w:p>
    <w:p w:rsidR="00345C4B" w:rsidRDefault="00345C4B" w:rsidP="00345C4B">
      <w:pPr>
        <w:pStyle w:val="Heading3"/>
        <w:numPr>
          <w:ilvl w:val="2"/>
          <w:numId w:val="48"/>
        </w:numPr>
      </w:pPr>
      <w:bookmarkStart w:id="167" w:name="_Toc45277146"/>
      <w:r w:rsidRPr="00B9479B">
        <w:t>AHU-SWR-REQ-092371/G-Chime Waveforms</w:t>
      </w:r>
      <w:bookmarkEnd w:id="167"/>
    </w:p>
    <w:p w:rsidR="00345C4B" w:rsidRPr="00FA6A18" w:rsidRDefault="00345C4B" w:rsidP="00345C4B">
      <w:pPr>
        <w:rPr>
          <w:rFonts w:cs="Arial"/>
        </w:rPr>
      </w:pPr>
    </w:p>
    <w:p w:rsidR="00345C4B" w:rsidRPr="00FA6A18" w:rsidRDefault="00345C4B" w:rsidP="00345C4B">
      <w:pPr>
        <w:rPr>
          <w:rFonts w:cs="Arial"/>
        </w:rPr>
      </w:pPr>
      <w:r w:rsidRPr="00FA6A18">
        <w:rPr>
          <w:rFonts w:cs="Arial"/>
        </w:rPr>
        <w:t xml:space="preserve">All chime waveforms shall be measured and approved by the Ford D&amp;R prior to PAPP approval, see </w:t>
      </w:r>
      <w:r w:rsidRPr="00FA6A18">
        <w:rPr>
          <w:rFonts w:cs="Arial"/>
          <w:i/>
          <w:u w:val="single"/>
        </w:rPr>
        <w:t>AHU-HR-REQ-092361-Chimes Validation Entry Form</w:t>
      </w:r>
      <w:r w:rsidRPr="00FA6A18">
        <w:rPr>
          <w:rFonts w:cs="Arial"/>
        </w:rPr>
        <w:t>. All chime waveforms shall be audibly evaluated in vehicle and approved prior to implementation.</w:t>
      </w:r>
    </w:p>
    <w:p w:rsidR="00345C4B" w:rsidRPr="00FA6A18" w:rsidRDefault="00345C4B" w:rsidP="00345C4B">
      <w:pPr>
        <w:numPr>
          <w:ilvl w:val="0"/>
          <w:numId w:val="220"/>
        </w:numPr>
        <w:rPr>
          <w:rFonts w:cs="Arial"/>
        </w:rPr>
      </w:pPr>
      <w:r w:rsidRPr="00FA6A18">
        <w:rPr>
          <w:rFonts w:cs="Arial"/>
        </w:rPr>
        <w:t>For Dirana based systems, the Hex Parameters contained in this section shall be used. These Hex Parameters, when implemented correctly, shall meet the requirements listed below.</w:t>
      </w:r>
    </w:p>
    <w:p w:rsidR="00345C4B" w:rsidRPr="00FA6A18" w:rsidRDefault="00345C4B" w:rsidP="00345C4B">
      <w:pPr>
        <w:numPr>
          <w:ilvl w:val="0"/>
          <w:numId w:val="220"/>
        </w:numPr>
        <w:rPr>
          <w:rFonts w:cs="Arial"/>
        </w:rPr>
      </w:pPr>
      <w:r w:rsidRPr="00FA6A18">
        <w:rPr>
          <w:rFonts w:cs="Arial"/>
        </w:rPr>
        <w:t xml:space="preserve">For non-Dirana based systems, the chime waveform shall meet the requirements listed in </w:t>
      </w:r>
      <w:ins w:id="168" w:author="Walus, David (D.M.)" w:date="2018-11-16T12:19:00Z">
        <w:r w:rsidRPr="00FA6A18">
          <w:rPr>
            <w:rFonts w:cs="Arial"/>
            <w:i/>
            <w:u w:val="single"/>
          </w:rPr>
          <w:t>RQT-001500-001077: OPERATIONAL SOUND QUALITY</w:t>
        </w:r>
      </w:ins>
      <w:del w:id="169" w:author="Walus, David (D.M.)" w:date="2018-11-16T12:19:00Z">
        <w:r w:rsidRPr="00FA6A18" w:rsidDel="00FA6A18">
          <w:rPr>
            <w:rFonts w:cs="Arial"/>
            <w:i/>
            <w:u w:val="single"/>
          </w:rPr>
          <w:delText>RQT-001502-012992 Chime Sound Quality</w:delText>
        </w:r>
        <w:r w:rsidRPr="00FA6A18" w:rsidDel="00FA6A18">
          <w:rPr>
            <w:rFonts w:cs="Arial"/>
          </w:rPr>
          <w:delText>.</w:delText>
        </w:r>
      </w:del>
    </w:p>
    <w:p w:rsidR="00345C4B" w:rsidRPr="00FA6A18" w:rsidRDefault="00345C4B" w:rsidP="00345C4B">
      <w:pPr>
        <w:rPr>
          <w:rFonts w:cs="Arial"/>
        </w:rPr>
      </w:pPr>
    </w:p>
    <w:p w:rsidR="00345C4B" w:rsidRPr="00FA6A18" w:rsidRDefault="00345C4B" w:rsidP="00345C4B">
      <w:pPr>
        <w:rPr>
          <w:rFonts w:cs="Arial"/>
        </w:rPr>
      </w:pPr>
      <w:r w:rsidRPr="00FA6A18">
        <w:rPr>
          <w:rFonts w:cs="Arial"/>
        </w:rPr>
        <w:t xml:space="preserve">When measuring the values contained in </w:t>
      </w:r>
      <w:ins w:id="170" w:author="Walus, David (D.M.)" w:date="2018-11-16T12:19:00Z">
        <w:r w:rsidRPr="00FA6A18">
          <w:rPr>
            <w:rFonts w:cs="Arial"/>
            <w:i/>
            <w:u w:val="single"/>
          </w:rPr>
          <w:t>RQT-001500-001077: OPERATIONAL SOUND QUALITY</w:t>
        </w:r>
      </w:ins>
      <w:del w:id="171" w:author="Walus, David (D.M.)" w:date="2018-11-16T12:19:00Z">
        <w:r w:rsidRPr="00FA6A18" w:rsidDel="00FA6A18">
          <w:rPr>
            <w:rFonts w:cs="Arial"/>
            <w:i/>
            <w:u w:val="single"/>
          </w:rPr>
          <w:delText>RQT-001502-012992 Chime Sound Quality</w:delText>
        </w:r>
      </w:del>
      <w:r w:rsidRPr="00FA6A18">
        <w:rPr>
          <w:rFonts w:cs="Arial"/>
          <w:i/>
          <w:u w:val="single"/>
        </w:rPr>
        <w:t xml:space="preserve">, </w:t>
      </w:r>
      <w:r w:rsidRPr="00FA6A18">
        <w:rPr>
          <w:rFonts w:cs="Arial"/>
        </w:rPr>
        <w:t>the 100% magnitude should be approximately 500mv. Some chimes do not reach 0mv between indices. The ‘Absolute’ measurements are to be taken with the audio output configured as line level out. To calibrate the absolute levels of all the chimes when using the Dirana hex codes, set the ‘global chime level’ for chime 06 (polyphonic and simple) to measure 500mv and then measure the other chimes at this ‘global chime level’ setting. The tolerances for these columns are based on the initial ‘global chime level’ setting of chime 06 (polyphonic and simple).</w:t>
      </w:r>
    </w:p>
    <w:p w:rsidR="00345C4B" w:rsidRPr="00FA6A18" w:rsidRDefault="00345C4B" w:rsidP="00345C4B">
      <w:pPr>
        <w:rPr>
          <w:rFonts w:cs="Arial"/>
        </w:rPr>
      </w:pPr>
    </w:p>
    <w:p w:rsidR="00345C4B" w:rsidRDefault="00345C4B" w:rsidP="00345C4B">
      <w:pPr>
        <w:pStyle w:val="Heading3"/>
        <w:numPr>
          <w:ilvl w:val="2"/>
          <w:numId w:val="48"/>
        </w:numPr>
      </w:pPr>
      <w:bookmarkStart w:id="172" w:name="_Toc45277147"/>
      <w:r w:rsidRPr="00B9479B">
        <w:lastRenderedPageBreak/>
        <w:t>AHU-SWR-REQ-092704/B-Repetition versus Continuous for Chime 27 &amp; 28</w:t>
      </w:r>
      <w:bookmarkEnd w:id="172"/>
    </w:p>
    <w:p w:rsidR="00345C4B" w:rsidRPr="00A91D2E" w:rsidRDefault="00345C4B" w:rsidP="00345C4B">
      <w:pPr>
        <w:rPr>
          <w:rFonts w:cs="Arial"/>
        </w:rPr>
      </w:pPr>
      <w:r w:rsidRPr="00A91D2E">
        <w:rPr>
          <w:rFonts w:cs="Arial"/>
        </w:rPr>
        <w:t>For Simple and Polyphonic Chimes 27 &amp; 28, the following four use cases shall be implemented. Cases 1 &amp; 2 use the ‘Repetitions’ Hex Code. Cases 3 &amp; 4 use the ‘Continuous’ Hex Code.</w:t>
      </w:r>
    </w:p>
    <w:p w:rsidR="00345C4B" w:rsidRDefault="00345C4B" w:rsidP="00345C4B">
      <w:pPr>
        <w:rPr>
          <w:ins w:id="173" w:author="Walus, David (D.M.)" w:date="2016-09-19T07:45:00Z"/>
          <w:rFonts w:cs="Arial"/>
        </w:rPr>
      </w:pPr>
    </w:p>
    <w:bookmarkStart w:id="174" w:name="_MON_1535776338"/>
    <w:bookmarkEnd w:id="174"/>
    <w:p w:rsidR="00345C4B" w:rsidRPr="00A91D2E" w:rsidRDefault="00345C4B" w:rsidP="00345C4B">
      <w:pPr>
        <w:jc w:val="center"/>
        <w:rPr>
          <w:rFonts w:cs="Arial"/>
        </w:rPr>
      </w:pPr>
      <w:ins w:id="175" w:author="Walus, David (D.M.)" w:date="2016-09-19T07:46:00Z">
        <w:r>
          <w:rPr>
            <w:rFonts w:cs="Arial"/>
          </w:rPr>
          <w:object w:dxaOrig="11314" w:dyaOrig="43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f0896450000ea38495ec475" o:spid="_x0000_i1025" type="#_x0000_t75" style="width:565.7pt;height:217.55pt" o:ole="">
              <v:imagedata r:id="rId6" o:title=""/>
            </v:shape>
            <o:OLEObject Type="Embed" ProgID="Word.Document.12" ShapeID="5f0896450000ea38495ec475" DrawAspect="Content" ObjectID="_1667719988" r:id="rId7">
              <o:FieldCodes>\s</o:FieldCodes>
            </o:OLEObject>
          </w:object>
        </w:r>
      </w:ins>
    </w:p>
    <w:tbl>
      <w:tblPr>
        <w:tblStyle w:val="TableGrid"/>
        <w:tblW w:w="0" w:type="auto"/>
        <w:jc w:val="center"/>
        <w:tblLook w:val="04A0" w:firstRow="1" w:lastRow="0" w:firstColumn="1" w:lastColumn="0" w:noHBand="0" w:noVBand="1"/>
      </w:tblPr>
      <w:tblGrid>
        <w:gridCol w:w="6048"/>
      </w:tblGrid>
      <w:tr w:rsidR="00345C4B" w:rsidRPr="00A91D2E" w:rsidDel="00F70EC1" w:rsidTr="00066C57">
        <w:trPr>
          <w:cantSplit/>
          <w:jc w:val="center"/>
          <w:del w:id="176" w:author="Walus, David (D.M.)" w:date="2016-09-19T07:46:00Z"/>
        </w:trPr>
        <w:tc>
          <w:tcPr>
            <w:tcW w:w="6048" w:type="dxa"/>
          </w:tcPr>
          <w:p w:rsidR="00345C4B" w:rsidRPr="00A91D2E" w:rsidDel="00F70EC1" w:rsidRDefault="00345C4B" w:rsidP="00066C57">
            <w:pPr>
              <w:jc w:val="center"/>
              <w:rPr>
                <w:del w:id="177" w:author="Walus, David (D.M.)" w:date="2016-09-19T07:46:00Z"/>
                <w:rFonts w:cs="Arial"/>
              </w:rPr>
            </w:pPr>
            <w:del w:id="178" w:author="Walus, David (D.M.)" w:date="2016-09-19T07:46:00Z">
              <w:r w:rsidRPr="00A91D2E" w:rsidDel="00F70EC1">
                <w:rPr>
                  <w:rFonts w:cs="Arial"/>
                </w:rPr>
                <w:delText>Use Case #1</w:delText>
              </w:r>
            </w:del>
          </w:p>
        </w:tc>
      </w:tr>
      <w:tr w:rsidR="00345C4B" w:rsidRPr="00A91D2E" w:rsidDel="00F70EC1" w:rsidTr="00066C57">
        <w:trPr>
          <w:cantSplit/>
          <w:trHeight w:val="3842"/>
          <w:jc w:val="center"/>
          <w:del w:id="179" w:author="Walus, David (D.M.)" w:date="2016-09-19T07:46:00Z"/>
        </w:trPr>
        <w:tc>
          <w:tcPr>
            <w:tcW w:w="6048" w:type="dxa"/>
          </w:tcPr>
          <w:p w:rsidR="00345C4B" w:rsidRPr="00A91D2E" w:rsidDel="00F70EC1" w:rsidRDefault="00345C4B" w:rsidP="00066C57">
            <w:pPr>
              <w:jc w:val="center"/>
              <w:rPr>
                <w:del w:id="180" w:author="Walus, David (D.M.)" w:date="2016-09-19T07:46:00Z"/>
                <w:rFonts w:cs="Arial"/>
              </w:rPr>
            </w:pPr>
            <w:del w:id="181" w:author="Walus, David (D.M.)" w:date="2016-09-19T07:46:00Z">
              <w:r>
                <w:rPr>
                  <w:rFonts w:cs="Arial"/>
                  <w:noProof/>
                </w:rPr>
                <mc:AlternateContent>
                  <mc:Choice Requires="wps">
                    <w:drawing>
                      <wp:anchor distT="0" distB="0" distL="114300" distR="114300" simplePos="0" relativeHeight="251660288" behindDoc="0" locked="0" layoutInCell="1" allowOverlap="1">
                        <wp:simplePos x="0" y="0"/>
                        <wp:positionH relativeFrom="column">
                          <wp:posOffset>390525</wp:posOffset>
                        </wp:positionH>
                        <wp:positionV relativeFrom="paragraph">
                          <wp:posOffset>57150</wp:posOffset>
                        </wp:positionV>
                        <wp:extent cx="2842260" cy="383540"/>
                        <wp:effectExtent l="0" t="0" r="0" b="1270"/>
                        <wp:wrapNone/>
                        <wp:docPr id="39305" name="Text Box 39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Chime_Occurance = 3</w:t>
                                    </w:r>
                                  </w:p>
                                  <w:p w:rsidR="00345C4B" w:rsidRPr="0058201D" w:rsidRDefault="00345C4B" w:rsidP="00345C4B">
                                    <w:pPr>
                                      <w:jc w:val="center"/>
                                      <w:rPr>
                                        <w:rFonts w:cs="Arial"/>
                                      </w:rPr>
                                    </w:pPr>
                                    <w:r w:rsidRPr="0058201D">
                                      <w:rPr>
                                        <w:rFonts w:cs="Arial"/>
                                      </w:rPr>
                                      <w:t>Off_Time_Btwn_Chime = 100ms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9305" o:spid="_x0000_s1026" type="#_x0000_t202" style="position:absolute;left:0;text-align:left;margin-left:30.75pt;margin-top:4.5pt;width:223.8pt;height:30.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" stroked="f">
                        <v:textbox style="mso-fit-shape-to-text:t">
                          <w:txbxContent>
                            <w:p w:rsidR="00345C4B" w:rsidRPr="0058201D" w:rsidRDefault="00345C4B" w:rsidP="00345C4B">
                              <w:pPr>
                                <w:jc w:val="center"/>
                                <w:rPr>
                                  <w:rFonts w:cs="Arial"/>
                                </w:rPr>
                              </w:pPr>
                              <w:r w:rsidRPr="0058201D">
                                <w:rPr>
                                  <w:rFonts w:cs="Arial"/>
                                </w:rPr>
                                <w:t>Chime_Occurance = 3</w:t>
                              </w:r>
                            </w:p>
                            <w:p w:rsidR="00345C4B" w:rsidRPr="0058201D" w:rsidRDefault="00345C4B" w:rsidP="00345C4B">
                              <w:pPr>
                                <w:jc w:val="center"/>
                                <w:rPr>
                                  <w:rFonts w:cs="Arial"/>
                                </w:rPr>
                              </w:pPr>
                              <w:r w:rsidRPr="0058201D">
                                <w:rPr>
                                  <w:rFonts w:cs="Arial"/>
                                </w:rPr>
                                <w:t>Off_Time_Btwn_Chime = 100ms</w:t>
                              </w:r>
                            </w:p>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simplePos x="0" y="0"/>
                        <wp:positionH relativeFrom="column">
                          <wp:posOffset>384810</wp:posOffset>
                        </wp:positionH>
                        <wp:positionV relativeFrom="paragraph">
                          <wp:posOffset>1943100</wp:posOffset>
                        </wp:positionV>
                        <wp:extent cx="2870835" cy="383540"/>
                        <wp:effectExtent l="635" t="0" r="0" b="1270"/>
                        <wp:wrapNone/>
                        <wp:docPr id="39304" name="Text Box 39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Note: Repetitions Chime plays for 3 times and then stops.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39304" o:spid="_x0000_s1027" type="#_x0000_t202" style="position:absolute;left:0;text-align:left;margin-left:30.3pt;margin-top:153pt;width:226.05pt;height:3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" stroked="f">
                        <v:textbox style="mso-fit-shape-to-text:t">
                          <w:txbxContent>
                            <w:p w:rsidR="00345C4B" w:rsidRPr="0058201D" w:rsidRDefault="00345C4B" w:rsidP="00345C4B">
                              <w:pPr>
                                <w:jc w:val="center"/>
                                <w:rPr>
                                  <w:rFonts w:cs="Arial"/>
                                </w:rPr>
                              </w:pPr>
                              <w:r w:rsidRPr="0058201D">
                                <w:rPr>
                                  <w:rFonts w:cs="Arial"/>
                                </w:rPr>
                                <w:t>Note: Repetitions Chime plays for 3 times and then stops.</w:t>
                              </w:r>
                            </w:p>
                          </w:txbxContent>
                        </v:textbox>
                      </v:shape>
                    </w:pict>
                  </mc:Fallback>
                </mc:AlternateContent>
              </w:r>
              <w:r>
                <w:rPr>
                  <w:rFonts w:cs="Arial"/>
                  <w:noProof/>
                </w:rPr>
                <mc:AlternateContent>
                  <mc:Choice Requires="wps">
                    <w:drawing>
                      <wp:anchor distT="0" distB="0" distL="114300" distR="114300" simplePos="0" relativeHeight="251664384" behindDoc="0" locked="0" layoutInCell="1" allowOverlap="1">
                        <wp:simplePos x="0" y="0"/>
                        <wp:positionH relativeFrom="column">
                          <wp:posOffset>1143000</wp:posOffset>
                        </wp:positionH>
                        <wp:positionV relativeFrom="paragraph">
                          <wp:posOffset>1714500</wp:posOffset>
                        </wp:positionV>
                        <wp:extent cx="238125" cy="0"/>
                        <wp:effectExtent l="15875" t="53340" r="22225" b="60960"/>
                        <wp:wrapNone/>
                        <wp:docPr id="39303" name="Straight Arrow Connector 39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chemeClr val="accent1">
                                      <a:lumMod val="100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EBE7B7" id="_x0000_t32" coordsize="21600,21600" o:spt="32" o:oned="t" path="m,l21600,21600e" filled="f">
                        <v:path arrowok="t" fillok="f" o:connecttype="none"/>
                        <o:lock v:ext="edit" shapetype="t"/>
                      </v:shapetype>
                      <v:shape id="Straight Arrow Connector 39303" o:spid="_x0000_s1026" type="#_x0000_t32" style="position:absolute;margin-left:90pt;margin-top:135pt;width:18.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" strokecolor="#4472c4 [3204]">
                        <v:stroke startarrow="block" endarrow="block"/>
                      </v:shape>
                    </w:pict>
                  </mc:Fallback>
                </mc:AlternateContent>
              </w:r>
              <w:r>
                <w:rPr>
                  <w:rFonts w:cs="Arial"/>
                  <w:noProof/>
                </w:rPr>
                <mc:AlternateContent>
                  <mc:Choice Requires="wps">
                    <w:drawing>
                      <wp:anchor distT="0" distB="0" distL="114300" distR="114300" simplePos="0" relativeHeight="251663360" behindDoc="0" locked="0" layoutInCell="1" allowOverlap="1">
                        <wp:simplePos x="0" y="0"/>
                        <wp:positionH relativeFrom="column">
                          <wp:posOffset>152400</wp:posOffset>
                        </wp:positionH>
                        <wp:positionV relativeFrom="paragraph">
                          <wp:posOffset>1343025</wp:posOffset>
                        </wp:positionV>
                        <wp:extent cx="3409950" cy="9525"/>
                        <wp:effectExtent l="6350" t="62865" r="22225" b="51435"/>
                        <wp:wrapNone/>
                        <wp:docPr id="39299" name="Straight Arrow Connector 39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09950" cy="952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60BF2D" id="Straight Arrow Connector 39299" o:spid="_x0000_s1026" type="#_x0000_t32" style="position:absolute;margin-left:12pt;margin-top:105.75pt;width:268.5pt;height:.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" strokecolor="#4472c4 [3204]" strokeweight="1pt">
                        <v:stroke endarrow="block"/>
                        <v:shadow color="#1f3763 [1604]" offset="1pt"/>
                      </v:shape>
                    </w:pict>
                  </mc:Fallback>
                </mc:AlternateContent>
              </w:r>
              <w:r>
                <w:rPr>
                  <w:rFonts w:cs="Arial"/>
                  <w:noProof/>
                </w:rPr>
                <mc:AlternateContent>
                  <mc:Choice Requires="wps">
                    <w:drawing>
                      <wp:anchor distT="0" distB="0" distL="114300" distR="114300" simplePos="0" relativeHeight="251662336" behindDoc="0" locked="0" layoutInCell="1" allowOverlap="1">
                        <wp:simplePos x="0" y="0"/>
                        <wp:positionH relativeFrom="column">
                          <wp:posOffset>2562225</wp:posOffset>
                        </wp:positionH>
                        <wp:positionV relativeFrom="paragraph">
                          <wp:posOffset>847725</wp:posOffset>
                        </wp:positionV>
                        <wp:extent cx="685800" cy="1000125"/>
                        <wp:effectExtent l="6350" t="15240" r="12700" b="22860"/>
                        <wp:wrapNone/>
                        <wp:docPr id="39298" name="Rectangle 39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1C1D6" id="Rectangle 39298" o:spid="_x0000_s1026" style="position:absolute;margin-left:201.75pt;margin-top:66.75pt;width:54pt;height:7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61312" behindDoc="0" locked="0" layoutInCell="1" allowOverlap="1">
                        <wp:simplePos x="0" y="0"/>
                        <wp:positionH relativeFrom="column">
                          <wp:posOffset>1485900</wp:posOffset>
                        </wp:positionH>
                        <wp:positionV relativeFrom="paragraph">
                          <wp:posOffset>847725</wp:posOffset>
                        </wp:positionV>
                        <wp:extent cx="685800" cy="1000125"/>
                        <wp:effectExtent l="6350" t="15240" r="12700" b="22860"/>
                        <wp:wrapNone/>
                        <wp:docPr id="39297" name="Rectangle 39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D6B26" id="Rectangle 39297" o:spid="_x0000_s1026" style="position:absolute;margin-left:117pt;margin-top:66.75pt;width:54pt;height:7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59264" behindDoc="0" locked="0" layoutInCell="1" allowOverlap="1">
                        <wp:simplePos x="0" y="0"/>
                        <wp:positionH relativeFrom="column">
                          <wp:posOffset>381000</wp:posOffset>
                        </wp:positionH>
                        <wp:positionV relativeFrom="paragraph">
                          <wp:posOffset>847725</wp:posOffset>
                        </wp:positionV>
                        <wp:extent cx="685800" cy="1000125"/>
                        <wp:effectExtent l="6350" t="15240" r="12700" b="22860"/>
                        <wp:wrapNone/>
                        <wp:docPr id="39296" name="Rectangle 39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A0860" id="Rectangle 39296" o:spid="_x0000_s1026" style="position:absolute;margin-left:30pt;margin-top:66.75pt;width:54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65408" behindDoc="0" locked="0" layoutInCell="1" allowOverlap="1">
                        <wp:simplePos x="0" y="0"/>
                        <wp:positionH relativeFrom="column">
                          <wp:posOffset>1704975</wp:posOffset>
                        </wp:positionH>
                        <wp:positionV relativeFrom="paragraph">
                          <wp:posOffset>-809625</wp:posOffset>
                        </wp:positionV>
                        <wp:extent cx="228600" cy="2828925"/>
                        <wp:effectExtent l="10795" t="10795" r="8255" b="8255"/>
                        <wp:wrapNone/>
                        <wp:docPr id="31" name="Right Brac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8600" cy="2828925"/>
                                </a:xfrm>
                                <a:prstGeom prst="rightBrace">
                                  <a:avLst>
                                    <a:gd name="adj1" fmla="val 103125"/>
                                    <a:gd name="adj2" fmla="val 50000"/>
                                  </a:avLst>
                                </a:pr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7671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134.25pt;margin-top:-63.75pt;width:18pt;height:222.7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" strokecolor="#4472c4 [3204]"/>
                    </w:pict>
                  </mc:Fallback>
                </mc:AlternateContent>
              </w:r>
            </w:del>
          </w:p>
        </w:tc>
      </w:tr>
    </w:tbl>
    <w:bookmarkStart w:id="182" w:name="_MON_1535776389"/>
    <w:bookmarkEnd w:id="182"/>
    <w:p w:rsidR="00345C4B" w:rsidRPr="00A91D2E" w:rsidRDefault="00345C4B" w:rsidP="00345C4B">
      <w:pPr>
        <w:jc w:val="center"/>
        <w:rPr>
          <w:rFonts w:cs="Arial"/>
        </w:rPr>
      </w:pPr>
      <w:ins w:id="183" w:author="Walus, David (D.M.)" w:date="2016-09-19T07:47:00Z">
        <w:r>
          <w:rPr>
            <w:rFonts w:cs="Arial"/>
          </w:rPr>
          <w:object w:dxaOrig="11314" w:dyaOrig="4355">
            <v:shape id="5f0896450000ea3838c98fc1" o:spid="_x0000_i1026" type="#_x0000_t75" style="width:565.7pt;height:217.55pt" o:ole="">
              <v:imagedata r:id="rId8" o:title=""/>
            </v:shape>
            <o:OLEObject Type="Embed" ProgID="Word.Document.12" ShapeID="5f0896450000ea3838c98fc1" DrawAspect="Content" ObjectID="_1667719989" r:id="rId9">
              <o:FieldCodes>\s</o:FieldCodes>
            </o:OLEObject>
          </w:object>
        </w:r>
      </w:ins>
    </w:p>
    <w:tbl>
      <w:tblPr>
        <w:tblStyle w:val="TableGrid"/>
        <w:tblW w:w="0" w:type="auto"/>
        <w:jc w:val="center"/>
        <w:tblLook w:val="04A0" w:firstRow="1" w:lastRow="0" w:firstColumn="1" w:lastColumn="0" w:noHBand="0" w:noVBand="1"/>
      </w:tblPr>
      <w:tblGrid>
        <w:gridCol w:w="6048"/>
      </w:tblGrid>
      <w:tr w:rsidR="00345C4B" w:rsidRPr="00A91D2E" w:rsidDel="00F70EC1" w:rsidTr="00066C57">
        <w:trPr>
          <w:cantSplit/>
          <w:jc w:val="center"/>
          <w:del w:id="184" w:author="Walus, David (D.M.)" w:date="2016-09-19T07:47:00Z"/>
        </w:trPr>
        <w:tc>
          <w:tcPr>
            <w:tcW w:w="6048" w:type="dxa"/>
          </w:tcPr>
          <w:p w:rsidR="00345C4B" w:rsidRPr="00A91D2E" w:rsidDel="00F70EC1" w:rsidRDefault="00345C4B" w:rsidP="00066C57">
            <w:pPr>
              <w:jc w:val="center"/>
              <w:rPr>
                <w:del w:id="185" w:author="Walus, David (D.M.)" w:date="2016-09-19T07:47:00Z"/>
                <w:rFonts w:cs="Arial"/>
              </w:rPr>
            </w:pPr>
            <w:del w:id="186" w:author="Walus, David (D.M.)" w:date="2016-09-19T07:47:00Z">
              <w:r w:rsidRPr="00A91D2E" w:rsidDel="00F70EC1">
                <w:rPr>
                  <w:rFonts w:cs="Arial"/>
                </w:rPr>
                <w:delText>Use Case #2</w:delText>
              </w:r>
            </w:del>
          </w:p>
        </w:tc>
      </w:tr>
      <w:tr w:rsidR="00345C4B" w:rsidRPr="00A91D2E" w:rsidDel="00F70EC1" w:rsidTr="00066C57">
        <w:trPr>
          <w:cantSplit/>
          <w:trHeight w:val="3842"/>
          <w:jc w:val="center"/>
          <w:del w:id="187" w:author="Walus, David (D.M.)" w:date="2016-09-19T07:47:00Z"/>
        </w:trPr>
        <w:tc>
          <w:tcPr>
            <w:tcW w:w="6048" w:type="dxa"/>
          </w:tcPr>
          <w:p w:rsidR="00345C4B" w:rsidRPr="00A91D2E" w:rsidDel="00F70EC1" w:rsidRDefault="00345C4B" w:rsidP="00066C57">
            <w:pPr>
              <w:jc w:val="center"/>
              <w:rPr>
                <w:del w:id="188" w:author="Walus, David (D.M.)" w:date="2016-09-19T07:47:00Z"/>
                <w:rFonts w:cs="Arial"/>
              </w:rPr>
            </w:pPr>
            <w:del w:id="189" w:author="Walus, David (D.M.)" w:date="2016-09-19T07:47:00Z">
              <w:r>
                <w:rPr>
                  <w:rFonts w:cs="Arial"/>
                  <w:noProof/>
                </w:rPr>
                <mc:AlternateContent>
                  <mc:Choice Requires="wpg">
                    <w:drawing>
                      <wp:anchor distT="0" distB="0" distL="114300" distR="114300" simplePos="0" relativeHeight="251675648" behindDoc="0" locked="0" layoutInCell="1" allowOverlap="1">
                        <wp:simplePos x="0" y="0"/>
                        <wp:positionH relativeFrom="column">
                          <wp:posOffset>3295650</wp:posOffset>
                        </wp:positionH>
                        <wp:positionV relativeFrom="paragraph">
                          <wp:posOffset>1176655</wp:posOffset>
                        </wp:positionV>
                        <wp:extent cx="321945" cy="92710"/>
                        <wp:effectExtent l="6350" t="12065" r="14605" b="2857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 cy="92710"/>
                                  <a:chOff x="6630" y="8565"/>
                                  <a:chExt cx="507" cy="146"/>
                                </a:xfrm>
                              </wpg:grpSpPr>
                              <wps:wsp>
                                <wps:cNvPr id="28" name="Oval 19"/>
                                <wps:cNvSpPr>
                                  <a:spLocks noChangeArrowheads="1"/>
                                </wps:cNvSpPr>
                                <wps:spPr bwMode="auto">
                                  <a:xfrm>
                                    <a:off x="6630" y="8565"/>
                                    <a:ext cx="143" cy="143"/>
                                  </a:xfrm>
                                  <a:prstGeom prst="ellipse">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wps:wsp>
                                <wps:cNvPr id="29" name="Oval 20"/>
                                <wps:cNvSpPr>
                                  <a:spLocks noChangeArrowheads="1"/>
                                </wps:cNvSpPr>
                                <wps:spPr bwMode="auto">
                                  <a:xfrm>
                                    <a:off x="6810" y="8565"/>
                                    <a:ext cx="143" cy="143"/>
                                  </a:xfrm>
                                  <a:prstGeom prst="ellipse">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wps:wsp>
                                <wps:cNvPr id="30" name="Oval 21"/>
                                <wps:cNvSpPr>
                                  <a:spLocks noChangeArrowheads="1"/>
                                </wps:cNvSpPr>
                                <wps:spPr bwMode="auto">
                                  <a:xfrm>
                                    <a:off x="6994" y="8568"/>
                                    <a:ext cx="143" cy="143"/>
                                  </a:xfrm>
                                  <a:prstGeom prst="ellipse">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BABECA" id="Group 27" o:spid="_x0000_s1026" style="position:absolute;margin-left:259.5pt;margin-top:92.65pt;width:25.35pt;height:7.3pt;z-index:251675648" coordorigin="6630,8565" coordsize="50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">
                        <v:oval id="Oval 19" o:spid="_x0000_s1027" style="position:absolute;left:6630;top:856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" fillcolor="#8eaadb [1940]" strokecolor="#4472c4 [3204]" strokeweight="1pt">
                          <v:fill color2="#4472c4 [3204]" focus="50%" type="gradient"/>
                          <v:shadow on="t" color="#1f3763 [1604]" offset="1pt"/>
                        </v:oval>
                        <v:oval id="Oval 20" o:spid="_x0000_s1028" style="position:absolute;left:6810;top:856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" fillcolor="#8eaadb [1940]" strokecolor="#4472c4 [3204]" strokeweight="1pt">
                          <v:fill color2="#4472c4 [3204]" focus="50%" type="gradient"/>
                          <v:shadow on="t" color="#1f3763 [1604]" offset="1pt"/>
                        </v:oval>
                        <v:oval id="Oval 21" o:spid="_x0000_s1029" style="position:absolute;left:6994;top:8568;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" fillcolor="#8eaadb [1940]" strokecolor="#4472c4 [3204]" strokeweight="1pt">
                          <v:fill color2="#4472c4 [3204]" focus="50%" type="gradient"/>
                          <v:shadow on="t" color="#1f3763 [1604]" offset="1pt"/>
                        </v:oval>
                      </v:group>
                    </w:pict>
                  </mc:Fallback>
                </mc:AlternateContent>
              </w:r>
              <w:r>
                <w:rPr>
                  <w:rFonts w:cs="Arial"/>
                  <w:noProof/>
                </w:rPr>
                <mc:AlternateContent>
                  <mc:Choice Requires="wps">
                    <w:drawing>
                      <wp:anchor distT="0" distB="0" distL="114300" distR="114300" simplePos="0" relativeHeight="251668480" behindDoc="0" locked="0" layoutInCell="1" allowOverlap="1">
                        <wp:simplePos x="0" y="0"/>
                        <wp:positionH relativeFrom="column">
                          <wp:posOffset>390525</wp:posOffset>
                        </wp:positionH>
                        <wp:positionV relativeFrom="paragraph">
                          <wp:posOffset>57150</wp:posOffset>
                        </wp:positionV>
                        <wp:extent cx="2842260" cy="38354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 xml:space="preserve">Chime_Occurance = </w:t>
                                    </w:r>
                                    <w:r>
                                      <w:rPr>
                                        <w:rFonts w:cs="Arial"/>
                                      </w:rPr>
                                      <w:t>Continuous</w:t>
                                    </w:r>
                                  </w:p>
                                  <w:p w:rsidR="00345C4B" w:rsidRPr="0058201D" w:rsidRDefault="00345C4B" w:rsidP="00345C4B">
                                    <w:pPr>
                                      <w:jc w:val="center"/>
                                      <w:rPr>
                                        <w:rFonts w:cs="Arial"/>
                                      </w:rPr>
                                    </w:pPr>
                                    <w:r w:rsidRPr="0058201D">
                                      <w:rPr>
                                        <w:rFonts w:cs="Arial"/>
                                      </w:rPr>
                                      <w:t>Off_Time_Btwn_Chime = 100ms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6" o:spid="_x0000_s1028" type="#_x0000_t202" style="position:absolute;left:0;text-align:left;margin-left:30.75pt;margin-top:4.5pt;width:223.8pt;height:30.2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" stroked="f">
                        <v:textbox style="mso-fit-shape-to-text:t">
                          <w:txbxContent>
                            <w:p w:rsidR="00345C4B" w:rsidRPr="0058201D" w:rsidRDefault="00345C4B" w:rsidP="00345C4B">
                              <w:pPr>
                                <w:jc w:val="center"/>
                                <w:rPr>
                                  <w:rFonts w:cs="Arial"/>
                                </w:rPr>
                              </w:pPr>
                              <w:r w:rsidRPr="0058201D">
                                <w:rPr>
                                  <w:rFonts w:cs="Arial"/>
                                </w:rPr>
                                <w:t xml:space="preserve">Chime_Occurance = </w:t>
                              </w:r>
                              <w:r>
                                <w:rPr>
                                  <w:rFonts w:cs="Arial"/>
                                </w:rPr>
                                <w:t>Continuous</w:t>
                              </w:r>
                            </w:p>
                            <w:p w:rsidR="00345C4B" w:rsidRPr="0058201D" w:rsidRDefault="00345C4B" w:rsidP="00345C4B">
                              <w:pPr>
                                <w:jc w:val="center"/>
                                <w:rPr>
                                  <w:rFonts w:cs="Arial"/>
                                </w:rPr>
                              </w:pPr>
                              <w:r w:rsidRPr="0058201D">
                                <w:rPr>
                                  <w:rFonts w:cs="Arial"/>
                                </w:rPr>
                                <w:t>Off_Time_Btwn_Chime = 100ms</w:t>
                              </w:r>
                            </w:p>
                          </w:txbxContent>
                        </v:textbox>
                      </v:shape>
                    </w:pict>
                  </mc:Fallback>
                </mc:AlternateContent>
              </w:r>
              <w:r>
                <w:rPr>
                  <w:rFonts w:cs="Arial"/>
                  <w:noProof/>
                </w:rPr>
                <mc:AlternateContent>
                  <mc:Choice Requires="wps">
                    <w:drawing>
                      <wp:anchor distT="0" distB="0" distL="114300" distR="114300" simplePos="0" relativeHeight="251674624" behindDoc="0" locked="0" layoutInCell="1" allowOverlap="1">
                        <wp:simplePos x="0" y="0"/>
                        <wp:positionH relativeFrom="column">
                          <wp:posOffset>384810</wp:posOffset>
                        </wp:positionH>
                        <wp:positionV relativeFrom="paragraph">
                          <wp:posOffset>1943100</wp:posOffset>
                        </wp:positionV>
                        <wp:extent cx="2870835" cy="383540"/>
                        <wp:effectExtent l="635"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835"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 xml:space="preserve">Note: Repetitions Chime </w:t>
                                    </w:r>
                                    <w:r>
                                      <w:rPr>
                                        <w:rFonts w:cs="Arial"/>
                                      </w:rPr>
                                      <w:t>repeats until instructed to stop.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0.3pt;margin-top:153pt;width:226.05pt;height:3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" stroked="f">
                        <v:textbox style="mso-fit-shape-to-text:t">
                          <w:txbxContent>
                            <w:p w:rsidR="00345C4B" w:rsidRPr="0058201D" w:rsidRDefault="00345C4B" w:rsidP="00345C4B">
                              <w:pPr>
                                <w:jc w:val="center"/>
                                <w:rPr>
                                  <w:rFonts w:cs="Arial"/>
                                </w:rPr>
                              </w:pPr>
                              <w:r w:rsidRPr="0058201D">
                                <w:rPr>
                                  <w:rFonts w:cs="Arial"/>
                                </w:rPr>
                                <w:t xml:space="preserve">Note: Repetitions Chime </w:t>
                              </w:r>
                              <w:r>
                                <w:rPr>
                                  <w:rFonts w:cs="Arial"/>
                                </w:rPr>
                                <w:t>repeats until instructed to stop.</w:t>
                              </w:r>
                            </w:p>
                          </w:txbxContent>
                        </v:textbox>
                      </v:shape>
                    </w:pict>
                  </mc:Fallback>
                </mc:AlternateContent>
              </w:r>
              <w:r>
                <w:rPr>
                  <w:rFonts w:cs="Arial"/>
                  <w:noProof/>
                </w:rPr>
                <mc:AlternateContent>
                  <mc:Choice Requires="wps">
                    <w:drawing>
                      <wp:anchor distT="0" distB="0" distL="114300" distR="114300" simplePos="0" relativeHeight="251672576" behindDoc="0" locked="0" layoutInCell="1" allowOverlap="1">
                        <wp:simplePos x="0" y="0"/>
                        <wp:positionH relativeFrom="column">
                          <wp:posOffset>1143000</wp:posOffset>
                        </wp:positionH>
                        <wp:positionV relativeFrom="paragraph">
                          <wp:posOffset>1714500</wp:posOffset>
                        </wp:positionV>
                        <wp:extent cx="238125" cy="0"/>
                        <wp:effectExtent l="15875" t="54610" r="22225" b="5969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chemeClr val="accent1">
                                      <a:lumMod val="100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BB095B" id="Straight Arrow Connector 24" o:spid="_x0000_s1026" type="#_x0000_t32" style="position:absolute;margin-left:90pt;margin-top:135pt;width:18.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" strokecolor="#4472c4 [3204]">
                        <v:stroke startarrow="block" endarrow="block"/>
                      </v:shape>
                    </w:pict>
                  </mc:Fallback>
                </mc:AlternateContent>
              </w:r>
              <w:r>
                <w:rPr>
                  <w:rFonts w:cs="Arial"/>
                  <w:noProof/>
                </w:rPr>
                <mc:AlternateContent>
                  <mc:Choice Requires="wps">
                    <w:drawing>
                      <wp:anchor distT="0" distB="0" distL="114300" distR="114300" simplePos="0" relativeHeight="251671552" behindDoc="0" locked="0" layoutInCell="1" allowOverlap="1">
                        <wp:simplePos x="0" y="0"/>
                        <wp:positionH relativeFrom="column">
                          <wp:posOffset>152400</wp:posOffset>
                        </wp:positionH>
                        <wp:positionV relativeFrom="paragraph">
                          <wp:posOffset>1343025</wp:posOffset>
                        </wp:positionV>
                        <wp:extent cx="3409950" cy="9525"/>
                        <wp:effectExtent l="6350" t="54610" r="22225" b="5016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09950" cy="952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0852E4" id="Straight Arrow Connector 23" o:spid="_x0000_s1026" type="#_x0000_t32" style="position:absolute;margin-left:12pt;margin-top:105.75pt;width:268.5pt;height:.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" strokecolor="#4472c4 [3204]" strokeweight="1pt">
                        <v:stroke endarrow="block"/>
                        <v:shadow color="#1f3763 [1604]" offset="1pt"/>
                      </v:shape>
                    </w:pict>
                  </mc:Fallback>
                </mc:AlternateContent>
              </w:r>
              <w:r>
                <w:rPr>
                  <w:rFonts w:cs="Arial"/>
                  <w:noProof/>
                </w:rPr>
                <mc:AlternateContent>
                  <mc:Choice Requires="wps">
                    <w:drawing>
                      <wp:anchor distT="0" distB="0" distL="114300" distR="114300" simplePos="0" relativeHeight="251670528" behindDoc="0" locked="0" layoutInCell="1" allowOverlap="1">
                        <wp:simplePos x="0" y="0"/>
                        <wp:positionH relativeFrom="column">
                          <wp:posOffset>2562225</wp:posOffset>
                        </wp:positionH>
                        <wp:positionV relativeFrom="paragraph">
                          <wp:posOffset>847725</wp:posOffset>
                        </wp:positionV>
                        <wp:extent cx="685800" cy="1000125"/>
                        <wp:effectExtent l="6350" t="6985" r="12700" b="2159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C9E1F" id="Rectangle 22" o:spid="_x0000_s1026" style="position:absolute;margin-left:201.75pt;margin-top:66.75pt;width:54pt;height:7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69504" behindDoc="0" locked="0" layoutInCell="1" allowOverlap="1">
                        <wp:simplePos x="0" y="0"/>
                        <wp:positionH relativeFrom="column">
                          <wp:posOffset>1485900</wp:posOffset>
                        </wp:positionH>
                        <wp:positionV relativeFrom="paragraph">
                          <wp:posOffset>847725</wp:posOffset>
                        </wp:positionV>
                        <wp:extent cx="685800" cy="1000125"/>
                        <wp:effectExtent l="6350" t="6985" r="12700" b="2159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2A401" id="Rectangle 21" o:spid="_x0000_s1026" style="position:absolute;margin-left:117pt;margin-top:66.75pt;width:54pt;height:7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847725</wp:posOffset>
                        </wp:positionV>
                        <wp:extent cx="685800" cy="1000125"/>
                        <wp:effectExtent l="6350" t="6985" r="12700" b="2159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02768" id="Rectangle 20" o:spid="_x0000_s1026" style="position:absolute;margin-left:30pt;margin-top:66.75pt;width:54pt;height:7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73600" behindDoc="0" locked="0" layoutInCell="1" allowOverlap="1">
                        <wp:simplePos x="0" y="0"/>
                        <wp:positionH relativeFrom="column">
                          <wp:posOffset>1704975</wp:posOffset>
                        </wp:positionH>
                        <wp:positionV relativeFrom="paragraph">
                          <wp:posOffset>-809625</wp:posOffset>
                        </wp:positionV>
                        <wp:extent cx="228600" cy="2828925"/>
                        <wp:effectExtent l="10795" t="12065" r="8255" b="6985"/>
                        <wp:wrapNone/>
                        <wp:docPr id="19" name="Right Brac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8600" cy="2828925"/>
                                </a:xfrm>
                                <a:prstGeom prst="rightBrace">
                                  <a:avLst>
                                    <a:gd name="adj1" fmla="val 103125"/>
                                    <a:gd name="adj2" fmla="val 50000"/>
                                  </a:avLst>
                                </a:pr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ED9CC" id="Right Brace 19" o:spid="_x0000_s1026" type="#_x0000_t88" style="position:absolute;margin-left:134.25pt;margin-top:-63.75pt;width:18pt;height:2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" strokecolor="#4472c4 [3204]"/>
                    </w:pict>
                  </mc:Fallback>
                </mc:AlternateContent>
              </w:r>
            </w:del>
          </w:p>
        </w:tc>
      </w:tr>
    </w:tbl>
    <w:p w:rsidR="00345C4B" w:rsidRPr="00A91D2E" w:rsidRDefault="00345C4B" w:rsidP="00345C4B">
      <w:pPr>
        <w:rPr>
          <w:rFonts w:cs="Arial"/>
        </w:rPr>
      </w:pPr>
    </w:p>
    <w:p w:rsidR="00345C4B" w:rsidRPr="00A91D2E" w:rsidRDefault="00345C4B" w:rsidP="00345C4B">
      <w:pPr>
        <w:spacing w:after="200" w:line="276" w:lineRule="auto"/>
        <w:rPr>
          <w:rFonts w:cs="Arial"/>
        </w:rPr>
      </w:pPr>
      <w:r w:rsidRPr="00A91D2E">
        <w:rPr>
          <w:rFonts w:cs="Arial"/>
        </w:rPr>
        <w:br w:type="page"/>
      </w:r>
    </w:p>
    <w:p w:rsidR="00345C4B" w:rsidRDefault="00345C4B" w:rsidP="00345C4B">
      <w:pPr>
        <w:rPr>
          <w:ins w:id="190" w:author="Walus, David (D.M.)" w:date="2016-09-19T07:47:00Z"/>
          <w:rFonts w:cs="Arial"/>
        </w:rPr>
      </w:pPr>
    </w:p>
    <w:bookmarkStart w:id="191" w:name="_MON_1535776430"/>
    <w:bookmarkEnd w:id="191"/>
    <w:p w:rsidR="00345C4B" w:rsidRPr="00A91D2E" w:rsidRDefault="00345C4B" w:rsidP="00345C4B">
      <w:pPr>
        <w:jc w:val="center"/>
        <w:rPr>
          <w:rFonts w:cs="Arial"/>
        </w:rPr>
      </w:pPr>
      <w:ins w:id="192" w:author="Walus, David (D.M.)" w:date="2016-09-19T07:47:00Z">
        <w:r>
          <w:rPr>
            <w:rFonts w:cs="Arial"/>
          </w:rPr>
          <w:object w:dxaOrig="11314" w:dyaOrig="4715">
            <v:shape id="5f0896450000ea382f1b8e84" o:spid="_x0000_i1027" type="#_x0000_t75" style="width:565.7pt;height:235.5pt" o:ole="">
              <v:imagedata r:id="rId10" o:title=""/>
            </v:shape>
            <o:OLEObject Type="Embed" ProgID="Word.Document.12" ShapeID="5f0896450000ea382f1b8e84" DrawAspect="Content" ObjectID="_1667719990" r:id="rId11">
              <o:FieldCodes>\s</o:FieldCodes>
            </o:OLEObject>
          </w:object>
        </w:r>
      </w:ins>
    </w:p>
    <w:tbl>
      <w:tblPr>
        <w:tblStyle w:val="TableGrid"/>
        <w:tblW w:w="0" w:type="auto"/>
        <w:jc w:val="center"/>
        <w:tblLook w:val="04A0" w:firstRow="1" w:lastRow="0" w:firstColumn="1" w:lastColumn="0" w:noHBand="0" w:noVBand="1"/>
      </w:tblPr>
      <w:tblGrid>
        <w:gridCol w:w="6048"/>
      </w:tblGrid>
      <w:tr w:rsidR="00345C4B" w:rsidRPr="00A91D2E" w:rsidDel="00F70EC1" w:rsidTr="00066C57">
        <w:trPr>
          <w:cantSplit/>
          <w:jc w:val="center"/>
          <w:del w:id="193" w:author="Walus, David (D.M.)" w:date="2016-09-19T07:47:00Z"/>
        </w:trPr>
        <w:tc>
          <w:tcPr>
            <w:tcW w:w="6048" w:type="dxa"/>
          </w:tcPr>
          <w:p w:rsidR="00345C4B" w:rsidRPr="00A91D2E" w:rsidDel="00F70EC1" w:rsidRDefault="00345C4B" w:rsidP="00066C57">
            <w:pPr>
              <w:jc w:val="center"/>
              <w:rPr>
                <w:del w:id="194" w:author="Walus, David (D.M.)" w:date="2016-09-19T07:47:00Z"/>
                <w:rFonts w:cs="Arial"/>
              </w:rPr>
            </w:pPr>
            <w:del w:id="195" w:author="Walus, David (D.M.)" w:date="2016-09-19T07:47:00Z">
              <w:r w:rsidRPr="00A91D2E" w:rsidDel="00F70EC1">
                <w:rPr>
                  <w:rFonts w:cs="Arial"/>
                </w:rPr>
                <w:delText>Use Case #3</w:delText>
              </w:r>
            </w:del>
          </w:p>
        </w:tc>
      </w:tr>
      <w:tr w:rsidR="00345C4B" w:rsidRPr="00A91D2E" w:rsidDel="00F70EC1" w:rsidTr="00066C57">
        <w:trPr>
          <w:cantSplit/>
          <w:trHeight w:val="4202"/>
          <w:jc w:val="center"/>
          <w:del w:id="196" w:author="Walus, David (D.M.)" w:date="2016-09-19T07:47:00Z"/>
        </w:trPr>
        <w:tc>
          <w:tcPr>
            <w:tcW w:w="6048" w:type="dxa"/>
          </w:tcPr>
          <w:p w:rsidR="00345C4B" w:rsidRPr="00A91D2E" w:rsidDel="00F70EC1" w:rsidRDefault="00345C4B" w:rsidP="00066C57">
            <w:pPr>
              <w:jc w:val="center"/>
              <w:rPr>
                <w:del w:id="197" w:author="Walus, David (D.M.)" w:date="2016-09-19T07:47:00Z"/>
                <w:rFonts w:cs="Arial"/>
              </w:rPr>
            </w:pPr>
            <w:del w:id="198" w:author="Walus, David (D.M.)" w:date="2016-09-19T07:47:00Z">
              <w:r>
                <w:rPr>
                  <w:rFonts w:cs="Arial"/>
                  <w:noProof/>
                </w:rPr>
                <mc:AlternateContent>
                  <mc:Choice Requires="wps">
                    <w:drawing>
                      <wp:anchor distT="0" distB="0" distL="114300" distR="114300" simplePos="0" relativeHeight="251682816" behindDoc="0" locked="0" layoutInCell="1" allowOverlap="1">
                        <wp:simplePos x="0" y="0"/>
                        <wp:positionH relativeFrom="column">
                          <wp:posOffset>60960</wp:posOffset>
                        </wp:positionH>
                        <wp:positionV relativeFrom="paragraph">
                          <wp:posOffset>1933575</wp:posOffset>
                        </wp:positionV>
                        <wp:extent cx="3594735" cy="681990"/>
                        <wp:effectExtent l="635" t="0" r="0" b="444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735" cy="681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Note:</w:t>
                                    </w:r>
                                    <w:r>
                                      <w:rPr>
                                        <w:rFonts w:cs="Arial"/>
                                      </w:rPr>
                                      <w:t xml:space="preserve"> Continuous Chime plays for 3 times the length of the periodic pulse then stops. The AHU uses an internal timer to determine when to report ‘end of chime’ is reached. No ‘breaks’ between pulses.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30" type="#_x0000_t202" style="position:absolute;left:0;text-align:left;margin-left:4.8pt;margin-top:152.25pt;width:283.05pt;height:53.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" stroked="f">
                        <v:textbox>
                          <w:txbxContent>
                            <w:p w:rsidR="00345C4B" w:rsidRPr="0058201D" w:rsidRDefault="00345C4B" w:rsidP="00345C4B">
                              <w:pPr>
                                <w:jc w:val="center"/>
                                <w:rPr>
                                  <w:rFonts w:cs="Arial"/>
                                </w:rPr>
                              </w:pPr>
                              <w:r w:rsidRPr="0058201D">
                                <w:rPr>
                                  <w:rFonts w:cs="Arial"/>
                                </w:rPr>
                                <w:t>Note:</w:t>
                              </w:r>
                              <w:r>
                                <w:rPr>
                                  <w:rFonts w:cs="Arial"/>
                                </w:rPr>
                                <w:t xml:space="preserve"> Continuous Chime plays for 3 times the length of the periodic pulse then stops. The AHU uses an internal timer to determine when to report ‘end of chime’ is reached. No ‘breaks’ between pulses.</w:t>
                              </w:r>
                            </w:p>
                          </w:txbxContent>
                        </v:textbox>
                      </v:shape>
                    </w:pict>
                  </mc:Fallback>
                </mc:AlternateContent>
              </w:r>
              <w:r>
                <w:rPr>
                  <w:rFonts w:cs="Arial"/>
                  <w:noProof/>
                </w:rPr>
                <mc:AlternateContent>
                  <mc:Choice Requires="wps">
                    <w:drawing>
                      <wp:anchor distT="0" distB="0" distL="114300" distR="114300" simplePos="0" relativeHeight="251681792" behindDoc="0" locked="0" layoutInCell="1" allowOverlap="1">
                        <wp:simplePos x="0" y="0"/>
                        <wp:positionH relativeFrom="column">
                          <wp:posOffset>1709420</wp:posOffset>
                        </wp:positionH>
                        <wp:positionV relativeFrom="paragraph">
                          <wp:posOffset>-414020</wp:posOffset>
                        </wp:positionV>
                        <wp:extent cx="228600" cy="2038350"/>
                        <wp:effectExtent l="10795" t="13970" r="8255" b="5080"/>
                        <wp:wrapNone/>
                        <wp:docPr id="17" name="Right Brac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8600" cy="2038350"/>
                                </a:xfrm>
                                <a:prstGeom prst="rightBrace">
                                  <a:avLst>
                                    <a:gd name="adj1" fmla="val 74306"/>
                                    <a:gd name="adj2" fmla="val 50000"/>
                                  </a:avLst>
                                </a:pr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E4B9B" id="Right Brace 17" o:spid="_x0000_s1026" type="#_x0000_t88" style="position:absolute;margin-left:134.6pt;margin-top:-32.6pt;width:18pt;height:160.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" strokecolor="#4472c4 [3204]"/>
                    </w:pict>
                  </mc:Fallback>
                </mc:AlternateContent>
              </w:r>
              <w:r>
                <w:rPr>
                  <w:rFonts w:cs="Arial"/>
                  <w:noProof/>
                </w:rPr>
                <mc:AlternateContent>
                  <mc:Choice Requires="wps">
                    <w:drawing>
                      <wp:anchor distT="0" distB="0" distL="114300" distR="114300" simplePos="0" relativeHeight="251679744" behindDoc="0" locked="0" layoutInCell="1" allowOverlap="1">
                        <wp:simplePos x="0" y="0"/>
                        <wp:positionH relativeFrom="column">
                          <wp:posOffset>2181225</wp:posOffset>
                        </wp:positionH>
                        <wp:positionV relativeFrom="paragraph">
                          <wp:posOffset>847725</wp:posOffset>
                        </wp:positionV>
                        <wp:extent cx="685800" cy="1000125"/>
                        <wp:effectExtent l="6350" t="8890" r="12700" b="2921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23DD7" id="Rectangle 16" o:spid="_x0000_s1026" style="position:absolute;margin-left:171.75pt;margin-top:66.75pt;width:54pt;height:7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76672" behindDoc="0" locked="0" layoutInCell="1" allowOverlap="1">
                        <wp:simplePos x="0" y="0"/>
                        <wp:positionH relativeFrom="column">
                          <wp:posOffset>790575</wp:posOffset>
                        </wp:positionH>
                        <wp:positionV relativeFrom="paragraph">
                          <wp:posOffset>847725</wp:posOffset>
                        </wp:positionV>
                        <wp:extent cx="685800" cy="1000125"/>
                        <wp:effectExtent l="6350" t="8890" r="12700" b="2921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BDC47" id="Rectangle 15" o:spid="_x0000_s1026" style="position:absolute;margin-left:62.25pt;margin-top:66.75pt;width:54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77696" behindDoc="0" locked="0" layoutInCell="1" allowOverlap="1">
                        <wp:simplePos x="0" y="0"/>
                        <wp:positionH relativeFrom="column">
                          <wp:posOffset>390525</wp:posOffset>
                        </wp:positionH>
                        <wp:positionV relativeFrom="paragraph">
                          <wp:posOffset>57150</wp:posOffset>
                        </wp:positionV>
                        <wp:extent cx="2842260" cy="38354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 xml:space="preserve">Chime_Occurance = </w:t>
                                    </w:r>
                                    <w:r>
                                      <w:rPr>
                                        <w:rFonts w:cs="Arial"/>
                                      </w:rPr>
                                      <w:t>3</w:t>
                                    </w:r>
                                  </w:p>
                                  <w:p w:rsidR="00345C4B" w:rsidRPr="0058201D" w:rsidRDefault="00345C4B" w:rsidP="00345C4B">
                                    <w:pPr>
                                      <w:jc w:val="center"/>
                                      <w:rPr>
                                        <w:rFonts w:cs="Arial"/>
                                      </w:rPr>
                                    </w:pPr>
                                    <w:r w:rsidRPr="0058201D">
                                      <w:rPr>
                                        <w:rFonts w:cs="Arial"/>
                                      </w:rPr>
                                      <w:t xml:space="preserve">Off_Time_Btwn_Chime = </w:t>
                                    </w:r>
                                    <w:r>
                                      <w:rPr>
                                        <w:rFonts w:cs="Arial"/>
                                      </w:rPr>
                                      <w:t>0x1 Continuous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 o:spid="_x0000_s1031" type="#_x0000_t202" style="position:absolute;left:0;text-align:left;margin-left:30.75pt;margin-top:4.5pt;width:223.8pt;height:30.2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" stroked="f">
                        <v:textbox style="mso-fit-shape-to-text:t">
                          <w:txbxContent>
                            <w:p w:rsidR="00345C4B" w:rsidRPr="0058201D" w:rsidRDefault="00345C4B" w:rsidP="00345C4B">
                              <w:pPr>
                                <w:jc w:val="center"/>
                                <w:rPr>
                                  <w:rFonts w:cs="Arial"/>
                                </w:rPr>
                              </w:pPr>
                              <w:r w:rsidRPr="0058201D">
                                <w:rPr>
                                  <w:rFonts w:cs="Arial"/>
                                </w:rPr>
                                <w:t xml:space="preserve">Chime_Occurance = </w:t>
                              </w:r>
                              <w:r>
                                <w:rPr>
                                  <w:rFonts w:cs="Arial"/>
                                </w:rPr>
                                <w:t>3</w:t>
                              </w:r>
                            </w:p>
                            <w:p w:rsidR="00345C4B" w:rsidRPr="0058201D" w:rsidRDefault="00345C4B" w:rsidP="00345C4B">
                              <w:pPr>
                                <w:jc w:val="center"/>
                                <w:rPr>
                                  <w:rFonts w:cs="Arial"/>
                                </w:rPr>
                              </w:pPr>
                              <w:r w:rsidRPr="0058201D">
                                <w:rPr>
                                  <w:rFonts w:cs="Arial"/>
                                </w:rPr>
                                <w:t xml:space="preserve">Off_Time_Btwn_Chime = </w:t>
                              </w:r>
                              <w:r>
                                <w:rPr>
                                  <w:rFonts w:cs="Arial"/>
                                </w:rPr>
                                <w:t>0x1 Continuous</w:t>
                              </w:r>
                            </w:p>
                          </w:txbxContent>
                        </v:textbox>
                      </v:shape>
                    </w:pict>
                  </mc:Fallback>
                </mc:AlternateContent>
              </w:r>
              <w:r>
                <w:rPr>
                  <w:rFonts w:cs="Arial"/>
                  <w:noProof/>
                </w:rPr>
                <mc:AlternateContent>
                  <mc:Choice Requires="wps">
                    <w:drawing>
                      <wp:anchor distT="0" distB="0" distL="114300" distR="114300" simplePos="0" relativeHeight="251680768" behindDoc="0" locked="0" layoutInCell="1" allowOverlap="1">
                        <wp:simplePos x="0" y="0"/>
                        <wp:positionH relativeFrom="column">
                          <wp:posOffset>152400</wp:posOffset>
                        </wp:positionH>
                        <wp:positionV relativeFrom="paragraph">
                          <wp:posOffset>1343025</wp:posOffset>
                        </wp:positionV>
                        <wp:extent cx="3409950" cy="9525"/>
                        <wp:effectExtent l="6350" t="56515" r="22225" b="4826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09950" cy="952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928EB3" id="Straight Arrow Connector 13" o:spid="_x0000_s1026" type="#_x0000_t32" style="position:absolute;margin-left:12pt;margin-top:105.75pt;width:268.5pt;height:.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" strokecolor="#4472c4 [3204]" strokeweight="1pt">
                        <v:stroke endarrow="block"/>
                        <v:shadow color="#1f3763 [1604]" offset="1pt"/>
                      </v:shape>
                    </w:pict>
                  </mc:Fallback>
                </mc:AlternateContent>
              </w:r>
              <w:r>
                <w:rPr>
                  <w:rFonts w:cs="Arial"/>
                  <w:noProof/>
                </w:rPr>
                <mc:AlternateContent>
                  <mc:Choice Requires="wps">
                    <w:drawing>
                      <wp:anchor distT="0" distB="0" distL="114300" distR="114300" simplePos="0" relativeHeight="251678720" behindDoc="0" locked="0" layoutInCell="1" allowOverlap="1">
                        <wp:simplePos x="0" y="0"/>
                        <wp:positionH relativeFrom="column">
                          <wp:posOffset>1485900</wp:posOffset>
                        </wp:positionH>
                        <wp:positionV relativeFrom="paragraph">
                          <wp:posOffset>847725</wp:posOffset>
                        </wp:positionV>
                        <wp:extent cx="685800" cy="1000125"/>
                        <wp:effectExtent l="6350" t="8890" r="12700" b="2921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2C503" id="Rectangle 12" o:spid="_x0000_s1026" style="position:absolute;margin-left:117pt;margin-top:66.75pt;width:54pt;height:7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" fillcolor="#8eaadb [1940]" strokecolor="#4472c4 [3204]" strokeweight="1pt">
                        <v:fill color2="#4472c4 [3204]" focus="50%" type="gradient"/>
                        <v:shadow on="t" color="#1f3763 [1604]" offset="1pt"/>
                      </v:rect>
                    </w:pict>
                  </mc:Fallback>
                </mc:AlternateContent>
              </w:r>
            </w:del>
          </w:p>
        </w:tc>
      </w:tr>
    </w:tbl>
    <w:bookmarkStart w:id="199" w:name="_MON_1535776456"/>
    <w:bookmarkEnd w:id="199"/>
    <w:p w:rsidR="00345C4B" w:rsidRPr="00A91D2E" w:rsidRDefault="00345C4B" w:rsidP="00345C4B">
      <w:pPr>
        <w:jc w:val="center"/>
        <w:rPr>
          <w:rFonts w:cs="Arial"/>
        </w:rPr>
      </w:pPr>
      <w:ins w:id="200" w:author="Walus, David (D.M.)" w:date="2016-09-19T07:48:00Z">
        <w:r>
          <w:rPr>
            <w:rFonts w:cs="Arial"/>
          </w:rPr>
          <w:object w:dxaOrig="11314" w:dyaOrig="4355">
            <v:shape id="5f0896450000ea3873d48457" o:spid="_x0000_i1028" type="#_x0000_t75" style="width:565.7pt;height:217.55pt" o:ole="">
              <v:imagedata r:id="rId12" o:title=""/>
            </v:shape>
            <o:OLEObject Type="Embed" ProgID="Word.Document.12" ShapeID="5f0896450000ea3873d48457" DrawAspect="Content" ObjectID="_1667719991" r:id="rId13">
              <o:FieldCodes>\s</o:FieldCodes>
            </o:OLEObject>
          </w:object>
        </w:r>
      </w:ins>
    </w:p>
    <w:tbl>
      <w:tblPr>
        <w:tblStyle w:val="TableGrid"/>
        <w:tblW w:w="0" w:type="auto"/>
        <w:jc w:val="center"/>
        <w:tblLook w:val="04A0" w:firstRow="1" w:lastRow="0" w:firstColumn="1" w:lastColumn="0" w:noHBand="0" w:noVBand="1"/>
      </w:tblPr>
      <w:tblGrid>
        <w:gridCol w:w="6048"/>
      </w:tblGrid>
      <w:tr w:rsidR="00345C4B" w:rsidRPr="00A91D2E" w:rsidDel="00F70EC1" w:rsidTr="00066C57">
        <w:trPr>
          <w:cantSplit/>
          <w:jc w:val="center"/>
          <w:del w:id="201" w:author="Walus, David (D.M.)" w:date="2016-09-19T07:48:00Z"/>
        </w:trPr>
        <w:tc>
          <w:tcPr>
            <w:tcW w:w="6048" w:type="dxa"/>
          </w:tcPr>
          <w:p w:rsidR="00345C4B" w:rsidRPr="00A91D2E" w:rsidDel="00F70EC1" w:rsidRDefault="00345C4B" w:rsidP="00066C57">
            <w:pPr>
              <w:jc w:val="center"/>
              <w:rPr>
                <w:del w:id="202" w:author="Walus, David (D.M.)" w:date="2016-09-19T07:48:00Z"/>
                <w:rFonts w:cs="Arial"/>
              </w:rPr>
            </w:pPr>
            <w:del w:id="203" w:author="Walus, David (D.M.)" w:date="2016-09-19T07:48:00Z">
              <w:r w:rsidRPr="00A91D2E" w:rsidDel="00F70EC1">
                <w:rPr>
                  <w:rFonts w:cs="Arial"/>
                </w:rPr>
                <w:delText>Use Case #4</w:delText>
              </w:r>
            </w:del>
          </w:p>
        </w:tc>
      </w:tr>
      <w:tr w:rsidR="00345C4B" w:rsidRPr="00A91D2E" w:rsidDel="00F70EC1" w:rsidTr="00066C57">
        <w:trPr>
          <w:cantSplit/>
          <w:trHeight w:val="3842"/>
          <w:jc w:val="center"/>
          <w:del w:id="204" w:author="Walus, David (D.M.)" w:date="2016-09-19T07:48:00Z"/>
        </w:trPr>
        <w:tc>
          <w:tcPr>
            <w:tcW w:w="6048" w:type="dxa"/>
          </w:tcPr>
          <w:p w:rsidR="00345C4B" w:rsidRPr="00A91D2E" w:rsidDel="00F70EC1" w:rsidRDefault="00345C4B" w:rsidP="00066C57">
            <w:pPr>
              <w:jc w:val="center"/>
              <w:rPr>
                <w:del w:id="205" w:author="Walus, David (D.M.)" w:date="2016-09-19T07:48:00Z"/>
                <w:rFonts w:cs="Arial"/>
              </w:rPr>
            </w:pPr>
            <w:del w:id="206" w:author="Walus, David (D.M.)" w:date="2016-09-19T07:48:00Z">
              <w:r>
                <w:rPr>
                  <w:rFonts w:cs="Arial"/>
                  <w:noProof/>
                </w:rPr>
                <mc:AlternateContent>
                  <mc:Choice Requires="wpg">
                    <w:drawing>
                      <wp:anchor distT="0" distB="0" distL="114300" distR="114300" simplePos="0" relativeHeight="251691008" behindDoc="0" locked="0" layoutInCell="1" allowOverlap="1">
                        <wp:simplePos x="0" y="0"/>
                        <wp:positionH relativeFrom="column">
                          <wp:posOffset>2914650</wp:posOffset>
                        </wp:positionH>
                        <wp:positionV relativeFrom="paragraph">
                          <wp:posOffset>1186180</wp:posOffset>
                        </wp:positionV>
                        <wp:extent cx="321945" cy="92710"/>
                        <wp:effectExtent l="6350" t="10795" r="14605" b="2984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945" cy="92710"/>
                                  <a:chOff x="6630" y="8565"/>
                                  <a:chExt cx="507" cy="146"/>
                                </a:xfrm>
                              </wpg:grpSpPr>
                              <wps:wsp>
                                <wps:cNvPr id="9" name="Oval 37"/>
                                <wps:cNvSpPr>
                                  <a:spLocks noChangeArrowheads="1"/>
                                </wps:cNvSpPr>
                                <wps:spPr bwMode="auto">
                                  <a:xfrm>
                                    <a:off x="6630" y="8565"/>
                                    <a:ext cx="143" cy="143"/>
                                  </a:xfrm>
                                  <a:prstGeom prst="ellipse">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wps:wsp>
                                <wps:cNvPr id="10" name="Oval 38"/>
                                <wps:cNvSpPr>
                                  <a:spLocks noChangeArrowheads="1"/>
                                </wps:cNvSpPr>
                                <wps:spPr bwMode="auto">
                                  <a:xfrm>
                                    <a:off x="6810" y="8565"/>
                                    <a:ext cx="143" cy="143"/>
                                  </a:xfrm>
                                  <a:prstGeom prst="ellipse">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wps:wsp>
                                <wps:cNvPr id="11" name="Oval 39"/>
                                <wps:cNvSpPr>
                                  <a:spLocks noChangeArrowheads="1"/>
                                </wps:cNvSpPr>
                                <wps:spPr bwMode="auto">
                                  <a:xfrm>
                                    <a:off x="6994" y="8568"/>
                                    <a:ext cx="143" cy="143"/>
                                  </a:xfrm>
                                  <a:prstGeom prst="ellipse">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9F841" id="Group 8" o:spid="_x0000_s1026" style="position:absolute;margin-left:229.5pt;margin-top:93.4pt;width:25.35pt;height:7.3pt;z-index:251691008" coordorigin="6630,8565" coordsize="50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">
                        <v:oval id="Oval 37" o:spid="_x0000_s1027" style="position:absolute;left:6630;top:856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" fillcolor="#8eaadb [1940]" strokecolor="#4472c4 [3204]" strokeweight="1pt">
                          <v:fill color2="#4472c4 [3204]" focus="50%" type="gradient"/>
                          <v:shadow on="t" color="#1f3763 [1604]" offset="1pt"/>
                        </v:oval>
                        <v:oval id="Oval 38" o:spid="_x0000_s1028" style="position:absolute;left:6810;top:856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" fillcolor="#8eaadb [1940]" strokecolor="#4472c4 [3204]" strokeweight="1pt">
                          <v:fill color2="#4472c4 [3204]" focus="50%" type="gradient"/>
                          <v:shadow on="t" color="#1f3763 [1604]" offset="1pt"/>
                        </v:oval>
                        <v:oval id="Oval 39" o:spid="_x0000_s1029" style="position:absolute;left:6994;top:8568;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" fillcolor="#8eaadb [1940]" strokecolor="#4472c4 [3204]" strokeweight="1pt">
                          <v:fill color2="#4472c4 [3204]" focus="50%" type="gradient"/>
                          <v:shadow on="t" color="#1f3763 [1604]" offset="1pt"/>
                        </v:oval>
                      </v:group>
                    </w:pict>
                  </mc:Fallback>
                </mc:AlternateContent>
              </w:r>
              <w:r>
                <w:rPr>
                  <w:rFonts w:cs="Arial"/>
                  <w:noProof/>
                </w:rPr>
                <mc:AlternateContent>
                  <mc:Choice Requires="wps">
                    <w:drawing>
                      <wp:anchor distT="0" distB="0" distL="114300" distR="114300" simplePos="0" relativeHeight="251689984" behindDoc="0" locked="0" layoutInCell="1" allowOverlap="1">
                        <wp:simplePos x="0" y="0"/>
                        <wp:positionH relativeFrom="column">
                          <wp:posOffset>108585</wp:posOffset>
                        </wp:positionH>
                        <wp:positionV relativeFrom="paragraph">
                          <wp:posOffset>1943100</wp:posOffset>
                        </wp:positionV>
                        <wp:extent cx="3594735" cy="386715"/>
                        <wp:effectExtent l="635"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735" cy="386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Note:</w:t>
                                    </w:r>
                                    <w:r>
                                      <w:rPr>
                                        <w:rFonts w:cs="Arial"/>
                                      </w:rPr>
                                      <w:t xml:space="preserve"> Continuous Chime plays until instructed to stop. No ‘breaks’ between pulses.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2" type="#_x0000_t202" style="position:absolute;left:0;text-align:left;margin-left:8.55pt;margin-top:153pt;width:283.05pt;height:3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" stroked="f">
                        <v:textbox>
                          <w:txbxContent>
                            <w:p w:rsidR="00345C4B" w:rsidRPr="0058201D" w:rsidRDefault="00345C4B" w:rsidP="00345C4B">
                              <w:pPr>
                                <w:jc w:val="center"/>
                                <w:rPr>
                                  <w:rFonts w:cs="Arial"/>
                                </w:rPr>
                              </w:pPr>
                              <w:r w:rsidRPr="0058201D">
                                <w:rPr>
                                  <w:rFonts w:cs="Arial"/>
                                </w:rPr>
                                <w:t>Note:</w:t>
                              </w:r>
                              <w:r>
                                <w:rPr>
                                  <w:rFonts w:cs="Arial"/>
                                </w:rPr>
                                <w:t xml:space="preserve"> Continuous Chime plays until instructed to stop. No ‘breaks’ between pulses.</w:t>
                              </w:r>
                            </w:p>
                          </w:txbxContent>
                        </v:textbox>
                      </v:shape>
                    </w:pict>
                  </mc:Fallback>
                </mc:AlternateContent>
              </w:r>
              <w:r>
                <w:rPr>
                  <w:rFonts w:cs="Arial"/>
                  <w:noProof/>
                </w:rPr>
                <mc:AlternateContent>
                  <mc:Choice Requires="wps">
                    <w:drawing>
                      <wp:anchor distT="0" distB="0" distL="114300" distR="114300" simplePos="0" relativeHeight="251688960" behindDoc="0" locked="0" layoutInCell="1" allowOverlap="1">
                        <wp:simplePos x="0" y="0"/>
                        <wp:positionH relativeFrom="column">
                          <wp:posOffset>1709420</wp:posOffset>
                        </wp:positionH>
                        <wp:positionV relativeFrom="paragraph">
                          <wp:posOffset>-414020</wp:posOffset>
                        </wp:positionV>
                        <wp:extent cx="228600" cy="2038350"/>
                        <wp:effectExtent l="10795" t="10795" r="8255" b="8255"/>
                        <wp:wrapNone/>
                        <wp:docPr id="6" name="Right Brac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8600" cy="2038350"/>
                                </a:xfrm>
                                <a:prstGeom prst="rightBrace">
                                  <a:avLst>
                                    <a:gd name="adj1" fmla="val 74306"/>
                                    <a:gd name="adj2" fmla="val 50000"/>
                                  </a:avLst>
                                </a:pr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6CDBB" id="Right Brace 6" o:spid="_x0000_s1026" type="#_x0000_t88" style="position:absolute;margin-left:134.6pt;margin-top:-32.6pt;width:18pt;height:160.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" strokecolor="#4472c4 [3204]"/>
                    </w:pict>
                  </mc:Fallback>
                </mc:AlternateContent>
              </w:r>
              <w:r>
                <w:rPr>
                  <w:rFonts w:cs="Arial"/>
                  <w:noProof/>
                </w:rPr>
                <mc:AlternateContent>
                  <mc:Choice Requires="wps">
                    <w:drawing>
                      <wp:anchor distT="0" distB="0" distL="114300" distR="114300" simplePos="0" relativeHeight="251686912" behindDoc="0" locked="0" layoutInCell="1" allowOverlap="1">
                        <wp:simplePos x="0" y="0"/>
                        <wp:positionH relativeFrom="column">
                          <wp:posOffset>2181225</wp:posOffset>
                        </wp:positionH>
                        <wp:positionV relativeFrom="paragraph">
                          <wp:posOffset>847725</wp:posOffset>
                        </wp:positionV>
                        <wp:extent cx="685800" cy="1000125"/>
                        <wp:effectExtent l="6350" t="15240" r="12700" b="2286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60B3C" id="Rectangle 5" o:spid="_x0000_s1026" style="position:absolute;margin-left:171.75pt;margin-top:66.75pt;width:54pt;height:7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83840" behindDoc="0" locked="0" layoutInCell="1" allowOverlap="1">
                        <wp:simplePos x="0" y="0"/>
                        <wp:positionH relativeFrom="column">
                          <wp:posOffset>790575</wp:posOffset>
                        </wp:positionH>
                        <wp:positionV relativeFrom="paragraph">
                          <wp:posOffset>847725</wp:posOffset>
                        </wp:positionV>
                        <wp:extent cx="685800" cy="1000125"/>
                        <wp:effectExtent l="6350" t="15240" r="12700" b="2286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58634" id="Rectangle 4" o:spid="_x0000_s1026" style="position:absolute;margin-left:62.25pt;margin-top:66.75pt;width:54pt;height:7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" fillcolor="#8eaadb [1940]" strokecolor="#4472c4 [3204]" strokeweight="1pt">
                        <v:fill color2="#4472c4 [3204]" focus="50%" type="gradient"/>
                        <v:shadow on="t" color="#1f3763 [1604]" offset="1pt"/>
                      </v:rect>
                    </w:pict>
                  </mc:Fallback>
                </mc:AlternateContent>
              </w:r>
              <w:r>
                <w:rPr>
                  <w:rFonts w:cs="Arial"/>
                  <w:noProof/>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57150</wp:posOffset>
                        </wp:positionV>
                        <wp:extent cx="2842260" cy="383540"/>
                        <wp:effectExtent l="0" t="0" r="0" b="12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C4B" w:rsidRPr="0058201D" w:rsidRDefault="00345C4B" w:rsidP="00345C4B">
                                    <w:pPr>
                                      <w:jc w:val="center"/>
                                      <w:rPr>
                                        <w:rFonts w:cs="Arial"/>
                                      </w:rPr>
                                    </w:pPr>
                                    <w:r w:rsidRPr="0058201D">
                                      <w:rPr>
                                        <w:rFonts w:cs="Arial"/>
                                      </w:rPr>
                                      <w:t xml:space="preserve">Chime_Occurance = </w:t>
                                    </w:r>
                                    <w:r>
                                      <w:rPr>
                                        <w:rFonts w:cs="Arial"/>
                                      </w:rPr>
                                      <w:t>Continuous</w:t>
                                    </w:r>
                                  </w:p>
                                  <w:p w:rsidR="00345C4B" w:rsidRPr="0058201D" w:rsidRDefault="00345C4B" w:rsidP="00345C4B">
                                    <w:pPr>
                                      <w:jc w:val="center"/>
                                      <w:rPr>
                                        <w:rFonts w:cs="Arial"/>
                                      </w:rPr>
                                    </w:pPr>
                                    <w:r w:rsidRPr="0058201D">
                                      <w:rPr>
                                        <w:rFonts w:cs="Arial"/>
                                      </w:rPr>
                                      <w:t xml:space="preserve">Off_Time_Btwn_Chime = </w:t>
                                    </w:r>
                                    <w:r>
                                      <w:rPr>
                                        <w:rFonts w:cs="Arial"/>
                                      </w:rPr>
                                      <w:t>0x1 Continuous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33" type="#_x0000_t202" style="position:absolute;left:0;text-align:left;margin-left:30.75pt;margin-top:4.5pt;width:223.8pt;height:30.2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" stroked="f">
                        <v:textbox style="mso-fit-shape-to-text:t">
                          <w:txbxContent>
                            <w:p w:rsidR="00345C4B" w:rsidRPr="0058201D" w:rsidRDefault="00345C4B" w:rsidP="00345C4B">
                              <w:pPr>
                                <w:jc w:val="center"/>
                                <w:rPr>
                                  <w:rFonts w:cs="Arial"/>
                                </w:rPr>
                              </w:pPr>
                              <w:r w:rsidRPr="0058201D">
                                <w:rPr>
                                  <w:rFonts w:cs="Arial"/>
                                </w:rPr>
                                <w:t xml:space="preserve">Chime_Occurance = </w:t>
                              </w:r>
                              <w:r>
                                <w:rPr>
                                  <w:rFonts w:cs="Arial"/>
                                </w:rPr>
                                <w:t>Continuous</w:t>
                              </w:r>
                            </w:p>
                            <w:p w:rsidR="00345C4B" w:rsidRPr="0058201D" w:rsidRDefault="00345C4B" w:rsidP="00345C4B">
                              <w:pPr>
                                <w:jc w:val="center"/>
                                <w:rPr>
                                  <w:rFonts w:cs="Arial"/>
                                </w:rPr>
                              </w:pPr>
                              <w:r w:rsidRPr="0058201D">
                                <w:rPr>
                                  <w:rFonts w:cs="Arial"/>
                                </w:rPr>
                                <w:t xml:space="preserve">Off_Time_Btwn_Chime = </w:t>
                              </w:r>
                              <w:r>
                                <w:rPr>
                                  <w:rFonts w:cs="Arial"/>
                                </w:rPr>
                                <w:t>0x1 Continuous</w:t>
                              </w:r>
                            </w:p>
                          </w:txbxContent>
                        </v:textbox>
                      </v:shape>
                    </w:pict>
                  </mc:Fallback>
                </mc:AlternateContent>
              </w:r>
              <w:r>
                <w:rPr>
                  <w:rFonts w:cs="Arial"/>
                  <w:noProof/>
                </w:rPr>
                <mc:AlternateContent>
                  <mc:Choice Requires="wps">
                    <w:drawing>
                      <wp:anchor distT="0" distB="0" distL="114300" distR="114300" simplePos="0" relativeHeight="251687936" behindDoc="0" locked="0" layoutInCell="1" allowOverlap="1">
                        <wp:simplePos x="0" y="0"/>
                        <wp:positionH relativeFrom="column">
                          <wp:posOffset>152400</wp:posOffset>
                        </wp:positionH>
                        <wp:positionV relativeFrom="paragraph">
                          <wp:posOffset>1343025</wp:posOffset>
                        </wp:positionV>
                        <wp:extent cx="3409950" cy="9525"/>
                        <wp:effectExtent l="6350" t="62865" r="22225" b="5143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09950" cy="9525"/>
                                </a:xfrm>
                                <a:prstGeom prst="straightConnector1">
                                  <a:avLst/>
                                </a:prstGeom>
                                <a:noFill/>
                                <a:ln w="12700">
                                  <a:solidFill>
                                    <a:schemeClr val="accent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CAFEA1" id="Straight Arrow Connector 2" o:spid="_x0000_s1026" type="#_x0000_t32" style="position:absolute;margin-left:12pt;margin-top:105.75pt;width:268.5pt;height:.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" strokecolor="#4472c4 [3204]" strokeweight="1pt">
                        <v:stroke endarrow="block"/>
                        <v:shadow color="#1f3763 [1604]" offset="1pt"/>
                      </v:shape>
                    </w:pict>
                  </mc:Fallback>
                </mc:AlternateContent>
              </w:r>
              <w:r>
                <w:rPr>
                  <w:rFonts w:cs="Arial"/>
                  <w:noProof/>
                </w:rPr>
                <mc:AlternateContent>
                  <mc:Choice Requires="wps">
                    <w:drawing>
                      <wp:anchor distT="0" distB="0" distL="114300" distR="114300" simplePos="0" relativeHeight="251685888" behindDoc="0" locked="0" layoutInCell="1" allowOverlap="1">
                        <wp:simplePos x="0" y="0"/>
                        <wp:positionH relativeFrom="column">
                          <wp:posOffset>1485900</wp:posOffset>
                        </wp:positionH>
                        <wp:positionV relativeFrom="paragraph">
                          <wp:posOffset>847725</wp:posOffset>
                        </wp:positionV>
                        <wp:extent cx="685800" cy="1000125"/>
                        <wp:effectExtent l="6350" t="15240" r="12700" b="2286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000125"/>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F0A20" id="Rectangle 1" o:spid="_x0000_s1026" style="position:absolute;margin-left:117pt;margin-top:66.75pt;width:54pt;height:7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" fillcolor="#8eaadb [1940]" strokecolor="#4472c4 [3204]" strokeweight="1pt">
                        <v:fill color2="#4472c4 [3204]" focus="50%" type="gradient"/>
                        <v:shadow on="t" color="#1f3763 [1604]" offset="1pt"/>
                      </v:rect>
                    </w:pict>
                  </mc:Fallback>
                </mc:AlternateContent>
              </w:r>
            </w:del>
          </w:p>
        </w:tc>
      </w:tr>
    </w:tbl>
    <w:p w:rsidR="00345C4B" w:rsidRPr="00A91D2E" w:rsidDel="00F70EC1" w:rsidRDefault="00345C4B" w:rsidP="00345C4B">
      <w:pPr>
        <w:rPr>
          <w:del w:id="207" w:author="Walus, David (D.M.)" w:date="2016-09-19T07:48:00Z"/>
          <w:rFonts w:cs="Arial"/>
        </w:rPr>
      </w:pPr>
    </w:p>
    <w:p w:rsidR="00345C4B" w:rsidRPr="00A91D2E" w:rsidRDefault="00345C4B" w:rsidP="00345C4B">
      <w:pPr>
        <w:rPr>
          <w:rFonts w:cs="Arial"/>
        </w:rPr>
      </w:pPr>
    </w:p>
    <w:p w:rsidR="00345C4B" w:rsidRDefault="00345C4B" w:rsidP="00345C4B">
      <w:pPr>
        <w:pStyle w:val="Heading3"/>
        <w:numPr>
          <w:ilvl w:val="2"/>
          <w:numId w:val="48"/>
        </w:numPr>
      </w:pPr>
      <w:bookmarkStart w:id="208" w:name="_Toc45277358"/>
      <w:r>
        <w:t>Polyphonic Chimes Hex Code (Dirana 3, 48kHz Sampling Rate, N204/N205/N206 ROM with R6 or R7 Firmware)</w:t>
      </w:r>
      <w:bookmarkEnd w:id="208"/>
    </w:p>
    <w:p w:rsidR="00345C4B" w:rsidRDefault="00345C4B" w:rsidP="00345C4B">
      <w:r>
        <w:t>Dirana Based Hex Code for Polyphonic Chimes</w:t>
      </w:r>
    </w:p>
    <w:p w:rsidR="00345C4B" w:rsidRDefault="00345C4B" w:rsidP="00345C4B">
      <w:pPr>
        <w:pStyle w:val="Heading4"/>
        <w:numPr>
          <w:ilvl w:val="3"/>
          <w:numId w:val="48"/>
        </w:numPr>
      </w:pPr>
      <w:bookmarkStart w:id="209" w:name="_Toc45277359"/>
      <w:r w:rsidRPr="00B9479B">
        <w:t>AHU-SWR-REQ-166134/A-Dirana Polyphonic Chime Parameter Definition</w:t>
      </w:r>
      <w:bookmarkEnd w:id="209"/>
    </w:p>
    <w:p w:rsidR="00345C4B" w:rsidRDefault="00345C4B" w:rsidP="00345C4B">
      <w:pPr>
        <w:rPr>
          <w:rFonts w:cs="Arial"/>
        </w:rPr>
      </w:pPr>
      <w:r w:rsidRPr="00171B29">
        <w:rPr>
          <w:rFonts w:cs="Arial"/>
        </w:rPr>
        <w:t>The following is an exce</w:t>
      </w:r>
      <w:r>
        <w:rPr>
          <w:rFonts w:cs="Arial"/>
        </w:rPr>
        <w:t>rpt from the NXP SAF775 Audio User Manual (Rev 1.19</w:t>
      </w:r>
      <w:r w:rsidRPr="00171B29">
        <w:rPr>
          <w:rFonts w:cs="Arial"/>
        </w:rPr>
        <w:t xml:space="preserve"> - 20</w:t>
      </w:r>
      <w:r>
        <w:rPr>
          <w:rFonts w:cs="Arial"/>
        </w:rPr>
        <w:t>14</w:t>
      </w:r>
      <w:r w:rsidRPr="00171B29">
        <w:rPr>
          <w:rFonts w:cs="Arial"/>
        </w:rPr>
        <w:t>0</w:t>
      </w:r>
      <w:r>
        <w:rPr>
          <w:rFonts w:cs="Arial"/>
        </w:rPr>
        <w:t>711</w:t>
      </w:r>
      <w:r w:rsidRPr="00171B29">
        <w:rPr>
          <w:rFonts w:cs="Arial"/>
        </w:rPr>
        <w:t>) regarding the parameters used to define the polyphonic chimes.</w:t>
      </w:r>
    </w:p>
    <w:p w:rsidR="00345C4B" w:rsidRDefault="00345C4B" w:rsidP="00345C4B">
      <w:pPr>
        <w:rPr>
          <w:rFonts w:cs="Arial"/>
        </w:rPr>
      </w:pPr>
    </w:p>
    <w:p w:rsidR="00345C4B" w:rsidRDefault="00345C4B" w:rsidP="00345C4B">
      <w:pPr>
        <w:rPr>
          <w:rFonts w:cs="Arial"/>
        </w:rPr>
      </w:pPr>
      <w:r w:rsidRPr="00171B29">
        <w:rPr>
          <w:rFonts w:cs="Arial"/>
        </w:rPr>
        <w:t>The parameters used to define th</w:t>
      </w:r>
      <w:r>
        <w:rPr>
          <w:rFonts w:cs="Arial"/>
        </w:rPr>
        <w:t>e chimes are as follows, with 16</w:t>
      </w:r>
      <w:r w:rsidRPr="00171B29">
        <w:rPr>
          <w:rFonts w:cs="Arial"/>
        </w:rPr>
        <w:t xml:space="preserve"> 3</w:t>
      </w:r>
      <w:r>
        <w:rPr>
          <w:rFonts w:cs="Arial"/>
        </w:rPr>
        <w:t>-byte X-memory parameters, and 4</w:t>
      </w:r>
      <w:r w:rsidRPr="00171B29">
        <w:rPr>
          <w:rFonts w:cs="Arial"/>
        </w:rPr>
        <w:t xml:space="preserve">1 </w:t>
      </w:r>
      <w:r>
        <w:rPr>
          <w:rFonts w:cs="Arial"/>
        </w:rPr>
        <w:t>2-byte Y-memory locations.</w:t>
      </w:r>
    </w:p>
    <w:p w:rsidR="00345C4B" w:rsidRDefault="00345C4B" w:rsidP="00345C4B">
      <w:pPr>
        <w:rPr>
          <w:rFonts w:cs="Arial"/>
        </w:rPr>
      </w:pPr>
    </w:p>
    <w:p w:rsidR="00345C4B" w:rsidRDefault="00345C4B" w:rsidP="00345C4B">
      <w:pPr>
        <w:rPr>
          <w:rFonts w:cs="Arial"/>
        </w:rPr>
      </w:pPr>
      <w:r w:rsidRPr="00171B29">
        <w:rPr>
          <w:rFonts w:cs="Arial"/>
        </w:rPr>
        <w:t>To start the Polyphonic Chimes to play using the parameters just entered, Use the following command:</w:t>
      </w:r>
    </w:p>
    <w:tbl>
      <w:tblPr>
        <w:tblStyle w:val="TableGrid"/>
        <w:tblW w:w="0" w:type="auto"/>
        <w:jc w:val="center"/>
        <w:tblLook w:val="04A0" w:firstRow="1" w:lastRow="0" w:firstColumn="1" w:lastColumn="0" w:noHBand="0" w:noVBand="1"/>
      </w:tblPr>
      <w:tblGrid>
        <w:gridCol w:w="3103"/>
        <w:gridCol w:w="6247"/>
      </w:tblGrid>
      <w:tr w:rsidR="00345C4B" w:rsidRPr="00171B29" w:rsidTr="00066C57">
        <w:trPr>
          <w:trHeight w:val="270"/>
          <w:jc w:val="center"/>
        </w:trPr>
        <w:tc>
          <w:tcPr>
            <w:tcW w:w="3460" w:type="dxa"/>
            <w:hideMark/>
          </w:tcPr>
          <w:p w:rsidR="00345C4B" w:rsidRPr="00171B29" w:rsidRDefault="00345C4B" w:rsidP="00066C57">
            <w:pPr>
              <w:rPr>
                <w:rFonts w:cs="Arial"/>
                <w:b/>
                <w:bCs/>
              </w:rPr>
            </w:pPr>
            <w:r w:rsidRPr="00171B29">
              <w:rPr>
                <w:rFonts w:cs="Arial"/>
                <w:b/>
                <w:bCs/>
              </w:rPr>
              <w:t>HEX</w:t>
            </w:r>
          </w:p>
        </w:tc>
        <w:tc>
          <w:tcPr>
            <w:tcW w:w="6720" w:type="dxa"/>
            <w:hideMark/>
          </w:tcPr>
          <w:p w:rsidR="00345C4B" w:rsidRPr="00171B29" w:rsidRDefault="00345C4B" w:rsidP="00066C57">
            <w:pPr>
              <w:rPr>
                <w:rFonts w:cs="Arial"/>
                <w:b/>
                <w:bCs/>
              </w:rPr>
            </w:pPr>
            <w:r w:rsidRPr="00171B29">
              <w:rPr>
                <w:rFonts w:cs="Arial"/>
                <w:b/>
                <w:bCs/>
              </w:rPr>
              <w:t>Parameter</w:t>
            </w:r>
          </w:p>
        </w:tc>
      </w:tr>
      <w:tr w:rsidR="00345C4B" w:rsidRPr="00171B29" w:rsidTr="00066C57">
        <w:trPr>
          <w:trHeight w:val="285"/>
          <w:jc w:val="center"/>
        </w:trPr>
        <w:tc>
          <w:tcPr>
            <w:tcW w:w="3460" w:type="dxa"/>
            <w:hideMark/>
          </w:tcPr>
          <w:p w:rsidR="00345C4B" w:rsidRPr="00171B29" w:rsidRDefault="00345C4B" w:rsidP="00066C57">
            <w:pPr>
              <w:rPr>
                <w:rFonts w:cs="Arial"/>
              </w:rPr>
            </w:pPr>
            <w:r w:rsidRPr="00171B29">
              <w:rPr>
                <w:rFonts w:cs="Arial"/>
              </w:rPr>
              <w:t>0x000001</w:t>
            </w:r>
          </w:p>
        </w:tc>
        <w:tc>
          <w:tcPr>
            <w:tcW w:w="6720" w:type="dxa"/>
            <w:hideMark/>
          </w:tcPr>
          <w:p w:rsidR="00345C4B" w:rsidRPr="00171B29" w:rsidRDefault="00345C4B" w:rsidP="00066C57">
            <w:pPr>
              <w:rPr>
                <w:rFonts w:cs="Arial"/>
              </w:rPr>
            </w:pPr>
            <w:r w:rsidRPr="00171B29">
              <w:rPr>
                <w:rFonts w:cs="Arial"/>
              </w:rPr>
              <w:t>ADSP_X_PCHIME_ControlStatusReg</w:t>
            </w:r>
          </w:p>
        </w:tc>
      </w:tr>
    </w:tbl>
    <w:p w:rsidR="00345C4B" w:rsidRDefault="00345C4B" w:rsidP="00345C4B">
      <w:pPr>
        <w:rPr>
          <w:rFonts w:cs="Arial"/>
        </w:rPr>
      </w:pPr>
    </w:p>
    <w:p w:rsidR="00345C4B" w:rsidRDefault="00345C4B" w:rsidP="00345C4B">
      <w:pPr>
        <w:rPr>
          <w:rFonts w:cs="Arial"/>
        </w:rPr>
      </w:pPr>
      <w:r w:rsidRPr="00171B29">
        <w:rPr>
          <w:rFonts w:cs="Arial"/>
        </w:rPr>
        <w:lastRenderedPageBreak/>
        <w:t>To stop the Polyphonic Chimes from playing with no release time, Use the following command:</w:t>
      </w:r>
    </w:p>
    <w:tbl>
      <w:tblPr>
        <w:tblStyle w:val="TableGrid"/>
        <w:tblW w:w="0" w:type="auto"/>
        <w:jc w:val="center"/>
        <w:tblLook w:val="04A0" w:firstRow="1" w:lastRow="0" w:firstColumn="1" w:lastColumn="0" w:noHBand="0" w:noVBand="1"/>
      </w:tblPr>
      <w:tblGrid>
        <w:gridCol w:w="3103"/>
        <w:gridCol w:w="6247"/>
      </w:tblGrid>
      <w:tr w:rsidR="00345C4B" w:rsidRPr="00171B29" w:rsidTr="00066C57">
        <w:trPr>
          <w:trHeight w:val="270"/>
          <w:jc w:val="center"/>
        </w:trPr>
        <w:tc>
          <w:tcPr>
            <w:tcW w:w="3460" w:type="dxa"/>
            <w:hideMark/>
          </w:tcPr>
          <w:p w:rsidR="00345C4B" w:rsidRPr="00171B29" w:rsidRDefault="00345C4B" w:rsidP="00066C57">
            <w:pPr>
              <w:rPr>
                <w:rFonts w:cs="Arial"/>
                <w:b/>
                <w:bCs/>
              </w:rPr>
            </w:pPr>
            <w:r w:rsidRPr="00171B29">
              <w:rPr>
                <w:rFonts w:cs="Arial"/>
                <w:b/>
                <w:bCs/>
              </w:rPr>
              <w:t>HEX</w:t>
            </w:r>
          </w:p>
        </w:tc>
        <w:tc>
          <w:tcPr>
            <w:tcW w:w="6720" w:type="dxa"/>
            <w:hideMark/>
          </w:tcPr>
          <w:p w:rsidR="00345C4B" w:rsidRPr="00171B29" w:rsidRDefault="00345C4B" w:rsidP="00066C57">
            <w:pPr>
              <w:rPr>
                <w:rFonts w:cs="Arial"/>
                <w:b/>
                <w:bCs/>
              </w:rPr>
            </w:pPr>
            <w:r w:rsidRPr="00171B29">
              <w:rPr>
                <w:rFonts w:cs="Arial"/>
                <w:b/>
                <w:bCs/>
              </w:rPr>
              <w:t>Parameter</w:t>
            </w:r>
          </w:p>
        </w:tc>
      </w:tr>
      <w:tr w:rsidR="00345C4B" w:rsidRPr="00171B29" w:rsidTr="00066C57">
        <w:trPr>
          <w:trHeight w:val="285"/>
          <w:jc w:val="center"/>
        </w:trPr>
        <w:tc>
          <w:tcPr>
            <w:tcW w:w="3460" w:type="dxa"/>
            <w:hideMark/>
          </w:tcPr>
          <w:p w:rsidR="00345C4B" w:rsidRPr="00171B29" w:rsidRDefault="00345C4B" w:rsidP="00066C57">
            <w:pPr>
              <w:rPr>
                <w:rFonts w:cs="Arial"/>
              </w:rPr>
            </w:pPr>
            <w:r w:rsidRPr="00171B29">
              <w:rPr>
                <w:rFonts w:cs="Arial"/>
              </w:rPr>
              <w:t>0x000000</w:t>
            </w:r>
          </w:p>
        </w:tc>
        <w:tc>
          <w:tcPr>
            <w:tcW w:w="6720" w:type="dxa"/>
            <w:hideMark/>
          </w:tcPr>
          <w:p w:rsidR="00345C4B" w:rsidRPr="00171B29" w:rsidRDefault="00345C4B" w:rsidP="00066C57">
            <w:pPr>
              <w:rPr>
                <w:rFonts w:cs="Arial"/>
              </w:rPr>
            </w:pPr>
            <w:r w:rsidRPr="00171B29">
              <w:rPr>
                <w:rFonts w:cs="Arial"/>
              </w:rPr>
              <w:t>ADSP_X_PCHIME_ControlStatusReg</w:t>
            </w:r>
          </w:p>
        </w:tc>
      </w:tr>
    </w:tbl>
    <w:p w:rsidR="00345C4B" w:rsidRDefault="00345C4B" w:rsidP="00345C4B">
      <w:pPr>
        <w:rPr>
          <w:rFonts w:cs="Arial"/>
        </w:rPr>
      </w:pP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3177"/>
        <w:gridCol w:w="1261"/>
        <w:gridCol w:w="4912"/>
      </w:tblGrid>
      <w:tr w:rsidR="00345C4B" w:rsidRPr="00171B29" w:rsidTr="00066C57">
        <w:trPr>
          <w:trHeight w:val="270"/>
          <w:jc w:val="center"/>
        </w:trPr>
        <w:tc>
          <w:tcPr>
            <w:tcW w:w="3254" w:type="dxa"/>
            <w:noWrap/>
            <w:hideMark/>
          </w:tcPr>
          <w:p w:rsidR="00345C4B" w:rsidRPr="00171B29" w:rsidRDefault="00345C4B" w:rsidP="00066C57">
            <w:pPr>
              <w:rPr>
                <w:rFonts w:cs="Arial"/>
                <w:b/>
                <w:bCs/>
              </w:rPr>
            </w:pPr>
            <w:r w:rsidRPr="00171B29">
              <w:rPr>
                <w:rFonts w:cs="Arial"/>
                <w:b/>
                <w:bCs/>
              </w:rPr>
              <w:t>X-Memory Parameters</w:t>
            </w:r>
          </w:p>
        </w:tc>
        <w:tc>
          <w:tcPr>
            <w:tcW w:w="1288" w:type="dxa"/>
            <w:noWrap/>
            <w:hideMark/>
          </w:tcPr>
          <w:p w:rsidR="00345C4B" w:rsidRPr="00171B29" w:rsidRDefault="00345C4B" w:rsidP="00066C57">
            <w:pPr>
              <w:rPr>
                <w:rFonts w:cs="Arial"/>
                <w:b/>
                <w:bCs/>
              </w:rPr>
            </w:pPr>
            <w:r w:rsidRPr="00171B29">
              <w:rPr>
                <w:rFonts w:cs="Arial"/>
                <w:b/>
                <w:bCs/>
              </w:rPr>
              <w:t>Initial Values</w:t>
            </w:r>
          </w:p>
        </w:tc>
        <w:tc>
          <w:tcPr>
            <w:tcW w:w="5034" w:type="dxa"/>
            <w:noWrap/>
            <w:hideMark/>
          </w:tcPr>
          <w:p w:rsidR="00345C4B" w:rsidRPr="00171B29" w:rsidRDefault="00345C4B" w:rsidP="00066C57">
            <w:pPr>
              <w:rPr>
                <w:rFonts w:cs="Arial"/>
                <w:b/>
                <w:bCs/>
              </w:rPr>
            </w:pPr>
            <w:r w:rsidRPr="00171B29">
              <w:rPr>
                <w:rFonts w:cs="Arial"/>
                <w:b/>
                <w:bCs/>
              </w:rPr>
              <w:t>Description</w:t>
            </w:r>
          </w:p>
        </w:tc>
      </w:tr>
      <w:tr w:rsidR="00345C4B" w:rsidRPr="00171B29" w:rsidTr="00066C57">
        <w:trPr>
          <w:trHeight w:val="270"/>
          <w:jc w:val="center"/>
        </w:trPr>
        <w:tc>
          <w:tcPr>
            <w:tcW w:w="3254" w:type="dxa"/>
            <w:noWrap/>
            <w:hideMark/>
          </w:tcPr>
          <w:p w:rsidR="00345C4B" w:rsidRPr="00171B29" w:rsidRDefault="00345C4B" w:rsidP="00066C57">
            <w:pPr>
              <w:rPr>
                <w:rFonts w:cs="Arial"/>
              </w:rPr>
            </w:pPr>
            <w:r w:rsidRPr="00171B29">
              <w:rPr>
                <w:rFonts w:cs="Arial"/>
              </w:rPr>
              <w:t>X:PCHIME_AngleIncr_LFO</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Frequency of the LFO sine wave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X:PCHIME_Env1_DelaySamples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Duration of dealy of 1st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X:PCHIME_Env1_AttackIncr</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Attack time of 1st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PCHIME_Env1_SustainSamples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Sustain time of 1st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PCHIME_Env2_DelaySamples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Duration of delay of 2nd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PCHIME_Env2_AttackIncr</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Attack time of 2nd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PCHIME_Env2_SustainSamples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Sustain time of 2nd dual-tone envelop</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PCHIME_Env3_DelaySamples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Duration of delay of 3rd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PCHIME_Env3_AttackIncr</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Attack time of 3rd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PCHIME_Env3_SustainSamples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Sustain time of 3rd dual-tone envelop</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Pr>
                <w:rFonts w:cs="Arial"/>
              </w:rPr>
              <w:t>X: PCHIME_Env4</w:t>
            </w:r>
            <w:r w:rsidRPr="00171B29">
              <w:rPr>
                <w:rFonts w:cs="Arial"/>
              </w:rPr>
              <w:t>_DelaySamples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Pr>
                <w:rFonts w:cs="Arial"/>
              </w:rPr>
              <w:t>Duration of delay of 4th</w:t>
            </w:r>
            <w:r w:rsidRPr="00171B29">
              <w:rPr>
                <w:rFonts w:cs="Arial"/>
              </w:rPr>
              <w:t xml:space="preserve">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Pr>
                <w:rFonts w:cs="Arial"/>
              </w:rPr>
              <w:t>X: PCHIME_Env4</w:t>
            </w:r>
            <w:r w:rsidRPr="00171B29">
              <w:rPr>
                <w:rFonts w:cs="Arial"/>
              </w:rPr>
              <w:t>_AttackIncr</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 xml:space="preserve">Attack time of </w:t>
            </w:r>
            <w:r>
              <w:rPr>
                <w:rFonts w:cs="Arial"/>
              </w:rPr>
              <w:t>4th</w:t>
            </w:r>
            <w:r w:rsidRPr="00171B29">
              <w:rPr>
                <w:rFonts w:cs="Arial"/>
              </w:rPr>
              <w:t xml:space="preserve"> dual-tone envelope</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Pr>
                <w:rFonts w:cs="Arial"/>
              </w:rPr>
              <w:t>X: PCHIME_Env4</w:t>
            </w:r>
            <w:r w:rsidRPr="00171B29">
              <w:rPr>
                <w:rFonts w:cs="Arial"/>
              </w:rPr>
              <w:t>_SustainSamples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 xml:space="preserve">Sustain time of </w:t>
            </w:r>
            <w:r>
              <w:rPr>
                <w:rFonts w:cs="Arial"/>
              </w:rPr>
              <w:t>4th</w:t>
            </w:r>
            <w:r w:rsidRPr="00171B29">
              <w:rPr>
                <w:rFonts w:cs="Arial"/>
              </w:rPr>
              <w:t xml:space="preserve"> dual-tone envelop</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PCHIME_NrRepetitions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Number of repetitions to be played</w:t>
            </w:r>
          </w:p>
        </w:tc>
      </w:tr>
      <w:tr w:rsidR="00345C4B" w:rsidRPr="00171B29" w:rsidTr="00066C57">
        <w:trPr>
          <w:trHeight w:val="255"/>
          <w:jc w:val="center"/>
        </w:trPr>
        <w:tc>
          <w:tcPr>
            <w:tcW w:w="3254" w:type="dxa"/>
            <w:noWrap/>
            <w:hideMark/>
          </w:tcPr>
          <w:p w:rsidR="00345C4B" w:rsidRPr="00171B29" w:rsidRDefault="00345C4B" w:rsidP="00066C57">
            <w:pPr>
              <w:rPr>
                <w:rFonts w:cs="Arial"/>
              </w:rPr>
            </w:pPr>
            <w:r w:rsidRPr="00171B29">
              <w:rPr>
                <w:rFonts w:cs="Arial"/>
              </w:rPr>
              <w:t>X: PCHIME_RepeatSamples</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Duration of one instance of the chime</w:t>
            </w:r>
          </w:p>
        </w:tc>
      </w:tr>
      <w:tr w:rsidR="00345C4B" w:rsidRPr="00171B29" w:rsidTr="00066C57">
        <w:trPr>
          <w:trHeight w:val="270"/>
          <w:jc w:val="center"/>
        </w:trPr>
        <w:tc>
          <w:tcPr>
            <w:tcW w:w="3254" w:type="dxa"/>
            <w:noWrap/>
            <w:hideMark/>
          </w:tcPr>
          <w:p w:rsidR="00345C4B" w:rsidRPr="00171B29" w:rsidRDefault="00345C4B" w:rsidP="00066C57">
            <w:pPr>
              <w:rPr>
                <w:rFonts w:cs="Arial"/>
              </w:rPr>
            </w:pPr>
            <w:r w:rsidRPr="00171B29">
              <w:rPr>
                <w:rFonts w:cs="Arial"/>
              </w:rPr>
              <w:t>X: PCHIME_ControlStatusReg</w:t>
            </w:r>
          </w:p>
        </w:tc>
        <w:tc>
          <w:tcPr>
            <w:tcW w:w="1288" w:type="dxa"/>
            <w:noWrap/>
            <w:hideMark/>
          </w:tcPr>
          <w:p w:rsidR="00345C4B" w:rsidRPr="00171B29" w:rsidRDefault="00345C4B" w:rsidP="00066C57">
            <w:pPr>
              <w:rPr>
                <w:rFonts w:cs="Arial"/>
              </w:rPr>
            </w:pPr>
            <w:r w:rsidRPr="00171B29">
              <w:rPr>
                <w:rFonts w:cs="Arial"/>
              </w:rPr>
              <w:t> </w:t>
            </w:r>
          </w:p>
        </w:tc>
        <w:tc>
          <w:tcPr>
            <w:tcW w:w="5034" w:type="dxa"/>
            <w:noWrap/>
            <w:hideMark/>
          </w:tcPr>
          <w:p w:rsidR="00345C4B" w:rsidRPr="00171B29" w:rsidRDefault="00345C4B" w:rsidP="00066C57">
            <w:pPr>
              <w:rPr>
                <w:rFonts w:cs="Arial"/>
              </w:rPr>
            </w:pPr>
            <w:r w:rsidRPr="00171B29">
              <w:rPr>
                <w:rFonts w:cs="Arial"/>
              </w:rPr>
              <w:t>Control and status register.</w:t>
            </w:r>
          </w:p>
        </w:tc>
      </w:tr>
    </w:tbl>
    <w:p w:rsidR="00345C4B" w:rsidRDefault="00345C4B" w:rsidP="00345C4B">
      <w:pPr>
        <w:rPr>
          <w:rFonts w:cs="Arial"/>
        </w:rPr>
      </w:pP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3247"/>
        <w:gridCol w:w="1248"/>
        <w:gridCol w:w="4855"/>
      </w:tblGrid>
      <w:tr w:rsidR="00345C4B" w:rsidRPr="00171B29" w:rsidTr="00066C57">
        <w:trPr>
          <w:trHeight w:val="270"/>
          <w:jc w:val="center"/>
        </w:trPr>
        <w:tc>
          <w:tcPr>
            <w:tcW w:w="3320" w:type="dxa"/>
            <w:noWrap/>
            <w:hideMark/>
          </w:tcPr>
          <w:p w:rsidR="00345C4B" w:rsidRPr="00171B29" w:rsidRDefault="00345C4B" w:rsidP="00066C57">
            <w:pPr>
              <w:rPr>
                <w:rFonts w:cs="Arial"/>
                <w:b/>
                <w:bCs/>
              </w:rPr>
            </w:pPr>
            <w:r w:rsidRPr="00171B29">
              <w:rPr>
                <w:rFonts w:cs="Arial"/>
                <w:b/>
                <w:bCs/>
              </w:rPr>
              <w:t>Y-Memory Parameters</w:t>
            </w:r>
          </w:p>
        </w:tc>
        <w:tc>
          <w:tcPr>
            <w:tcW w:w="1276" w:type="dxa"/>
            <w:noWrap/>
            <w:hideMark/>
          </w:tcPr>
          <w:p w:rsidR="00345C4B" w:rsidRPr="00171B29" w:rsidRDefault="00345C4B" w:rsidP="00066C57">
            <w:pPr>
              <w:rPr>
                <w:rFonts w:cs="Arial"/>
                <w:b/>
                <w:bCs/>
              </w:rPr>
            </w:pPr>
            <w:r w:rsidRPr="00171B29">
              <w:rPr>
                <w:rFonts w:cs="Arial"/>
                <w:b/>
                <w:bCs/>
              </w:rPr>
              <w:t>Initial Values</w:t>
            </w:r>
          </w:p>
        </w:tc>
        <w:tc>
          <w:tcPr>
            <w:tcW w:w="4980" w:type="dxa"/>
            <w:noWrap/>
            <w:hideMark/>
          </w:tcPr>
          <w:p w:rsidR="00345C4B" w:rsidRPr="00171B29" w:rsidRDefault="00345C4B" w:rsidP="00066C57">
            <w:pPr>
              <w:rPr>
                <w:rFonts w:cs="Arial"/>
                <w:b/>
                <w:bCs/>
              </w:rPr>
            </w:pPr>
            <w:r w:rsidRPr="00171B29">
              <w:rPr>
                <w:rFonts w:cs="Arial"/>
                <w:b/>
                <w:bCs/>
              </w:rPr>
              <w:t>Description</w:t>
            </w:r>
          </w:p>
        </w:tc>
      </w:tr>
      <w:tr w:rsidR="00345C4B" w:rsidRPr="00171B29" w:rsidTr="00066C57">
        <w:trPr>
          <w:trHeight w:val="270"/>
          <w:jc w:val="center"/>
        </w:trPr>
        <w:tc>
          <w:tcPr>
            <w:tcW w:w="3320" w:type="dxa"/>
            <w:noWrap/>
            <w:hideMark/>
          </w:tcPr>
          <w:p w:rsidR="00345C4B" w:rsidRPr="00171B29" w:rsidRDefault="00345C4B" w:rsidP="00066C57">
            <w:pPr>
              <w:rPr>
                <w:rFonts w:cs="Arial"/>
              </w:rPr>
            </w:pPr>
            <w:r w:rsidRPr="00171B29">
              <w:rPr>
                <w:rFonts w:cs="Arial"/>
              </w:rPr>
              <w:t>Y: PCHIME_Freq1_MSB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1st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PCHIME_Freq1_LSB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1st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PCHIME_Volume1</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of 1st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PCHIME_Freq2_MSB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2nd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PCHIME_Freq2_LSB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2nd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PCHIME_Volume2</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of 2nd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 xml:space="preserve">Y: PCHIME_Freq3_MSB </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3rd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PCHIME_Freq3_LSB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3rd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PCHIME_Volume3</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of 3rd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PCHIME_Freq4_MSB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4th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PCHIME_Freq4_LSB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4th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PCHIME_Volume4</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of 4th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PCHIME_Freq5_MSB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5th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PCHIME_Freq5_LSB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5th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PCHIME_Volume5</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of 5th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PCHIME_Freq6_MSB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6th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PCHIME_Freq6_LSB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 of 6th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lastRenderedPageBreak/>
              <w:t>Y: PCHIME_Volume6</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of 6th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PCHIME_Freq7</w:t>
            </w:r>
            <w:r w:rsidRPr="00171B29">
              <w:rPr>
                <w:rFonts w:cs="Arial"/>
              </w:rPr>
              <w:t>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 xml:space="preserve">Frequency coefficient of </w:t>
            </w:r>
            <w:r>
              <w:rPr>
                <w:rFonts w:cs="Arial"/>
              </w:rPr>
              <w:t>7</w:t>
            </w:r>
            <w:r w:rsidRPr="00171B29">
              <w:rPr>
                <w:rFonts w:cs="Arial"/>
              </w:rPr>
              <w:t>th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PCHIME_Freq7</w:t>
            </w:r>
            <w:r w:rsidRPr="00171B29">
              <w:rPr>
                <w:rFonts w:cs="Arial"/>
              </w:rPr>
              <w:t>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Pr>
                <w:rFonts w:cs="Arial"/>
              </w:rPr>
              <w:t>Frequency coefficient of 7</w:t>
            </w:r>
            <w:r w:rsidRPr="00171B29">
              <w:rPr>
                <w:rFonts w:cs="Arial"/>
              </w:rPr>
              <w:t>th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PCHIME_Volume7</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Pr>
                <w:rFonts w:cs="Arial"/>
              </w:rPr>
              <w:t>Volume of 7</w:t>
            </w:r>
            <w:r w:rsidRPr="00171B29">
              <w:rPr>
                <w:rFonts w:cs="Arial"/>
              </w:rPr>
              <w:t>th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PCHIME_Freq8</w:t>
            </w:r>
            <w:r w:rsidRPr="00171B29">
              <w:rPr>
                <w:rFonts w:cs="Arial"/>
              </w:rPr>
              <w:t>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Frequency coefficient</w:t>
            </w:r>
            <w:r>
              <w:rPr>
                <w:rFonts w:cs="Arial"/>
              </w:rPr>
              <w:t xml:space="preserve"> of 8</w:t>
            </w:r>
            <w:r w:rsidRPr="00171B29">
              <w:rPr>
                <w:rFonts w:cs="Arial"/>
              </w:rPr>
              <w:t>th tone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PCHIME_Freq8</w:t>
            </w:r>
            <w:r w:rsidRPr="00171B29">
              <w:rPr>
                <w:rFonts w:cs="Arial"/>
              </w:rPr>
              <w:t>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Pr>
                <w:rFonts w:cs="Arial"/>
              </w:rPr>
              <w:t>Frequency coefficient of 8</w:t>
            </w:r>
            <w:r w:rsidRPr="00171B29">
              <w:rPr>
                <w:rFonts w:cs="Arial"/>
              </w:rPr>
              <w:t>th tone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PCHIME_Volume8</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Pr>
                <w:rFonts w:cs="Arial"/>
              </w:rPr>
              <w:t>Volume of 8</w:t>
            </w:r>
            <w:r w:rsidRPr="00171B29">
              <w:rPr>
                <w:rFonts w:cs="Arial"/>
              </w:rPr>
              <w:t>th tone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PCHIME_Ampli_LFO</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Amplitude of the LFO sine wave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PCHIME_Offset_LFO</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Offset of the LFO sine wave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PCHIME_Env1_DelayVolume</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during delay of 1st dual-tone envelope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PCHIME_Env1_DecayCoef_MSB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Decay Time constant of 1st dual-tone envelope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PCHIME_Env1_DecayCoef_LSB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Decay Time constant of 1st dual-tone envelope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PCHIME_Env2_DelayVolume</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during delay of 2nd dual-tone envelope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PCHIME_Env2_DecayCoef_MSB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Decay Time constant of 2nd dual-tone envelope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PCHIME_Env2_DecayCoef_LSB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Decay Time constant of 2nd dual-tone envelope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PCHIME_Env3_DelayVolume</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Volume during delay of 3rd dual-tone envelope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PCHIME_Env3_DecayCoef_MSB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Decay Time constant of 3rd dual-tone envelope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PCHIME_Env3_DecayCoef_LSB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Decay Time constant of 3rd dual-tone envelope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w:t>
            </w:r>
            <w:r>
              <w:rPr>
                <w:rFonts w:cs="Arial"/>
              </w:rPr>
              <w:t>4</w:t>
            </w:r>
            <w:r w:rsidRPr="00171B29">
              <w:rPr>
                <w:rFonts w:cs="Arial"/>
              </w:rPr>
              <w:t>_DelayVolume</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 xml:space="preserve">Volume during delay of </w:t>
            </w:r>
            <w:r>
              <w:rPr>
                <w:rFonts w:cs="Arial"/>
              </w:rPr>
              <w:t>4th</w:t>
            </w:r>
            <w:r w:rsidRPr="00171B29">
              <w:rPr>
                <w:rFonts w:cs="Arial"/>
              </w:rPr>
              <w:t xml:space="preserve"> dual-tone envelope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PCHIME_Env</w:t>
            </w:r>
            <w:r>
              <w:rPr>
                <w:rFonts w:cs="Arial"/>
              </w:rPr>
              <w:t>4</w:t>
            </w:r>
            <w:r w:rsidRPr="00171B29">
              <w:rPr>
                <w:rFonts w:cs="Arial"/>
              </w:rPr>
              <w:t>_DecayCoef_MSB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 xml:space="preserve">Decay Time constant of </w:t>
            </w:r>
            <w:r>
              <w:rPr>
                <w:rFonts w:cs="Arial"/>
              </w:rPr>
              <w:t>4th</w:t>
            </w:r>
            <w:r w:rsidRPr="00171B29">
              <w:rPr>
                <w:rFonts w:cs="Arial"/>
              </w:rPr>
              <w:t xml:space="preserve"> dual-tone envelope (MSB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Pr>
                <w:rFonts w:cs="Arial"/>
              </w:rPr>
              <w:t>Y: PCHIME_Env4</w:t>
            </w:r>
            <w:r w:rsidRPr="00171B29">
              <w:rPr>
                <w:rFonts w:cs="Arial"/>
              </w:rPr>
              <w:t>_DecayCoef_LSB</w:t>
            </w:r>
          </w:p>
        </w:tc>
        <w:tc>
          <w:tcPr>
            <w:tcW w:w="1276" w:type="dxa"/>
            <w:noWrap/>
            <w:hideMark/>
          </w:tcPr>
          <w:p w:rsidR="00345C4B" w:rsidRPr="00171B29" w:rsidRDefault="00345C4B" w:rsidP="00066C57">
            <w:pPr>
              <w:rPr>
                <w:rFonts w:cs="Arial"/>
              </w:rPr>
            </w:pPr>
            <w:r w:rsidRPr="00171B29">
              <w:rPr>
                <w:rFonts w:cs="Arial"/>
              </w:rPr>
              <w:t> </w:t>
            </w:r>
          </w:p>
        </w:tc>
        <w:tc>
          <w:tcPr>
            <w:tcW w:w="4980" w:type="dxa"/>
            <w:hideMark/>
          </w:tcPr>
          <w:p w:rsidR="00345C4B" w:rsidRPr="00171B29" w:rsidRDefault="00345C4B" w:rsidP="00066C57">
            <w:pPr>
              <w:rPr>
                <w:rFonts w:cs="Arial"/>
              </w:rPr>
            </w:pPr>
            <w:r w:rsidRPr="00171B29">
              <w:rPr>
                <w:rFonts w:cs="Arial"/>
              </w:rPr>
              <w:t xml:space="preserve">Decay Time constant of </w:t>
            </w:r>
            <w:r>
              <w:rPr>
                <w:rFonts w:cs="Arial"/>
              </w:rPr>
              <w:t>4th</w:t>
            </w:r>
            <w:r w:rsidRPr="00171B29">
              <w:rPr>
                <w:rFonts w:cs="Arial"/>
              </w:rPr>
              <w:t xml:space="preserve"> dual-tone envelope (LSB part)</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w:t>
            </w:r>
            <w:r>
              <w:rPr>
                <w:rFonts w:cs="Arial"/>
              </w:rPr>
              <w:t>MasterVolume</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Pr>
                <w:rFonts w:cs="Arial"/>
              </w:rPr>
              <w:t>Master volume polyphonic chime</w:t>
            </w:r>
          </w:p>
        </w:tc>
      </w:tr>
      <w:tr w:rsidR="00345C4B" w:rsidRPr="00171B29" w:rsidTr="00066C57">
        <w:trPr>
          <w:trHeight w:val="255"/>
          <w:jc w:val="center"/>
        </w:trPr>
        <w:tc>
          <w:tcPr>
            <w:tcW w:w="3320" w:type="dxa"/>
            <w:noWrap/>
            <w:hideMark/>
          </w:tcPr>
          <w:p w:rsidR="00345C4B" w:rsidRPr="00171B29" w:rsidRDefault="00345C4B" w:rsidP="00066C57">
            <w:pPr>
              <w:rPr>
                <w:rFonts w:cs="Arial"/>
              </w:rPr>
            </w:pPr>
            <w:r w:rsidRPr="00171B29">
              <w:rPr>
                <w:rFonts w:cs="Arial"/>
              </w:rPr>
              <w:t>Y: PCHIME_SMute_DecayCoef_MSB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Time constant of soft mute decay (MSB part)</w:t>
            </w:r>
          </w:p>
        </w:tc>
      </w:tr>
      <w:tr w:rsidR="00345C4B" w:rsidRPr="00171B29" w:rsidTr="00066C57">
        <w:trPr>
          <w:trHeight w:val="270"/>
          <w:jc w:val="center"/>
        </w:trPr>
        <w:tc>
          <w:tcPr>
            <w:tcW w:w="3320" w:type="dxa"/>
            <w:noWrap/>
            <w:hideMark/>
          </w:tcPr>
          <w:p w:rsidR="00345C4B" w:rsidRPr="00171B29" w:rsidRDefault="00345C4B" w:rsidP="00066C57">
            <w:pPr>
              <w:rPr>
                <w:rFonts w:cs="Arial"/>
              </w:rPr>
            </w:pPr>
            <w:r w:rsidRPr="00171B29">
              <w:rPr>
                <w:rFonts w:cs="Arial"/>
              </w:rPr>
              <w:t>Y: PCHIME_SMute_DecayCoef_LSB</w:t>
            </w:r>
          </w:p>
        </w:tc>
        <w:tc>
          <w:tcPr>
            <w:tcW w:w="1276" w:type="dxa"/>
            <w:noWrap/>
            <w:hideMark/>
          </w:tcPr>
          <w:p w:rsidR="00345C4B" w:rsidRPr="00171B29" w:rsidRDefault="00345C4B" w:rsidP="00066C57">
            <w:pPr>
              <w:rPr>
                <w:rFonts w:cs="Arial"/>
              </w:rPr>
            </w:pPr>
            <w:r w:rsidRPr="00171B29">
              <w:rPr>
                <w:rFonts w:cs="Arial"/>
              </w:rPr>
              <w:t> </w:t>
            </w:r>
          </w:p>
        </w:tc>
        <w:tc>
          <w:tcPr>
            <w:tcW w:w="4980" w:type="dxa"/>
            <w:noWrap/>
            <w:hideMark/>
          </w:tcPr>
          <w:p w:rsidR="00345C4B" w:rsidRPr="00171B29" w:rsidRDefault="00345C4B" w:rsidP="00066C57">
            <w:pPr>
              <w:rPr>
                <w:rFonts w:cs="Arial"/>
              </w:rPr>
            </w:pPr>
            <w:r w:rsidRPr="00171B29">
              <w:rPr>
                <w:rFonts w:cs="Arial"/>
              </w:rPr>
              <w:t>Time constant of soft mute decay (LSB part)</w:t>
            </w:r>
          </w:p>
        </w:tc>
      </w:tr>
    </w:tbl>
    <w:p w:rsidR="00345C4B" w:rsidRDefault="00345C4B" w:rsidP="00345C4B">
      <w:pPr>
        <w:rPr>
          <w:rFonts w:cs="Arial"/>
        </w:rPr>
      </w:pP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3184"/>
        <w:gridCol w:w="6166"/>
      </w:tblGrid>
      <w:tr w:rsidR="00345C4B" w:rsidRPr="00171B29" w:rsidTr="00066C57">
        <w:trPr>
          <w:trHeight w:val="255"/>
          <w:jc w:val="center"/>
        </w:trPr>
        <w:tc>
          <w:tcPr>
            <w:tcW w:w="3460" w:type="dxa"/>
            <w:noWrap/>
            <w:hideMark/>
          </w:tcPr>
          <w:p w:rsidR="00345C4B" w:rsidRPr="00171B29" w:rsidRDefault="00345C4B" w:rsidP="00066C57">
            <w:pPr>
              <w:rPr>
                <w:rFonts w:cs="Arial"/>
              </w:rPr>
            </w:pPr>
            <w:r w:rsidRPr="00171B29">
              <w:rPr>
                <w:rFonts w:cs="Arial"/>
              </w:rPr>
              <w:t>h ### \\</w:t>
            </w:r>
          </w:p>
        </w:tc>
        <w:tc>
          <w:tcPr>
            <w:tcW w:w="6720" w:type="dxa"/>
            <w:noWrap/>
            <w:hideMark/>
          </w:tcPr>
          <w:p w:rsidR="00345C4B" w:rsidRPr="00171B29" w:rsidRDefault="00345C4B" w:rsidP="00066C57">
            <w:pPr>
              <w:rPr>
                <w:rFonts w:cs="Arial"/>
              </w:rPr>
            </w:pPr>
            <w:r w:rsidRPr="00171B29">
              <w:rPr>
                <w:rFonts w:cs="Arial"/>
              </w:rPr>
              <w:t>Defined as a delay loop of ### length to allow the NXP</w:t>
            </w:r>
            <w:r>
              <w:rPr>
                <w:rFonts w:cs="Arial"/>
              </w:rPr>
              <w:t xml:space="preserve"> </w:t>
            </w:r>
            <w:r w:rsidRPr="00171B29">
              <w:rPr>
                <w:rFonts w:cs="Arial"/>
              </w:rPr>
              <w:t>processor to correctly play the first set of chime parameters</w:t>
            </w:r>
            <w:r>
              <w:rPr>
                <w:rFonts w:cs="Arial"/>
              </w:rPr>
              <w:t xml:space="preserve"> </w:t>
            </w:r>
            <w:r w:rsidRPr="00171B29">
              <w:rPr>
                <w:rFonts w:cs="Arial"/>
              </w:rPr>
              <w:t>before starting to play the second set of chime parameters.</w:t>
            </w:r>
            <w:r>
              <w:rPr>
                <w:rFonts w:cs="Arial"/>
              </w:rPr>
              <w:t xml:space="preserve"> </w:t>
            </w:r>
            <w:r w:rsidRPr="00171B29">
              <w:rPr>
                <w:rFonts w:cs="Arial"/>
              </w:rPr>
              <w:t>This 'delay' will have to be tweaked for every application of</w:t>
            </w:r>
            <w:r>
              <w:rPr>
                <w:rFonts w:cs="Arial"/>
              </w:rPr>
              <w:t xml:space="preserve"> </w:t>
            </w:r>
            <w:r w:rsidRPr="00171B29">
              <w:rPr>
                <w:rFonts w:cs="Arial"/>
              </w:rPr>
              <w:t>HEX code.</w:t>
            </w:r>
          </w:p>
        </w:tc>
      </w:tr>
    </w:tbl>
    <w:p w:rsidR="00345C4B" w:rsidRDefault="00345C4B" w:rsidP="00345C4B">
      <w:pPr>
        <w:rPr>
          <w:rFonts w:cs="Arial"/>
        </w:rPr>
      </w:pPr>
    </w:p>
    <w:p w:rsidR="00345C4B" w:rsidRPr="00171B29" w:rsidRDefault="00345C4B" w:rsidP="00345C4B">
      <w:pPr>
        <w:rPr>
          <w:rFonts w:cs="Arial"/>
        </w:rPr>
      </w:pPr>
    </w:p>
    <w:p w:rsidR="00345C4B" w:rsidRDefault="00345C4B" w:rsidP="00345C4B">
      <w:pPr>
        <w:pStyle w:val="Heading4"/>
        <w:numPr>
          <w:ilvl w:val="3"/>
          <w:numId w:val="48"/>
        </w:numPr>
      </w:pPr>
      <w:bookmarkStart w:id="210" w:name="_Toc45277360"/>
      <w:r w:rsidRPr="00B9479B">
        <w:t>AHU-SWR-REQ-166123/B-Polyphonic Chime 03 - 1.0 Second Chime_740Hz</w:t>
      </w:r>
      <w:bookmarkEnd w:id="210"/>
    </w:p>
    <w:p w:rsidR="00345C4B" w:rsidRDefault="00345C4B" w:rsidP="00345C4B">
      <w:pPr>
        <w:jc w:val="center"/>
        <w:rPr>
          <w:rFonts w:cs="Arial"/>
        </w:rPr>
      </w:pPr>
      <w:r>
        <w:rPr>
          <w:noProof/>
        </w:rPr>
        <w:drawing>
          <wp:inline distT="0" distB="0" distL="0" distR="0" wp14:anchorId="06DDD083" wp14:editId="0694E512">
            <wp:extent cx="1047750" cy="914400"/>
            <wp:effectExtent l="0" t="0" r="0" b="0"/>
            <wp:docPr id="36900" name="Picture 1" descr="P_Chime_03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7" name="Picture 1" descr="P_Chime_03_Scope_Total D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9248EDA" wp14:editId="2A88F439">
            <wp:extent cx="1047750" cy="914400"/>
            <wp:effectExtent l="0" t="0" r="0" b="0"/>
            <wp:docPr id="36901" name="Picture 2" descr="P_Chime_03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8" name="Picture 2" descr="P_Chime_03_FFT Spectrum_Frequency_Zo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630DFCEE" wp14:editId="2AAD2894">
            <wp:extent cx="1390650" cy="914400"/>
            <wp:effectExtent l="0" t="0" r="0" b="0"/>
            <wp:docPr id="36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 name="Picture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3E7EFC" w:rsidTr="00066C57">
        <w:trPr>
          <w:trHeight w:val="70"/>
          <w:jc w:val="center"/>
        </w:trPr>
        <w:tc>
          <w:tcPr>
            <w:tcW w:w="460" w:type="dxa"/>
            <w:noWrap/>
            <w:hideMark/>
          </w:tcPr>
          <w:p w:rsidR="00345C4B" w:rsidRPr="003E7EFC" w:rsidRDefault="00345C4B" w:rsidP="00066C57">
            <w:pPr>
              <w:rPr>
                <w:rFonts w:cs="Arial"/>
                <w:b/>
                <w:bCs/>
              </w:rPr>
            </w:pPr>
            <w:r w:rsidRPr="003E7EFC">
              <w:rPr>
                <w:rFonts w:cs="Arial"/>
                <w:b/>
                <w:bCs/>
              </w:rPr>
              <w:lastRenderedPageBreak/>
              <w:t>#</w:t>
            </w:r>
          </w:p>
        </w:tc>
        <w:tc>
          <w:tcPr>
            <w:tcW w:w="928" w:type="dxa"/>
            <w:noWrap/>
            <w:hideMark/>
          </w:tcPr>
          <w:p w:rsidR="00345C4B" w:rsidRPr="003E7EFC" w:rsidRDefault="00345C4B" w:rsidP="00066C57">
            <w:pPr>
              <w:rPr>
                <w:rFonts w:cs="Arial"/>
                <w:b/>
                <w:bCs/>
              </w:rPr>
            </w:pPr>
            <w:r w:rsidRPr="003E7EFC">
              <w:rPr>
                <w:rFonts w:cs="Arial"/>
                <w:b/>
                <w:bCs/>
              </w:rPr>
              <w:t>Hex</w:t>
            </w:r>
          </w:p>
        </w:tc>
        <w:tc>
          <w:tcPr>
            <w:tcW w:w="4240" w:type="dxa"/>
            <w:noWrap/>
            <w:hideMark/>
          </w:tcPr>
          <w:p w:rsidR="00345C4B" w:rsidRPr="003E7EFC" w:rsidRDefault="00345C4B" w:rsidP="00066C57">
            <w:pPr>
              <w:rPr>
                <w:rFonts w:cs="Arial"/>
                <w:b/>
                <w:bCs/>
              </w:rPr>
            </w:pPr>
            <w:r w:rsidRPr="003E7EFC">
              <w:rPr>
                <w:rFonts w:cs="Arial"/>
                <w:b/>
                <w:bCs/>
              </w:rPr>
              <w:t>Parameter</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w:t>
            </w:r>
          </w:p>
        </w:tc>
        <w:tc>
          <w:tcPr>
            <w:tcW w:w="928" w:type="dxa"/>
            <w:noWrap/>
            <w:hideMark/>
          </w:tcPr>
          <w:p w:rsidR="00345C4B" w:rsidRPr="003E7EFC" w:rsidRDefault="00345C4B" w:rsidP="00066C57">
            <w:pPr>
              <w:rPr>
                <w:rFonts w:cs="Arial"/>
              </w:rPr>
            </w:pPr>
            <w:del w:id="211" w:author="Walus, David (D.M.)" w:date="2015-07-06T07:58:00Z">
              <w:r w:rsidRPr="003E7EFC" w:rsidDel="00E657CC">
                <w:rPr>
                  <w:rFonts w:cs="Arial"/>
                </w:rPr>
                <w:delText>0002F8</w:delText>
              </w:r>
            </w:del>
            <w:ins w:id="212" w:author="Walus, David (D.M.)" w:date="2015-07-06T07:58:00Z">
              <w:r>
                <w:rPr>
                  <w:rFonts w:cs="Arial"/>
                </w:rPr>
                <w:t>0002BB</w:t>
              </w:r>
            </w:ins>
          </w:p>
        </w:tc>
        <w:tc>
          <w:tcPr>
            <w:tcW w:w="4240" w:type="dxa"/>
            <w:noWrap/>
            <w:hideMark/>
          </w:tcPr>
          <w:p w:rsidR="00345C4B" w:rsidRPr="003E7EFC" w:rsidRDefault="00345C4B" w:rsidP="00066C57">
            <w:pPr>
              <w:rPr>
                <w:rFonts w:cs="Arial"/>
              </w:rPr>
            </w:pPr>
            <w:r w:rsidRPr="003E7EFC">
              <w:rPr>
                <w:rFonts w:cs="Arial"/>
              </w:rPr>
              <w:t>ADSP_X_PCHIME_AngleIncr_LFO</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ADSP_X_PCHIME_Env1_DelaySamples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w:t>
            </w:r>
          </w:p>
        </w:tc>
        <w:tc>
          <w:tcPr>
            <w:tcW w:w="928" w:type="dxa"/>
            <w:noWrap/>
            <w:hideMark/>
          </w:tcPr>
          <w:p w:rsidR="00345C4B" w:rsidRPr="003E7EFC" w:rsidRDefault="00345C4B" w:rsidP="00066C57">
            <w:pPr>
              <w:rPr>
                <w:rFonts w:cs="Arial"/>
              </w:rPr>
            </w:pPr>
            <w:r w:rsidRPr="003E7EFC">
              <w:rPr>
                <w:rFonts w:cs="Arial"/>
              </w:rPr>
              <w:t>011111</w:t>
            </w:r>
          </w:p>
        </w:tc>
        <w:tc>
          <w:tcPr>
            <w:tcW w:w="4240" w:type="dxa"/>
            <w:noWrap/>
            <w:hideMark/>
          </w:tcPr>
          <w:p w:rsidR="00345C4B" w:rsidRPr="003E7EFC" w:rsidRDefault="00345C4B" w:rsidP="00066C57">
            <w:pPr>
              <w:rPr>
                <w:rFonts w:cs="Arial"/>
              </w:rPr>
            </w:pPr>
            <w:r w:rsidRPr="003E7EFC">
              <w:rPr>
                <w:rFonts w:cs="Arial"/>
              </w:rPr>
              <w:t>ADSP_X_PCHIME_Env1_AttackIncr</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w:t>
            </w:r>
          </w:p>
        </w:tc>
        <w:tc>
          <w:tcPr>
            <w:tcW w:w="928" w:type="dxa"/>
            <w:noWrap/>
            <w:hideMark/>
          </w:tcPr>
          <w:p w:rsidR="00345C4B" w:rsidRPr="003E7EFC" w:rsidRDefault="00345C4B" w:rsidP="00066C57">
            <w:pPr>
              <w:rPr>
                <w:rFonts w:cs="Arial"/>
              </w:rPr>
            </w:pPr>
            <w:r w:rsidRPr="003E7EFC">
              <w:rPr>
                <w:rFonts w:cs="Arial"/>
              </w:rPr>
              <w:t>00000C</w:t>
            </w:r>
          </w:p>
        </w:tc>
        <w:tc>
          <w:tcPr>
            <w:tcW w:w="4240" w:type="dxa"/>
            <w:noWrap/>
            <w:hideMark/>
          </w:tcPr>
          <w:p w:rsidR="00345C4B" w:rsidRPr="003E7EFC" w:rsidRDefault="00345C4B" w:rsidP="00066C57">
            <w:pPr>
              <w:rPr>
                <w:rFonts w:cs="Arial"/>
              </w:rPr>
            </w:pPr>
            <w:r w:rsidRPr="003E7EFC">
              <w:rPr>
                <w:rFonts w:cs="Arial"/>
              </w:rPr>
              <w:t>ADSP_X_PCHIME_Env1_SustainSamples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ADSP_X_PCHIME_Env2_DelaySamples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6</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ADSP_X_PCHIME_Env2_AttackIncr</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7</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ADSP_X_PCHIME_Env2_SustainSamples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8</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ADSP_X_PCHIME_Env3_DelaySamples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9</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ADSP_X_PCHIME_Env3_AttackIncr</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10</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ADSP_X_PCHIME_Env3_SustainSamples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11</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ADSP_X_PCHIME_Env4_DelaySamples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12</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ADSP_X_PCHIME_Env4_AttackIncr</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13</w:t>
            </w:r>
          </w:p>
        </w:tc>
        <w:tc>
          <w:tcPr>
            <w:tcW w:w="928" w:type="dxa"/>
            <w:noWrap/>
            <w:hideMark/>
          </w:tcPr>
          <w:p w:rsidR="00345C4B" w:rsidRPr="003E7EFC" w:rsidRDefault="00345C4B" w:rsidP="00066C57">
            <w:pPr>
              <w:rPr>
                <w:rFonts w:cs="Arial"/>
              </w:rPr>
            </w:pPr>
            <w:r w:rsidRPr="003E7EFC">
              <w:rPr>
                <w:rFonts w:cs="Arial"/>
              </w:rPr>
              <w:t>000000</w:t>
            </w:r>
          </w:p>
        </w:tc>
        <w:tc>
          <w:tcPr>
            <w:tcW w:w="4240" w:type="dxa"/>
            <w:noWrap/>
            <w:hideMark/>
          </w:tcPr>
          <w:p w:rsidR="00345C4B" w:rsidRPr="003E7EFC" w:rsidRDefault="00345C4B" w:rsidP="00066C57">
            <w:pPr>
              <w:rPr>
                <w:rFonts w:cs="Arial"/>
              </w:rPr>
            </w:pPr>
            <w:r w:rsidRPr="003E7EFC">
              <w:rPr>
                <w:rFonts w:cs="Arial"/>
              </w:rPr>
              <w:t>ADSP_X_PCHIME_Env4_SustainSamples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14</w:t>
            </w:r>
          </w:p>
        </w:tc>
        <w:tc>
          <w:tcPr>
            <w:tcW w:w="928" w:type="dxa"/>
            <w:noWrap/>
            <w:hideMark/>
          </w:tcPr>
          <w:p w:rsidR="00345C4B" w:rsidRPr="003E7EFC" w:rsidRDefault="00345C4B" w:rsidP="00066C57">
            <w:pPr>
              <w:rPr>
                <w:rFonts w:cs="Arial"/>
              </w:rPr>
            </w:pPr>
            <w:r w:rsidRPr="003E7EFC">
              <w:rPr>
                <w:rFonts w:cs="Arial"/>
              </w:rPr>
              <w:t>000001</w:t>
            </w:r>
          </w:p>
        </w:tc>
        <w:tc>
          <w:tcPr>
            <w:tcW w:w="4240" w:type="dxa"/>
            <w:noWrap/>
            <w:hideMark/>
          </w:tcPr>
          <w:p w:rsidR="00345C4B" w:rsidRPr="003E7EFC" w:rsidRDefault="00345C4B" w:rsidP="00066C57">
            <w:pPr>
              <w:rPr>
                <w:rFonts w:cs="Arial"/>
              </w:rPr>
            </w:pPr>
            <w:r w:rsidRPr="003E7EFC">
              <w:rPr>
                <w:rFonts w:cs="Arial"/>
              </w:rPr>
              <w:t>ADSP_X_PCHIME_NrRepetitions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15</w:t>
            </w:r>
          </w:p>
        </w:tc>
        <w:tc>
          <w:tcPr>
            <w:tcW w:w="928" w:type="dxa"/>
            <w:noWrap/>
            <w:hideMark/>
          </w:tcPr>
          <w:p w:rsidR="00345C4B" w:rsidRPr="003E7EFC" w:rsidRDefault="00345C4B" w:rsidP="00066C57">
            <w:pPr>
              <w:rPr>
                <w:rFonts w:cs="Arial"/>
              </w:rPr>
            </w:pPr>
            <w:r w:rsidRPr="003E7EFC">
              <w:rPr>
                <w:rFonts w:cs="Arial"/>
              </w:rPr>
              <w:t>002EE0</w:t>
            </w:r>
          </w:p>
        </w:tc>
        <w:tc>
          <w:tcPr>
            <w:tcW w:w="4240" w:type="dxa"/>
            <w:noWrap/>
            <w:hideMark/>
          </w:tcPr>
          <w:p w:rsidR="00345C4B" w:rsidRPr="003E7EFC" w:rsidRDefault="00345C4B" w:rsidP="00066C57">
            <w:pPr>
              <w:rPr>
                <w:rFonts w:cs="Arial"/>
              </w:rPr>
            </w:pPr>
            <w:r w:rsidRPr="003E7EFC">
              <w:rPr>
                <w:rFonts w:cs="Arial"/>
              </w:rPr>
              <w:t>ADSP_X_PCHIME_RepeatSamples</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16</w:t>
            </w:r>
          </w:p>
        </w:tc>
        <w:tc>
          <w:tcPr>
            <w:tcW w:w="928" w:type="dxa"/>
            <w:noWrap/>
            <w:hideMark/>
          </w:tcPr>
          <w:p w:rsidR="00345C4B" w:rsidRPr="003E7EFC" w:rsidRDefault="00345C4B" w:rsidP="00066C57">
            <w:pPr>
              <w:rPr>
                <w:rFonts w:cs="Arial"/>
              </w:rPr>
            </w:pPr>
            <w:r w:rsidRPr="003E7EFC">
              <w:rPr>
                <w:rFonts w:cs="Arial"/>
              </w:rPr>
              <w:t>07F6</w:t>
            </w:r>
          </w:p>
        </w:tc>
        <w:tc>
          <w:tcPr>
            <w:tcW w:w="4240" w:type="dxa"/>
            <w:noWrap/>
            <w:hideMark/>
          </w:tcPr>
          <w:p w:rsidR="00345C4B" w:rsidRPr="003E7EFC" w:rsidRDefault="00345C4B" w:rsidP="00066C57">
            <w:pPr>
              <w:rPr>
                <w:rFonts w:cs="Arial"/>
              </w:rPr>
            </w:pPr>
            <w:r w:rsidRPr="003E7EFC">
              <w:rPr>
                <w:rFonts w:cs="Arial"/>
              </w:rPr>
              <w:t>ADSP_Y_PCHIME_Freq1_MSB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17</w:t>
            </w:r>
          </w:p>
        </w:tc>
        <w:tc>
          <w:tcPr>
            <w:tcW w:w="928" w:type="dxa"/>
            <w:noWrap/>
            <w:hideMark/>
          </w:tcPr>
          <w:p w:rsidR="00345C4B" w:rsidRPr="003E7EFC" w:rsidRDefault="00345C4B" w:rsidP="00066C57">
            <w:pPr>
              <w:rPr>
                <w:rFonts w:cs="Arial"/>
              </w:rPr>
            </w:pPr>
            <w:r w:rsidRPr="003E7EFC">
              <w:rPr>
                <w:rFonts w:cs="Arial"/>
              </w:rPr>
              <w:t>0331</w:t>
            </w:r>
          </w:p>
        </w:tc>
        <w:tc>
          <w:tcPr>
            <w:tcW w:w="4240" w:type="dxa"/>
            <w:noWrap/>
            <w:hideMark/>
          </w:tcPr>
          <w:p w:rsidR="00345C4B" w:rsidRPr="003E7EFC" w:rsidRDefault="00345C4B" w:rsidP="00066C57">
            <w:pPr>
              <w:rPr>
                <w:rFonts w:cs="Arial"/>
              </w:rPr>
            </w:pPr>
            <w:r w:rsidRPr="003E7EFC">
              <w:rPr>
                <w:rFonts w:cs="Arial"/>
              </w:rPr>
              <w:t>ADSP_Y_PCHIME_Freq1_LSB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18</w:t>
            </w:r>
          </w:p>
        </w:tc>
        <w:tc>
          <w:tcPr>
            <w:tcW w:w="928" w:type="dxa"/>
            <w:noWrap/>
            <w:hideMark/>
          </w:tcPr>
          <w:p w:rsidR="00345C4B" w:rsidRPr="003E7EFC" w:rsidRDefault="00345C4B" w:rsidP="00066C57">
            <w:pPr>
              <w:rPr>
                <w:rFonts w:cs="Arial"/>
              </w:rPr>
            </w:pPr>
            <w:r w:rsidRPr="003E7EFC">
              <w:rPr>
                <w:rFonts w:cs="Arial"/>
              </w:rPr>
              <w:t>0800</w:t>
            </w:r>
          </w:p>
        </w:tc>
        <w:tc>
          <w:tcPr>
            <w:tcW w:w="4240" w:type="dxa"/>
            <w:noWrap/>
            <w:hideMark/>
          </w:tcPr>
          <w:p w:rsidR="00345C4B" w:rsidRPr="003E7EFC" w:rsidRDefault="00345C4B" w:rsidP="00066C57">
            <w:pPr>
              <w:rPr>
                <w:rFonts w:cs="Arial"/>
              </w:rPr>
            </w:pPr>
            <w:r w:rsidRPr="003E7EFC">
              <w:rPr>
                <w:rFonts w:cs="Arial"/>
              </w:rPr>
              <w:t>ADSP_Y_PCHIME_Volume1</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19</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ADSP_Y_PCHIME_Freq2_MSB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20</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ADSP_Y_PCHIME_Freq2_LSB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21</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ADSP_Y_PCHIME_Volume2</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22</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ADSP_Y_PCHIME_Freq3_MSB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23</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ADSP_Y_PCHIME_Freq3_LSB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24</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ADSP_Y_PCHIME_Volume3</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25</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ADSP_Y_PCHIME_Freq4_MSB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26</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ADSP_Y_PCHIME_Freq4_LSB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27</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ADSP_Y_PCHIME_Volume4</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28</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ADSP_Y_PCHIME_Freq5_MSB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29</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ADSP_Y_PCHIME_Freq5_LSB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30</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ADSP_Y_PCHIME_Volume5</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31</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ADSP_Y_PCHIME_Freq6_MSB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32</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ADSP_Y_PCHIME_Freq6_LSB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33</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ADSP_Y_PCHIME_Volume6</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34</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ADSP_Y_PCHIME_Freq7_MSB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35</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ADSP_Y_PCHIME_Freq7_LSB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36</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ADSP_Y_PCHIME_Volume7</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37</w:t>
            </w:r>
          </w:p>
        </w:tc>
        <w:tc>
          <w:tcPr>
            <w:tcW w:w="928" w:type="dxa"/>
            <w:noWrap/>
            <w:hideMark/>
          </w:tcPr>
          <w:p w:rsidR="00345C4B" w:rsidRPr="003E7EFC" w:rsidRDefault="00345C4B" w:rsidP="00066C57">
            <w:pPr>
              <w:rPr>
                <w:rFonts w:cs="Arial"/>
              </w:rPr>
            </w:pPr>
            <w:r w:rsidRPr="003E7EFC">
              <w:rPr>
                <w:rFonts w:cs="Arial"/>
              </w:rPr>
              <w:t>07EE</w:t>
            </w:r>
          </w:p>
        </w:tc>
        <w:tc>
          <w:tcPr>
            <w:tcW w:w="4240" w:type="dxa"/>
            <w:noWrap/>
            <w:hideMark/>
          </w:tcPr>
          <w:p w:rsidR="00345C4B" w:rsidRPr="003E7EFC" w:rsidRDefault="00345C4B" w:rsidP="00066C57">
            <w:pPr>
              <w:rPr>
                <w:rFonts w:cs="Arial"/>
              </w:rPr>
            </w:pPr>
            <w:r w:rsidRPr="003E7EFC">
              <w:rPr>
                <w:rFonts w:cs="Arial"/>
              </w:rPr>
              <w:t>ADSP_Y_PCHIME_Freq8_MSB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38</w:t>
            </w:r>
          </w:p>
        </w:tc>
        <w:tc>
          <w:tcPr>
            <w:tcW w:w="928" w:type="dxa"/>
            <w:noWrap/>
            <w:hideMark/>
          </w:tcPr>
          <w:p w:rsidR="00345C4B" w:rsidRPr="003E7EFC" w:rsidRDefault="00345C4B" w:rsidP="00066C57">
            <w:pPr>
              <w:rPr>
                <w:rFonts w:cs="Arial"/>
              </w:rPr>
            </w:pPr>
            <w:r w:rsidRPr="003E7EFC">
              <w:rPr>
                <w:rFonts w:cs="Arial"/>
              </w:rPr>
              <w:t>03D5</w:t>
            </w:r>
          </w:p>
        </w:tc>
        <w:tc>
          <w:tcPr>
            <w:tcW w:w="4240" w:type="dxa"/>
            <w:noWrap/>
            <w:hideMark/>
          </w:tcPr>
          <w:p w:rsidR="00345C4B" w:rsidRPr="003E7EFC" w:rsidRDefault="00345C4B" w:rsidP="00066C57">
            <w:pPr>
              <w:rPr>
                <w:rFonts w:cs="Arial"/>
              </w:rPr>
            </w:pPr>
            <w:r w:rsidRPr="003E7EFC">
              <w:rPr>
                <w:rFonts w:cs="Arial"/>
              </w:rPr>
              <w:t>ADSP_Y_PCHIME_Freq8_LSB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39</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ADSP_Y_PCHIME_Volume8</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40</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ADSP_Y_PCHIME_Ampli_LFO</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41</w:t>
            </w:r>
          </w:p>
        </w:tc>
        <w:tc>
          <w:tcPr>
            <w:tcW w:w="928" w:type="dxa"/>
            <w:noWrap/>
            <w:hideMark/>
          </w:tcPr>
          <w:p w:rsidR="00345C4B" w:rsidRPr="003E7EFC" w:rsidRDefault="00345C4B" w:rsidP="00066C57">
            <w:pPr>
              <w:rPr>
                <w:rFonts w:cs="Arial"/>
              </w:rPr>
            </w:pPr>
            <w:r w:rsidRPr="003E7EFC">
              <w:rPr>
                <w:rFonts w:cs="Arial"/>
              </w:rPr>
              <w:t>07FF</w:t>
            </w:r>
          </w:p>
        </w:tc>
        <w:tc>
          <w:tcPr>
            <w:tcW w:w="4240" w:type="dxa"/>
            <w:noWrap/>
            <w:hideMark/>
          </w:tcPr>
          <w:p w:rsidR="00345C4B" w:rsidRPr="003E7EFC" w:rsidRDefault="00345C4B" w:rsidP="00066C57">
            <w:pPr>
              <w:rPr>
                <w:rFonts w:cs="Arial"/>
              </w:rPr>
            </w:pPr>
            <w:r w:rsidRPr="003E7EFC">
              <w:rPr>
                <w:rFonts w:cs="Arial"/>
              </w:rPr>
              <w:t>ADSP_Y_PCHIME_Offset_LFO</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42</w:t>
            </w:r>
          </w:p>
        </w:tc>
        <w:tc>
          <w:tcPr>
            <w:tcW w:w="928" w:type="dxa"/>
            <w:noWrap/>
            <w:hideMark/>
          </w:tcPr>
          <w:p w:rsidR="00345C4B" w:rsidRPr="003E7EFC" w:rsidRDefault="00345C4B" w:rsidP="00066C57">
            <w:pPr>
              <w:rPr>
                <w:rFonts w:cs="Arial"/>
              </w:rPr>
            </w:pPr>
            <w:r w:rsidRPr="003E7EFC">
              <w:rPr>
                <w:rFonts w:cs="Arial"/>
              </w:rPr>
              <w:t>0001</w:t>
            </w:r>
          </w:p>
        </w:tc>
        <w:tc>
          <w:tcPr>
            <w:tcW w:w="4240" w:type="dxa"/>
            <w:noWrap/>
            <w:hideMark/>
          </w:tcPr>
          <w:p w:rsidR="00345C4B" w:rsidRPr="003E7EFC" w:rsidRDefault="00345C4B" w:rsidP="00066C57">
            <w:pPr>
              <w:rPr>
                <w:rFonts w:cs="Arial"/>
              </w:rPr>
            </w:pPr>
            <w:r w:rsidRPr="003E7EFC">
              <w:rPr>
                <w:rFonts w:cs="Arial"/>
              </w:rPr>
              <w:t>ADSP_Y_PCHIME_Env1_DelayVolume</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43</w:t>
            </w:r>
          </w:p>
        </w:tc>
        <w:tc>
          <w:tcPr>
            <w:tcW w:w="928" w:type="dxa"/>
            <w:noWrap/>
            <w:hideMark/>
          </w:tcPr>
          <w:p w:rsidR="00345C4B" w:rsidRPr="003E7EFC" w:rsidRDefault="00345C4B" w:rsidP="00066C57">
            <w:pPr>
              <w:rPr>
                <w:rFonts w:cs="Arial"/>
              </w:rPr>
            </w:pPr>
            <w:r w:rsidRPr="003E7EFC">
              <w:rPr>
                <w:rFonts w:cs="Arial"/>
              </w:rPr>
              <w:t>07FF</w:t>
            </w:r>
          </w:p>
        </w:tc>
        <w:tc>
          <w:tcPr>
            <w:tcW w:w="4240" w:type="dxa"/>
            <w:noWrap/>
            <w:hideMark/>
          </w:tcPr>
          <w:p w:rsidR="00345C4B" w:rsidRPr="003E7EFC" w:rsidRDefault="00345C4B" w:rsidP="00066C57">
            <w:pPr>
              <w:rPr>
                <w:rFonts w:cs="Arial"/>
              </w:rPr>
            </w:pPr>
            <w:r w:rsidRPr="003E7EFC">
              <w:rPr>
                <w:rFonts w:cs="Arial"/>
              </w:rPr>
              <w:t>ADSP_Y_PCHIME_Env1_DecayCoef_MSB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44</w:t>
            </w:r>
          </w:p>
        </w:tc>
        <w:tc>
          <w:tcPr>
            <w:tcW w:w="928" w:type="dxa"/>
            <w:noWrap/>
            <w:hideMark/>
          </w:tcPr>
          <w:p w:rsidR="00345C4B" w:rsidRPr="003E7EFC" w:rsidRDefault="00345C4B" w:rsidP="00066C57">
            <w:pPr>
              <w:rPr>
                <w:rFonts w:cs="Arial"/>
              </w:rPr>
            </w:pPr>
            <w:r w:rsidRPr="003E7EFC">
              <w:rPr>
                <w:rFonts w:cs="Arial"/>
              </w:rPr>
              <w:t>028A</w:t>
            </w:r>
          </w:p>
        </w:tc>
        <w:tc>
          <w:tcPr>
            <w:tcW w:w="4240" w:type="dxa"/>
            <w:noWrap/>
            <w:hideMark/>
          </w:tcPr>
          <w:p w:rsidR="00345C4B" w:rsidRPr="003E7EFC" w:rsidRDefault="00345C4B" w:rsidP="00066C57">
            <w:pPr>
              <w:rPr>
                <w:rFonts w:cs="Arial"/>
              </w:rPr>
            </w:pPr>
            <w:r w:rsidRPr="003E7EFC">
              <w:rPr>
                <w:rFonts w:cs="Arial"/>
              </w:rPr>
              <w:t>ADSP_Y_PCHIME_Env1_DecayCoef_LSB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45</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ADSP_Y_PCHIME_Env2_DelayVolume</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46</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ADSP_Y_PCHIME_Env2_DecayCoef_MSB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47</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ADSP_Y_PCHIME_Env2_DecayCoef_LSB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lastRenderedPageBreak/>
              <w:t>48</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ADSP_Y_PCHIME_Env3_DelayVolume</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49</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ADSP_Y_PCHIME_Env3_DecayCoef_MSB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50</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ADSP_Y_PCHIME_Env3_DecayCoef_LSB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51</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ADSP_Y_PCHIME_Env4_DelayVolume</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52</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ADSP_Y_PCHIME_Env4_DecayCoef_MSB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53</w:t>
            </w:r>
          </w:p>
        </w:tc>
        <w:tc>
          <w:tcPr>
            <w:tcW w:w="928" w:type="dxa"/>
            <w:noWrap/>
            <w:hideMark/>
          </w:tcPr>
          <w:p w:rsidR="00345C4B" w:rsidRPr="003E7EFC" w:rsidRDefault="00345C4B" w:rsidP="00066C57">
            <w:pPr>
              <w:rPr>
                <w:rFonts w:cs="Arial"/>
              </w:rPr>
            </w:pPr>
            <w:r w:rsidRPr="003E7EFC">
              <w:rPr>
                <w:rFonts w:cs="Arial"/>
              </w:rPr>
              <w:t>0000</w:t>
            </w:r>
          </w:p>
        </w:tc>
        <w:tc>
          <w:tcPr>
            <w:tcW w:w="4240" w:type="dxa"/>
            <w:noWrap/>
            <w:hideMark/>
          </w:tcPr>
          <w:p w:rsidR="00345C4B" w:rsidRPr="003E7EFC" w:rsidRDefault="00345C4B" w:rsidP="00066C57">
            <w:pPr>
              <w:rPr>
                <w:rFonts w:cs="Arial"/>
              </w:rPr>
            </w:pPr>
            <w:r w:rsidRPr="003E7EFC">
              <w:rPr>
                <w:rFonts w:cs="Arial"/>
              </w:rPr>
              <w:t>ADSP_Y_PCHIME_Env4_DecayCoef_LSB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54</w:t>
            </w:r>
          </w:p>
        </w:tc>
        <w:tc>
          <w:tcPr>
            <w:tcW w:w="928" w:type="dxa"/>
            <w:noWrap/>
            <w:hideMark/>
          </w:tcPr>
          <w:p w:rsidR="00345C4B" w:rsidRPr="003E7EFC" w:rsidRDefault="00345C4B" w:rsidP="00066C57">
            <w:pPr>
              <w:rPr>
                <w:rFonts w:cs="Arial"/>
              </w:rPr>
            </w:pPr>
            <w:r w:rsidRPr="003E7EFC">
              <w:rPr>
                <w:rFonts w:cs="Arial"/>
              </w:rPr>
              <w:t>0400</w:t>
            </w:r>
          </w:p>
        </w:tc>
        <w:tc>
          <w:tcPr>
            <w:tcW w:w="4240" w:type="dxa"/>
            <w:noWrap/>
            <w:hideMark/>
          </w:tcPr>
          <w:p w:rsidR="00345C4B" w:rsidRPr="003E7EFC" w:rsidRDefault="00345C4B" w:rsidP="00066C57">
            <w:pPr>
              <w:rPr>
                <w:rFonts w:cs="Arial"/>
              </w:rPr>
            </w:pPr>
            <w:r w:rsidRPr="003E7EFC">
              <w:rPr>
                <w:rFonts w:cs="Arial"/>
              </w:rPr>
              <w:t>ADSP_Y_PCHIME_MasterVolume</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55</w:t>
            </w:r>
          </w:p>
        </w:tc>
        <w:tc>
          <w:tcPr>
            <w:tcW w:w="928" w:type="dxa"/>
            <w:noWrap/>
            <w:hideMark/>
          </w:tcPr>
          <w:p w:rsidR="00345C4B" w:rsidRPr="003E7EFC" w:rsidRDefault="00345C4B" w:rsidP="00066C57">
            <w:pPr>
              <w:rPr>
                <w:rFonts w:cs="Arial"/>
              </w:rPr>
            </w:pPr>
            <w:r w:rsidRPr="003E7EFC">
              <w:rPr>
                <w:rFonts w:cs="Arial"/>
              </w:rPr>
              <w:t>075C</w:t>
            </w:r>
          </w:p>
        </w:tc>
        <w:tc>
          <w:tcPr>
            <w:tcW w:w="4240" w:type="dxa"/>
            <w:noWrap/>
            <w:hideMark/>
          </w:tcPr>
          <w:p w:rsidR="00345C4B" w:rsidRPr="003E7EFC" w:rsidRDefault="00345C4B" w:rsidP="00066C57">
            <w:pPr>
              <w:rPr>
                <w:rFonts w:cs="Arial"/>
              </w:rPr>
            </w:pPr>
            <w:r w:rsidRPr="003E7EFC">
              <w:rPr>
                <w:rFonts w:cs="Arial"/>
              </w:rPr>
              <w:t>ADSP_Y_PCHIME_Smute_DecayCoef_MSB</w:t>
            </w:r>
          </w:p>
        </w:tc>
      </w:tr>
      <w:tr w:rsidR="00345C4B" w:rsidRPr="003E7EFC" w:rsidTr="00066C57">
        <w:trPr>
          <w:trHeight w:val="255"/>
          <w:jc w:val="center"/>
        </w:trPr>
        <w:tc>
          <w:tcPr>
            <w:tcW w:w="460" w:type="dxa"/>
            <w:noWrap/>
            <w:hideMark/>
          </w:tcPr>
          <w:p w:rsidR="00345C4B" w:rsidRPr="003E7EFC" w:rsidRDefault="00345C4B" w:rsidP="00066C57">
            <w:pPr>
              <w:rPr>
                <w:rFonts w:cs="Arial"/>
              </w:rPr>
            </w:pPr>
            <w:r w:rsidRPr="003E7EFC">
              <w:rPr>
                <w:rFonts w:cs="Arial"/>
              </w:rPr>
              <w:t>56</w:t>
            </w:r>
          </w:p>
        </w:tc>
        <w:tc>
          <w:tcPr>
            <w:tcW w:w="928" w:type="dxa"/>
            <w:noWrap/>
            <w:hideMark/>
          </w:tcPr>
          <w:p w:rsidR="00345C4B" w:rsidRPr="003E7EFC" w:rsidRDefault="00345C4B" w:rsidP="00066C57">
            <w:pPr>
              <w:rPr>
                <w:rFonts w:cs="Arial"/>
              </w:rPr>
            </w:pPr>
            <w:r w:rsidRPr="003E7EFC">
              <w:rPr>
                <w:rFonts w:cs="Arial"/>
              </w:rPr>
              <w:t>0201</w:t>
            </w:r>
          </w:p>
        </w:tc>
        <w:tc>
          <w:tcPr>
            <w:tcW w:w="4240" w:type="dxa"/>
            <w:noWrap/>
            <w:hideMark/>
          </w:tcPr>
          <w:p w:rsidR="00345C4B" w:rsidRPr="003E7EFC" w:rsidRDefault="00345C4B" w:rsidP="00066C57">
            <w:pPr>
              <w:rPr>
                <w:rFonts w:cs="Arial"/>
              </w:rPr>
            </w:pPr>
            <w:r w:rsidRPr="003E7EFC">
              <w:rPr>
                <w:rFonts w:cs="Arial"/>
              </w:rPr>
              <w:t>ADSP_Y_PCHIME_Smute_DecayCoef_LSB</w:t>
            </w:r>
          </w:p>
        </w:tc>
      </w:tr>
      <w:tr w:rsidR="00345C4B" w:rsidRPr="003E7EFC" w:rsidTr="00066C57">
        <w:trPr>
          <w:trHeight w:val="107"/>
          <w:jc w:val="center"/>
        </w:trPr>
        <w:tc>
          <w:tcPr>
            <w:tcW w:w="460" w:type="dxa"/>
            <w:noWrap/>
            <w:hideMark/>
          </w:tcPr>
          <w:p w:rsidR="00345C4B" w:rsidRPr="003E7EFC" w:rsidRDefault="00345C4B" w:rsidP="00066C57">
            <w:pPr>
              <w:rPr>
                <w:rFonts w:cs="Arial"/>
              </w:rPr>
            </w:pPr>
            <w:r w:rsidRPr="003E7EFC">
              <w:rPr>
                <w:rFonts w:cs="Arial"/>
              </w:rPr>
              <w:t>57</w:t>
            </w:r>
          </w:p>
        </w:tc>
        <w:tc>
          <w:tcPr>
            <w:tcW w:w="928" w:type="dxa"/>
            <w:noWrap/>
            <w:hideMark/>
          </w:tcPr>
          <w:p w:rsidR="00345C4B" w:rsidRPr="003E7EFC" w:rsidRDefault="00345C4B" w:rsidP="00066C57">
            <w:pPr>
              <w:rPr>
                <w:rFonts w:cs="Arial"/>
              </w:rPr>
            </w:pPr>
            <w:r w:rsidRPr="003E7EFC">
              <w:rPr>
                <w:rFonts w:cs="Arial"/>
              </w:rPr>
              <w:t>000001</w:t>
            </w:r>
          </w:p>
        </w:tc>
        <w:tc>
          <w:tcPr>
            <w:tcW w:w="4240" w:type="dxa"/>
            <w:noWrap/>
            <w:hideMark/>
          </w:tcPr>
          <w:p w:rsidR="00345C4B" w:rsidRPr="003E7EFC" w:rsidRDefault="00345C4B" w:rsidP="00066C57">
            <w:pPr>
              <w:rPr>
                <w:rFonts w:cs="Arial"/>
              </w:rPr>
            </w:pPr>
            <w:r w:rsidRPr="003E7EFC">
              <w:rPr>
                <w:rFonts w:cs="Arial"/>
              </w:rPr>
              <w:t>ADSP_X_PCHIME_ControlStatusReg</w:t>
            </w:r>
          </w:p>
        </w:tc>
      </w:tr>
    </w:tbl>
    <w:p w:rsidR="00345C4B" w:rsidRPr="00D83AD1" w:rsidRDefault="00345C4B" w:rsidP="00345C4B">
      <w:pPr>
        <w:rPr>
          <w:rFonts w:cs="Arial"/>
        </w:rPr>
      </w:pPr>
    </w:p>
    <w:p w:rsidR="00345C4B" w:rsidRDefault="00345C4B" w:rsidP="00345C4B">
      <w:pPr>
        <w:pStyle w:val="Heading4"/>
        <w:numPr>
          <w:ilvl w:val="3"/>
          <w:numId w:val="48"/>
        </w:numPr>
      </w:pPr>
      <w:bookmarkStart w:id="213" w:name="_Toc45277361"/>
      <w:r w:rsidRPr="00B9479B">
        <w:t>AHU-SWR-REQ-165788/B-Polyphonic Chime 04 - 0.5 Second Chime_740Hz</w:t>
      </w:r>
      <w:bookmarkEnd w:id="213"/>
    </w:p>
    <w:p w:rsidR="00345C4B" w:rsidRDefault="00345C4B" w:rsidP="00345C4B">
      <w:pPr>
        <w:jc w:val="center"/>
        <w:rPr>
          <w:rFonts w:cs="Arial"/>
        </w:rPr>
      </w:pPr>
      <w:r>
        <w:rPr>
          <w:noProof/>
        </w:rPr>
        <w:drawing>
          <wp:inline distT="0" distB="0" distL="0" distR="0" wp14:anchorId="4FFA81BE" wp14:editId="585036E8">
            <wp:extent cx="1050472" cy="921204"/>
            <wp:effectExtent l="0" t="0" r="0" b="0"/>
            <wp:docPr id="37000" name="Picture 3" descr="P_Chime_04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9" name="Picture 3" descr="P_Chime_04_Scope_Total Du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85736CE" wp14:editId="64DE2C1D">
            <wp:extent cx="1047750" cy="921204"/>
            <wp:effectExtent l="0" t="0" r="0" b="0"/>
            <wp:docPr id="37001" name="Picture 4" descr="P_Chime_04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0" name="Picture 4" descr="P_Chime_04_FFT Spectrum_Frequency_Z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A4F45FA" wp14:editId="0E3C61D0">
            <wp:extent cx="1383846" cy="921204"/>
            <wp:effectExtent l="0" t="0" r="6985" b="0"/>
            <wp:docPr id="3700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 name="Picture 63"/>
                    <pic:cNvPicPr>
                      <a:picLocks noChangeAspect="1" noChangeArrowheads="1"/>
                    </pic:cNvPicPr>
                  </pic:nvPicPr>
                  <pic:blipFill>
                    <a:blip r:embed="rId19">
                      <a:extLst>
                        <a:ext uri="{28A0092B-C50C-407E-A947-70E740481C1C}">
                          <a14:useLocalDpi xmlns:a14="http://schemas.microsoft.com/office/drawing/2010/main" val="0"/>
                        </a:ext>
                      </a:extLst>
                    </a:blip>
                    <a:srcRect l="7309" t="17474" r="29231" b="3796"/>
                    <a:stretch>
                      <a:fillRect/>
                    </a:stretch>
                  </pic:blipFill>
                  <pic:spPr bwMode="auto">
                    <a:xfrm>
                      <a:off x="0" y="0"/>
                      <a:ext cx="1383846" cy="921204"/>
                    </a:xfrm>
                    <a:prstGeom prst="rect">
                      <a:avLst/>
                    </a:prstGeom>
                    <a:noFill/>
                    <a:ln>
                      <a:noFill/>
                    </a:ln>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BA2E01" w:rsidTr="00066C57">
        <w:trPr>
          <w:trHeight w:val="70"/>
          <w:jc w:val="center"/>
        </w:trPr>
        <w:tc>
          <w:tcPr>
            <w:tcW w:w="460" w:type="dxa"/>
            <w:noWrap/>
            <w:hideMark/>
          </w:tcPr>
          <w:p w:rsidR="00345C4B" w:rsidRPr="00BA2E01" w:rsidRDefault="00345C4B" w:rsidP="00066C57">
            <w:pPr>
              <w:rPr>
                <w:rFonts w:cs="Arial"/>
                <w:b/>
                <w:bCs/>
              </w:rPr>
            </w:pPr>
            <w:r w:rsidRPr="00BA2E01">
              <w:rPr>
                <w:rFonts w:cs="Arial"/>
                <w:b/>
                <w:bCs/>
              </w:rPr>
              <w:t>#</w:t>
            </w:r>
          </w:p>
        </w:tc>
        <w:tc>
          <w:tcPr>
            <w:tcW w:w="917" w:type="dxa"/>
            <w:noWrap/>
            <w:hideMark/>
          </w:tcPr>
          <w:p w:rsidR="00345C4B" w:rsidRPr="00BA2E01" w:rsidRDefault="00345C4B" w:rsidP="00066C57">
            <w:pPr>
              <w:rPr>
                <w:rFonts w:cs="Arial"/>
                <w:b/>
                <w:bCs/>
              </w:rPr>
            </w:pPr>
            <w:r w:rsidRPr="00BA2E01">
              <w:rPr>
                <w:rFonts w:cs="Arial"/>
                <w:b/>
                <w:bCs/>
              </w:rPr>
              <w:t>Hex</w:t>
            </w:r>
          </w:p>
        </w:tc>
        <w:tc>
          <w:tcPr>
            <w:tcW w:w="4240" w:type="dxa"/>
            <w:noWrap/>
            <w:hideMark/>
          </w:tcPr>
          <w:p w:rsidR="00345C4B" w:rsidRPr="00BA2E01" w:rsidRDefault="00345C4B" w:rsidP="00066C57">
            <w:pPr>
              <w:rPr>
                <w:rFonts w:cs="Arial"/>
                <w:b/>
                <w:bCs/>
              </w:rPr>
            </w:pPr>
            <w:r w:rsidRPr="00BA2E01">
              <w:rPr>
                <w:rFonts w:cs="Arial"/>
                <w:b/>
                <w:bCs/>
              </w:rPr>
              <w:t>Parameter</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w:t>
            </w:r>
          </w:p>
        </w:tc>
        <w:tc>
          <w:tcPr>
            <w:tcW w:w="917" w:type="dxa"/>
            <w:noWrap/>
            <w:hideMark/>
          </w:tcPr>
          <w:p w:rsidR="00345C4B" w:rsidRPr="00BA2E01" w:rsidRDefault="00345C4B" w:rsidP="00066C57">
            <w:pPr>
              <w:rPr>
                <w:rFonts w:cs="Arial"/>
              </w:rPr>
            </w:pPr>
            <w:del w:id="214" w:author="Walus, David (D.M.)" w:date="2015-07-06T07:59:00Z">
              <w:r w:rsidRPr="00BA2E01" w:rsidDel="0074584C">
                <w:rPr>
                  <w:rFonts w:cs="Arial"/>
                </w:rPr>
                <w:delText>0002F8</w:delText>
              </w:r>
            </w:del>
            <w:ins w:id="215" w:author="Walus, David (D.M.)" w:date="2015-07-06T08:00:00Z">
              <w:r>
                <w:rPr>
                  <w:rFonts w:cs="Arial"/>
                </w:rPr>
                <w:t>0002BB</w:t>
              </w:r>
            </w:ins>
          </w:p>
        </w:tc>
        <w:tc>
          <w:tcPr>
            <w:tcW w:w="4240" w:type="dxa"/>
            <w:noWrap/>
            <w:hideMark/>
          </w:tcPr>
          <w:p w:rsidR="00345C4B" w:rsidRPr="00BA2E01" w:rsidRDefault="00345C4B" w:rsidP="00066C57">
            <w:pPr>
              <w:rPr>
                <w:rFonts w:cs="Arial"/>
              </w:rPr>
            </w:pPr>
            <w:r w:rsidRPr="00BA2E01">
              <w:rPr>
                <w:rFonts w:cs="Arial"/>
              </w:rPr>
              <w:t>ADSP_X_PCHIME_AngleIncr_LFO</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ADSP_X_PCHIME_Env1_DelaySamples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w:t>
            </w:r>
          </w:p>
        </w:tc>
        <w:tc>
          <w:tcPr>
            <w:tcW w:w="917" w:type="dxa"/>
            <w:noWrap/>
            <w:hideMark/>
          </w:tcPr>
          <w:p w:rsidR="00345C4B" w:rsidRPr="00BA2E01" w:rsidRDefault="00345C4B" w:rsidP="00066C57">
            <w:pPr>
              <w:rPr>
                <w:rFonts w:cs="Arial"/>
              </w:rPr>
            </w:pPr>
            <w:r w:rsidRPr="00BA2E01">
              <w:rPr>
                <w:rFonts w:cs="Arial"/>
              </w:rPr>
              <w:t>022222</w:t>
            </w:r>
          </w:p>
        </w:tc>
        <w:tc>
          <w:tcPr>
            <w:tcW w:w="4240" w:type="dxa"/>
            <w:noWrap/>
            <w:hideMark/>
          </w:tcPr>
          <w:p w:rsidR="00345C4B" w:rsidRPr="00BA2E01" w:rsidRDefault="00345C4B" w:rsidP="00066C57">
            <w:pPr>
              <w:rPr>
                <w:rFonts w:cs="Arial"/>
              </w:rPr>
            </w:pPr>
            <w:r w:rsidRPr="00BA2E01">
              <w:rPr>
                <w:rFonts w:cs="Arial"/>
              </w:rPr>
              <w:t>ADSP_X_PCHIME_Env1_AttackIncr</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w:t>
            </w:r>
          </w:p>
        </w:tc>
        <w:tc>
          <w:tcPr>
            <w:tcW w:w="917" w:type="dxa"/>
            <w:noWrap/>
            <w:hideMark/>
          </w:tcPr>
          <w:p w:rsidR="00345C4B" w:rsidRPr="00BA2E01" w:rsidRDefault="00345C4B" w:rsidP="00066C57">
            <w:pPr>
              <w:rPr>
                <w:rFonts w:cs="Arial"/>
              </w:rPr>
            </w:pPr>
            <w:r w:rsidRPr="00BA2E01">
              <w:rPr>
                <w:rFonts w:cs="Arial"/>
              </w:rPr>
              <w:t>00000C</w:t>
            </w:r>
          </w:p>
        </w:tc>
        <w:tc>
          <w:tcPr>
            <w:tcW w:w="4240" w:type="dxa"/>
            <w:noWrap/>
            <w:hideMark/>
          </w:tcPr>
          <w:p w:rsidR="00345C4B" w:rsidRPr="00BA2E01" w:rsidRDefault="00345C4B" w:rsidP="00066C57">
            <w:pPr>
              <w:rPr>
                <w:rFonts w:cs="Arial"/>
              </w:rPr>
            </w:pPr>
            <w:r w:rsidRPr="00BA2E01">
              <w:rPr>
                <w:rFonts w:cs="Arial"/>
              </w:rPr>
              <w:t>ADSP_X_PCHIME_Env1_SustainSamples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ADSP_X_PCHIME_Env2_DelaySamples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6</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ADSP_X_PCHIME_Env2_AttackIncr</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7</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ADSP_X_PCHIME_Env2_SustainSamples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8</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ADSP_X_PCHIME_Env3_DelaySamples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9</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ADSP_X_PCHIME_Env3_AttackIncr</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10</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ADSP_X_PCHIME_Env3_SustainSamples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11</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ADSP_X_PCHIME_Env4_DelaySamples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12</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ADSP_X_PCHIME_Env4_AttackIncr</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13</w:t>
            </w:r>
          </w:p>
        </w:tc>
        <w:tc>
          <w:tcPr>
            <w:tcW w:w="917" w:type="dxa"/>
            <w:noWrap/>
            <w:hideMark/>
          </w:tcPr>
          <w:p w:rsidR="00345C4B" w:rsidRPr="00BA2E01" w:rsidRDefault="00345C4B" w:rsidP="00066C57">
            <w:pPr>
              <w:rPr>
                <w:rFonts w:cs="Arial"/>
              </w:rPr>
            </w:pPr>
            <w:r w:rsidRPr="00BA2E01">
              <w:rPr>
                <w:rFonts w:cs="Arial"/>
              </w:rPr>
              <w:t>000000</w:t>
            </w:r>
          </w:p>
        </w:tc>
        <w:tc>
          <w:tcPr>
            <w:tcW w:w="4240" w:type="dxa"/>
            <w:noWrap/>
            <w:hideMark/>
          </w:tcPr>
          <w:p w:rsidR="00345C4B" w:rsidRPr="00BA2E01" w:rsidRDefault="00345C4B" w:rsidP="00066C57">
            <w:pPr>
              <w:rPr>
                <w:rFonts w:cs="Arial"/>
              </w:rPr>
            </w:pPr>
            <w:r w:rsidRPr="00BA2E01">
              <w:rPr>
                <w:rFonts w:cs="Arial"/>
              </w:rPr>
              <w:t>ADSP_X_PCHIME_Env4_SustainSamples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14</w:t>
            </w:r>
          </w:p>
        </w:tc>
        <w:tc>
          <w:tcPr>
            <w:tcW w:w="917" w:type="dxa"/>
            <w:noWrap/>
            <w:hideMark/>
          </w:tcPr>
          <w:p w:rsidR="00345C4B" w:rsidRPr="00BA2E01" w:rsidRDefault="00345C4B" w:rsidP="00066C57">
            <w:pPr>
              <w:rPr>
                <w:rFonts w:cs="Arial"/>
              </w:rPr>
            </w:pPr>
            <w:r w:rsidRPr="00BA2E01">
              <w:rPr>
                <w:rFonts w:cs="Arial"/>
              </w:rPr>
              <w:t>000001</w:t>
            </w:r>
          </w:p>
        </w:tc>
        <w:tc>
          <w:tcPr>
            <w:tcW w:w="4240" w:type="dxa"/>
            <w:noWrap/>
            <w:hideMark/>
          </w:tcPr>
          <w:p w:rsidR="00345C4B" w:rsidRPr="00BA2E01" w:rsidRDefault="00345C4B" w:rsidP="00066C57">
            <w:pPr>
              <w:rPr>
                <w:rFonts w:cs="Arial"/>
              </w:rPr>
            </w:pPr>
            <w:r w:rsidRPr="00BA2E01">
              <w:rPr>
                <w:rFonts w:cs="Arial"/>
              </w:rPr>
              <w:t>ADSP_X_PCHIME_NrRepetitions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15</w:t>
            </w:r>
          </w:p>
        </w:tc>
        <w:tc>
          <w:tcPr>
            <w:tcW w:w="917" w:type="dxa"/>
            <w:noWrap/>
            <w:hideMark/>
          </w:tcPr>
          <w:p w:rsidR="00345C4B" w:rsidRPr="00BA2E01" w:rsidRDefault="00345C4B" w:rsidP="00066C57">
            <w:pPr>
              <w:rPr>
                <w:rFonts w:cs="Arial"/>
              </w:rPr>
            </w:pPr>
            <w:r w:rsidRPr="00BA2E01">
              <w:rPr>
                <w:rFonts w:cs="Arial"/>
              </w:rPr>
              <w:t>001770</w:t>
            </w:r>
          </w:p>
        </w:tc>
        <w:tc>
          <w:tcPr>
            <w:tcW w:w="4240" w:type="dxa"/>
            <w:noWrap/>
            <w:hideMark/>
          </w:tcPr>
          <w:p w:rsidR="00345C4B" w:rsidRPr="00BA2E01" w:rsidRDefault="00345C4B" w:rsidP="00066C57">
            <w:pPr>
              <w:rPr>
                <w:rFonts w:cs="Arial"/>
              </w:rPr>
            </w:pPr>
            <w:r w:rsidRPr="00BA2E01">
              <w:rPr>
                <w:rFonts w:cs="Arial"/>
              </w:rPr>
              <w:t>ADSP_X_PCHIME_RepeatSamples</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16</w:t>
            </w:r>
          </w:p>
        </w:tc>
        <w:tc>
          <w:tcPr>
            <w:tcW w:w="917" w:type="dxa"/>
            <w:noWrap/>
            <w:hideMark/>
          </w:tcPr>
          <w:p w:rsidR="00345C4B" w:rsidRPr="00BA2E01" w:rsidRDefault="00345C4B" w:rsidP="00066C57">
            <w:pPr>
              <w:rPr>
                <w:rFonts w:cs="Arial"/>
              </w:rPr>
            </w:pPr>
            <w:r w:rsidRPr="00BA2E01">
              <w:rPr>
                <w:rFonts w:cs="Arial"/>
              </w:rPr>
              <w:t>07F6</w:t>
            </w:r>
          </w:p>
        </w:tc>
        <w:tc>
          <w:tcPr>
            <w:tcW w:w="4240" w:type="dxa"/>
            <w:noWrap/>
            <w:hideMark/>
          </w:tcPr>
          <w:p w:rsidR="00345C4B" w:rsidRPr="00BA2E01" w:rsidRDefault="00345C4B" w:rsidP="00066C57">
            <w:pPr>
              <w:rPr>
                <w:rFonts w:cs="Arial"/>
              </w:rPr>
            </w:pPr>
            <w:r w:rsidRPr="00BA2E01">
              <w:rPr>
                <w:rFonts w:cs="Arial"/>
              </w:rPr>
              <w:t>ADSP_Y_PCHIME_Freq1_MSB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17</w:t>
            </w:r>
          </w:p>
        </w:tc>
        <w:tc>
          <w:tcPr>
            <w:tcW w:w="917" w:type="dxa"/>
            <w:noWrap/>
            <w:hideMark/>
          </w:tcPr>
          <w:p w:rsidR="00345C4B" w:rsidRPr="00BA2E01" w:rsidRDefault="00345C4B" w:rsidP="00066C57">
            <w:pPr>
              <w:rPr>
                <w:rFonts w:cs="Arial"/>
              </w:rPr>
            </w:pPr>
            <w:r w:rsidRPr="00BA2E01">
              <w:rPr>
                <w:rFonts w:cs="Arial"/>
              </w:rPr>
              <w:t>0331</w:t>
            </w:r>
          </w:p>
        </w:tc>
        <w:tc>
          <w:tcPr>
            <w:tcW w:w="4240" w:type="dxa"/>
            <w:noWrap/>
            <w:hideMark/>
          </w:tcPr>
          <w:p w:rsidR="00345C4B" w:rsidRPr="00BA2E01" w:rsidRDefault="00345C4B" w:rsidP="00066C57">
            <w:pPr>
              <w:rPr>
                <w:rFonts w:cs="Arial"/>
              </w:rPr>
            </w:pPr>
            <w:r w:rsidRPr="00BA2E01">
              <w:rPr>
                <w:rFonts w:cs="Arial"/>
              </w:rPr>
              <w:t>ADSP_Y_PCHIME_Freq1_LSB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18</w:t>
            </w:r>
          </w:p>
        </w:tc>
        <w:tc>
          <w:tcPr>
            <w:tcW w:w="917" w:type="dxa"/>
            <w:noWrap/>
            <w:hideMark/>
          </w:tcPr>
          <w:p w:rsidR="00345C4B" w:rsidRPr="00BA2E01" w:rsidRDefault="00345C4B" w:rsidP="00066C57">
            <w:pPr>
              <w:rPr>
                <w:rFonts w:cs="Arial"/>
              </w:rPr>
            </w:pPr>
            <w:r w:rsidRPr="00BA2E01">
              <w:rPr>
                <w:rFonts w:cs="Arial"/>
              </w:rPr>
              <w:t>0800</w:t>
            </w:r>
          </w:p>
        </w:tc>
        <w:tc>
          <w:tcPr>
            <w:tcW w:w="4240" w:type="dxa"/>
            <w:noWrap/>
            <w:hideMark/>
          </w:tcPr>
          <w:p w:rsidR="00345C4B" w:rsidRPr="00BA2E01" w:rsidRDefault="00345C4B" w:rsidP="00066C57">
            <w:pPr>
              <w:rPr>
                <w:rFonts w:cs="Arial"/>
              </w:rPr>
            </w:pPr>
            <w:r w:rsidRPr="00BA2E01">
              <w:rPr>
                <w:rFonts w:cs="Arial"/>
              </w:rPr>
              <w:t>ADSP_Y_PCHIME_Volume1</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19</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ADSP_Y_PCHIME_Freq2_MSB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20</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ADSP_Y_PCHIME_Freq2_LSB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21</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ADSP_Y_PCHIME_Volume2</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22</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ADSP_Y_PCHIME_Freq3_MSB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23</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ADSP_Y_PCHIME_Freq3_LSB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24</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ADSP_Y_PCHIME_Volume3</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25</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ADSP_Y_PCHIME_Freq4_MSB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26</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ADSP_Y_PCHIME_Freq4_LSB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27</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ADSP_Y_PCHIME_Volume4</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28</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ADSP_Y_PCHIME_Freq5_MSB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lastRenderedPageBreak/>
              <w:t>29</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ADSP_Y_PCHIME_Freq5_LSB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30</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ADSP_Y_PCHIME_Volume5</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31</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ADSP_Y_PCHIME_Freq6_MSB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32</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ADSP_Y_PCHIME_Freq6_LSB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33</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ADSP_Y_PCHIME_Volume6</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34</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ADSP_Y_PCHIME_Freq7_MSB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35</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ADSP_Y_PCHIME_Freq7_LSB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36</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ADSP_Y_PCHIME_Volume7</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37</w:t>
            </w:r>
          </w:p>
        </w:tc>
        <w:tc>
          <w:tcPr>
            <w:tcW w:w="917" w:type="dxa"/>
            <w:noWrap/>
            <w:hideMark/>
          </w:tcPr>
          <w:p w:rsidR="00345C4B" w:rsidRPr="00BA2E01" w:rsidRDefault="00345C4B" w:rsidP="00066C57">
            <w:pPr>
              <w:rPr>
                <w:rFonts w:cs="Arial"/>
              </w:rPr>
            </w:pPr>
            <w:r w:rsidRPr="00BA2E01">
              <w:rPr>
                <w:rFonts w:cs="Arial"/>
              </w:rPr>
              <w:t>07EE</w:t>
            </w:r>
          </w:p>
        </w:tc>
        <w:tc>
          <w:tcPr>
            <w:tcW w:w="4240" w:type="dxa"/>
            <w:noWrap/>
            <w:hideMark/>
          </w:tcPr>
          <w:p w:rsidR="00345C4B" w:rsidRPr="00BA2E01" w:rsidRDefault="00345C4B" w:rsidP="00066C57">
            <w:pPr>
              <w:rPr>
                <w:rFonts w:cs="Arial"/>
              </w:rPr>
            </w:pPr>
            <w:r w:rsidRPr="00BA2E01">
              <w:rPr>
                <w:rFonts w:cs="Arial"/>
              </w:rPr>
              <w:t>ADSP_Y_PCHIME_Freq8_MSB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38</w:t>
            </w:r>
          </w:p>
        </w:tc>
        <w:tc>
          <w:tcPr>
            <w:tcW w:w="917" w:type="dxa"/>
            <w:noWrap/>
            <w:hideMark/>
          </w:tcPr>
          <w:p w:rsidR="00345C4B" w:rsidRPr="00BA2E01" w:rsidRDefault="00345C4B" w:rsidP="00066C57">
            <w:pPr>
              <w:rPr>
                <w:rFonts w:cs="Arial"/>
              </w:rPr>
            </w:pPr>
            <w:r w:rsidRPr="00BA2E01">
              <w:rPr>
                <w:rFonts w:cs="Arial"/>
              </w:rPr>
              <w:t>03D5</w:t>
            </w:r>
          </w:p>
        </w:tc>
        <w:tc>
          <w:tcPr>
            <w:tcW w:w="4240" w:type="dxa"/>
            <w:noWrap/>
            <w:hideMark/>
          </w:tcPr>
          <w:p w:rsidR="00345C4B" w:rsidRPr="00BA2E01" w:rsidRDefault="00345C4B" w:rsidP="00066C57">
            <w:pPr>
              <w:rPr>
                <w:rFonts w:cs="Arial"/>
              </w:rPr>
            </w:pPr>
            <w:r w:rsidRPr="00BA2E01">
              <w:rPr>
                <w:rFonts w:cs="Arial"/>
              </w:rPr>
              <w:t>ADSP_Y_PCHIME_Freq8_LSB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39</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ADSP_Y_PCHIME_Volume8</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40</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ADSP_Y_PCHIME_Ampli_LFO</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41</w:t>
            </w:r>
          </w:p>
        </w:tc>
        <w:tc>
          <w:tcPr>
            <w:tcW w:w="917" w:type="dxa"/>
            <w:noWrap/>
            <w:hideMark/>
          </w:tcPr>
          <w:p w:rsidR="00345C4B" w:rsidRPr="00BA2E01" w:rsidRDefault="00345C4B" w:rsidP="00066C57">
            <w:pPr>
              <w:rPr>
                <w:rFonts w:cs="Arial"/>
              </w:rPr>
            </w:pPr>
            <w:r w:rsidRPr="00BA2E01">
              <w:rPr>
                <w:rFonts w:cs="Arial"/>
              </w:rPr>
              <w:t>07FF</w:t>
            </w:r>
          </w:p>
        </w:tc>
        <w:tc>
          <w:tcPr>
            <w:tcW w:w="4240" w:type="dxa"/>
            <w:noWrap/>
            <w:hideMark/>
          </w:tcPr>
          <w:p w:rsidR="00345C4B" w:rsidRPr="00BA2E01" w:rsidRDefault="00345C4B" w:rsidP="00066C57">
            <w:pPr>
              <w:rPr>
                <w:rFonts w:cs="Arial"/>
              </w:rPr>
            </w:pPr>
            <w:r w:rsidRPr="00BA2E01">
              <w:rPr>
                <w:rFonts w:cs="Arial"/>
              </w:rPr>
              <w:t>ADSP_Y_PCHIME_Offset_LFO</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42</w:t>
            </w:r>
          </w:p>
        </w:tc>
        <w:tc>
          <w:tcPr>
            <w:tcW w:w="917" w:type="dxa"/>
            <w:noWrap/>
            <w:hideMark/>
          </w:tcPr>
          <w:p w:rsidR="00345C4B" w:rsidRPr="00BA2E01" w:rsidRDefault="00345C4B" w:rsidP="00066C57">
            <w:pPr>
              <w:rPr>
                <w:rFonts w:cs="Arial"/>
              </w:rPr>
            </w:pPr>
            <w:r w:rsidRPr="00BA2E01">
              <w:rPr>
                <w:rFonts w:cs="Arial"/>
              </w:rPr>
              <w:t>0001</w:t>
            </w:r>
          </w:p>
        </w:tc>
        <w:tc>
          <w:tcPr>
            <w:tcW w:w="4240" w:type="dxa"/>
            <w:noWrap/>
            <w:hideMark/>
          </w:tcPr>
          <w:p w:rsidR="00345C4B" w:rsidRPr="00BA2E01" w:rsidRDefault="00345C4B" w:rsidP="00066C57">
            <w:pPr>
              <w:rPr>
                <w:rFonts w:cs="Arial"/>
              </w:rPr>
            </w:pPr>
            <w:r w:rsidRPr="00BA2E01">
              <w:rPr>
                <w:rFonts w:cs="Arial"/>
              </w:rPr>
              <w:t>ADSP_Y_PCHIME_Env1_DelayVolume</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43</w:t>
            </w:r>
          </w:p>
        </w:tc>
        <w:tc>
          <w:tcPr>
            <w:tcW w:w="917" w:type="dxa"/>
            <w:noWrap/>
            <w:hideMark/>
          </w:tcPr>
          <w:p w:rsidR="00345C4B" w:rsidRPr="00BA2E01" w:rsidRDefault="00345C4B" w:rsidP="00066C57">
            <w:pPr>
              <w:rPr>
                <w:rFonts w:cs="Arial"/>
              </w:rPr>
            </w:pPr>
            <w:r w:rsidRPr="00BA2E01">
              <w:rPr>
                <w:rFonts w:cs="Arial"/>
              </w:rPr>
              <w:t>07FE</w:t>
            </w:r>
          </w:p>
        </w:tc>
        <w:tc>
          <w:tcPr>
            <w:tcW w:w="4240" w:type="dxa"/>
            <w:noWrap/>
            <w:hideMark/>
          </w:tcPr>
          <w:p w:rsidR="00345C4B" w:rsidRPr="00BA2E01" w:rsidRDefault="00345C4B" w:rsidP="00066C57">
            <w:pPr>
              <w:rPr>
                <w:rFonts w:cs="Arial"/>
              </w:rPr>
            </w:pPr>
            <w:r w:rsidRPr="00BA2E01">
              <w:rPr>
                <w:rFonts w:cs="Arial"/>
              </w:rPr>
              <w:t>ADSP_Y_PCHIME_Env1_DecayCoef_MSB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44</w:t>
            </w:r>
          </w:p>
        </w:tc>
        <w:tc>
          <w:tcPr>
            <w:tcW w:w="917" w:type="dxa"/>
            <w:noWrap/>
            <w:hideMark/>
          </w:tcPr>
          <w:p w:rsidR="00345C4B" w:rsidRPr="00BA2E01" w:rsidRDefault="00345C4B" w:rsidP="00066C57">
            <w:pPr>
              <w:rPr>
                <w:rFonts w:cs="Arial"/>
              </w:rPr>
            </w:pPr>
            <w:r w:rsidRPr="00BA2E01">
              <w:rPr>
                <w:rFonts w:cs="Arial"/>
              </w:rPr>
              <w:t>0514</w:t>
            </w:r>
          </w:p>
        </w:tc>
        <w:tc>
          <w:tcPr>
            <w:tcW w:w="4240" w:type="dxa"/>
            <w:noWrap/>
            <w:hideMark/>
          </w:tcPr>
          <w:p w:rsidR="00345C4B" w:rsidRPr="00BA2E01" w:rsidRDefault="00345C4B" w:rsidP="00066C57">
            <w:pPr>
              <w:rPr>
                <w:rFonts w:cs="Arial"/>
              </w:rPr>
            </w:pPr>
            <w:r w:rsidRPr="00BA2E01">
              <w:rPr>
                <w:rFonts w:cs="Arial"/>
              </w:rPr>
              <w:t>ADSP_Y_PCHIME_Env1_DecayCoef_LSB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45</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ADSP_Y_PCHIME_Env2_DelayVolume</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46</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ADSP_Y_PCHIME_Env2_DecayCoef_MSB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47</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ADSP_Y_PCHIME_Env2_DecayCoef_LSB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48</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ADSP_Y_PCHIME_Env3_DelayVolume</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49</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ADSP_Y_PCHIME_Env3_DecayCoef_MSB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50</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ADSP_Y_PCHIME_Env3_DecayCoef_LSB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51</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ADSP_Y_PCHIME_Env4_DelayVolume</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52</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ADSP_Y_PCHIME_Env4_DecayCoef_MSB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53</w:t>
            </w:r>
          </w:p>
        </w:tc>
        <w:tc>
          <w:tcPr>
            <w:tcW w:w="917" w:type="dxa"/>
            <w:noWrap/>
            <w:hideMark/>
          </w:tcPr>
          <w:p w:rsidR="00345C4B" w:rsidRPr="00BA2E01" w:rsidRDefault="00345C4B" w:rsidP="00066C57">
            <w:pPr>
              <w:rPr>
                <w:rFonts w:cs="Arial"/>
              </w:rPr>
            </w:pPr>
            <w:r w:rsidRPr="00BA2E01">
              <w:rPr>
                <w:rFonts w:cs="Arial"/>
              </w:rPr>
              <w:t>0000</w:t>
            </w:r>
          </w:p>
        </w:tc>
        <w:tc>
          <w:tcPr>
            <w:tcW w:w="4240" w:type="dxa"/>
            <w:noWrap/>
            <w:hideMark/>
          </w:tcPr>
          <w:p w:rsidR="00345C4B" w:rsidRPr="00BA2E01" w:rsidRDefault="00345C4B" w:rsidP="00066C57">
            <w:pPr>
              <w:rPr>
                <w:rFonts w:cs="Arial"/>
              </w:rPr>
            </w:pPr>
            <w:r w:rsidRPr="00BA2E01">
              <w:rPr>
                <w:rFonts w:cs="Arial"/>
              </w:rPr>
              <w:t>ADSP_Y_PCHIME_Env4_DecayCoef_LSB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54</w:t>
            </w:r>
          </w:p>
        </w:tc>
        <w:tc>
          <w:tcPr>
            <w:tcW w:w="917" w:type="dxa"/>
            <w:noWrap/>
            <w:hideMark/>
          </w:tcPr>
          <w:p w:rsidR="00345C4B" w:rsidRPr="00BA2E01" w:rsidRDefault="00345C4B" w:rsidP="00066C57">
            <w:pPr>
              <w:rPr>
                <w:rFonts w:cs="Arial"/>
              </w:rPr>
            </w:pPr>
            <w:r w:rsidRPr="00BA2E01">
              <w:rPr>
                <w:rFonts w:cs="Arial"/>
              </w:rPr>
              <w:t>0400</w:t>
            </w:r>
          </w:p>
        </w:tc>
        <w:tc>
          <w:tcPr>
            <w:tcW w:w="4240" w:type="dxa"/>
            <w:noWrap/>
            <w:hideMark/>
          </w:tcPr>
          <w:p w:rsidR="00345C4B" w:rsidRPr="00BA2E01" w:rsidRDefault="00345C4B" w:rsidP="00066C57">
            <w:pPr>
              <w:rPr>
                <w:rFonts w:cs="Arial"/>
              </w:rPr>
            </w:pPr>
            <w:r w:rsidRPr="00BA2E01">
              <w:rPr>
                <w:rFonts w:cs="Arial"/>
              </w:rPr>
              <w:t>ADSP_Y_PCHIME_MasterVolume</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55</w:t>
            </w:r>
          </w:p>
        </w:tc>
        <w:tc>
          <w:tcPr>
            <w:tcW w:w="917" w:type="dxa"/>
            <w:noWrap/>
            <w:hideMark/>
          </w:tcPr>
          <w:p w:rsidR="00345C4B" w:rsidRPr="00BA2E01" w:rsidRDefault="00345C4B" w:rsidP="00066C57">
            <w:pPr>
              <w:rPr>
                <w:rFonts w:cs="Arial"/>
              </w:rPr>
            </w:pPr>
            <w:r w:rsidRPr="00BA2E01">
              <w:rPr>
                <w:rFonts w:cs="Arial"/>
              </w:rPr>
              <w:t>075C</w:t>
            </w:r>
          </w:p>
        </w:tc>
        <w:tc>
          <w:tcPr>
            <w:tcW w:w="4240" w:type="dxa"/>
            <w:noWrap/>
            <w:hideMark/>
          </w:tcPr>
          <w:p w:rsidR="00345C4B" w:rsidRPr="00BA2E01" w:rsidRDefault="00345C4B" w:rsidP="00066C57">
            <w:pPr>
              <w:rPr>
                <w:rFonts w:cs="Arial"/>
              </w:rPr>
            </w:pPr>
            <w:r w:rsidRPr="00BA2E01">
              <w:rPr>
                <w:rFonts w:cs="Arial"/>
              </w:rPr>
              <w:t>ADSP_Y_PCHIME_Smute_DecayCoef_MSB</w:t>
            </w:r>
          </w:p>
        </w:tc>
      </w:tr>
      <w:tr w:rsidR="00345C4B" w:rsidRPr="00BA2E01" w:rsidTr="00066C57">
        <w:trPr>
          <w:trHeight w:val="255"/>
          <w:jc w:val="center"/>
        </w:trPr>
        <w:tc>
          <w:tcPr>
            <w:tcW w:w="460" w:type="dxa"/>
            <w:noWrap/>
            <w:hideMark/>
          </w:tcPr>
          <w:p w:rsidR="00345C4B" w:rsidRPr="00BA2E01" w:rsidRDefault="00345C4B" w:rsidP="00066C57">
            <w:pPr>
              <w:rPr>
                <w:rFonts w:cs="Arial"/>
              </w:rPr>
            </w:pPr>
            <w:r w:rsidRPr="00BA2E01">
              <w:rPr>
                <w:rFonts w:cs="Arial"/>
              </w:rPr>
              <w:t>56</w:t>
            </w:r>
          </w:p>
        </w:tc>
        <w:tc>
          <w:tcPr>
            <w:tcW w:w="917" w:type="dxa"/>
            <w:noWrap/>
            <w:hideMark/>
          </w:tcPr>
          <w:p w:rsidR="00345C4B" w:rsidRPr="00BA2E01" w:rsidRDefault="00345C4B" w:rsidP="00066C57">
            <w:pPr>
              <w:rPr>
                <w:rFonts w:cs="Arial"/>
              </w:rPr>
            </w:pPr>
            <w:r w:rsidRPr="00BA2E01">
              <w:rPr>
                <w:rFonts w:cs="Arial"/>
              </w:rPr>
              <w:t>0201</w:t>
            </w:r>
          </w:p>
        </w:tc>
        <w:tc>
          <w:tcPr>
            <w:tcW w:w="4240" w:type="dxa"/>
            <w:noWrap/>
            <w:hideMark/>
          </w:tcPr>
          <w:p w:rsidR="00345C4B" w:rsidRPr="00BA2E01" w:rsidRDefault="00345C4B" w:rsidP="00066C57">
            <w:pPr>
              <w:rPr>
                <w:rFonts w:cs="Arial"/>
              </w:rPr>
            </w:pPr>
            <w:r w:rsidRPr="00BA2E01">
              <w:rPr>
                <w:rFonts w:cs="Arial"/>
              </w:rPr>
              <w:t>ADSP_Y_PCHIME_Smute_DecayCoef_LSB</w:t>
            </w:r>
          </w:p>
        </w:tc>
      </w:tr>
      <w:tr w:rsidR="00345C4B" w:rsidRPr="00BA2E01" w:rsidTr="00066C57">
        <w:trPr>
          <w:trHeight w:val="70"/>
          <w:jc w:val="center"/>
        </w:trPr>
        <w:tc>
          <w:tcPr>
            <w:tcW w:w="460" w:type="dxa"/>
            <w:noWrap/>
            <w:hideMark/>
          </w:tcPr>
          <w:p w:rsidR="00345C4B" w:rsidRPr="00BA2E01" w:rsidRDefault="00345C4B" w:rsidP="00066C57">
            <w:pPr>
              <w:rPr>
                <w:rFonts w:cs="Arial"/>
              </w:rPr>
            </w:pPr>
            <w:r w:rsidRPr="00BA2E01">
              <w:rPr>
                <w:rFonts w:cs="Arial"/>
              </w:rPr>
              <w:t>57</w:t>
            </w:r>
          </w:p>
        </w:tc>
        <w:tc>
          <w:tcPr>
            <w:tcW w:w="917" w:type="dxa"/>
            <w:noWrap/>
            <w:hideMark/>
          </w:tcPr>
          <w:p w:rsidR="00345C4B" w:rsidRPr="00BA2E01" w:rsidRDefault="00345C4B" w:rsidP="00066C57">
            <w:pPr>
              <w:rPr>
                <w:rFonts w:cs="Arial"/>
              </w:rPr>
            </w:pPr>
            <w:r w:rsidRPr="00BA2E01">
              <w:rPr>
                <w:rFonts w:cs="Arial"/>
              </w:rPr>
              <w:t>000001</w:t>
            </w:r>
          </w:p>
        </w:tc>
        <w:tc>
          <w:tcPr>
            <w:tcW w:w="4240" w:type="dxa"/>
            <w:noWrap/>
            <w:hideMark/>
          </w:tcPr>
          <w:p w:rsidR="00345C4B" w:rsidRPr="00BA2E01" w:rsidRDefault="00345C4B" w:rsidP="00066C57">
            <w:pPr>
              <w:rPr>
                <w:rFonts w:cs="Arial"/>
              </w:rPr>
            </w:pPr>
            <w:r w:rsidRPr="00BA2E01">
              <w:rPr>
                <w:rFonts w:cs="Arial"/>
              </w:rPr>
              <w:t>ADSP_X_PCHIME_ControlStatusReg</w:t>
            </w:r>
          </w:p>
        </w:tc>
      </w:tr>
    </w:tbl>
    <w:p w:rsidR="00345C4B" w:rsidRPr="005537DC" w:rsidRDefault="00345C4B" w:rsidP="00345C4B">
      <w:pPr>
        <w:rPr>
          <w:rFonts w:cs="Arial"/>
        </w:rPr>
      </w:pPr>
    </w:p>
    <w:p w:rsidR="00345C4B" w:rsidRDefault="00345C4B" w:rsidP="00345C4B">
      <w:pPr>
        <w:pStyle w:val="Heading4"/>
        <w:numPr>
          <w:ilvl w:val="3"/>
          <w:numId w:val="48"/>
        </w:numPr>
      </w:pPr>
      <w:bookmarkStart w:id="216" w:name="_Toc45277362"/>
      <w:r w:rsidRPr="00B9479B">
        <w:t>AHU-SWR-REQ-165789/B-Polyphonic Chime 05 - 0.25 Second Chime_740Hz</w:t>
      </w:r>
      <w:bookmarkEnd w:id="216"/>
    </w:p>
    <w:p w:rsidR="00345C4B" w:rsidRDefault="00345C4B" w:rsidP="00345C4B">
      <w:pPr>
        <w:jc w:val="center"/>
        <w:rPr>
          <w:rFonts w:cs="Arial"/>
        </w:rPr>
      </w:pPr>
      <w:r>
        <w:rPr>
          <w:noProof/>
        </w:rPr>
        <w:drawing>
          <wp:inline distT="0" distB="0" distL="0" distR="0" wp14:anchorId="3D8121CF" wp14:editId="1DFAD359">
            <wp:extent cx="1050472" cy="921204"/>
            <wp:effectExtent l="0" t="0" r="0" b="0"/>
            <wp:docPr id="37100" name="Picture 5" descr="P_Chime_05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1" name="Picture 5" descr="P_Chime_05_Scope_Total D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A8ACC4F" wp14:editId="79CCB768">
            <wp:extent cx="1047750" cy="921204"/>
            <wp:effectExtent l="0" t="0" r="0" b="0"/>
            <wp:docPr id="37101" name="Picture 6" descr="P_Chime_05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 name="Picture 6" descr="P_Chime_05_FFT Spectrum_Frequency_Zo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DA50046" wp14:editId="7E08620E">
            <wp:extent cx="1374321" cy="921204"/>
            <wp:effectExtent l="0" t="0" r="0" b="0"/>
            <wp:docPr id="37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5"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4321"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CC10D6" w:rsidTr="00066C57">
        <w:trPr>
          <w:trHeight w:val="70"/>
          <w:jc w:val="center"/>
        </w:trPr>
        <w:tc>
          <w:tcPr>
            <w:tcW w:w="460" w:type="dxa"/>
            <w:noWrap/>
            <w:hideMark/>
          </w:tcPr>
          <w:p w:rsidR="00345C4B" w:rsidRPr="00CC10D6" w:rsidRDefault="00345C4B" w:rsidP="00066C57">
            <w:pPr>
              <w:rPr>
                <w:rFonts w:cs="Arial"/>
                <w:b/>
                <w:bCs/>
              </w:rPr>
            </w:pPr>
            <w:r w:rsidRPr="00CC10D6">
              <w:rPr>
                <w:rFonts w:cs="Arial"/>
                <w:b/>
                <w:bCs/>
              </w:rPr>
              <w:t>#</w:t>
            </w:r>
          </w:p>
        </w:tc>
        <w:tc>
          <w:tcPr>
            <w:tcW w:w="928" w:type="dxa"/>
            <w:noWrap/>
            <w:hideMark/>
          </w:tcPr>
          <w:p w:rsidR="00345C4B" w:rsidRPr="00CC10D6" w:rsidRDefault="00345C4B" w:rsidP="00066C57">
            <w:pPr>
              <w:rPr>
                <w:rFonts w:cs="Arial"/>
                <w:b/>
                <w:bCs/>
              </w:rPr>
            </w:pPr>
            <w:r w:rsidRPr="00CC10D6">
              <w:rPr>
                <w:rFonts w:cs="Arial"/>
                <w:b/>
                <w:bCs/>
              </w:rPr>
              <w:t>Hex</w:t>
            </w:r>
          </w:p>
        </w:tc>
        <w:tc>
          <w:tcPr>
            <w:tcW w:w="4240" w:type="dxa"/>
            <w:noWrap/>
            <w:hideMark/>
          </w:tcPr>
          <w:p w:rsidR="00345C4B" w:rsidRPr="00CC10D6" w:rsidRDefault="00345C4B" w:rsidP="00066C57">
            <w:pPr>
              <w:rPr>
                <w:rFonts w:cs="Arial"/>
                <w:b/>
                <w:bCs/>
              </w:rPr>
            </w:pPr>
            <w:r w:rsidRPr="00CC10D6">
              <w:rPr>
                <w:rFonts w:cs="Arial"/>
                <w:b/>
                <w:bCs/>
              </w:rPr>
              <w:t>Parameter</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w:t>
            </w:r>
          </w:p>
        </w:tc>
        <w:tc>
          <w:tcPr>
            <w:tcW w:w="928" w:type="dxa"/>
            <w:noWrap/>
            <w:hideMark/>
          </w:tcPr>
          <w:p w:rsidR="00345C4B" w:rsidRPr="00CC10D6" w:rsidRDefault="00345C4B" w:rsidP="00066C57">
            <w:pPr>
              <w:rPr>
                <w:rFonts w:cs="Arial"/>
              </w:rPr>
            </w:pPr>
            <w:del w:id="217" w:author="Walus, David (D.M.)" w:date="2015-07-06T08:01:00Z">
              <w:r w:rsidRPr="00CC10D6" w:rsidDel="00E57214">
                <w:rPr>
                  <w:rFonts w:cs="Arial"/>
                </w:rPr>
                <w:delText>0002F8</w:delText>
              </w:r>
            </w:del>
            <w:ins w:id="218" w:author="Walus, David (D.M.)" w:date="2015-07-06T08:01:00Z">
              <w:r>
                <w:rPr>
                  <w:rFonts w:cs="Arial"/>
                </w:rPr>
                <w:t>0002BB</w:t>
              </w:r>
            </w:ins>
          </w:p>
        </w:tc>
        <w:tc>
          <w:tcPr>
            <w:tcW w:w="4240" w:type="dxa"/>
            <w:noWrap/>
            <w:hideMark/>
          </w:tcPr>
          <w:p w:rsidR="00345C4B" w:rsidRPr="00CC10D6" w:rsidRDefault="00345C4B" w:rsidP="00066C57">
            <w:pPr>
              <w:rPr>
                <w:rFonts w:cs="Arial"/>
              </w:rPr>
            </w:pPr>
            <w:r w:rsidRPr="00CC10D6">
              <w:rPr>
                <w:rFonts w:cs="Arial"/>
              </w:rPr>
              <w:t>ADSP_X_PCHIME_AngleIncr_LFO</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ADSP_X_PCHIME_Env1_DelaySamples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w:t>
            </w:r>
          </w:p>
        </w:tc>
        <w:tc>
          <w:tcPr>
            <w:tcW w:w="928" w:type="dxa"/>
            <w:noWrap/>
            <w:hideMark/>
          </w:tcPr>
          <w:p w:rsidR="00345C4B" w:rsidRPr="00CC10D6" w:rsidRDefault="00345C4B" w:rsidP="00066C57">
            <w:pPr>
              <w:rPr>
                <w:rFonts w:cs="Arial"/>
              </w:rPr>
            </w:pPr>
            <w:r w:rsidRPr="00CC10D6">
              <w:rPr>
                <w:rFonts w:cs="Arial"/>
              </w:rPr>
              <w:t>022222</w:t>
            </w:r>
          </w:p>
        </w:tc>
        <w:tc>
          <w:tcPr>
            <w:tcW w:w="4240" w:type="dxa"/>
            <w:noWrap/>
            <w:hideMark/>
          </w:tcPr>
          <w:p w:rsidR="00345C4B" w:rsidRPr="00CC10D6" w:rsidRDefault="00345C4B" w:rsidP="00066C57">
            <w:pPr>
              <w:rPr>
                <w:rFonts w:cs="Arial"/>
              </w:rPr>
            </w:pPr>
            <w:r w:rsidRPr="00CC10D6">
              <w:rPr>
                <w:rFonts w:cs="Arial"/>
              </w:rPr>
              <w:t>ADSP_X_PCHIME_Env1_AttackIncr</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w:t>
            </w:r>
          </w:p>
        </w:tc>
        <w:tc>
          <w:tcPr>
            <w:tcW w:w="928" w:type="dxa"/>
            <w:noWrap/>
            <w:hideMark/>
          </w:tcPr>
          <w:p w:rsidR="00345C4B" w:rsidRPr="00CC10D6" w:rsidRDefault="00345C4B" w:rsidP="00066C57">
            <w:pPr>
              <w:rPr>
                <w:rFonts w:cs="Arial"/>
              </w:rPr>
            </w:pPr>
            <w:r w:rsidRPr="00CC10D6">
              <w:rPr>
                <w:rFonts w:cs="Arial"/>
              </w:rPr>
              <w:t>00000C</w:t>
            </w:r>
          </w:p>
        </w:tc>
        <w:tc>
          <w:tcPr>
            <w:tcW w:w="4240" w:type="dxa"/>
            <w:noWrap/>
            <w:hideMark/>
          </w:tcPr>
          <w:p w:rsidR="00345C4B" w:rsidRPr="00CC10D6" w:rsidRDefault="00345C4B" w:rsidP="00066C57">
            <w:pPr>
              <w:rPr>
                <w:rFonts w:cs="Arial"/>
              </w:rPr>
            </w:pPr>
            <w:r w:rsidRPr="00CC10D6">
              <w:rPr>
                <w:rFonts w:cs="Arial"/>
              </w:rPr>
              <w:t>ADSP_X_PCHIME_Env1_SustainSamples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ADSP_X_PCHIME_Env2_DelaySamples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6</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ADSP_X_PCHIME_Env2_AttackIncr</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7</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ADSP_X_PCHIME_Env2_SustainSamples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8</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ADSP_X_PCHIME_Env3_DelaySamples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9</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ADSP_X_PCHIME_Env3_AttackIncr</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lastRenderedPageBreak/>
              <w:t>10</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ADSP_X_PCHIME_Env3_SustainSamples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11</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ADSP_X_PCHIME_Env4_DelaySamples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12</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ADSP_X_PCHIME_Env4_AttackIncr</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13</w:t>
            </w:r>
          </w:p>
        </w:tc>
        <w:tc>
          <w:tcPr>
            <w:tcW w:w="928" w:type="dxa"/>
            <w:noWrap/>
            <w:hideMark/>
          </w:tcPr>
          <w:p w:rsidR="00345C4B" w:rsidRPr="00CC10D6" w:rsidRDefault="00345C4B" w:rsidP="00066C57">
            <w:pPr>
              <w:rPr>
                <w:rFonts w:cs="Arial"/>
              </w:rPr>
            </w:pPr>
            <w:r w:rsidRPr="00CC10D6">
              <w:rPr>
                <w:rFonts w:cs="Arial"/>
              </w:rPr>
              <w:t>000000</w:t>
            </w:r>
          </w:p>
        </w:tc>
        <w:tc>
          <w:tcPr>
            <w:tcW w:w="4240" w:type="dxa"/>
            <w:noWrap/>
            <w:hideMark/>
          </w:tcPr>
          <w:p w:rsidR="00345C4B" w:rsidRPr="00CC10D6" w:rsidRDefault="00345C4B" w:rsidP="00066C57">
            <w:pPr>
              <w:rPr>
                <w:rFonts w:cs="Arial"/>
              </w:rPr>
            </w:pPr>
            <w:r w:rsidRPr="00CC10D6">
              <w:rPr>
                <w:rFonts w:cs="Arial"/>
              </w:rPr>
              <w:t>ADSP_X_PCHIME_Env4_SustainSamples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14</w:t>
            </w:r>
          </w:p>
        </w:tc>
        <w:tc>
          <w:tcPr>
            <w:tcW w:w="928" w:type="dxa"/>
            <w:noWrap/>
            <w:hideMark/>
          </w:tcPr>
          <w:p w:rsidR="00345C4B" w:rsidRPr="00CC10D6" w:rsidRDefault="00345C4B" w:rsidP="00066C57">
            <w:pPr>
              <w:rPr>
                <w:rFonts w:cs="Arial"/>
              </w:rPr>
            </w:pPr>
            <w:r w:rsidRPr="00CC10D6">
              <w:rPr>
                <w:rFonts w:cs="Arial"/>
              </w:rPr>
              <w:t>000001</w:t>
            </w:r>
          </w:p>
        </w:tc>
        <w:tc>
          <w:tcPr>
            <w:tcW w:w="4240" w:type="dxa"/>
            <w:noWrap/>
            <w:hideMark/>
          </w:tcPr>
          <w:p w:rsidR="00345C4B" w:rsidRPr="00CC10D6" w:rsidRDefault="00345C4B" w:rsidP="00066C57">
            <w:pPr>
              <w:rPr>
                <w:rFonts w:cs="Arial"/>
              </w:rPr>
            </w:pPr>
            <w:r w:rsidRPr="00CC10D6">
              <w:rPr>
                <w:rFonts w:cs="Arial"/>
              </w:rPr>
              <w:t>ADSP_X_PCHIME_NrRepetitions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15</w:t>
            </w:r>
          </w:p>
        </w:tc>
        <w:tc>
          <w:tcPr>
            <w:tcW w:w="928" w:type="dxa"/>
            <w:noWrap/>
            <w:hideMark/>
          </w:tcPr>
          <w:p w:rsidR="00345C4B" w:rsidRPr="00CC10D6" w:rsidRDefault="00345C4B" w:rsidP="00066C57">
            <w:pPr>
              <w:rPr>
                <w:rFonts w:cs="Arial"/>
              </w:rPr>
            </w:pPr>
            <w:r w:rsidRPr="00CC10D6">
              <w:rPr>
                <w:rFonts w:cs="Arial"/>
              </w:rPr>
              <w:t>000BB8</w:t>
            </w:r>
          </w:p>
        </w:tc>
        <w:tc>
          <w:tcPr>
            <w:tcW w:w="4240" w:type="dxa"/>
            <w:noWrap/>
            <w:hideMark/>
          </w:tcPr>
          <w:p w:rsidR="00345C4B" w:rsidRPr="00CC10D6" w:rsidRDefault="00345C4B" w:rsidP="00066C57">
            <w:pPr>
              <w:rPr>
                <w:rFonts w:cs="Arial"/>
              </w:rPr>
            </w:pPr>
            <w:r w:rsidRPr="00CC10D6">
              <w:rPr>
                <w:rFonts w:cs="Arial"/>
              </w:rPr>
              <w:t>ADSP_X_PCHIME_RepeatSamples</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16</w:t>
            </w:r>
          </w:p>
        </w:tc>
        <w:tc>
          <w:tcPr>
            <w:tcW w:w="928" w:type="dxa"/>
            <w:noWrap/>
            <w:hideMark/>
          </w:tcPr>
          <w:p w:rsidR="00345C4B" w:rsidRPr="00CC10D6" w:rsidRDefault="00345C4B" w:rsidP="00066C57">
            <w:pPr>
              <w:rPr>
                <w:rFonts w:cs="Arial"/>
              </w:rPr>
            </w:pPr>
            <w:r w:rsidRPr="00CC10D6">
              <w:rPr>
                <w:rFonts w:cs="Arial"/>
              </w:rPr>
              <w:t>07F6</w:t>
            </w:r>
          </w:p>
        </w:tc>
        <w:tc>
          <w:tcPr>
            <w:tcW w:w="4240" w:type="dxa"/>
            <w:noWrap/>
            <w:hideMark/>
          </w:tcPr>
          <w:p w:rsidR="00345C4B" w:rsidRPr="00CC10D6" w:rsidRDefault="00345C4B" w:rsidP="00066C57">
            <w:pPr>
              <w:rPr>
                <w:rFonts w:cs="Arial"/>
              </w:rPr>
            </w:pPr>
            <w:r w:rsidRPr="00CC10D6">
              <w:rPr>
                <w:rFonts w:cs="Arial"/>
              </w:rPr>
              <w:t>ADSP_Y_PCHIME_Freq1_MSB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17</w:t>
            </w:r>
          </w:p>
        </w:tc>
        <w:tc>
          <w:tcPr>
            <w:tcW w:w="928" w:type="dxa"/>
            <w:noWrap/>
            <w:hideMark/>
          </w:tcPr>
          <w:p w:rsidR="00345C4B" w:rsidRPr="00CC10D6" w:rsidRDefault="00345C4B" w:rsidP="00066C57">
            <w:pPr>
              <w:rPr>
                <w:rFonts w:cs="Arial"/>
              </w:rPr>
            </w:pPr>
            <w:r w:rsidRPr="00CC10D6">
              <w:rPr>
                <w:rFonts w:cs="Arial"/>
              </w:rPr>
              <w:t>0331</w:t>
            </w:r>
          </w:p>
        </w:tc>
        <w:tc>
          <w:tcPr>
            <w:tcW w:w="4240" w:type="dxa"/>
            <w:noWrap/>
            <w:hideMark/>
          </w:tcPr>
          <w:p w:rsidR="00345C4B" w:rsidRPr="00CC10D6" w:rsidRDefault="00345C4B" w:rsidP="00066C57">
            <w:pPr>
              <w:rPr>
                <w:rFonts w:cs="Arial"/>
              </w:rPr>
            </w:pPr>
            <w:r w:rsidRPr="00CC10D6">
              <w:rPr>
                <w:rFonts w:cs="Arial"/>
              </w:rPr>
              <w:t>ADSP_Y_PCHIME_Freq1_LSB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18</w:t>
            </w:r>
          </w:p>
        </w:tc>
        <w:tc>
          <w:tcPr>
            <w:tcW w:w="928" w:type="dxa"/>
            <w:noWrap/>
            <w:hideMark/>
          </w:tcPr>
          <w:p w:rsidR="00345C4B" w:rsidRPr="00CC10D6" w:rsidRDefault="00345C4B" w:rsidP="00066C57">
            <w:pPr>
              <w:rPr>
                <w:rFonts w:cs="Arial"/>
              </w:rPr>
            </w:pPr>
            <w:r w:rsidRPr="00CC10D6">
              <w:rPr>
                <w:rFonts w:cs="Arial"/>
              </w:rPr>
              <w:t>0800</w:t>
            </w:r>
          </w:p>
        </w:tc>
        <w:tc>
          <w:tcPr>
            <w:tcW w:w="4240" w:type="dxa"/>
            <w:noWrap/>
            <w:hideMark/>
          </w:tcPr>
          <w:p w:rsidR="00345C4B" w:rsidRPr="00CC10D6" w:rsidRDefault="00345C4B" w:rsidP="00066C57">
            <w:pPr>
              <w:rPr>
                <w:rFonts w:cs="Arial"/>
              </w:rPr>
            </w:pPr>
            <w:r w:rsidRPr="00CC10D6">
              <w:rPr>
                <w:rFonts w:cs="Arial"/>
              </w:rPr>
              <w:t>ADSP_Y_PCHIME_Volume1</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19</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ADSP_Y_PCHIME_Freq2_MSB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20</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ADSP_Y_PCHIME_Freq2_LSB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21</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ADSP_Y_PCHIME_Volume2</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22</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ADSP_Y_PCHIME_Freq3_MSB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23</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ADSP_Y_PCHIME_Freq3_LSB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24</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ADSP_Y_PCHIME_Volume3</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25</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ADSP_Y_PCHIME_Freq4_MSB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26</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ADSP_Y_PCHIME_Freq4_LSB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27</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ADSP_Y_PCHIME_Volume4</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28</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ADSP_Y_PCHIME_Freq5_MSB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29</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ADSP_Y_PCHIME_Freq5_LSB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30</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ADSP_Y_PCHIME_Volume5</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31</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ADSP_Y_PCHIME_Freq6_MSB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32</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ADSP_Y_PCHIME_Freq6_LSB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33</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ADSP_Y_PCHIME_Volume6</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34</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ADSP_Y_PCHIME_Freq7_MSB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35</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ADSP_Y_PCHIME_Freq7_LSB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36</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ADSP_Y_PCHIME_Volume7</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37</w:t>
            </w:r>
          </w:p>
        </w:tc>
        <w:tc>
          <w:tcPr>
            <w:tcW w:w="928" w:type="dxa"/>
            <w:noWrap/>
            <w:hideMark/>
          </w:tcPr>
          <w:p w:rsidR="00345C4B" w:rsidRPr="00CC10D6" w:rsidRDefault="00345C4B" w:rsidP="00066C57">
            <w:pPr>
              <w:rPr>
                <w:rFonts w:cs="Arial"/>
              </w:rPr>
            </w:pPr>
            <w:r w:rsidRPr="00CC10D6">
              <w:rPr>
                <w:rFonts w:cs="Arial"/>
              </w:rPr>
              <w:t>07EE</w:t>
            </w:r>
          </w:p>
        </w:tc>
        <w:tc>
          <w:tcPr>
            <w:tcW w:w="4240" w:type="dxa"/>
            <w:noWrap/>
            <w:hideMark/>
          </w:tcPr>
          <w:p w:rsidR="00345C4B" w:rsidRPr="00CC10D6" w:rsidRDefault="00345C4B" w:rsidP="00066C57">
            <w:pPr>
              <w:rPr>
                <w:rFonts w:cs="Arial"/>
              </w:rPr>
            </w:pPr>
            <w:r w:rsidRPr="00CC10D6">
              <w:rPr>
                <w:rFonts w:cs="Arial"/>
              </w:rPr>
              <w:t>ADSP_Y_PCHIME_Freq8_MSB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38</w:t>
            </w:r>
          </w:p>
        </w:tc>
        <w:tc>
          <w:tcPr>
            <w:tcW w:w="928" w:type="dxa"/>
            <w:noWrap/>
            <w:hideMark/>
          </w:tcPr>
          <w:p w:rsidR="00345C4B" w:rsidRPr="00CC10D6" w:rsidRDefault="00345C4B" w:rsidP="00066C57">
            <w:pPr>
              <w:rPr>
                <w:rFonts w:cs="Arial"/>
              </w:rPr>
            </w:pPr>
            <w:r w:rsidRPr="00CC10D6">
              <w:rPr>
                <w:rFonts w:cs="Arial"/>
              </w:rPr>
              <w:t>03D5</w:t>
            </w:r>
          </w:p>
        </w:tc>
        <w:tc>
          <w:tcPr>
            <w:tcW w:w="4240" w:type="dxa"/>
            <w:noWrap/>
            <w:hideMark/>
          </w:tcPr>
          <w:p w:rsidR="00345C4B" w:rsidRPr="00CC10D6" w:rsidRDefault="00345C4B" w:rsidP="00066C57">
            <w:pPr>
              <w:rPr>
                <w:rFonts w:cs="Arial"/>
              </w:rPr>
            </w:pPr>
            <w:r w:rsidRPr="00CC10D6">
              <w:rPr>
                <w:rFonts w:cs="Arial"/>
              </w:rPr>
              <w:t>ADSP_Y_PCHIME_Freq8_LSB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39</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ADSP_Y_PCHIME_Volume8</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40</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ADSP_Y_PCHIME_Ampli_LFO</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41</w:t>
            </w:r>
          </w:p>
        </w:tc>
        <w:tc>
          <w:tcPr>
            <w:tcW w:w="928" w:type="dxa"/>
            <w:noWrap/>
            <w:hideMark/>
          </w:tcPr>
          <w:p w:rsidR="00345C4B" w:rsidRPr="00CC10D6" w:rsidRDefault="00345C4B" w:rsidP="00066C57">
            <w:pPr>
              <w:rPr>
                <w:rFonts w:cs="Arial"/>
              </w:rPr>
            </w:pPr>
            <w:r w:rsidRPr="00CC10D6">
              <w:rPr>
                <w:rFonts w:cs="Arial"/>
              </w:rPr>
              <w:t>07FF</w:t>
            </w:r>
          </w:p>
        </w:tc>
        <w:tc>
          <w:tcPr>
            <w:tcW w:w="4240" w:type="dxa"/>
            <w:noWrap/>
            <w:hideMark/>
          </w:tcPr>
          <w:p w:rsidR="00345C4B" w:rsidRPr="00CC10D6" w:rsidRDefault="00345C4B" w:rsidP="00066C57">
            <w:pPr>
              <w:rPr>
                <w:rFonts w:cs="Arial"/>
              </w:rPr>
            </w:pPr>
            <w:r w:rsidRPr="00CC10D6">
              <w:rPr>
                <w:rFonts w:cs="Arial"/>
              </w:rPr>
              <w:t>ADSP_Y_PCHIME_Offset_LFO</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42</w:t>
            </w:r>
          </w:p>
        </w:tc>
        <w:tc>
          <w:tcPr>
            <w:tcW w:w="928" w:type="dxa"/>
            <w:noWrap/>
            <w:hideMark/>
          </w:tcPr>
          <w:p w:rsidR="00345C4B" w:rsidRPr="00CC10D6" w:rsidRDefault="00345C4B" w:rsidP="00066C57">
            <w:pPr>
              <w:rPr>
                <w:rFonts w:cs="Arial"/>
              </w:rPr>
            </w:pPr>
            <w:r w:rsidRPr="00CC10D6">
              <w:rPr>
                <w:rFonts w:cs="Arial"/>
              </w:rPr>
              <w:t>0001</w:t>
            </w:r>
          </w:p>
        </w:tc>
        <w:tc>
          <w:tcPr>
            <w:tcW w:w="4240" w:type="dxa"/>
            <w:noWrap/>
            <w:hideMark/>
          </w:tcPr>
          <w:p w:rsidR="00345C4B" w:rsidRPr="00CC10D6" w:rsidRDefault="00345C4B" w:rsidP="00066C57">
            <w:pPr>
              <w:rPr>
                <w:rFonts w:cs="Arial"/>
              </w:rPr>
            </w:pPr>
            <w:r w:rsidRPr="00CC10D6">
              <w:rPr>
                <w:rFonts w:cs="Arial"/>
              </w:rPr>
              <w:t>ADSP_Y_PCHIME_Env1_DelayVolume</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43</w:t>
            </w:r>
          </w:p>
        </w:tc>
        <w:tc>
          <w:tcPr>
            <w:tcW w:w="928" w:type="dxa"/>
            <w:noWrap/>
            <w:hideMark/>
          </w:tcPr>
          <w:p w:rsidR="00345C4B" w:rsidRPr="00CC10D6" w:rsidRDefault="00345C4B" w:rsidP="00066C57">
            <w:pPr>
              <w:rPr>
                <w:rFonts w:cs="Arial"/>
              </w:rPr>
            </w:pPr>
            <w:r w:rsidRPr="00CC10D6">
              <w:rPr>
                <w:rFonts w:cs="Arial"/>
              </w:rPr>
              <w:t>07FD</w:t>
            </w:r>
          </w:p>
        </w:tc>
        <w:tc>
          <w:tcPr>
            <w:tcW w:w="4240" w:type="dxa"/>
            <w:noWrap/>
            <w:hideMark/>
          </w:tcPr>
          <w:p w:rsidR="00345C4B" w:rsidRPr="00CC10D6" w:rsidRDefault="00345C4B" w:rsidP="00066C57">
            <w:pPr>
              <w:rPr>
                <w:rFonts w:cs="Arial"/>
              </w:rPr>
            </w:pPr>
            <w:r w:rsidRPr="00CC10D6">
              <w:rPr>
                <w:rFonts w:cs="Arial"/>
              </w:rPr>
              <w:t>ADSP_Y_PCHIME_Env1_DecayCoef_MSB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44</w:t>
            </w:r>
          </w:p>
        </w:tc>
        <w:tc>
          <w:tcPr>
            <w:tcW w:w="928" w:type="dxa"/>
            <w:noWrap/>
            <w:hideMark/>
          </w:tcPr>
          <w:p w:rsidR="00345C4B" w:rsidRPr="00CC10D6" w:rsidRDefault="00345C4B" w:rsidP="00066C57">
            <w:pPr>
              <w:rPr>
                <w:rFonts w:cs="Arial"/>
              </w:rPr>
            </w:pPr>
            <w:r w:rsidRPr="00CC10D6">
              <w:rPr>
                <w:rFonts w:cs="Arial"/>
              </w:rPr>
              <w:t>022B</w:t>
            </w:r>
          </w:p>
        </w:tc>
        <w:tc>
          <w:tcPr>
            <w:tcW w:w="4240" w:type="dxa"/>
            <w:noWrap/>
            <w:hideMark/>
          </w:tcPr>
          <w:p w:rsidR="00345C4B" w:rsidRPr="00CC10D6" w:rsidRDefault="00345C4B" w:rsidP="00066C57">
            <w:pPr>
              <w:rPr>
                <w:rFonts w:cs="Arial"/>
              </w:rPr>
            </w:pPr>
            <w:r w:rsidRPr="00CC10D6">
              <w:rPr>
                <w:rFonts w:cs="Arial"/>
              </w:rPr>
              <w:t>ADSP_Y_PCHIME_Env1_DecayCoef_LSB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45</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ADSP_Y_PCHIME_Env2_DelayVolume</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46</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ADSP_Y_PCHIME_Env2_DecayCoef_MSB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47</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ADSP_Y_PCHIME_Env2_DecayCoef_LSB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48</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ADSP_Y_PCHIME_Env3_DelayVolume</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49</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ADSP_Y_PCHIME_Env3_DecayCoef_MSB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50</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ADSP_Y_PCHIME_Env3_DecayCoef_LSB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51</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ADSP_Y_PCHIME_Env4_DelayVolume</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52</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ADSP_Y_PCHIME_Env4_DecayCoef_MSB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53</w:t>
            </w:r>
          </w:p>
        </w:tc>
        <w:tc>
          <w:tcPr>
            <w:tcW w:w="928" w:type="dxa"/>
            <w:noWrap/>
            <w:hideMark/>
          </w:tcPr>
          <w:p w:rsidR="00345C4B" w:rsidRPr="00CC10D6" w:rsidRDefault="00345C4B" w:rsidP="00066C57">
            <w:pPr>
              <w:rPr>
                <w:rFonts w:cs="Arial"/>
              </w:rPr>
            </w:pPr>
            <w:r w:rsidRPr="00CC10D6">
              <w:rPr>
                <w:rFonts w:cs="Arial"/>
              </w:rPr>
              <w:t>0000</w:t>
            </w:r>
          </w:p>
        </w:tc>
        <w:tc>
          <w:tcPr>
            <w:tcW w:w="4240" w:type="dxa"/>
            <w:noWrap/>
            <w:hideMark/>
          </w:tcPr>
          <w:p w:rsidR="00345C4B" w:rsidRPr="00CC10D6" w:rsidRDefault="00345C4B" w:rsidP="00066C57">
            <w:pPr>
              <w:rPr>
                <w:rFonts w:cs="Arial"/>
              </w:rPr>
            </w:pPr>
            <w:r w:rsidRPr="00CC10D6">
              <w:rPr>
                <w:rFonts w:cs="Arial"/>
              </w:rPr>
              <w:t>ADSP_Y_PCHIME_Env4_DecayCoef_LSB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54</w:t>
            </w:r>
          </w:p>
        </w:tc>
        <w:tc>
          <w:tcPr>
            <w:tcW w:w="928" w:type="dxa"/>
            <w:noWrap/>
            <w:hideMark/>
          </w:tcPr>
          <w:p w:rsidR="00345C4B" w:rsidRPr="00CC10D6" w:rsidRDefault="00345C4B" w:rsidP="00066C57">
            <w:pPr>
              <w:rPr>
                <w:rFonts w:cs="Arial"/>
              </w:rPr>
            </w:pPr>
            <w:r w:rsidRPr="00CC10D6">
              <w:rPr>
                <w:rFonts w:cs="Arial"/>
              </w:rPr>
              <w:t>0400</w:t>
            </w:r>
          </w:p>
        </w:tc>
        <w:tc>
          <w:tcPr>
            <w:tcW w:w="4240" w:type="dxa"/>
            <w:noWrap/>
            <w:hideMark/>
          </w:tcPr>
          <w:p w:rsidR="00345C4B" w:rsidRPr="00CC10D6" w:rsidRDefault="00345C4B" w:rsidP="00066C57">
            <w:pPr>
              <w:rPr>
                <w:rFonts w:cs="Arial"/>
              </w:rPr>
            </w:pPr>
            <w:r w:rsidRPr="00CC10D6">
              <w:rPr>
                <w:rFonts w:cs="Arial"/>
              </w:rPr>
              <w:t>ADSP_Y_PCHIME_MasterVolume</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55</w:t>
            </w:r>
          </w:p>
        </w:tc>
        <w:tc>
          <w:tcPr>
            <w:tcW w:w="928" w:type="dxa"/>
            <w:noWrap/>
            <w:hideMark/>
          </w:tcPr>
          <w:p w:rsidR="00345C4B" w:rsidRPr="00CC10D6" w:rsidRDefault="00345C4B" w:rsidP="00066C57">
            <w:pPr>
              <w:rPr>
                <w:rFonts w:cs="Arial"/>
              </w:rPr>
            </w:pPr>
            <w:r w:rsidRPr="00CC10D6">
              <w:rPr>
                <w:rFonts w:cs="Arial"/>
              </w:rPr>
              <w:t>075C</w:t>
            </w:r>
          </w:p>
        </w:tc>
        <w:tc>
          <w:tcPr>
            <w:tcW w:w="4240" w:type="dxa"/>
            <w:noWrap/>
            <w:hideMark/>
          </w:tcPr>
          <w:p w:rsidR="00345C4B" w:rsidRPr="00CC10D6" w:rsidRDefault="00345C4B" w:rsidP="00066C57">
            <w:pPr>
              <w:rPr>
                <w:rFonts w:cs="Arial"/>
              </w:rPr>
            </w:pPr>
            <w:r w:rsidRPr="00CC10D6">
              <w:rPr>
                <w:rFonts w:cs="Arial"/>
              </w:rPr>
              <w:t>ADSP_Y_PCHIME_Smute_DecayCoef_MSB</w:t>
            </w:r>
          </w:p>
        </w:tc>
      </w:tr>
      <w:tr w:rsidR="00345C4B" w:rsidRPr="00CC10D6" w:rsidTr="00066C57">
        <w:trPr>
          <w:trHeight w:val="255"/>
          <w:jc w:val="center"/>
        </w:trPr>
        <w:tc>
          <w:tcPr>
            <w:tcW w:w="460" w:type="dxa"/>
            <w:noWrap/>
            <w:hideMark/>
          </w:tcPr>
          <w:p w:rsidR="00345C4B" w:rsidRPr="00CC10D6" w:rsidRDefault="00345C4B" w:rsidP="00066C57">
            <w:pPr>
              <w:rPr>
                <w:rFonts w:cs="Arial"/>
              </w:rPr>
            </w:pPr>
            <w:r w:rsidRPr="00CC10D6">
              <w:rPr>
                <w:rFonts w:cs="Arial"/>
              </w:rPr>
              <w:t>56</w:t>
            </w:r>
          </w:p>
        </w:tc>
        <w:tc>
          <w:tcPr>
            <w:tcW w:w="928" w:type="dxa"/>
            <w:noWrap/>
            <w:hideMark/>
          </w:tcPr>
          <w:p w:rsidR="00345C4B" w:rsidRPr="00CC10D6" w:rsidRDefault="00345C4B" w:rsidP="00066C57">
            <w:pPr>
              <w:rPr>
                <w:rFonts w:cs="Arial"/>
              </w:rPr>
            </w:pPr>
            <w:r w:rsidRPr="00CC10D6">
              <w:rPr>
                <w:rFonts w:cs="Arial"/>
              </w:rPr>
              <w:t>0201</w:t>
            </w:r>
          </w:p>
        </w:tc>
        <w:tc>
          <w:tcPr>
            <w:tcW w:w="4240" w:type="dxa"/>
            <w:noWrap/>
            <w:hideMark/>
          </w:tcPr>
          <w:p w:rsidR="00345C4B" w:rsidRPr="00CC10D6" w:rsidRDefault="00345C4B" w:rsidP="00066C57">
            <w:pPr>
              <w:rPr>
                <w:rFonts w:cs="Arial"/>
              </w:rPr>
            </w:pPr>
            <w:r w:rsidRPr="00CC10D6">
              <w:rPr>
                <w:rFonts w:cs="Arial"/>
              </w:rPr>
              <w:t>ADSP_Y_PCHIME_Smute_DecayCoef_LSB</w:t>
            </w:r>
          </w:p>
        </w:tc>
      </w:tr>
      <w:tr w:rsidR="00345C4B" w:rsidRPr="00CC10D6" w:rsidTr="00066C57">
        <w:trPr>
          <w:trHeight w:val="70"/>
          <w:jc w:val="center"/>
        </w:trPr>
        <w:tc>
          <w:tcPr>
            <w:tcW w:w="460" w:type="dxa"/>
            <w:noWrap/>
            <w:hideMark/>
          </w:tcPr>
          <w:p w:rsidR="00345C4B" w:rsidRPr="00CC10D6" w:rsidRDefault="00345C4B" w:rsidP="00066C57">
            <w:pPr>
              <w:rPr>
                <w:rFonts w:cs="Arial"/>
              </w:rPr>
            </w:pPr>
            <w:r w:rsidRPr="00CC10D6">
              <w:rPr>
                <w:rFonts w:cs="Arial"/>
              </w:rPr>
              <w:t>57</w:t>
            </w:r>
          </w:p>
        </w:tc>
        <w:tc>
          <w:tcPr>
            <w:tcW w:w="928" w:type="dxa"/>
            <w:noWrap/>
            <w:hideMark/>
          </w:tcPr>
          <w:p w:rsidR="00345C4B" w:rsidRPr="00CC10D6" w:rsidRDefault="00345C4B" w:rsidP="00066C57">
            <w:pPr>
              <w:rPr>
                <w:rFonts w:cs="Arial"/>
              </w:rPr>
            </w:pPr>
            <w:r w:rsidRPr="00CC10D6">
              <w:rPr>
                <w:rFonts w:cs="Arial"/>
              </w:rPr>
              <w:t>000001</w:t>
            </w:r>
          </w:p>
        </w:tc>
        <w:tc>
          <w:tcPr>
            <w:tcW w:w="4240" w:type="dxa"/>
            <w:noWrap/>
            <w:hideMark/>
          </w:tcPr>
          <w:p w:rsidR="00345C4B" w:rsidRPr="00CC10D6" w:rsidRDefault="00345C4B" w:rsidP="00066C57">
            <w:pPr>
              <w:rPr>
                <w:rFonts w:cs="Arial"/>
              </w:rPr>
            </w:pPr>
            <w:r w:rsidRPr="00CC10D6">
              <w:rPr>
                <w:rFonts w:cs="Arial"/>
              </w:rPr>
              <w:t>ADSP_X_PCHIME_ControlStatusReg</w:t>
            </w:r>
          </w:p>
        </w:tc>
      </w:tr>
    </w:tbl>
    <w:p w:rsidR="00345C4B" w:rsidRPr="00746ADC" w:rsidRDefault="00345C4B" w:rsidP="00345C4B">
      <w:pPr>
        <w:rPr>
          <w:rFonts w:cs="Arial"/>
        </w:rPr>
      </w:pPr>
    </w:p>
    <w:p w:rsidR="00345C4B" w:rsidRDefault="00345C4B" w:rsidP="00345C4B">
      <w:pPr>
        <w:pStyle w:val="Heading4"/>
        <w:numPr>
          <w:ilvl w:val="3"/>
          <w:numId w:val="48"/>
        </w:numPr>
      </w:pPr>
      <w:bookmarkStart w:id="219" w:name="_Toc45277363"/>
      <w:r w:rsidRPr="00B9479B">
        <w:lastRenderedPageBreak/>
        <w:t>AHU-SWR-REQ-165790/B-Polyphonic Chime 06 - 1.0 Second Chime_1KHz</w:t>
      </w:r>
      <w:bookmarkEnd w:id="219"/>
    </w:p>
    <w:p w:rsidR="00345C4B" w:rsidRDefault="00345C4B" w:rsidP="00345C4B">
      <w:pPr>
        <w:jc w:val="center"/>
        <w:rPr>
          <w:rFonts w:cs="Arial"/>
        </w:rPr>
      </w:pPr>
      <w:r>
        <w:rPr>
          <w:noProof/>
        </w:rPr>
        <w:drawing>
          <wp:inline distT="0" distB="0" distL="0" distR="0" wp14:anchorId="22A6B11E" wp14:editId="6FE59374">
            <wp:extent cx="1050472" cy="921203"/>
            <wp:effectExtent l="0" t="0" r="0" b="0"/>
            <wp:docPr id="37200" name="Picture 7" descr="P_Chime_06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3" name="Picture 7" descr="P_Chime_06_Scope_Total D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556B4E3" wp14:editId="7A664A18">
            <wp:extent cx="1047750" cy="921203"/>
            <wp:effectExtent l="0" t="0" r="0" b="0"/>
            <wp:docPr id="37201" name="Picture 8" descr="P_Chime_06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 name="Picture 8" descr="P_Chime_06_FFT Spectrum_Frequency_Zo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1356E8F" wp14:editId="39DF36E5">
            <wp:extent cx="1383846" cy="921203"/>
            <wp:effectExtent l="0" t="0" r="6985" b="0"/>
            <wp:docPr id="37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6"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3846"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7571FF" w:rsidTr="00066C57">
        <w:trPr>
          <w:trHeight w:val="70"/>
          <w:jc w:val="center"/>
        </w:trPr>
        <w:tc>
          <w:tcPr>
            <w:tcW w:w="460" w:type="dxa"/>
            <w:noWrap/>
            <w:hideMark/>
          </w:tcPr>
          <w:p w:rsidR="00345C4B" w:rsidRPr="007571FF" w:rsidRDefault="00345C4B" w:rsidP="00066C57">
            <w:pPr>
              <w:rPr>
                <w:rFonts w:cs="Arial"/>
                <w:b/>
                <w:bCs/>
              </w:rPr>
            </w:pPr>
            <w:r w:rsidRPr="007571FF">
              <w:rPr>
                <w:rFonts w:cs="Arial"/>
                <w:b/>
                <w:bCs/>
              </w:rPr>
              <w:t>#</w:t>
            </w:r>
          </w:p>
        </w:tc>
        <w:tc>
          <w:tcPr>
            <w:tcW w:w="995" w:type="dxa"/>
            <w:noWrap/>
            <w:hideMark/>
          </w:tcPr>
          <w:p w:rsidR="00345C4B" w:rsidRPr="007571FF" w:rsidRDefault="00345C4B" w:rsidP="00066C57">
            <w:pPr>
              <w:rPr>
                <w:rFonts w:cs="Arial"/>
                <w:b/>
                <w:bCs/>
              </w:rPr>
            </w:pPr>
            <w:r w:rsidRPr="007571FF">
              <w:rPr>
                <w:rFonts w:cs="Arial"/>
                <w:b/>
                <w:bCs/>
              </w:rPr>
              <w:t>Hex</w:t>
            </w:r>
          </w:p>
        </w:tc>
        <w:tc>
          <w:tcPr>
            <w:tcW w:w="4240" w:type="dxa"/>
            <w:noWrap/>
            <w:hideMark/>
          </w:tcPr>
          <w:p w:rsidR="00345C4B" w:rsidRPr="007571FF" w:rsidRDefault="00345C4B" w:rsidP="00066C57">
            <w:pPr>
              <w:rPr>
                <w:rFonts w:cs="Arial"/>
                <w:b/>
                <w:bCs/>
              </w:rPr>
            </w:pPr>
            <w:r w:rsidRPr="007571FF">
              <w:rPr>
                <w:rFonts w:cs="Arial"/>
                <w:b/>
                <w:bCs/>
              </w:rPr>
              <w:t>Parameter</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w:t>
            </w:r>
          </w:p>
        </w:tc>
        <w:tc>
          <w:tcPr>
            <w:tcW w:w="995" w:type="dxa"/>
            <w:noWrap/>
            <w:hideMark/>
          </w:tcPr>
          <w:p w:rsidR="00345C4B" w:rsidRPr="007571FF" w:rsidRDefault="00345C4B" w:rsidP="00066C57">
            <w:pPr>
              <w:rPr>
                <w:rFonts w:cs="Arial"/>
              </w:rPr>
            </w:pPr>
            <w:del w:id="220" w:author="Walus, David (D.M.)" w:date="2015-07-06T08:02:00Z">
              <w:r w:rsidRPr="007571FF" w:rsidDel="005F346D">
                <w:rPr>
                  <w:rFonts w:cs="Arial"/>
                </w:rPr>
                <w:delText>0002F8</w:delText>
              </w:r>
            </w:del>
            <w:ins w:id="221" w:author="Walus, David (D.M.)" w:date="2015-07-06T08:02:00Z">
              <w:r>
                <w:rPr>
                  <w:rFonts w:cs="Arial"/>
                </w:rPr>
                <w:t>0002BB</w:t>
              </w:r>
            </w:ins>
          </w:p>
        </w:tc>
        <w:tc>
          <w:tcPr>
            <w:tcW w:w="4240" w:type="dxa"/>
            <w:noWrap/>
            <w:hideMark/>
          </w:tcPr>
          <w:p w:rsidR="00345C4B" w:rsidRPr="007571FF" w:rsidRDefault="00345C4B" w:rsidP="00066C57">
            <w:pPr>
              <w:rPr>
                <w:rFonts w:cs="Arial"/>
              </w:rPr>
            </w:pPr>
            <w:r w:rsidRPr="007571FF">
              <w:rPr>
                <w:rFonts w:cs="Arial"/>
              </w:rPr>
              <w:t>ADSP_X_PCHIME_AngleIncr_LFO</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ADSP_X_PCHIME_Env1_DelaySamples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w:t>
            </w:r>
          </w:p>
        </w:tc>
        <w:tc>
          <w:tcPr>
            <w:tcW w:w="995" w:type="dxa"/>
            <w:noWrap/>
            <w:hideMark/>
          </w:tcPr>
          <w:p w:rsidR="00345C4B" w:rsidRPr="007571FF" w:rsidRDefault="00345C4B" w:rsidP="00066C57">
            <w:pPr>
              <w:rPr>
                <w:rFonts w:cs="Arial"/>
              </w:rPr>
            </w:pPr>
            <w:r w:rsidRPr="007571FF">
              <w:rPr>
                <w:rFonts w:cs="Arial"/>
              </w:rPr>
              <w:t>0AAAAA</w:t>
            </w:r>
          </w:p>
        </w:tc>
        <w:tc>
          <w:tcPr>
            <w:tcW w:w="4240" w:type="dxa"/>
            <w:noWrap/>
            <w:hideMark/>
          </w:tcPr>
          <w:p w:rsidR="00345C4B" w:rsidRPr="007571FF" w:rsidRDefault="00345C4B" w:rsidP="00066C57">
            <w:pPr>
              <w:rPr>
                <w:rFonts w:cs="Arial"/>
              </w:rPr>
            </w:pPr>
            <w:r w:rsidRPr="007571FF">
              <w:rPr>
                <w:rFonts w:cs="Arial"/>
              </w:rPr>
              <w:t>ADSP_X_PCHIME_Env1_AttackIncr</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w:t>
            </w:r>
          </w:p>
        </w:tc>
        <w:tc>
          <w:tcPr>
            <w:tcW w:w="995" w:type="dxa"/>
            <w:noWrap/>
            <w:hideMark/>
          </w:tcPr>
          <w:p w:rsidR="00345C4B" w:rsidRPr="007571FF" w:rsidRDefault="00345C4B" w:rsidP="00066C57">
            <w:pPr>
              <w:rPr>
                <w:rFonts w:cs="Arial"/>
              </w:rPr>
            </w:pPr>
            <w:r w:rsidRPr="007571FF">
              <w:rPr>
                <w:rFonts w:cs="Arial"/>
              </w:rPr>
              <w:t>001770</w:t>
            </w:r>
          </w:p>
        </w:tc>
        <w:tc>
          <w:tcPr>
            <w:tcW w:w="4240" w:type="dxa"/>
            <w:noWrap/>
            <w:hideMark/>
          </w:tcPr>
          <w:p w:rsidR="00345C4B" w:rsidRPr="007571FF" w:rsidRDefault="00345C4B" w:rsidP="00066C57">
            <w:pPr>
              <w:rPr>
                <w:rFonts w:cs="Arial"/>
              </w:rPr>
            </w:pPr>
            <w:r w:rsidRPr="007571FF">
              <w:rPr>
                <w:rFonts w:cs="Arial"/>
              </w:rPr>
              <w:t>ADSP_X_PCHIME_Env1_SustainSamples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ADSP_X_PCHIME_Env2_DelaySamples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6</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ADSP_X_PCHIME_Env2_AttackIncr</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7</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ADSP_X_PCHIME_Env2_SustainSamples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8</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ADSP_X_PCHIME_Env3_DelaySamples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9</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ADSP_X_PCHIME_Env3_AttackIncr</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10</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ADSP_X_PCHIME_Env3_SustainSamples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11</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ADSP_X_PCHIME_Env4_DelaySamples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12</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ADSP_X_PCHIME_Env4_AttackIncr</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13</w:t>
            </w:r>
          </w:p>
        </w:tc>
        <w:tc>
          <w:tcPr>
            <w:tcW w:w="995" w:type="dxa"/>
            <w:noWrap/>
            <w:hideMark/>
          </w:tcPr>
          <w:p w:rsidR="00345C4B" w:rsidRPr="007571FF" w:rsidRDefault="00345C4B" w:rsidP="00066C57">
            <w:pPr>
              <w:rPr>
                <w:rFonts w:cs="Arial"/>
              </w:rPr>
            </w:pPr>
            <w:r w:rsidRPr="007571FF">
              <w:rPr>
                <w:rFonts w:cs="Arial"/>
              </w:rPr>
              <w:t>000000</w:t>
            </w:r>
          </w:p>
        </w:tc>
        <w:tc>
          <w:tcPr>
            <w:tcW w:w="4240" w:type="dxa"/>
            <w:noWrap/>
            <w:hideMark/>
          </w:tcPr>
          <w:p w:rsidR="00345C4B" w:rsidRPr="007571FF" w:rsidRDefault="00345C4B" w:rsidP="00066C57">
            <w:pPr>
              <w:rPr>
                <w:rFonts w:cs="Arial"/>
              </w:rPr>
            </w:pPr>
            <w:r w:rsidRPr="007571FF">
              <w:rPr>
                <w:rFonts w:cs="Arial"/>
              </w:rPr>
              <w:t>ADSP_X_PCHIME_Env4_SustainSamples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14</w:t>
            </w:r>
          </w:p>
        </w:tc>
        <w:tc>
          <w:tcPr>
            <w:tcW w:w="995" w:type="dxa"/>
            <w:noWrap/>
            <w:hideMark/>
          </w:tcPr>
          <w:p w:rsidR="00345C4B" w:rsidRPr="007571FF" w:rsidRDefault="00345C4B" w:rsidP="00066C57">
            <w:pPr>
              <w:rPr>
                <w:rFonts w:cs="Arial"/>
              </w:rPr>
            </w:pPr>
            <w:r w:rsidRPr="007571FF">
              <w:rPr>
                <w:rFonts w:cs="Arial"/>
              </w:rPr>
              <w:t>000001</w:t>
            </w:r>
          </w:p>
        </w:tc>
        <w:tc>
          <w:tcPr>
            <w:tcW w:w="4240" w:type="dxa"/>
            <w:noWrap/>
            <w:hideMark/>
          </w:tcPr>
          <w:p w:rsidR="00345C4B" w:rsidRPr="007571FF" w:rsidRDefault="00345C4B" w:rsidP="00066C57">
            <w:pPr>
              <w:rPr>
                <w:rFonts w:cs="Arial"/>
              </w:rPr>
            </w:pPr>
            <w:r w:rsidRPr="007571FF">
              <w:rPr>
                <w:rFonts w:cs="Arial"/>
              </w:rPr>
              <w:t>ADSP_X_PCHIME_NrRepetitions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15</w:t>
            </w:r>
          </w:p>
        </w:tc>
        <w:tc>
          <w:tcPr>
            <w:tcW w:w="995" w:type="dxa"/>
            <w:noWrap/>
            <w:hideMark/>
          </w:tcPr>
          <w:p w:rsidR="00345C4B" w:rsidRPr="007571FF" w:rsidRDefault="00345C4B" w:rsidP="00066C57">
            <w:pPr>
              <w:rPr>
                <w:rFonts w:cs="Arial"/>
              </w:rPr>
            </w:pPr>
            <w:r w:rsidRPr="007571FF">
              <w:rPr>
                <w:rFonts w:cs="Arial"/>
              </w:rPr>
              <w:t>002EE0</w:t>
            </w:r>
          </w:p>
        </w:tc>
        <w:tc>
          <w:tcPr>
            <w:tcW w:w="4240" w:type="dxa"/>
            <w:noWrap/>
            <w:hideMark/>
          </w:tcPr>
          <w:p w:rsidR="00345C4B" w:rsidRPr="007571FF" w:rsidRDefault="00345C4B" w:rsidP="00066C57">
            <w:pPr>
              <w:rPr>
                <w:rFonts w:cs="Arial"/>
              </w:rPr>
            </w:pPr>
            <w:r w:rsidRPr="007571FF">
              <w:rPr>
                <w:rFonts w:cs="Arial"/>
              </w:rPr>
              <w:t>ADSP_X_PCHIME_RepeatSamples</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16</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ADSP_Y_PCHIME_Freq1_MSB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17</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ADSP_Y_PCHIME_Freq1_LSB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18</w:t>
            </w:r>
          </w:p>
        </w:tc>
        <w:tc>
          <w:tcPr>
            <w:tcW w:w="995" w:type="dxa"/>
            <w:noWrap/>
            <w:hideMark/>
          </w:tcPr>
          <w:p w:rsidR="00345C4B" w:rsidRPr="007571FF" w:rsidRDefault="00345C4B" w:rsidP="00066C57">
            <w:pPr>
              <w:rPr>
                <w:rFonts w:cs="Arial"/>
              </w:rPr>
            </w:pPr>
            <w:r w:rsidRPr="007571FF">
              <w:rPr>
                <w:rFonts w:cs="Arial"/>
              </w:rPr>
              <w:t>0800</w:t>
            </w:r>
          </w:p>
        </w:tc>
        <w:tc>
          <w:tcPr>
            <w:tcW w:w="4240" w:type="dxa"/>
            <w:noWrap/>
            <w:hideMark/>
          </w:tcPr>
          <w:p w:rsidR="00345C4B" w:rsidRPr="007571FF" w:rsidRDefault="00345C4B" w:rsidP="00066C57">
            <w:pPr>
              <w:rPr>
                <w:rFonts w:cs="Arial"/>
              </w:rPr>
            </w:pPr>
            <w:r w:rsidRPr="007571FF">
              <w:rPr>
                <w:rFonts w:cs="Arial"/>
              </w:rPr>
              <w:t>ADSP_Y_PCHIME_Volume1</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19</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ADSP_Y_PCHIME_Freq2_MSB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20</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ADSP_Y_PCHIME_Freq2_LSB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21</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ADSP_Y_PCHIME_Volume2</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22</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ADSP_Y_PCHIME_Freq3_MSB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23</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ADSP_Y_PCHIME_Freq3_LSB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24</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ADSP_Y_PCHIME_Volume3</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25</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ADSP_Y_PCHIME_Freq4_MSB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26</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ADSP_Y_PCHIME_Freq4_LSB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27</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ADSP_Y_PCHIME_Volume4</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28</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ADSP_Y_PCHIME_Freq5_MSB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29</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ADSP_Y_PCHIME_Freq5_LSB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30</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ADSP_Y_PCHIME_Volume5</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31</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ADSP_Y_PCHIME_Freq6_MSB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32</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ADSP_Y_PCHIME_Freq6_LSB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33</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ADSP_Y_PCHIME_Volume6</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34</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ADSP_Y_PCHIME_Freq7_MSB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35</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ADSP_Y_PCHIME_Freq7_LSB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36</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ADSP_Y_PCHIME_Volume7</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37</w:t>
            </w:r>
          </w:p>
        </w:tc>
        <w:tc>
          <w:tcPr>
            <w:tcW w:w="995" w:type="dxa"/>
            <w:noWrap/>
            <w:hideMark/>
          </w:tcPr>
          <w:p w:rsidR="00345C4B" w:rsidRPr="007571FF" w:rsidRDefault="00345C4B" w:rsidP="00066C57">
            <w:pPr>
              <w:rPr>
                <w:rFonts w:cs="Arial"/>
              </w:rPr>
            </w:pPr>
            <w:r w:rsidRPr="007571FF">
              <w:rPr>
                <w:rFonts w:cs="Arial"/>
              </w:rPr>
              <w:t>07EE</w:t>
            </w:r>
          </w:p>
        </w:tc>
        <w:tc>
          <w:tcPr>
            <w:tcW w:w="4240" w:type="dxa"/>
            <w:noWrap/>
            <w:hideMark/>
          </w:tcPr>
          <w:p w:rsidR="00345C4B" w:rsidRPr="007571FF" w:rsidRDefault="00345C4B" w:rsidP="00066C57">
            <w:pPr>
              <w:rPr>
                <w:rFonts w:cs="Arial"/>
              </w:rPr>
            </w:pPr>
            <w:r w:rsidRPr="007571FF">
              <w:rPr>
                <w:rFonts w:cs="Arial"/>
              </w:rPr>
              <w:t>ADSP_Y_PCHIME_Freq8_MSB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38</w:t>
            </w:r>
          </w:p>
        </w:tc>
        <w:tc>
          <w:tcPr>
            <w:tcW w:w="995" w:type="dxa"/>
            <w:noWrap/>
            <w:hideMark/>
          </w:tcPr>
          <w:p w:rsidR="00345C4B" w:rsidRPr="007571FF" w:rsidRDefault="00345C4B" w:rsidP="00066C57">
            <w:pPr>
              <w:rPr>
                <w:rFonts w:cs="Arial"/>
              </w:rPr>
            </w:pPr>
            <w:r w:rsidRPr="007571FF">
              <w:rPr>
                <w:rFonts w:cs="Arial"/>
              </w:rPr>
              <w:t>03D5</w:t>
            </w:r>
          </w:p>
        </w:tc>
        <w:tc>
          <w:tcPr>
            <w:tcW w:w="4240" w:type="dxa"/>
            <w:noWrap/>
            <w:hideMark/>
          </w:tcPr>
          <w:p w:rsidR="00345C4B" w:rsidRPr="007571FF" w:rsidRDefault="00345C4B" w:rsidP="00066C57">
            <w:pPr>
              <w:rPr>
                <w:rFonts w:cs="Arial"/>
              </w:rPr>
            </w:pPr>
            <w:r w:rsidRPr="007571FF">
              <w:rPr>
                <w:rFonts w:cs="Arial"/>
              </w:rPr>
              <w:t>ADSP_Y_PCHIME_Freq8_LSB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39</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ADSP_Y_PCHIME_Volume8</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40</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ADSP_Y_PCHIME_Ampli_LFO</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lastRenderedPageBreak/>
              <w:t>41</w:t>
            </w:r>
          </w:p>
        </w:tc>
        <w:tc>
          <w:tcPr>
            <w:tcW w:w="995" w:type="dxa"/>
            <w:noWrap/>
            <w:hideMark/>
          </w:tcPr>
          <w:p w:rsidR="00345C4B" w:rsidRPr="007571FF" w:rsidRDefault="00345C4B" w:rsidP="00066C57">
            <w:pPr>
              <w:rPr>
                <w:rFonts w:cs="Arial"/>
              </w:rPr>
            </w:pPr>
            <w:r w:rsidRPr="007571FF">
              <w:rPr>
                <w:rFonts w:cs="Arial"/>
              </w:rPr>
              <w:t>07FF</w:t>
            </w:r>
          </w:p>
        </w:tc>
        <w:tc>
          <w:tcPr>
            <w:tcW w:w="4240" w:type="dxa"/>
            <w:noWrap/>
            <w:hideMark/>
          </w:tcPr>
          <w:p w:rsidR="00345C4B" w:rsidRPr="007571FF" w:rsidRDefault="00345C4B" w:rsidP="00066C57">
            <w:pPr>
              <w:rPr>
                <w:rFonts w:cs="Arial"/>
              </w:rPr>
            </w:pPr>
            <w:r w:rsidRPr="007571FF">
              <w:rPr>
                <w:rFonts w:cs="Arial"/>
              </w:rPr>
              <w:t>ADSP_Y_PCHIME_Offset_LFO</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42</w:t>
            </w:r>
          </w:p>
        </w:tc>
        <w:tc>
          <w:tcPr>
            <w:tcW w:w="995" w:type="dxa"/>
            <w:noWrap/>
            <w:hideMark/>
          </w:tcPr>
          <w:p w:rsidR="00345C4B" w:rsidRPr="007571FF" w:rsidRDefault="00345C4B" w:rsidP="00066C57">
            <w:pPr>
              <w:rPr>
                <w:rFonts w:cs="Arial"/>
              </w:rPr>
            </w:pPr>
            <w:r w:rsidRPr="007571FF">
              <w:rPr>
                <w:rFonts w:cs="Arial"/>
              </w:rPr>
              <w:t>0001</w:t>
            </w:r>
          </w:p>
        </w:tc>
        <w:tc>
          <w:tcPr>
            <w:tcW w:w="4240" w:type="dxa"/>
            <w:noWrap/>
            <w:hideMark/>
          </w:tcPr>
          <w:p w:rsidR="00345C4B" w:rsidRPr="007571FF" w:rsidRDefault="00345C4B" w:rsidP="00066C57">
            <w:pPr>
              <w:rPr>
                <w:rFonts w:cs="Arial"/>
              </w:rPr>
            </w:pPr>
            <w:r w:rsidRPr="007571FF">
              <w:rPr>
                <w:rFonts w:cs="Arial"/>
              </w:rPr>
              <w:t>ADSP_Y_PCHIME_Env1_DelayVolume</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43</w:t>
            </w:r>
          </w:p>
        </w:tc>
        <w:tc>
          <w:tcPr>
            <w:tcW w:w="995" w:type="dxa"/>
            <w:noWrap/>
            <w:hideMark/>
          </w:tcPr>
          <w:p w:rsidR="00345C4B" w:rsidRPr="007571FF" w:rsidRDefault="00345C4B" w:rsidP="00066C57">
            <w:pPr>
              <w:rPr>
                <w:rFonts w:cs="Arial"/>
              </w:rPr>
            </w:pPr>
            <w:r w:rsidRPr="007571FF">
              <w:rPr>
                <w:rFonts w:cs="Arial"/>
              </w:rPr>
              <w:t>07FF</w:t>
            </w:r>
          </w:p>
        </w:tc>
        <w:tc>
          <w:tcPr>
            <w:tcW w:w="4240" w:type="dxa"/>
            <w:noWrap/>
            <w:hideMark/>
          </w:tcPr>
          <w:p w:rsidR="00345C4B" w:rsidRPr="007571FF" w:rsidRDefault="00345C4B" w:rsidP="00066C57">
            <w:pPr>
              <w:rPr>
                <w:rFonts w:cs="Arial"/>
              </w:rPr>
            </w:pPr>
            <w:r w:rsidRPr="007571FF">
              <w:rPr>
                <w:rFonts w:cs="Arial"/>
              </w:rPr>
              <w:t>ADSP_Y_PCHIME_Env1_DecayCoef_MSB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44</w:t>
            </w:r>
          </w:p>
        </w:tc>
        <w:tc>
          <w:tcPr>
            <w:tcW w:w="995" w:type="dxa"/>
            <w:noWrap/>
            <w:hideMark/>
          </w:tcPr>
          <w:p w:rsidR="00345C4B" w:rsidRPr="007571FF" w:rsidRDefault="00345C4B" w:rsidP="00066C57">
            <w:pPr>
              <w:rPr>
                <w:rFonts w:cs="Arial"/>
              </w:rPr>
            </w:pPr>
            <w:r w:rsidRPr="007571FF">
              <w:rPr>
                <w:rFonts w:cs="Arial"/>
              </w:rPr>
              <w:t>0545</w:t>
            </w:r>
          </w:p>
        </w:tc>
        <w:tc>
          <w:tcPr>
            <w:tcW w:w="4240" w:type="dxa"/>
            <w:noWrap/>
            <w:hideMark/>
          </w:tcPr>
          <w:p w:rsidR="00345C4B" w:rsidRPr="007571FF" w:rsidRDefault="00345C4B" w:rsidP="00066C57">
            <w:pPr>
              <w:rPr>
                <w:rFonts w:cs="Arial"/>
              </w:rPr>
            </w:pPr>
            <w:r w:rsidRPr="007571FF">
              <w:rPr>
                <w:rFonts w:cs="Arial"/>
              </w:rPr>
              <w:t>ADSP_Y_PCHIME_Env1_DecayCoef_LSB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45</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ADSP_Y_PCHIME_Env2_DelayVolume</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46</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ADSP_Y_PCHIME_Env2_DecayCoef_MSB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47</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ADSP_Y_PCHIME_Env2_DecayCoef_LSB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48</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ADSP_Y_PCHIME_Env3_DelayVolume</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49</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ADSP_Y_PCHIME_Env3_DecayCoef_MSB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50</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ADSP_Y_PCHIME_Env3_DecayCoef_LSB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51</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ADSP_Y_PCHIME_Env4_DelayVolume</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52</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ADSP_Y_PCHIME_Env4_DecayCoef_MSB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53</w:t>
            </w:r>
          </w:p>
        </w:tc>
        <w:tc>
          <w:tcPr>
            <w:tcW w:w="995" w:type="dxa"/>
            <w:noWrap/>
            <w:hideMark/>
          </w:tcPr>
          <w:p w:rsidR="00345C4B" w:rsidRPr="007571FF" w:rsidRDefault="00345C4B" w:rsidP="00066C57">
            <w:pPr>
              <w:rPr>
                <w:rFonts w:cs="Arial"/>
              </w:rPr>
            </w:pPr>
            <w:r w:rsidRPr="007571FF">
              <w:rPr>
                <w:rFonts w:cs="Arial"/>
              </w:rPr>
              <w:t>0000</w:t>
            </w:r>
          </w:p>
        </w:tc>
        <w:tc>
          <w:tcPr>
            <w:tcW w:w="4240" w:type="dxa"/>
            <w:noWrap/>
            <w:hideMark/>
          </w:tcPr>
          <w:p w:rsidR="00345C4B" w:rsidRPr="007571FF" w:rsidRDefault="00345C4B" w:rsidP="00066C57">
            <w:pPr>
              <w:rPr>
                <w:rFonts w:cs="Arial"/>
              </w:rPr>
            </w:pPr>
            <w:r w:rsidRPr="007571FF">
              <w:rPr>
                <w:rFonts w:cs="Arial"/>
              </w:rPr>
              <w:t>ADSP_Y_PCHIME_Env4_DecayCoef_LSB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54</w:t>
            </w:r>
          </w:p>
        </w:tc>
        <w:tc>
          <w:tcPr>
            <w:tcW w:w="995" w:type="dxa"/>
            <w:noWrap/>
            <w:hideMark/>
          </w:tcPr>
          <w:p w:rsidR="00345C4B" w:rsidRPr="007571FF" w:rsidRDefault="00345C4B" w:rsidP="00066C57">
            <w:pPr>
              <w:rPr>
                <w:rFonts w:cs="Arial"/>
              </w:rPr>
            </w:pPr>
            <w:r w:rsidRPr="007571FF">
              <w:rPr>
                <w:rFonts w:cs="Arial"/>
              </w:rPr>
              <w:t>0400</w:t>
            </w:r>
          </w:p>
        </w:tc>
        <w:tc>
          <w:tcPr>
            <w:tcW w:w="4240" w:type="dxa"/>
            <w:noWrap/>
            <w:hideMark/>
          </w:tcPr>
          <w:p w:rsidR="00345C4B" w:rsidRPr="007571FF" w:rsidRDefault="00345C4B" w:rsidP="00066C57">
            <w:pPr>
              <w:rPr>
                <w:rFonts w:cs="Arial"/>
              </w:rPr>
            </w:pPr>
            <w:r w:rsidRPr="007571FF">
              <w:rPr>
                <w:rFonts w:cs="Arial"/>
              </w:rPr>
              <w:t>ADSP_Y_PCHIME_MasterVolume</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55</w:t>
            </w:r>
          </w:p>
        </w:tc>
        <w:tc>
          <w:tcPr>
            <w:tcW w:w="995" w:type="dxa"/>
            <w:noWrap/>
            <w:hideMark/>
          </w:tcPr>
          <w:p w:rsidR="00345C4B" w:rsidRPr="007571FF" w:rsidRDefault="00345C4B" w:rsidP="00066C57">
            <w:pPr>
              <w:rPr>
                <w:rFonts w:cs="Arial"/>
              </w:rPr>
            </w:pPr>
            <w:r w:rsidRPr="007571FF">
              <w:rPr>
                <w:rFonts w:cs="Arial"/>
              </w:rPr>
              <w:t>075C</w:t>
            </w:r>
          </w:p>
        </w:tc>
        <w:tc>
          <w:tcPr>
            <w:tcW w:w="4240" w:type="dxa"/>
            <w:noWrap/>
            <w:hideMark/>
          </w:tcPr>
          <w:p w:rsidR="00345C4B" w:rsidRPr="007571FF" w:rsidRDefault="00345C4B" w:rsidP="00066C57">
            <w:pPr>
              <w:rPr>
                <w:rFonts w:cs="Arial"/>
              </w:rPr>
            </w:pPr>
            <w:r w:rsidRPr="007571FF">
              <w:rPr>
                <w:rFonts w:cs="Arial"/>
              </w:rPr>
              <w:t>ADSP_Y_PCHIME_Smute_DecayCoef_MSB</w:t>
            </w:r>
          </w:p>
        </w:tc>
      </w:tr>
      <w:tr w:rsidR="00345C4B" w:rsidRPr="007571FF" w:rsidTr="00066C57">
        <w:trPr>
          <w:trHeight w:val="255"/>
          <w:jc w:val="center"/>
        </w:trPr>
        <w:tc>
          <w:tcPr>
            <w:tcW w:w="460" w:type="dxa"/>
            <w:noWrap/>
            <w:hideMark/>
          </w:tcPr>
          <w:p w:rsidR="00345C4B" w:rsidRPr="007571FF" w:rsidRDefault="00345C4B" w:rsidP="00066C57">
            <w:pPr>
              <w:rPr>
                <w:rFonts w:cs="Arial"/>
              </w:rPr>
            </w:pPr>
            <w:r w:rsidRPr="007571FF">
              <w:rPr>
                <w:rFonts w:cs="Arial"/>
              </w:rPr>
              <w:t>56</w:t>
            </w:r>
          </w:p>
        </w:tc>
        <w:tc>
          <w:tcPr>
            <w:tcW w:w="995" w:type="dxa"/>
            <w:noWrap/>
            <w:hideMark/>
          </w:tcPr>
          <w:p w:rsidR="00345C4B" w:rsidRPr="007571FF" w:rsidRDefault="00345C4B" w:rsidP="00066C57">
            <w:pPr>
              <w:rPr>
                <w:rFonts w:cs="Arial"/>
              </w:rPr>
            </w:pPr>
            <w:r w:rsidRPr="007571FF">
              <w:rPr>
                <w:rFonts w:cs="Arial"/>
              </w:rPr>
              <w:t>0201</w:t>
            </w:r>
          </w:p>
        </w:tc>
        <w:tc>
          <w:tcPr>
            <w:tcW w:w="4240" w:type="dxa"/>
            <w:noWrap/>
            <w:hideMark/>
          </w:tcPr>
          <w:p w:rsidR="00345C4B" w:rsidRPr="007571FF" w:rsidRDefault="00345C4B" w:rsidP="00066C57">
            <w:pPr>
              <w:rPr>
                <w:rFonts w:cs="Arial"/>
              </w:rPr>
            </w:pPr>
            <w:r w:rsidRPr="007571FF">
              <w:rPr>
                <w:rFonts w:cs="Arial"/>
              </w:rPr>
              <w:t>ADSP_Y_PCHIME_Smute_DecayCoef_LSB</w:t>
            </w:r>
          </w:p>
        </w:tc>
      </w:tr>
      <w:tr w:rsidR="00345C4B" w:rsidRPr="007571FF" w:rsidTr="00066C57">
        <w:trPr>
          <w:trHeight w:val="70"/>
          <w:jc w:val="center"/>
        </w:trPr>
        <w:tc>
          <w:tcPr>
            <w:tcW w:w="460" w:type="dxa"/>
            <w:noWrap/>
            <w:hideMark/>
          </w:tcPr>
          <w:p w:rsidR="00345C4B" w:rsidRPr="007571FF" w:rsidRDefault="00345C4B" w:rsidP="00066C57">
            <w:pPr>
              <w:rPr>
                <w:rFonts w:cs="Arial"/>
              </w:rPr>
            </w:pPr>
            <w:r w:rsidRPr="007571FF">
              <w:rPr>
                <w:rFonts w:cs="Arial"/>
              </w:rPr>
              <w:t>57</w:t>
            </w:r>
          </w:p>
        </w:tc>
        <w:tc>
          <w:tcPr>
            <w:tcW w:w="995" w:type="dxa"/>
            <w:noWrap/>
            <w:hideMark/>
          </w:tcPr>
          <w:p w:rsidR="00345C4B" w:rsidRPr="007571FF" w:rsidRDefault="00345C4B" w:rsidP="00066C57">
            <w:pPr>
              <w:rPr>
                <w:rFonts w:cs="Arial"/>
              </w:rPr>
            </w:pPr>
            <w:r w:rsidRPr="007571FF">
              <w:rPr>
                <w:rFonts w:cs="Arial"/>
              </w:rPr>
              <w:t>000001</w:t>
            </w:r>
          </w:p>
        </w:tc>
        <w:tc>
          <w:tcPr>
            <w:tcW w:w="4240" w:type="dxa"/>
            <w:noWrap/>
            <w:hideMark/>
          </w:tcPr>
          <w:p w:rsidR="00345C4B" w:rsidRPr="007571FF" w:rsidRDefault="00345C4B" w:rsidP="00066C57">
            <w:pPr>
              <w:rPr>
                <w:rFonts w:cs="Arial"/>
              </w:rPr>
            </w:pPr>
            <w:r w:rsidRPr="007571FF">
              <w:rPr>
                <w:rFonts w:cs="Arial"/>
              </w:rPr>
              <w:t>ADSP_X_PCHIME_ControlStatusReg</w:t>
            </w:r>
          </w:p>
        </w:tc>
      </w:tr>
    </w:tbl>
    <w:p w:rsidR="00345C4B" w:rsidRPr="000F67EE" w:rsidRDefault="00345C4B" w:rsidP="00345C4B">
      <w:pPr>
        <w:rPr>
          <w:rFonts w:cs="Arial"/>
        </w:rPr>
      </w:pPr>
    </w:p>
    <w:p w:rsidR="00345C4B" w:rsidRDefault="00345C4B" w:rsidP="00345C4B">
      <w:pPr>
        <w:pStyle w:val="Heading4"/>
        <w:numPr>
          <w:ilvl w:val="3"/>
          <w:numId w:val="48"/>
        </w:numPr>
      </w:pPr>
      <w:bookmarkStart w:id="222" w:name="_Toc45277364"/>
      <w:r w:rsidRPr="00B9479B">
        <w:t>AHU-SWR-REQ-165791/B-Polyphonic Chime 07 - 0.1 Second Chime_1KHz</w:t>
      </w:r>
      <w:bookmarkEnd w:id="222"/>
    </w:p>
    <w:p w:rsidR="00345C4B" w:rsidRDefault="00345C4B" w:rsidP="00345C4B">
      <w:pPr>
        <w:jc w:val="center"/>
        <w:rPr>
          <w:rFonts w:cs="Arial"/>
        </w:rPr>
      </w:pPr>
      <w:r>
        <w:rPr>
          <w:noProof/>
        </w:rPr>
        <w:drawing>
          <wp:inline distT="0" distB="0" distL="0" distR="0" wp14:anchorId="4349CBF4" wp14:editId="0122248A">
            <wp:extent cx="1050472" cy="921204"/>
            <wp:effectExtent l="0" t="0" r="0" b="0"/>
            <wp:docPr id="37300" name="Picture 9" descr="P_Chime_07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 name="Picture 9" descr="P_Chime_07_Scope_Total Du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5E06DE5" wp14:editId="5DE4A0AA">
            <wp:extent cx="1047750" cy="921204"/>
            <wp:effectExtent l="0" t="0" r="0" b="0"/>
            <wp:docPr id="37301" name="Picture 10" descr="P_Chime_07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6" name="Picture 10" descr="P_Chime_07_FFT Spectrum_Frequency_Zo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26F48120" wp14:editId="0D0A5EE0">
            <wp:extent cx="1383846" cy="921204"/>
            <wp:effectExtent l="0" t="0" r="6985" b="0"/>
            <wp:docPr id="37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7" name="Picture 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3846"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FB59DF" w:rsidTr="00066C57">
        <w:trPr>
          <w:trHeight w:val="70"/>
          <w:jc w:val="center"/>
        </w:trPr>
        <w:tc>
          <w:tcPr>
            <w:tcW w:w="460" w:type="dxa"/>
            <w:noWrap/>
            <w:hideMark/>
          </w:tcPr>
          <w:p w:rsidR="00345C4B" w:rsidRPr="00FB59DF" w:rsidRDefault="00345C4B" w:rsidP="00066C57">
            <w:pPr>
              <w:rPr>
                <w:rFonts w:cs="Arial"/>
                <w:b/>
                <w:bCs/>
              </w:rPr>
            </w:pPr>
            <w:r w:rsidRPr="00FB59DF">
              <w:rPr>
                <w:rFonts w:cs="Arial"/>
                <w:b/>
                <w:bCs/>
              </w:rPr>
              <w:t>#</w:t>
            </w:r>
          </w:p>
        </w:tc>
        <w:tc>
          <w:tcPr>
            <w:tcW w:w="995" w:type="dxa"/>
            <w:noWrap/>
            <w:hideMark/>
          </w:tcPr>
          <w:p w:rsidR="00345C4B" w:rsidRPr="00FB59DF" w:rsidRDefault="00345C4B" w:rsidP="00066C57">
            <w:pPr>
              <w:rPr>
                <w:rFonts w:cs="Arial"/>
                <w:b/>
                <w:bCs/>
              </w:rPr>
            </w:pPr>
            <w:r w:rsidRPr="00FB59DF">
              <w:rPr>
                <w:rFonts w:cs="Arial"/>
                <w:b/>
                <w:bCs/>
              </w:rPr>
              <w:t>Hex</w:t>
            </w:r>
          </w:p>
        </w:tc>
        <w:tc>
          <w:tcPr>
            <w:tcW w:w="4240" w:type="dxa"/>
            <w:noWrap/>
            <w:hideMark/>
          </w:tcPr>
          <w:p w:rsidR="00345C4B" w:rsidRPr="00FB59DF" w:rsidRDefault="00345C4B" w:rsidP="00066C57">
            <w:pPr>
              <w:rPr>
                <w:rFonts w:cs="Arial"/>
                <w:b/>
                <w:bCs/>
              </w:rPr>
            </w:pPr>
            <w:r w:rsidRPr="00FB59DF">
              <w:rPr>
                <w:rFonts w:cs="Arial"/>
                <w:b/>
                <w:bCs/>
              </w:rPr>
              <w:t>Parameter</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w:t>
            </w:r>
          </w:p>
        </w:tc>
        <w:tc>
          <w:tcPr>
            <w:tcW w:w="995" w:type="dxa"/>
            <w:noWrap/>
            <w:hideMark/>
          </w:tcPr>
          <w:p w:rsidR="00345C4B" w:rsidRPr="00FB59DF" w:rsidRDefault="00345C4B" w:rsidP="00066C57">
            <w:pPr>
              <w:rPr>
                <w:rFonts w:cs="Arial"/>
              </w:rPr>
            </w:pPr>
            <w:del w:id="223" w:author="Walus, David (D.M.)" w:date="2015-07-06T08:03:00Z">
              <w:r w:rsidRPr="00FB59DF" w:rsidDel="00036718">
                <w:rPr>
                  <w:rFonts w:cs="Arial"/>
                </w:rPr>
                <w:delText>0002F8</w:delText>
              </w:r>
            </w:del>
            <w:ins w:id="224" w:author="Walus, David (D.M.)" w:date="2015-07-06T08:03:00Z">
              <w:r>
                <w:rPr>
                  <w:rFonts w:cs="Arial"/>
                </w:rPr>
                <w:t>0002BB</w:t>
              </w:r>
            </w:ins>
          </w:p>
        </w:tc>
        <w:tc>
          <w:tcPr>
            <w:tcW w:w="4240" w:type="dxa"/>
            <w:noWrap/>
            <w:hideMark/>
          </w:tcPr>
          <w:p w:rsidR="00345C4B" w:rsidRPr="00FB59DF" w:rsidRDefault="00345C4B" w:rsidP="00066C57">
            <w:pPr>
              <w:rPr>
                <w:rFonts w:cs="Arial"/>
              </w:rPr>
            </w:pPr>
            <w:r w:rsidRPr="00FB59DF">
              <w:rPr>
                <w:rFonts w:cs="Arial"/>
              </w:rPr>
              <w:t>ADSP_X_PCHIME_AngleIncr_LFO</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ADSP_X_PCHIME_Env1_DelaySamples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w:t>
            </w:r>
          </w:p>
        </w:tc>
        <w:tc>
          <w:tcPr>
            <w:tcW w:w="995" w:type="dxa"/>
            <w:noWrap/>
            <w:hideMark/>
          </w:tcPr>
          <w:p w:rsidR="00345C4B" w:rsidRPr="00FB59DF" w:rsidRDefault="00345C4B" w:rsidP="00066C57">
            <w:pPr>
              <w:rPr>
                <w:rFonts w:cs="Arial"/>
              </w:rPr>
            </w:pPr>
            <w:r w:rsidRPr="00FB59DF">
              <w:rPr>
                <w:rFonts w:cs="Arial"/>
              </w:rPr>
              <w:t>0AAAAA</w:t>
            </w:r>
          </w:p>
        </w:tc>
        <w:tc>
          <w:tcPr>
            <w:tcW w:w="4240" w:type="dxa"/>
            <w:noWrap/>
            <w:hideMark/>
          </w:tcPr>
          <w:p w:rsidR="00345C4B" w:rsidRPr="00FB59DF" w:rsidRDefault="00345C4B" w:rsidP="00066C57">
            <w:pPr>
              <w:rPr>
                <w:rFonts w:cs="Arial"/>
              </w:rPr>
            </w:pPr>
            <w:r w:rsidRPr="00FB59DF">
              <w:rPr>
                <w:rFonts w:cs="Arial"/>
              </w:rPr>
              <w:t>ADSP_X_PCHIME_Env1_AttackIncr</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w:t>
            </w:r>
          </w:p>
        </w:tc>
        <w:tc>
          <w:tcPr>
            <w:tcW w:w="995" w:type="dxa"/>
            <w:noWrap/>
            <w:hideMark/>
          </w:tcPr>
          <w:p w:rsidR="00345C4B" w:rsidRPr="00FB59DF" w:rsidRDefault="00345C4B" w:rsidP="00066C57">
            <w:pPr>
              <w:rPr>
                <w:rFonts w:cs="Arial"/>
              </w:rPr>
            </w:pPr>
            <w:r w:rsidRPr="00FB59DF">
              <w:rPr>
                <w:rFonts w:cs="Arial"/>
              </w:rPr>
              <w:t>0004B0</w:t>
            </w:r>
          </w:p>
        </w:tc>
        <w:tc>
          <w:tcPr>
            <w:tcW w:w="4240" w:type="dxa"/>
            <w:noWrap/>
            <w:hideMark/>
          </w:tcPr>
          <w:p w:rsidR="00345C4B" w:rsidRPr="00FB59DF" w:rsidRDefault="00345C4B" w:rsidP="00066C57">
            <w:pPr>
              <w:rPr>
                <w:rFonts w:cs="Arial"/>
              </w:rPr>
            </w:pPr>
            <w:r w:rsidRPr="00FB59DF">
              <w:rPr>
                <w:rFonts w:cs="Arial"/>
              </w:rPr>
              <w:t>ADSP_X_PCHIME_Env1_SustainSamples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ADSP_X_PCHIME_Env2_DelaySamples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6</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ADSP_X_PCHIME_Env2_AttackIncr</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7</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ADSP_X_PCHIME_Env2_SustainSamples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8</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ADSP_X_PCHIME_Env3_DelaySamples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9</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ADSP_X_PCHIME_Env3_AttackIncr</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10</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ADSP_X_PCHIME_Env3_SustainSamples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11</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ADSP_X_PCHIME_Env4_DelaySamples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12</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ADSP_X_PCHIME_Env4_AttackIncr</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13</w:t>
            </w:r>
          </w:p>
        </w:tc>
        <w:tc>
          <w:tcPr>
            <w:tcW w:w="995" w:type="dxa"/>
            <w:noWrap/>
            <w:hideMark/>
          </w:tcPr>
          <w:p w:rsidR="00345C4B" w:rsidRPr="00FB59DF" w:rsidRDefault="00345C4B" w:rsidP="00066C57">
            <w:pPr>
              <w:rPr>
                <w:rFonts w:cs="Arial"/>
              </w:rPr>
            </w:pPr>
            <w:r w:rsidRPr="00FB59DF">
              <w:rPr>
                <w:rFonts w:cs="Arial"/>
              </w:rPr>
              <w:t>000000</w:t>
            </w:r>
          </w:p>
        </w:tc>
        <w:tc>
          <w:tcPr>
            <w:tcW w:w="4240" w:type="dxa"/>
            <w:noWrap/>
            <w:hideMark/>
          </w:tcPr>
          <w:p w:rsidR="00345C4B" w:rsidRPr="00FB59DF" w:rsidRDefault="00345C4B" w:rsidP="00066C57">
            <w:pPr>
              <w:rPr>
                <w:rFonts w:cs="Arial"/>
              </w:rPr>
            </w:pPr>
            <w:r w:rsidRPr="00FB59DF">
              <w:rPr>
                <w:rFonts w:cs="Arial"/>
              </w:rPr>
              <w:t>ADSP_X_PCHIME_Env4_SustainSamples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14</w:t>
            </w:r>
          </w:p>
        </w:tc>
        <w:tc>
          <w:tcPr>
            <w:tcW w:w="995" w:type="dxa"/>
            <w:noWrap/>
            <w:hideMark/>
          </w:tcPr>
          <w:p w:rsidR="00345C4B" w:rsidRPr="00FB59DF" w:rsidRDefault="00345C4B" w:rsidP="00066C57">
            <w:pPr>
              <w:rPr>
                <w:rFonts w:cs="Arial"/>
              </w:rPr>
            </w:pPr>
            <w:r w:rsidRPr="00FB59DF">
              <w:rPr>
                <w:rFonts w:cs="Arial"/>
              </w:rPr>
              <w:t>000001</w:t>
            </w:r>
          </w:p>
        </w:tc>
        <w:tc>
          <w:tcPr>
            <w:tcW w:w="4240" w:type="dxa"/>
            <w:noWrap/>
            <w:hideMark/>
          </w:tcPr>
          <w:p w:rsidR="00345C4B" w:rsidRPr="00FB59DF" w:rsidRDefault="00345C4B" w:rsidP="00066C57">
            <w:pPr>
              <w:rPr>
                <w:rFonts w:cs="Arial"/>
              </w:rPr>
            </w:pPr>
            <w:r w:rsidRPr="00FB59DF">
              <w:rPr>
                <w:rFonts w:cs="Arial"/>
              </w:rPr>
              <w:t>ADSP_X_PCHIME_NrRepetitions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15</w:t>
            </w:r>
          </w:p>
        </w:tc>
        <w:tc>
          <w:tcPr>
            <w:tcW w:w="995" w:type="dxa"/>
            <w:noWrap/>
            <w:hideMark/>
          </w:tcPr>
          <w:p w:rsidR="00345C4B" w:rsidRPr="00FB59DF" w:rsidRDefault="00345C4B" w:rsidP="00066C57">
            <w:pPr>
              <w:rPr>
                <w:rFonts w:cs="Arial"/>
              </w:rPr>
            </w:pPr>
            <w:r w:rsidRPr="00FB59DF">
              <w:rPr>
                <w:rFonts w:cs="Arial"/>
              </w:rPr>
              <w:t>0005A0</w:t>
            </w:r>
          </w:p>
        </w:tc>
        <w:tc>
          <w:tcPr>
            <w:tcW w:w="4240" w:type="dxa"/>
            <w:noWrap/>
            <w:hideMark/>
          </w:tcPr>
          <w:p w:rsidR="00345C4B" w:rsidRPr="00FB59DF" w:rsidRDefault="00345C4B" w:rsidP="00066C57">
            <w:pPr>
              <w:rPr>
                <w:rFonts w:cs="Arial"/>
              </w:rPr>
            </w:pPr>
            <w:r w:rsidRPr="00FB59DF">
              <w:rPr>
                <w:rFonts w:cs="Arial"/>
              </w:rPr>
              <w:t>ADSP_X_PCHIME_RepeatSamples</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16</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ADSP_Y_PCHIME_Freq1_MSB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17</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ADSP_Y_PCHIME_Freq1_LSB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18</w:t>
            </w:r>
          </w:p>
        </w:tc>
        <w:tc>
          <w:tcPr>
            <w:tcW w:w="995" w:type="dxa"/>
            <w:noWrap/>
            <w:hideMark/>
          </w:tcPr>
          <w:p w:rsidR="00345C4B" w:rsidRPr="00FB59DF" w:rsidRDefault="00345C4B" w:rsidP="00066C57">
            <w:pPr>
              <w:rPr>
                <w:rFonts w:cs="Arial"/>
              </w:rPr>
            </w:pPr>
            <w:r w:rsidRPr="00FB59DF">
              <w:rPr>
                <w:rFonts w:cs="Arial"/>
              </w:rPr>
              <w:t>0402</w:t>
            </w:r>
          </w:p>
        </w:tc>
        <w:tc>
          <w:tcPr>
            <w:tcW w:w="4240" w:type="dxa"/>
            <w:noWrap/>
            <w:hideMark/>
          </w:tcPr>
          <w:p w:rsidR="00345C4B" w:rsidRPr="00FB59DF" w:rsidRDefault="00345C4B" w:rsidP="00066C57">
            <w:pPr>
              <w:rPr>
                <w:rFonts w:cs="Arial"/>
              </w:rPr>
            </w:pPr>
            <w:r w:rsidRPr="00FB59DF">
              <w:rPr>
                <w:rFonts w:cs="Arial"/>
              </w:rPr>
              <w:t>ADSP_Y_PCHIME_Volume1</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19</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ADSP_Y_PCHIME_Freq2_MSB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20</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ADSP_Y_PCHIME_Freq2_LSB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21</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ADSP_Y_PCHIME_Volume2</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lastRenderedPageBreak/>
              <w:t>22</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ADSP_Y_PCHIME_Freq3_MSB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23</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ADSP_Y_PCHIME_Freq3_LSB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24</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ADSP_Y_PCHIME_Volume3</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25</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ADSP_Y_PCHIME_Freq4_MSB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26</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ADSP_Y_PCHIME_Freq4_LSB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27</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ADSP_Y_PCHIME_Volume4</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28</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ADSP_Y_PCHIME_Freq5_MSB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29</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ADSP_Y_PCHIME_Freq5_LSB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30</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ADSP_Y_PCHIME_Volume5</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31</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ADSP_Y_PCHIME_Freq6_MSB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32</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ADSP_Y_PCHIME_Freq6_LSB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33</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ADSP_Y_PCHIME_Volume6</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34</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ADSP_Y_PCHIME_Freq7_MSB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35</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ADSP_Y_PCHIME_Freq7_LSB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36</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ADSP_Y_PCHIME_Volume7</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37</w:t>
            </w:r>
          </w:p>
        </w:tc>
        <w:tc>
          <w:tcPr>
            <w:tcW w:w="995" w:type="dxa"/>
            <w:noWrap/>
            <w:hideMark/>
          </w:tcPr>
          <w:p w:rsidR="00345C4B" w:rsidRPr="00FB59DF" w:rsidRDefault="00345C4B" w:rsidP="00066C57">
            <w:pPr>
              <w:rPr>
                <w:rFonts w:cs="Arial"/>
              </w:rPr>
            </w:pPr>
            <w:r w:rsidRPr="00FB59DF">
              <w:rPr>
                <w:rFonts w:cs="Arial"/>
              </w:rPr>
              <w:t>07EE</w:t>
            </w:r>
          </w:p>
        </w:tc>
        <w:tc>
          <w:tcPr>
            <w:tcW w:w="4240" w:type="dxa"/>
            <w:noWrap/>
            <w:hideMark/>
          </w:tcPr>
          <w:p w:rsidR="00345C4B" w:rsidRPr="00FB59DF" w:rsidRDefault="00345C4B" w:rsidP="00066C57">
            <w:pPr>
              <w:rPr>
                <w:rFonts w:cs="Arial"/>
              </w:rPr>
            </w:pPr>
            <w:r w:rsidRPr="00FB59DF">
              <w:rPr>
                <w:rFonts w:cs="Arial"/>
              </w:rPr>
              <w:t>ADSP_Y_PCHIME_Freq8_MSB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38</w:t>
            </w:r>
          </w:p>
        </w:tc>
        <w:tc>
          <w:tcPr>
            <w:tcW w:w="995" w:type="dxa"/>
            <w:noWrap/>
            <w:hideMark/>
          </w:tcPr>
          <w:p w:rsidR="00345C4B" w:rsidRPr="00FB59DF" w:rsidRDefault="00345C4B" w:rsidP="00066C57">
            <w:pPr>
              <w:rPr>
                <w:rFonts w:cs="Arial"/>
              </w:rPr>
            </w:pPr>
            <w:r w:rsidRPr="00FB59DF">
              <w:rPr>
                <w:rFonts w:cs="Arial"/>
              </w:rPr>
              <w:t>03D5</w:t>
            </w:r>
          </w:p>
        </w:tc>
        <w:tc>
          <w:tcPr>
            <w:tcW w:w="4240" w:type="dxa"/>
            <w:noWrap/>
            <w:hideMark/>
          </w:tcPr>
          <w:p w:rsidR="00345C4B" w:rsidRPr="00FB59DF" w:rsidRDefault="00345C4B" w:rsidP="00066C57">
            <w:pPr>
              <w:rPr>
                <w:rFonts w:cs="Arial"/>
              </w:rPr>
            </w:pPr>
            <w:r w:rsidRPr="00FB59DF">
              <w:rPr>
                <w:rFonts w:cs="Arial"/>
              </w:rPr>
              <w:t>ADSP_Y_PCHIME_Freq8_LSB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39</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ADSP_Y_PCHIME_Volume8</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40</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ADSP_Y_PCHIME_Ampli_LFO</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41</w:t>
            </w:r>
          </w:p>
        </w:tc>
        <w:tc>
          <w:tcPr>
            <w:tcW w:w="995" w:type="dxa"/>
            <w:noWrap/>
            <w:hideMark/>
          </w:tcPr>
          <w:p w:rsidR="00345C4B" w:rsidRPr="00FB59DF" w:rsidRDefault="00345C4B" w:rsidP="00066C57">
            <w:pPr>
              <w:rPr>
                <w:rFonts w:cs="Arial"/>
              </w:rPr>
            </w:pPr>
            <w:r w:rsidRPr="00FB59DF">
              <w:rPr>
                <w:rFonts w:cs="Arial"/>
              </w:rPr>
              <w:t>07FF</w:t>
            </w:r>
          </w:p>
        </w:tc>
        <w:tc>
          <w:tcPr>
            <w:tcW w:w="4240" w:type="dxa"/>
            <w:noWrap/>
            <w:hideMark/>
          </w:tcPr>
          <w:p w:rsidR="00345C4B" w:rsidRPr="00FB59DF" w:rsidRDefault="00345C4B" w:rsidP="00066C57">
            <w:pPr>
              <w:rPr>
                <w:rFonts w:cs="Arial"/>
              </w:rPr>
            </w:pPr>
            <w:r w:rsidRPr="00FB59DF">
              <w:rPr>
                <w:rFonts w:cs="Arial"/>
              </w:rPr>
              <w:t>ADSP_Y_PCHIME_Offset_LFO</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42</w:t>
            </w:r>
          </w:p>
        </w:tc>
        <w:tc>
          <w:tcPr>
            <w:tcW w:w="995" w:type="dxa"/>
            <w:noWrap/>
            <w:hideMark/>
          </w:tcPr>
          <w:p w:rsidR="00345C4B" w:rsidRPr="00FB59DF" w:rsidRDefault="00345C4B" w:rsidP="00066C57">
            <w:pPr>
              <w:rPr>
                <w:rFonts w:cs="Arial"/>
              </w:rPr>
            </w:pPr>
            <w:r w:rsidRPr="00FB59DF">
              <w:rPr>
                <w:rFonts w:cs="Arial"/>
              </w:rPr>
              <w:t>0001</w:t>
            </w:r>
          </w:p>
        </w:tc>
        <w:tc>
          <w:tcPr>
            <w:tcW w:w="4240" w:type="dxa"/>
            <w:noWrap/>
            <w:hideMark/>
          </w:tcPr>
          <w:p w:rsidR="00345C4B" w:rsidRPr="00FB59DF" w:rsidRDefault="00345C4B" w:rsidP="00066C57">
            <w:pPr>
              <w:rPr>
                <w:rFonts w:cs="Arial"/>
              </w:rPr>
            </w:pPr>
            <w:r w:rsidRPr="00FB59DF">
              <w:rPr>
                <w:rFonts w:cs="Arial"/>
              </w:rPr>
              <w:t>ADSP_Y_PCHIME_Env1_DelayVolume</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43</w:t>
            </w:r>
          </w:p>
        </w:tc>
        <w:tc>
          <w:tcPr>
            <w:tcW w:w="995" w:type="dxa"/>
            <w:noWrap/>
            <w:hideMark/>
          </w:tcPr>
          <w:p w:rsidR="00345C4B" w:rsidRPr="00FB59DF" w:rsidRDefault="00345C4B" w:rsidP="00066C57">
            <w:pPr>
              <w:rPr>
                <w:rFonts w:cs="Arial"/>
              </w:rPr>
            </w:pPr>
            <w:r w:rsidRPr="00FB59DF">
              <w:rPr>
                <w:rFonts w:cs="Arial"/>
              </w:rPr>
              <w:t>07EF</w:t>
            </w:r>
          </w:p>
        </w:tc>
        <w:tc>
          <w:tcPr>
            <w:tcW w:w="4240" w:type="dxa"/>
            <w:noWrap/>
            <w:hideMark/>
          </w:tcPr>
          <w:p w:rsidR="00345C4B" w:rsidRPr="00FB59DF" w:rsidRDefault="00345C4B" w:rsidP="00066C57">
            <w:pPr>
              <w:rPr>
                <w:rFonts w:cs="Arial"/>
              </w:rPr>
            </w:pPr>
            <w:r w:rsidRPr="00FB59DF">
              <w:rPr>
                <w:rFonts w:cs="Arial"/>
              </w:rPr>
              <w:t>ADSP_Y_PCHIME_Env1_DecayCoef_MSB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44</w:t>
            </w:r>
          </w:p>
        </w:tc>
        <w:tc>
          <w:tcPr>
            <w:tcW w:w="995" w:type="dxa"/>
            <w:noWrap/>
            <w:hideMark/>
          </w:tcPr>
          <w:p w:rsidR="00345C4B" w:rsidRPr="00FB59DF" w:rsidRDefault="00345C4B" w:rsidP="00066C57">
            <w:pPr>
              <w:rPr>
                <w:rFonts w:cs="Arial"/>
              </w:rPr>
            </w:pPr>
            <w:r w:rsidRPr="00FB59DF">
              <w:rPr>
                <w:rFonts w:cs="Arial"/>
              </w:rPr>
              <w:t>0008</w:t>
            </w:r>
          </w:p>
        </w:tc>
        <w:tc>
          <w:tcPr>
            <w:tcW w:w="4240" w:type="dxa"/>
            <w:noWrap/>
            <w:hideMark/>
          </w:tcPr>
          <w:p w:rsidR="00345C4B" w:rsidRPr="00FB59DF" w:rsidRDefault="00345C4B" w:rsidP="00066C57">
            <w:pPr>
              <w:rPr>
                <w:rFonts w:cs="Arial"/>
              </w:rPr>
            </w:pPr>
            <w:r w:rsidRPr="00FB59DF">
              <w:rPr>
                <w:rFonts w:cs="Arial"/>
              </w:rPr>
              <w:t>ADSP_Y_PCHIME_Env1_DecayCoef_LSB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45</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ADSP_Y_PCHIME_Env2_DelayVolume</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46</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ADSP_Y_PCHIME_Env2_DecayCoef_MSB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47</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ADSP_Y_PCHIME_Env2_DecayCoef_LSB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48</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ADSP_Y_PCHIME_Env3_DelayVolume</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49</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ADSP_Y_PCHIME_Env3_DecayCoef_MSB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50</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ADSP_Y_PCHIME_Env3_DecayCoef_LSB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51</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ADSP_Y_PCHIME_Env4_DelayVolume</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52</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ADSP_Y_PCHIME_Env4_DecayCoef_MSB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53</w:t>
            </w:r>
          </w:p>
        </w:tc>
        <w:tc>
          <w:tcPr>
            <w:tcW w:w="995" w:type="dxa"/>
            <w:noWrap/>
            <w:hideMark/>
          </w:tcPr>
          <w:p w:rsidR="00345C4B" w:rsidRPr="00FB59DF" w:rsidRDefault="00345C4B" w:rsidP="00066C57">
            <w:pPr>
              <w:rPr>
                <w:rFonts w:cs="Arial"/>
              </w:rPr>
            </w:pPr>
            <w:r w:rsidRPr="00FB59DF">
              <w:rPr>
                <w:rFonts w:cs="Arial"/>
              </w:rPr>
              <w:t>0000</w:t>
            </w:r>
          </w:p>
        </w:tc>
        <w:tc>
          <w:tcPr>
            <w:tcW w:w="4240" w:type="dxa"/>
            <w:noWrap/>
            <w:hideMark/>
          </w:tcPr>
          <w:p w:rsidR="00345C4B" w:rsidRPr="00FB59DF" w:rsidRDefault="00345C4B" w:rsidP="00066C57">
            <w:pPr>
              <w:rPr>
                <w:rFonts w:cs="Arial"/>
              </w:rPr>
            </w:pPr>
            <w:r w:rsidRPr="00FB59DF">
              <w:rPr>
                <w:rFonts w:cs="Arial"/>
              </w:rPr>
              <w:t>ADSP_Y_PCHIME_Env4_DecayCoef_LSB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54</w:t>
            </w:r>
          </w:p>
        </w:tc>
        <w:tc>
          <w:tcPr>
            <w:tcW w:w="995" w:type="dxa"/>
            <w:noWrap/>
            <w:hideMark/>
          </w:tcPr>
          <w:p w:rsidR="00345C4B" w:rsidRPr="00FB59DF" w:rsidRDefault="00345C4B" w:rsidP="00066C57">
            <w:pPr>
              <w:rPr>
                <w:rFonts w:cs="Arial"/>
              </w:rPr>
            </w:pPr>
            <w:r w:rsidRPr="00FB59DF">
              <w:rPr>
                <w:rFonts w:cs="Arial"/>
              </w:rPr>
              <w:t>0400</w:t>
            </w:r>
          </w:p>
        </w:tc>
        <w:tc>
          <w:tcPr>
            <w:tcW w:w="4240" w:type="dxa"/>
            <w:noWrap/>
            <w:hideMark/>
          </w:tcPr>
          <w:p w:rsidR="00345C4B" w:rsidRPr="00FB59DF" w:rsidRDefault="00345C4B" w:rsidP="00066C57">
            <w:pPr>
              <w:rPr>
                <w:rFonts w:cs="Arial"/>
              </w:rPr>
            </w:pPr>
            <w:r w:rsidRPr="00FB59DF">
              <w:rPr>
                <w:rFonts w:cs="Arial"/>
              </w:rPr>
              <w:t>ADSP_Y_PCHIME_MasterVolume</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55</w:t>
            </w:r>
          </w:p>
        </w:tc>
        <w:tc>
          <w:tcPr>
            <w:tcW w:w="995" w:type="dxa"/>
            <w:noWrap/>
            <w:hideMark/>
          </w:tcPr>
          <w:p w:rsidR="00345C4B" w:rsidRPr="00FB59DF" w:rsidRDefault="00345C4B" w:rsidP="00066C57">
            <w:pPr>
              <w:rPr>
                <w:rFonts w:cs="Arial"/>
              </w:rPr>
            </w:pPr>
            <w:r w:rsidRPr="00FB59DF">
              <w:rPr>
                <w:rFonts w:cs="Arial"/>
              </w:rPr>
              <w:t>075C</w:t>
            </w:r>
          </w:p>
        </w:tc>
        <w:tc>
          <w:tcPr>
            <w:tcW w:w="4240" w:type="dxa"/>
            <w:noWrap/>
            <w:hideMark/>
          </w:tcPr>
          <w:p w:rsidR="00345C4B" w:rsidRPr="00FB59DF" w:rsidRDefault="00345C4B" w:rsidP="00066C57">
            <w:pPr>
              <w:rPr>
                <w:rFonts w:cs="Arial"/>
              </w:rPr>
            </w:pPr>
            <w:r w:rsidRPr="00FB59DF">
              <w:rPr>
                <w:rFonts w:cs="Arial"/>
              </w:rPr>
              <w:t>ADSP_Y_PCHIME_Smute_DecayCoef_MSB</w:t>
            </w:r>
          </w:p>
        </w:tc>
      </w:tr>
      <w:tr w:rsidR="00345C4B" w:rsidRPr="00FB59DF" w:rsidTr="00066C57">
        <w:trPr>
          <w:trHeight w:val="255"/>
          <w:jc w:val="center"/>
        </w:trPr>
        <w:tc>
          <w:tcPr>
            <w:tcW w:w="460" w:type="dxa"/>
            <w:noWrap/>
            <w:hideMark/>
          </w:tcPr>
          <w:p w:rsidR="00345C4B" w:rsidRPr="00FB59DF" w:rsidRDefault="00345C4B" w:rsidP="00066C57">
            <w:pPr>
              <w:rPr>
                <w:rFonts w:cs="Arial"/>
              </w:rPr>
            </w:pPr>
            <w:r w:rsidRPr="00FB59DF">
              <w:rPr>
                <w:rFonts w:cs="Arial"/>
              </w:rPr>
              <w:t>56</w:t>
            </w:r>
          </w:p>
        </w:tc>
        <w:tc>
          <w:tcPr>
            <w:tcW w:w="995" w:type="dxa"/>
            <w:noWrap/>
            <w:hideMark/>
          </w:tcPr>
          <w:p w:rsidR="00345C4B" w:rsidRPr="00FB59DF" w:rsidRDefault="00345C4B" w:rsidP="00066C57">
            <w:pPr>
              <w:rPr>
                <w:rFonts w:cs="Arial"/>
              </w:rPr>
            </w:pPr>
            <w:r w:rsidRPr="00FB59DF">
              <w:rPr>
                <w:rFonts w:cs="Arial"/>
              </w:rPr>
              <w:t>0201</w:t>
            </w:r>
          </w:p>
        </w:tc>
        <w:tc>
          <w:tcPr>
            <w:tcW w:w="4240" w:type="dxa"/>
            <w:noWrap/>
            <w:hideMark/>
          </w:tcPr>
          <w:p w:rsidR="00345C4B" w:rsidRPr="00FB59DF" w:rsidRDefault="00345C4B" w:rsidP="00066C57">
            <w:pPr>
              <w:rPr>
                <w:rFonts w:cs="Arial"/>
              </w:rPr>
            </w:pPr>
            <w:r w:rsidRPr="00FB59DF">
              <w:rPr>
                <w:rFonts w:cs="Arial"/>
              </w:rPr>
              <w:t>ADSP_Y_PCHIME_Smute_DecayCoef_LSB</w:t>
            </w:r>
          </w:p>
        </w:tc>
      </w:tr>
      <w:tr w:rsidR="00345C4B" w:rsidRPr="00FB59DF" w:rsidTr="00066C57">
        <w:trPr>
          <w:trHeight w:val="70"/>
          <w:jc w:val="center"/>
        </w:trPr>
        <w:tc>
          <w:tcPr>
            <w:tcW w:w="460" w:type="dxa"/>
            <w:noWrap/>
            <w:hideMark/>
          </w:tcPr>
          <w:p w:rsidR="00345C4B" w:rsidRPr="00FB59DF" w:rsidRDefault="00345C4B" w:rsidP="00066C57">
            <w:pPr>
              <w:rPr>
                <w:rFonts w:cs="Arial"/>
              </w:rPr>
            </w:pPr>
            <w:r w:rsidRPr="00FB59DF">
              <w:rPr>
                <w:rFonts w:cs="Arial"/>
              </w:rPr>
              <w:t>57</w:t>
            </w:r>
          </w:p>
        </w:tc>
        <w:tc>
          <w:tcPr>
            <w:tcW w:w="995" w:type="dxa"/>
            <w:noWrap/>
            <w:hideMark/>
          </w:tcPr>
          <w:p w:rsidR="00345C4B" w:rsidRPr="00FB59DF" w:rsidRDefault="00345C4B" w:rsidP="00066C57">
            <w:pPr>
              <w:rPr>
                <w:rFonts w:cs="Arial"/>
              </w:rPr>
            </w:pPr>
            <w:r w:rsidRPr="00FB59DF">
              <w:rPr>
                <w:rFonts w:cs="Arial"/>
              </w:rPr>
              <w:t>000001</w:t>
            </w:r>
          </w:p>
        </w:tc>
        <w:tc>
          <w:tcPr>
            <w:tcW w:w="4240" w:type="dxa"/>
            <w:noWrap/>
            <w:hideMark/>
          </w:tcPr>
          <w:p w:rsidR="00345C4B" w:rsidRPr="00FB59DF" w:rsidRDefault="00345C4B" w:rsidP="00066C57">
            <w:pPr>
              <w:rPr>
                <w:rFonts w:cs="Arial"/>
              </w:rPr>
            </w:pPr>
            <w:r w:rsidRPr="00FB59DF">
              <w:rPr>
                <w:rFonts w:cs="Arial"/>
              </w:rPr>
              <w:t>ADSP_X_PCHIME_ControlStatusReg</w:t>
            </w:r>
          </w:p>
        </w:tc>
      </w:tr>
    </w:tbl>
    <w:p w:rsidR="00345C4B" w:rsidRPr="004067EC" w:rsidRDefault="00345C4B" w:rsidP="00345C4B">
      <w:pPr>
        <w:rPr>
          <w:rFonts w:cs="Arial"/>
        </w:rPr>
      </w:pPr>
    </w:p>
    <w:p w:rsidR="00345C4B" w:rsidRDefault="00345C4B" w:rsidP="00345C4B">
      <w:pPr>
        <w:pStyle w:val="Heading4"/>
        <w:numPr>
          <w:ilvl w:val="3"/>
          <w:numId w:val="48"/>
        </w:numPr>
      </w:pPr>
      <w:bookmarkStart w:id="225" w:name="_Toc45277365"/>
      <w:r w:rsidRPr="00B9479B">
        <w:t>AHU-SWR-REQ-165792/B-Polyphonic Chime 08 - Ford DNA Chime B_Soft Warning</w:t>
      </w:r>
      <w:bookmarkEnd w:id="225"/>
    </w:p>
    <w:p w:rsidR="00345C4B" w:rsidRDefault="00345C4B" w:rsidP="00345C4B">
      <w:pPr>
        <w:jc w:val="center"/>
        <w:rPr>
          <w:rFonts w:cs="Arial"/>
        </w:rPr>
      </w:pPr>
      <w:r>
        <w:rPr>
          <w:noProof/>
        </w:rPr>
        <w:drawing>
          <wp:inline distT="0" distB="0" distL="0" distR="0" wp14:anchorId="61E67E55" wp14:editId="62895D3E">
            <wp:extent cx="1050472" cy="921204"/>
            <wp:effectExtent l="0" t="0" r="0" b="0"/>
            <wp:docPr id="37400" name="Picture 11" descr="P_Chime_08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 name="Picture 11" descr="P_Chime_08_Scope_Total Du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ACAEF9C" wp14:editId="66571693">
            <wp:extent cx="1047750" cy="921204"/>
            <wp:effectExtent l="0" t="0" r="0" b="0"/>
            <wp:docPr id="37401" name="Picture 12" descr="P_Chime_08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 name="Picture 12" descr="P_Chime_08_FFT Spectrum_Frequency_Zo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609FC9D" wp14:editId="382CEC80">
            <wp:extent cx="1402896" cy="921204"/>
            <wp:effectExtent l="0" t="0" r="6985" b="0"/>
            <wp:docPr id="374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8" name="Picture 1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2896"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473"/>
        <w:gridCol w:w="4240"/>
      </w:tblGrid>
      <w:tr w:rsidR="00345C4B" w:rsidRPr="00210D52" w:rsidTr="00066C57">
        <w:trPr>
          <w:trHeight w:val="197"/>
          <w:jc w:val="center"/>
        </w:trPr>
        <w:tc>
          <w:tcPr>
            <w:tcW w:w="460" w:type="dxa"/>
            <w:noWrap/>
            <w:hideMark/>
          </w:tcPr>
          <w:p w:rsidR="00345C4B" w:rsidRPr="00210D52" w:rsidRDefault="00345C4B" w:rsidP="00066C57">
            <w:pPr>
              <w:rPr>
                <w:rFonts w:cs="Arial"/>
                <w:b/>
                <w:bCs/>
              </w:rPr>
            </w:pPr>
            <w:r w:rsidRPr="00210D52">
              <w:rPr>
                <w:rFonts w:cs="Arial"/>
                <w:b/>
                <w:bCs/>
              </w:rPr>
              <w:t>#</w:t>
            </w:r>
          </w:p>
        </w:tc>
        <w:tc>
          <w:tcPr>
            <w:tcW w:w="906" w:type="dxa"/>
            <w:noWrap/>
            <w:hideMark/>
          </w:tcPr>
          <w:p w:rsidR="00345C4B" w:rsidRPr="00210D52" w:rsidRDefault="00345C4B" w:rsidP="00066C57">
            <w:pPr>
              <w:rPr>
                <w:rFonts w:cs="Arial"/>
                <w:b/>
                <w:bCs/>
              </w:rPr>
            </w:pPr>
            <w:r w:rsidRPr="00210D52">
              <w:rPr>
                <w:rFonts w:cs="Arial"/>
                <w:b/>
                <w:bCs/>
              </w:rPr>
              <w:t>Hex</w:t>
            </w:r>
          </w:p>
        </w:tc>
        <w:tc>
          <w:tcPr>
            <w:tcW w:w="4240" w:type="dxa"/>
            <w:noWrap/>
            <w:hideMark/>
          </w:tcPr>
          <w:p w:rsidR="00345C4B" w:rsidRPr="00210D52" w:rsidRDefault="00345C4B" w:rsidP="00066C57">
            <w:pPr>
              <w:rPr>
                <w:rFonts w:cs="Arial"/>
                <w:b/>
                <w:bCs/>
              </w:rPr>
            </w:pPr>
            <w:r w:rsidRPr="00210D52">
              <w:rPr>
                <w:rFonts w:cs="Arial"/>
                <w:b/>
                <w:bCs/>
              </w:rPr>
              <w:t>Parameter</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w:t>
            </w:r>
          </w:p>
        </w:tc>
        <w:tc>
          <w:tcPr>
            <w:tcW w:w="906" w:type="dxa"/>
            <w:noWrap/>
            <w:hideMark/>
          </w:tcPr>
          <w:p w:rsidR="00345C4B" w:rsidRPr="00210D52" w:rsidRDefault="00345C4B" w:rsidP="00066C57">
            <w:pPr>
              <w:rPr>
                <w:rFonts w:cs="Arial"/>
              </w:rPr>
            </w:pPr>
            <w:del w:id="226" w:author="Walus, David (D.M.)" w:date="2015-07-06T08:04:00Z">
              <w:r w:rsidRPr="00210D52" w:rsidDel="001751D1">
                <w:rPr>
                  <w:rFonts w:cs="Arial"/>
                </w:rPr>
                <w:delText>0002F8</w:delText>
              </w:r>
            </w:del>
            <w:ins w:id="227" w:author="Walus, David (D.M.)" w:date="2015-07-06T08:04:00Z">
              <w:r>
                <w:rPr>
                  <w:rFonts w:cs="Arial"/>
                </w:rPr>
                <w:t>0002B B</w:t>
              </w:r>
            </w:ins>
          </w:p>
        </w:tc>
        <w:tc>
          <w:tcPr>
            <w:tcW w:w="4240" w:type="dxa"/>
            <w:noWrap/>
            <w:hideMark/>
          </w:tcPr>
          <w:p w:rsidR="00345C4B" w:rsidRPr="00210D52" w:rsidRDefault="00345C4B" w:rsidP="00066C57">
            <w:pPr>
              <w:rPr>
                <w:rFonts w:cs="Arial"/>
              </w:rPr>
            </w:pPr>
            <w:r w:rsidRPr="00210D52">
              <w:rPr>
                <w:rFonts w:cs="Arial"/>
              </w:rPr>
              <w:t>ADSP_X_PCHIME_AngleIncr_LFO</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w:t>
            </w:r>
          </w:p>
        </w:tc>
        <w:tc>
          <w:tcPr>
            <w:tcW w:w="906" w:type="dxa"/>
            <w:noWrap/>
            <w:hideMark/>
          </w:tcPr>
          <w:p w:rsidR="00345C4B" w:rsidRPr="00210D52" w:rsidRDefault="00345C4B" w:rsidP="00066C57">
            <w:pPr>
              <w:rPr>
                <w:rFonts w:cs="Arial"/>
              </w:rPr>
            </w:pPr>
            <w:r w:rsidRPr="00210D52">
              <w:rPr>
                <w:rFonts w:cs="Arial"/>
              </w:rPr>
              <w:t>000000</w:t>
            </w:r>
          </w:p>
        </w:tc>
        <w:tc>
          <w:tcPr>
            <w:tcW w:w="4240" w:type="dxa"/>
            <w:noWrap/>
            <w:hideMark/>
          </w:tcPr>
          <w:p w:rsidR="00345C4B" w:rsidRPr="00210D52" w:rsidRDefault="00345C4B" w:rsidP="00066C57">
            <w:pPr>
              <w:rPr>
                <w:rFonts w:cs="Arial"/>
              </w:rPr>
            </w:pPr>
            <w:r w:rsidRPr="00210D52">
              <w:rPr>
                <w:rFonts w:cs="Arial"/>
              </w:rPr>
              <w:t>ADSP_X_PCHIME_Env1_DelaySamples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lastRenderedPageBreak/>
              <w:t>3</w:t>
            </w:r>
          </w:p>
        </w:tc>
        <w:tc>
          <w:tcPr>
            <w:tcW w:w="906" w:type="dxa"/>
            <w:noWrap/>
            <w:hideMark/>
          </w:tcPr>
          <w:p w:rsidR="00345C4B" w:rsidRPr="00210D52" w:rsidRDefault="00345C4B" w:rsidP="00066C57">
            <w:pPr>
              <w:rPr>
                <w:rFonts w:cs="Arial"/>
              </w:rPr>
            </w:pPr>
            <w:r w:rsidRPr="00210D52">
              <w:rPr>
                <w:rFonts w:cs="Arial"/>
              </w:rPr>
              <w:t>011111</w:t>
            </w:r>
          </w:p>
        </w:tc>
        <w:tc>
          <w:tcPr>
            <w:tcW w:w="4240" w:type="dxa"/>
            <w:noWrap/>
            <w:hideMark/>
          </w:tcPr>
          <w:p w:rsidR="00345C4B" w:rsidRPr="00210D52" w:rsidRDefault="00345C4B" w:rsidP="00066C57">
            <w:pPr>
              <w:rPr>
                <w:rFonts w:cs="Arial"/>
              </w:rPr>
            </w:pPr>
            <w:r w:rsidRPr="00210D52">
              <w:rPr>
                <w:rFonts w:cs="Arial"/>
              </w:rPr>
              <w:t>ADSP_X_PCHIME_Env1_AttackIncr</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w:t>
            </w:r>
          </w:p>
        </w:tc>
        <w:tc>
          <w:tcPr>
            <w:tcW w:w="906" w:type="dxa"/>
            <w:noWrap/>
            <w:hideMark/>
          </w:tcPr>
          <w:p w:rsidR="00345C4B" w:rsidRPr="00210D52" w:rsidRDefault="00345C4B" w:rsidP="00066C57">
            <w:pPr>
              <w:rPr>
                <w:rFonts w:cs="Arial"/>
              </w:rPr>
            </w:pPr>
            <w:r w:rsidRPr="00210D52">
              <w:rPr>
                <w:rFonts w:cs="Arial"/>
              </w:rPr>
              <w:t>000078</w:t>
            </w:r>
          </w:p>
        </w:tc>
        <w:tc>
          <w:tcPr>
            <w:tcW w:w="4240" w:type="dxa"/>
            <w:noWrap/>
            <w:hideMark/>
          </w:tcPr>
          <w:p w:rsidR="00345C4B" w:rsidRPr="00210D52" w:rsidRDefault="00345C4B" w:rsidP="00066C57">
            <w:pPr>
              <w:rPr>
                <w:rFonts w:cs="Arial"/>
              </w:rPr>
            </w:pPr>
            <w:r w:rsidRPr="00210D52">
              <w:rPr>
                <w:rFonts w:cs="Arial"/>
              </w:rPr>
              <w:t>ADSP_X_PCHIME_Env1_SustainSamples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w:t>
            </w:r>
          </w:p>
        </w:tc>
        <w:tc>
          <w:tcPr>
            <w:tcW w:w="906" w:type="dxa"/>
            <w:noWrap/>
            <w:hideMark/>
          </w:tcPr>
          <w:p w:rsidR="00345C4B" w:rsidRPr="00210D52" w:rsidRDefault="00345C4B" w:rsidP="00066C57">
            <w:pPr>
              <w:rPr>
                <w:rFonts w:cs="Arial"/>
              </w:rPr>
            </w:pPr>
            <w:r w:rsidRPr="00210D52">
              <w:rPr>
                <w:rFonts w:cs="Arial"/>
              </w:rPr>
              <w:t>000780</w:t>
            </w:r>
          </w:p>
        </w:tc>
        <w:tc>
          <w:tcPr>
            <w:tcW w:w="4240" w:type="dxa"/>
            <w:noWrap/>
            <w:hideMark/>
          </w:tcPr>
          <w:p w:rsidR="00345C4B" w:rsidRPr="00210D52" w:rsidRDefault="00345C4B" w:rsidP="00066C57">
            <w:pPr>
              <w:rPr>
                <w:rFonts w:cs="Arial"/>
              </w:rPr>
            </w:pPr>
            <w:r w:rsidRPr="00210D52">
              <w:rPr>
                <w:rFonts w:cs="Arial"/>
              </w:rPr>
              <w:t>ADSP_X_PCHIME_Env2_DelaySamples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6</w:t>
            </w:r>
          </w:p>
        </w:tc>
        <w:tc>
          <w:tcPr>
            <w:tcW w:w="906" w:type="dxa"/>
            <w:noWrap/>
            <w:hideMark/>
          </w:tcPr>
          <w:p w:rsidR="00345C4B" w:rsidRPr="00210D52" w:rsidRDefault="00345C4B" w:rsidP="00066C57">
            <w:pPr>
              <w:rPr>
                <w:rFonts w:cs="Arial"/>
              </w:rPr>
            </w:pPr>
            <w:r w:rsidRPr="00210D52">
              <w:rPr>
                <w:rFonts w:cs="Arial"/>
              </w:rPr>
              <w:t>011111</w:t>
            </w:r>
          </w:p>
        </w:tc>
        <w:tc>
          <w:tcPr>
            <w:tcW w:w="4240" w:type="dxa"/>
            <w:noWrap/>
            <w:hideMark/>
          </w:tcPr>
          <w:p w:rsidR="00345C4B" w:rsidRPr="00210D52" w:rsidRDefault="00345C4B" w:rsidP="00066C57">
            <w:pPr>
              <w:rPr>
                <w:rFonts w:cs="Arial"/>
              </w:rPr>
            </w:pPr>
            <w:r w:rsidRPr="00210D52">
              <w:rPr>
                <w:rFonts w:cs="Arial"/>
              </w:rPr>
              <w:t>ADSP_X_PCHIME_Env2_AttackIncr</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7</w:t>
            </w:r>
          </w:p>
        </w:tc>
        <w:tc>
          <w:tcPr>
            <w:tcW w:w="906" w:type="dxa"/>
            <w:noWrap/>
            <w:hideMark/>
          </w:tcPr>
          <w:p w:rsidR="00345C4B" w:rsidRPr="00210D52" w:rsidRDefault="00345C4B" w:rsidP="00066C57">
            <w:pPr>
              <w:rPr>
                <w:rFonts w:cs="Arial"/>
              </w:rPr>
            </w:pPr>
            <w:r w:rsidRPr="00210D52">
              <w:rPr>
                <w:rFonts w:cs="Arial"/>
              </w:rPr>
              <w:t>000078</w:t>
            </w:r>
          </w:p>
        </w:tc>
        <w:tc>
          <w:tcPr>
            <w:tcW w:w="4240" w:type="dxa"/>
            <w:noWrap/>
            <w:hideMark/>
          </w:tcPr>
          <w:p w:rsidR="00345C4B" w:rsidRPr="00210D52" w:rsidRDefault="00345C4B" w:rsidP="00066C57">
            <w:pPr>
              <w:rPr>
                <w:rFonts w:cs="Arial"/>
              </w:rPr>
            </w:pPr>
            <w:r w:rsidRPr="00210D52">
              <w:rPr>
                <w:rFonts w:cs="Arial"/>
              </w:rPr>
              <w:t>ADSP_X_PCHIME_Env2_SustainSamples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8</w:t>
            </w:r>
          </w:p>
        </w:tc>
        <w:tc>
          <w:tcPr>
            <w:tcW w:w="906" w:type="dxa"/>
            <w:noWrap/>
            <w:hideMark/>
          </w:tcPr>
          <w:p w:rsidR="00345C4B" w:rsidRPr="00210D52" w:rsidRDefault="00345C4B" w:rsidP="00066C57">
            <w:pPr>
              <w:rPr>
                <w:rFonts w:cs="Arial"/>
              </w:rPr>
            </w:pPr>
            <w:r w:rsidRPr="00210D52">
              <w:rPr>
                <w:rFonts w:cs="Arial"/>
              </w:rPr>
              <w:t>000E88</w:t>
            </w:r>
          </w:p>
        </w:tc>
        <w:tc>
          <w:tcPr>
            <w:tcW w:w="4240" w:type="dxa"/>
            <w:noWrap/>
            <w:hideMark/>
          </w:tcPr>
          <w:p w:rsidR="00345C4B" w:rsidRPr="00210D52" w:rsidRDefault="00345C4B" w:rsidP="00066C57">
            <w:pPr>
              <w:rPr>
                <w:rFonts w:cs="Arial"/>
              </w:rPr>
            </w:pPr>
            <w:r w:rsidRPr="00210D52">
              <w:rPr>
                <w:rFonts w:cs="Arial"/>
              </w:rPr>
              <w:t>ADSP_X_PCHIME_Env3_DelaySamples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9</w:t>
            </w:r>
          </w:p>
        </w:tc>
        <w:tc>
          <w:tcPr>
            <w:tcW w:w="906" w:type="dxa"/>
            <w:noWrap/>
            <w:hideMark/>
          </w:tcPr>
          <w:p w:rsidR="00345C4B" w:rsidRPr="00210D52" w:rsidRDefault="00345C4B" w:rsidP="00066C57">
            <w:pPr>
              <w:rPr>
                <w:rFonts w:cs="Arial"/>
              </w:rPr>
            </w:pPr>
            <w:r w:rsidRPr="00210D52">
              <w:rPr>
                <w:rFonts w:cs="Arial"/>
              </w:rPr>
              <w:t>011111</w:t>
            </w:r>
          </w:p>
        </w:tc>
        <w:tc>
          <w:tcPr>
            <w:tcW w:w="4240" w:type="dxa"/>
            <w:noWrap/>
            <w:hideMark/>
          </w:tcPr>
          <w:p w:rsidR="00345C4B" w:rsidRPr="00210D52" w:rsidRDefault="00345C4B" w:rsidP="00066C57">
            <w:pPr>
              <w:rPr>
                <w:rFonts w:cs="Arial"/>
              </w:rPr>
            </w:pPr>
            <w:r w:rsidRPr="00210D52">
              <w:rPr>
                <w:rFonts w:cs="Arial"/>
              </w:rPr>
              <w:t>ADSP_X_PCHIME_Env3_AttackIncr</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10</w:t>
            </w:r>
          </w:p>
        </w:tc>
        <w:tc>
          <w:tcPr>
            <w:tcW w:w="906" w:type="dxa"/>
            <w:noWrap/>
            <w:hideMark/>
          </w:tcPr>
          <w:p w:rsidR="00345C4B" w:rsidRPr="00210D52" w:rsidRDefault="00345C4B" w:rsidP="00066C57">
            <w:pPr>
              <w:rPr>
                <w:rFonts w:cs="Arial"/>
              </w:rPr>
            </w:pPr>
            <w:r w:rsidRPr="00210D52">
              <w:rPr>
                <w:rFonts w:cs="Arial"/>
              </w:rPr>
              <w:t>000078</w:t>
            </w:r>
          </w:p>
        </w:tc>
        <w:tc>
          <w:tcPr>
            <w:tcW w:w="4240" w:type="dxa"/>
            <w:noWrap/>
            <w:hideMark/>
          </w:tcPr>
          <w:p w:rsidR="00345C4B" w:rsidRPr="00210D52" w:rsidRDefault="00345C4B" w:rsidP="00066C57">
            <w:pPr>
              <w:rPr>
                <w:rFonts w:cs="Arial"/>
              </w:rPr>
            </w:pPr>
            <w:r w:rsidRPr="00210D52">
              <w:rPr>
                <w:rFonts w:cs="Arial"/>
              </w:rPr>
              <w:t>ADSP_X_PCHIME_Env3_SustainSamples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11</w:t>
            </w:r>
          </w:p>
        </w:tc>
        <w:tc>
          <w:tcPr>
            <w:tcW w:w="906" w:type="dxa"/>
            <w:noWrap/>
            <w:hideMark/>
          </w:tcPr>
          <w:p w:rsidR="00345C4B" w:rsidRPr="00210D52" w:rsidRDefault="00345C4B" w:rsidP="00066C57">
            <w:pPr>
              <w:rPr>
                <w:rFonts w:cs="Arial"/>
              </w:rPr>
            </w:pPr>
            <w:r w:rsidRPr="00210D52">
              <w:rPr>
                <w:rFonts w:cs="Arial"/>
              </w:rPr>
              <w:t>000000</w:t>
            </w:r>
          </w:p>
        </w:tc>
        <w:tc>
          <w:tcPr>
            <w:tcW w:w="4240" w:type="dxa"/>
            <w:noWrap/>
            <w:hideMark/>
          </w:tcPr>
          <w:p w:rsidR="00345C4B" w:rsidRPr="00210D52" w:rsidRDefault="00345C4B" w:rsidP="00066C57">
            <w:pPr>
              <w:rPr>
                <w:rFonts w:cs="Arial"/>
              </w:rPr>
            </w:pPr>
            <w:r w:rsidRPr="00210D52">
              <w:rPr>
                <w:rFonts w:cs="Arial"/>
              </w:rPr>
              <w:t>ADSP_X_PCHIME_Env4_DelaySamples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12</w:t>
            </w:r>
          </w:p>
        </w:tc>
        <w:tc>
          <w:tcPr>
            <w:tcW w:w="906" w:type="dxa"/>
            <w:noWrap/>
            <w:hideMark/>
          </w:tcPr>
          <w:p w:rsidR="00345C4B" w:rsidRPr="00210D52" w:rsidRDefault="00345C4B" w:rsidP="00066C57">
            <w:pPr>
              <w:rPr>
                <w:rFonts w:cs="Arial"/>
              </w:rPr>
            </w:pPr>
            <w:r w:rsidRPr="00210D52">
              <w:rPr>
                <w:rFonts w:cs="Arial"/>
              </w:rPr>
              <w:t>000000</w:t>
            </w:r>
          </w:p>
        </w:tc>
        <w:tc>
          <w:tcPr>
            <w:tcW w:w="4240" w:type="dxa"/>
            <w:noWrap/>
            <w:hideMark/>
          </w:tcPr>
          <w:p w:rsidR="00345C4B" w:rsidRPr="00210D52" w:rsidRDefault="00345C4B" w:rsidP="00066C57">
            <w:pPr>
              <w:rPr>
                <w:rFonts w:cs="Arial"/>
              </w:rPr>
            </w:pPr>
            <w:r w:rsidRPr="00210D52">
              <w:rPr>
                <w:rFonts w:cs="Arial"/>
              </w:rPr>
              <w:t>ADSP_X_PCHIME_Env4_AttackIncr</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13</w:t>
            </w:r>
          </w:p>
        </w:tc>
        <w:tc>
          <w:tcPr>
            <w:tcW w:w="906" w:type="dxa"/>
            <w:noWrap/>
            <w:hideMark/>
          </w:tcPr>
          <w:p w:rsidR="00345C4B" w:rsidRPr="00210D52" w:rsidRDefault="00345C4B" w:rsidP="00066C57">
            <w:pPr>
              <w:rPr>
                <w:rFonts w:cs="Arial"/>
              </w:rPr>
            </w:pPr>
            <w:r w:rsidRPr="00210D52">
              <w:rPr>
                <w:rFonts w:cs="Arial"/>
              </w:rPr>
              <w:t>000000</w:t>
            </w:r>
          </w:p>
        </w:tc>
        <w:tc>
          <w:tcPr>
            <w:tcW w:w="4240" w:type="dxa"/>
            <w:noWrap/>
            <w:hideMark/>
          </w:tcPr>
          <w:p w:rsidR="00345C4B" w:rsidRPr="00210D52" w:rsidRDefault="00345C4B" w:rsidP="00066C57">
            <w:pPr>
              <w:rPr>
                <w:rFonts w:cs="Arial"/>
              </w:rPr>
            </w:pPr>
            <w:r w:rsidRPr="00210D52">
              <w:rPr>
                <w:rFonts w:cs="Arial"/>
              </w:rPr>
              <w:t>ADSP_X_PCHIME_Env4_SustainSamples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14</w:t>
            </w:r>
          </w:p>
        </w:tc>
        <w:tc>
          <w:tcPr>
            <w:tcW w:w="906" w:type="dxa"/>
            <w:noWrap/>
            <w:hideMark/>
          </w:tcPr>
          <w:p w:rsidR="00345C4B" w:rsidRPr="00210D52" w:rsidRDefault="00345C4B" w:rsidP="00066C57">
            <w:pPr>
              <w:rPr>
                <w:rFonts w:cs="Arial"/>
              </w:rPr>
            </w:pPr>
            <w:r w:rsidRPr="00210D52">
              <w:rPr>
                <w:rFonts w:cs="Arial"/>
              </w:rPr>
              <w:t>000001</w:t>
            </w:r>
          </w:p>
        </w:tc>
        <w:tc>
          <w:tcPr>
            <w:tcW w:w="4240" w:type="dxa"/>
            <w:noWrap/>
            <w:hideMark/>
          </w:tcPr>
          <w:p w:rsidR="00345C4B" w:rsidRPr="00210D52" w:rsidRDefault="00345C4B" w:rsidP="00066C57">
            <w:pPr>
              <w:rPr>
                <w:rFonts w:cs="Arial"/>
              </w:rPr>
            </w:pPr>
            <w:r w:rsidRPr="00210D52">
              <w:rPr>
                <w:rFonts w:cs="Arial"/>
              </w:rPr>
              <w:t>ADSP_X_PCHIME_NrRepetitions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15</w:t>
            </w:r>
          </w:p>
        </w:tc>
        <w:tc>
          <w:tcPr>
            <w:tcW w:w="906" w:type="dxa"/>
            <w:noWrap/>
            <w:hideMark/>
          </w:tcPr>
          <w:p w:rsidR="00345C4B" w:rsidRPr="00210D52" w:rsidRDefault="00345C4B" w:rsidP="00066C57">
            <w:pPr>
              <w:rPr>
                <w:rFonts w:cs="Arial"/>
              </w:rPr>
            </w:pPr>
            <w:r w:rsidRPr="00210D52">
              <w:rPr>
                <w:rFonts w:cs="Arial"/>
              </w:rPr>
              <w:t>002A30</w:t>
            </w:r>
          </w:p>
        </w:tc>
        <w:tc>
          <w:tcPr>
            <w:tcW w:w="4240" w:type="dxa"/>
            <w:noWrap/>
            <w:hideMark/>
          </w:tcPr>
          <w:p w:rsidR="00345C4B" w:rsidRPr="00210D52" w:rsidRDefault="00345C4B" w:rsidP="00066C57">
            <w:pPr>
              <w:rPr>
                <w:rFonts w:cs="Arial"/>
              </w:rPr>
            </w:pPr>
            <w:r w:rsidRPr="00210D52">
              <w:rPr>
                <w:rFonts w:cs="Arial"/>
              </w:rPr>
              <w:t>ADSP_X_PCHIME_RepeatSamples</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16</w:t>
            </w:r>
          </w:p>
        </w:tc>
        <w:tc>
          <w:tcPr>
            <w:tcW w:w="906" w:type="dxa"/>
            <w:noWrap/>
            <w:hideMark/>
          </w:tcPr>
          <w:p w:rsidR="00345C4B" w:rsidRPr="00210D52" w:rsidRDefault="00345C4B" w:rsidP="00066C57">
            <w:pPr>
              <w:rPr>
                <w:rFonts w:cs="Arial"/>
              </w:rPr>
            </w:pPr>
            <w:r w:rsidRPr="00210D52">
              <w:rPr>
                <w:rFonts w:cs="Arial"/>
              </w:rPr>
              <w:t>07FC</w:t>
            </w:r>
          </w:p>
        </w:tc>
        <w:tc>
          <w:tcPr>
            <w:tcW w:w="4240" w:type="dxa"/>
            <w:noWrap/>
            <w:hideMark/>
          </w:tcPr>
          <w:p w:rsidR="00345C4B" w:rsidRPr="00210D52" w:rsidRDefault="00345C4B" w:rsidP="00066C57">
            <w:pPr>
              <w:rPr>
                <w:rFonts w:cs="Arial"/>
              </w:rPr>
            </w:pPr>
            <w:r w:rsidRPr="00210D52">
              <w:rPr>
                <w:rFonts w:cs="Arial"/>
              </w:rPr>
              <w:t>ADSP_Y_PCHIME_Freq1_MSB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17</w:t>
            </w:r>
          </w:p>
        </w:tc>
        <w:tc>
          <w:tcPr>
            <w:tcW w:w="906" w:type="dxa"/>
            <w:noWrap/>
            <w:hideMark/>
          </w:tcPr>
          <w:p w:rsidR="00345C4B" w:rsidRPr="00210D52" w:rsidRDefault="00345C4B" w:rsidP="00066C57">
            <w:pPr>
              <w:rPr>
                <w:rFonts w:cs="Arial"/>
              </w:rPr>
            </w:pPr>
            <w:r w:rsidRPr="00210D52">
              <w:rPr>
                <w:rFonts w:cs="Arial"/>
              </w:rPr>
              <w:t>04D5</w:t>
            </w:r>
          </w:p>
        </w:tc>
        <w:tc>
          <w:tcPr>
            <w:tcW w:w="4240" w:type="dxa"/>
            <w:noWrap/>
            <w:hideMark/>
          </w:tcPr>
          <w:p w:rsidR="00345C4B" w:rsidRPr="00210D52" w:rsidRDefault="00345C4B" w:rsidP="00066C57">
            <w:pPr>
              <w:rPr>
                <w:rFonts w:cs="Arial"/>
              </w:rPr>
            </w:pPr>
            <w:r w:rsidRPr="00210D52">
              <w:rPr>
                <w:rFonts w:cs="Arial"/>
              </w:rPr>
              <w:t>ADSP_Y_PCHIME_Freq1_LSB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18</w:t>
            </w:r>
          </w:p>
        </w:tc>
        <w:tc>
          <w:tcPr>
            <w:tcW w:w="906" w:type="dxa"/>
            <w:noWrap/>
            <w:hideMark/>
          </w:tcPr>
          <w:p w:rsidR="00345C4B" w:rsidRPr="00210D52" w:rsidRDefault="00345C4B" w:rsidP="00066C57">
            <w:pPr>
              <w:rPr>
                <w:rFonts w:cs="Arial"/>
              </w:rPr>
            </w:pPr>
            <w:r w:rsidRPr="00210D52">
              <w:rPr>
                <w:rFonts w:cs="Arial"/>
              </w:rPr>
              <w:t>0402</w:t>
            </w:r>
          </w:p>
        </w:tc>
        <w:tc>
          <w:tcPr>
            <w:tcW w:w="4240" w:type="dxa"/>
            <w:noWrap/>
            <w:hideMark/>
          </w:tcPr>
          <w:p w:rsidR="00345C4B" w:rsidRPr="00210D52" w:rsidRDefault="00345C4B" w:rsidP="00066C57">
            <w:pPr>
              <w:rPr>
                <w:rFonts w:cs="Arial"/>
              </w:rPr>
            </w:pPr>
            <w:r w:rsidRPr="00210D52">
              <w:rPr>
                <w:rFonts w:cs="Arial"/>
              </w:rPr>
              <w:t>ADSP_Y_PCHIME_Volume1</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19</w:t>
            </w:r>
          </w:p>
        </w:tc>
        <w:tc>
          <w:tcPr>
            <w:tcW w:w="906" w:type="dxa"/>
            <w:noWrap/>
            <w:hideMark/>
          </w:tcPr>
          <w:p w:rsidR="00345C4B" w:rsidRPr="00210D52" w:rsidRDefault="00345C4B" w:rsidP="00066C57">
            <w:pPr>
              <w:rPr>
                <w:rFonts w:cs="Arial"/>
              </w:rPr>
            </w:pPr>
            <w:r w:rsidRPr="00210D52">
              <w:rPr>
                <w:rFonts w:cs="Arial"/>
              </w:rPr>
              <w:t>07EE</w:t>
            </w:r>
          </w:p>
        </w:tc>
        <w:tc>
          <w:tcPr>
            <w:tcW w:w="4240" w:type="dxa"/>
            <w:noWrap/>
            <w:hideMark/>
          </w:tcPr>
          <w:p w:rsidR="00345C4B" w:rsidRPr="00210D52" w:rsidRDefault="00345C4B" w:rsidP="00066C57">
            <w:pPr>
              <w:rPr>
                <w:rFonts w:cs="Arial"/>
              </w:rPr>
            </w:pPr>
            <w:r w:rsidRPr="00210D52">
              <w:rPr>
                <w:rFonts w:cs="Arial"/>
              </w:rPr>
              <w:t>ADSP_Y_PCHIME_Freq2_MSB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20</w:t>
            </w:r>
          </w:p>
        </w:tc>
        <w:tc>
          <w:tcPr>
            <w:tcW w:w="906" w:type="dxa"/>
            <w:noWrap/>
            <w:hideMark/>
          </w:tcPr>
          <w:p w:rsidR="00345C4B" w:rsidRPr="00210D52" w:rsidRDefault="00345C4B" w:rsidP="00066C57">
            <w:pPr>
              <w:rPr>
                <w:rFonts w:cs="Arial"/>
              </w:rPr>
            </w:pPr>
            <w:r w:rsidRPr="00210D52">
              <w:rPr>
                <w:rFonts w:cs="Arial"/>
              </w:rPr>
              <w:t>03D5</w:t>
            </w:r>
          </w:p>
        </w:tc>
        <w:tc>
          <w:tcPr>
            <w:tcW w:w="4240" w:type="dxa"/>
            <w:noWrap/>
            <w:hideMark/>
          </w:tcPr>
          <w:p w:rsidR="00345C4B" w:rsidRPr="00210D52" w:rsidRDefault="00345C4B" w:rsidP="00066C57">
            <w:pPr>
              <w:rPr>
                <w:rFonts w:cs="Arial"/>
              </w:rPr>
            </w:pPr>
            <w:r w:rsidRPr="00210D52">
              <w:rPr>
                <w:rFonts w:cs="Arial"/>
              </w:rPr>
              <w:t>ADSP_Y_PCHIME_Freq2_LSB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21</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ADSP_Y_PCHIME_Volume2</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22</w:t>
            </w:r>
          </w:p>
        </w:tc>
        <w:tc>
          <w:tcPr>
            <w:tcW w:w="906" w:type="dxa"/>
            <w:noWrap/>
            <w:hideMark/>
          </w:tcPr>
          <w:p w:rsidR="00345C4B" w:rsidRPr="00210D52" w:rsidRDefault="00345C4B" w:rsidP="00066C57">
            <w:pPr>
              <w:rPr>
                <w:rFonts w:cs="Arial"/>
              </w:rPr>
            </w:pPr>
            <w:r w:rsidRPr="00210D52">
              <w:rPr>
                <w:rFonts w:cs="Arial"/>
              </w:rPr>
              <w:t>07F8</w:t>
            </w:r>
          </w:p>
        </w:tc>
        <w:tc>
          <w:tcPr>
            <w:tcW w:w="4240" w:type="dxa"/>
            <w:noWrap/>
            <w:hideMark/>
          </w:tcPr>
          <w:p w:rsidR="00345C4B" w:rsidRPr="00210D52" w:rsidRDefault="00345C4B" w:rsidP="00066C57">
            <w:pPr>
              <w:rPr>
                <w:rFonts w:cs="Arial"/>
              </w:rPr>
            </w:pPr>
            <w:r w:rsidRPr="00210D52">
              <w:rPr>
                <w:rFonts w:cs="Arial"/>
              </w:rPr>
              <w:t>ADSP_Y_PCHIME_Freq3_MSB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23</w:t>
            </w:r>
          </w:p>
        </w:tc>
        <w:tc>
          <w:tcPr>
            <w:tcW w:w="906" w:type="dxa"/>
            <w:noWrap/>
            <w:hideMark/>
          </w:tcPr>
          <w:p w:rsidR="00345C4B" w:rsidRPr="00210D52" w:rsidRDefault="00345C4B" w:rsidP="00066C57">
            <w:pPr>
              <w:rPr>
                <w:rFonts w:cs="Arial"/>
              </w:rPr>
            </w:pPr>
            <w:r w:rsidRPr="00210D52">
              <w:rPr>
                <w:rFonts w:cs="Arial"/>
              </w:rPr>
              <w:t>02E4</w:t>
            </w:r>
          </w:p>
        </w:tc>
        <w:tc>
          <w:tcPr>
            <w:tcW w:w="4240" w:type="dxa"/>
            <w:noWrap/>
            <w:hideMark/>
          </w:tcPr>
          <w:p w:rsidR="00345C4B" w:rsidRPr="00210D52" w:rsidRDefault="00345C4B" w:rsidP="00066C57">
            <w:pPr>
              <w:rPr>
                <w:rFonts w:cs="Arial"/>
              </w:rPr>
            </w:pPr>
            <w:r w:rsidRPr="00210D52">
              <w:rPr>
                <w:rFonts w:cs="Arial"/>
              </w:rPr>
              <w:t>ADSP_Y_PCHIME_Freq3_LSB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24</w:t>
            </w:r>
          </w:p>
        </w:tc>
        <w:tc>
          <w:tcPr>
            <w:tcW w:w="906" w:type="dxa"/>
            <w:noWrap/>
            <w:hideMark/>
          </w:tcPr>
          <w:p w:rsidR="00345C4B" w:rsidRPr="00210D52" w:rsidRDefault="00345C4B" w:rsidP="00066C57">
            <w:pPr>
              <w:rPr>
                <w:rFonts w:cs="Arial"/>
              </w:rPr>
            </w:pPr>
            <w:r w:rsidRPr="00210D52">
              <w:rPr>
                <w:rFonts w:cs="Arial"/>
              </w:rPr>
              <w:t>0202</w:t>
            </w:r>
          </w:p>
        </w:tc>
        <w:tc>
          <w:tcPr>
            <w:tcW w:w="4240" w:type="dxa"/>
            <w:noWrap/>
            <w:hideMark/>
          </w:tcPr>
          <w:p w:rsidR="00345C4B" w:rsidRPr="00210D52" w:rsidRDefault="00345C4B" w:rsidP="00066C57">
            <w:pPr>
              <w:rPr>
                <w:rFonts w:cs="Arial"/>
              </w:rPr>
            </w:pPr>
            <w:r w:rsidRPr="00210D52">
              <w:rPr>
                <w:rFonts w:cs="Arial"/>
              </w:rPr>
              <w:t>ADSP_Y_PCHIME_Volume3</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25</w:t>
            </w:r>
          </w:p>
        </w:tc>
        <w:tc>
          <w:tcPr>
            <w:tcW w:w="906" w:type="dxa"/>
            <w:noWrap/>
            <w:hideMark/>
          </w:tcPr>
          <w:p w:rsidR="00345C4B" w:rsidRPr="00210D52" w:rsidRDefault="00345C4B" w:rsidP="00066C57">
            <w:pPr>
              <w:rPr>
                <w:rFonts w:cs="Arial"/>
              </w:rPr>
            </w:pPr>
            <w:r w:rsidRPr="00210D52">
              <w:rPr>
                <w:rFonts w:cs="Arial"/>
              </w:rPr>
              <w:t>07EE</w:t>
            </w:r>
          </w:p>
        </w:tc>
        <w:tc>
          <w:tcPr>
            <w:tcW w:w="4240" w:type="dxa"/>
            <w:noWrap/>
            <w:hideMark/>
          </w:tcPr>
          <w:p w:rsidR="00345C4B" w:rsidRPr="00210D52" w:rsidRDefault="00345C4B" w:rsidP="00066C57">
            <w:pPr>
              <w:rPr>
                <w:rFonts w:cs="Arial"/>
              </w:rPr>
            </w:pPr>
            <w:r w:rsidRPr="00210D52">
              <w:rPr>
                <w:rFonts w:cs="Arial"/>
              </w:rPr>
              <w:t>ADSP_Y_PCHIME_Freq4_MSB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26</w:t>
            </w:r>
          </w:p>
        </w:tc>
        <w:tc>
          <w:tcPr>
            <w:tcW w:w="906" w:type="dxa"/>
            <w:noWrap/>
            <w:hideMark/>
          </w:tcPr>
          <w:p w:rsidR="00345C4B" w:rsidRPr="00210D52" w:rsidRDefault="00345C4B" w:rsidP="00066C57">
            <w:pPr>
              <w:rPr>
                <w:rFonts w:cs="Arial"/>
              </w:rPr>
            </w:pPr>
            <w:r w:rsidRPr="00210D52">
              <w:rPr>
                <w:rFonts w:cs="Arial"/>
              </w:rPr>
              <w:t>03D5</w:t>
            </w:r>
          </w:p>
        </w:tc>
        <w:tc>
          <w:tcPr>
            <w:tcW w:w="4240" w:type="dxa"/>
            <w:noWrap/>
            <w:hideMark/>
          </w:tcPr>
          <w:p w:rsidR="00345C4B" w:rsidRPr="00210D52" w:rsidRDefault="00345C4B" w:rsidP="00066C57">
            <w:pPr>
              <w:rPr>
                <w:rFonts w:cs="Arial"/>
              </w:rPr>
            </w:pPr>
            <w:r w:rsidRPr="00210D52">
              <w:rPr>
                <w:rFonts w:cs="Arial"/>
              </w:rPr>
              <w:t>ADSP_Y_PCHIME_Freq4_LSB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27</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ADSP_Y_PCHIME_Volume4</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28</w:t>
            </w:r>
          </w:p>
        </w:tc>
        <w:tc>
          <w:tcPr>
            <w:tcW w:w="906" w:type="dxa"/>
            <w:noWrap/>
            <w:hideMark/>
          </w:tcPr>
          <w:p w:rsidR="00345C4B" w:rsidRPr="00210D52" w:rsidRDefault="00345C4B" w:rsidP="00066C57">
            <w:pPr>
              <w:rPr>
                <w:rFonts w:cs="Arial"/>
              </w:rPr>
            </w:pPr>
            <w:r w:rsidRPr="00210D52">
              <w:rPr>
                <w:rFonts w:cs="Arial"/>
              </w:rPr>
              <w:t>07FA</w:t>
            </w:r>
          </w:p>
        </w:tc>
        <w:tc>
          <w:tcPr>
            <w:tcW w:w="4240" w:type="dxa"/>
            <w:noWrap/>
            <w:hideMark/>
          </w:tcPr>
          <w:p w:rsidR="00345C4B" w:rsidRPr="00210D52" w:rsidRDefault="00345C4B" w:rsidP="00066C57">
            <w:pPr>
              <w:rPr>
                <w:rFonts w:cs="Arial"/>
              </w:rPr>
            </w:pPr>
            <w:r w:rsidRPr="00210D52">
              <w:rPr>
                <w:rFonts w:cs="Arial"/>
              </w:rPr>
              <w:t>ADSP_Y_PCHIME_Freq5_MSB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29</w:t>
            </w:r>
          </w:p>
        </w:tc>
        <w:tc>
          <w:tcPr>
            <w:tcW w:w="906" w:type="dxa"/>
            <w:noWrap/>
            <w:hideMark/>
          </w:tcPr>
          <w:p w:rsidR="00345C4B" w:rsidRPr="00210D52" w:rsidRDefault="00345C4B" w:rsidP="00066C57">
            <w:pPr>
              <w:rPr>
                <w:rFonts w:cs="Arial"/>
              </w:rPr>
            </w:pPr>
            <w:r w:rsidRPr="00210D52">
              <w:rPr>
                <w:rFonts w:cs="Arial"/>
              </w:rPr>
              <w:t>058E</w:t>
            </w:r>
          </w:p>
        </w:tc>
        <w:tc>
          <w:tcPr>
            <w:tcW w:w="4240" w:type="dxa"/>
            <w:noWrap/>
            <w:hideMark/>
          </w:tcPr>
          <w:p w:rsidR="00345C4B" w:rsidRPr="00210D52" w:rsidRDefault="00345C4B" w:rsidP="00066C57">
            <w:pPr>
              <w:rPr>
                <w:rFonts w:cs="Arial"/>
              </w:rPr>
            </w:pPr>
            <w:r w:rsidRPr="00210D52">
              <w:rPr>
                <w:rFonts w:cs="Arial"/>
              </w:rPr>
              <w:t>ADSP_Y_PCHIME_Freq5_LSB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30</w:t>
            </w:r>
          </w:p>
        </w:tc>
        <w:tc>
          <w:tcPr>
            <w:tcW w:w="906" w:type="dxa"/>
            <w:noWrap/>
            <w:hideMark/>
          </w:tcPr>
          <w:p w:rsidR="00345C4B" w:rsidRPr="00210D52" w:rsidRDefault="00345C4B" w:rsidP="00066C57">
            <w:pPr>
              <w:rPr>
                <w:rFonts w:cs="Arial"/>
              </w:rPr>
            </w:pPr>
            <w:r w:rsidRPr="00210D52">
              <w:rPr>
                <w:rFonts w:cs="Arial"/>
              </w:rPr>
              <w:t>0202</w:t>
            </w:r>
          </w:p>
        </w:tc>
        <w:tc>
          <w:tcPr>
            <w:tcW w:w="4240" w:type="dxa"/>
            <w:noWrap/>
            <w:hideMark/>
          </w:tcPr>
          <w:p w:rsidR="00345C4B" w:rsidRPr="00210D52" w:rsidRDefault="00345C4B" w:rsidP="00066C57">
            <w:pPr>
              <w:rPr>
                <w:rFonts w:cs="Arial"/>
              </w:rPr>
            </w:pPr>
            <w:r w:rsidRPr="00210D52">
              <w:rPr>
                <w:rFonts w:cs="Arial"/>
              </w:rPr>
              <w:t>ADSP_Y_PCHIME_Volume5</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31</w:t>
            </w:r>
          </w:p>
        </w:tc>
        <w:tc>
          <w:tcPr>
            <w:tcW w:w="906" w:type="dxa"/>
            <w:noWrap/>
            <w:hideMark/>
          </w:tcPr>
          <w:p w:rsidR="00345C4B" w:rsidRPr="00210D52" w:rsidRDefault="00345C4B" w:rsidP="00066C57">
            <w:pPr>
              <w:rPr>
                <w:rFonts w:cs="Arial"/>
              </w:rPr>
            </w:pPr>
            <w:r w:rsidRPr="00210D52">
              <w:rPr>
                <w:rFonts w:cs="Arial"/>
              </w:rPr>
              <w:t>07EE</w:t>
            </w:r>
          </w:p>
        </w:tc>
        <w:tc>
          <w:tcPr>
            <w:tcW w:w="4240" w:type="dxa"/>
            <w:noWrap/>
            <w:hideMark/>
          </w:tcPr>
          <w:p w:rsidR="00345C4B" w:rsidRPr="00210D52" w:rsidRDefault="00345C4B" w:rsidP="00066C57">
            <w:pPr>
              <w:rPr>
                <w:rFonts w:cs="Arial"/>
              </w:rPr>
            </w:pPr>
            <w:r w:rsidRPr="00210D52">
              <w:rPr>
                <w:rFonts w:cs="Arial"/>
              </w:rPr>
              <w:t>ADSP_Y_PCHIME_Freq6_MSB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32</w:t>
            </w:r>
          </w:p>
        </w:tc>
        <w:tc>
          <w:tcPr>
            <w:tcW w:w="906" w:type="dxa"/>
            <w:noWrap/>
            <w:hideMark/>
          </w:tcPr>
          <w:p w:rsidR="00345C4B" w:rsidRPr="00210D52" w:rsidRDefault="00345C4B" w:rsidP="00066C57">
            <w:pPr>
              <w:rPr>
                <w:rFonts w:cs="Arial"/>
              </w:rPr>
            </w:pPr>
            <w:r w:rsidRPr="00210D52">
              <w:rPr>
                <w:rFonts w:cs="Arial"/>
              </w:rPr>
              <w:t>03D5</w:t>
            </w:r>
          </w:p>
        </w:tc>
        <w:tc>
          <w:tcPr>
            <w:tcW w:w="4240" w:type="dxa"/>
            <w:noWrap/>
            <w:hideMark/>
          </w:tcPr>
          <w:p w:rsidR="00345C4B" w:rsidRPr="00210D52" w:rsidRDefault="00345C4B" w:rsidP="00066C57">
            <w:pPr>
              <w:rPr>
                <w:rFonts w:cs="Arial"/>
              </w:rPr>
            </w:pPr>
            <w:r w:rsidRPr="00210D52">
              <w:rPr>
                <w:rFonts w:cs="Arial"/>
              </w:rPr>
              <w:t>ADSP_Y_PCHIME_Freq6_LSB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33</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ADSP_Y_PCHIME_Volume6</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34</w:t>
            </w:r>
          </w:p>
        </w:tc>
        <w:tc>
          <w:tcPr>
            <w:tcW w:w="906" w:type="dxa"/>
            <w:noWrap/>
            <w:hideMark/>
          </w:tcPr>
          <w:p w:rsidR="00345C4B" w:rsidRPr="00210D52" w:rsidRDefault="00345C4B" w:rsidP="00066C57">
            <w:pPr>
              <w:rPr>
                <w:rFonts w:cs="Arial"/>
              </w:rPr>
            </w:pPr>
            <w:r w:rsidRPr="00210D52">
              <w:rPr>
                <w:rFonts w:cs="Arial"/>
              </w:rPr>
              <w:t>07EE</w:t>
            </w:r>
          </w:p>
        </w:tc>
        <w:tc>
          <w:tcPr>
            <w:tcW w:w="4240" w:type="dxa"/>
            <w:noWrap/>
            <w:hideMark/>
          </w:tcPr>
          <w:p w:rsidR="00345C4B" w:rsidRPr="00210D52" w:rsidRDefault="00345C4B" w:rsidP="00066C57">
            <w:pPr>
              <w:rPr>
                <w:rFonts w:cs="Arial"/>
              </w:rPr>
            </w:pPr>
            <w:r w:rsidRPr="00210D52">
              <w:rPr>
                <w:rFonts w:cs="Arial"/>
              </w:rPr>
              <w:t>ADSP_Y_PCHIME_Freq7_MSB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35</w:t>
            </w:r>
          </w:p>
        </w:tc>
        <w:tc>
          <w:tcPr>
            <w:tcW w:w="906" w:type="dxa"/>
            <w:noWrap/>
            <w:hideMark/>
          </w:tcPr>
          <w:p w:rsidR="00345C4B" w:rsidRPr="00210D52" w:rsidRDefault="00345C4B" w:rsidP="00066C57">
            <w:pPr>
              <w:rPr>
                <w:rFonts w:cs="Arial"/>
              </w:rPr>
            </w:pPr>
            <w:r w:rsidRPr="00210D52">
              <w:rPr>
                <w:rFonts w:cs="Arial"/>
              </w:rPr>
              <w:t>03D5</w:t>
            </w:r>
          </w:p>
        </w:tc>
        <w:tc>
          <w:tcPr>
            <w:tcW w:w="4240" w:type="dxa"/>
            <w:noWrap/>
            <w:hideMark/>
          </w:tcPr>
          <w:p w:rsidR="00345C4B" w:rsidRPr="00210D52" w:rsidRDefault="00345C4B" w:rsidP="00066C57">
            <w:pPr>
              <w:rPr>
                <w:rFonts w:cs="Arial"/>
              </w:rPr>
            </w:pPr>
            <w:r w:rsidRPr="00210D52">
              <w:rPr>
                <w:rFonts w:cs="Arial"/>
              </w:rPr>
              <w:t>ADSP_Y_PCHIME_Freq7_LSB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36</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ADSP_Y_PCHIME_Volume7</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37</w:t>
            </w:r>
          </w:p>
        </w:tc>
        <w:tc>
          <w:tcPr>
            <w:tcW w:w="906" w:type="dxa"/>
            <w:noWrap/>
            <w:hideMark/>
          </w:tcPr>
          <w:p w:rsidR="00345C4B" w:rsidRPr="00210D52" w:rsidRDefault="00345C4B" w:rsidP="00066C57">
            <w:pPr>
              <w:rPr>
                <w:rFonts w:cs="Arial"/>
              </w:rPr>
            </w:pPr>
            <w:r w:rsidRPr="00210D52">
              <w:rPr>
                <w:rFonts w:cs="Arial"/>
              </w:rPr>
              <w:t>07EE</w:t>
            </w:r>
          </w:p>
        </w:tc>
        <w:tc>
          <w:tcPr>
            <w:tcW w:w="4240" w:type="dxa"/>
            <w:noWrap/>
            <w:hideMark/>
          </w:tcPr>
          <w:p w:rsidR="00345C4B" w:rsidRPr="00210D52" w:rsidRDefault="00345C4B" w:rsidP="00066C57">
            <w:pPr>
              <w:rPr>
                <w:rFonts w:cs="Arial"/>
              </w:rPr>
            </w:pPr>
            <w:r w:rsidRPr="00210D52">
              <w:rPr>
                <w:rFonts w:cs="Arial"/>
              </w:rPr>
              <w:t>ADSP_Y_PCHIME_Freq8_MSB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38</w:t>
            </w:r>
          </w:p>
        </w:tc>
        <w:tc>
          <w:tcPr>
            <w:tcW w:w="906" w:type="dxa"/>
            <w:noWrap/>
            <w:hideMark/>
          </w:tcPr>
          <w:p w:rsidR="00345C4B" w:rsidRPr="00210D52" w:rsidRDefault="00345C4B" w:rsidP="00066C57">
            <w:pPr>
              <w:rPr>
                <w:rFonts w:cs="Arial"/>
              </w:rPr>
            </w:pPr>
            <w:r w:rsidRPr="00210D52">
              <w:rPr>
                <w:rFonts w:cs="Arial"/>
              </w:rPr>
              <w:t>03D5</w:t>
            </w:r>
          </w:p>
        </w:tc>
        <w:tc>
          <w:tcPr>
            <w:tcW w:w="4240" w:type="dxa"/>
            <w:noWrap/>
            <w:hideMark/>
          </w:tcPr>
          <w:p w:rsidR="00345C4B" w:rsidRPr="00210D52" w:rsidRDefault="00345C4B" w:rsidP="00066C57">
            <w:pPr>
              <w:rPr>
                <w:rFonts w:cs="Arial"/>
              </w:rPr>
            </w:pPr>
            <w:r w:rsidRPr="00210D52">
              <w:rPr>
                <w:rFonts w:cs="Arial"/>
              </w:rPr>
              <w:t>ADSP_Y_PCHIME_Freq8_LSB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39</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ADSP_Y_PCHIME_Volume8</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40</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ADSP_Y_PCHIME_Ampli_LFO</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41</w:t>
            </w:r>
          </w:p>
        </w:tc>
        <w:tc>
          <w:tcPr>
            <w:tcW w:w="906" w:type="dxa"/>
            <w:noWrap/>
            <w:hideMark/>
          </w:tcPr>
          <w:p w:rsidR="00345C4B" w:rsidRPr="00210D52" w:rsidRDefault="00345C4B" w:rsidP="00066C57">
            <w:pPr>
              <w:rPr>
                <w:rFonts w:cs="Arial"/>
              </w:rPr>
            </w:pPr>
            <w:r w:rsidRPr="00210D52">
              <w:rPr>
                <w:rFonts w:cs="Arial"/>
              </w:rPr>
              <w:t>07FF</w:t>
            </w:r>
          </w:p>
        </w:tc>
        <w:tc>
          <w:tcPr>
            <w:tcW w:w="4240" w:type="dxa"/>
            <w:noWrap/>
            <w:hideMark/>
          </w:tcPr>
          <w:p w:rsidR="00345C4B" w:rsidRPr="00210D52" w:rsidRDefault="00345C4B" w:rsidP="00066C57">
            <w:pPr>
              <w:rPr>
                <w:rFonts w:cs="Arial"/>
              </w:rPr>
            </w:pPr>
            <w:r w:rsidRPr="00210D52">
              <w:rPr>
                <w:rFonts w:cs="Arial"/>
              </w:rPr>
              <w:t>ADSP_Y_PCHIME_Offset_LFO</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42</w:t>
            </w:r>
          </w:p>
        </w:tc>
        <w:tc>
          <w:tcPr>
            <w:tcW w:w="906" w:type="dxa"/>
            <w:noWrap/>
            <w:hideMark/>
          </w:tcPr>
          <w:p w:rsidR="00345C4B" w:rsidRPr="00210D52" w:rsidRDefault="00345C4B" w:rsidP="00066C57">
            <w:pPr>
              <w:rPr>
                <w:rFonts w:cs="Arial"/>
              </w:rPr>
            </w:pPr>
            <w:r w:rsidRPr="00210D52">
              <w:rPr>
                <w:rFonts w:cs="Arial"/>
              </w:rPr>
              <w:t>0001</w:t>
            </w:r>
          </w:p>
        </w:tc>
        <w:tc>
          <w:tcPr>
            <w:tcW w:w="4240" w:type="dxa"/>
            <w:noWrap/>
            <w:hideMark/>
          </w:tcPr>
          <w:p w:rsidR="00345C4B" w:rsidRPr="00210D52" w:rsidRDefault="00345C4B" w:rsidP="00066C57">
            <w:pPr>
              <w:rPr>
                <w:rFonts w:cs="Arial"/>
              </w:rPr>
            </w:pPr>
            <w:r w:rsidRPr="00210D52">
              <w:rPr>
                <w:rFonts w:cs="Arial"/>
              </w:rPr>
              <w:t>ADSP_Y_PCHIME_Env1_DelayVolume</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43</w:t>
            </w:r>
          </w:p>
        </w:tc>
        <w:tc>
          <w:tcPr>
            <w:tcW w:w="906" w:type="dxa"/>
            <w:noWrap/>
            <w:hideMark/>
          </w:tcPr>
          <w:p w:rsidR="00345C4B" w:rsidRPr="00210D52" w:rsidRDefault="00345C4B" w:rsidP="00066C57">
            <w:pPr>
              <w:rPr>
                <w:rFonts w:cs="Arial"/>
              </w:rPr>
            </w:pPr>
            <w:r w:rsidRPr="00210D52">
              <w:rPr>
                <w:rFonts w:cs="Arial"/>
              </w:rPr>
              <w:t>07FF</w:t>
            </w:r>
          </w:p>
        </w:tc>
        <w:tc>
          <w:tcPr>
            <w:tcW w:w="4240" w:type="dxa"/>
            <w:noWrap/>
            <w:hideMark/>
          </w:tcPr>
          <w:p w:rsidR="00345C4B" w:rsidRPr="00210D52" w:rsidRDefault="00345C4B" w:rsidP="00066C57">
            <w:pPr>
              <w:rPr>
                <w:rFonts w:cs="Arial"/>
              </w:rPr>
            </w:pPr>
            <w:r w:rsidRPr="00210D52">
              <w:rPr>
                <w:rFonts w:cs="Arial"/>
              </w:rPr>
              <w:t>ADSP_Y_PCHIME_Env1_DecayCoef_MSB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44</w:t>
            </w:r>
          </w:p>
        </w:tc>
        <w:tc>
          <w:tcPr>
            <w:tcW w:w="906" w:type="dxa"/>
            <w:noWrap/>
            <w:hideMark/>
          </w:tcPr>
          <w:p w:rsidR="00345C4B" w:rsidRPr="00210D52" w:rsidRDefault="00345C4B" w:rsidP="00066C57">
            <w:pPr>
              <w:rPr>
                <w:rFonts w:cs="Arial"/>
              </w:rPr>
            </w:pPr>
            <w:r w:rsidRPr="00210D52">
              <w:rPr>
                <w:rFonts w:cs="Arial"/>
              </w:rPr>
              <w:t>012C</w:t>
            </w:r>
          </w:p>
        </w:tc>
        <w:tc>
          <w:tcPr>
            <w:tcW w:w="4240" w:type="dxa"/>
            <w:noWrap/>
            <w:hideMark/>
          </w:tcPr>
          <w:p w:rsidR="00345C4B" w:rsidRPr="00210D52" w:rsidRDefault="00345C4B" w:rsidP="00066C57">
            <w:pPr>
              <w:rPr>
                <w:rFonts w:cs="Arial"/>
              </w:rPr>
            </w:pPr>
            <w:r w:rsidRPr="00210D52">
              <w:rPr>
                <w:rFonts w:cs="Arial"/>
              </w:rPr>
              <w:t>ADSP_Y_PCHIME_Env1_DecayCoef_LSB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45</w:t>
            </w:r>
          </w:p>
        </w:tc>
        <w:tc>
          <w:tcPr>
            <w:tcW w:w="906" w:type="dxa"/>
            <w:noWrap/>
            <w:hideMark/>
          </w:tcPr>
          <w:p w:rsidR="00345C4B" w:rsidRPr="00210D52" w:rsidRDefault="00345C4B" w:rsidP="00066C57">
            <w:pPr>
              <w:rPr>
                <w:rFonts w:cs="Arial"/>
              </w:rPr>
            </w:pPr>
            <w:r w:rsidRPr="00210D52">
              <w:rPr>
                <w:rFonts w:cs="Arial"/>
              </w:rPr>
              <w:t>0001</w:t>
            </w:r>
          </w:p>
        </w:tc>
        <w:tc>
          <w:tcPr>
            <w:tcW w:w="4240" w:type="dxa"/>
            <w:noWrap/>
            <w:hideMark/>
          </w:tcPr>
          <w:p w:rsidR="00345C4B" w:rsidRPr="00210D52" w:rsidRDefault="00345C4B" w:rsidP="00066C57">
            <w:pPr>
              <w:rPr>
                <w:rFonts w:cs="Arial"/>
              </w:rPr>
            </w:pPr>
            <w:r w:rsidRPr="00210D52">
              <w:rPr>
                <w:rFonts w:cs="Arial"/>
              </w:rPr>
              <w:t>ADSP_Y_PCHIME_Env2_DelayVolume</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46</w:t>
            </w:r>
          </w:p>
        </w:tc>
        <w:tc>
          <w:tcPr>
            <w:tcW w:w="906" w:type="dxa"/>
            <w:noWrap/>
            <w:hideMark/>
          </w:tcPr>
          <w:p w:rsidR="00345C4B" w:rsidRPr="00210D52" w:rsidRDefault="00345C4B" w:rsidP="00066C57">
            <w:pPr>
              <w:rPr>
                <w:rFonts w:cs="Arial"/>
              </w:rPr>
            </w:pPr>
            <w:r w:rsidRPr="00210D52">
              <w:rPr>
                <w:rFonts w:cs="Arial"/>
              </w:rPr>
              <w:t>07FF</w:t>
            </w:r>
          </w:p>
        </w:tc>
        <w:tc>
          <w:tcPr>
            <w:tcW w:w="4240" w:type="dxa"/>
            <w:noWrap/>
            <w:hideMark/>
          </w:tcPr>
          <w:p w:rsidR="00345C4B" w:rsidRPr="00210D52" w:rsidRDefault="00345C4B" w:rsidP="00066C57">
            <w:pPr>
              <w:rPr>
                <w:rFonts w:cs="Arial"/>
              </w:rPr>
            </w:pPr>
            <w:r w:rsidRPr="00210D52">
              <w:rPr>
                <w:rFonts w:cs="Arial"/>
              </w:rPr>
              <w:t>ADSP_Y_PCHIME_Env2_DecayCoef_MSB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47</w:t>
            </w:r>
          </w:p>
        </w:tc>
        <w:tc>
          <w:tcPr>
            <w:tcW w:w="906" w:type="dxa"/>
            <w:noWrap/>
            <w:hideMark/>
          </w:tcPr>
          <w:p w:rsidR="00345C4B" w:rsidRPr="00210D52" w:rsidRDefault="00345C4B" w:rsidP="00066C57">
            <w:pPr>
              <w:rPr>
                <w:rFonts w:cs="Arial"/>
              </w:rPr>
            </w:pPr>
            <w:r w:rsidRPr="00210D52">
              <w:rPr>
                <w:rFonts w:cs="Arial"/>
              </w:rPr>
              <w:t>012C</w:t>
            </w:r>
          </w:p>
        </w:tc>
        <w:tc>
          <w:tcPr>
            <w:tcW w:w="4240" w:type="dxa"/>
            <w:noWrap/>
            <w:hideMark/>
          </w:tcPr>
          <w:p w:rsidR="00345C4B" w:rsidRPr="00210D52" w:rsidRDefault="00345C4B" w:rsidP="00066C57">
            <w:pPr>
              <w:rPr>
                <w:rFonts w:cs="Arial"/>
              </w:rPr>
            </w:pPr>
            <w:r w:rsidRPr="00210D52">
              <w:rPr>
                <w:rFonts w:cs="Arial"/>
              </w:rPr>
              <w:t>ADSP_Y_PCHIME_Env2_DecayCoef_LSB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48</w:t>
            </w:r>
          </w:p>
        </w:tc>
        <w:tc>
          <w:tcPr>
            <w:tcW w:w="906" w:type="dxa"/>
            <w:noWrap/>
            <w:hideMark/>
          </w:tcPr>
          <w:p w:rsidR="00345C4B" w:rsidRPr="00210D52" w:rsidRDefault="00345C4B" w:rsidP="00066C57">
            <w:pPr>
              <w:rPr>
                <w:rFonts w:cs="Arial"/>
              </w:rPr>
            </w:pPr>
            <w:r w:rsidRPr="00210D52">
              <w:rPr>
                <w:rFonts w:cs="Arial"/>
              </w:rPr>
              <w:t>0001</w:t>
            </w:r>
          </w:p>
        </w:tc>
        <w:tc>
          <w:tcPr>
            <w:tcW w:w="4240" w:type="dxa"/>
            <w:noWrap/>
            <w:hideMark/>
          </w:tcPr>
          <w:p w:rsidR="00345C4B" w:rsidRPr="00210D52" w:rsidRDefault="00345C4B" w:rsidP="00066C57">
            <w:pPr>
              <w:rPr>
                <w:rFonts w:cs="Arial"/>
              </w:rPr>
            </w:pPr>
            <w:r w:rsidRPr="00210D52">
              <w:rPr>
                <w:rFonts w:cs="Arial"/>
              </w:rPr>
              <w:t>ADSP_Y_PCHIME_Env3_DelayVolume</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49</w:t>
            </w:r>
          </w:p>
        </w:tc>
        <w:tc>
          <w:tcPr>
            <w:tcW w:w="906" w:type="dxa"/>
            <w:noWrap/>
            <w:hideMark/>
          </w:tcPr>
          <w:p w:rsidR="00345C4B" w:rsidRPr="00210D52" w:rsidRDefault="00345C4B" w:rsidP="00066C57">
            <w:pPr>
              <w:rPr>
                <w:rFonts w:cs="Arial"/>
              </w:rPr>
            </w:pPr>
            <w:r w:rsidRPr="00210D52">
              <w:rPr>
                <w:rFonts w:cs="Arial"/>
              </w:rPr>
              <w:t>07FF</w:t>
            </w:r>
          </w:p>
        </w:tc>
        <w:tc>
          <w:tcPr>
            <w:tcW w:w="4240" w:type="dxa"/>
            <w:noWrap/>
            <w:hideMark/>
          </w:tcPr>
          <w:p w:rsidR="00345C4B" w:rsidRPr="00210D52" w:rsidRDefault="00345C4B" w:rsidP="00066C57">
            <w:pPr>
              <w:rPr>
                <w:rFonts w:cs="Arial"/>
              </w:rPr>
            </w:pPr>
            <w:r w:rsidRPr="00210D52">
              <w:rPr>
                <w:rFonts w:cs="Arial"/>
              </w:rPr>
              <w:t>ADSP_Y_PCHIME_Env3_DecayCoef_MSB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50</w:t>
            </w:r>
          </w:p>
        </w:tc>
        <w:tc>
          <w:tcPr>
            <w:tcW w:w="906" w:type="dxa"/>
            <w:noWrap/>
            <w:hideMark/>
          </w:tcPr>
          <w:p w:rsidR="00345C4B" w:rsidRPr="00210D52" w:rsidRDefault="00345C4B" w:rsidP="00066C57">
            <w:pPr>
              <w:rPr>
                <w:rFonts w:cs="Arial"/>
              </w:rPr>
            </w:pPr>
            <w:r w:rsidRPr="00210D52">
              <w:rPr>
                <w:rFonts w:cs="Arial"/>
              </w:rPr>
              <w:t>012C</w:t>
            </w:r>
          </w:p>
        </w:tc>
        <w:tc>
          <w:tcPr>
            <w:tcW w:w="4240" w:type="dxa"/>
            <w:noWrap/>
            <w:hideMark/>
          </w:tcPr>
          <w:p w:rsidR="00345C4B" w:rsidRPr="00210D52" w:rsidRDefault="00345C4B" w:rsidP="00066C57">
            <w:pPr>
              <w:rPr>
                <w:rFonts w:cs="Arial"/>
              </w:rPr>
            </w:pPr>
            <w:r w:rsidRPr="00210D52">
              <w:rPr>
                <w:rFonts w:cs="Arial"/>
              </w:rPr>
              <w:t>ADSP_Y_PCHIME_Env3_DecayCoef_LSB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lastRenderedPageBreak/>
              <w:t>51</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ADSP_Y_PCHIME_Env4_DelayVolume</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52</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ADSP_Y_PCHIME_Env4_DecayCoef_MSB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53</w:t>
            </w:r>
          </w:p>
        </w:tc>
        <w:tc>
          <w:tcPr>
            <w:tcW w:w="906" w:type="dxa"/>
            <w:noWrap/>
            <w:hideMark/>
          </w:tcPr>
          <w:p w:rsidR="00345C4B" w:rsidRPr="00210D52" w:rsidRDefault="00345C4B" w:rsidP="00066C57">
            <w:pPr>
              <w:rPr>
                <w:rFonts w:cs="Arial"/>
              </w:rPr>
            </w:pPr>
            <w:r w:rsidRPr="00210D52">
              <w:rPr>
                <w:rFonts w:cs="Arial"/>
              </w:rPr>
              <w:t>0000</w:t>
            </w:r>
          </w:p>
        </w:tc>
        <w:tc>
          <w:tcPr>
            <w:tcW w:w="4240" w:type="dxa"/>
            <w:noWrap/>
            <w:hideMark/>
          </w:tcPr>
          <w:p w:rsidR="00345C4B" w:rsidRPr="00210D52" w:rsidRDefault="00345C4B" w:rsidP="00066C57">
            <w:pPr>
              <w:rPr>
                <w:rFonts w:cs="Arial"/>
              </w:rPr>
            </w:pPr>
            <w:r w:rsidRPr="00210D52">
              <w:rPr>
                <w:rFonts w:cs="Arial"/>
              </w:rPr>
              <w:t>ADSP_Y_PCHIME_Env4_DecayCoef_LSB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54</w:t>
            </w:r>
          </w:p>
        </w:tc>
        <w:tc>
          <w:tcPr>
            <w:tcW w:w="906" w:type="dxa"/>
            <w:noWrap/>
            <w:hideMark/>
          </w:tcPr>
          <w:p w:rsidR="00345C4B" w:rsidRPr="00210D52" w:rsidRDefault="00345C4B" w:rsidP="00066C57">
            <w:pPr>
              <w:rPr>
                <w:rFonts w:cs="Arial"/>
              </w:rPr>
            </w:pPr>
            <w:r w:rsidRPr="00210D52">
              <w:rPr>
                <w:rFonts w:cs="Arial"/>
              </w:rPr>
              <w:t>0400</w:t>
            </w:r>
          </w:p>
        </w:tc>
        <w:tc>
          <w:tcPr>
            <w:tcW w:w="4240" w:type="dxa"/>
            <w:noWrap/>
            <w:hideMark/>
          </w:tcPr>
          <w:p w:rsidR="00345C4B" w:rsidRPr="00210D52" w:rsidRDefault="00345C4B" w:rsidP="00066C57">
            <w:pPr>
              <w:rPr>
                <w:rFonts w:cs="Arial"/>
              </w:rPr>
            </w:pPr>
            <w:r w:rsidRPr="00210D52">
              <w:rPr>
                <w:rFonts w:cs="Arial"/>
              </w:rPr>
              <w:t>ADSP_Y_PCHIME_MasterVolume</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55</w:t>
            </w:r>
          </w:p>
        </w:tc>
        <w:tc>
          <w:tcPr>
            <w:tcW w:w="906" w:type="dxa"/>
            <w:noWrap/>
            <w:hideMark/>
          </w:tcPr>
          <w:p w:rsidR="00345C4B" w:rsidRPr="00210D52" w:rsidRDefault="00345C4B" w:rsidP="00066C57">
            <w:pPr>
              <w:rPr>
                <w:rFonts w:cs="Arial"/>
              </w:rPr>
            </w:pPr>
            <w:r w:rsidRPr="00210D52">
              <w:rPr>
                <w:rFonts w:cs="Arial"/>
              </w:rPr>
              <w:t>075C</w:t>
            </w:r>
          </w:p>
        </w:tc>
        <w:tc>
          <w:tcPr>
            <w:tcW w:w="4240" w:type="dxa"/>
            <w:noWrap/>
            <w:hideMark/>
          </w:tcPr>
          <w:p w:rsidR="00345C4B" w:rsidRPr="00210D52" w:rsidRDefault="00345C4B" w:rsidP="00066C57">
            <w:pPr>
              <w:rPr>
                <w:rFonts w:cs="Arial"/>
              </w:rPr>
            </w:pPr>
            <w:r w:rsidRPr="00210D52">
              <w:rPr>
                <w:rFonts w:cs="Arial"/>
              </w:rPr>
              <w:t>ADSP_Y_PCHIME_Smute_DecayCoef_MSB</w:t>
            </w:r>
          </w:p>
        </w:tc>
      </w:tr>
      <w:tr w:rsidR="00345C4B" w:rsidRPr="00210D52" w:rsidTr="00066C57">
        <w:trPr>
          <w:trHeight w:val="255"/>
          <w:jc w:val="center"/>
        </w:trPr>
        <w:tc>
          <w:tcPr>
            <w:tcW w:w="460" w:type="dxa"/>
            <w:noWrap/>
            <w:hideMark/>
          </w:tcPr>
          <w:p w:rsidR="00345C4B" w:rsidRPr="00210D52" w:rsidRDefault="00345C4B" w:rsidP="00066C57">
            <w:pPr>
              <w:rPr>
                <w:rFonts w:cs="Arial"/>
              </w:rPr>
            </w:pPr>
            <w:r w:rsidRPr="00210D52">
              <w:rPr>
                <w:rFonts w:cs="Arial"/>
              </w:rPr>
              <w:t>56</w:t>
            </w:r>
          </w:p>
        </w:tc>
        <w:tc>
          <w:tcPr>
            <w:tcW w:w="906" w:type="dxa"/>
            <w:noWrap/>
            <w:hideMark/>
          </w:tcPr>
          <w:p w:rsidR="00345C4B" w:rsidRPr="00210D52" w:rsidRDefault="00345C4B" w:rsidP="00066C57">
            <w:pPr>
              <w:rPr>
                <w:rFonts w:cs="Arial"/>
              </w:rPr>
            </w:pPr>
            <w:r w:rsidRPr="00210D52">
              <w:rPr>
                <w:rFonts w:cs="Arial"/>
              </w:rPr>
              <w:t>0201</w:t>
            </w:r>
          </w:p>
        </w:tc>
        <w:tc>
          <w:tcPr>
            <w:tcW w:w="4240" w:type="dxa"/>
            <w:noWrap/>
            <w:hideMark/>
          </w:tcPr>
          <w:p w:rsidR="00345C4B" w:rsidRPr="00210D52" w:rsidRDefault="00345C4B" w:rsidP="00066C57">
            <w:pPr>
              <w:rPr>
                <w:rFonts w:cs="Arial"/>
              </w:rPr>
            </w:pPr>
            <w:r w:rsidRPr="00210D52">
              <w:rPr>
                <w:rFonts w:cs="Arial"/>
              </w:rPr>
              <w:t>ADSP_Y_PCHIME_Smute_DecayCoef_LSB</w:t>
            </w:r>
          </w:p>
        </w:tc>
      </w:tr>
      <w:tr w:rsidR="00345C4B" w:rsidRPr="00210D52" w:rsidTr="00066C57">
        <w:trPr>
          <w:trHeight w:val="70"/>
          <w:jc w:val="center"/>
        </w:trPr>
        <w:tc>
          <w:tcPr>
            <w:tcW w:w="460" w:type="dxa"/>
            <w:noWrap/>
            <w:hideMark/>
          </w:tcPr>
          <w:p w:rsidR="00345C4B" w:rsidRPr="00210D52" w:rsidRDefault="00345C4B" w:rsidP="00066C57">
            <w:pPr>
              <w:rPr>
                <w:rFonts w:cs="Arial"/>
              </w:rPr>
            </w:pPr>
            <w:r w:rsidRPr="00210D52">
              <w:rPr>
                <w:rFonts w:cs="Arial"/>
              </w:rPr>
              <w:t>57</w:t>
            </w:r>
          </w:p>
        </w:tc>
        <w:tc>
          <w:tcPr>
            <w:tcW w:w="906" w:type="dxa"/>
            <w:noWrap/>
            <w:hideMark/>
          </w:tcPr>
          <w:p w:rsidR="00345C4B" w:rsidRPr="00210D52" w:rsidRDefault="00345C4B" w:rsidP="00066C57">
            <w:pPr>
              <w:rPr>
                <w:rFonts w:cs="Arial"/>
              </w:rPr>
            </w:pPr>
            <w:r w:rsidRPr="00210D52">
              <w:rPr>
                <w:rFonts w:cs="Arial"/>
              </w:rPr>
              <w:t>000001</w:t>
            </w:r>
          </w:p>
        </w:tc>
        <w:tc>
          <w:tcPr>
            <w:tcW w:w="4240" w:type="dxa"/>
            <w:noWrap/>
            <w:hideMark/>
          </w:tcPr>
          <w:p w:rsidR="00345C4B" w:rsidRPr="00210D52" w:rsidRDefault="00345C4B" w:rsidP="00066C57">
            <w:pPr>
              <w:rPr>
                <w:rFonts w:cs="Arial"/>
              </w:rPr>
            </w:pPr>
            <w:r w:rsidRPr="00210D52">
              <w:rPr>
                <w:rFonts w:cs="Arial"/>
              </w:rPr>
              <w:t>ADSP_X_PCHIME_ControlStatusReg</w:t>
            </w:r>
          </w:p>
        </w:tc>
      </w:tr>
    </w:tbl>
    <w:p w:rsidR="00345C4B" w:rsidRPr="00854350" w:rsidRDefault="00345C4B" w:rsidP="00345C4B">
      <w:pPr>
        <w:rPr>
          <w:rFonts w:cs="Arial"/>
        </w:rPr>
      </w:pPr>
    </w:p>
    <w:p w:rsidR="00345C4B" w:rsidRDefault="00345C4B" w:rsidP="00345C4B">
      <w:pPr>
        <w:pStyle w:val="Heading4"/>
        <w:numPr>
          <w:ilvl w:val="3"/>
          <w:numId w:val="48"/>
        </w:numPr>
      </w:pPr>
      <w:bookmarkStart w:id="228" w:name="_Toc45277366"/>
      <w:r w:rsidRPr="00B9479B">
        <w:t>AHU-SWR-REQ-165793/B-Polyphonic Chime 09 - Ford DNA Chime C_Hard Warning</w:t>
      </w:r>
      <w:bookmarkEnd w:id="228"/>
    </w:p>
    <w:p w:rsidR="00345C4B" w:rsidRDefault="00345C4B" w:rsidP="00345C4B">
      <w:pPr>
        <w:jc w:val="center"/>
        <w:rPr>
          <w:rFonts w:cs="Arial"/>
        </w:rPr>
      </w:pPr>
      <w:r>
        <w:rPr>
          <w:noProof/>
        </w:rPr>
        <w:drawing>
          <wp:inline distT="0" distB="0" distL="0" distR="0" wp14:anchorId="2E79BFB2" wp14:editId="0FBBD74C">
            <wp:extent cx="1050472" cy="921203"/>
            <wp:effectExtent l="0" t="0" r="0" b="0"/>
            <wp:docPr id="37500" name="Picture 13" descr="P_Chime_09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9" name="Picture 13" descr="P_Chime_09_Scope_Total D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43F4AF6" wp14:editId="7B2B9CB9">
            <wp:extent cx="1047750" cy="921203"/>
            <wp:effectExtent l="0" t="0" r="0" b="0"/>
            <wp:docPr id="37501" name="Picture 14" descr="P_Chime_09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0" name="Picture 14" descr="P_Chime_09_FFT Spectrum_Frequency_Zo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32871D9" wp14:editId="51A4696C">
            <wp:extent cx="1402896" cy="921203"/>
            <wp:effectExtent l="0" t="0" r="6985" b="0"/>
            <wp:docPr id="37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9" name="Picture 1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2896"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C36887" w:rsidTr="00066C57">
        <w:trPr>
          <w:trHeight w:val="70"/>
          <w:jc w:val="center"/>
        </w:trPr>
        <w:tc>
          <w:tcPr>
            <w:tcW w:w="460" w:type="dxa"/>
            <w:noWrap/>
            <w:hideMark/>
          </w:tcPr>
          <w:p w:rsidR="00345C4B" w:rsidRPr="00C36887" w:rsidRDefault="00345C4B" w:rsidP="00066C57">
            <w:pPr>
              <w:rPr>
                <w:rFonts w:cs="Arial"/>
                <w:b/>
                <w:bCs/>
              </w:rPr>
            </w:pPr>
            <w:r w:rsidRPr="00C36887">
              <w:rPr>
                <w:rFonts w:cs="Arial"/>
                <w:b/>
                <w:bCs/>
              </w:rPr>
              <w:t>#</w:t>
            </w:r>
          </w:p>
        </w:tc>
        <w:tc>
          <w:tcPr>
            <w:tcW w:w="895" w:type="dxa"/>
            <w:noWrap/>
            <w:hideMark/>
          </w:tcPr>
          <w:p w:rsidR="00345C4B" w:rsidRPr="00C36887" w:rsidRDefault="00345C4B" w:rsidP="00066C57">
            <w:pPr>
              <w:rPr>
                <w:rFonts w:cs="Arial"/>
                <w:b/>
                <w:bCs/>
              </w:rPr>
            </w:pPr>
            <w:r w:rsidRPr="00C36887">
              <w:rPr>
                <w:rFonts w:cs="Arial"/>
                <w:b/>
                <w:bCs/>
              </w:rPr>
              <w:t>Hex</w:t>
            </w:r>
          </w:p>
        </w:tc>
        <w:tc>
          <w:tcPr>
            <w:tcW w:w="4240" w:type="dxa"/>
            <w:noWrap/>
            <w:hideMark/>
          </w:tcPr>
          <w:p w:rsidR="00345C4B" w:rsidRPr="00C36887" w:rsidRDefault="00345C4B" w:rsidP="00066C57">
            <w:pPr>
              <w:rPr>
                <w:rFonts w:cs="Arial"/>
                <w:b/>
                <w:bCs/>
              </w:rPr>
            </w:pPr>
            <w:r w:rsidRPr="00C36887">
              <w:rPr>
                <w:rFonts w:cs="Arial"/>
                <w:b/>
                <w:bCs/>
              </w:rPr>
              <w:t>Parameter</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w:t>
            </w:r>
          </w:p>
        </w:tc>
        <w:tc>
          <w:tcPr>
            <w:tcW w:w="895" w:type="dxa"/>
            <w:noWrap/>
            <w:hideMark/>
          </w:tcPr>
          <w:p w:rsidR="00345C4B" w:rsidRPr="00C36887" w:rsidRDefault="00345C4B" w:rsidP="00066C57">
            <w:pPr>
              <w:rPr>
                <w:rFonts w:cs="Arial"/>
              </w:rPr>
            </w:pPr>
            <w:del w:id="229" w:author="Walus, David (D.M.)" w:date="2015-07-06T08:17:00Z">
              <w:r w:rsidRPr="00C36887" w:rsidDel="000F17D3">
                <w:rPr>
                  <w:rFonts w:cs="Arial"/>
                </w:rPr>
                <w:delText>0002F8</w:delText>
              </w:r>
            </w:del>
            <w:ins w:id="230" w:author="Walus, David (D.M.)" w:date="2015-07-06T08:17:00Z">
              <w:r>
                <w:rPr>
                  <w:rFonts w:cs="Arial"/>
                </w:rPr>
                <w:t>0002BB</w:t>
              </w:r>
            </w:ins>
          </w:p>
        </w:tc>
        <w:tc>
          <w:tcPr>
            <w:tcW w:w="4240" w:type="dxa"/>
            <w:noWrap/>
            <w:hideMark/>
          </w:tcPr>
          <w:p w:rsidR="00345C4B" w:rsidRPr="00C36887" w:rsidRDefault="00345C4B" w:rsidP="00066C57">
            <w:pPr>
              <w:rPr>
                <w:rFonts w:cs="Arial"/>
              </w:rPr>
            </w:pPr>
            <w:r w:rsidRPr="00C36887">
              <w:rPr>
                <w:rFonts w:cs="Arial"/>
              </w:rPr>
              <w:t>ADSP_X_PCHIME_AngleIncr_LFO</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ADSP_X_PCHIME_Env1_DelaySamples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w:t>
            </w:r>
          </w:p>
        </w:tc>
        <w:tc>
          <w:tcPr>
            <w:tcW w:w="895" w:type="dxa"/>
            <w:noWrap/>
            <w:hideMark/>
          </w:tcPr>
          <w:p w:rsidR="00345C4B" w:rsidRPr="00C36887" w:rsidRDefault="00345C4B" w:rsidP="00066C57">
            <w:pPr>
              <w:rPr>
                <w:rFonts w:cs="Arial"/>
              </w:rPr>
            </w:pPr>
            <w:r w:rsidRPr="00C36887">
              <w:rPr>
                <w:rFonts w:cs="Arial"/>
              </w:rPr>
              <w:t>011111</w:t>
            </w:r>
          </w:p>
        </w:tc>
        <w:tc>
          <w:tcPr>
            <w:tcW w:w="4240" w:type="dxa"/>
            <w:noWrap/>
            <w:hideMark/>
          </w:tcPr>
          <w:p w:rsidR="00345C4B" w:rsidRPr="00C36887" w:rsidRDefault="00345C4B" w:rsidP="00066C57">
            <w:pPr>
              <w:rPr>
                <w:rFonts w:cs="Arial"/>
              </w:rPr>
            </w:pPr>
            <w:r w:rsidRPr="00C36887">
              <w:rPr>
                <w:rFonts w:cs="Arial"/>
              </w:rPr>
              <w:t>ADSP_X_PCHIME_Env1_AttackIncr</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w:t>
            </w:r>
          </w:p>
        </w:tc>
        <w:tc>
          <w:tcPr>
            <w:tcW w:w="895" w:type="dxa"/>
            <w:noWrap/>
            <w:hideMark/>
          </w:tcPr>
          <w:p w:rsidR="00345C4B" w:rsidRPr="00C36887" w:rsidRDefault="00345C4B" w:rsidP="00066C57">
            <w:pPr>
              <w:rPr>
                <w:rFonts w:cs="Arial"/>
              </w:rPr>
            </w:pPr>
            <w:r w:rsidRPr="00C36887">
              <w:rPr>
                <w:rFonts w:cs="Arial"/>
              </w:rPr>
              <w:t>000078</w:t>
            </w:r>
          </w:p>
        </w:tc>
        <w:tc>
          <w:tcPr>
            <w:tcW w:w="4240" w:type="dxa"/>
            <w:noWrap/>
            <w:hideMark/>
          </w:tcPr>
          <w:p w:rsidR="00345C4B" w:rsidRPr="00C36887" w:rsidRDefault="00345C4B" w:rsidP="00066C57">
            <w:pPr>
              <w:rPr>
                <w:rFonts w:cs="Arial"/>
              </w:rPr>
            </w:pPr>
            <w:r w:rsidRPr="00C36887">
              <w:rPr>
                <w:rFonts w:cs="Arial"/>
              </w:rPr>
              <w:t>ADSP_X_PCHIME_Env1_SustainSamples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w:t>
            </w:r>
          </w:p>
        </w:tc>
        <w:tc>
          <w:tcPr>
            <w:tcW w:w="895" w:type="dxa"/>
            <w:noWrap/>
            <w:hideMark/>
          </w:tcPr>
          <w:p w:rsidR="00345C4B" w:rsidRPr="00C36887" w:rsidRDefault="00345C4B" w:rsidP="00066C57">
            <w:pPr>
              <w:rPr>
                <w:rFonts w:cs="Arial"/>
              </w:rPr>
            </w:pPr>
            <w:r w:rsidRPr="00C36887">
              <w:rPr>
                <w:rFonts w:cs="Arial"/>
              </w:rPr>
              <w:t>000780</w:t>
            </w:r>
          </w:p>
        </w:tc>
        <w:tc>
          <w:tcPr>
            <w:tcW w:w="4240" w:type="dxa"/>
            <w:noWrap/>
            <w:hideMark/>
          </w:tcPr>
          <w:p w:rsidR="00345C4B" w:rsidRPr="00C36887" w:rsidRDefault="00345C4B" w:rsidP="00066C57">
            <w:pPr>
              <w:rPr>
                <w:rFonts w:cs="Arial"/>
              </w:rPr>
            </w:pPr>
            <w:r w:rsidRPr="00C36887">
              <w:rPr>
                <w:rFonts w:cs="Arial"/>
              </w:rPr>
              <w:t>ADSP_X_PCHIME_Env2_DelaySamples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6</w:t>
            </w:r>
          </w:p>
        </w:tc>
        <w:tc>
          <w:tcPr>
            <w:tcW w:w="895" w:type="dxa"/>
            <w:noWrap/>
            <w:hideMark/>
          </w:tcPr>
          <w:p w:rsidR="00345C4B" w:rsidRPr="00C36887" w:rsidRDefault="00345C4B" w:rsidP="00066C57">
            <w:pPr>
              <w:rPr>
                <w:rFonts w:cs="Arial"/>
              </w:rPr>
            </w:pPr>
            <w:r w:rsidRPr="00C36887">
              <w:rPr>
                <w:rFonts w:cs="Arial"/>
              </w:rPr>
              <w:t>011111</w:t>
            </w:r>
          </w:p>
        </w:tc>
        <w:tc>
          <w:tcPr>
            <w:tcW w:w="4240" w:type="dxa"/>
            <w:noWrap/>
            <w:hideMark/>
          </w:tcPr>
          <w:p w:rsidR="00345C4B" w:rsidRPr="00C36887" w:rsidRDefault="00345C4B" w:rsidP="00066C57">
            <w:pPr>
              <w:rPr>
                <w:rFonts w:cs="Arial"/>
              </w:rPr>
            </w:pPr>
            <w:r w:rsidRPr="00C36887">
              <w:rPr>
                <w:rFonts w:cs="Arial"/>
              </w:rPr>
              <w:t>ADSP_X_PCHIME_Env2_AttackIncr</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7</w:t>
            </w:r>
          </w:p>
        </w:tc>
        <w:tc>
          <w:tcPr>
            <w:tcW w:w="895" w:type="dxa"/>
            <w:noWrap/>
            <w:hideMark/>
          </w:tcPr>
          <w:p w:rsidR="00345C4B" w:rsidRPr="00C36887" w:rsidRDefault="00345C4B" w:rsidP="00066C57">
            <w:pPr>
              <w:rPr>
                <w:rFonts w:cs="Arial"/>
              </w:rPr>
            </w:pPr>
            <w:r w:rsidRPr="00C36887">
              <w:rPr>
                <w:rFonts w:cs="Arial"/>
              </w:rPr>
              <w:t>000078</w:t>
            </w:r>
          </w:p>
        </w:tc>
        <w:tc>
          <w:tcPr>
            <w:tcW w:w="4240" w:type="dxa"/>
            <w:noWrap/>
            <w:hideMark/>
          </w:tcPr>
          <w:p w:rsidR="00345C4B" w:rsidRPr="00C36887" w:rsidRDefault="00345C4B" w:rsidP="00066C57">
            <w:pPr>
              <w:rPr>
                <w:rFonts w:cs="Arial"/>
              </w:rPr>
            </w:pPr>
            <w:r w:rsidRPr="00C36887">
              <w:rPr>
                <w:rFonts w:cs="Arial"/>
              </w:rPr>
              <w:t>ADSP_X_PCHIME_Env2_SustainSamples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8</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ADSP_X_PCHIME_Env3_DelaySamples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9</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ADSP_X_PCHIME_Env3_AttackIncr</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10</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ADSP_X_PCHIME_Env3_SustainSamples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11</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ADSP_X_PCHIME_Env4_DelaySamples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12</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ADSP_X_PCHIME_Env4_AttackIncr</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13</w:t>
            </w:r>
          </w:p>
        </w:tc>
        <w:tc>
          <w:tcPr>
            <w:tcW w:w="895" w:type="dxa"/>
            <w:noWrap/>
            <w:hideMark/>
          </w:tcPr>
          <w:p w:rsidR="00345C4B" w:rsidRPr="00C36887" w:rsidRDefault="00345C4B" w:rsidP="00066C57">
            <w:pPr>
              <w:rPr>
                <w:rFonts w:cs="Arial"/>
              </w:rPr>
            </w:pPr>
            <w:r w:rsidRPr="00C36887">
              <w:rPr>
                <w:rFonts w:cs="Arial"/>
              </w:rPr>
              <w:t>000000</w:t>
            </w:r>
          </w:p>
        </w:tc>
        <w:tc>
          <w:tcPr>
            <w:tcW w:w="4240" w:type="dxa"/>
            <w:noWrap/>
            <w:hideMark/>
          </w:tcPr>
          <w:p w:rsidR="00345C4B" w:rsidRPr="00C36887" w:rsidRDefault="00345C4B" w:rsidP="00066C57">
            <w:pPr>
              <w:rPr>
                <w:rFonts w:cs="Arial"/>
              </w:rPr>
            </w:pPr>
            <w:r w:rsidRPr="00C36887">
              <w:rPr>
                <w:rFonts w:cs="Arial"/>
              </w:rPr>
              <w:t>ADSP_X_PCHIME_Env4_SustainSamples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14</w:t>
            </w:r>
          </w:p>
        </w:tc>
        <w:tc>
          <w:tcPr>
            <w:tcW w:w="895" w:type="dxa"/>
            <w:noWrap/>
            <w:hideMark/>
          </w:tcPr>
          <w:p w:rsidR="00345C4B" w:rsidRPr="00C36887" w:rsidRDefault="00345C4B" w:rsidP="00066C57">
            <w:pPr>
              <w:rPr>
                <w:rFonts w:cs="Arial"/>
              </w:rPr>
            </w:pPr>
            <w:r w:rsidRPr="00C36887">
              <w:rPr>
                <w:rFonts w:cs="Arial"/>
              </w:rPr>
              <w:t>000001</w:t>
            </w:r>
          </w:p>
        </w:tc>
        <w:tc>
          <w:tcPr>
            <w:tcW w:w="4240" w:type="dxa"/>
            <w:noWrap/>
            <w:hideMark/>
          </w:tcPr>
          <w:p w:rsidR="00345C4B" w:rsidRPr="00C36887" w:rsidRDefault="00345C4B" w:rsidP="00066C57">
            <w:pPr>
              <w:rPr>
                <w:rFonts w:cs="Arial"/>
              </w:rPr>
            </w:pPr>
            <w:r w:rsidRPr="00C36887">
              <w:rPr>
                <w:rFonts w:cs="Arial"/>
              </w:rPr>
              <w:t>ADSP_X_PCHIME_NrRepetitions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15</w:t>
            </w:r>
          </w:p>
        </w:tc>
        <w:tc>
          <w:tcPr>
            <w:tcW w:w="895" w:type="dxa"/>
            <w:noWrap/>
            <w:hideMark/>
          </w:tcPr>
          <w:p w:rsidR="00345C4B" w:rsidRPr="00C36887" w:rsidRDefault="00345C4B" w:rsidP="00066C57">
            <w:pPr>
              <w:rPr>
                <w:rFonts w:cs="Arial"/>
              </w:rPr>
            </w:pPr>
            <w:r w:rsidRPr="00C36887">
              <w:rPr>
                <w:rFonts w:cs="Arial"/>
              </w:rPr>
              <w:t>001068</w:t>
            </w:r>
          </w:p>
        </w:tc>
        <w:tc>
          <w:tcPr>
            <w:tcW w:w="4240" w:type="dxa"/>
            <w:noWrap/>
            <w:hideMark/>
          </w:tcPr>
          <w:p w:rsidR="00345C4B" w:rsidRPr="00C36887" w:rsidRDefault="00345C4B" w:rsidP="00066C57">
            <w:pPr>
              <w:rPr>
                <w:rFonts w:cs="Arial"/>
              </w:rPr>
            </w:pPr>
            <w:r w:rsidRPr="00C36887">
              <w:rPr>
                <w:rFonts w:cs="Arial"/>
              </w:rPr>
              <w:t>ADSP_X_PCHIME_RepeatSamples</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16</w:t>
            </w:r>
          </w:p>
        </w:tc>
        <w:tc>
          <w:tcPr>
            <w:tcW w:w="895" w:type="dxa"/>
            <w:noWrap/>
            <w:hideMark/>
          </w:tcPr>
          <w:p w:rsidR="00345C4B" w:rsidRPr="00C36887" w:rsidRDefault="00345C4B" w:rsidP="00066C57">
            <w:pPr>
              <w:rPr>
                <w:rFonts w:cs="Arial"/>
              </w:rPr>
            </w:pPr>
            <w:r w:rsidRPr="00C36887">
              <w:rPr>
                <w:rFonts w:cs="Arial"/>
              </w:rPr>
              <w:t>07FC</w:t>
            </w:r>
          </w:p>
        </w:tc>
        <w:tc>
          <w:tcPr>
            <w:tcW w:w="4240" w:type="dxa"/>
            <w:noWrap/>
            <w:hideMark/>
          </w:tcPr>
          <w:p w:rsidR="00345C4B" w:rsidRPr="00C36887" w:rsidRDefault="00345C4B" w:rsidP="00066C57">
            <w:pPr>
              <w:rPr>
                <w:rFonts w:cs="Arial"/>
              </w:rPr>
            </w:pPr>
            <w:r w:rsidRPr="00C36887">
              <w:rPr>
                <w:rFonts w:cs="Arial"/>
              </w:rPr>
              <w:t>ADSP_Y_PCHIME_Freq1_MSB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17</w:t>
            </w:r>
          </w:p>
        </w:tc>
        <w:tc>
          <w:tcPr>
            <w:tcW w:w="895" w:type="dxa"/>
            <w:noWrap/>
            <w:hideMark/>
          </w:tcPr>
          <w:p w:rsidR="00345C4B" w:rsidRPr="00C36887" w:rsidRDefault="00345C4B" w:rsidP="00066C57">
            <w:pPr>
              <w:rPr>
                <w:rFonts w:cs="Arial"/>
              </w:rPr>
            </w:pPr>
            <w:r w:rsidRPr="00C36887">
              <w:rPr>
                <w:rFonts w:cs="Arial"/>
              </w:rPr>
              <w:t>04D5</w:t>
            </w:r>
          </w:p>
        </w:tc>
        <w:tc>
          <w:tcPr>
            <w:tcW w:w="4240" w:type="dxa"/>
            <w:noWrap/>
            <w:hideMark/>
          </w:tcPr>
          <w:p w:rsidR="00345C4B" w:rsidRPr="00C36887" w:rsidRDefault="00345C4B" w:rsidP="00066C57">
            <w:pPr>
              <w:rPr>
                <w:rFonts w:cs="Arial"/>
              </w:rPr>
            </w:pPr>
            <w:r w:rsidRPr="00C36887">
              <w:rPr>
                <w:rFonts w:cs="Arial"/>
              </w:rPr>
              <w:t>ADSP_Y_PCHIME_Freq1_LSB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18</w:t>
            </w:r>
          </w:p>
        </w:tc>
        <w:tc>
          <w:tcPr>
            <w:tcW w:w="895" w:type="dxa"/>
            <w:noWrap/>
            <w:hideMark/>
          </w:tcPr>
          <w:p w:rsidR="00345C4B" w:rsidRPr="00C36887" w:rsidRDefault="00345C4B" w:rsidP="00066C57">
            <w:pPr>
              <w:rPr>
                <w:rFonts w:cs="Arial"/>
              </w:rPr>
            </w:pPr>
            <w:r w:rsidRPr="00C36887">
              <w:rPr>
                <w:rFonts w:cs="Arial"/>
              </w:rPr>
              <w:t>0402</w:t>
            </w:r>
          </w:p>
        </w:tc>
        <w:tc>
          <w:tcPr>
            <w:tcW w:w="4240" w:type="dxa"/>
            <w:noWrap/>
            <w:hideMark/>
          </w:tcPr>
          <w:p w:rsidR="00345C4B" w:rsidRPr="00C36887" w:rsidRDefault="00345C4B" w:rsidP="00066C57">
            <w:pPr>
              <w:rPr>
                <w:rFonts w:cs="Arial"/>
              </w:rPr>
            </w:pPr>
            <w:r w:rsidRPr="00C36887">
              <w:rPr>
                <w:rFonts w:cs="Arial"/>
              </w:rPr>
              <w:t>ADSP_Y_PCHIME_Volume1</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19</w:t>
            </w:r>
          </w:p>
        </w:tc>
        <w:tc>
          <w:tcPr>
            <w:tcW w:w="895" w:type="dxa"/>
            <w:noWrap/>
            <w:hideMark/>
          </w:tcPr>
          <w:p w:rsidR="00345C4B" w:rsidRPr="00C36887" w:rsidRDefault="00345C4B" w:rsidP="00066C57">
            <w:pPr>
              <w:rPr>
                <w:rFonts w:cs="Arial"/>
              </w:rPr>
            </w:pPr>
            <w:r w:rsidRPr="00C36887">
              <w:rPr>
                <w:rFonts w:cs="Arial"/>
              </w:rPr>
              <w:t>07EE</w:t>
            </w:r>
          </w:p>
        </w:tc>
        <w:tc>
          <w:tcPr>
            <w:tcW w:w="4240" w:type="dxa"/>
            <w:noWrap/>
            <w:hideMark/>
          </w:tcPr>
          <w:p w:rsidR="00345C4B" w:rsidRPr="00C36887" w:rsidRDefault="00345C4B" w:rsidP="00066C57">
            <w:pPr>
              <w:rPr>
                <w:rFonts w:cs="Arial"/>
              </w:rPr>
            </w:pPr>
            <w:r w:rsidRPr="00C36887">
              <w:rPr>
                <w:rFonts w:cs="Arial"/>
              </w:rPr>
              <w:t>ADSP_Y_PCHIME_Freq2_MSB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20</w:t>
            </w:r>
          </w:p>
        </w:tc>
        <w:tc>
          <w:tcPr>
            <w:tcW w:w="895" w:type="dxa"/>
            <w:noWrap/>
            <w:hideMark/>
          </w:tcPr>
          <w:p w:rsidR="00345C4B" w:rsidRPr="00C36887" w:rsidRDefault="00345C4B" w:rsidP="00066C57">
            <w:pPr>
              <w:rPr>
                <w:rFonts w:cs="Arial"/>
              </w:rPr>
            </w:pPr>
            <w:r w:rsidRPr="00C36887">
              <w:rPr>
                <w:rFonts w:cs="Arial"/>
              </w:rPr>
              <w:t>03D5</w:t>
            </w:r>
          </w:p>
        </w:tc>
        <w:tc>
          <w:tcPr>
            <w:tcW w:w="4240" w:type="dxa"/>
            <w:noWrap/>
            <w:hideMark/>
          </w:tcPr>
          <w:p w:rsidR="00345C4B" w:rsidRPr="00C36887" w:rsidRDefault="00345C4B" w:rsidP="00066C57">
            <w:pPr>
              <w:rPr>
                <w:rFonts w:cs="Arial"/>
              </w:rPr>
            </w:pPr>
            <w:r w:rsidRPr="00C36887">
              <w:rPr>
                <w:rFonts w:cs="Arial"/>
              </w:rPr>
              <w:t>ADSP_Y_PCHIME_Freq2_LSB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21</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ADSP_Y_PCHIME_Volume2</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22</w:t>
            </w:r>
          </w:p>
        </w:tc>
        <w:tc>
          <w:tcPr>
            <w:tcW w:w="895" w:type="dxa"/>
            <w:noWrap/>
            <w:hideMark/>
          </w:tcPr>
          <w:p w:rsidR="00345C4B" w:rsidRPr="00C36887" w:rsidRDefault="00345C4B" w:rsidP="00066C57">
            <w:pPr>
              <w:rPr>
                <w:rFonts w:cs="Arial"/>
              </w:rPr>
            </w:pPr>
            <w:r w:rsidRPr="00C36887">
              <w:rPr>
                <w:rFonts w:cs="Arial"/>
              </w:rPr>
              <w:t>07FA</w:t>
            </w:r>
          </w:p>
        </w:tc>
        <w:tc>
          <w:tcPr>
            <w:tcW w:w="4240" w:type="dxa"/>
            <w:noWrap/>
            <w:hideMark/>
          </w:tcPr>
          <w:p w:rsidR="00345C4B" w:rsidRPr="00C36887" w:rsidRDefault="00345C4B" w:rsidP="00066C57">
            <w:pPr>
              <w:rPr>
                <w:rFonts w:cs="Arial"/>
              </w:rPr>
            </w:pPr>
            <w:r w:rsidRPr="00C36887">
              <w:rPr>
                <w:rFonts w:cs="Arial"/>
              </w:rPr>
              <w:t>ADSP_Y_PCHIME_Freq3_MSB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23</w:t>
            </w:r>
          </w:p>
        </w:tc>
        <w:tc>
          <w:tcPr>
            <w:tcW w:w="895" w:type="dxa"/>
            <w:noWrap/>
            <w:hideMark/>
          </w:tcPr>
          <w:p w:rsidR="00345C4B" w:rsidRPr="00C36887" w:rsidRDefault="00345C4B" w:rsidP="00066C57">
            <w:pPr>
              <w:rPr>
                <w:rFonts w:cs="Arial"/>
              </w:rPr>
            </w:pPr>
            <w:r w:rsidRPr="00C36887">
              <w:rPr>
                <w:rFonts w:cs="Arial"/>
              </w:rPr>
              <w:t>058E</w:t>
            </w:r>
          </w:p>
        </w:tc>
        <w:tc>
          <w:tcPr>
            <w:tcW w:w="4240" w:type="dxa"/>
            <w:noWrap/>
            <w:hideMark/>
          </w:tcPr>
          <w:p w:rsidR="00345C4B" w:rsidRPr="00C36887" w:rsidRDefault="00345C4B" w:rsidP="00066C57">
            <w:pPr>
              <w:rPr>
                <w:rFonts w:cs="Arial"/>
              </w:rPr>
            </w:pPr>
            <w:r w:rsidRPr="00C36887">
              <w:rPr>
                <w:rFonts w:cs="Arial"/>
              </w:rPr>
              <w:t>ADSP_Y_PCHIME_Freq3_LSB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24</w:t>
            </w:r>
          </w:p>
        </w:tc>
        <w:tc>
          <w:tcPr>
            <w:tcW w:w="895" w:type="dxa"/>
            <w:noWrap/>
            <w:hideMark/>
          </w:tcPr>
          <w:p w:rsidR="00345C4B" w:rsidRPr="00C36887" w:rsidRDefault="00345C4B" w:rsidP="00066C57">
            <w:pPr>
              <w:rPr>
                <w:rFonts w:cs="Arial"/>
              </w:rPr>
            </w:pPr>
            <w:r w:rsidRPr="00C36887">
              <w:rPr>
                <w:rFonts w:cs="Arial"/>
              </w:rPr>
              <w:t>0202</w:t>
            </w:r>
          </w:p>
        </w:tc>
        <w:tc>
          <w:tcPr>
            <w:tcW w:w="4240" w:type="dxa"/>
            <w:noWrap/>
            <w:hideMark/>
          </w:tcPr>
          <w:p w:rsidR="00345C4B" w:rsidRPr="00C36887" w:rsidRDefault="00345C4B" w:rsidP="00066C57">
            <w:pPr>
              <w:rPr>
                <w:rFonts w:cs="Arial"/>
              </w:rPr>
            </w:pPr>
            <w:r w:rsidRPr="00C36887">
              <w:rPr>
                <w:rFonts w:cs="Arial"/>
              </w:rPr>
              <w:t>ADSP_Y_PCHIME_Volume3</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25</w:t>
            </w:r>
          </w:p>
        </w:tc>
        <w:tc>
          <w:tcPr>
            <w:tcW w:w="895" w:type="dxa"/>
            <w:noWrap/>
            <w:hideMark/>
          </w:tcPr>
          <w:p w:rsidR="00345C4B" w:rsidRPr="00C36887" w:rsidRDefault="00345C4B" w:rsidP="00066C57">
            <w:pPr>
              <w:rPr>
                <w:rFonts w:cs="Arial"/>
              </w:rPr>
            </w:pPr>
            <w:r w:rsidRPr="00C36887">
              <w:rPr>
                <w:rFonts w:cs="Arial"/>
              </w:rPr>
              <w:t>07EE</w:t>
            </w:r>
          </w:p>
        </w:tc>
        <w:tc>
          <w:tcPr>
            <w:tcW w:w="4240" w:type="dxa"/>
            <w:noWrap/>
            <w:hideMark/>
          </w:tcPr>
          <w:p w:rsidR="00345C4B" w:rsidRPr="00C36887" w:rsidRDefault="00345C4B" w:rsidP="00066C57">
            <w:pPr>
              <w:rPr>
                <w:rFonts w:cs="Arial"/>
              </w:rPr>
            </w:pPr>
            <w:r w:rsidRPr="00C36887">
              <w:rPr>
                <w:rFonts w:cs="Arial"/>
              </w:rPr>
              <w:t>ADSP_Y_PCHIME_Freq4_MSB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26</w:t>
            </w:r>
          </w:p>
        </w:tc>
        <w:tc>
          <w:tcPr>
            <w:tcW w:w="895" w:type="dxa"/>
            <w:noWrap/>
            <w:hideMark/>
          </w:tcPr>
          <w:p w:rsidR="00345C4B" w:rsidRPr="00C36887" w:rsidRDefault="00345C4B" w:rsidP="00066C57">
            <w:pPr>
              <w:rPr>
                <w:rFonts w:cs="Arial"/>
              </w:rPr>
            </w:pPr>
            <w:r w:rsidRPr="00C36887">
              <w:rPr>
                <w:rFonts w:cs="Arial"/>
              </w:rPr>
              <w:t>03D5</w:t>
            </w:r>
          </w:p>
        </w:tc>
        <w:tc>
          <w:tcPr>
            <w:tcW w:w="4240" w:type="dxa"/>
            <w:noWrap/>
            <w:hideMark/>
          </w:tcPr>
          <w:p w:rsidR="00345C4B" w:rsidRPr="00C36887" w:rsidRDefault="00345C4B" w:rsidP="00066C57">
            <w:pPr>
              <w:rPr>
                <w:rFonts w:cs="Arial"/>
              </w:rPr>
            </w:pPr>
            <w:r w:rsidRPr="00C36887">
              <w:rPr>
                <w:rFonts w:cs="Arial"/>
              </w:rPr>
              <w:t>ADSP_Y_PCHIME_Freq4_LSB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27</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ADSP_Y_PCHIME_Volume4</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28</w:t>
            </w:r>
          </w:p>
        </w:tc>
        <w:tc>
          <w:tcPr>
            <w:tcW w:w="895" w:type="dxa"/>
            <w:noWrap/>
            <w:hideMark/>
          </w:tcPr>
          <w:p w:rsidR="00345C4B" w:rsidRPr="00C36887" w:rsidRDefault="00345C4B" w:rsidP="00066C57">
            <w:pPr>
              <w:rPr>
                <w:rFonts w:cs="Arial"/>
              </w:rPr>
            </w:pPr>
            <w:r w:rsidRPr="00C36887">
              <w:rPr>
                <w:rFonts w:cs="Arial"/>
              </w:rPr>
              <w:t>07EE</w:t>
            </w:r>
          </w:p>
        </w:tc>
        <w:tc>
          <w:tcPr>
            <w:tcW w:w="4240" w:type="dxa"/>
            <w:noWrap/>
            <w:hideMark/>
          </w:tcPr>
          <w:p w:rsidR="00345C4B" w:rsidRPr="00C36887" w:rsidRDefault="00345C4B" w:rsidP="00066C57">
            <w:pPr>
              <w:rPr>
                <w:rFonts w:cs="Arial"/>
              </w:rPr>
            </w:pPr>
            <w:r w:rsidRPr="00C36887">
              <w:rPr>
                <w:rFonts w:cs="Arial"/>
              </w:rPr>
              <w:t>ADSP_Y_PCHIME_Freq5_MSB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29</w:t>
            </w:r>
          </w:p>
        </w:tc>
        <w:tc>
          <w:tcPr>
            <w:tcW w:w="895" w:type="dxa"/>
            <w:noWrap/>
            <w:hideMark/>
          </w:tcPr>
          <w:p w:rsidR="00345C4B" w:rsidRPr="00C36887" w:rsidRDefault="00345C4B" w:rsidP="00066C57">
            <w:pPr>
              <w:rPr>
                <w:rFonts w:cs="Arial"/>
              </w:rPr>
            </w:pPr>
            <w:r w:rsidRPr="00C36887">
              <w:rPr>
                <w:rFonts w:cs="Arial"/>
              </w:rPr>
              <w:t>03D5</w:t>
            </w:r>
          </w:p>
        </w:tc>
        <w:tc>
          <w:tcPr>
            <w:tcW w:w="4240" w:type="dxa"/>
            <w:noWrap/>
            <w:hideMark/>
          </w:tcPr>
          <w:p w:rsidR="00345C4B" w:rsidRPr="00C36887" w:rsidRDefault="00345C4B" w:rsidP="00066C57">
            <w:pPr>
              <w:rPr>
                <w:rFonts w:cs="Arial"/>
              </w:rPr>
            </w:pPr>
            <w:r w:rsidRPr="00C36887">
              <w:rPr>
                <w:rFonts w:cs="Arial"/>
              </w:rPr>
              <w:t>ADSP_Y_PCHIME_Freq5_LSB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30</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ADSP_Y_PCHIME_Volume5</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31</w:t>
            </w:r>
          </w:p>
        </w:tc>
        <w:tc>
          <w:tcPr>
            <w:tcW w:w="895" w:type="dxa"/>
            <w:noWrap/>
            <w:hideMark/>
          </w:tcPr>
          <w:p w:rsidR="00345C4B" w:rsidRPr="00C36887" w:rsidRDefault="00345C4B" w:rsidP="00066C57">
            <w:pPr>
              <w:rPr>
                <w:rFonts w:cs="Arial"/>
              </w:rPr>
            </w:pPr>
            <w:r w:rsidRPr="00C36887">
              <w:rPr>
                <w:rFonts w:cs="Arial"/>
              </w:rPr>
              <w:t>07EE</w:t>
            </w:r>
          </w:p>
        </w:tc>
        <w:tc>
          <w:tcPr>
            <w:tcW w:w="4240" w:type="dxa"/>
            <w:noWrap/>
            <w:hideMark/>
          </w:tcPr>
          <w:p w:rsidR="00345C4B" w:rsidRPr="00C36887" w:rsidRDefault="00345C4B" w:rsidP="00066C57">
            <w:pPr>
              <w:rPr>
                <w:rFonts w:cs="Arial"/>
              </w:rPr>
            </w:pPr>
            <w:r w:rsidRPr="00C36887">
              <w:rPr>
                <w:rFonts w:cs="Arial"/>
              </w:rPr>
              <w:t>ADSP_Y_PCHIME_Freq6_MSB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lastRenderedPageBreak/>
              <w:t>32</w:t>
            </w:r>
          </w:p>
        </w:tc>
        <w:tc>
          <w:tcPr>
            <w:tcW w:w="895" w:type="dxa"/>
            <w:noWrap/>
            <w:hideMark/>
          </w:tcPr>
          <w:p w:rsidR="00345C4B" w:rsidRPr="00C36887" w:rsidRDefault="00345C4B" w:rsidP="00066C57">
            <w:pPr>
              <w:rPr>
                <w:rFonts w:cs="Arial"/>
              </w:rPr>
            </w:pPr>
            <w:r w:rsidRPr="00C36887">
              <w:rPr>
                <w:rFonts w:cs="Arial"/>
              </w:rPr>
              <w:t>03D5</w:t>
            </w:r>
          </w:p>
        </w:tc>
        <w:tc>
          <w:tcPr>
            <w:tcW w:w="4240" w:type="dxa"/>
            <w:noWrap/>
            <w:hideMark/>
          </w:tcPr>
          <w:p w:rsidR="00345C4B" w:rsidRPr="00C36887" w:rsidRDefault="00345C4B" w:rsidP="00066C57">
            <w:pPr>
              <w:rPr>
                <w:rFonts w:cs="Arial"/>
              </w:rPr>
            </w:pPr>
            <w:r w:rsidRPr="00C36887">
              <w:rPr>
                <w:rFonts w:cs="Arial"/>
              </w:rPr>
              <w:t>ADSP_Y_PCHIME_Freq6_LSB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33</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ADSP_Y_PCHIME_Volume6</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34</w:t>
            </w:r>
          </w:p>
        </w:tc>
        <w:tc>
          <w:tcPr>
            <w:tcW w:w="895" w:type="dxa"/>
            <w:noWrap/>
            <w:hideMark/>
          </w:tcPr>
          <w:p w:rsidR="00345C4B" w:rsidRPr="00C36887" w:rsidRDefault="00345C4B" w:rsidP="00066C57">
            <w:pPr>
              <w:rPr>
                <w:rFonts w:cs="Arial"/>
              </w:rPr>
            </w:pPr>
            <w:r w:rsidRPr="00C36887">
              <w:rPr>
                <w:rFonts w:cs="Arial"/>
              </w:rPr>
              <w:t>07EE</w:t>
            </w:r>
          </w:p>
        </w:tc>
        <w:tc>
          <w:tcPr>
            <w:tcW w:w="4240" w:type="dxa"/>
            <w:noWrap/>
            <w:hideMark/>
          </w:tcPr>
          <w:p w:rsidR="00345C4B" w:rsidRPr="00C36887" w:rsidRDefault="00345C4B" w:rsidP="00066C57">
            <w:pPr>
              <w:rPr>
                <w:rFonts w:cs="Arial"/>
              </w:rPr>
            </w:pPr>
            <w:r w:rsidRPr="00C36887">
              <w:rPr>
                <w:rFonts w:cs="Arial"/>
              </w:rPr>
              <w:t>ADSP_Y_PCHIME_Freq7_MSB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35</w:t>
            </w:r>
          </w:p>
        </w:tc>
        <w:tc>
          <w:tcPr>
            <w:tcW w:w="895" w:type="dxa"/>
            <w:noWrap/>
            <w:hideMark/>
          </w:tcPr>
          <w:p w:rsidR="00345C4B" w:rsidRPr="00C36887" w:rsidRDefault="00345C4B" w:rsidP="00066C57">
            <w:pPr>
              <w:rPr>
                <w:rFonts w:cs="Arial"/>
              </w:rPr>
            </w:pPr>
            <w:r w:rsidRPr="00C36887">
              <w:rPr>
                <w:rFonts w:cs="Arial"/>
              </w:rPr>
              <w:t>03D5</w:t>
            </w:r>
          </w:p>
        </w:tc>
        <w:tc>
          <w:tcPr>
            <w:tcW w:w="4240" w:type="dxa"/>
            <w:noWrap/>
            <w:hideMark/>
          </w:tcPr>
          <w:p w:rsidR="00345C4B" w:rsidRPr="00C36887" w:rsidRDefault="00345C4B" w:rsidP="00066C57">
            <w:pPr>
              <w:rPr>
                <w:rFonts w:cs="Arial"/>
              </w:rPr>
            </w:pPr>
            <w:r w:rsidRPr="00C36887">
              <w:rPr>
                <w:rFonts w:cs="Arial"/>
              </w:rPr>
              <w:t>ADSP_Y_PCHIME_Freq7_LSB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36</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ADSP_Y_PCHIME_Volume7</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37</w:t>
            </w:r>
          </w:p>
        </w:tc>
        <w:tc>
          <w:tcPr>
            <w:tcW w:w="895" w:type="dxa"/>
            <w:noWrap/>
            <w:hideMark/>
          </w:tcPr>
          <w:p w:rsidR="00345C4B" w:rsidRPr="00C36887" w:rsidRDefault="00345C4B" w:rsidP="00066C57">
            <w:pPr>
              <w:rPr>
                <w:rFonts w:cs="Arial"/>
              </w:rPr>
            </w:pPr>
            <w:r w:rsidRPr="00C36887">
              <w:rPr>
                <w:rFonts w:cs="Arial"/>
              </w:rPr>
              <w:t>07EE</w:t>
            </w:r>
          </w:p>
        </w:tc>
        <w:tc>
          <w:tcPr>
            <w:tcW w:w="4240" w:type="dxa"/>
            <w:noWrap/>
            <w:hideMark/>
          </w:tcPr>
          <w:p w:rsidR="00345C4B" w:rsidRPr="00C36887" w:rsidRDefault="00345C4B" w:rsidP="00066C57">
            <w:pPr>
              <w:rPr>
                <w:rFonts w:cs="Arial"/>
              </w:rPr>
            </w:pPr>
            <w:r w:rsidRPr="00C36887">
              <w:rPr>
                <w:rFonts w:cs="Arial"/>
              </w:rPr>
              <w:t>ADSP_Y_PCHIME_Freq8_MSB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38</w:t>
            </w:r>
          </w:p>
        </w:tc>
        <w:tc>
          <w:tcPr>
            <w:tcW w:w="895" w:type="dxa"/>
            <w:noWrap/>
            <w:hideMark/>
          </w:tcPr>
          <w:p w:rsidR="00345C4B" w:rsidRPr="00C36887" w:rsidRDefault="00345C4B" w:rsidP="00066C57">
            <w:pPr>
              <w:rPr>
                <w:rFonts w:cs="Arial"/>
              </w:rPr>
            </w:pPr>
            <w:r w:rsidRPr="00C36887">
              <w:rPr>
                <w:rFonts w:cs="Arial"/>
              </w:rPr>
              <w:t>03D5</w:t>
            </w:r>
          </w:p>
        </w:tc>
        <w:tc>
          <w:tcPr>
            <w:tcW w:w="4240" w:type="dxa"/>
            <w:noWrap/>
            <w:hideMark/>
          </w:tcPr>
          <w:p w:rsidR="00345C4B" w:rsidRPr="00C36887" w:rsidRDefault="00345C4B" w:rsidP="00066C57">
            <w:pPr>
              <w:rPr>
                <w:rFonts w:cs="Arial"/>
              </w:rPr>
            </w:pPr>
            <w:r w:rsidRPr="00C36887">
              <w:rPr>
                <w:rFonts w:cs="Arial"/>
              </w:rPr>
              <w:t>ADSP_Y_PCHIME_Freq8_LSB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39</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ADSP_Y_PCHIME_Volume8</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40</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ADSP_Y_PCHIME_Ampli_LFO</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41</w:t>
            </w:r>
          </w:p>
        </w:tc>
        <w:tc>
          <w:tcPr>
            <w:tcW w:w="895" w:type="dxa"/>
            <w:noWrap/>
            <w:hideMark/>
          </w:tcPr>
          <w:p w:rsidR="00345C4B" w:rsidRPr="00C36887" w:rsidRDefault="00345C4B" w:rsidP="00066C57">
            <w:pPr>
              <w:rPr>
                <w:rFonts w:cs="Arial"/>
              </w:rPr>
            </w:pPr>
            <w:r w:rsidRPr="00C36887">
              <w:rPr>
                <w:rFonts w:cs="Arial"/>
              </w:rPr>
              <w:t>07FF</w:t>
            </w:r>
          </w:p>
        </w:tc>
        <w:tc>
          <w:tcPr>
            <w:tcW w:w="4240" w:type="dxa"/>
            <w:noWrap/>
            <w:hideMark/>
          </w:tcPr>
          <w:p w:rsidR="00345C4B" w:rsidRPr="00C36887" w:rsidRDefault="00345C4B" w:rsidP="00066C57">
            <w:pPr>
              <w:rPr>
                <w:rFonts w:cs="Arial"/>
              </w:rPr>
            </w:pPr>
            <w:r w:rsidRPr="00C36887">
              <w:rPr>
                <w:rFonts w:cs="Arial"/>
              </w:rPr>
              <w:t>ADSP_Y_PCHIME_Offset_LFO</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42</w:t>
            </w:r>
          </w:p>
        </w:tc>
        <w:tc>
          <w:tcPr>
            <w:tcW w:w="895" w:type="dxa"/>
            <w:noWrap/>
            <w:hideMark/>
          </w:tcPr>
          <w:p w:rsidR="00345C4B" w:rsidRPr="00C36887" w:rsidRDefault="00345C4B" w:rsidP="00066C57">
            <w:pPr>
              <w:rPr>
                <w:rFonts w:cs="Arial"/>
              </w:rPr>
            </w:pPr>
            <w:r w:rsidRPr="00C36887">
              <w:rPr>
                <w:rFonts w:cs="Arial"/>
              </w:rPr>
              <w:t>0001</w:t>
            </w:r>
          </w:p>
        </w:tc>
        <w:tc>
          <w:tcPr>
            <w:tcW w:w="4240" w:type="dxa"/>
            <w:noWrap/>
            <w:hideMark/>
          </w:tcPr>
          <w:p w:rsidR="00345C4B" w:rsidRPr="00C36887" w:rsidRDefault="00345C4B" w:rsidP="00066C57">
            <w:pPr>
              <w:rPr>
                <w:rFonts w:cs="Arial"/>
              </w:rPr>
            </w:pPr>
            <w:r w:rsidRPr="00C36887">
              <w:rPr>
                <w:rFonts w:cs="Arial"/>
              </w:rPr>
              <w:t>ADSP_Y_PCHIME_Env1_DelayVolume</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43</w:t>
            </w:r>
          </w:p>
        </w:tc>
        <w:tc>
          <w:tcPr>
            <w:tcW w:w="895" w:type="dxa"/>
            <w:noWrap/>
            <w:hideMark/>
          </w:tcPr>
          <w:p w:rsidR="00345C4B" w:rsidRPr="00C36887" w:rsidRDefault="00345C4B" w:rsidP="00066C57">
            <w:pPr>
              <w:rPr>
                <w:rFonts w:cs="Arial"/>
              </w:rPr>
            </w:pPr>
            <w:r w:rsidRPr="00C36887">
              <w:rPr>
                <w:rFonts w:cs="Arial"/>
              </w:rPr>
              <w:t>07FF</w:t>
            </w:r>
          </w:p>
        </w:tc>
        <w:tc>
          <w:tcPr>
            <w:tcW w:w="4240" w:type="dxa"/>
            <w:noWrap/>
            <w:hideMark/>
          </w:tcPr>
          <w:p w:rsidR="00345C4B" w:rsidRPr="00C36887" w:rsidRDefault="00345C4B" w:rsidP="00066C57">
            <w:pPr>
              <w:rPr>
                <w:rFonts w:cs="Arial"/>
              </w:rPr>
            </w:pPr>
            <w:r w:rsidRPr="00C36887">
              <w:rPr>
                <w:rFonts w:cs="Arial"/>
              </w:rPr>
              <w:t>ADSP_Y_PCHIME_Env1_DecayCoef_MSB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44</w:t>
            </w:r>
          </w:p>
        </w:tc>
        <w:tc>
          <w:tcPr>
            <w:tcW w:w="895" w:type="dxa"/>
            <w:noWrap/>
            <w:hideMark/>
          </w:tcPr>
          <w:p w:rsidR="00345C4B" w:rsidRPr="00C36887" w:rsidRDefault="00345C4B" w:rsidP="00066C57">
            <w:pPr>
              <w:rPr>
                <w:rFonts w:cs="Arial"/>
              </w:rPr>
            </w:pPr>
            <w:r w:rsidRPr="00C36887">
              <w:rPr>
                <w:rFonts w:cs="Arial"/>
              </w:rPr>
              <w:t>012C</w:t>
            </w:r>
          </w:p>
        </w:tc>
        <w:tc>
          <w:tcPr>
            <w:tcW w:w="4240" w:type="dxa"/>
            <w:noWrap/>
            <w:hideMark/>
          </w:tcPr>
          <w:p w:rsidR="00345C4B" w:rsidRPr="00C36887" w:rsidRDefault="00345C4B" w:rsidP="00066C57">
            <w:pPr>
              <w:rPr>
                <w:rFonts w:cs="Arial"/>
              </w:rPr>
            </w:pPr>
            <w:r w:rsidRPr="00C36887">
              <w:rPr>
                <w:rFonts w:cs="Arial"/>
              </w:rPr>
              <w:t>ADSP_Y_PCHIME_Env1_DecayCoef_LSB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45</w:t>
            </w:r>
          </w:p>
        </w:tc>
        <w:tc>
          <w:tcPr>
            <w:tcW w:w="895" w:type="dxa"/>
            <w:noWrap/>
            <w:hideMark/>
          </w:tcPr>
          <w:p w:rsidR="00345C4B" w:rsidRPr="00C36887" w:rsidRDefault="00345C4B" w:rsidP="00066C57">
            <w:pPr>
              <w:rPr>
                <w:rFonts w:cs="Arial"/>
              </w:rPr>
            </w:pPr>
            <w:r w:rsidRPr="00C36887">
              <w:rPr>
                <w:rFonts w:cs="Arial"/>
              </w:rPr>
              <w:t>0001</w:t>
            </w:r>
          </w:p>
        </w:tc>
        <w:tc>
          <w:tcPr>
            <w:tcW w:w="4240" w:type="dxa"/>
            <w:noWrap/>
            <w:hideMark/>
          </w:tcPr>
          <w:p w:rsidR="00345C4B" w:rsidRPr="00C36887" w:rsidRDefault="00345C4B" w:rsidP="00066C57">
            <w:pPr>
              <w:rPr>
                <w:rFonts w:cs="Arial"/>
              </w:rPr>
            </w:pPr>
            <w:r w:rsidRPr="00C36887">
              <w:rPr>
                <w:rFonts w:cs="Arial"/>
              </w:rPr>
              <w:t>ADSP_Y_PCHIME_Env2_DelayVolume</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46</w:t>
            </w:r>
          </w:p>
        </w:tc>
        <w:tc>
          <w:tcPr>
            <w:tcW w:w="895" w:type="dxa"/>
            <w:noWrap/>
            <w:hideMark/>
          </w:tcPr>
          <w:p w:rsidR="00345C4B" w:rsidRPr="00C36887" w:rsidRDefault="00345C4B" w:rsidP="00066C57">
            <w:pPr>
              <w:rPr>
                <w:rFonts w:cs="Arial"/>
              </w:rPr>
            </w:pPr>
            <w:r w:rsidRPr="00C36887">
              <w:rPr>
                <w:rFonts w:cs="Arial"/>
              </w:rPr>
              <w:t>07FF</w:t>
            </w:r>
          </w:p>
        </w:tc>
        <w:tc>
          <w:tcPr>
            <w:tcW w:w="4240" w:type="dxa"/>
            <w:noWrap/>
            <w:hideMark/>
          </w:tcPr>
          <w:p w:rsidR="00345C4B" w:rsidRPr="00C36887" w:rsidRDefault="00345C4B" w:rsidP="00066C57">
            <w:pPr>
              <w:rPr>
                <w:rFonts w:cs="Arial"/>
              </w:rPr>
            </w:pPr>
            <w:r w:rsidRPr="00C36887">
              <w:rPr>
                <w:rFonts w:cs="Arial"/>
              </w:rPr>
              <w:t>ADSP_Y_PCHIME_Env2_DecayCoef_MSB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47</w:t>
            </w:r>
          </w:p>
        </w:tc>
        <w:tc>
          <w:tcPr>
            <w:tcW w:w="895" w:type="dxa"/>
            <w:noWrap/>
            <w:hideMark/>
          </w:tcPr>
          <w:p w:rsidR="00345C4B" w:rsidRPr="00C36887" w:rsidRDefault="00345C4B" w:rsidP="00066C57">
            <w:pPr>
              <w:rPr>
                <w:rFonts w:cs="Arial"/>
              </w:rPr>
            </w:pPr>
            <w:r w:rsidRPr="00C36887">
              <w:rPr>
                <w:rFonts w:cs="Arial"/>
              </w:rPr>
              <w:t>012C</w:t>
            </w:r>
          </w:p>
        </w:tc>
        <w:tc>
          <w:tcPr>
            <w:tcW w:w="4240" w:type="dxa"/>
            <w:noWrap/>
            <w:hideMark/>
          </w:tcPr>
          <w:p w:rsidR="00345C4B" w:rsidRPr="00C36887" w:rsidRDefault="00345C4B" w:rsidP="00066C57">
            <w:pPr>
              <w:rPr>
                <w:rFonts w:cs="Arial"/>
              </w:rPr>
            </w:pPr>
            <w:r w:rsidRPr="00C36887">
              <w:rPr>
                <w:rFonts w:cs="Arial"/>
              </w:rPr>
              <w:t>ADSP_Y_PCHIME_Env2_DecayCoef_LSB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48</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ADSP_Y_PCHIME_Env3_DelayVolume</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49</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ADSP_Y_PCHIME_Env3_DecayCoef_MSB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50</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ADSP_Y_PCHIME_Env3_DecayCoef_LSB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51</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ADSP_Y_PCHIME_Env4_DelayVolume</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52</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ADSP_Y_PCHIME_Env4_DecayCoef_MSB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53</w:t>
            </w:r>
          </w:p>
        </w:tc>
        <w:tc>
          <w:tcPr>
            <w:tcW w:w="895" w:type="dxa"/>
            <w:noWrap/>
            <w:hideMark/>
          </w:tcPr>
          <w:p w:rsidR="00345C4B" w:rsidRPr="00C36887" w:rsidRDefault="00345C4B" w:rsidP="00066C57">
            <w:pPr>
              <w:rPr>
                <w:rFonts w:cs="Arial"/>
              </w:rPr>
            </w:pPr>
            <w:r w:rsidRPr="00C36887">
              <w:rPr>
                <w:rFonts w:cs="Arial"/>
              </w:rPr>
              <w:t>0000</w:t>
            </w:r>
          </w:p>
        </w:tc>
        <w:tc>
          <w:tcPr>
            <w:tcW w:w="4240" w:type="dxa"/>
            <w:noWrap/>
            <w:hideMark/>
          </w:tcPr>
          <w:p w:rsidR="00345C4B" w:rsidRPr="00C36887" w:rsidRDefault="00345C4B" w:rsidP="00066C57">
            <w:pPr>
              <w:rPr>
                <w:rFonts w:cs="Arial"/>
              </w:rPr>
            </w:pPr>
            <w:r w:rsidRPr="00C36887">
              <w:rPr>
                <w:rFonts w:cs="Arial"/>
              </w:rPr>
              <w:t>ADSP_Y_PCHIME_Env4_DecayCoef_LSB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54</w:t>
            </w:r>
          </w:p>
        </w:tc>
        <w:tc>
          <w:tcPr>
            <w:tcW w:w="895" w:type="dxa"/>
            <w:noWrap/>
            <w:hideMark/>
          </w:tcPr>
          <w:p w:rsidR="00345C4B" w:rsidRPr="00C36887" w:rsidRDefault="00345C4B" w:rsidP="00066C57">
            <w:pPr>
              <w:rPr>
                <w:rFonts w:cs="Arial"/>
              </w:rPr>
            </w:pPr>
            <w:r w:rsidRPr="00C36887">
              <w:rPr>
                <w:rFonts w:cs="Arial"/>
              </w:rPr>
              <w:t>0400</w:t>
            </w:r>
          </w:p>
        </w:tc>
        <w:tc>
          <w:tcPr>
            <w:tcW w:w="4240" w:type="dxa"/>
            <w:noWrap/>
            <w:hideMark/>
          </w:tcPr>
          <w:p w:rsidR="00345C4B" w:rsidRPr="00C36887" w:rsidRDefault="00345C4B" w:rsidP="00066C57">
            <w:pPr>
              <w:rPr>
                <w:rFonts w:cs="Arial"/>
              </w:rPr>
            </w:pPr>
            <w:r w:rsidRPr="00C36887">
              <w:rPr>
                <w:rFonts w:cs="Arial"/>
              </w:rPr>
              <w:t>ADSP_Y_PCHIME_MasterVolume</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55</w:t>
            </w:r>
          </w:p>
        </w:tc>
        <w:tc>
          <w:tcPr>
            <w:tcW w:w="895" w:type="dxa"/>
            <w:noWrap/>
            <w:hideMark/>
          </w:tcPr>
          <w:p w:rsidR="00345C4B" w:rsidRPr="00C36887" w:rsidRDefault="00345C4B" w:rsidP="00066C57">
            <w:pPr>
              <w:rPr>
                <w:rFonts w:cs="Arial"/>
              </w:rPr>
            </w:pPr>
            <w:r w:rsidRPr="00C36887">
              <w:rPr>
                <w:rFonts w:cs="Arial"/>
              </w:rPr>
              <w:t>075C</w:t>
            </w:r>
          </w:p>
        </w:tc>
        <w:tc>
          <w:tcPr>
            <w:tcW w:w="4240" w:type="dxa"/>
            <w:noWrap/>
            <w:hideMark/>
          </w:tcPr>
          <w:p w:rsidR="00345C4B" w:rsidRPr="00C36887" w:rsidRDefault="00345C4B" w:rsidP="00066C57">
            <w:pPr>
              <w:rPr>
                <w:rFonts w:cs="Arial"/>
              </w:rPr>
            </w:pPr>
            <w:r w:rsidRPr="00C36887">
              <w:rPr>
                <w:rFonts w:cs="Arial"/>
              </w:rPr>
              <w:t>ADSP_Y_PCHIME_Smute_DecayCoef_MSB</w:t>
            </w:r>
          </w:p>
        </w:tc>
      </w:tr>
      <w:tr w:rsidR="00345C4B" w:rsidRPr="00C36887" w:rsidTr="00066C57">
        <w:trPr>
          <w:trHeight w:val="255"/>
          <w:jc w:val="center"/>
        </w:trPr>
        <w:tc>
          <w:tcPr>
            <w:tcW w:w="460" w:type="dxa"/>
            <w:noWrap/>
            <w:hideMark/>
          </w:tcPr>
          <w:p w:rsidR="00345C4B" w:rsidRPr="00C36887" w:rsidRDefault="00345C4B" w:rsidP="00066C57">
            <w:pPr>
              <w:rPr>
                <w:rFonts w:cs="Arial"/>
              </w:rPr>
            </w:pPr>
            <w:r w:rsidRPr="00C36887">
              <w:rPr>
                <w:rFonts w:cs="Arial"/>
              </w:rPr>
              <w:t>56</w:t>
            </w:r>
          </w:p>
        </w:tc>
        <w:tc>
          <w:tcPr>
            <w:tcW w:w="895" w:type="dxa"/>
            <w:noWrap/>
            <w:hideMark/>
          </w:tcPr>
          <w:p w:rsidR="00345C4B" w:rsidRPr="00C36887" w:rsidRDefault="00345C4B" w:rsidP="00066C57">
            <w:pPr>
              <w:rPr>
                <w:rFonts w:cs="Arial"/>
              </w:rPr>
            </w:pPr>
            <w:r w:rsidRPr="00C36887">
              <w:rPr>
                <w:rFonts w:cs="Arial"/>
              </w:rPr>
              <w:t>0201</w:t>
            </w:r>
          </w:p>
        </w:tc>
        <w:tc>
          <w:tcPr>
            <w:tcW w:w="4240" w:type="dxa"/>
            <w:noWrap/>
            <w:hideMark/>
          </w:tcPr>
          <w:p w:rsidR="00345C4B" w:rsidRPr="00C36887" w:rsidRDefault="00345C4B" w:rsidP="00066C57">
            <w:pPr>
              <w:rPr>
                <w:rFonts w:cs="Arial"/>
              </w:rPr>
            </w:pPr>
            <w:r w:rsidRPr="00C36887">
              <w:rPr>
                <w:rFonts w:cs="Arial"/>
              </w:rPr>
              <w:t>ADSP_Y_PCHIME_Smute_DecayCoef_LSB</w:t>
            </w:r>
          </w:p>
        </w:tc>
      </w:tr>
      <w:tr w:rsidR="00345C4B" w:rsidRPr="00C36887" w:rsidTr="00066C57">
        <w:trPr>
          <w:trHeight w:val="70"/>
          <w:jc w:val="center"/>
        </w:trPr>
        <w:tc>
          <w:tcPr>
            <w:tcW w:w="460" w:type="dxa"/>
            <w:noWrap/>
            <w:hideMark/>
          </w:tcPr>
          <w:p w:rsidR="00345C4B" w:rsidRPr="00C36887" w:rsidRDefault="00345C4B" w:rsidP="00066C57">
            <w:pPr>
              <w:rPr>
                <w:rFonts w:cs="Arial"/>
              </w:rPr>
            </w:pPr>
            <w:r w:rsidRPr="00C36887">
              <w:rPr>
                <w:rFonts w:cs="Arial"/>
              </w:rPr>
              <w:t>57</w:t>
            </w:r>
          </w:p>
        </w:tc>
        <w:tc>
          <w:tcPr>
            <w:tcW w:w="895" w:type="dxa"/>
            <w:noWrap/>
            <w:hideMark/>
          </w:tcPr>
          <w:p w:rsidR="00345C4B" w:rsidRPr="00C36887" w:rsidRDefault="00345C4B" w:rsidP="00066C57">
            <w:pPr>
              <w:rPr>
                <w:rFonts w:cs="Arial"/>
              </w:rPr>
            </w:pPr>
            <w:r w:rsidRPr="00C36887">
              <w:rPr>
                <w:rFonts w:cs="Arial"/>
              </w:rPr>
              <w:t>000001</w:t>
            </w:r>
          </w:p>
        </w:tc>
        <w:tc>
          <w:tcPr>
            <w:tcW w:w="4240" w:type="dxa"/>
            <w:noWrap/>
            <w:hideMark/>
          </w:tcPr>
          <w:p w:rsidR="00345C4B" w:rsidRPr="00C36887" w:rsidRDefault="00345C4B" w:rsidP="00066C57">
            <w:pPr>
              <w:rPr>
                <w:rFonts w:cs="Arial"/>
              </w:rPr>
            </w:pPr>
            <w:r w:rsidRPr="00C36887">
              <w:rPr>
                <w:rFonts w:cs="Arial"/>
              </w:rPr>
              <w:t>ADSP_X_PCHIME_ControlStatusReg</w:t>
            </w:r>
          </w:p>
        </w:tc>
      </w:tr>
    </w:tbl>
    <w:p w:rsidR="00345C4B" w:rsidRPr="005D1F8F" w:rsidRDefault="00345C4B" w:rsidP="00345C4B">
      <w:pPr>
        <w:rPr>
          <w:rFonts w:cs="Arial"/>
        </w:rPr>
      </w:pPr>
    </w:p>
    <w:p w:rsidR="00345C4B" w:rsidRDefault="00345C4B" w:rsidP="00345C4B">
      <w:pPr>
        <w:pStyle w:val="Heading4"/>
        <w:numPr>
          <w:ilvl w:val="3"/>
          <w:numId w:val="48"/>
        </w:numPr>
      </w:pPr>
      <w:bookmarkStart w:id="231" w:name="_Toc45277367"/>
      <w:r w:rsidRPr="00B9479B">
        <w:t>AHU-SWR-REQ-165794/B-Polyphonic Chime 10 - Ford DNA Chime D_Non-Critical Alert_Info</w:t>
      </w:r>
      <w:bookmarkEnd w:id="231"/>
    </w:p>
    <w:p w:rsidR="00345C4B" w:rsidRDefault="00345C4B" w:rsidP="00345C4B">
      <w:pPr>
        <w:jc w:val="center"/>
        <w:rPr>
          <w:rFonts w:cs="Arial"/>
        </w:rPr>
      </w:pPr>
      <w:r>
        <w:rPr>
          <w:noProof/>
        </w:rPr>
        <w:drawing>
          <wp:inline distT="0" distB="0" distL="0" distR="0" wp14:anchorId="2B6D3B0A" wp14:editId="187EAA34">
            <wp:extent cx="1050472" cy="921203"/>
            <wp:effectExtent l="0" t="0" r="0" b="0"/>
            <wp:docPr id="37600" name="Picture 15" descr="P_Chime_10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1" name="Picture 15" descr="P_Chime_10_Scope_Total Du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E544FE0" wp14:editId="13892D0E">
            <wp:extent cx="1047750" cy="921203"/>
            <wp:effectExtent l="0" t="0" r="0" b="0"/>
            <wp:docPr id="37601" name="Picture 16" descr="P_Chime_10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2" name="Picture 16" descr="P_Chime_10_FFT Spectrum_Frequency_Zo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0921C0D" wp14:editId="504AC768">
            <wp:extent cx="1412421" cy="921203"/>
            <wp:effectExtent l="0" t="0" r="0" b="0"/>
            <wp:docPr id="37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0" name="Pictur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2421"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493158" w:rsidTr="00066C57">
        <w:trPr>
          <w:trHeight w:val="70"/>
          <w:jc w:val="center"/>
        </w:trPr>
        <w:tc>
          <w:tcPr>
            <w:tcW w:w="460" w:type="dxa"/>
            <w:noWrap/>
            <w:hideMark/>
          </w:tcPr>
          <w:p w:rsidR="00345C4B" w:rsidRPr="00493158" w:rsidRDefault="00345C4B" w:rsidP="00066C57">
            <w:pPr>
              <w:rPr>
                <w:rFonts w:cs="Arial"/>
                <w:b/>
                <w:bCs/>
              </w:rPr>
            </w:pPr>
            <w:r w:rsidRPr="00493158">
              <w:rPr>
                <w:rFonts w:cs="Arial"/>
                <w:b/>
                <w:bCs/>
              </w:rPr>
              <w:t>#</w:t>
            </w:r>
          </w:p>
        </w:tc>
        <w:tc>
          <w:tcPr>
            <w:tcW w:w="906" w:type="dxa"/>
            <w:noWrap/>
            <w:hideMark/>
          </w:tcPr>
          <w:p w:rsidR="00345C4B" w:rsidRPr="00493158" w:rsidRDefault="00345C4B" w:rsidP="00066C57">
            <w:pPr>
              <w:rPr>
                <w:rFonts w:cs="Arial"/>
                <w:b/>
                <w:bCs/>
              </w:rPr>
            </w:pPr>
            <w:r w:rsidRPr="00493158">
              <w:rPr>
                <w:rFonts w:cs="Arial"/>
                <w:b/>
                <w:bCs/>
              </w:rPr>
              <w:t>Hex</w:t>
            </w:r>
          </w:p>
        </w:tc>
        <w:tc>
          <w:tcPr>
            <w:tcW w:w="4240" w:type="dxa"/>
            <w:noWrap/>
            <w:hideMark/>
          </w:tcPr>
          <w:p w:rsidR="00345C4B" w:rsidRPr="00493158" w:rsidRDefault="00345C4B" w:rsidP="00066C57">
            <w:pPr>
              <w:rPr>
                <w:rFonts w:cs="Arial"/>
                <w:b/>
                <w:bCs/>
              </w:rPr>
            </w:pPr>
            <w:r w:rsidRPr="00493158">
              <w:rPr>
                <w:rFonts w:cs="Arial"/>
                <w:b/>
                <w:bCs/>
              </w:rPr>
              <w:t>Parameter</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w:t>
            </w:r>
          </w:p>
        </w:tc>
        <w:tc>
          <w:tcPr>
            <w:tcW w:w="906" w:type="dxa"/>
            <w:noWrap/>
            <w:hideMark/>
          </w:tcPr>
          <w:p w:rsidR="00345C4B" w:rsidRPr="00493158" w:rsidRDefault="00345C4B" w:rsidP="00066C57">
            <w:pPr>
              <w:rPr>
                <w:rFonts w:cs="Arial"/>
              </w:rPr>
            </w:pPr>
            <w:del w:id="232" w:author="Walus, David (D.M.)" w:date="2015-07-06T08:18:00Z">
              <w:r w:rsidRPr="00493158" w:rsidDel="00E33080">
                <w:rPr>
                  <w:rFonts w:cs="Arial"/>
                </w:rPr>
                <w:delText>0002F8</w:delText>
              </w:r>
            </w:del>
            <w:ins w:id="233" w:author="Walus, David (D.M.)" w:date="2015-07-06T08:18:00Z">
              <w:r>
                <w:rPr>
                  <w:rFonts w:cs="Arial"/>
                </w:rPr>
                <w:t>0002BB</w:t>
              </w:r>
            </w:ins>
          </w:p>
        </w:tc>
        <w:tc>
          <w:tcPr>
            <w:tcW w:w="4240" w:type="dxa"/>
            <w:noWrap/>
            <w:hideMark/>
          </w:tcPr>
          <w:p w:rsidR="00345C4B" w:rsidRPr="00493158" w:rsidRDefault="00345C4B" w:rsidP="00066C57">
            <w:pPr>
              <w:rPr>
                <w:rFonts w:cs="Arial"/>
              </w:rPr>
            </w:pPr>
            <w:r w:rsidRPr="00493158">
              <w:rPr>
                <w:rFonts w:cs="Arial"/>
              </w:rPr>
              <w:t>ADSP_X_PCHIME_AngleIncr_LFO</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w:t>
            </w:r>
          </w:p>
        </w:tc>
        <w:tc>
          <w:tcPr>
            <w:tcW w:w="906" w:type="dxa"/>
            <w:noWrap/>
            <w:hideMark/>
          </w:tcPr>
          <w:p w:rsidR="00345C4B" w:rsidRPr="00493158" w:rsidRDefault="00345C4B" w:rsidP="00066C57">
            <w:pPr>
              <w:rPr>
                <w:rFonts w:cs="Arial"/>
              </w:rPr>
            </w:pPr>
            <w:r w:rsidRPr="00493158">
              <w:rPr>
                <w:rFonts w:cs="Arial"/>
              </w:rPr>
              <w:t>000000</w:t>
            </w:r>
          </w:p>
        </w:tc>
        <w:tc>
          <w:tcPr>
            <w:tcW w:w="4240" w:type="dxa"/>
            <w:noWrap/>
            <w:hideMark/>
          </w:tcPr>
          <w:p w:rsidR="00345C4B" w:rsidRPr="00493158" w:rsidRDefault="00345C4B" w:rsidP="00066C57">
            <w:pPr>
              <w:rPr>
                <w:rFonts w:cs="Arial"/>
              </w:rPr>
            </w:pPr>
            <w:r w:rsidRPr="00493158">
              <w:rPr>
                <w:rFonts w:cs="Arial"/>
              </w:rPr>
              <w:t>ADSP_X_PCHIME_Env1_DelaySamples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w:t>
            </w:r>
          </w:p>
        </w:tc>
        <w:tc>
          <w:tcPr>
            <w:tcW w:w="906" w:type="dxa"/>
            <w:noWrap/>
            <w:hideMark/>
          </w:tcPr>
          <w:p w:rsidR="00345C4B" w:rsidRPr="00493158" w:rsidRDefault="00345C4B" w:rsidP="00066C57">
            <w:pPr>
              <w:rPr>
                <w:rFonts w:cs="Arial"/>
              </w:rPr>
            </w:pPr>
            <w:r w:rsidRPr="00493158">
              <w:rPr>
                <w:rFonts w:cs="Arial"/>
              </w:rPr>
              <w:t>011111</w:t>
            </w:r>
          </w:p>
        </w:tc>
        <w:tc>
          <w:tcPr>
            <w:tcW w:w="4240" w:type="dxa"/>
            <w:noWrap/>
            <w:hideMark/>
          </w:tcPr>
          <w:p w:rsidR="00345C4B" w:rsidRPr="00493158" w:rsidRDefault="00345C4B" w:rsidP="00066C57">
            <w:pPr>
              <w:rPr>
                <w:rFonts w:cs="Arial"/>
              </w:rPr>
            </w:pPr>
            <w:r w:rsidRPr="00493158">
              <w:rPr>
                <w:rFonts w:cs="Arial"/>
              </w:rPr>
              <w:t>ADSP_X_PCHIME_Env1_AttackIncr</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w:t>
            </w:r>
          </w:p>
        </w:tc>
        <w:tc>
          <w:tcPr>
            <w:tcW w:w="906" w:type="dxa"/>
            <w:noWrap/>
            <w:hideMark/>
          </w:tcPr>
          <w:p w:rsidR="00345C4B" w:rsidRPr="00493158" w:rsidRDefault="00345C4B" w:rsidP="00066C57">
            <w:pPr>
              <w:rPr>
                <w:rFonts w:cs="Arial"/>
              </w:rPr>
            </w:pPr>
            <w:r w:rsidRPr="00493158">
              <w:rPr>
                <w:rFonts w:cs="Arial"/>
              </w:rPr>
              <w:t>000078</w:t>
            </w:r>
          </w:p>
        </w:tc>
        <w:tc>
          <w:tcPr>
            <w:tcW w:w="4240" w:type="dxa"/>
            <w:noWrap/>
            <w:hideMark/>
          </w:tcPr>
          <w:p w:rsidR="00345C4B" w:rsidRPr="00493158" w:rsidRDefault="00345C4B" w:rsidP="00066C57">
            <w:pPr>
              <w:rPr>
                <w:rFonts w:cs="Arial"/>
              </w:rPr>
            </w:pPr>
            <w:r w:rsidRPr="00493158">
              <w:rPr>
                <w:rFonts w:cs="Arial"/>
              </w:rPr>
              <w:t>ADSP_X_PCHIME_Env1_SustainSamples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w:t>
            </w:r>
          </w:p>
        </w:tc>
        <w:tc>
          <w:tcPr>
            <w:tcW w:w="906" w:type="dxa"/>
            <w:noWrap/>
            <w:hideMark/>
          </w:tcPr>
          <w:p w:rsidR="00345C4B" w:rsidRPr="00493158" w:rsidRDefault="00345C4B" w:rsidP="00066C57">
            <w:pPr>
              <w:rPr>
                <w:rFonts w:cs="Arial"/>
              </w:rPr>
            </w:pPr>
            <w:r w:rsidRPr="00493158">
              <w:rPr>
                <w:rFonts w:cs="Arial"/>
              </w:rPr>
              <w:t>000780</w:t>
            </w:r>
          </w:p>
        </w:tc>
        <w:tc>
          <w:tcPr>
            <w:tcW w:w="4240" w:type="dxa"/>
            <w:noWrap/>
            <w:hideMark/>
          </w:tcPr>
          <w:p w:rsidR="00345C4B" w:rsidRPr="00493158" w:rsidRDefault="00345C4B" w:rsidP="00066C57">
            <w:pPr>
              <w:rPr>
                <w:rFonts w:cs="Arial"/>
              </w:rPr>
            </w:pPr>
            <w:r w:rsidRPr="00493158">
              <w:rPr>
                <w:rFonts w:cs="Arial"/>
              </w:rPr>
              <w:t>ADSP_X_PCHIME_Env2_DelaySamples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6</w:t>
            </w:r>
          </w:p>
        </w:tc>
        <w:tc>
          <w:tcPr>
            <w:tcW w:w="906" w:type="dxa"/>
            <w:noWrap/>
            <w:hideMark/>
          </w:tcPr>
          <w:p w:rsidR="00345C4B" w:rsidRPr="00493158" w:rsidRDefault="00345C4B" w:rsidP="00066C57">
            <w:pPr>
              <w:rPr>
                <w:rFonts w:cs="Arial"/>
              </w:rPr>
            </w:pPr>
            <w:r w:rsidRPr="00493158">
              <w:rPr>
                <w:rFonts w:cs="Arial"/>
              </w:rPr>
              <w:t>011111</w:t>
            </w:r>
          </w:p>
        </w:tc>
        <w:tc>
          <w:tcPr>
            <w:tcW w:w="4240" w:type="dxa"/>
            <w:noWrap/>
            <w:hideMark/>
          </w:tcPr>
          <w:p w:rsidR="00345C4B" w:rsidRPr="00493158" w:rsidRDefault="00345C4B" w:rsidP="00066C57">
            <w:pPr>
              <w:rPr>
                <w:rFonts w:cs="Arial"/>
              </w:rPr>
            </w:pPr>
            <w:r w:rsidRPr="00493158">
              <w:rPr>
                <w:rFonts w:cs="Arial"/>
              </w:rPr>
              <w:t>ADSP_X_PCHIME_Env2_AttackIncr</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7</w:t>
            </w:r>
          </w:p>
        </w:tc>
        <w:tc>
          <w:tcPr>
            <w:tcW w:w="906" w:type="dxa"/>
            <w:noWrap/>
            <w:hideMark/>
          </w:tcPr>
          <w:p w:rsidR="00345C4B" w:rsidRPr="00493158" w:rsidRDefault="00345C4B" w:rsidP="00066C57">
            <w:pPr>
              <w:rPr>
                <w:rFonts w:cs="Arial"/>
              </w:rPr>
            </w:pPr>
            <w:r w:rsidRPr="00493158">
              <w:rPr>
                <w:rFonts w:cs="Arial"/>
              </w:rPr>
              <w:t>000078</w:t>
            </w:r>
          </w:p>
        </w:tc>
        <w:tc>
          <w:tcPr>
            <w:tcW w:w="4240" w:type="dxa"/>
            <w:noWrap/>
            <w:hideMark/>
          </w:tcPr>
          <w:p w:rsidR="00345C4B" w:rsidRPr="00493158" w:rsidRDefault="00345C4B" w:rsidP="00066C57">
            <w:pPr>
              <w:rPr>
                <w:rFonts w:cs="Arial"/>
              </w:rPr>
            </w:pPr>
            <w:r w:rsidRPr="00493158">
              <w:rPr>
                <w:rFonts w:cs="Arial"/>
              </w:rPr>
              <w:t>ADSP_X_PCHIME_Env2_SustainSamples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8</w:t>
            </w:r>
          </w:p>
        </w:tc>
        <w:tc>
          <w:tcPr>
            <w:tcW w:w="906" w:type="dxa"/>
            <w:noWrap/>
            <w:hideMark/>
          </w:tcPr>
          <w:p w:rsidR="00345C4B" w:rsidRPr="00493158" w:rsidRDefault="00345C4B" w:rsidP="00066C57">
            <w:pPr>
              <w:rPr>
                <w:rFonts w:cs="Arial"/>
              </w:rPr>
            </w:pPr>
            <w:r w:rsidRPr="00493158">
              <w:rPr>
                <w:rFonts w:cs="Arial"/>
              </w:rPr>
              <w:t>000E88</w:t>
            </w:r>
          </w:p>
        </w:tc>
        <w:tc>
          <w:tcPr>
            <w:tcW w:w="4240" w:type="dxa"/>
            <w:noWrap/>
            <w:hideMark/>
          </w:tcPr>
          <w:p w:rsidR="00345C4B" w:rsidRPr="00493158" w:rsidRDefault="00345C4B" w:rsidP="00066C57">
            <w:pPr>
              <w:rPr>
                <w:rFonts w:cs="Arial"/>
              </w:rPr>
            </w:pPr>
            <w:r w:rsidRPr="00493158">
              <w:rPr>
                <w:rFonts w:cs="Arial"/>
              </w:rPr>
              <w:t>ADSP_X_PCHIME_Env3_DelaySamples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9</w:t>
            </w:r>
          </w:p>
        </w:tc>
        <w:tc>
          <w:tcPr>
            <w:tcW w:w="906" w:type="dxa"/>
            <w:noWrap/>
            <w:hideMark/>
          </w:tcPr>
          <w:p w:rsidR="00345C4B" w:rsidRPr="00493158" w:rsidRDefault="00345C4B" w:rsidP="00066C57">
            <w:pPr>
              <w:rPr>
                <w:rFonts w:cs="Arial"/>
              </w:rPr>
            </w:pPr>
            <w:r w:rsidRPr="00493158">
              <w:rPr>
                <w:rFonts w:cs="Arial"/>
              </w:rPr>
              <w:t>011111</w:t>
            </w:r>
          </w:p>
        </w:tc>
        <w:tc>
          <w:tcPr>
            <w:tcW w:w="4240" w:type="dxa"/>
            <w:noWrap/>
            <w:hideMark/>
          </w:tcPr>
          <w:p w:rsidR="00345C4B" w:rsidRPr="00493158" w:rsidRDefault="00345C4B" w:rsidP="00066C57">
            <w:pPr>
              <w:rPr>
                <w:rFonts w:cs="Arial"/>
              </w:rPr>
            </w:pPr>
            <w:r w:rsidRPr="00493158">
              <w:rPr>
                <w:rFonts w:cs="Arial"/>
              </w:rPr>
              <w:t>ADSP_X_PCHIME_Env3_AttackIncr</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10</w:t>
            </w:r>
          </w:p>
        </w:tc>
        <w:tc>
          <w:tcPr>
            <w:tcW w:w="906" w:type="dxa"/>
            <w:noWrap/>
            <w:hideMark/>
          </w:tcPr>
          <w:p w:rsidR="00345C4B" w:rsidRPr="00493158" w:rsidRDefault="00345C4B" w:rsidP="00066C57">
            <w:pPr>
              <w:rPr>
                <w:rFonts w:cs="Arial"/>
              </w:rPr>
            </w:pPr>
            <w:r w:rsidRPr="00493158">
              <w:rPr>
                <w:rFonts w:cs="Arial"/>
              </w:rPr>
              <w:t>000078</w:t>
            </w:r>
          </w:p>
        </w:tc>
        <w:tc>
          <w:tcPr>
            <w:tcW w:w="4240" w:type="dxa"/>
            <w:noWrap/>
            <w:hideMark/>
          </w:tcPr>
          <w:p w:rsidR="00345C4B" w:rsidRPr="00493158" w:rsidRDefault="00345C4B" w:rsidP="00066C57">
            <w:pPr>
              <w:rPr>
                <w:rFonts w:cs="Arial"/>
              </w:rPr>
            </w:pPr>
            <w:r w:rsidRPr="00493158">
              <w:rPr>
                <w:rFonts w:cs="Arial"/>
              </w:rPr>
              <w:t>ADSP_X_PCHIME_Env3_SustainSamples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11</w:t>
            </w:r>
          </w:p>
        </w:tc>
        <w:tc>
          <w:tcPr>
            <w:tcW w:w="906" w:type="dxa"/>
            <w:noWrap/>
            <w:hideMark/>
          </w:tcPr>
          <w:p w:rsidR="00345C4B" w:rsidRPr="00493158" w:rsidRDefault="00345C4B" w:rsidP="00066C57">
            <w:pPr>
              <w:rPr>
                <w:rFonts w:cs="Arial"/>
              </w:rPr>
            </w:pPr>
            <w:r w:rsidRPr="00493158">
              <w:rPr>
                <w:rFonts w:cs="Arial"/>
              </w:rPr>
              <w:t>000000</w:t>
            </w:r>
          </w:p>
        </w:tc>
        <w:tc>
          <w:tcPr>
            <w:tcW w:w="4240" w:type="dxa"/>
            <w:noWrap/>
            <w:hideMark/>
          </w:tcPr>
          <w:p w:rsidR="00345C4B" w:rsidRPr="00493158" w:rsidRDefault="00345C4B" w:rsidP="00066C57">
            <w:pPr>
              <w:rPr>
                <w:rFonts w:cs="Arial"/>
              </w:rPr>
            </w:pPr>
            <w:r w:rsidRPr="00493158">
              <w:rPr>
                <w:rFonts w:cs="Arial"/>
              </w:rPr>
              <w:t>ADSP_X_PCHIME_Env4_DelaySamples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lastRenderedPageBreak/>
              <w:t>12</w:t>
            </w:r>
          </w:p>
        </w:tc>
        <w:tc>
          <w:tcPr>
            <w:tcW w:w="906" w:type="dxa"/>
            <w:noWrap/>
            <w:hideMark/>
          </w:tcPr>
          <w:p w:rsidR="00345C4B" w:rsidRPr="00493158" w:rsidRDefault="00345C4B" w:rsidP="00066C57">
            <w:pPr>
              <w:rPr>
                <w:rFonts w:cs="Arial"/>
              </w:rPr>
            </w:pPr>
            <w:r w:rsidRPr="00493158">
              <w:rPr>
                <w:rFonts w:cs="Arial"/>
              </w:rPr>
              <w:t>000000</w:t>
            </w:r>
          </w:p>
        </w:tc>
        <w:tc>
          <w:tcPr>
            <w:tcW w:w="4240" w:type="dxa"/>
            <w:noWrap/>
            <w:hideMark/>
          </w:tcPr>
          <w:p w:rsidR="00345C4B" w:rsidRPr="00493158" w:rsidRDefault="00345C4B" w:rsidP="00066C57">
            <w:pPr>
              <w:rPr>
                <w:rFonts w:cs="Arial"/>
              </w:rPr>
            </w:pPr>
            <w:r w:rsidRPr="00493158">
              <w:rPr>
                <w:rFonts w:cs="Arial"/>
              </w:rPr>
              <w:t>ADSP_X_PCHIME_Env4_AttackIncr</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13</w:t>
            </w:r>
          </w:p>
        </w:tc>
        <w:tc>
          <w:tcPr>
            <w:tcW w:w="906" w:type="dxa"/>
            <w:noWrap/>
            <w:hideMark/>
          </w:tcPr>
          <w:p w:rsidR="00345C4B" w:rsidRPr="00493158" w:rsidRDefault="00345C4B" w:rsidP="00066C57">
            <w:pPr>
              <w:rPr>
                <w:rFonts w:cs="Arial"/>
              </w:rPr>
            </w:pPr>
            <w:r w:rsidRPr="00493158">
              <w:rPr>
                <w:rFonts w:cs="Arial"/>
              </w:rPr>
              <w:t>000000</w:t>
            </w:r>
          </w:p>
        </w:tc>
        <w:tc>
          <w:tcPr>
            <w:tcW w:w="4240" w:type="dxa"/>
            <w:noWrap/>
            <w:hideMark/>
          </w:tcPr>
          <w:p w:rsidR="00345C4B" w:rsidRPr="00493158" w:rsidRDefault="00345C4B" w:rsidP="00066C57">
            <w:pPr>
              <w:rPr>
                <w:rFonts w:cs="Arial"/>
              </w:rPr>
            </w:pPr>
            <w:r w:rsidRPr="00493158">
              <w:rPr>
                <w:rFonts w:cs="Arial"/>
              </w:rPr>
              <w:t>ADSP_X_PCHIME_Env4_SustainSamples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14</w:t>
            </w:r>
          </w:p>
        </w:tc>
        <w:tc>
          <w:tcPr>
            <w:tcW w:w="906" w:type="dxa"/>
            <w:noWrap/>
            <w:hideMark/>
          </w:tcPr>
          <w:p w:rsidR="00345C4B" w:rsidRPr="00493158" w:rsidRDefault="00345C4B" w:rsidP="00066C57">
            <w:pPr>
              <w:rPr>
                <w:rFonts w:cs="Arial"/>
              </w:rPr>
            </w:pPr>
            <w:r w:rsidRPr="00493158">
              <w:rPr>
                <w:rFonts w:cs="Arial"/>
              </w:rPr>
              <w:t>000001</w:t>
            </w:r>
          </w:p>
        </w:tc>
        <w:tc>
          <w:tcPr>
            <w:tcW w:w="4240" w:type="dxa"/>
            <w:noWrap/>
            <w:hideMark/>
          </w:tcPr>
          <w:p w:rsidR="00345C4B" w:rsidRPr="00493158" w:rsidRDefault="00345C4B" w:rsidP="00066C57">
            <w:pPr>
              <w:rPr>
                <w:rFonts w:cs="Arial"/>
              </w:rPr>
            </w:pPr>
            <w:r w:rsidRPr="00493158">
              <w:rPr>
                <w:rFonts w:cs="Arial"/>
              </w:rPr>
              <w:t>ADSP_X_PCHIME_NrRepetitions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15</w:t>
            </w:r>
          </w:p>
        </w:tc>
        <w:tc>
          <w:tcPr>
            <w:tcW w:w="906" w:type="dxa"/>
            <w:noWrap/>
            <w:hideMark/>
          </w:tcPr>
          <w:p w:rsidR="00345C4B" w:rsidRPr="00493158" w:rsidRDefault="00345C4B" w:rsidP="00066C57">
            <w:pPr>
              <w:rPr>
                <w:rFonts w:cs="Arial"/>
              </w:rPr>
            </w:pPr>
            <w:r w:rsidRPr="00493158">
              <w:rPr>
                <w:rFonts w:cs="Arial"/>
              </w:rPr>
              <w:t>004B00</w:t>
            </w:r>
          </w:p>
        </w:tc>
        <w:tc>
          <w:tcPr>
            <w:tcW w:w="4240" w:type="dxa"/>
            <w:noWrap/>
            <w:hideMark/>
          </w:tcPr>
          <w:p w:rsidR="00345C4B" w:rsidRPr="00493158" w:rsidRDefault="00345C4B" w:rsidP="00066C57">
            <w:pPr>
              <w:rPr>
                <w:rFonts w:cs="Arial"/>
              </w:rPr>
            </w:pPr>
            <w:r w:rsidRPr="00493158">
              <w:rPr>
                <w:rFonts w:cs="Arial"/>
              </w:rPr>
              <w:t>ADSP_X_PCHIME_RepeatSamples</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16</w:t>
            </w:r>
          </w:p>
        </w:tc>
        <w:tc>
          <w:tcPr>
            <w:tcW w:w="906" w:type="dxa"/>
            <w:noWrap/>
            <w:hideMark/>
          </w:tcPr>
          <w:p w:rsidR="00345C4B" w:rsidRPr="00493158" w:rsidRDefault="00345C4B" w:rsidP="00066C57">
            <w:pPr>
              <w:rPr>
                <w:rFonts w:cs="Arial"/>
              </w:rPr>
            </w:pPr>
            <w:r w:rsidRPr="00493158">
              <w:rPr>
                <w:rFonts w:cs="Arial"/>
              </w:rPr>
              <w:t>07FC</w:t>
            </w:r>
          </w:p>
        </w:tc>
        <w:tc>
          <w:tcPr>
            <w:tcW w:w="4240" w:type="dxa"/>
            <w:noWrap/>
            <w:hideMark/>
          </w:tcPr>
          <w:p w:rsidR="00345C4B" w:rsidRPr="00493158" w:rsidRDefault="00345C4B" w:rsidP="00066C57">
            <w:pPr>
              <w:rPr>
                <w:rFonts w:cs="Arial"/>
              </w:rPr>
            </w:pPr>
            <w:r w:rsidRPr="00493158">
              <w:rPr>
                <w:rFonts w:cs="Arial"/>
              </w:rPr>
              <w:t>ADSP_Y_PCHIME_Freq1_MSB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17</w:t>
            </w:r>
          </w:p>
        </w:tc>
        <w:tc>
          <w:tcPr>
            <w:tcW w:w="906" w:type="dxa"/>
            <w:noWrap/>
            <w:hideMark/>
          </w:tcPr>
          <w:p w:rsidR="00345C4B" w:rsidRPr="00493158" w:rsidRDefault="00345C4B" w:rsidP="00066C57">
            <w:pPr>
              <w:rPr>
                <w:rFonts w:cs="Arial"/>
              </w:rPr>
            </w:pPr>
            <w:r w:rsidRPr="00493158">
              <w:rPr>
                <w:rFonts w:cs="Arial"/>
              </w:rPr>
              <w:t>04D5</w:t>
            </w:r>
          </w:p>
        </w:tc>
        <w:tc>
          <w:tcPr>
            <w:tcW w:w="4240" w:type="dxa"/>
            <w:noWrap/>
            <w:hideMark/>
          </w:tcPr>
          <w:p w:rsidR="00345C4B" w:rsidRPr="00493158" w:rsidRDefault="00345C4B" w:rsidP="00066C57">
            <w:pPr>
              <w:rPr>
                <w:rFonts w:cs="Arial"/>
              </w:rPr>
            </w:pPr>
            <w:r w:rsidRPr="00493158">
              <w:rPr>
                <w:rFonts w:cs="Arial"/>
              </w:rPr>
              <w:t>ADSP_Y_PCHIME_Freq1_LSB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18</w:t>
            </w:r>
          </w:p>
        </w:tc>
        <w:tc>
          <w:tcPr>
            <w:tcW w:w="906" w:type="dxa"/>
            <w:noWrap/>
            <w:hideMark/>
          </w:tcPr>
          <w:p w:rsidR="00345C4B" w:rsidRPr="00493158" w:rsidRDefault="00345C4B" w:rsidP="00066C57">
            <w:pPr>
              <w:rPr>
                <w:rFonts w:cs="Arial"/>
              </w:rPr>
            </w:pPr>
            <w:r w:rsidRPr="00493158">
              <w:rPr>
                <w:rFonts w:cs="Arial"/>
              </w:rPr>
              <w:t>0402</w:t>
            </w:r>
          </w:p>
        </w:tc>
        <w:tc>
          <w:tcPr>
            <w:tcW w:w="4240" w:type="dxa"/>
            <w:noWrap/>
            <w:hideMark/>
          </w:tcPr>
          <w:p w:rsidR="00345C4B" w:rsidRPr="00493158" w:rsidRDefault="00345C4B" w:rsidP="00066C57">
            <w:pPr>
              <w:rPr>
                <w:rFonts w:cs="Arial"/>
              </w:rPr>
            </w:pPr>
            <w:r w:rsidRPr="00493158">
              <w:rPr>
                <w:rFonts w:cs="Arial"/>
              </w:rPr>
              <w:t>ADSP_Y_PCHIME_Volume1</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19</w:t>
            </w:r>
          </w:p>
        </w:tc>
        <w:tc>
          <w:tcPr>
            <w:tcW w:w="906" w:type="dxa"/>
            <w:noWrap/>
            <w:hideMark/>
          </w:tcPr>
          <w:p w:rsidR="00345C4B" w:rsidRPr="00493158" w:rsidRDefault="00345C4B" w:rsidP="00066C57">
            <w:pPr>
              <w:rPr>
                <w:rFonts w:cs="Arial"/>
              </w:rPr>
            </w:pPr>
            <w:r w:rsidRPr="00493158">
              <w:rPr>
                <w:rFonts w:cs="Arial"/>
              </w:rPr>
              <w:t>07EE</w:t>
            </w:r>
          </w:p>
        </w:tc>
        <w:tc>
          <w:tcPr>
            <w:tcW w:w="4240" w:type="dxa"/>
            <w:noWrap/>
            <w:hideMark/>
          </w:tcPr>
          <w:p w:rsidR="00345C4B" w:rsidRPr="00493158" w:rsidRDefault="00345C4B" w:rsidP="00066C57">
            <w:pPr>
              <w:rPr>
                <w:rFonts w:cs="Arial"/>
              </w:rPr>
            </w:pPr>
            <w:r w:rsidRPr="00493158">
              <w:rPr>
                <w:rFonts w:cs="Arial"/>
              </w:rPr>
              <w:t>ADSP_Y_PCHIME_Freq2_MSB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20</w:t>
            </w:r>
          </w:p>
        </w:tc>
        <w:tc>
          <w:tcPr>
            <w:tcW w:w="906" w:type="dxa"/>
            <w:noWrap/>
            <w:hideMark/>
          </w:tcPr>
          <w:p w:rsidR="00345C4B" w:rsidRPr="00493158" w:rsidRDefault="00345C4B" w:rsidP="00066C57">
            <w:pPr>
              <w:rPr>
                <w:rFonts w:cs="Arial"/>
              </w:rPr>
            </w:pPr>
            <w:r w:rsidRPr="00493158">
              <w:rPr>
                <w:rFonts w:cs="Arial"/>
              </w:rPr>
              <w:t>03D5</w:t>
            </w:r>
          </w:p>
        </w:tc>
        <w:tc>
          <w:tcPr>
            <w:tcW w:w="4240" w:type="dxa"/>
            <w:noWrap/>
            <w:hideMark/>
          </w:tcPr>
          <w:p w:rsidR="00345C4B" w:rsidRPr="00493158" w:rsidRDefault="00345C4B" w:rsidP="00066C57">
            <w:pPr>
              <w:rPr>
                <w:rFonts w:cs="Arial"/>
              </w:rPr>
            </w:pPr>
            <w:r w:rsidRPr="00493158">
              <w:rPr>
                <w:rFonts w:cs="Arial"/>
              </w:rPr>
              <w:t>ADSP_Y_PCHIME_Freq2_LSB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21</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ADSP_Y_PCHIME_Volume2</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22</w:t>
            </w:r>
          </w:p>
        </w:tc>
        <w:tc>
          <w:tcPr>
            <w:tcW w:w="906" w:type="dxa"/>
            <w:noWrap/>
            <w:hideMark/>
          </w:tcPr>
          <w:p w:rsidR="00345C4B" w:rsidRPr="00493158" w:rsidRDefault="00345C4B" w:rsidP="00066C57">
            <w:pPr>
              <w:rPr>
                <w:rFonts w:cs="Arial"/>
              </w:rPr>
            </w:pPr>
            <w:r w:rsidRPr="00493158">
              <w:rPr>
                <w:rFonts w:cs="Arial"/>
              </w:rPr>
              <w:t>07F8</w:t>
            </w:r>
          </w:p>
        </w:tc>
        <w:tc>
          <w:tcPr>
            <w:tcW w:w="4240" w:type="dxa"/>
            <w:noWrap/>
            <w:hideMark/>
          </w:tcPr>
          <w:p w:rsidR="00345C4B" w:rsidRPr="00493158" w:rsidRDefault="00345C4B" w:rsidP="00066C57">
            <w:pPr>
              <w:rPr>
                <w:rFonts w:cs="Arial"/>
              </w:rPr>
            </w:pPr>
            <w:r w:rsidRPr="00493158">
              <w:rPr>
                <w:rFonts w:cs="Arial"/>
              </w:rPr>
              <w:t>ADSP_Y_PCHIME_Freq3_MSB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23</w:t>
            </w:r>
          </w:p>
        </w:tc>
        <w:tc>
          <w:tcPr>
            <w:tcW w:w="906" w:type="dxa"/>
            <w:noWrap/>
            <w:hideMark/>
          </w:tcPr>
          <w:p w:rsidR="00345C4B" w:rsidRPr="00493158" w:rsidRDefault="00345C4B" w:rsidP="00066C57">
            <w:pPr>
              <w:rPr>
                <w:rFonts w:cs="Arial"/>
              </w:rPr>
            </w:pPr>
            <w:r w:rsidRPr="00493158">
              <w:rPr>
                <w:rFonts w:cs="Arial"/>
              </w:rPr>
              <w:t>02E4</w:t>
            </w:r>
          </w:p>
        </w:tc>
        <w:tc>
          <w:tcPr>
            <w:tcW w:w="4240" w:type="dxa"/>
            <w:noWrap/>
            <w:hideMark/>
          </w:tcPr>
          <w:p w:rsidR="00345C4B" w:rsidRPr="00493158" w:rsidRDefault="00345C4B" w:rsidP="00066C57">
            <w:pPr>
              <w:rPr>
                <w:rFonts w:cs="Arial"/>
              </w:rPr>
            </w:pPr>
            <w:r w:rsidRPr="00493158">
              <w:rPr>
                <w:rFonts w:cs="Arial"/>
              </w:rPr>
              <w:t>ADSP_Y_PCHIME_Freq3_LSB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24</w:t>
            </w:r>
          </w:p>
        </w:tc>
        <w:tc>
          <w:tcPr>
            <w:tcW w:w="906" w:type="dxa"/>
            <w:noWrap/>
            <w:hideMark/>
          </w:tcPr>
          <w:p w:rsidR="00345C4B" w:rsidRPr="00493158" w:rsidRDefault="00345C4B" w:rsidP="00066C57">
            <w:pPr>
              <w:rPr>
                <w:rFonts w:cs="Arial"/>
              </w:rPr>
            </w:pPr>
            <w:r w:rsidRPr="00493158">
              <w:rPr>
                <w:rFonts w:cs="Arial"/>
              </w:rPr>
              <w:t>0202</w:t>
            </w:r>
          </w:p>
        </w:tc>
        <w:tc>
          <w:tcPr>
            <w:tcW w:w="4240" w:type="dxa"/>
            <w:noWrap/>
            <w:hideMark/>
          </w:tcPr>
          <w:p w:rsidR="00345C4B" w:rsidRPr="00493158" w:rsidRDefault="00345C4B" w:rsidP="00066C57">
            <w:pPr>
              <w:rPr>
                <w:rFonts w:cs="Arial"/>
              </w:rPr>
            </w:pPr>
            <w:r w:rsidRPr="00493158">
              <w:rPr>
                <w:rFonts w:cs="Arial"/>
              </w:rPr>
              <w:t>ADSP_Y_PCHIME_Volume3</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25</w:t>
            </w:r>
          </w:p>
        </w:tc>
        <w:tc>
          <w:tcPr>
            <w:tcW w:w="906" w:type="dxa"/>
            <w:noWrap/>
            <w:hideMark/>
          </w:tcPr>
          <w:p w:rsidR="00345C4B" w:rsidRPr="00493158" w:rsidRDefault="00345C4B" w:rsidP="00066C57">
            <w:pPr>
              <w:rPr>
                <w:rFonts w:cs="Arial"/>
              </w:rPr>
            </w:pPr>
            <w:r w:rsidRPr="00493158">
              <w:rPr>
                <w:rFonts w:cs="Arial"/>
              </w:rPr>
              <w:t>07EE</w:t>
            </w:r>
          </w:p>
        </w:tc>
        <w:tc>
          <w:tcPr>
            <w:tcW w:w="4240" w:type="dxa"/>
            <w:noWrap/>
            <w:hideMark/>
          </w:tcPr>
          <w:p w:rsidR="00345C4B" w:rsidRPr="00493158" w:rsidRDefault="00345C4B" w:rsidP="00066C57">
            <w:pPr>
              <w:rPr>
                <w:rFonts w:cs="Arial"/>
              </w:rPr>
            </w:pPr>
            <w:r w:rsidRPr="00493158">
              <w:rPr>
                <w:rFonts w:cs="Arial"/>
              </w:rPr>
              <w:t>ADSP_Y_PCHIME_Freq4_MSB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26</w:t>
            </w:r>
          </w:p>
        </w:tc>
        <w:tc>
          <w:tcPr>
            <w:tcW w:w="906" w:type="dxa"/>
            <w:noWrap/>
            <w:hideMark/>
          </w:tcPr>
          <w:p w:rsidR="00345C4B" w:rsidRPr="00493158" w:rsidRDefault="00345C4B" w:rsidP="00066C57">
            <w:pPr>
              <w:rPr>
                <w:rFonts w:cs="Arial"/>
              </w:rPr>
            </w:pPr>
            <w:r w:rsidRPr="00493158">
              <w:rPr>
                <w:rFonts w:cs="Arial"/>
              </w:rPr>
              <w:t>03D5</w:t>
            </w:r>
          </w:p>
        </w:tc>
        <w:tc>
          <w:tcPr>
            <w:tcW w:w="4240" w:type="dxa"/>
            <w:noWrap/>
            <w:hideMark/>
          </w:tcPr>
          <w:p w:rsidR="00345C4B" w:rsidRPr="00493158" w:rsidRDefault="00345C4B" w:rsidP="00066C57">
            <w:pPr>
              <w:rPr>
                <w:rFonts w:cs="Arial"/>
              </w:rPr>
            </w:pPr>
            <w:r w:rsidRPr="00493158">
              <w:rPr>
                <w:rFonts w:cs="Arial"/>
              </w:rPr>
              <w:t>ADSP_Y_PCHIME_Freq4_LSB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27</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ADSP_Y_PCHIME_Volume4</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28</w:t>
            </w:r>
          </w:p>
        </w:tc>
        <w:tc>
          <w:tcPr>
            <w:tcW w:w="906" w:type="dxa"/>
            <w:noWrap/>
            <w:hideMark/>
          </w:tcPr>
          <w:p w:rsidR="00345C4B" w:rsidRPr="00493158" w:rsidRDefault="00345C4B" w:rsidP="00066C57">
            <w:pPr>
              <w:rPr>
                <w:rFonts w:cs="Arial"/>
              </w:rPr>
            </w:pPr>
            <w:r w:rsidRPr="00493158">
              <w:rPr>
                <w:rFonts w:cs="Arial"/>
              </w:rPr>
              <w:t>07FA</w:t>
            </w:r>
          </w:p>
        </w:tc>
        <w:tc>
          <w:tcPr>
            <w:tcW w:w="4240" w:type="dxa"/>
            <w:noWrap/>
            <w:hideMark/>
          </w:tcPr>
          <w:p w:rsidR="00345C4B" w:rsidRPr="00493158" w:rsidRDefault="00345C4B" w:rsidP="00066C57">
            <w:pPr>
              <w:rPr>
                <w:rFonts w:cs="Arial"/>
              </w:rPr>
            </w:pPr>
            <w:r w:rsidRPr="00493158">
              <w:rPr>
                <w:rFonts w:cs="Arial"/>
              </w:rPr>
              <w:t>ADSP_Y_PCHIME_Freq5_MSB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29</w:t>
            </w:r>
          </w:p>
        </w:tc>
        <w:tc>
          <w:tcPr>
            <w:tcW w:w="906" w:type="dxa"/>
            <w:noWrap/>
            <w:hideMark/>
          </w:tcPr>
          <w:p w:rsidR="00345C4B" w:rsidRPr="00493158" w:rsidRDefault="00345C4B" w:rsidP="00066C57">
            <w:pPr>
              <w:rPr>
                <w:rFonts w:cs="Arial"/>
              </w:rPr>
            </w:pPr>
            <w:r w:rsidRPr="00493158">
              <w:rPr>
                <w:rFonts w:cs="Arial"/>
              </w:rPr>
              <w:t>058E</w:t>
            </w:r>
          </w:p>
        </w:tc>
        <w:tc>
          <w:tcPr>
            <w:tcW w:w="4240" w:type="dxa"/>
            <w:noWrap/>
            <w:hideMark/>
          </w:tcPr>
          <w:p w:rsidR="00345C4B" w:rsidRPr="00493158" w:rsidRDefault="00345C4B" w:rsidP="00066C57">
            <w:pPr>
              <w:rPr>
                <w:rFonts w:cs="Arial"/>
              </w:rPr>
            </w:pPr>
            <w:r w:rsidRPr="00493158">
              <w:rPr>
                <w:rFonts w:cs="Arial"/>
              </w:rPr>
              <w:t>ADSP_Y_PCHIME_Freq5_LSB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30</w:t>
            </w:r>
          </w:p>
        </w:tc>
        <w:tc>
          <w:tcPr>
            <w:tcW w:w="906" w:type="dxa"/>
            <w:noWrap/>
            <w:hideMark/>
          </w:tcPr>
          <w:p w:rsidR="00345C4B" w:rsidRPr="00493158" w:rsidRDefault="00345C4B" w:rsidP="00066C57">
            <w:pPr>
              <w:rPr>
                <w:rFonts w:cs="Arial"/>
              </w:rPr>
            </w:pPr>
            <w:r w:rsidRPr="00493158">
              <w:rPr>
                <w:rFonts w:cs="Arial"/>
              </w:rPr>
              <w:t>0202</w:t>
            </w:r>
          </w:p>
        </w:tc>
        <w:tc>
          <w:tcPr>
            <w:tcW w:w="4240" w:type="dxa"/>
            <w:noWrap/>
            <w:hideMark/>
          </w:tcPr>
          <w:p w:rsidR="00345C4B" w:rsidRPr="00493158" w:rsidRDefault="00345C4B" w:rsidP="00066C57">
            <w:pPr>
              <w:rPr>
                <w:rFonts w:cs="Arial"/>
              </w:rPr>
            </w:pPr>
            <w:r w:rsidRPr="00493158">
              <w:rPr>
                <w:rFonts w:cs="Arial"/>
              </w:rPr>
              <w:t>ADSP_Y_PCHIME_Volume5</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31</w:t>
            </w:r>
          </w:p>
        </w:tc>
        <w:tc>
          <w:tcPr>
            <w:tcW w:w="906" w:type="dxa"/>
            <w:noWrap/>
            <w:hideMark/>
          </w:tcPr>
          <w:p w:rsidR="00345C4B" w:rsidRPr="00493158" w:rsidRDefault="00345C4B" w:rsidP="00066C57">
            <w:pPr>
              <w:rPr>
                <w:rFonts w:cs="Arial"/>
              </w:rPr>
            </w:pPr>
            <w:r w:rsidRPr="00493158">
              <w:rPr>
                <w:rFonts w:cs="Arial"/>
              </w:rPr>
              <w:t>07EE</w:t>
            </w:r>
          </w:p>
        </w:tc>
        <w:tc>
          <w:tcPr>
            <w:tcW w:w="4240" w:type="dxa"/>
            <w:noWrap/>
            <w:hideMark/>
          </w:tcPr>
          <w:p w:rsidR="00345C4B" w:rsidRPr="00493158" w:rsidRDefault="00345C4B" w:rsidP="00066C57">
            <w:pPr>
              <w:rPr>
                <w:rFonts w:cs="Arial"/>
              </w:rPr>
            </w:pPr>
            <w:r w:rsidRPr="00493158">
              <w:rPr>
                <w:rFonts w:cs="Arial"/>
              </w:rPr>
              <w:t>ADSP_Y_PCHIME_Freq6_MSB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32</w:t>
            </w:r>
          </w:p>
        </w:tc>
        <w:tc>
          <w:tcPr>
            <w:tcW w:w="906" w:type="dxa"/>
            <w:noWrap/>
            <w:hideMark/>
          </w:tcPr>
          <w:p w:rsidR="00345C4B" w:rsidRPr="00493158" w:rsidRDefault="00345C4B" w:rsidP="00066C57">
            <w:pPr>
              <w:rPr>
                <w:rFonts w:cs="Arial"/>
              </w:rPr>
            </w:pPr>
            <w:r w:rsidRPr="00493158">
              <w:rPr>
                <w:rFonts w:cs="Arial"/>
              </w:rPr>
              <w:t>03D5</w:t>
            </w:r>
          </w:p>
        </w:tc>
        <w:tc>
          <w:tcPr>
            <w:tcW w:w="4240" w:type="dxa"/>
            <w:noWrap/>
            <w:hideMark/>
          </w:tcPr>
          <w:p w:rsidR="00345C4B" w:rsidRPr="00493158" w:rsidRDefault="00345C4B" w:rsidP="00066C57">
            <w:pPr>
              <w:rPr>
                <w:rFonts w:cs="Arial"/>
              </w:rPr>
            </w:pPr>
            <w:r w:rsidRPr="00493158">
              <w:rPr>
                <w:rFonts w:cs="Arial"/>
              </w:rPr>
              <w:t>ADSP_Y_PCHIME_Freq6_LSB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33</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ADSP_Y_PCHIME_Volume6</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34</w:t>
            </w:r>
          </w:p>
        </w:tc>
        <w:tc>
          <w:tcPr>
            <w:tcW w:w="906" w:type="dxa"/>
            <w:noWrap/>
            <w:hideMark/>
          </w:tcPr>
          <w:p w:rsidR="00345C4B" w:rsidRPr="00493158" w:rsidRDefault="00345C4B" w:rsidP="00066C57">
            <w:pPr>
              <w:rPr>
                <w:rFonts w:cs="Arial"/>
              </w:rPr>
            </w:pPr>
            <w:r w:rsidRPr="00493158">
              <w:rPr>
                <w:rFonts w:cs="Arial"/>
              </w:rPr>
              <w:t>07EE</w:t>
            </w:r>
          </w:p>
        </w:tc>
        <w:tc>
          <w:tcPr>
            <w:tcW w:w="4240" w:type="dxa"/>
            <w:noWrap/>
            <w:hideMark/>
          </w:tcPr>
          <w:p w:rsidR="00345C4B" w:rsidRPr="00493158" w:rsidRDefault="00345C4B" w:rsidP="00066C57">
            <w:pPr>
              <w:rPr>
                <w:rFonts w:cs="Arial"/>
              </w:rPr>
            </w:pPr>
            <w:r w:rsidRPr="00493158">
              <w:rPr>
                <w:rFonts w:cs="Arial"/>
              </w:rPr>
              <w:t>ADSP_Y_PCHIME_Freq7_MSB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35</w:t>
            </w:r>
          </w:p>
        </w:tc>
        <w:tc>
          <w:tcPr>
            <w:tcW w:w="906" w:type="dxa"/>
            <w:noWrap/>
            <w:hideMark/>
          </w:tcPr>
          <w:p w:rsidR="00345C4B" w:rsidRPr="00493158" w:rsidRDefault="00345C4B" w:rsidP="00066C57">
            <w:pPr>
              <w:rPr>
                <w:rFonts w:cs="Arial"/>
              </w:rPr>
            </w:pPr>
            <w:r w:rsidRPr="00493158">
              <w:rPr>
                <w:rFonts w:cs="Arial"/>
              </w:rPr>
              <w:t>03D5</w:t>
            </w:r>
          </w:p>
        </w:tc>
        <w:tc>
          <w:tcPr>
            <w:tcW w:w="4240" w:type="dxa"/>
            <w:noWrap/>
            <w:hideMark/>
          </w:tcPr>
          <w:p w:rsidR="00345C4B" w:rsidRPr="00493158" w:rsidRDefault="00345C4B" w:rsidP="00066C57">
            <w:pPr>
              <w:rPr>
                <w:rFonts w:cs="Arial"/>
              </w:rPr>
            </w:pPr>
            <w:r w:rsidRPr="00493158">
              <w:rPr>
                <w:rFonts w:cs="Arial"/>
              </w:rPr>
              <w:t>ADSP_Y_PCHIME_Freq7_LSB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36</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ADSP_Y_PCHIME_Volume7</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37</w:t>
            </w:r>
          </w:p>
        </w:tc>
        <w:tc>
          <w:tcPr>
            <w:tcW w:w="906" w:type="dxa"/>
            <w:noWrap/>
            <w:hideMark/>
          </w:tcPr>
          <w:p w:rsidR="00345C4B" w:rsidRPr="00493158" w:rsidRDefault="00345C4B" w:rsidP="00066C57">
            <w:pPr>
              <w:rPr>
                <w:rFonts w:cs="Arial"/>
              </w:rPr>
            </w:pPr>
            <w:r w:rsidRPr="00493158">
              <w:rPr>
                <w:rFonts w:cs="Arial"/>
              </w:rPr>
              <w:t>07EE</w:t>
            </w:r>
          </w:p>
        </w:tc>
        <w:tc>
          <w:tcPr>
            <w:tcW w:w="4240" w:type="dxa"/>
            <w:noWrap/>
            <w:hideMark/>
          </w:tcPr>
          <w:p w:rsidR="00345C4B" w:rsidRPr="00493158" w:rsidRDefault="00345C4B" w:rsidP="00066C57">
            <w:pPr>
              <w:rPr>
                <w:rFonts w:cs="Arial"/>
              </w:rPr>
            </w:pPr>
            <w:r w:rsidRPr="00493158">
              <w:rPr>
                <w:rFonts w:cs="Arial"/>
              </w:rPr>
              <w:t>ADSP_Y_PCHIME_Freq8_MSB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38</w:t>
            </w:r>
          </w:p>
        </w:tc>
        <w:tc>
          <w:tcPr>
            <w:tcW w:w="906" w:type="dxa"/>
            <w:noWrap/>
            <w:hideMark/>
          </w:tcPr>
          <w:p w:rsidR="00345C4B" w:rsidRPr="00493158" w:rsidRDefault="00345C4B" w:rsidP="00066C57">
            <w:pPr>
              <w:rPr>
                <w:rFonts w:cs="Arial"/>
              </w:rPr>
            </w:pPr>
            <w:r w:rsidRPr="00493158">
              <w:rPr>
                <w:rFonts w:cs="Arial"/>
              </w:rPr>
              <w:t>03D5</w:t>
            </w:r>
          </w:p>
        </w:tc>
        <w:tc>
          <w:tcPr>
            <w:tcW w:w="4240" w:type="dxa"/>
            <w:noWrap/>
            <w:hideMark/>
          </w:tcPr>
          <w:p w:rsidR="00345C4B" w:rsidRPr="00493158" w:rsidRDefault="00345C4B" w:rsidP="00066C57">
            <w:pPr>
              <w:rPr>
                <w:rFonts w:cs="Arial"/>
              </w:rPr>
            </w:pPr>
            <w:r w:rsidRPr="00493158">
              <w:rPr>
                <w:rFonts w:cs="Arial"/>
              </w:rPr>
              <w:t>ADSP_Y_PCHIME_Freq8_LSB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39</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ADSP_Y_PCHIME_Volume8</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40</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ADSP_Y_PCHIME_Ampli_LFO</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41</w:t>
            </w:r>
          </w:p>
        </w:tc>
        <w:tc>
          <w:tcPr>
            <w:tcW w:w="906" w:type="dxa"/>
            <w:noWrap/>
            <w:hideMark/>
          </w:tcPr>
          <w:p w:rsidR="00345C4B" w:rsidRPr="00493158" w:rsidRDefault="00345C4B" w:rsidP="00066C57">
            <w:pPr>
              <w:rPr>
                <w:rFonts w:cs="Arial"/>
              </w:rPr>
            </w:pPr>
            <w:r w:rsidRPr="00493158">
              <w:rPr>
                <w:rFonts w:cs="Arial"/>
              </w:rPr>
              <w:t>07FF</w:t>
            </w:r>
          </w:p>
        </w:tc>
        <w:tc>
          <w:tcPr>
            <w:tcW w:w="4240" w:type="dxa"/>
            <w:noWrap/>
            <w:hideMark/>
          </w:tcPr>
          <w:p w:rsidR="00345C4B" w:rsidRPr="00493158" w:rsidRDefault="00345C4B" w:rsidP="00066C57">
            <w:pPr>
              <w:rPr>
                <w:rFonts w:cs="Arial"/>
              </w:rPr>
            </w:pPr>
            <w:r w:rsidRPr="00493158">
              <w:rPr>
                <w:rFonts w:cs="Arial"/>
              </w:rPr>
              <w:t>ADSP_Y_PCHIME_Offset_LFO</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42</w:t>
            </w:r>
          </w:p>
        </w:tc>
        <w:tc>
          <w:tcPr>
            <w:tcW w:w="906" w:type="dxa"/>
            <w:noWrap/>
            <w:hideMark/>
          </w:tcPr>
          <w:p w:rsidR="00345C4B" w:rsidRPr="00493158" w:rsidRDefault="00345C4B" w:rsidP="00066C57">
            <w:pPr>
              <w:rPr>
                <w:rFonts w:cs="Arial"/>
              </w:rPr>
            </w:pPr>
            <w:r w:rsidRPr="00493158">
              <w:rPr>
                <w:rFonts w:cs="Arial"/>
              </w:rPr>
              <w:t>0001</w:t>
            </w:r>
          </w:p>
        </w:tc>
        <w:tc>
          <w:tcPr>
            <w:tcW w:w="4240" w:type="dxa"/>
            <w:noWrap/>
            <w:hideMark/>
          </w:tcPr>
          <w:p w:rsidR="00345C4B" w:rsidRPr="00493158" w:rsidRDefault="00345C4B" w:rsidP="00066C57">
            <w:pPr>
              <w:rPr>
                <w:rFonts w:cs="Arial"/>
              </w:rPr>
            </w:pPr>
            <w:r w:rsidRPr="00493158">
              <w:rPr>
                <w:rFonts w:cs="Arial"/>
              </w:rPr>
              <w:t>ADSP_Y_PCHIME_Env1_DelayVolume</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43</w:t>
            </w:r>
          </w:p>
        </w:tc>
        <w:tc>
          <w:tcPr>
            <w:tcW w:w="906" w:type="dxa"/>
            <w:noWrap/>
            <w:hideMark/>
          </w:tcPr>
          <w:p w:rsidR="00345C4B" w:rsidRPr="00493158" w:rsidRDefault="00345C4B" w:rsidP="00066C57">
            <w:pPr>
              <w:rPr>
                <w:rFonts w:cs="Arial"/>
              </w:rPr>
            </w:pPr>
            <w:r w:rsidRPr="00493158">
              <w:rPr>
                <w:rFonts w:cs="Arial"/>
              </w:rPr>
              <w:t>07FF</w:t>
            </w:r>
          </w:p>
        </w:tc>
        <w:tc>
          <w:tcPr>
            <w:tcW w:w="4240" w:type="dxa"/>
            <w:noWrap/>
            <w:hideMark/>
          </w:tcPr>
          <w:p w:rsidR="00345C4B" w:rsidRPr="00493158" w:rsidRDefault="00345C4B" w:rsidP="00066C57">
            <w:pPr>
              <w:rPr>
                <w:rFonts w:cs="Arial"/>
              </w:rPr>
            </w:pPr>
            <w:r w:rsidRPr="00493158">
              <w:rPr>
                <w:rFonts w:cs="Arial"/>
              </w:rPr>
              <w:t>ADSP_Y_PCHIME_Env1_DecayCoef_MSB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44</w:t>
            </w:r>
          </w:p>
        </w:tc>
        <w:tc>
          <w:tcPr>
            <w:tcW w:w="906" w:type="dxa"/>
            <w:noWrap/>
            <w:hideMark/>
          </w:tcPr>
          <w:p w:rsidR="00345C4B" w:rsidRPr="00493158" w:rsidRDefault="00345C4B" w:rsidP="00066C57">
            <w:pPr>
              <w:rPr>
                <w:rFonts w:cs="Arial"/>
              </w:rPr>
            </w:pPr>
            <w:r w:rsidRPr="00493158">
              <w:rPr>
                <w:rFonts w:cs="Arial"/>
              </w:rPr>
              <w:t>012C</w:t>
            </w:r>
          </w:p>
        </w:tc>
        <w:tc>
          <w:tcPr>
            <w:tcW w:w="4240" w:type="dxa"/>
            <w:noWrap/>
            <w:hideMark/>
          </w:tcPr>
          <w:p w:rsidR="00345C4B" w:rsidRPr="00493158" w:rsidRDefault="00345C4B" w:rsidP="00066C57">
            <w:pPr>
              <w:rPr>
                <w:rFonts w:cs="Arial"/>
              </w:rPr>
            </w:pPr>
            <w:r w:rsidRPr="00493158">
              <w:rPr>
                <w:rFonts w:cs="Arial"/>
              </w:rPr>
              <w:t>ADSP_Y_PCHIME_Env1_DecayCoef_LSB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45</w:t>
            </w:r>
          </w:p>
        </w:tc>
        <w:tc>
          <w:tcPr>
            <w:tcW w:w="906" w:type="dxa"/>
            <w:noWrap/>
            <w:hideMark/>
          </w:tcPr>
          <w:p w:rsidR="00345C4B" w:rsidRPr="00493158" w:rsidRDefault="00345C4B" w:rsidP="00066C57">
            <w:pPr>
              <w:rPr>
                <w:rFonts w:cs="Arial"/>
              </w:rPr>
            </w:pPr>
            <w:r w:rsidRPr="00493158">
              <w:rPr>
                <w:rFonts w:cs="Arial"/>
              </w:rPr>
              <w:t>0001</w:t>
            </w:r>
          </w:p>
        </w:tc>
        <w:tc>
          <w:tcPr>
            <w:tcW w:w="4240" w:type="dxa"/>
            <w:noWrap/>
            <w:hideMark/>
          </w:tcPr>
          <w:p w:rsidR="00345C4B" w:rsidRPr="00493158" w:rsidRDefault="00345C4B" w:rsidP="00066C57">
            <w:pPr>
              <w:rPr>
                <w:rFonts w:cs="Arial"/>
              </w:rPr>
            </w:pPr>
            <w:r w:rsidRPr="00493158">
              <w:rPr>
                <w:rFonts w:cs="Arial"/>
              </w:rPr>
              <w:t>ADSP_Y_PCHIME_Env2_DelayVolume</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46</w:t>
            </w:r>
          </w:p>
        </w:tc>
        <w:tc>
          <w:tcPr>
            <w:tcW w:w="906" w:type="dxa"/>
            <w:noWrap/>
            <w:hideMark/>
          </w:tcPr>
          <w:p w:rsidR="00345C4B" w:rsidRPr="00493158" w:rsidRDefault="00345C4B" w:rsidP="00066C57">
            <w:pPr>
              <w:rPr>
                <w:rFonts w:cs="Arial"/>
              </w:rPr>
            </w:pPr>
            <w:r w:rsidRPr="00493158">
              <w:rPr>
                <w:rFonts w:cs="Arial"/>
              </w:rPr>
              <w:t>07FF</w:t>
            </w:r>
          </w:p>
        </w:tc>
        <w:tc>
          <w:tcPr>
            <w:tcW w:w="4240" w:type="dxa"/>
            <w:noWrap/>
            <w:hideMark/>
          </w:tcPr>
          <w:p w:rsidR="00345C4B" w:rsidRPr="00493158" w:rsidRDefault="00345C4B" w:rsidP="00066C57">
            <w:pPr>
              <w:rPr>
                <w:rFonts w:cs="Arial"/>
              </w:rPr>
            </w:pPr>
            <w:r w:rsidRPr="00493158">
              <w:rPr>
                <w:rFonts w:cs="Arial"/>
              </w:rPr>
              <w:t>ADSP_Y_PCHIME_Env2_DecayCoef_MSB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47</w:t>
            </w:r>
          </w:p>
        </w:tc>
        <w:tc>
          <w:tcPr>
            <w:tcW w:w="906" w:type="dxa"/>
            <w:noWrap/>
            <w:hideMark/>
          </w:tcPr>
          <w:p w:rsidR="00345C4B" w:rsidRPr="00493158" w:rsidRDefault="00345C4B" w:rsidP="00066C57">
            <w:pPr>
              <w:rPr>
                <w:rFonts w:cs="Arial"/>
              </w:rPr>
            </w:pPr>
            <w:r w:rsidRPr="00493158">
              <w:rPr>
                <w:rFonts w:cs="Arial"/>
              </w:rPr>
              <w:t>012C</w:t>
            </w:r>
          </w:p>
        </w:tc>
        <w:tc>
          <w:tcPr>
            <w:tcW w:w="4240" w:type="dxa"/>
            <w:noWrap/>
            <w:hideMark/>
          </w:tcPr>
          <w:p w:rsidR="00345C4B" w:rsidRPr="00493158" w:rsidRDefault="00345C4B" w:rsidP="00066C57">
            <w:pPr>
              <w:rPr>
                <w:rFonts w:cs="Arial"/>
              </w:rPr>
            </w:pPr>
            <w:r w:rsidRPr="00493158">
              <w:rPr>
                <w:rFonts w:cs="Arial"/>
              </w:rPr>
              <w:t>ADSP_Y_PCHIME_Env2_DecayCoef_LSB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48</w:t>
            </w:r>
          </w:p>
        </w:tc>
        <w:tc>
          <w:tcPr>
            <w:tcW w:w="906" w:type="dxa"/>
            <w:noWrap/>
            <w:hideMark/>
          </w:tcPr>
          <w:p w:rsidR="00345C4B" w:rsidRPr="00493158" w:rsidRDefault="00345C4B" w:rsidP="00066C57">
            <w:pPr>
              <w:rPr>
                <w:rFonts w:cs="Arial"/>
              </w:rPr>
            </w:pPr>
            <w:r w:rsidRPr="00493158">
              <w:rPr>
                <w:rFonts w:cs="Arial"/>
              </w:rPr>
              <w:t>0001</w:t>
            </w:r>
          </w:p>
        </w:tc>
        <w:tc>
          <w:tcPr>
            <w:tcW w:w="4240" w:type="dxa"/>
            <w:noWrap/>
            <w:hideMark/>
          </w:tcPr>
          <w:p w:rsidR="00345C4B" w:rsidRPr="00493158" w:rsidRDefault="00345C4B" w:rsidP="00066C57">
            <w:pPr>
              <w:rPr>
                <w:rFonts w:cs="Arial"/>
              </w:rPr>
            </w:pPr>
            <w:r w:rsidRPr="00493158">
              <w:rPr>
                <w:rFonts w:cs="Arial"/>
              </w:rPr>
              <w:t>ADSP_Y_PCHIME_Env3_DelayVolume</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49</w:t>
            </w:r>
          </w:p>
        </w:tc>
        <w:tc>
          <w:tcPr>
            <w:tcW w:w="906" w:type="dxa"/>
            <w:noWrap/>
            <w:hideMark/>
          </w:tcPr>
          <w:p w:rsidR="00345C4B" w:rsidRPr="00493158" w:rsidRDefault="00345C4B" w:rsidP="00066C57">
            <w:pPr>
              <w:rPr>
                <w:rFonts w:cs="Arial"/>
              </w:rPr>
            </w:pPr>
            <w:r w:rsidRPr="00493158">
              <w:rPr>
                <w:rFonts w:cs="Arial"/>
              </w:rPr>
              <w:t>07FF</w:t>
            </w:r>
          </w:p>
        </w:tc>
        <w:tc>
          <w:tcPr>
            <w:tcW w:w="4240" w:type="dxa"/>
            <w:noWrap/>
            <w:hideMark/>
          </w:tcPr>
          <w:p w:rsidR="00345C4B" w:rsidRPr="00493158" w:rsidRDefault="00345C4B" w:rsidP="00066C57">
            <w:pPr>
              <w:rPr>
                <w:rFonts w:cs="Arial"/>
              </w:rPr>
            </w:pPr>
            <w:r w:rsidRPr="00493158">
              <w:rPr>
                <w:rFonts w:cs="Arial"/>
              </w:rPr>
              <w:t>ADSP_Y_PCHIME_Env3_DecayCoef_MSB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50</w:t>
            </w:r>
          </w:p>
        </w:tc>
        <w:tc>
          <w:tcPr>
            <w:tcW w:w="906" w:type="dxa"/>
            <w:noWrap/>
            <w:hideMark/>
          </w:tcPr>
          <w:p w:rsidR="00345C4B" w:rsidRPr="00493158" w:rsidRDefault="00345C4B" w:rsidP="00066C57">
            <w:pPr>
              <w:rPr>
                <w:rFonts w:cs="Arial"/>
              </w:rPr>
            </w:pPr>
            <w:r w:rsidRPr="00493158">
              <w:rPr>
                <w:rFonts w:cs="Arial"/>
              </w:rPr>
              <w:t>012C</w:t>
            </w:r>
          </w:p>
        </w:tc>
        <w:tc>
          <w:tcPr>
            <w:tcW w:w="4240" w:type="dxa"/>
            <w:noWrap/>
            <w:hideMark/>
          </w:tcPr>
          <w:p w:rsidR="00345C4B" w:rsidRPr="00493158" w:rsidRDefault="00345C4B" w:rsidP="00066C57">
            <w:pPr>
              <w:rPr>
                <w:rFonts w:cs="Arial"/>
              </w:rPr>
            </w:pPr>
            <w:r w:rsidRPr="00493158">
              <w:rPr>
                <w:rFonts w:cs="Arial"/>
              </w:rPr>
              <w:t>ADSP_Y_PCHIME_Env3_DecayCoef_LSB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51</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ADSP_Y_PCHIME_Env4_DelayVolume</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52</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ADSP_Y_PCHIME_Env4_DecayCoef_MSB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53</w:t>
            </w:r>
          </w:p>
        </w:tc>
        <w:tc>
          <w:tcPr>
            <w:tcW w:w="906" w:type="dxa"/>
            <w:noWrap/>
            <w:hideMark/>
          </w:tcPr>
          <w:p w:rsidR="00345C4B" w:rsidRPr="00493158" w:rsidRDefault="00345C4B" w:rsidP="00066C57">
            <w:pPr>
              <w:rPr>
                <w:rFonts w:cs="Arial"/>
              </w:rPr>
            </w:pPr>
            <w:r w:rsidRPr="00493158">
              <w:rPr>
                <w:rFonts w:cs="Arial"/>
              </w:rPr>
              <w:t>0000</w:t>
            </w:r>
          </w:p>
        </w:tc>
        <w:tc>
          <w:tcPr>
            <w:tcW w:w="4240" w:type="dxa"/>
            <w:noWrap/>
            <w:hideMark/>
          </w:tcPr>
          <w:p w:rsidR="00345C4B" w:rsidRPr="00493158" w:rsidRDefault="00345C4B" w:rsidP="00066C57">
            <w:pPr>
              <w:rPr>
                <w:rFonts w:cs="Arial"/>
              </w:rPr>
            </w:pPr>
            <w:r w:rsidRPr="00493158">
              <w:rPr>
                <w:rFonts w:cs="Arial"/>
              </w:rPr>
              <w:t>ADSP_Y_PCHIME_Env4_DecayCoef_LSB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54</w:t>
            </w:r>
          </w:p>
        </w:tc>
        <w:tc>
          <w:tcPr>
            <w:tcW w:w="906" w:type="dxa"/>
            <w:noWrap/>
            <w:hideMark/>
          </w:tcPr>
          <w:p w:rsidR="00345C4B" w:rsidRPr="00493158" w:rsidRDefault="00345C4B" w:rsidP="00066C57">
            <w:pPr>
              <w:rPr>
                <w:rFonts w:cs="Arial"/>
              </w:rPr>
            </w:pPr>
            <w:r w:rsidRPr="00493158">
              <w:rPr>
                <w:rFonts w:cs="Arial"/>
              </w:rPr>
              <w:t>0400</w:t>
            </w:r>
          </w:p>
        </w:tc>
        <w:tc>
          <w:tcPr>
            <w:tcW w:w="4240" w:type="dxa"/>
            <w:noWrap/>
            <w:hideMark/>
          </w:tcPr>
          <w:p w:rsidR="00345C4B" w:rsidRPr="00493158" w:rsidRDefault="00345C4B" w:rsidP="00066C57">
            <w:pPr>
              <w:rPr>
                <w:rFonts w:cs="Arial"/>
              </w:rPr>
            </w:pPr>
            <w:r w:rsidRPr="00493158">
              <w:rPr>
                <w:rFonts w:cs="Arial"/>
              </w:rPr>
              <w:t>ADSP_Y_PCHIME_MasterVolume</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55</w:t>
            </w:r>
          </w:p>
        </w:tc>
        <w:tc>
          <w:tcPr>
            <w:tcW w:w="906" w:type="dxa"/>
            <w:noWrap/>
            <w:hideMark/>
          </w:tcPr>
          <w:p w:rsidR="00345C4B" w:rsidRPr="00493158" w:rsidRDefault="00345C4B" w:rsidP="00066C57">
            <w:pPr>
              <w:rPr>
                <w:rFonts w:cs="Arial"/>
              </w:rPr>
            </w:pPr>
            <w:r w:rsidRPr="00493158">
              <w:rPr>
                <w:rFonts w:cs="Arial"/>
              </w:rPr>
              <w:t>075C</w:t>
            </w:r>
          </w:p>
        </w:tc>
        <w:tc>
          <w:tcPr>
            <w:tcW w:w="4240" w:type="dxa"/>
            <w:noWrap/>
            <w:hideMark/>
          </w:tcPr>
          <w:p w:rsidR="00345C4B" w:rsidRPr="00493158" w:rsidRDefault="00345C4B" w:rsidP="00066C57">
            <w:pPr>
              <w:rPr>
                <w:rFonts w:cs="Arial"/>
              </w:rPr>
            </w:pPr>
            <w:r w:rsidRPr="00493158">
              <w:rPr>
                <w:rFonts w:cs="Arial"/>
              </w:rPr>
              <w:t>ADSP_Y_PCHIME_Smute_DecayCoef_MSB</w:t>
            </w:r>
          </w:p>
        </w:tc>
      </w:tr>
      <w:tr w:rsidR="00345C4B" w:rsidRPr="00493158" w:rsidTr="00066C57">
        <w:trPr>
          <w:trHeight w:val="255"/>
          <w:jc w:val="center"/>
        </w:trPr>
        <w:tc>
          <w:tcPr>
            <w:tcW w:w="460" w:type="dxa"/>
            <w:noWrap/>
            <w:hideMark/>
          </w:tcPr>
          <w:p w:rsidR="00345C4B" w:rsidRPr="00493158" w:rsidRDefault="00345C4B" w:rsidP="00066C57">
            <w:pPr>
              <w:rPr>
                <w:rFonts w:cs="Arial"/>
              </w:rPr>
            </w:pPr>
            <w:r w:rsidRPr="00493158">
              <w:rPr>
                <w:rFonts w:cs="Arial"/>
              </w:rPr>
              <w:t>56</w:t>
            </w:r>
          </w:p>
        </w:tc>
        <w:tc>
          <w:tcPr>
            <w:tcW w:w="906" w:type="dxa"/>
            <w:noWrap/>
            <w:hideMark/>
          </w:tcPr>
          <w:p w:rsidR="00345C4B" w:rsidRPr="00493158" w:rsidRDefault="00345C4B" w:rsidP="00066C57">
            <w:pPr>
              <w:rPr>
                <w:rFonts w:cs="Arial"/>
              </w:rPr>
            </w:pPr>
            <w:r w:rsidRPr="00493158">
              <w:rPr>
                <w:rFonts w:cs="Arial"/>
              </w:rPr>
              <w:t>0201</w:t>
            </w:r>
          </w:p>
        </w:tc>
        <w:tc>
          <w:tcPr>
            <w:tcW w:w="4240" w:type="dxa"/>
            <w:noWrap/>
            <w:hideMark/>
          </w:tcPr>
          <w:p w:rsidR="00345C4B" w:rsidRPr="00493158" w:rsidRDefault="00345C4B" w:rsidP="00066C57">
            <w:pPr>
              <w:rPr>
                <w:rFonts w:cs="Arial"/>
              </w:rPr>
            </w:pPr>
            <w:r w:rsidRPr="00493158">
              <w:rPr>
                <w:rFonts w:cs="Arial"/>
              </w:rPr>
              <w:t>ADSP_Y_PCHIME_Smute_DecayCoef_LSB</w:t>
            </w:r>
          </w:p>
        </w:tc>
      </w:tr>
      <w:tr w:rsidR="00345C4B" w:rsidRPr="00493158" w:rsidTr="00066C57">
        <w:trPr>
          <w:trHeight w:val="70"/>
          <w:jc w:val="center"/>
        </w:trPr>
        <w:tc>
          <w:tcPr>
            <w:tcW w:w="460" w:type="dxa"/>
            <w:noWrap/>
            <w:hideMark/>
          </w:tcPr>
          <w:p w:rsidR="00345C4B" w:rsidRPr="00493158" w:rsidRDefault="00345C4B" w:rsidP="00066C57">
            <w:pPr>
              <w:rPr>
                <w:rFonts w:cs="Arial"/>
              </w:rPr>
            </w:pPr>
            <w:r w:rsidRPr="00493158">
              <w:rPr>
                <w:rFonts w:cs="Arial"/>
              </w:rPr>
              <w:t>57</w:t>
            </w:r>
          </w:p>
        </w:tc>
        <w:tc>
          <w:tcPr>
            <w:tcW w:w="906" w:type="dxa"/>
            <w:noWrap/>
            <w:hideMark/>
          </w:tcPr>
          <w:p w:rsidR="00345C4B" w:rsidRPr="00493158" w:rsidRDefault="00345C4B" w:rsidP="00066C57">
            <w:pPr>
              <w:rPr>
                <w:rFonts w:cs="Arial"/>
              </w:rPr>
            </w:pPr>
            <w:r w:rsidRPr="00493158">
              <w:rPr>
                <w:rFonts w:cs="Arial"/>
              </w:rPr>
              <w:t>000001</w:t>
            </w:r>
          </w:p>
        </w:tc>
        <w:tc>
          <w:tcPr>
            <w:tcW w:w="4240" w:type="dxa"/>
            <w:noWrap/>
            <w:hideMark/>
          </w:tcPr>
          <w:p w:rsidR="00345C4B" w:rsidRPr="00493158" w:rsidRDefault="00345C4B" w:rsidP="00066C57">
            <w:pPr>
              <w:rPr>
                <w:rFonts w:cs="Arial"/>
              </w:rPr>
            </w:pPr>
            <w:r w:rsidRPr="00493158">
              <w:rPr>
                <w:rFonts w:cs="Arial"/>
              </w:rPr>
              <w:t>ADSP_X_PCHIME_ControlStatusReg</w:t>
            </w:r>
          </w:p>
        </w:tc>
      </w:tr>
    </w:tbl>
    <w:p w:rsidR="00345C4B" w:rsidRPr="008044A0" w:rsidRDefault="00345C4B" w:rsidP="00345C4B">
      <w:pPr>
        <w:rPr>
          <w:rFonts w:cs="Arial"/>
        </w:rPr>
      </w:pPr>
    </w:p>
    <w:p w:rsidR="00345C4B" w:rsidRDefault="00345C4B" w:rsidP="00345C4B">
      <w:pPr>
        <w:pStyle w:val="Heading4"/>
        <w:numPr>
          <w:ilvl w:val="3"/>
          <w:numId w:val="48"/>
        </w:numPr>
      </w:pPr>
      <w:bookmarkStart w:id="234" w:name="_Toc45277368"/>
      <w:r w:rsidRPr="00B9479B">
        <w:lastRenderedPageBreak/>
        <w:t>AHU-SWR-REQ-165795/B-Polyphonic Chime 11 - Ford DNA Chime B_Shortened to 0.5 seconds</w:t>
      </w:r>
      <w:bookmarkEnd w:id="234"/>
    </w:p>
    <w:p w:rsidR="00345C4B" w:rsidRDefault="00345C4B" w:rsidP="00345C4B">
      <w:pPr>
        <w:jc w:val="center"/>
        <w:rPr>
          <w:rFonts w:cs="Arial"/>
        </w:rPr>
      </w:pPr>
      <w:r>
        <w:rPr>
          <w:noProof/>
        </w:rPr>
        <w:drawing>
          <wp:inline distT="0" distB="0" distL="0" distR="0" wp14:anchorId="5FD0D2D2" wp14:editId="6934ADA9">
            <wp:extent cx="1050472" cy="921204"/>
            <wp:effectExtent l="0" t="0" r="0" b="0"/>
            <wp:docPr id="37700" name="Picture 97" descr="P_Chime_11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3" name="Picture 97" descr="P_Chime_11_Scope_Total Dur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24F71166" wp14:editId="35634A33">
            <wp:extent cx="1047750" cy="921204"/>
            <wp:effectExtent l="0" t="0" r="0" b="0"/>
            <wp:docPr id="37701" name="Picture 98" descr="P_Chime_11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 name="Picture 98" descr="P_Chime_11_FFT Spectrum_Frequency_Zo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D225FB1" wp14:editId="6ABDE8FB">
            <wp:extent cx="1421946" cy="921204"/>
            <wp:effectExtent l="0" t="0" r="6985" b="0"/>
            <wp:docPr id="377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 name="Picture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1946"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2A0782" w:rsidTr="00066C57">
        <w:trPr>
          <w:trHeight w:val="70"/>
          <w:jc w:val="center"/>
        </w:trPr>
        <w:tc>
          <w:tcPr>
            <w:tcW w:w="460" w:type="dxa"/>
            <w:noWrap/>
            <w:hideMark/>
          </w:tcPr>
          <w:p w:rsidR="00345C4B" w:rsidRPr="002A0782" w:rsidRDefault="00345C4B" w:rsidP="00066C57">
            <w:pPr>
              <w:rPr>
                <w:rFonts w:cs="Arial"/>
                <w:b/>
                <w:bCs/>
              </w:rPr>
            </w:pPr>
            <w:r w:rsidRPr="002A0782">
              <w:rPr>
                <w:rFonts w:cs="Arial"/>
                <w:b/>
                <w:bCs/>
              </w:rPr>
              <w:t>#</w:t>
            </w:r>
          </w:p>
        </w:tc>
        <w:tc>
          <w:tcPr>
            <w:tcW w:w="895" w:type="dxa"/>
            <w:noWrap/>
            <w:hideMark/>
          </w:tcPr>
          <w:p w:rsidR="00345C4B" w:rsidRPr="002A0782" w:rsidRDefault="00345C4B" w:rsidP="00066C57">
            <w:pPr>
              <w:rPr>
                <w:rFonts w:cs="Arial"/>
                <w:b/>
                <w:bCs/>
              </w:rPr>
            </w:pPr>
            <w:r w:rsidRPr="002A0782">
              <w:rPr>
                <w:rFonts w:cs="Arial"/>
                <w:b/>
                <w:bCs/>
              </w:rPr>
              <w:t>Hex</w:t>
            </w:r>
          </w:p>
        </w:tc>
        <w:tc>
          <w:tcPr>
            <w:tcW w:w="4240" w:type="dxa"/>
            <w:noWrap/>
            <w:hideMark/>
          </w:tcPr>
          <w:p w:rsidR="00345C4B" w:rsidRPr="002A0782" w:rsidRDefault="00345C4B" w:rsidP="00066C57">
            <w:pPr>
              <w:rPr>
                <w:rFonts w:cs="Arial"/>
                <w:b/>
                <w:bCs/>
              </w:rPr>
            </w:pPr>
            <w:r w:rsidRPr="002A0782">
              <w:rPr>
                <w:rFonts w:cs="Arial"/>
                <w:b/>
                <w:bCs/>
              </w:rPr>
              <w:t>Parameter</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w:t>
            </w:r>
          </w:p>
        </w:tc>
        <w:tc>
          <w:tcPr>
            <w:tcW w:w="895" w:type="dxa"/>
            <w:noWrap/>
            <w:hideMark/>
          </w:tcPr>
          <w:p w:rsidR="00345C4B" w:rsidRPr="002A0782" w:rsidRDefault="00345C4B" w:rsidP="00066C57">
            <w:pPr>
              <w:rPr>
                <w:rFonts w:cs="Arial"/>
              </w:rPr>
            </w:pPr>
            <w:del w:id="235" w:author="Walus, David (D.M.)" w:date="2015-07-06T08:20:00Z">
              <w:r w:rsidRPr="002A0782" w:rsidDel="00896683">
                <w:rPr>
                  <w:rFonts w:cs="Arial"/>
                </w:rPr>
                <w:delText>0002F8</w:delText>
              </w:r>
            </w:del>
            <w:ins w:id="236" w:author="Walus, David (D.M.)" w:date="2015-07-06T08:20:00Z">
              <w:r>
                <w:rPr>
                  <w:rFonts w:cs="Arial"/>
                </w:rPr>
                <w:t>0002BB</w:t>
              </w:r>
            </w:ins>
          </w:p>
        </w:tc>
        <w:tc>
          <w:tcPr>
            <w:tcW w:w="4240" w:type="dxa"/>
            <w:noWrap/>
            <w:hideMark/>
          </w:tcPr>
          <w:p w:rsidR="00345C4B" w:rsidRPr="002A0782" w:rsidRDefault="00345C4B" w:rsidP="00066C57">
            <w:pPr>
              <w:rPr>
                <w:rFonts w:cs="Arial"/>
              </w:rPr>
            </w:pPr>
            <w:r w:rsidRPr="002A0782">
              <w:rPr>
                <w:rFonts w:cs="Arial"/>
              </w:rPr>
              <w:t>ADSP_X_PCHIME_AngleIncr_LFO</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w:t>
            </w:r>
          </w:p>
        </w:tc>
        <w:tc>
          <w:tcPr>
            <w:tcW w:w="895" w:type="dxa"/>
            <w:noWrap/>
            <w:hideMark/>
          </w:tcPr>
          <w:p w:rsidR="00345C4B" w:rsidRPr="002A0782" w:rsidRDefault="00345C4B" w:rsidP="00066C57">
            <w:pPr>
              <w:rPr>
                <w:rFonts w:cs="Arial"/>
              </w:rPr>
            </w:pPr>
            <w:r w:rsidRPr="002A0782">
              <w:rPr>
                <w:rFonts w:cs="Arial"/>
              </w:rPr>
              <w:t>000078</w:t>
            </w:r>
          </w:p>
        </w:tc>
        <w:tc>
          <w:tcPr>
            <w:tcW w:w="4240" w:type="dxa"/>
            <w:noWrap/>
            <w:hideMark/>
          </w:tcPr>
          <w:p w:rsidR="00345C4B" w:rsidRPr="002A0782" w:rsidRDefault="00345C4B" w:rsidP="00066C57">
            <w:pPr>
              <w:rPr>
                <w:rFonts w:cs="Arial"/>
              </w:rPr>
            </w:pPr>
            <w:r w:rsidRPr="002A0782">
              <w:rPr>
                <w:rFonts w:cs="Arial"/>
              </w:rPr>
              <w:t>ADSP_X_PCHIME_Env1_DelaySamples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w:t>
            </w:r>
          </w:p>
        </w:tc>
        <w:tc>
          <w:tcPr>
            <w:tcW w:w="895" w:type="dxa"/>
            <w:noWrap/>
            <w:hideMark/>
          </w:tcPr>
          <w:p w:rsidR="00345C4B" w:rsidRPr="002A0782" w:rsidRDefault="00345C4B" w:rsidP="00066C57">
            <w:pPr>
              <w:rPr>
                <w:rFonts w:cs="Arial"/>
              </w:rPr>
            </w:pPr>
            <w:r w:rsidRPr="002A0782">
              <w:rPr>
                <w:rFonts w:cs="Arial"/>
              </w:rPr>
              <w:t>011111</w:t>
            </w:r>
          </w:p>
        </w:tc>
        <w:tc>
          <w:tcPr>
            <w:tcW w:w="4240" w:type="dxa"/>
            <w:noWrap/>
            <w:hideMark/>
          </w:tcPr>
          <w:p w:rsidR="00345C4B" w:rsidRPr="002A0782" w:rsidRDefault="00345C4B" w:rsidP="00066C57">
            <w:pPr>
              <w:rPr>
                <w:rFonts w:cs="Arial"/>
              </w:rPr>
            </w:pPr>
            <w:r w:rsidRPr="002A0782">
              <w:rPr>
                <w:rFonts w:cs="Arial"/>
              </w:rPr>
              <w:t>ADSP_X_PCHIME_Env1_AttackIncr</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w:t>
            </w:r>
          </w:p>
        </w:tc>
        <w:tc>
          <w:tcPr>
            <w:tcW w:w="895" w:type="dxa"/>
            <w:noWrap/>
            <w:hideMark/>
          </w:tcPr>
          <w:p w:rsidR="00345C4B" w:rsidRPr="002A0782" w:rsidRDefault="00345C4B" w:rsidP="00066C57">
            <w:pPr>
              <w:rPr>
                <w:rFonts w:cs="Arial"/>
              </w:rPr>
            </w:pPr>
            <w:r w:rsidRPr="002A0782">
              <w:rPr>
                <w:rFonts w:cs="Arial"/>
              </w:rPr>
              <w:t>000078</w:t>
            </w:r>
          </w:p>
        </w:tc>
        <w:tc>
          <w:tcPr>
            <w:tcW w:w="4240" w:type="dxa"/>
            <w:noWrap/>
            <w:hideMark/>
          </w:tcPr>
          <w:p w:rsidR="00345C4B" w:rsidRPr="002A0782" w:rsidRDefault="00345C4B" w:rsidP="00066C57">
            <w:pPr>
              <w:rPr>
                <w:rFonts w:cs="Arial"/>
              </w:rPr>
            </w:pPr>
            <w:r w:rsidRPr="002A0782">
              <w:rPr>
                <w:rFonts w:cs="Arial"/>
              </w:rPr>
              <w:t>ADSP_X_PCHIME_Env1_SustainSamples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w:t>
            </w:r>
          </w:p>
        </w:tc>
        <w:tc>
          <w:tcPr>
            <w:tcW w:w="895" w:type="dxa"/>
            <w:noWrap/>
            <w:hideMark/>
          </w:tcPr>
          <w:p w:rsidR="00345C4B" w:rsidRPr="002A0782" w:rsidRDefault="00345C4B" w:rsidP="00066C57">
            <w:pPr>
              <w:rPr>
                <w:rFonts w:cs="Arial"/>
              </w:rPr>
            </w:pPr>
            <w:r w:rsidRPr="002A0782">
              <w:rPr>
                <w:rFonts w:cs="Arial"/>
              </w:rPr>
              <w:t>000780</w:t>
            </w:r>
          </w:p>
        </w:tc>
        <w:tc>
          <w:tcPr>
            <w:tcW w:w="4240" w:type="dxa"/>
            <w:noWrap/>
            <w:hideMark/>
          </w:tcPr>
          <w:p w:rsidR="00345C4B" w:rsidRPr="002A0782" w:rsidRDefault="00345C4B" w:rsidP="00066C57">
            <w:pPr>
              <w:rPr>
                <w:rFonts w:cs="Arial"/>
              </w:rPr>
            </w:pPr>
            <w:r w:rsidRPr="002A0782">
              <w:rPr>
                <w:rFonts w:cs="Arial"/>
              </w:rPr>
              <w:t>ADSP_X_PCHIME_Env2_DelaySamples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6</w:t>
            </w:r>
          </w:p>
        </w:tc>
        <w:tc>
          <w:tcPr>
            <w:tcW w:w="895" w:type="dxa"/>
            <w:noWrap/>
            <w:hideMark/>
          </w:tcPr>
          <w:p w:rsidR="00345C4B" w:rsidRPr="002A0782" w:rsidRDefault="00345C4B" w:rsidP="00066C57">
            <w:pPr>
              <w:rPr>
                <w:rFonts w:cs="Arial"/>
              </w:rPr>
            </w:pPr>
            <w:r w:rsidRPr="002A0782">
              <w:rPr>
                <w:rFonts w:cs="Arial"/>
              </w:rPr>
              <w:t>011111</w:t>
            </w:r>
          </w:p>
        </w:tc>
        <w:tc>
          <w:tcPr>
            <w:tcW w:w="4240" w:type="dxa"/>
            <w:noWrap/>
            <w:hideMark/>
          </w:tcPr>
          <w:p w:rsidR="00345C4B" w:rsidRPr="002A0782" w:rsidRDefault="00345C4B" w:rsidP="00066C57">
            <w:pPr>
              <w:rPr>
                <w:rFonts w:cs="Arial"/>
              </w:rPr>
            </w:pPr>
            <w:r w:rsidRPr="002A0782">
              <w:rPr>
                <w:rFonts w:cs="Arial"/>
              </w:rPr>
              <w:t>ADSP_X_PCHIME_Env2_AttackIncr</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7</w:t>
            </w:r>
          </w:p>
        </w:tc>
        <w:tc>
          <w:tcPr>
            <w:tcW w:w="895" w:type="dxa"/>
            <w:noWrap/>
            <w:hideMark/>
          </w:tcPr>
          <w:p w:rsidR="00345C4B" w:rsidRPr="002A0782" w:rsidRDefault="00345C4B" w:rsidP="00066C57">
            <w:pPr>
              <w:rPr>
                <w:rFonts w:cs="Arial"/>
              </w:rPr>
            </w:pPr>
            <w:r w:rsidRPr="002A0782">
              <w:rPr>
                <w:rFonts w:cs="Arial"/>
              </w:rPr>
              <w:t>000078</w:t>
            </w:r>
          </w:p>
        </w:tc>
        <w:tc>
          <w:tcPr>
            <w:tcW w:w="4240" w:type="dxa"/>
            <w:noWrap/>
            <w:hideMark/>
          </w:tcPr>
          <w:p w:rsidR="00345C4B" w:rsidRPr="002A0782" w:rsidRDefault="00345C4B" w:rsidP="00066C57">
            <w:pPr>
              <w:rPr>
                <w:rFonts w:cs="Arial"/>
              </w:rPr>
            </w:pPr>
            <w:r w:rsidRPr="002A0782">
              <w:rPr>
                <w:rFonts w:cs="Arial"/>
              </w:rPr>
              <w:t>ADSP_X_PCHIME_Env2_SustainSamples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8</w:t>
            </w:r>
          </w:p>
        </w:tc>
        <w:tc>
          <w:tcPr>
            <w:tcW w:w="895" w:type="dxa"/>
            <w:noWrap/>
            <w:hideMark/>
          </w:tcPr>
          <w:p w:rsidR="00345C4B" w:rsidRPr="002A0782" w:rsidRDefault="00345C4B" w:rsidP="00066C57">
            <w:pPr>
              <w:rPr>
                <w:rFonts w:cs="Arial"/>
              </w:rPr>
            </w:pPr>
            <w:r w:rsidRPr="002A0782">
              <w:rPr>
                <w:rFonts w:cs="Arial"/>
              </w:rPr>
              <w:t>000000</w:t>
            </w:r>
          </w:p>
        </w:tc>
        <w:tc>
          <w:tcPr>
            <w:tcW w:w="4240" w:type="dxa"/>
            <w:noWrap/>
            <w:hideMark/>
          </w:tcPr>
          <w:p w:rsidR="00345C4B" w:rsidRPr="002A0782" w:rsidRDefault="00345C4B" w:rsidP="00066C57">
            <w:pPr>
              <w:rPr>
                <w:rFonts w:cs="Arial"/>
              </w:rPr>
            </w:pPr>
            <w:r w:rsidRPr="002A0782">
              <w:rPr>
                <w:rFonts w:cs="Arial"/>
              </w:rPr>
              <w:t>ADSP_X_PCHIME_Env3_DelaySamples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9</w:t>
            </w:r>
          </w:p>
        </w:tc>
        <w:tc>
          <w:tcPr>
            <w:tcW w:w="895" w:type="dxa"/>
            <w:noWrap/>
            <w:hideMark/>
          </w:tcPr>
          <w:p w:rsidR="00345C4B" w:rsidRPr="002A0782" w:rsidRDefault="00345C4B" w:rsidP="00066C57">
            <w:pPr>
              <w:rPr>
                <w:rFonts w:cs="Arial"/>
              </w:rPr>
            </w:pPr>
            <w:r w:rsidRPr="002A0782">
              <w:rPr>
                <w:rFonts w:cs="Arial"/>
              </w:rPr>
              <w:t>000000</w:t>
            </w:r>
          </w:p>
        </w:tc>
        <w:tc>
          <w:tcPr>
            <w:tcW w:w="4240" w:type="dxa"/>
            <w:noWrap/>
            <w:hideMark/>
          </w:tcPr>
          <w:p w:rsidR="00345C4B" w:rsidRPr="002A0782" w:rsidRDefault="00345C4B" w:rsidP="00066C57">
            <w:pPr>
              <w:rPr>
                <w:rFonts w:cs="Arial"/>
              </w:rPr>
            </w:pPr>
            <w:r w:rsidRPr="002A0782">
              <w:rPr>
                <w:rFonts w:cs="Arial"/>
              </w:rPr>
              <w:t>ADSP_X_PCHIME_Env3_AttackIncr</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10</w:t>
            </w:r>
          </w:p>
        </w:tc>
        <w:tc>
          <w:tcPr>
            <w:tcW w:w="895" w:type="dxa"/>
            <w:noWrap/>
            <w:hideMark/>
          </w:tcPr>
          <w:p w:rsidR="00345C4B" w:rsidRPr="002A0782" w:rsidRDefault="00345C4B" w:rsidP="00066C57">
            <w:pPr>
              <w:rPr>
                <w:rFonts w:cs="Arial"/>
              </w:rPr>
            </w:pPr>
            <w:r w:rsidRPr="002A0782">
              <w:rPr>
                <w:rFonts w:cs="Arial"/>
              </w:rPr>
              <w:t>000000</w:t>
            </w:r>
          </w:p>
        </w:tc>
        <w:tc>
          <w:tcPr>
            <w:tcW w:w="4240" w:type="dxa"/>
            <w:noWrap/>
            <w:hideMark/>
          </w:tcPr>
          <w:p w:rsidR="00345C4B" w:rsidRPr="002A0782" w:rsidRDefault="00345C4B" w:rsidP="00066C57">
            <w:pPr>
              <w:rPr>
                <w:rFonts w:cs="Arial"/>
              </w:rPr>
            </w:pPr>
            <w:r w:rsidRPr="002A0782">
              <w:rPr>
                <w:rFonts w:cs="Arial"/>
              </w:rPr>
              <w:t>ADSP_X_PCHIME_Env3_SustainSamples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11</w:t>
            </w:r>
          </w:p>
        </w:tc>
        <w:tc>
          <w:tcPr>
            <w:tcW w:w="895" w:type="dxa"/>
            <w:noWrap/>
            <w:hideMark/>
          </w:tcPr>
          <w:p w:rsidR="00345C4B" w:rsidRPr="002A0782" w:rsidRDefault="00345C4B" w:rsidP="00066C57">
            <w:pPr>
              <w:rPr>
                <w:rFonts w:cs="Arial"/>
              </w:rPr>
            </w:pPr>
            <w:r w:rsidRPr="002A0782">
              <w:rPr>
                <w:rFonts w:cs="Arial"/>
              </w:rPr>
              <w:t>000000</w:t>
            </w:r>
          </w:p>
        </w:tc>
        <w:tc>
          <w:tcPr>
            <w:tcW w:w="4240" w:type="dxa"/>
            <w:noWrap/>
            <w:hideMark/>
          </w:tcPr>
          <w:p w:rsidR="00345C4B" w:rsidRPr="002A0782" w:rsidRDefault="00345C4B" w:rsidP="00066C57">
            <w:pPr>
              <w:rPr>
                <w:rFonts w:cs="Arial"/>
              </w:rPr>
            </w:pPr>
            <w:r w:rsidRPr="002A0782">
              <w:rPr>
                <w:rFonts w:cs="Arial"/>
              </w:rPr>
              <w:t>ADSP_X_PCHIME_Env4_DelaySamples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12</w:t>
            </w:r>
          </w:p>
        </w:tc>
        <w:tc>
          <w:tcPr>
            <w:tcW w:w="895" w:type="dxa"/>
            <w:noWrap/>
            <w:hideMark/>
          </w:tcPr>
          <w:p w:rsidR="00345C4B" w:rsidRPr="002A0782" w:rsidRDefault="00345C4B" w:rsidP="00066C57">
            <w:pPr>
              <w:rPr>
                <w:rFonts w:cs="Arial"/>
              </w:rPr>
            </w:pPr>
            <w:r w:rsidRPr="002A0782">
              <w:rPr>
                <w:rFonts w:cs="Arial"/>
              </w:rPr>
              <w:t>000000</w:t>
            </w:r>
          </w:p>
        </w:tc>
        <w:tc>
          <w:tcPr>
            <w:tcW w:w="4240" w:type="dxa"/>
            <w:noWrap/>
            <w:hideMark/>
          </w:tcPr>
          <w:p w:rsidR="00345C4B" w:rsidRPr="002A0782" w:rsidRDefault="00345C4B" w:rsidP="00066C57">
            <w:pPr>
              <w:rPr>
                <w:rFonts w:cs="Arial"/>
              </w:rPr>
            </w:pPr>
            <w:r w:rsidRPr="002A0782">
              <w:rPr>
                <w:rFonts w:cs="Arial"/>
              </w:rPr>
              <w:t>ADSP_X_PCHIME_Env4_AttackIncr</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13</w:t>
            </w:r>
          </w:p>
        </w:tc>
        <w:tc>
          <w:tcPr>
            <w:tcW w:w="895" w:type="dxa"/>
            <w:noWrap/>
            <w:hideMark/>
          </w:tcPr>
          <w:p w:rsidR="00345C4B" w:rsidRPr="002A0782" w:rsidRDefault="00345C4B" w:rsidP="00066C57">
            <w:pPr>
              <w:rPr>
                <w:rFonts w:cs="Arial"/>
              </w:rPr>
            </w:pPr>
            <w:r w:rsidRPr="002A0782">
              <w:rPr>
                <w:rFonts w:cs="Arial"/>
              </w:rPr>
              <w:t>000000</w:t>
            </w:r>
          </w:p>
        </w:tc>
        <w:tc>
          <w:tcPr>
            <w:tcW w:w="4240" w:type="dxa"/>
            <w:noWrap/>
            <w:hideMark/>
          </w:tcPr>
          <w:p w:rsidR="00345C4B" w:rsidRPr="002A0782" w:rsidRDefault="00345C4B" w:rsidP="00066C57">
            <w:pPr>
              <w:rPr>
                <w:rFonts w:cs="Arial"/>
              </w:rPr>
            </w:pPr>
            <w:r w:rsidRPr="002A0782">
              <w:rPr>
                <w:rFonts w:cs="Arial"/>
              </w:rPr>
              <w:t>ADSP_X_PCHIME_Env4_SustainSamples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14</w:t>
            </w:r>
          </w:p>
        </w:tc>
        <w:tc>
          <w:tcPr>
            <w:tcW w:w="895" w:type="dxa"/>
            <w:noWrap/>
            <w:hideMark/>
          </w:tcPr>
          <w:p w:rsidR="00345C4B" w:rsidRPr="002A0782" w:rsidRDefault="00345C4B" w:rsidP="00066C57">
            <w:pPr>
              <w:rPr>
                <w:rFonts w:cs="Arial"/>
              </w:rPr>
            </w:pPr>
            <w:r w:rsidRPr="002A0782">
              <w:rPr>
                <w:rFonts w:cs="Arial"/>
              </w:rPr>
              <w:t>000001</w:t>
            </w:r>
          </w:p>
        </w:tc>
        <w:tc>
          <w:tcPr>
            <w:tcW w:w="4240" w:type="dxa"/>
            <w:noWrap/>
            <w:hideMark/>
          </w:tcPr>
          <w:p w:rsidR="00345C4B" w:rsidRPr="002A0782" w:rsidRDefault="00345C4B" w:rsidP="00066C57">
            <w:pPr>
              <w:rPr>
                <w:rFonts w:cs="Arial"/>
              </w:rPr>
            </w:pPr>
            <w:r w:rsidRPr="002A0782">
              <w:rPr>
                <w:rFonts w:cs="Arial"/>
              </w:rPr>
              <w:t>ADSP_X_PCHIME_NrRepetitions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15</w:t>
            </w:r>
          </w:p>
        </w:tc>
        <w:tc>
          <w:tcPr>
            <w:tcW w:w="895" w:type="dxa"/>
            <w:noWrap/>
            <w:hideMark/>
          </w:tcPr>
          <w:p w:rsidR="00345C4B" w:rsidRPr="002A0782" w:rsidRDefault="00345C4B" w:rsidP="00066C57">
            <w:pPr>
              <w:rPr>
                <w:rFonts w:cs="Arial"/>
              </w:rPr>
            </w:pPr>
            <w:r w:rsidRPr="002A0782">
              <w:rPr>
                <w:rFonts w:cs="Arial"/>
              </w:rPr>
              <w:t>001770</w:t>
            </w:r>
          </w:p>
        </w:tc>
        <w:tc>
          <w:tcPr>
            <w:tcW w:w="4240" w:type="dxa"/>
            <w:noWrap/>
            <w:hideMark/>
          </w:tcPr>
          <w:p w:rsidR="00345C4B" w:rsidRPr="002A0782" w:rsidRDefault="00345C4B" w:rsidP="00066C57">
            <w:pPr>
              <w:rPr>
                <w:rFonts w:cs="Arial"/>
              </w:rPr>
            </w:pPr>
            <w:r w:rsidRPr="002A0782">
              <w:rPr>
                <w:rFonts w:cs="Arial"/>
              </w:rPr>
              <w:t>ADSP_X_PCHIME_RepeatSamples</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16</w:t>
            </w:r>
          </w:p>
        </w:tc>
        <w:tc>
          <w:tcPr>
            <w:tcW w:w="895" w:type="dxa"/>
            <w:noWrap/>
            <w:hideMark/>
          </w:tcPr>
          <w:p w:rsidR="00345C4B" w:rsidRPr="002A0782" w:rsidRDefault="00345C4B" w:rsidP="00066C57">
            <w:pPr>
              <w:rPr>
                <w:rFonts w:cs="Arial"/>
              </w:rPr>
            </w:pPr>
            <w:r w:rsidRPr="002A0782">
              <w:rPr>
                <w:rFonts w:cs="Arial"/>
              </w:rPr>
              <w:t>07FC</w:t>
            </w:r>
          </w:p>
        </w:tc>
        <w:tc>
          <w:tcPr>
            <w:tcW w:w="4240" w:type="dxa"/>
            <w:noWrap/>
            <w:hideMark/>
          </w:tcPr>
          <w:p w:rsidR="00345C4B" w:rsidRPr="002A0782" w:rsidRDefault="00345C4B" w:rsidP="00066C57">
            <w:pPr>
              <w:rPr>
                <w:rFonts w:cs="Arial"/>
              </w:rPr>
            </w:pPr>
            <w:r w:rsidRPr="002A0782">
              <w:rPr>
                <w:rFonts w:cs="Arial"/>
              </w:rPr>
              <w:t>ADSP_Y_PCHIME_Freq1_MSB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17</w:t>
            </w:r>
          </w:p>
        </w:tc>
        <w:tc>
          <w:tcPr>
            <w:tcW w:w="895" w:type="dxa"/>
            <w:noWrap/>
            <w:hideMark/>
          </w:tcPr>
          <w:p w:rsidR="00345C4B" w:rsidRPr="002A0782" w:rsidRDefault="00345C4B" w:rsidP="00066C57">
            <w:pPr>
              <w:rPr>
                <w:rFonts w:cs="Arial"/>
              </w:rPr>
            </w:pPr>
            <w:r w:rsidRPr="002A0782">
              <w:rPr>
                <w:rFonts w:cs="Arial"/>
              </w:rPr>
              <w:t>04D5</w:t>
            </w:r>
          </w:p>
        </w:tc>
        <w:tc>
          <w:tcPr>
            <w:tcW w:w="4240" w:type="dxa"/>
            <w:noWrap/>
            <w:hideMark/>
          </w:tcPr>
          <w:p w:rsidR="00345C4B" w:rsidRPr="002A0782" w:rsidRDefault="00345C4B" w:rsidP="00066C57">
            <w:pPr>
              <w:rPr>
                <w:rFonts w:cs="Arial"/>
              </w:rPr>
            </w:pPr>
            <w:r w:rsidRPr="002A0782">
              <w:rPr>
                <w:rFonts w:cs="Arial"/>
              </w:rPr>
              <w:t>ADSP_Y_PCHIME_Freq1_LSB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18</w:t>
            </w:r>
          </w:p>
        </w:tc>
        <w:tc>
          <w:tcPr>
            <w:tcW w:w="895" w:type="dxa"/>
            <w:noWrap/>
            <w:hideMark/>
          </w:tcPr>
          <w:p w:rsidR="00345C4B" w:rsidRPr="002A0782" w:rsidRDefault="00345C4B" w:rsidP="00066C57">
            <w:pPr>
              <w:rPr>
                <w:rFonts w:cs="Arial"/>
              </w:rPr>
            </w:pPr>
            <w:r w:rsidRPr="002A0782">
              <w:rPr>
                <w:rFonts w:cs="Arial"/>
              </w:rPr>
              <w:t>0402</w:t>
            </w:r>
          </w:p>
        </w:tc>
        <w:tc>
          <w:tcPr>
            <w:tcW w:w="4240" w:type="dxa"/>
            <w:noWrap/>
            <w:hideMark/>
          </w:tcPr>
          <w:p w:rsidR="00345C4B" w:rsidRPr="002A0782" w:rsidRDefault="00345C4B" w:rsidP="00066C57">
            <w:pPr>
              <w:rPr>
                <w:rFonts w:cs="Arial"/>
              </w:rPr>
            </w:pPr>
            <w:r w:rsidRPr="002A0782">
              <w:rPr>
                <w:rFonts w:cs="Arial"/>
              </w:rPr>
              <w:t>ADSP_Y_PCHIME_Volume1</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19</w:t>
            </w:r>
          </w:p>
        </w:tc>
        <w:tc>
          <w:tcPr>
            <w:tcW w:w="895" w:type="dxa"/>
            <w:noWrap/>
            <w:hideMark/>
          </w:tcPr>
          <w:p w:rsidR="00345C4B" w:rsidRPr="002A0782" w:rsidRDefault="00345C4B" w:rsidP="00066C57">
            <w:pPr>
              <w:rPr>
                <w:rFonts w:cs="Arial"/>
              </w:rPr>
            </w:pPr>
            <w:r w:rsidRPr="002A0782">
              <w:rPr>
                <w:rFonts w:cs="Arial"/>
              </w:rPr>
              <w:t>07EE</w:t>
            </w:r>
          </w:p>
        </w:tc>
        <w:tc>
          <w:tcPr>
            <w:tcW w:w="4240" w:type="dxa"/>
            <w:noWrap/>
            <w:hideMark/>
          </w:tcPr>
          <w:p w:rsidR="00345C4B" w:rsidRPr="002A0782" w:rsidRDefault="00345C4B" w:rsidP="00066C57">
            <w:pPr>
              <w:rPr>
                <w:rFonts w:cs="Arial"/>
              </w:rPr>
            </w:pPr>
            <w:r w:rsidRPr="002A0782">
              <w:rPr>
                <w:rFonts w:cs="Arial"/>
              </w:rPr>
              <w:t>ADSP_Y_PCHIME_Freq2_MSB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20</w:t>
            </w:r>
          </w:p>
        </w:tc>
        <w:tc>
          <w:tcPr>
            <w:tcW w:w="895" w:type="dxa"/>
            <w:noWrap/>
            <w:hideMark/>
          </w:tcPr>
          <w:p w:rsidR="00345C4B" w:rsidRPr="002A0782" w:rsidRDefault="00345C4B" w:rsidP="00066C57">
            <w:pPr>
              <w:rPr>
                <w:rFonts w:cs="Arial"/>
              </w:rPr>
            </w:pPr>
            <w:r w:rsidRPr="002A0782">
              <w:rPr>
                <w:rFonts w:cs="Arial"/>
              </w:rPr>
              <w:t>03D5</w:t>
            </w:r>
          </w:p>
        </w:tc>
        <w:tc>
          <w:tcPr>
            <w:tcW w:w="4240" w:type="dxa"/>
            <w:noWrap/>
            <w:hideMark/>
          </w:tcPr>
          <w:p w:rsidR="00345C4B" w:rsidRPr="002A0782" w:rsidRDefault="00345C4B" w:rsidP="00066C57">
            <w:pPr>
              <w:rPr>
                <w:rFonts w:cs="Arial"/>
              </w:rPr>
            </w:pPr>
            <w:r w:rsidRPr="002A0782">
              <w:rPr>
                <w:rFonts w:cs="Arial"/>
              </w:rPr>
              <w:t>ADSP_Y_PCHIME_Freq2_LSB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21</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ADSP_Y_PCHIME_Volume2</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22</w:t>
            </w:r>
          </w:p>
        </w:tc>
        <w:tc>
          <w:tcPr>
            <w:tcW w:w="895" w:type="dxa"/>
            <w:noWrap/>
            <w:hideMark/>
          </w:tcPr>
          <w:p w:rsidR="00345C4B" w:rsidRPr="002A0782" w:rsidRDefault="00345C4B" w:rsidP="00066C57">
            <w:pPr>
              <w:rPr>
                <w:rFonts w:cs="Arial"/>
              </w:rPr>
            </w:pPr>
            <w:r w:rsidRPr="002A0782">
              <w:rPr>
                <w:rFonts w:cs="Arial"/>
              </w:rPr>
              <w:t>07F8</w:t>
            </w:r>
          </w:p>
        </w:tc>
        <w:tc>
          <w:tcPr>
            <w:tcW w:w="4240" w:type="dxa"/>
            <w:noWrap/>
            <w:hideMark/>
          </w:tcPr>
          <w:p w:rsidR="00345C4B" w:rsidRPr="002A0782" w:rsidRDefault="00345C4B" w:rsidP="00066C57">
            <w:pPr>
              <w:rPr>
                <w:rFonts w:cs="Arial"/>
              </w:rPr>
            </w:pPr>
            <w:r w:rsidRPr="002A0782">
              <w:rPr>
                <w:rFonts w:cs="Arial"/>
              </w:rPr>
              <w:t>ADSP_Y_PCHIME_Freq3_MSB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23</w:t>
            </w:r>
          </w:p>
        </w:tc>
        <w:tc>
          <w:tcPr>
            <w:tcW w:w="895" w:type="dxa"/>
            <w:noWrap/>
            <w:hideMark/>
          </w:tcPr>
          <w:p w:rsidR="00345C4B" w:rsidRPr="002A0782" w:rsidRDefault="00345C4B" w:rsidP="00066C57">
            <w:pPr>
              <w:rPr>
                <w:rFonts w:cs="Arial"/>
              </w:rPr>
            </w:pPr>
            <w:r w:rsidRPr="002A0782">
              <w:rPr>
                <w:rFonts w:cs="Arial"/>
              </w:rPr>
              <w:t>02E4</w:t>
            </w:r>
          </w:p>
        </w:tc>
        <w:tc>
          <w:tcPr>
            <w:tcW w:w="4240" w:type="dxa"/>
            <w:noWrap/>
            <w:hideMark/>
          </w:tcPr>
          <w:p w:rsidR="00345C4B" w:rsidRPr="002A0782" w:rsidRDefault="00345C4B" w:rsidP="00066C57">
            <w:pPr>
              <w:rPr>
                <w:rFonts w:cs="Arial"/>
              </w:rPr>
            </w:pPr>
            <w:r w:rsidRPr="002A0782">
              <w:rPr>
                <w:rFonts w:cs="Arial"/>
              </w:rPr>
              <w:t>ADSP_Y_PCHIME_Freq3_LSB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24</w:t>
            </w:r>
          </w:p>
        </w:tc>
        <w:tc>
          <w:tcPr>
            <w:tcW w:w="895" w:type="dxa"/>
            <w:noWrap/>
            <w:hideMark/>
          </w:tcPr>
          <w:p w:rsidR="00345C4B" w:rsidRPr="002A0782" w:rsidRDefault="00345C4B" w:rsidP="00066C57">
            <w:pPr>
              <w:rPr>
                <w:rFonts w:cs="Arial"/>
              </w:rPr>
            </w:pPr>
            <w:r w:rsidRPr="002A0782">
              <w:rPr>
                <w:rFonts w:cs="Arial"/>
              </w:rPr>
              <w:t>0101</w:t>
            </w:r>
          </w:p>
        </w:tc>
        <w:tc>
          <w:tcPr>
            <w:tcW w:w="4240" w:type="dxa"/>
            <w:noWrap/>
            <w:hideMark/>
          </w:tcPr>
          <w:p w:rsidR="00345C4B" w:rsidRPr="002A0782" w:rsidRDefault="00345C4B" w:rsidP="00066C57">
            <w:pPr>
              <w:rPr>
                <w:rFonts w:cs="Arial"/>
              </w:rPr>
            </w:pPr>
            <w:r w:rsidRPr="002A0782">
              <w:rPr>
                <w:rFonts w:cs="Arial"/>
              </w:rPr>
              <w:t>ADSP_Y_PCHIME_Volume3</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25</w:t>
            </w:r>
          </w:p>
        </w:tc>
        <w:tc>
          <w:tcPr>
            <w:tcW w:w="895" w:type="dxa"/>
            <w:noWrap/>
            <w:hideMark/>
          </w:tcPr>
          <w:p w:rsidR="00345C4B" w:rsidRPr="002A0782" w:rsidRDefault="00345C4B" w:rsidP="00066C57">
            <w:pPr>
              <w:rPr>
                <w:rFonts w:cs="Arial"/>
              </w:rPr>
            </w:pPr>
            <w:r w:rsidRPr="002A0782">
              <w:rPr>
                <w:rFonts w:cs="Arial"/>
              </w:rPr>
              <w:t>07EE</w:t>
            </w:r>
          </w:p>
        </w:tc>
        <w:tc>
          <w:tcPr>
            <w:tcW w:w="4240" w:type="dxa"/>
            <w:noWrap/>
            <w:hideMark/>
          </w:tcPr>
          <w:p w:rsidR="00345C4B" w:rsidRPr="002A0782" w:rsidRDefault="00345C4B" w:rsidP="00066C57">
            <w:pPr>
              <w:rPr>
                <w:rFonts w:cs="Arial"/>
              </w:rPr>
            </w:pPr>
            <w:r w:rsidRPr="002A0782">
              <w:rPr>
                <w:rFonts w:cs="Arial"/>
              </w:rPr>
              <w:t>ADSP_Y_PCHIME_Freq4_MSB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26</w:t>
            </w:r>
          </w:p>
        </w:tc>
        <w:tc>
          <w:tcPr>
            <w:tcW w:w="895" w:type="dxa"/>
            <w:noWrap/>
            <w:hideMark/>
          </w:tcPr>
          <w:p w:rsidR="00345C4B" w:rsidRPr="002A0782" w:rsidRDefault="00345C4B" w:rsidP="00066C57">
            <w:pPr>
              <w:rPr>
                <w:rFonts w:cs="Arial"/>
              </w:rPr>
            </w:pPr>
            <w:r w:rsidRPr="002A0782">
              <w:rPr>
                <w:rFonts w:cs="Arial"/>
              </w:rPr>
              <w:t>03D5</w:t>
            </w:r>
          </w:p>
        </w:tc>
        <w:tc>
          <w:tcPr>
            <w:tcW w:w="4240" w:type="dxa"/>
            <w:noWrap/>
            <w:hideMark/>
          </w:tcPr>
          <w:p w:rsidR="00345C4B" w:rsidRPr="002A0782" w:rsidRDefault="00345C4B" w:rsidP="00066C57">
            <w:pPr>
              <w:rPr>
                <w:rFonts w:cs="Arial"/>
              </w:rPr>
            </w:pPr>
            <w:r w:rsidRPr="002A0782">
              <w:rPr>
                <w:rFonts w:cs="Arial"/>
              </w:rPr>
              <w:t>ADSP_Y_PCHIME_Freq4_LSB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27</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ADSP_Y_PCHIME_Volume4</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28</w:t>
            </w:r>
          </w:p>
        </w:tc>
        <w:tc>
          <w:tcPr>
            <w:tcW w:w="895" w:type="dxa"/>
            <w:noWrap/>
            <w:hideMark/>
          </w:tcPr>
          <w:p w:rsidR="00345C4B" w:rsidRPr="002A0782" w:rsidRDefault="00345C4B" w:rsidP="00066C57">
            <w:pPr>
              <w:rPr>
                <w:rFonts w:cs="Arial"/>
              </w:rPr>
            </w:pPr>
            <w:r w:rsidRPr="002A0782">
              <w:rPr>
                <w:rFonts w:cs="Arial"/>
              </w:rPr>
              <w:t>07EE</w:t>
            </w:r>
          </w:p>
        </w:tc>
        <w:tc>
          <w:tcPr>
            <w:tcW w:w="4240" w:type="dxa"/>
            <w:noWrap/>
            <w:hideMark/>
          </w:tcPr>
          <w:p w:rsidR="00345C4B" w:rsidRPr="002A0782" w:rsidRDefault="00345C4B" w:rsidP="00066C57">
            <w:pPr>
              <w:rPr>
                <w:rFonts w:cs="Arial"/>
              </w:rPr>
            </w:pPr>
            <w:r w:rsidRPr="002A0782">
              <w:rPr>
                <w:rFonts w:cs="Arial"/>
              </w:rPr>
              <w:t>ADSP_Y_PCHIME_Freq5_MSB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29</w:t>
            </w:r>
          </w:p>
        </w:tc>
        <w:tc>
          <w:tcPr>
            <w:tcW w:w="895" w:type="dxa"/>
            <w:noWrap/>
            <w:hideMark/>
          </w:tcPr>
          <w:p w:rsidR="00345C4B" w:rsidRPr="002A0782" w:rsidRDefault="00345C4B" w:rsidP="00066C57">
            <w:pPr>
              <w:rPr>
                <w:rFonts w:cs="Arial"/>
              </w:rPr>
            </w:pPr>
            <w:r w:rsidRPr="002A0782">
              <w:rPr>
                <w:rFonts w:cs="Arial"/>
              </w:rPr>
              <w:t>03D5</w:t>
            </w:r>
          </w:p>
        </w:tc>
        <w:tc>
          <w:tcPr>
            <w:tcW w:w="4240" w:type="dxa"/>
            <w:noWrap/>
            <w:hideMark/>
          </w:tcPr>
          <w:p w:rsidR="00345C4B" w:rsidRPr="002A0782" w:rsidRDefault="00345C4B" w:rsidP="00066C57">
            <w:pPr>
              <w:rPr>
                <w:rFonts w:cs="Arial"/>
              </w:rPr>
            </w:pPr>
            <w:r w:rsidRPr="002A0782">
              <w:rPr>
                <w:rFonts w:cs="Arial"/>
              </w:rPr>
              <w:t>ADSP_Y_PCHIME_Freq5_LSB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30</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ADSP_Y_PCHIME_Volume5</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31</w:t>
            </w:r>
          </w:p>
        </w:tc>
        <w:tc>
          <w:tcPr>
            <w:tcW w:w="895" w:type="dxa"/>
            <w:noWrap/>
            <w:hideMark/>
          </w:tcPr>
          <w:p w:rsidR="00345C4B" w:rsidRPr="002A0782" w:rsidRDefault="00345C4B" w:rsidP="00066C57">
            <w:pPr>
              <w:rPr>
                <w:rFonts w:cs="Arial"/>
              </w:rPr>
            </w:pPr>
            <w:r w:rsidRPr="002A0782">
              <w:rPr>
                <w:rFonts w:cs="Arial"/>
              </w:rPr>
              <w:t>07EE</w:t>
            </w:r>
          </w:p>
        </w:tc>
        <w:tc>
          <w:tcPr>
            <w:tcW w:w="4240" w:type="dxa"/>
            <w:noWrap/>
            <w:hideMark/>
          </w:tcPr>
          <w:p w:rsidR="00345C4B" w:rsidRPr="002A0782" w:rsidRDefault="00345C4B" w:rsidP="00066C57">
            <w:pPr>
              <w:rPr>
                <w:rFonts w:cs="Arial"/>
              </w:rPr>
            </w:pPr>
            <w:r w:rsidRPr="002A0782">
              <w:rPr>
                <w:rFonts w:cs="Arial"/>
              </w:rPr>
              <w:t>ADSP_Y_PCHIME_Freq6_MSB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32</w:t>
            </w:r>
          </w:p>
        </w:tc>
        <w:tc>
          <w:tcPr>
            <w:tcW w:w="895" w:type="dxa"/>
            <w:noWrap/>
            <w:hideMark/>
          </w:tcPr>
          <w:p w:rsidR="00345C4B" w:rsidRPr="002A0782" w:rsidRDefault="00345C4B" w:rsidP="00066C57">
            <w:pPr>
              <w:rPr>
                <w:rFonts w:cs="Arial"/>
              </w:rPr>
            </w:pPr>
            <w:r w:rsidRPr="002A0782">
              <w:rPr>
                <w:rFonts w:cs="Arial"/>
              </w:rPr>
              <w:t>03D5</w:t>
            </w:r>
          </w:p>
        </w:tc>
        <w:tc>
          <w:tcPr>
            <w:tcW w:w="4240" w:type="dxa"/>
            <w:noWrap/>
            <w:hideMark/>
          </w:tcPr>
          <w:p w:rsidR="00345C4B" w:rsidRPr="002A0782" w:rsidRDefault="00345C4B" w:rsidP="00066C57">
            <w:pPr>
              <w:rPr>
                <w:rFonts w:cs="Arial"/>
              </w:rPr>
            </w:pPr>
            <w:r w:rsidRPr="002A0782">
              <w:rPr>
                <w:rFonts w:cs="Arial"/>
              </w:rPr>
              <w:t>ADSP_Y_PCHIME_Freq6_LSB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33</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ADSP_Y_PCHIME_Volume6</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34</w:t>
            </w:r>
          </w:p>
        </w:tc>
        <w:tc>
          <w:tcPr>
            <w:tcW w:w="895" w:type="dxa"/>
            <w:noWrap/>
            <w:hideMark/>
          </w:tcPr>
          <w:p w:rsidR="00345C4B" w:rsidRPr="002A0782" w:rsidRDefault="00345C4B" w:rsidP="00066C57">
            <w:pPr>
              <w:rPr>
                <w:rFonts w:cs="Arial"/>
              </w:rPr>
            </w:pPr>
            <w:r w:rsidRPr="002A0782">
              <w:rPr>
                <w:rFonts w:cs="Arial"/>
              </w:rPr>
              <w:t>07EE</w:t>
            </w:r>
          </w:p>
        </w:tc>
        <w:tc>
          <w:tcPr>
            <w:tcW w:w="4240" w:type="dxa"/>
            <w:noWrap/>
            <w:hideMark/>
          </w:tcPr>
          <w:p w:rsidR="00345C4B" w:rsidRPr="002A0782" w:rsidRDefault="00345C4B" w:rsidP="00066C57">
            <w:pPr>
              <w:rPr>
                <w:rFonts w:cs="Arial"/>
              </w:rPr>
            </w:pPr>
            <w:r w:rsidRPr="002A0782">
              <w:rPr>
                <w:rFonts w:cs="Arial"/>
              </w:rPr>
              <w:t>ADSP_Y_PCHIME_Freq7_MSB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35</w:t>
            </w:r>
          </w:p>
        </w:tc>
        <w:tc>
          <w:tcPr>
            <w:tcW w:w="895" w:type="dxa"/>
            <w:noWrap/>
            <w:hideMark/>
          </w:tcPr>
          <w:p w:rsidR="00345C4B" w:rsidRPr="002A0782" w:rsidRDefault="00345C4B" w:rsidP="00066C57">
            <w:pPr>
              <w:rPr>
                <w:rFonts w:cs="Arial"/>
              </w:rPr>
            </w:pPr>
            <w:r w:rsidRPr="002A0782">
              <w:rPr>
                <w:rFonts w:cs="Arial"/>
              </w:rPr>
              <w:t>03D5</w:t>
            </w:r>
          </w:p>
        </w:tc>
        <w:tc>
          <w:tcPr>
            <w:tcW w:w="4240" w:type="dxa"/>
            <w:noWrap/>
            <w:hideMark/>
          </w:tcPr>
          <w:p w:rsidR="00345C4B" w:rsidRPr="002A0782" w:rsidRDefault="00345C4B" w:rsidP="00066C57">
            <w:pPr>
              <w:rPr>
                <w:rFonts w:cs="Arial"/>
              </w:rPr>
            </w:pPr>
            <w:r w:rsidRPr="002A0782">
              <w:rPr>
                <w:rFonts w:cs="Arial"/>
              </w:rPr>
              <w:t>ADSP_Y_PCHIME_Freq7_LSB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36</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ADSP_Y_PCHIME_Volume7</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37</w:t>
            </w:r>
          </w:p>
        </w:tc>
        <w:tc>
          <w:tcPr>
            <w:tcW w:w="895" w:type="dxa"/>
            <w:noWrap/>
            <w:hideMark/>
          </w:tcPr>
          <w:p w:rsidR="00345C4B" w:rsidRPr="002A0782" w:rsidRDefault="00345C4B" w:rsidP="00066C57">
            <w:pPr>
              <w:rPr>
                <w:rFonts w:cs="Arial"/>
              </w:rPr>
            </w:pPr>
            <w:r w:rsidRPr="002A0782">
              <w:rPr>
                <w:rFonts w:cs="Arial"/>
              </w:rPr>
              <w:t>07EE</w:t>
            </w:r>
          </w:p>
        </w:tc>
        <w:tc>
          <w:tcPr>
            <w:tcW w:w="4240" w:type="dxa"/>
            <w:noWrap/>
            <w:hideMark/>
          </w:tcPr>
          <w:p w:rsidR="00345C4B" w:rsidRPr="002A0782" w:rsidRDefault="00345C4B" w:rsidP="00066C57">
            <w:pPr>
              <w:rPr>
                <w:rFonts w:cs="Arial"/>
              </w:rPr>
            </w:pPr>
            <w:r w:rsidRPr="002A0782">
              <w:rPr>
                <w:rFonts w:cs="Arial"/>
              </w:rPr>
              <w:t>ADSP_Y_PCHIME_Freq8_MSB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38</w:t>
            </w:r>
          </w:p>
        </w:tc>
        <w:tc>
          <w:tcPr>
            <w:tcW w:w="895" w:type="dxa"/>
            <w:noWrap/>
            <w:hideMark/>
          </w:tcPr>
          <w:p w:rsidR="00345C4B" w:rsidRPr="002A0782" w:rsidRDefault="00345C4B" w:rsidP="00066C57">
            <w:pPr>
              <w:rPr>
                <w:rFonts w:cs="Arial"/>
              </w:rPr>
            </w:pPr>
            <w:r w:rsidRPr="002A0782">
              <w:rPr>
                <w:rFonts w:cs="Arial"/>
              </w:rPr>
              <w:t>03D5</w:t>
            </w:r>
          </w:p>
        </w:tc>
        <w:tc>
          <w:tcPr>
            <w:tcW w:w="4240" w:type="dxa"/>
            <w:noWrap/>
            <w:hideMark/>
          </w:tcPr>
          <w:p w:rsidR="00345C4B" w:rsidRPr="002A0782" w:rsidRDefault="00345C4B" w:rsidP="00066C57">
            <w:pPr>
              <w:rPr>
                <w:rFonts w:cs="Arial"/>
              </w:rPr>
            </w:pPr>
            <w:r w:rsidRPr="002A0782">
              <w:rPr>
                <w:rFonts w:cs="Arial"/>
              </w:rPr>
              <w:t>ADSP_Y_PCHIME_Freq8_LSB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39</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ADSP_Y_PCHIME_Volume8</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lastRenderedPageBreak/>
              <w:t>40</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ADSP_Y_PCHIME_Ampli_LFO</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41</w:t>
            </w:r>
          </w:p>
        </w:tc>
        <w:tc>
          <w:tcPr>
            <w:tcW w:w="895" w:type="dxa"/>
            <w:noWrap/>
            <w:hideMark/>
          </w:tcPr>
          <w:p w:rsidR="00345C4B" w:rsidRPr="002A0782" w:rsidRDefault="00345C4B" w:rsidP="00066C57">
            <w:pPr>
              <w:rPr>
                <w:rFonts w:cs="Arial"/>
              </w:rPr>
            </w:pPr>
            <w:r w:rsidRPr="002A0782">
              <w:rPr>
                <w:rFonts w:cs="Arial"/>
              </w:rPr>
              <w:t>07FF</w:t>
            </w:r>
          </w:p>
        </w:tc>
        <w:tc>
          <w:tcPr>
            <w:tcW w:w="4240" w:type="dxa"/>
            <w:noWrap/>
            <w:hideMark/>
          </w:tcPr>
          <w:p w:rsidR="00345C4B" w:rsidRPr="002A0782" w:rsidRDefault="00345C4B" w:rsidP="00066C57">
            <w:pPr>
              <w:rPr>
                <w:rFonts w:cs="Arial"/>
              </w:rPr>
            </w:pPr>
            <w:r w:rsidRPr="002A0782">
              <w:rPr>
                <w:rFonts w:cs="Arial"/>
              </w:rPr>
              <w:t>ADSP_Y_PCHIME_Offset_LFO</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42</w:t>
            </w:r>
          </w:p>
        </w:tc>
        <w:tc>
          <w:tcPr>
            <w:tcW w:w="895" w:type="dxa"/>
            <w:noWrap/>
            <w:hideMark/>
          </w:tcPr>
          <w:p w:rsidR="00345C4B" w:rsidRPr="002A0782" w:rsidRDefault="00345C4B" w:rsidP="00066C57">
            <w:pPr>
              <w:rPr>
                <w:rFonts w:cs="Arial"/>
              </w:rPr>
            </w:pPr>
            <w:r w:rsidRPr="002A0782">
              <w:rPr>
                <w:rFonts w:cs="Arial"/>
              </w:rPr>
              <w:t>0001</w:t>
            </w:r>
          </w:p>
        </w:tc>
        <w:tc>
          <w:tcPr>
            <w:tcW w:w="4240" w:type="dxa"/>
            <w:noWrap/>
            <w:hideMark/>
          </w:tcPr>
          <w:p w:rsidR="00345C4B" w:rsidRPr="002A0782" w:rsidRDefault="00345C4B" w:rsidP="00066C57">
            <w:pPr>
              <w:rPr>
                <w:rFonts w:cs="Arial"/>
              </w:rPr>
            </w:pPr>
            <w:r w:rsidRPr="002A0782">
              <w:rPr>
                <w:rFonts w:cs="Arial"/>
              </w:rPr>
              <w:t>ADSP_Y_PCHIME_Env1_DelayVolume</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43</w:t>
            </w:r>
          </w:p>
        </w:tc>
        <w:tc>
          <w:tcPr>
            <w:tcW w:w="895" w:type="dxa"/>
            <w:noWrap/>
            <w:hideMark/>
          </w:tcPr>
          <w:p w:rsidR="00345C4B" w:rsidRPr="002A0782" w:rsidRDefault="00345C4B" w:rsidP="00066C57">
            <w:pPr>
              <w:rPr>
                <w:rFonts w:cs="Arial"/>
              </w:rPr>
            </w:pPr>
            <w:r w:rsidRPr="002A0782">
              <w:rPr>
                <w:rFonts w:cs="Arial"/>
              </w:rPr>
              <w:t>07FF</w:t>
            </w:r>
          </w:p>
        </w:tc>
        <w:tc>
          <w:tcPr>
            <w:tcW w:w="4240" w:type="dxa"/>
            <w:noWrap/>
            <w:hideMark/>
          </w:tcPr>
          <w:p w:rsidR="00345C4B" w:rsidRPr="002A0782" w:rsidRDefault="00345C4B" w:rsidP="00066C57">
            <w:pPr>
              <w:rPr>
                <w:rFonts w:cs="Arial"/>
              </w:rPr>
            </w:pPr>
            <w:r w:rsidRPr="002A0782">
              <w:rPr>
                <w:rFonts w:cs="Arial"/>
              </w:rPr>
              <w:t>ADSP_Y_PCHIME_Env1_DecayCoef_MSB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44</w:t>
            </w:r>
          </w:p>
        </w:tc>
        <w:tc>
          <w:tcPr>
            <w:tcW w:w="895" w:type="dxa"/>
            <w:noWrap/>
            <w:hideMark/>
          </w:tcPr>
          <w:p w:rsidR="00345C4B" w:rsidRPr="002A0782" w:rsidRDefault="00345C4B" w:rsidP="00066C57">
            <w:pPr>
              <w:rPr>
                <w:rFonts w:cs="Arial"/>
              </w:rPr>
            </w:pPr>
            <w:r w:rsidRPr="002A0782">
              <w:rPr>
                <w:rFonts w:cs="Arial"/>
              </w:rPr>
              <w:t>012C</w:t>
            </w:r>
          </w:p>
        </w:tc>
        <w:tc>
          <w:tcPr>
            <w:tcW w:w="4240" w:type="dxa"/>
            <w:noWrap/>
            <w:hideMark/>
          </w:tcPr>
          <w:p w:rsidR="00345C4B" w:rsidRPr="002A0782" w:rsidRDefault="00345C4B" w:rsidP="00066C57">
            <w:pPr>
              <w:rPr>
                <w:rFonts w:cs="Arial"/>
              </w:rPr>
            </w:pPr>
            <w:r w:rsidRPr="002A0782">
              <w:rPr>
                <w:rFonts w:cs="Arial"/>
              </w:rPr>
              <w:t>ADSP_Y_PCHIME_Env1_DecayCoef_LSB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45</w:t>
            </w:r>
          </w:p>
        </w:tc>
        <w:tc>
          <w:tcPr>
            <w:tcW w:w="895" w:type="dxa"/>
            <w:noWrap/>
            <w:hideMark/>
          </w:tcPr>
          <w:p w:rsidR="00345C4B" w:rsidRPr="002A0782" w:rsidRDefault="00345C4B" w:rsidP="00066C57">
            <w:pPr>
              <w:rPr>
                <w:rFonts w:cs="Arial"/>
              </w:rPr>
            </w:pPr>
            <w:r w:rsidRPr="002A0782">
              <w:rPr>
                <w:rFonts w:cs="Arial"/>
              </w:rPr>
              <w:t>0001</w:t>
            </w:r>
          </w:p>
        </w:tc>
        <w:tc>
          <w:tcPr>
            <w:tcW w:w="4240" w:type="dxa"/>
            <w:noWrap/>
            <w:hideMark/>
          </w:tcPr>
          <w:p w:rsidR="00345C4B" w:rsidRPr="002A0782" w:rsidRDefault="00345C4B" w:rsidP="00066C57">
            <w:pPr>
              <w:rPr>
                <w:rFonts w:cs="Arial"/>
              </w:rPr>
            </w:pPr>
            <w:r w:rsidRPr="002A0782">
              <w:rPr>
                <w:rFonts w:cs="Arial"/>
              </w:rPr>
              <w:t>ADSP_Y_PCHIME_Env2_DelayVolume</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46</w:t>
            </w:r>
          </w:p>
        </w:tc>
        <w:tc>
          <w:tcPr>
            <w:tcW w:w="895" w:type="dxa"/>
            <w:noWrap/>
            <w:hideMark/>
          </w:tcPr>
          <w:p w:rsidR="00345C4B" w:rsidRPr="002A0782" w:rsidRDefault="00345C4B" w:rsidP="00066C57">
            <w:pPr>
              <w:rPr>
                <w:rFonts w:cs="Arial"/>
              </w:rPr>
            </w:pPr>
            <w:r w:rsidRPr="002A0782">
              <w:rPr>
                <w:rFonts w:cs="Arial"/>
              </w:rPr>
              <w:t>07FE</w:t>
            </w:r>
          </w:p>
        </w:tc>
        <w:tc>
          <w:tcPr>
            <w:tcW w:w="4240" w:type="dxa"/>
            <w:noWrap/>
            <w:hideMark/>
          </w:tcPr>
          <w:p w:rsidR="00345C4B" w:rsidRPr="002A0782" w:rsidRDefault="00345C4B" w:rsidP="00066C57">
            <w:pPr>
              <w:rPr>
                <w:rFonts w:cs="Arial"/>
              </w:rPr>
            </w:pPr>
            <w:r w:rsidRPr="002A0782">
              <w:rPr>
                <w:rFonts w:cs="Arial"/>
              </w:rPr>
              <w:t>ADSP_Y_PCHIME_Env2_DecayCoef_MSB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47</w:t>
            </w:r>
          </w:p>
        </w:tc>
        <w:tc>
          <w:tcPr>
            <w:tcW w:w="895" w:type="dxa"/>
            <w:noWrap/>
            <w:hideMark/>
          </w:tcPr>
          <w:p w:rsidR="00345C4B" w:rsidRPr="002A0782" w:rsidRDefault="00345C4B" w:rsidP="00066C57">
            <w:pPr>
              <w:rPr>
                <w:rFonts w:cs="Arial"/>
              </w:rPr>
            </w:pPr>
            <w:r w:rsidRPr="002A0782">
              <w:rPr>
                <w:rFonts w:cs="Arial"/>
              </w:rPr>
              <w:t>06E6</w:t>
            </w:r>
          </w:p>
        </w:tc>
        <w:tc>
          <w:tcPr>
            <w:tcW w:w="4240" w:type="dxa"/>
            <w:noWrap/>
            <w:hideMark/>
          </w:tcPr>
          <w:p w:rsidR="00345C4B" w:rsidRPr="002A0782" w:rsidRDefault="00345C4B" w:rsidP="00066C57">
            <w:pPr>
              <w:rPr>
                <w:rFonts w:cs="Arial"/>
              </w:rPr>
            </w:pPr>
            <w:r w:rsidRPr="002A0782">
              <w:rPr>
                <w:rFonts w:cs="Arial"/>
              </w:rPr>
              <w:t>ADSP_Y_PCHIME_Env2_DecayCoef_LSB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48</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ADSP_Y_PCHIME_Env3_DelayVolume</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49</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ADSP_Y_PCHIME_Env3_DecayCoef_MSB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50</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ADSP_Y_PCHIME_Env3_DecayCoef_LSB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51</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ADSP_Y_PCHIME_Env4_DelayVolume</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52</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ADSP_Y_PCHIME_Env4_DecayCoef_MSB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53</w:t>
            </w:r>
          </w:p>
        </w:tc>
        <w:tc>
          <w:tcPr>
            <w:tcW w:w="895" w:type="dxa"/>
            <w:noWrap/>
            <w:hideMark/>
          </w:tcPr>
          <w:p w:rsidR="00345C4B" w:rsidRPr="002A0782" w:rsidRDefault="00345C4B" w:rsidP="00066C57">
            <w:pPr>
              <w:rPr>
                <w:rFonts w:cs="Arial"/>
              </w:rPr>
            </w:pPr>
            <w:r w:rsidRPr="002A0782">
              <w:rPr>
                <w:rFonts w:cs="Arial"/>
              </w:rPr>
              <w:t>0000</w:t>
            </w:r>
          </w:p>
        </w:tc>
        <w:tc>
          <w:tcPr>
            <w:tcW w:w="4240" w:type="dxa"/>
            <w:noWrap/>
            <w:hideMark/>
          </w:tcPr>
          <w:p w:rsidR="00345C4B" w:rsidRPr="002A0782" w:rsidRDefault="00345C4B" w:rsidP="00066C57">
            <w:pPr>
              <w:rPr>
                <w:rFonts w:cs="Arial"/>
              </w:rPr>
            </w:pPr>
            <w:r w:rsidRPr="002A0782">
              <w:rPr>
                <w:rFonts w:cs="Arial"/>
              </w:rPr>
              <w:t>ADSP_Y_PCHIME_Env4_DecayCoef_LSB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54</w:t>
            </w:r>
          </w:p>
        </w:tc>
        <w:tc>
          <w:tcPr>
            <w:tcW w:w="895" w:type="dxa"/>
            <w:noWrap/>
            <w:hideMark/>
          </w:tcPr>
          <w:p w:rsidR="00345C4B" w:rsidRPr="002A0782" w:rsidRDefault="00345C4B" w:rsidP="00066C57">
            <w:pPr>
              <w:rPr>
                <w:rFonts w:cs="Arial"/>
              </w:rPr>
            </w:pPr>
            <w:r w:rsidRPr="002A0782">
              <w:rPr>
                <w:rFonts w:cs="Arial"/>
              </w:rPr>
              <w:t>0400</w:t>
            </w:r>
          </w:p>
        </w:tc>
        <w:tc>
          <w:tcPr>
            <w:tcW w:w="4240" w:type="dxa"/>
            <w:noWrap/>
            <w:hideMark/>
          </w:tcPr>
          <w:p w:rsidR="00345C4B" w:rsidRPr="002A0782" w:rsidRDefault="00345C4B" w:rsidP="00066C57">
            <w:pPr>
              <w:rPr>
                <w:rFonts w:cs="Arial"/>
              </w:rPr>
            </w:pPr>
            <w:r w:rsidRPr="002A0782">
              <w:rPr>
                <w:rFonts w:cs="Arial"/>
              </w:rPr>
              <w:t>ADSP_Y_PCHIME_MasterVolume</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55</w:t>
            </w:r>
          </w:p>
        </w:tc>
        <w:tc>
          <w:tcPr>
            <w:tcW w:w="895" w:type="dxa"/>
            <w:noWrap/>
            <w:hideMark/>
          </w:tcPr>
          <w:p w:rsidR="00345C4B" w:rsidRPr="002A0782" w:rsidRDefault="00345C4B" w:rsidP="00066C57">
            <w:pPr>
              <w:rPr>
                <w:rFonts w:cs="Arial"/>
              </w:rPr>
            </w:pPr>
            <w:r w:rsidRPr="002A0782">
              <w:rPr>
                <w:rFonts w:cs="Arial"/>
              </w:rPr>
              <w:t>075C</w:t>
            </w:r>
          </w:p>
        </w:tc>
        <w:tc>
          <w:tcPr>
            <w:tcW w:w="4240" w:type="dxa"/>
            <w:noWrap/>
            <w:hideMark/>
          </w:tcPr>
          <w:p w:rsidR="00345C4B" w:rsidRPr="002A0782" w:rsidRDefault="00345C4B" w:rsidP="00066C57">
            <w:pPr>
              <w:rPr>
                <w:rFonts w:cs="Arial"/>
              </w:rPr>
            </w:pPr>
            <w:r w:rsidRPr="002A0782">
              <w:rPr>
                <w:rFonts w:cs="Arial"/>
              </w:rPr>
              <w:t>ADSP_Y_PCHIME_Smute_DecayCoef_MSB</w:t>
            </w:r>
          </w:p>
        </w:tc>
      </w:tr>
      <w:tr w:rsidR="00345C4B" w:rsidRPr="002A0782" w:rsidTr="00066C57">
        <w:trPr>
          <w:trHeight w:val="255"/>
          <w:jc w:val="center"/>
        </w:trPr>
        <w:tc>
          <w:tcPr>
            <w:tcW w:w="460" w:type="dxa"/>
            <w:noWrap/>
            <w:hideMark/>
          </w:tcPr>
          <w:p w:rsidR="00345C4B" w:rsidRPr="002A0782" w:rsidRDefault="00345C4B" w:rsidP="00066C57">
            <w:pPr>
              <w:rPr>
                <w:rFonts w:cs="Arial"/>
              </w:rPr>
            </w:pPr>
            <w:r w:rsidRPr="002A0782">
              <w:rPr>
                <w:rFonts w:cs="Arial"/>
              </w:rPr>
              <w:t>56</w:t>
            </w:r>
          </w:p>
        </w:tc>
        <w:tc>
          <w:tcPr>
            <w:tcW w:w="895" w:type="dxa"/>
            <w:noWrap/>
            <w:hideMark/>
          </w:tcPr>
          <w:p w:rsidR="00345C4B" w:rsidRPr="002A0782" w:rsidRDefault="00345C4B" w:rsidP="00066C57">
            <w:pPr>
              <w:rPr>
                <w:rFonts w:cs="Arial"/>
              </w:rPr>
            </w:pPr>
            <w:r w:rsidRPr="002A0782">
              <w:rPr>
                <w:rFonts w:cs="Arial"/>
              </w:rPr>
              <w:t>0201</w:t>
            </w:r>
          </w:p>
        </w:tc>
        <w:tc>
          <w:tcPr>
            <w:tcW w:w="4240" w:type="dxa"/>
            <w:noWrap/>
            <w:hideMark/>
          </w:tcPr>
          <w:p w:rsidR="00345C4B" w:rsidRPr="002A0782" w:rsidRDefault="00345C4B" w:rsidP="00066C57">
            <w:pPr>
              <w:rPr>
                <w:rFonts w:cs="Arial"/>
              </w:rPr>
            </w:pPr>
            <w:r w:rsidRPr="002A0782">
              <w:rPr>
                <w:rFonts w:cs="Arial"/>
              </w:rPr>
              <w:t>ADSP_Y_PCHIME_Smute_DecayCoef_LSB</w:t>
            </w:r>
          </w:p>
        </w:tc>
      </w:tr>
      <w:tr w:rsidR="00345C4B" w:rsidRPr="002A0782" w:rsidTr="00066C57">
        <w:trPr>
          <w:trHeight w:val="70"/>
          <w:jc w:val="center"/>
        </w:trPr>
        <w:tc>
          <w:tcPr>
            <w:tcW w:w="460" w:type="dxa"/>
            <w:noWrap/>
            <w:hideMark/>
          </w:tcPr>
          <w:p w:rsidR="00345C4B" w:rsidRPr="002A0782" w:rsidRDefault="00345C4B" w:rsidP="00066C57">
            <w:pPr>
              <w:rPr>
                <w:rFonts w:cs="Arial"/>
              </w:rPr>
            </w:pPr>
            <w:r w:rsidRPr="002A0782">
              <w:rPr>
                <w:rFonts w:cs="Arial"/>
              </w:rPr>
              <w:t>57</w:t>
            </w:r>
          </w:p>
        </w:tc>
        <w:tc>
          <w:tcPr>
            <w:tcW w:w="895" w:type="dxa"/>
            <w:noWrap/>
            <w:hideMark/>
          </w:tcPr>
          <w:p w:rsidR="00345C4B" w:rsidRPr="002A0782" w:rsidRDefault="00345C4B" w:rsidP="00066C57">
            <w:pPr>
              <w:rPr>
                <w:rFonts w:cs="Arial"/>
              </w:rPr>
            </w:pPr>
            <w:r w:rsidRPr="002A0782">
              <w:rPr>
                <w:rFonts w:cs="Arial"/>
              </w:rPr>
              <w:t>000001</w:t>
            </w:r>
          </w:p>
        </w:tc>
        <w:tc>
          <w:tcPr>
            <w:tcW w:w="4240" w:type="dxa"/>
            <w:noWrap/>
            <w:hideMark/>
          </w:tcPr>
          <w:p w:rsidR="00345C4B" w:rsidRPr="002A0782" w:rsidRDefault="00345C4B" w:rsidP="00066C57">
            <w:pPr>
              <w:rPr>
                <w:rFonts w:cs="Arial"/>
              </w:rPr>
            </w:pPr>
            <w:r w:rsidRPr="002A0782">
              <w:rPr>
                <w:rFonts w:cs="Arial"/>
              </w:rPr>
              <w:t>ADSP_X_PCHIME_ControlStatusReg</w:t>
            </w:r>
          </w:p>
        </w:tc>
      </w:tr>
    </w:tbl>
    <w:p w:rsidR="00345C4B" w:rsidRPr="00166F9F" w:rsidRDefault="00345C4B" w:rsidP="00345C4B">
      <w:pPr>
        <w:rPr>
          <w:rFonts w:cs="Arial"/>
        </w:rPr>
      </w:pPr>
    </w:p>
    <w:p w:rsidR="00345C4B" w:rsidRDefault="00345C4B" w:rsidP="00345C4B">
      <w:pPr>
        <w:pStyle w:val="Heading4"/>
        <w:numPr>
          <w:ilvl w:val="3"/>
          <w:numId w:val="48"/>
        </w:numPr>
      </w:pPr>
      <w:bookmarkStart w:id="237" w:name="_Toc45277369"/>
      <w:r w:rsidRPr="00B9479B">
        <w:t>AHU-SWR-REQ-165796/B-Polyphonic Chime 12 - Perimeter Warning Chime A</w:t>
      </w:r>
      <w:bookmarkEnd w:id="237"/>
    </w:p>
    <w:p w:rsidR="00345C4B" w:rsidRDefault="00345C4B" w:rsidP="00345C4B">
      <w:pPr>
        <w:jc w:val="center"/>
        <w:rPr>
          <w:rFonts w:cs="Arial"/>
        </w:rPr>
      </w:pPr>
      <w:r>
        <w:rPr>
          <w:noProof/>
        </w:rPr>
        <w:drawing>
          <wp:inline distT="0" distB="0" distL="0" distR="0" wp14:anchorId="129FE3AA" wp14:editId="1AEDBB9D">
            <wp:extent cx="1050472" cy="921204"/>
            <wp:effectExtent l="0" t="0" r="0" b="0"/>
            <wp:docPr id="37800" name="Picture 99" descr="P_Chime_12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5" name="Picture 99" descr="P_Chime_12_Scope_Total Du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2D433B1F" wp14:editId="073FD9E0">
            <wp:extent cx="1047750" cy="921204"/>
            <wp:effectExtent l="0" t="0" r="0" b="0"/>
            <wp:docPr id="37801" name="Picture 100" descr="P_Chime_12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 name="Picture 100" descr="P_Chime_12_FFT Spectrum_Frequency_Zo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7961009" wp14:editId="12F202D0">
            <wp:extent cx="1393371" cy="921204"/>
            <wp:effectExtent l="0" t="0" r="0" b="0"/>
            <wp:docPr id="37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2" name="Picture 16"/>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93371"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C00470" w:rsidTr="00066C57">
        <w:trPr>
          <w:trHeight w:val="70"/>
          <w:jc w:val="center"/>
        </w:trPr>
        <w:tc>
          <w:tcPr>
            <w:tcW w:w="460" w:type="dxa"/>
            <w:noWrap/>
            <w:hideMark/>
          </w:tcPr>
          <w:p w:rsidR="00345C4B" w:rsidRPr="00C00470" w:rsidRDefault="00345C4B" w:rsidP="00066C57">
            <w:pPr>
              <w:rPr>
                <w:rFonts w:cs="Arial"/>
                <w:b/>
                <w:bCs/>
              </w:rPr>
            </w:pPr>
            <w:r w:rsidRPr="00C00470">
              <w:rPr>
                <w:rFonts w:cs="Arial"/>
                <w:b/>
                <w:bCs/>
              </w:rPr>
              <w:t>#</w:t>
            </w:r>
          </w:p>
        </w:tc>
        <w:tc>
          <w:tcPr>
            <w:tcW w:w="995" w:type="dxa"/>
            <w:noWrap/>
            <w:hideMark/>
          </w:tcPr>
          <w:p w:rsidR="00345C4B" w:rsidRPr="00C00470" w:rsidRDefault="00345C4B" w:rsidP="00066C57">
            <w:pPr>
              <w:rPr>
                <w:rFonts w:cs="Arial"/>
                <w:b/>
                <w:bCs/>
              </w:rPr>
            </w:pPr>
            <w:r w:rsidRPr="00C00470">
              <w:rPr>
                <w:rFonts w:cs="Arial"/>
                <w:b/>
                <w:bCs/>
              </w:rPr>
              <w:t>Hex</w:t>
            </w:r>
          </w:p>
        </w:tc>
        <w:tc>
          <w:tcPr>
            <w:tcW w:w="4240" w:type="dxa"/>
            <w:noWrap/>
            <w:hideMark/>
          </w:tcPr>
          <w:p w:rsidR="00345C4B" w:rsidRPr="00C00470" w:rsidRDefault="00345C4B" w:rsidP="00066C57">
            <w:pPr>
              <w:rPr>
                <w:rFonts w:cs="Arial"/>
                <w:b/>
                <w:bCs/>
              </w:rPr>
            </w:pPr>
            <w:r w:rsidRPr="00C00470">
              <w:rPr>
                <w:rFonts w:cs="Arial"/>
                <w:b/>
                <w:bCs/>
              </w:rPr>
              <w:t>Parameter</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w:t>
            </w:r>
          </w:p>
        </w:tc>
        <w:tc>
          <w:tcPr>
            <w:tcW w:w="995" w:type="dxa"/>
            <w:noWrap/>
            <w:hideMark/>
          </w:tcPr>
          <w:p w:rsidR="00345C4B" w:rsidRPr="00C00470" w:rsidRDefault="00345C4B" w:rsidP="00066C57">
            <w:pPr>
              <w:rPr>
                <w:rFonts w:cs="Arial"/>
              </w:rPr>
            </w:pPr>
            <w:del w:id="238" w:author="Walus, David (D.M.)" w:date="2015-07-06T08:21:00Z">
              <w:r w:rsidRPr="00C00470" w:rsidDel="00343FD0">
                <w:rPr>
                  <w:rFonts w:cs="Arial"/>
                </w:rPr>
                <w:delText>0002F8</w:delText>
              </w:r>
            </w:del>
            <w:ins w:id="239" w:author="Walus, David (D.M.)" w:date="2015-07-06T08:21:00Z">
              <w:r>
                <w:rPr>
                  <w:rFonts w:cs="Arial"/>
                </w:rPr>
                <w:t>0002BB</w:t>
              </w:r>
            </w:ins>
          </w:p>
        </w:tc>
        <w:tc>
          <w:tcPr>
            <w:tcW w:w="4240" w:type="dxa"/>
            <w:noWrap/>
            <w:hideMark/>
          </w:tcPr>
          <w:p w:rsidR="00345C4B" w:rsidRPr="00C00470" w:rsidRDefault="00345C4B" w:rsidP="00066C57">
            <w:pPr>
              <w:rPr>
                <w:rFonts w:cs="Arial"/>
              </w:rPr>
            </w:pPr>
            <w:r w:rsidRPr="00C00470">
              <w:rPr>
                <w:rFonts w:cs="Arial"/>
              </w:rPr>
              <w:t>ADSP_X_PCHIME_AngleIncr_LFO</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ADSP_X_PCHIME_Env1_DelaySamples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w:t>
            </w:r>
          </w:p>
        </w:tc>
        <w:tc>
          <w:tcPr>
            <w:tcW w:w="995" w:type="dxa"/>
            <w:noWrap/>
            <w:hideMark/>
          </w:tcPr>
          <w:p w:rsidR="00345C4B" w:rsidRPr="00C00470" w:rsidRDefault="00345C4B" w:rsidP="00066C57">
            <w:pPr>
              <w:rPr>
                <w:rFonts w:cs="Arial"/>
              </w:rPr>
            </w:pPr>
            <w:r w:rsidRPr="00C00470">
              <w:rPr>
                <w:rFonts w:cs="Arial"/>
              </w:rPr>
              <w:t>0AAAAA</w:t>
            </w:r>
          </w:p>
        </w:tc>
        <w:tc>
          <w:tcPr>
            <w:tcW w:w="4240" w:type="dxa"/>
            <w:noWrap/>
            <w:hideMark/>
          </w:tcPr>
          <w:p w:rsidR="00345C4B" w:rsidRPr="00C00470" w:rsidRDefault="00345C4B" w:rsidP="00066C57">
            <w:pPr>
              <w:rPr>
                <w:rFonts w:cs="Arial"/>
              </w:rPr>
            </w:pPr>
            <w:r w:rsidRPr="00C00470">
              <w:rPr>
                <w:rFonts w:cs="Arial"/>
              </w:rPr>
              <w:t>ADSP_X_PCHIME_Env1_AttackIncr</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w:t>
            </w:r>
          </w:p>
        </w:tc>
        <w:tc>
          <w:tcPr>
            <w:tcW w:w="995" w:type="dxa"/>
            <w:noWrap/>
            <w:hideMark/>
          </w:tcPr>
          <w:p w:rsidR="00345C4B" w:rsidRPr="00C00470" w:rsidRDefault="00345C4B" w:rsidP="00066C57">
            <w:pPr>
              <w:rPr>
                <w:rFonts w:cs="Arial"/>
              </w:rPr>
            </w:pPr>
            <w:r w:rsidRPr="00C00470">
              <w:rPr>
                <w:rFonts w:cs="Arial"/>
              </w:rPr>
              <w:t>001770</w:t>
            </w:r>
          </w:p>
        </w:tc>
        <w:tc>
          <w:tcPr>
            <w:tcW w:w="4240" w:type="dxa"/>
            <w:noWrap/>
            <w:hideMark/>
          </w:tcPr>
          <w:p w:rsidR="00345C4B" w:rsidRPr="00C00470" w:rsidRDefault="00345C4B" w:rsidP="00066C57">
            <w:pPr>
              <w:rPr>
                <w:rFonts w:cs="Arial"/>
              </w:rPr>
            </w:pPr>
            <w:r w:rsidRPr="00C00470">
              <w:rPr>
                <w:rFonts w:cs="Arial"/>
              </w:rPr>
              <w:t>ADSP_X_PCHIME_Env1_SustainSamples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ADSP_X_PCHIME_Env2_DelaySamples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6</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ADSP_X_PCHIME_Env2_AttackIncr</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7</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ADSP_X_PCHIME_Env2_SustainSamples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8</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ADSP_X_PCHIME_Env3_DelaySamples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9</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ADSP_X_PCHIME_Env3_AttackIncr</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10</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ADSP_X_PCHIME_Env3_SustainSamples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11</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ADSP_X_PCHIME_Env4_DelaySamples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12</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ADSP_X_PCHIME_Env4_AttackIncr</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13</w:t>
            </w:r>
          </w:p>
        </w:tc>
        <w:tc>
          <w:tcPr>
            <w:tcW w:w="995" w:type="dxa"/>
            <w:noWrap/>
            <w:hideMark/>
          </w:tcPr>
          <w:p w:rsidR="00345C4B" w:rsidRPr="00C00470" w:rsidRDefault="00345C4B" w:rsidP="00066C57">
            <w:pPr>
              <w:rPr>
                <w:rFonts w:cs="Arial"/>
              </w:rPr>
            </w:pPr>
            <w:r w:rsidRPr="00C00470">
              <w:rPr>
                <w:rFonts w:cs="Arial"/>
              </w:rPr>
              <w:t>000000</w:t>
            </w:r>
          </w:p>
        </w:tc>
        <w:tc>
          <w:tcPr>
            <w:tcW w:w="4240" w:type="dxa"/>
            <w:noWrap/>
            <w:hideMark/>
          </w:tcPr>
          <w:p w:rsidR="00345C4B" w:rsidRPr="00C00470" w:rsidRDefault="00345C4B" w:rsidP="00066C57">
            <w:pPr>
              <w:rPr>
                <w:rFonts w:cs="Arial"/>
              </w:rPr>
            </w:pPr>
            <w:r w:rsidRPr="00C00470">
              <w:rPr>
                <w:rFonts w:cs="Arial"/>
              </w:rPr>
              <w:t>ADSP_X_PCHIME_Env4_SustainSamples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14</w:t>
            </w:r>
          </w:p>
        </w:tc>
        <w:tc>
          <w:tcPr>
            <w:tcW w:w="995" w:type="dxa"/>
            <w:noWrap/>
            <w:hideMark/>
          </w:tcPr>
          <w:p w:rsidR="00345C4B" w:rsidRPr="00C00470" w:rsidRDefault="00345C4B" w:rsidP="00066C57">
            <w:pPr>
              <w:rPr>
                <w:rFonts w:cs="Arial"/>
              </w:rPr>
            </w:pPr>
            <w:r w:rsidRPr="00C00470">
              <w:rPr>
                <w:rFonts w:cs="Arial"/>
              </w:rPr>
              <w:t>000001</w:t>
            </w:r>
          </w:p>
        </w:tc>
        <w:tc>
          <w:tcPr>
            <w:tcW w:w="4240" w:type="dxa"/>
            <w:noWrap/>
            <w:hideMark/>
          </w:tcPr>
          <w:p w:rsidR="00345C4B" w:rsidRPr="00C00470" w:rsidRDefault="00345C4B" w:rsidP="00066C57">
            <w:pPr>
              <w:rPr>
                <w:rFonts w:cs="Arial"/>
              </w:rPr>
            </w:pPr>
            <w:r w:rsidRPr="00C00470">
              <w:rPr>
                <w:rFonts w:cs="Arial"/>
              </w:rPr>
              <w:t>ADSP_X_PCHIME_NrRepetitions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15</w:t>
            </w:r>
          </w:p>
        </w:tc>
        <w:tc>
          <w:tcPr>
            <w:tcW w:w="995" w:type="dxa"/>
            <w:noWrap/>
            <w:hideMark/>
          </w:tcPr>
          <w:p w:rsidR="00345C4B" w:rsidRPr="00C00470" w:rsidRDefault="00345C4B" w:rsidP="00066C57">
            <w:pPr>
              <w:rPr>
                <w:rFonts w:cs="Arial"/>
              </w:rPr>
            </w:pPr>
            <w:r w:rsidRPr="00C00470">
              <w:rPr>
                <w:rFonts w:cs="Arial"/>
              </w:rPr>
              <w:t>0019C8</w:t>
            </w:r>
          </w:p>
        </w:tc>
        <w:tc>
          <w:tcPr>
            <w:tcW w:w="4240" w:type="dxa"/>
            <w:noWrap/>
            <w:hideMark/>
          </w:tcPr>
          <w:p w:rsidR="00345C4B" w:rsidRPr="00C00470" w:rsidRDefault="00345C4B" w:rsidP="00066C57">
            <w:pPr>
              <w:rPr>
                <w:rFonts w:cs="Arial"/>
              </w:rPr>
            </w:pPr>
            <w:r w:rsidRPr="00C00470">
              <w:rPr>
                <w:rFonts w:cs="Arial"/>
              </w:rPr>
              <w:t>ADSP_X_PCHIME_RepeatSamples</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16</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ADSP_Y_PCHIME_Freq1_MSB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17</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ADSP_Y_PCHIME_Freq1_LSB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18</w:t>
            </w:r>
          </w:p>
        </w:tc>
        <w:tc>
          <w:tcPr>
            <w:tcW w:w="995" w:type="dxa"/>
            <w:noWrap/>
            <w:hideMark/>
          </w:tcPr>
          <w:p w:rsidR="00345C4B" w:rsidRPr="00C00470" w:rsidRDefault="00345C4B" w:rsidP="00066C57">
            <w:pPr>
              <w:rPr>
                <w:rFonts w:cs="Arial"/>
              </w:rPr>
            </w:pPr>
            <w:r w:rsidRPr="00C00470">
              <w:rPr>
                <w:rFonts w:cs="Arial"/>
              </w:rPr>
              <w:t>0800</w:t>
            </w:r>
          </w:p>
        </w:tc>
        <w:tc>
          <w:tcPr>
            <w:tcW w:w="4240" w:type="dxa"/>
            <w:noWrap/>
            <w:hideMark/>
          </w:tcPr>
          <w:p w:rsidR="00345C4B" w:rsidRPr="00C00470" w:rsidRDefault="00345C4B" w:rsidP="00066C57">
            <w:pPr>
              <w:rPr>
                <w:rFonts w:cs="Arial"/>
              </w:rPr>
            </w:pPr>
            <w:r w:rsidRPr="00C00470">
              <w:rPr>
                <w:rFonts w:cs="Arial"/>
              </w:rPr>
              <w:t>ADSP_Y_PCHIME_Volume1</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19</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ADSP_Y_PCHIME_Freq2_MSB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20</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ADSP_Y_PCHIME_Freq2_LSB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lastRenderedPageBreak/>
              <w:t>21</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ADSP_Y_PCHIME_Volume2</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22</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ADSP_Y_PCHIME_Freq3_MSB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23</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ADSP_Y_PCHIME_Freq3_LSB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24</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ADSP_Y_PCHIME_Volume3</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25</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ADSP_Y_PCHIME_Freq4_MSB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26</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ADSP_Y_PCHIME_Freq4_LSB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27</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ADSP_Y_PCHIME_Volume4</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28</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ADSP_Y_PCHIME_Freq5_MSB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29</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ADSP_Y_PCHIME_Freq5_LSB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30</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ADSP_Y_PCHIME_Volume5</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31</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ADSP_Y_PCHIME_Freq6_MSB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32</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ADSP_Y_PCHIME_Freq6_LSB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33</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ADSP_Y_PCHIME_Volume6</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34</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ADSP_Y_PCHIME_Freq7_MSB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35</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ADSP_Y_PCHIME_Freq7_LSB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36</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ADSP_Y_PCHIME_Volume7</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37</w:t>
            </w:r>
          </w:p>
        </w:tc>
        <w:tc>
          <w:tcPr>
            <w:tcW w:w="995" w:type="dxa"/>
            <w:noWrap/>
            <w:hideMark/>
          </w:tcPr>
          <w:p w:rsidR="00345C4B" w:rsidRPr="00C00470" w:rsidRDefault="00345C4B" w:rsidP="00066C57">
            <w:pPr>
              <w:rPr>
                <w:rFonts w:cs="Arial"/>
              </w:rPr>
            </w:pPr>
            <w:r w:rsidRPr="00C00470">
              <w:rPr>
                <w:rFonts w:cs="Arial"/>
              </w:rPr>
              <w:t>07EE</w:t>
            </w:r>
          </w:p>
        </w:tc>
        <w:tc>
          <w:tcPr>
            <w:tcW w:w="4240" w:type="dxa"/>
            <w:noWrap/>
            <w:hideMark/>
          </w:tcPr>
          <w:p w:rsidR="00345C4B" w:rsidRPr="00C00470" w:rsidRDefault="00345C4B" w:rsidP="00066C57">
            <w:pPr>
              <w:rPr>
                <w:rFonts w:cs="Arial"/>
              </w:rPr>
            </w:pPr>
            <w:r w:rsidRPr="00C00470">
              <w:rPr>
                <w:rFonts w:cs="Arial"/>
              </w:rPr>
              <w:t>ADSP_Y_PCHIME_Freq8_MSB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38</w:t>
            </w:r>
          </w:p>
        </w:tc>
        <w:tc>
          <w:tcPr>
            <w:tcW w:w="995" w:type="dxa"/>
            <w:noWrap/>
            <w:hideMark/>
          </w:tcPr>
          <w:p w:rsidR="00345C4B" w:rsidRPr="00C00470" w:rsidRDefault="00345C4B" w:rsidP="00066C57">
            <w:pPr>
              <w:rPr>
                <w:rFonts w:cs="Arial"/>
              </w:rPr>
            </w:pPr>
            <w:r w:rsidRPr="00C00470">
              <w:rPr>
                <w:rFonts w:cs="Arial"/>
              </w:rPr>
              <w:t>03D5</w:t>
            </w:r>
          </w:p>
        </w:tc>
        <w:tc>
          <w:tcPr>
            <w:tcW w:w="4240" w:type="dxa"/>
            <w:noWrap/>
            <w:hideMark/>
          </w:tcPr>
          <w:p w:rsidR="00345C4B" w:rsidRPr="00C00470" w:rsidRDefault="00345C4B" w:rsidP="00066C57">
            <w:pPr>
              <w:rPr>
                <w:rFonts w:cs="Arial"/>
              </w:rPr>
            </w:pPr>
            <w:r w:rsidRPr="00C00470">
              <w:rPr>
                <w:rFonts w:cs="Arial"/>
              </w:rPr>
              <w:t>ADSP_Y_PCHIME_Freq8_LSB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39</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ADSP_Y_PCHIME_Volume8</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40</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ADSP_Y_PCHIME_Ampli_LFO</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41</w:t>
            </w:r>
          </w:p>
        </w:tc>
        <w:tc>
          <w:tcPr>
            <w:tcW w:w="995" w:type="dxa"/>
            <w:noWrap/>
            <w:hideMark/>
          </w:tcPr>
          <w:p w:rsidR="00345C4B" w:rsidRPr="00C00470" w:rsidRDefault="00345C4B" w:rsidP="00066C57">
            <w:pPr>
              <w:rPr>
                <w:rFonts w:cs="Arial"/>
              </w:rPr>
            </w:pPr>
            <w:r w:rsidRPr="00C00470">
              <w:rPr>
                <w:rFonts w:cs="Arial"/>
              </w:rPr>
              <w:t>07FF</w:t>
            </w:r>
          </w:p>
        </w:tc>
        <w:tc>
          <w:tcPr>
            <w:tcW w:w="4240" w:type="dxa"/>
            <w:noWrap/>
            <w:hideMark/>
          </w:tcPr>
          <w:p w:rsidR="00345C4B" w:rsidRPr="00C00470" w:rsidRDefault="00345C4B" w:rsidP="00066C57">
            <w:pPr>
              <w:rPr>
                <w:rFonts w:cs="Arial"/>
              </w:rPr>
            </w:pPr>
            <w:r w:rsidRPr="00C00470">
              <w:rPr>
                <w:rFonts w:cs="Arial"/>
              </w:rPr>
              <w:t>ADSP_Y_PCHIME_Offset_LFO</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42</w:t>
            </w:r>
          </w:p>
        </w:tc>
        <w:tc>
          <w:tcPr>
            <w:tcW w:w="995" w:type="dxa"/>
            <w:noWrap/>
            <w:hideMark/>
          </w:tcPr>
          <w:p w:rsidR="00345C4B" w:rsidRPr="00C00470" w:rsidRDefault="00345C4B" w:rsidP="00066C57">
            <w:pPr>
              <w:rPr>
                <w:rFonts w:cs="Arial"/>
              </w:rPr>
            </w:pPr>
            <w:r w:rsidRPr="00C00470">
              <w:rPr>
                <w:rFonts w:cs="Arial"/>
              </w:rPr>
              <w:t>0001</w:t>
            </w:r>
          </w:p>
        </w:tc>
        <w:tc>
          <w:tcPr>
            <w:tcW w:w="4240" w:type="dxa"/>
            <w:noWrap/>
            <w:hideMark/>
          </w:tcPr>
          <w:p w:rsidR="00345C4B" w:rsidRPr="00C00470" w:rsidRDefault="00345C4B" w:rsidP="00066C57">
            <w:pPr>
              <w:rPr>
                <w:rFonts w:cs="Arial"/>
              </w:rPr>
            </w:pPr>
            <w:r w:rsidRPr="00C00470">
              <w:rPr>
                <w:rFonts w:cs="Arial"/>
              </w:rPr>
              <w:t>ADSP_Y_PCHIME_Env1_DelayVolume</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43</w:t>
            </w:r>
          </w:p>
        </w:tc>
        <w:tc>
          <w:tcPr>
            <w:tcW w:w="995" w:type="dxa"/>
            <w:noWrap/>
            <w:hideMark/>
          </w:tcPr>
          <w:p w:rsidR="00345C4B" w:rsidRPr="00C00470" w:rsidRDefault="00345C4B" w:rsidP="00066C57">
            <w:pPr>
              <w:rPr>
                <w:rFonts w:cs="Arial"/>
              </w:rPr>
            </w:pPr>
            <w:r w:rsidRPr="00C00470">
              <w:rPr>
                <w:rFonts w:cs="Arial"/>
              </w:rPr>
              <w:t>07EF</w:t>
            </w:r>
          </w:p>
        </w:tc>
        <w:tc>
          <w:tcPr>
            <w:tcW w:w="4240" w:type="dxa"/>
            <w:noWrap/>
            <w:hideMark/>
          </w:tcPr>
          <w:p w:rsidR="00345C4B" w:rsidRPr="00C00470" w:rsidRDefault="00345C4B" w:rsidP="00066C57">
            <w:pPr>
              <w:rPr>
                <w:rFonts w:cs="Arial"/>
              </w:rPr>
            </w:pPr>
            <w:r w:rsidRPr="00C00470">
              <w:rPr>
                <w:rFonts w:cs="Arial"/>
              </w:rPr>
              <w:t>ADSP_Y_PCHIME_Env1_DecayCoef_MSB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44</w:t>
            </w:r>
          </w:p>
        </w:tc>
        <w:tc>
          <w:tcPr>
            <w:tcW w:w="995" w:type="dxa"/>
            <w:noWrap/>
            <w:hideMark/>
          </w:tcPr>
          <w:p w:rsidR="00345C4B" w:rsidRPr="00C00470" w:rsidRDefault="00345C4B" w:rsidP="00066C57">
            <w:pPr>
              <w:rPr>
                <w:rFonts w:cs="Arial"/>
              </w:rPr>
            </w:pPr>
            <w:r w:rsidRPr="00C00470">
              <w:rPr>
                <w:rFonts w:cs="Arial"/>
              </w:rPr>
              <w:t>0008</w:t>
            </w:r>
          </w:p>
        </w:tc>
        <w:tc>
          <w:tcPr>
            <w:tcW w:w="4240" w:type="dxa"/>
            <w:noWrap/>
            <w:hideMark/>
          </w:tcPr>
          <w:p w:rsidR="00345C4B" w:rsidRPr="00C00470" w:rsidRDefault="00345C4B" w:rsidP="00066C57">
            <w:pPr>
              <w:rPr>
                <w:rFonts w:cs="Arial"/>
              </w:rPr>
            </w:pPr>
            <w:r w:rsidRPr="00C00470">
              <w:rPr>
                <w:rFonts w:cs="Arial"/>
              </w:rPr>
              <w:t>ADSP_Y_PCHIME_Env1_DecayCoef_LSB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45</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ADSP_Y_PCHIME_Env2_DelayVolume</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46</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ADSP_Y_PCHIME_Env2_DecayCoef_MSB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47</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ADSP_Y_PCHIME_Env2_DecayCoef_LSB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48</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ADSP_Y_PCHIME_Env3_DelayVolume</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49</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ADSP_Y_PCHIME_Env3_DecayCoef_MSB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50</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ADSP_Y_PCHIME_Env3_DecayCoef_LSB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51</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ADSP_Y_PCHIME_Env4_DelayVolume</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52</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ADSP_Y_PCHIME_Env4_DecayCoef_MSB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53</w:t>
            </w:r>
          </w:p>
        </w:tc>
        <w:tc>
          <w:tcPr>
            <w:tcW w:w="995" w:type="dxa"/>
            <w:noWrap/>
            <w:hideMark/>
          </w:tcPr>
          <w:p w:rsidR="00345C4B" w:rsidRPr="00C00470" w:rsidRDefault="00345C4B" w:rsidP="00066C57">
            <w:pPr>
              <w:rPr>
                <w:rFonts w:cs="Arial"/>
              </w:rPr>
            </w:pPr>
            <w:r w:rsidRPr="00C00470">
              <w:rPr>
                <w:rFonts w:cs="Arial"/>
              </w:rPr>
              <w:t>0000</w:t>
            </w:r>
          </w:p>
        </w:tc>
        <w:tc>
          <w:tcPr>
            <w:tcW w:w="4240" w:type="dxa"/>
            <w:noWrap/>
            <w:hideMark/>
          </w:tcPr>
          <w:p w:rsidR="00345C4B" w:rsidRPr="00C00470" w:rsidRDefault="00345C4B" w:rsidP="00066C57">
            <w:pPr>
              <w:rPr>
                <w:rFonts w:cs="Arial"/>
              </w:rPr>
            </w:pPr>
            <w:r w:rsidRPr="00C00470">
              <w:rPr>
                <w:rFonts w:cs="Arial"/>
              </w:rPr>
              <w:t>ADSP_Y_PCHIME_Env4_DecayCoef_LSB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54</w:t>
            </w:r>
          </w:p>
        </w:tc>
        <w:tc>
          <w:tcPr>
            <w:tcW w:w="995" w:type="dxa"/>
            <w:noWrap/>
            <w:hideMark/>
          </w:tcPr>
          <w:p w:rsidR="00345C4B" w:rsidRPr="00C00470" w:rsidRDefault="00345C4B" w:rsidP="00066C57">
            <w:pPr>
              <w:rPr>
                <w:rFonts w:cs="Arial"/>
              </w:rPr>
            </w:pPr>
            <w:r w:rsidRPr="00C00470">
              <w:rPr>
                <w:rFonts w:cs="Arial"/>
              </w:rPr>
              <w:t>0400</w:t>
            </w:r>
          </w:p>
        </w:tc>
        <w:tc>
          <w:tcPr>
            <w:tcW w:w="4240" w:type="dxa"/>
            <w:noWrap/>
            <w:hideMark/>
          </w:tcPr>
          <w:p w:rsidR="00345C4B" w:rsidRPr="00C00470" w:rsidRDefault="00345C4B" w:rsidP="00066C57">
            <w:pPr>
              <w:rPr>
                <w:rFonts w:cs="Arial"/>
              </w:rPr>
            </w:pPr>
            <w:r w:rsidRPr="00C00470">
              <w:rPr>
                <w:rFonts w:cs="Arial"/>
              </w:rPr>
              <w:t>ADSP_Y_PCHIME_MasterVolume</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55</w:t>
            </w:r>
          </w:p>
        </w:tc>
        <w:tc>
          <w:tcPr>
            <w:tcW w:w="995" w:type="dxa"/>
            <w:noWrap/>
            <w:hideMark/>
          </w:tcPr>
          <w:p w:rsidR="00345C4B" w:rsidRPr="00C00470" w:rsidRDefault="00345C4B" w:rsidP="00066C57">
            <w:pPr>
              <w:rPr>
                <w:rFonts w:cs="Arial"/>
              </w:rPr>
            </w:pPr>
            <w:r w:rsidRPr="00C00470">
              <w:rPr>
                <w:rFonts w:cs="Arial"/>
              </w:rPr>
              <w:t>075C</w:t>
            </w:r>
          </w:p>
        </w:tc>
        <w:tc>
          <w:tcPr>
            <w:tcW w:w="4240" w:type="dxa"/>
            <w:noWrap/>
            <w:hideMark/>
          </w:tcPr>
          <w:p w:rsidR="00345C4B" w:rsidRPr="00C00470" w:rsidRDefault="00345C4B" w:rsidP="00066C57">
            <w:pPr>
              <w:rPr>
                <w:rFonts w:cs="Arial"/>
              </w:rPr>
            </w:pPr>
            <w:r w:rsidRPr="00C00470">
              <w:rPr>
                <w:rFonts w:cs="Arial"/>
              </w:rPr>
              <w:t>ADSP_Y_PCHIME_Smute_DecayCoef_MSB</w:t>
            </w:r>
          </w:p>
        </w:tc>
      </w:tr>
      <w:tr w:rsidR="00345C4B" w:rsidRPr="00C00470" w:rsidTr="00066C57">
        <w:trPr>
          <w:trHeight w:val="255"/>
          <w:jc w:val="center"/>
        </w:trPr>
        <w:tc>
          <w:tcPr>
            <w:tcW w:w="460" w:type="dxa"/>
            <w:noWrap/>
            <w:hideMark/>
          </w:tcPr>
          <w:p w:rsidR="00345C4B" w:rsidRPr="00C00470" w:rsidRDefault="00345C4B" w:rsidP="00066C57">
            <w:pPr>
              <w:rPr>
                <w:rFonts w:cs="Arial"/>
              </w:rPr>
            </w:pPr>
            <w:r w:rsidRPr="00C00470">
              <w:rPr>
                <w:rFonts w:cs="Arial"/>
              </w:rPr>
              <w:t>56</w:t>
            </w:r>
          </w:p>
        </w:tc>
        <w:tc>
          <w:tcPr>
            <w:tcW w:w="995" w:type="dxa"/>
            <w:noWrap/>
            <w:hideMark/>
          </w:tcPr>
          <w:p w:rsidR="00345C4B" w:rsidRPr="00C00470" w:rsidRDefault="00345C4B" w:rsidP="00066C57">
            <w:pPr>
              <w:rPr>
                <w:rFonts w:cs="Arial"/>
              </w:rPr>
            </w:pPr>
            <w:r w:rsidRPr="00C00470">
              <w:rPr>
                <w:rFonts w:cs="Arial"/>
              </w:rPr>
              <w:t>0201</w:t>
            </w:r>
          </w:p>
        </w:tc>
        <w:tc>
          <w:tcPr>
            <w:tcW w:w="4240" w:type="dxa"/>
            <w:noWrap/>
            <w:hideMark/>
          </w:tcPr>
          <w:p w:rsidR="00345C4B" w:rsidRPr="00C00470" w:rsidRDefault="00345C4B" w:rsidP="00066C57">
            <w:pPr>
              <w:rPr>
                <w:rFonts w:cs="Arial"/>
              </w:rPr>
            </w:pPr>
            <w:r w:rsidRPr="00C00470">
              <w:rPr>
                <w:rFonts w:cs="Arial"/>
              </w:rPr>
              <w:t>ADSP_Y_PCHIME_Smute_DecayCoef_LSB</w:t>
            </w:r>
          </w:p>
        </w:tc>
      </w:tr>
      <w:tr w:rsidR="00345C4B" w:rsidRPr="00C00470" w:rsidTr="00066C57">
        <w:trPr>
          <w:trHeight w:val="70"/>
          <w:jc w:val="center"/>
        </w:trPr>
        <w:tc>
          <w:tcPr>
            <w:tcW w:w="460" w:type="dxa"/>
            <w:noWrap/>
            <w:hideMark/>
          </w:tcPr>
          <w:p w:rsidR="00345C4B" w:rsidRPr="00C00470" w:rsidRDefault="00345C4B" w:rsidP="00066C57">
            <w:pPr>
              <w:rPr>
                <w:rFonts w:cs="Arial"/>
              </w:rPr>
            </w:pPr>
            <w:r w:rsidRPr="00C00470">
              <w:rPr>
                <w:rFonts w:cs="Arial"/>
              </w:rPr>
              <w:t>57</w:t>
            </w:r>
          </w:p>
        </w:tc>
        <w:tc>
          <w:tcPr>
            <w:tcW w:w="995" w:type="dxa"/>
            <w:noWrap/>
            <w:hideMark/>
          </w:tcPr>
          <w:p w:rsidR="00345C4B" w:rsidRPr="00C00470" w:rsidRDefault="00345C4B" w:rsidP="00066C57">
            <w:pPr>
              <w:rPr>
                <w:rFonts w:cs="Arial"/>
              </w:rPr>
            </w:pPr>
            <w:r w:rsidRPr="00C00470">
              <w:rPr>
                <w:rFonts w:cs="Arial"/>
              </w:rPr>
              <w:t>000001</w:t>
            </w:r>
          </w:p>
        </w:tc>
        <w:tc>
          <w:tcPr>
            <w:tcW w:w="4240" w:type="dxa"/>
            <w:noWrap/>
            <w:hideMark/>
          </w:tcPr>
          <w:p w:rsidR="00345C4B" w:rsidRPr="00C00470" w:rsidRDefault="00345C4B" w:rsidP="00066C57">
            <w:pPr>
              <w:rPr>
                <w:rFonts w:cs="Arial"/>
              </w:rPr>
            </w:pPr>
            <w:r w:rsidRPr="00C00470">
              <w:rPr>
                <w:rFonts w:cs="Arial"/>
              </w:rPr>
              <w:t>ADSP_X_PCHIME_ControlStatusReg</w:t>
            </w:r>
          </w:p>
        </w:tc>
      </w:tr>
    </w:tbl>
    <w:p w:rsidR="00345C4B" w:rsidRPr="00E164B0" w:rsidRDefault="00345C4B" w:rsidP="00345C4B">
      <w:pPr>
        <w:rPr>
          <w:rFonts w:cs="Arial"/>
        </w:rPr>
      </w:pPr>
    </w:p>
    <w:p w:rsidR="00345C4B" w:rsidRDefault="00345C4B" w:rsidP="00345C4B">
      <w:pPr>
        <w:pStyle w:val="Heading4"/>
        <w:numPr>
          <w:ilvl w:val="3"/>
          <w:numId w:val="48"/>
        </w:numPr>
      </w:pPr>
      <w:bookmarkStart w:id="240" w:name="_Toc45277370"/>
      <w:r w:rsidRPr="00B9479B">
        <w:t>AHU-SWR-REQ-165797/B-Polyphonic Chime 13 - Perimeter Warning Chime B</w:t>
      </w:r>
      <w:bookmarkEnd w:id="240"/>
    </w:p>
    <w:p w:rsidR="00345C4B" w:rsidRDefault="00345C4B" w:rsidP="00345C4B">
      <w:pPr>
        <w:jc w:val="center"/>
        <w:rPr>
          <w:rFonts w:cs="Arial"/>
        </w:rPr>
      </w:pPr>
      <w:r>
        <w:rPr>
          <w:noProof/>
        </w:rPr>
        <w:drawing>
          <wp:inline distT="0" distB="0" distL="0" distR="0" wp14:anchorId="69629B5C" wp14:editId="06EF024D">
            <wp:extent cx="1050472" cy="921203"/>
            <wp:effectExtent l="0" t="0" r="0" b="0"/>
            <wp:docPr id="37900" name="Picture 101" descr="P_Chime_13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7" name="Picture 101" descr="P_Chime_13_Scope_Total Dur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A37EA57" wp14:editId="6E25BF14">
            <wp:extent cx="1047750" cy="921203"/>
            <wp:effectExtent l="0" t="0" r="0" b="0"/>
            <wp:docPr id="37901" name="Picture 102" descr="P_Chime_13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 name="Picture 102" descr="P_Chime_13_FFT Spectrum_Frequency_Zo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9205A4D" wp14:editId="29351584">
            <wp:extent cx="1412421" cy="921203"/>
            <wp:effectExtent l="0" t="0" r="0" b="0"/>
            <wp:docPr id="379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 name="Pictur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2421"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A011D9" w:rsidTr="00066C57">
        <w:trPr>
          <w:trHeight w:val="70"/>
          <w:jc w:val="center"/>
        </w:trPr>
        <w:tc>
          <w:tcPr>
            <w:tcW w:w="460" w:type="dxa"/>
            <w:noWrap/>
            <w:hideMark/>
          </w:tcPr>
          <w:p w:rsidR="00345C4B" w:rsidRPr="00A011D9" w:rsidRDefault="00345C4B" w:rsidP="00066C57">
            <w:pPr>
              <w:rPr>
                <w:rFonts w:cs="Arial"/>
                <w:b/>
                <w:bCs/>
              </w:rPr>
            </w:pPr>
            <w:r w:rsidRPr="00A011D9">
              <w:rPr>
                <w:rFonts w:cs="Arial"/>
                <w:b/>
                <w:bCs/>
              </w:rPr>
              <w:t>#</w:t>
            </w:r>
          </w:p>
        </w:tc>
        <w:tc>
          <w:tcPr>
            <w:tcW w:w="995" w:type="dxa"/>
            <w:noWrap/>
            <w:hideMark/>
          </w:tcPr>
          <w:p w:rsidR="00345C4B" w:rsidRPr="00A011D9" w:rsidRDefault="00345C4B" w:rsidP="00066C57">
            <w:pPr>
              <w:rPr>
                <w:rFonts w:cs="Arial"/>
                <w:b/>
                <w:bCs/>
              </w:rPr>
            </w:pPr>
            <w:r w:rsidRPr="00A011D9">
              <w:rPr>
                <w:rFonts w:cs="Arial"/>
                <w:b/>
                <w:bCs/>
              </w:rPr>
              <w:t>Hex</w:t>
            </w:r>
          </w:p>
        </w:tc>
        <w:tc>
          <w:tcPr>
            <w:tcW w:w="4240" w:type="dxa"/>
            <w:noWrap/>
            <w:hideMark/>
          </w:tcPr>
          <w:p w:rsidR="00345C4B" w:rsidRPr="00A011D9" w:rsidRDefault="00345C4B" w:rsidP="00066C57">
            <w:pPr>
              <w:rPr>
                <w:rFonts w:cs="Arial"/>
                <w:b/>
                <w:bCs/>
              </w:rPr>
            </w:pPr>
            <w:r w:rsidRPr="00A011D9">
              <w:rPr>
                <w:rFonts w:cs="Arial"/>
                <w:b/>
                <w:bCs/>
              </w:rPr>
              <w:t>Parameter</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w:t>
            </w:r>
          </w:p>
        </w:tc>
        <w:tc>
          <w:tcPr>
            <w:tcW w:w="995" w:type="dxa"/>
            <w:noWrap/>
            <w:hideMark/>
          </w:tcPr>
          <w:p w:rsidR="00345C4B" w:rsidRPr="00A011D9" w:rsidRDefault="00345C4B" w:rsidP="00066C57">
            <w:pPr>
              <w:rPr>
                <w:rFonts w:cs="Arial"/>
              </w:rPr>
            </w:pPr>
            <w:del w:id="241" w:author="Walus, David (D.M.)" w:date="2015-07-06T08:22:00Z">
              <w:r w:rsidRPr="00A011D9" w:rsidDel="007417DA">
                <w:rPr>
                  <w:rFonts w:cs="Arial"/>
                </w:rPr>
                <w:delText>0002F8</w:delText>
              </w:r>
            </w:del>
            <w:ins w:id="242" w:author="Walus, David (D.M.)" w:date="2015-07-06T08:22:00Z">
              <w:r>
                <w:rPr>
                  <w:rFonts w:cs="Arial"/>
                </w:rPr>
                <w:t>0002BB</w:t>
              </w:r>
            </w:ins>
          </w:p>
        </w:tc>
        <w:tc>
          <w:tcPr>
            <w:tcW w:w="4240" w:type="dxa"/>
            <w:noWrap/>
            <w:hideMark/>
          </w:tcPr>
          <w:p w:rsidR="00345C4B" w:rsidRPr="00A011D9" w:rsidRDefault="00345C4B" w:rsidP="00066C57">
            <w:pPr>
              <w:rPr>
                <w:rFonts w:cs="Arial"/>
              </w:rPr>
            </w:pPr>
            <w:r w:rsidRPr="00A011D9">
              <w:rPr>
                <w:rFonts w:cs="Arial"/>
              </w:rPr>
              <w:t>ADSP_X_PCHIME_AngleIncr_LFO</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lastRenderedPageBreak/>
              <w:t>2</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ADSP_X_PCHIME_Env1_DelaySamples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w:t>
            </w:r>
          </w:p>
        </w:tc>
        <w:tc>
          <w:tcPr>
            <w:tcW w:w="995" w:type="dxa"/>
            <w:noWrap/>
            <w:hideMark/>
          </w:tcPr>
          <w:p w:rsidR="00345C4B" w:rsidRPr="00A011D9" w:rsidRDefault="00345C4B" w:rsidP="00066C57">
            <w:pPr>
              <w:rPr>
                <w:rFonts w:cs="Arial"/>
              </w:rPr>
            </w:pPr>
            <w:r w:rsidRPr="00A011D9">
              <w:rPr>
                <w:rFonts w:cs="Arial"/>
              </w:rPr>
              <w:t>0AAAAA</w:t>
            </w:r>
          </w:p>
        </w:tc>
        <w:tc>
          <w:tcPr>
            <w:tcW w:w="4240" w:type="dxa"/>
            <w:noWrap/>
            <w:hideMark/>
          </w:tcPr>
          <w:p w:rsidR="00345C4B" w:rsidRPr="00A011D9" w:rsidRDefault="00345C4B" w:rsidP="00066C57">
            <w:pPr>
              <w:rPr>
                <w:rFonts w:cs="Arial"/>
              </w:rPr>
            </w:pPr>
            <w:r w:rsidRPr="00A011D9">
              <w:rPr>
                <w:rFonts w:cs="Arial"/>
              </w:rPr>
              <w:t>ADSP_X_PCHIME_Env1_AttackIncr</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w:t>
            </w:r>
          </w:p>
        </w:tc>
        <w:tc>
          <w:tcPr>
            <w:tcW w:w="995" w:type="dxa"/>
            <w:noWrap/>
            <w:hideMark/>
          </w:tcPr>
          <w:p w:rsidR="00345C4B" w:rsidRPr="00A011D9" w:rsidRDefault="00345C4B" w:rsidP="00066C57">
            <w:pPr>
              <w:rPr>
                <w:rFonts w:cs="Arial"/>
              </w:rPr>
            </w:pPr>
            <w:r w:rsidRPr="00A011D9">
              <w:rPr>
                <w:rFonts w:cs="Arial"/>
              </w:rPr>
              <w:t>000F78</w:t>
            </w:r>
          </w:p>
        </w:tc>
        <w:tc>
          <w:tcPr>
            <w:tcW w:w="4240" w:type="dxa"/>
            <w:noWrap/>
            <w:hideMark/>
          </w:tcPr>
          <w:p w:rsidR="00345C4B" w:rsidRPr="00A011D9" w:rsidRDefault="00345C4B" w:rsidP="00066C57">
            <w:pPr>
              <w:rPr>
                <w:rFonts w:cs="Arial"/>
              </w:rPr>
            </w:pPr>
            <w:r w:rsidRPr="00A011D9">
              <w:rPr>
                <w:rFonts w:cs="Arial"/>
              </w:rPr>
              <w:t>ADSP_X_PCHIME_Env1_SustainSamples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ADSP_X_PCHIME_Env2_DelaySamples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6</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ADSP_X_PCHIME_Env2_AttackIncr</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7</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ADSP_X_PCHIME_Env2_SustainSamples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8</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ADSP_X_PCHIME_Env3_DelaySamples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9</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ADSP_X_PCHIME_Env3_AttackIncr</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10</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ADSP_X_PCHIME_Env3_SustainSamples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11</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ADSP_X_PCHIME_Env4_DelaySamples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12</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ADSP_X_PCHIME_Env4_AttackIncr</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13</w:t>
            </w:r>
          </w:p>
        </w:tc>
        <w:tc>
          <w:tcPr>
            <w:tcW w:w="995" w:type="dxa"/>
            <w:noWrap/>
            <w:hideMark/>
          </w:tcPr>
          <w:p w:rsidR="00345C4B" w:rsidRPr="00A011D9" w:rsidRDefault="00345C4B" w:rsidP="00066C57">
            <w:pPr>
              <w:rPr>
                <w:rFonts w:cs="Arial"/>
              </w:rPr>
            </w:pPr>
            <w:r w:rsidRPr="00A011D9">
              <w:rPr>
                <w:rFonts w:cs="Arial"/>
              </w:rPr>
              <w:t>000000</w:t>
            </w:r>
          </w:p>
        </w:tc>
        <w:tc>
          <w:tcPr>
            <w:tcW w:w="4240" w:type="dxa"/>
            <w:noWrap/>
            <w:hideMark/>
          </w:tcPr>
          <w:p w:rsidR="00345C4B" w:rsidRPr="00A011D9" w:rsidRDefault="00345C4B" w:rsidP="00066C57">
            <w:pPr>
              <w:rPr>
                <w:rFonts w:cs="Arial"/>
              </w:rPr>
            </w:pPr>
            <w:r w:rsidRPr="00A011D9">
              <w:rPr>
                <w:rFonts w:cs="Arial"/>
              </w:rPr>
              <w:t>ADSP_X_PCHIME_Env4_SustainSamples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14</w:t>
            </w:r>
          </w:p>
        </w:tc>
        <w:tc>
          <w:tcPr>
            <w:tcW w:w="995" w:type="dxa"/>
            <w:noWrap/>
            <w:hideMark/>
          </w:tcPr>
          <w:p w:rsidR="00345C4B" w:rsidRPr="00A011D9" w:rsidRDefault="00345C4B" w:rsidP="00066C57">
            <w:pPr>
              <w:rPr>
                <w:rFonts w:cs="Arial"/>
              </w:rPr>
            </w:pPr>
            <w:r w:rsidRPr="00A011D9">
              <w:rPr>
                <w:rFonts w:cs="Arial"/>
              </w:rPr>
              <w:t>000001</w:t>
            </w:r>
          </w:p>
        </w:tc>
        <w:tc>
          <w:tcPr>
            <w:tcW w:w="4240" w:type="dxa"/>
            <w:noWrap/>
            <w:hideMark/>
          </w:tcPr>
          <w:p w:rsidR="00345C4B" w:rsidRPr="00A011D9" w:rsidRDefault="00345C4B" w:rsidP="00066C57">
            <w:pPr>
              <w:rPr>
                <w:rFonts w:cs="Arial"/>
              </w:rPr>
            </w:pPr>
            <w:r w:rsidRPr="00A011D9">
              <w:rPr>
                <w:rFonts w:cs="Arial"/>
              </w:rPr>
              <w:t>ADSP_X_PCHIME_NrRepetitions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15</w:t>
            </w:r>
          </w:p>
        </w:tc>
        <w:tc>
          <w:tcPr>
            <w:tcW w:w="995" w:type="dxa"/>
            <w:noWrap/>
            <w:hideMark/>
          </w:tcPr>
          <w:p w:rsidR="00345C4B" w:rsidRPr="00A011D9" w:rsidRDefault="00345C4B" w:rsidP="00066C57">
            <w:pPr>
              <w:rPr>
                <w:rFonts w:cs="Arial"/>
              </w:rPr>
            </w:pPr>
            <w:r w:rsidRPr="00A011D9">
              <w:rPr>
                <w:rFonts w:cs="Arial"/>
              </w:rPr>
              <w:t>0010E0</w:t>
            </w:r>
          </w:p>
        </w:tc>
        <w:tc>
          <w:tcPr>
            <w:tcW w:w="4240" w:type="dxa"/>
            <w:noWrap/>
            <w:hideMark/>
          </w:tcPr>
          <w:p w:rsidR="00345C4B" w:rsidRPr="00A011D9" w:rsidRDefault="00345C4B" w:rsidP="00066C57">
            <w:pPr>
              <w:rPr>
                <w:rFonts w:cs="Arial"/>
              </w:rPr>
            </w:pPr>
            <w:r w:rsidRPr="00A011D9">
              <w:rPr>
                <w:rFonts w:cs="Arial"/>
              </w:rPr>
              <w:t>ADSP_X_PCHIME_RepeatSamples</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16</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ADSP_Y_PCHIME_Freq1_MSB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17</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ADSP_Y_PCHIME_Freq1_LSB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18</w:t>
            </w:r>
          </w:p>
        </w:tc>
        <w:tc>
          <w:tcPr>
            <w:tcW w:w="995" w:type="dxa"/>
            <w:noWrap/>
            <w:hideMark/>
          </w:tcPr>
          <w:p w:rsidR="00345C4B" w:rsidRPr="00A011D9" w:rsidRDefault="00345C4B" w:rsidP="00066C57">
            <w:pPr>
              <w:rPr>
                <w:rFonts w:cs="Arial"/>
              </w:rPr>
            </w:pPr>
            <w:r w:rsidRPr="00A011D9">
              <w:rPr>
                <w:rFonts w:cs="Arial"/>
              </w:rPr>
              <w:t>0800</w:t>
            </w:r>
          </w:p>
        </w:tc>
        <w:tc>
          <w:tcPr>
            <w:tcW w:w="4240" w:type="dxa"/>
            <w:noWrap/>
            <w:hideMark/>
          </w:tcPr>
          <w:p w:rsidR="00345C4B" w:rsidRPr="00A011D9" w:rsidRDefault="00345C4B" w:rsidP="00066C57">
            <w:pPr>
              <w:rPr>
                <w:rFonts w:cs="Arial"/>
              </w:rPr>
            </w:pPr>
            <w:r w:rsidRPr="00A011D9">
              <w:rPr>
                <w:rFonts w:cs="Arial"/>
              </w:rPr>
              <w:t>ADSP_Y_PCHIME_Volume1</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19</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ADSP_Y_PCHIME_Freq2_MSB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20</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ADSP_Y_PCHIME_Freq2_LSB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21</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ADSP_Y_PCHIME_Volume2</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22</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ADSP_Y_PCHIME_Freq3_MSB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23</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ADSP_Y_PCHIME_Freq3_LSB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24</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ADSP_Y_PCHIME_Volume3</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25</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ADSP_Y_PCHIME_Freq4_MSB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26</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ADSP_Y_PCHIME_Freq4_LSB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27</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ADSP_Y_PCHIME_Volume4</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28</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ADSP_Y_PCHIME_Freq5_MSB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29</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ADSP_Y_PCHIME_Freq5_LSB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30</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ADSP_Y_PCHIME_Volume5</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31</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ADSP_Y_PCHIME_Freq6_MSB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32</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ADSP_Y_PCHIME_Freq6_LSB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33</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ADSP_Y_PCHIME_Volume6</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34</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ADSP_Y_PCHIME_Freq7_MSB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35</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ADSP_Y_PCHIME_Freq7_LSB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36</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ADSP_Y_PCHIME_Volume7</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37</w:t>
            </w:r>
          </w:p>
        </w:tc>
        <w:tc>
          <w:tcPr>
            <w:tcW w:w="995" w:type="dxa"/>
            <w:noWrap/>
            <w:hideMark/>
          </w:tcPr>
          <w:p w:rsidR="00345C4B" w:rsidRPr="00A011D9" w:rsidRDefault="00345C4B" w:rsidP="00066C57">
            <w:pPr>
              <w:rPr>
                <w:rFonts w:cs="Arial"/>
              </w:rPr>
            </w:pPr>
            <w:r w:rsidRPr="00A011D9">
              <w:rPr>
                <w:rFonts w:cs="Arial"/>
              </w:rPr>
              <w:t>07EE</w:t>
            </w:r>
          </w:p>
        </w:tc>
        <w:tc>
          <w:tcPr>
            <w:tcW w:w="4240" w:type="dxa"/>
            <w:noWrap/>
            <w:hideMark/>
          </w:tcPr>
          <w:p w:rsidR="00345C4B" w:rsidRPr="00A011D9" w:rsidRDefault="00345C4B" w:rsidP="00066C57">
            <w:pPr>
              <w:rPr>
                <w:rFonts w:cs="Arial"/>
              </w:rPr>
            </w:pPr>
            <w:r w:rsidRPr="00A011D9">
              <w:rPr>
                <w:rFonts w:cs="Arial"/>
              </w:rPr>
              <w:t>ADSP_Y_PCHIME_Freq8_MSB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38</w:t>
            </w:r>
          </w:p>
        </w:tc>
        <w:tc>
          <w:tcPr>
            <w:tcW w:w="995" w:type="dxa"/>
            <w:noWrap/>
            <w:hideMark/>
          </w:tcPr>
          <w:p w:rsidR="00345C4B" w:rsidRPr="00A011D9" w:rsidRDefault="00345C4B" w:rsidP="00066C57">
            <w:pPr>
              <w:rPr>
                <w:rFonts w:cs="Arial"/>
              </w:rPr>
            </w:pPr>
            <w:r w:rsidRPr="00A011D9">
              <w:rPr>
                <w:rFonts w:cs="Arial"/>
              </w:rPr>
              <w:t>03D5</w:t>
            </w:r>
          </w:p>
        </w:tc>
        <w:tc>
          <w:tcPr>
            <w:tcW w:w="4240" w:type="dxa"/>
            <w:noWrap/>
            <w:hideMark/>
          </w:tcPr>
          <w:p w:rsidR="00345C4B" w:rsidRPr="00A011D9" w:rsidRDefault="00345C4B" w:rsidP="00066C57">
            <w:pPr>
              <w:rPr>
                <w:rFonts w:cs="Arial"/>
              </w:rPr>
            </w:pPr>
            <w:r w:rsidRPr="00A011D9">
              <w:rPr>
                <w:rFonts w:cs="Arial"/>
              </w:rPr>
              <w:t>ADSP_Y_PCHIME_Freq8_LSB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39</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ADSP_Y_PCHIME_Volume8</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40</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ADSP_Y_PCHIME_Ampli_LFO</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41</w:t>
            </w:r>
          </w:p>
        </w:tc>
        <w:tc>
          <w:tcPr>
            <w:tcW w:w="995" w:type="dxa"/>
            <w:noWrap/>
            <w:hideMark/>
          </w:tcPr>
          <w:p w:rsidR="00345C4B" w:rsidRPr="00A011D9" w:rsidRDefault="00345C4B" w:rsidP="00066C57">
            <w:pPr>
              <w:rPr>
                <w:rFonts w:cs="Arial"/>
              </w:rPr>
            </w:pPr>
            <w:r w:rsidRPr="00A011D9">
              <w:rPr>
                <w:rFonts w:cs="Arial"/>
              </w:rPr>
              <w:t>07FF</w:t>
            </w:r>
          </w:p>
        </w:tc>
        <w:tc>
          <w:tcPr>
            <w:tcW w:w="4240" w:type="dxa"/>
            <w:noWrap/>
            <w:hideMark/>
          </w:tcPr>
          <w:p w:rsidR="00345C4B" w:rsidRPr="00A011D9" w:rsidRDefault="00345C4B" w:rsidP="00066C57">
            <w:pPr>
              <w:rPr>
                <w:rFonts w:cs="Arial"/>
              </w:rPr>
            </w:pPr>
            <w:r w:rsidRPr="00A011D9">
              <w:rPr>
                <w:rFonts w:cs="Arial"/>
              </w:rPr>
              <w:t>ADSP_Y_PCHIME_Offset_LFO</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42</w:t>
            </w:r>
          </w:p>
        </w:tc>
        <w:tc>
          <w:tcPr>
            <w:tcW w:w="995" w:type="dxa"/>
            <w:noWrap/>
            <w:hideMark/>
          </w:tcPr>
          <w:p w:rsidR="00345C4B" w:rsidRPr="00A011D9" w:rsidRDefault="00345C4B" w:rsidP="00066C57">
            <w:pPr>
              <w:rPr>
                <w:rFonts w:cs="Arial"/>
              </w:rPr>
            </w:pPr>
            <w:r w:rsidRPr="00A011D9">
              <w:rPr>
                <w:rFonts w:cs="Arial"/>
              </w:rPr>
              <w:t>0001</w:t>
            </w:r>
          </w:p>
        </w:tc>
        <w:tc>
          <w:tcPr>
            <w:tcW w:w="4240" w:type="dxa"/>
            <w:noWrap/>
            <w:hideMark/>
          </w:tcPr>
          <w:p w:rsidR="00345C4B" w:rsidRPr="00A011D9" w:rsidRDefault="00345C4B" w:rsidP="00066C57">
            <w:pPr>
              <w:rPr>
                <w:rFonts w:cs="Arial"/>
              </w:rPr>
            </w:pPr>
            <w:r w:rsidRPr="00A011D9">
              <w:rPr>
                <w:rFonts w:cs="Arial"/>
              </w:rPr>
              <w:t>ADSP_Y_PCHIME_Env1_DelayVolume</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43</w:t>
            </w:r>
          </w:p>
        </w:tc>
        <w:tc>
          <w:tcPr>
            <w:tcW w:w="995" w:type="dxa"/>
            <w:noWrap/>
            <w:hideMark/>
          </w:tcPr>
          <w:p w:rsidR="00345C4B" w:rsidRPr="00A011D9" w:rsidRDefault="00345C4B" w:rsidP="00066C57">
            <w:pPr>
              <w:rPr>
                <w:rFonts w:cs="Arial"/>
              </w:rPr>
            </w:pPr>
            <w:r w:rsidRPr="00A011D9">
              <w:rPr>
                <w:rFonts w:cs="Arial"/>
              </w:rPr>
              <w:t>07EF</w:t>
            </w:r>
          </w:p>
        </w:tc>
        <w:tc>
          <w:tcPr>
            <w:tcW w:w="4240" w:type="dxa"/>
            <w:noWrap/>
            <w:hideMark/>
          </w:tcPr>
          <w:p w:rsidR="00345C4B" w:rsidRPr="00A011D9" w:rsidRDefault="00345C4B" w:rsidP="00066C57">
            <w:pPr>
              <w:rPr>
                <w:rFonts w:cs="Arial"/>
              </w:rPr>
            </w:pPr>
            <w:r w:rsidRPr="00A011D9">
              <w:rPr>
                <w:rFonts w:cs="Arial"/>
              </w:rPr>
              <w:t>ADSP_Y_PCHIME_Env1_DecayCoef_MSB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44</w:t>
            </w:r>
          </w:p>
        </w:tc>
        <w:tc>
          <w:tcPr>
            <w:tcW w:w="995" w:type="dxa"/>
            <w:noWrap/>
            <w:hideMark/>
          </w:tcPr>
          <w:p w:rsidR="00345C4B" w:rsidRPr="00A011D9" w:rsidRDefault="00345C4B" w:rsidP="00066C57">
            <w:pPr>
              <w:rPr>
                <w:rFonts w:cs="Arial"/>
              </w:rPr>
            </w:pPr>
            <w:r w:rsidRPr="00A011D9">
              <w:rPr>
                <w:rFonts w:cs="Arial"/>
              </w:rPr>
              <w:t>0008</w:t>
            </w:r>
          </w:p>
        </w:tc>
        <w:tc>
          <w:tcPr>
            <w:tcW w:w="4240" w:type="dxa"/>
            <w:noWrap/>
            <w:hideMark/>
          </w:tcPr>
          <w:p w:rsidR="00345C4B" w:rsidRPr="00A011D9" w:rsidRDefault="00345C4B" w:rsidP="00066C57">
            <w:pPr>
              <w:rPr>
                <w:rFonts w:cs="Arial"/>
              </w:rPr>
            </w:pPr>
            <w:r w:rsidRPr="00A011D9">
              <w:rPr>
                <w:rFonts w:cs="Arial"/>
              </w:rPr>
              <w:t>ADSP_Y_PCHIME_Env1_DecayCoef_LSB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45</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ADSP_Y_PCHIME_Env2_DelayVolume</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46</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ADSP_Y_PCHIME_Env2_DecayCoef_MSB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47</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ADSP_Y_PCHIME_Env2_DecayCoef_LSB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48</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ADSP_Y_PCHIME_Env3_DelayVolume</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49</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ADSP_Y_PCHIME_Env3_DecayCoef_MSB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lastRenderedPageBreak/>
              <w:t>50</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ADSP_Y_PCHIME_Env3_DecayCoef_LSB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51</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ADSP_Y_PCHIME_Env4_DelayVolume</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52</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ADSP_Y_PCHIME_Env4_DecayCoef_MSB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53</w:t>
            </w:r>
          </w:p>
        </w:tc>
        <w:tc>
          <w:tcPr>
            <w:tcW w:w="995" w:type="dxa"/>
            <w:noWrap/>
            <w:hideMark/>
          </w:tcPr>
          <w:p w:rsidR="00345C4B" w:rsidRPr="00A011D9" w:rsidRDefault="00345C4B" w:rsidP="00066C57">
            <w:pPr>
              <w:rPr>
                <w:rFonts w:cs="Arial"/>
              </w:rPr>
            </w:pPr>
            <w:r w:rsidRPr="00A011D9">
              <w:rPr>
                <w:rFonts w:cs="Arial"/>
              </w:rPr>
              <w:t>0000</w:t>
            </w:r>
          </w:p>
        </w:tc>
        <w:tc>
          <w:tcPr>
            <w:tcW w:w="4240" w:type="dxa"/>
            <w:noWrap/>
            <w:hideMark/>
          </w:tcPr>
          <w:p w:rsidR="00345C4B" w:rsidRPr="00A011D9" w:rsidRDefault="00345C4B" w:rsidP="00066C57">
            <w:pPr>
              <w:rPr>
                <w:rFonts w:cs="Arial"/>
              </w:rPr>
            </w:pPr>
            <w:r w:rsidRPr="00A011D9">
              <w:rPr>
                <w:rFonts w:cs="Arial"/>
              </w:rPr>
              <w:t>ADSP_Y_PCHIME_Env4_DecayCoef_LSB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54</w:t>
            </w:r>
          </w:p>
        </w:tc>
        <w:tc>
          <w:tcPr>
            <w:tcW w:w="995" w:type="dxa"/>
            <w:noWrap/>
            <w:hideMark/>
          </w:tcPr>
          <w:p w:rsidR="00345C4B" w:rsidRPr="00A011D9" w:rsidRDefault="00345C4B" w:rsidP="00066C57">
            <w:pPr>
              <w:rPr>
                <w:rFonts w:cs="Arial"/>
              </w:rPr>
            </w:pPr>
            <w:r w:rsidRPr="00A011D9">
              <w:rPr>
                <w:rFonts w:cs="Arial"/>
              </w:rPr>
              <w:t>0400</w:t>
            </w:r>
          </w:p>
        </w:tc>
        <w:tc>
          <w:tcPr>
            <w:tcW w:w="4240" w:type="dxa"/>
            <w:noWrap/>
            <w:hideMark/>
          </w:tcPr>
          <w:p w:rsidR="00345C4B" w:rsidRPr="00A011D9" w:rsidRDefault="00345C4B" w:rsidP="00066C57">
            <w:pPr>
              <w:rPr>
                <w:rFonts w:cs="Arial"/>
              </w:rPr>
            </w:pPr>
            <w:r w:rsidRPr="00A011D9">
              <w:rPr>
                <w:rFonts w:cs="Arial"/>
              </w:rPr>
              <w:t>ADSP_Y_PCHIME_MasterVolume</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55</w:t>
            </w:r>
          </w:p>
        </w:tc>
        <w:tc>
          <w:tcPr>
            <w:tcW w:w="995" w:type="dxa"/>
            <w:noWrap/>
            <w:hideMark/>
          </w:tcPr>
          <w:p w:rsidR="00345C4B" w:rsidRPr="00A011D9" w:rsidRDefault="00345C4B" w:rsidP="00066C57">
            <w:pPr>
              <w:rPr>
                <w:rFonts w:cs="Arial"/>
              </w:rPr>
            </w:pPr>
            <w:r w:rsidRPr="00A011D9">
              <w:rPr>
                <w:rFonts w:cs="Arial"/>
              </w:rPr>
              <w:t>075C</w:t>
            </w:r>
          </w:p>
        </w:tc>
        <w:tc>
          <w:tcPr>
            <w:tcW w:w="4240" w:type="dxa"/>
            <w:noWrap/>
            <w:hideMark/>
          </w:tcPr>
          <w:p w:rsidR="00345C4B" w:rsidRPr="00A011D9" w:rsidRDefault="00345C4B" w:rsidP="00066C57">
            <w:pPr>
              <w:rPr>
                <w:rFonts w:cs="Arial"/>
              </w:rPr>
            </w:pPr>
            <w:r w:rsidRPr="00A011D9">
              <w:rPr>
                <w:rFonts w:cs="Arial"/>
              </w:rPr>
              <w:t>ADSP_Y_PCHIME_Smute_DecayCoef_MSB</w:t>
            </w:r>
          </w:p>
        </w:tc>
      </w:tr>
      <w:tr w:rsidR="00345C4B" w:rsidRPr="00A011D9" w:rsidTr="00066C57">
        <w:trPr>
          <w:trHeight w:val="255"/>
          <w:jc w:val="center"/>
        </w:trPr>
        <w:tc>
          <w:tcPr>
            <w:tcW w:w="460" w:type="dxa"/>
            <w:noWrap/>
            <w:hideMark/>
          </w:tcPr>
          <w:p w:rsidR="00345C4B" w:rsidRPr="00A011D9" w:rsidRDefault="00345C4B" w:rsidP="00066C57">
            <w:pPr>
              <w:rPr>
                <w:rFonts w:cs="Arial"/>
              </w:rPr>
            </w:pPr>
            <w:r w:rsidRPr="00A011D9">
              <w:rPr>
                <w:rFonts w:cs="Arial"/>
              </w:rPr>
              <w:t>56</w:t>
            </w:r>
          </w:p>
        </w:tc>
        <w:tc>
          <w:tcPr>
            <w:tcW w:w="995" w:type="dxa"/>
            <w:noWrap/>
            <w:hideMark/>
          </w:tcPr>
          <w:p w:rsidR="00345C4B" w:rsidRPr="00A011D9" w:rsidRDefault="00345C4B" w:rsidP="00066C57">
            <w:pPr>
              <w:rPr>
                <w:rFonts w:cs="Arial"/>
              </w:rPr>
            </w:pPr>
            <w:r w:rsidRPr="00A011D9">
              <w:rPr>
                <w:rFonts w:cs="Arial"/>
              </w:rPr>
              <w:t>0201</w:t>
            </w:r>
          </w:p>
        </w:tc>
        <w:tc>
          <w:tcPr>
            <w:tcW w:w="4240" w:type="dxa"/>
            <w:noWrap/>
            <w:hideMark/>
          </w:tcPr>
          <w:p w:rsidR="00345C4B" w:rsidRPr="00A011D9" w:rsidRDefault="00345C4B" w:rsidP="00066C57">
            <w:pPr>
              <w:rPr>
                <w:rFonts w:cs="Arial"/>
              </w:rPr>
            </w:pPr>
            <w:r w:rsidRPr="00A011D9">
              <w:rPr>
                <w:rFonts w:cs="Arial"/>
              </w:rPr>
              <w:t>ADSP_Y_PCHIME_Smute_DecayCoef_LSB</w:t>
            </w:r>
          </w:p>
        </w:tc>
      </w:tr>
      <w:tr w:rsidR="00345C4B" w:rsidRPr="00A011D9" w:rsidTr="00066C57">
        <w:trPr>
          <w:trHeight w:val="70"/>
          <w:jc w:val="center"/>
        </w:trPr>
        <w:tc>
          <w:tcPr>
            <w:tcW w:w="460" w:type="dxa"/>
            <w:noWrap/>
            <w:hideMark/>
          </w:tcPr>
          <w:p w:rsidR="00345C4B" w:rsidRPr="00A011D9" w:rsidRDefault="00345C4B" w:rsidP="00066C57">
            <w:pPr>
              <w:rPr>
                <w:rFonts w:cs="Arial"/>
              </w:rPr>
            </w:pPr>
            <w:r w:rsidRPr="00A011D9">
              <w:rPr>
                <w:rFonts w:cs="Arial"/>
              </w:rPr>
              <w:t>57</w:t>
            </w:r>
          </w:p>
        </w:tc>
        <w:tc>
          <w:tcPr>
            <w:tcW w:w="995" w:type="dxa"/>
            <w:noWrap/>
            <w:hideMark/>
          </w:tcPr>
          <w:p w:rsidR="00345C4B" w:rsidRPr="00A011D9" w:rsidRDefault="00345C4B" w:rsidP="00066C57">
            <w:pPr>
              <w:rPr>
                <w:rFonts w:cs="Arial"/>
              </w:rPr>
            </w:pPr>
            <w:r w:rsidRPr="00A011D9">
              <w:rPr>
                <w:rFonts w:cs="Arial"/>
              </w:rPr>
              <w:t>000001</w:t>
            </w:r>
          </w:p>
        </w:tc>
        <w:tc>
          <w:tcPr>
            <w:tcW w:w="4240" w:type="dxa"/>
            <w:noWrap/>
            <w:hideMark/>
          </w:tcPr>
          <w:p w:rsidR="00345C4B" w:rsidRPr="00A011D9" w:rsidRDefault="00345C4B" w:rsidP="00066C57">
            <w:pPr>
              <w:rPr>
                <w:rFonts w:cs="Arial"/>
              </w:rPr>
            </w:pPr>
            <w:r w:rsidRPr="00A011D9">
              <w:rPr>
                <w:rFonts w:cs="Arial"/>
              </w:rPr>
              <w:t>ADSP_X_PCHIME_ControlStatusReg</w:t>
            </w:r>
          </w:p>
        </w:tc>
      </w:tr>
    </w:tbl>
    <w:p w:rsidR="00345C4B" w:rsidRPr="004D4577" w:rsidRDefault="00345C4B" w:rsidP="00345C4B">
      <w:pPr>
        <w:rPr>
          <w:rFonts w:cs="Arial"/>
        </w:rPr>
      </w:pPr>
    </w:p>
    <w:p w:rsidR="00345C4B" w:rsidRDefault="00345C4B" w:rsidP="00345C4B">
      <w:pPr>
        <w:pStyle w:val="Heading4"/>
        <w:numPr>
          <w:ilvl w:val="3"/>
          <w:numId w:val="48"/>
        </w:numPr>
      </w:pPr>
      <w:bookmarkStart w:id="243" w:name="_Toc45277371"/>
      <w:r w:rsidRPr="00B9479B">
        <w:t>AHU-SWR-REQ-165798/B-Polyphonic Chime 14 - Perimeter Warning Chime C</w:t>
      </w:r>
      <w:bookmarkEnd w:id="243"/>
    </w:p>
    <w:p w:rsidR="00345C4B" w:rsidRDefault="00345C4B" w:rsidP="00345C4B">
      <w:pPr>
        <w:jc w:val="center"/>
        <w:rPr>
          <w:rFonts w:cs="Arial"/>
        </w:rPr>
      </w:pPr>
      <w:r>
        <w:rPr>
          <w:noProof/>
        </w:rPr>
        <w:drawing>
          <wp:inline distT="0" distB="0" distL="0" distR="0" wp14:anchorId="74871EC0" wp14:editId="7EB3959F">
            <wp:extent cx="1050472" cy="921204"/>
            <wp:effectExtent l="0" t="0" r="0" b="0"/>
            <wp:docPr id="38000" name="Picture 103" descr="P_Chime_14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9" name="Picture 103" descr="P_Chime_14_Scope_Total Dur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A7FE7ED" wp14:editId="27F14FFB">
            <wp:extent cx="1047750" cy="921204"/>
            <wp:effectExtent l="0" t="0" r="0" b="0"/>
            <wp:docPr id="38001" name="Picture 104" descr="P_Chime_14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0" name="Picture 104" descr="P_Chime_14_FFT Spectrum_Frequency_Zo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6F9624B3" wp14:editId="6E0AE308">
            <wp:extent cx="1402896" cy="921204"/>
            <wp:effectExtent l="0" t="0" r="6985" b="0"/>
            <wp:docPr id="380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4" name="Picture 2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2896"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276370" w:rsidTr="00066C57">
        <w:trPr>
          <w:trHeight w:val="70"/>
          <w:jc w:val="center"/>
        </w:trPr>
        <w:tc>
          <w:tcPr>
            <w:tcW w:w="460" w:type="dxa"/>
            <w:noWrap/>
            <w:hideMark/>
          </w:tcPr>
          <w:p w:rsidR="00345C4B" w:rsidRPr="00276370" w:rsidRDefault="00345C4B" w:rsidP="00066C57">
            <w:pPr>
              <w:rPr>
                <w:rFonts w:cs="Arial"/>
                <w:b/>
                <w:bCs/>
              </w:rPr>
            </w:pPr>
            <w:r w:rsidRPr="00276370">
              <w:rPr>
                <w:rFonts w:cs="Arial"/>
                <w:b/>
                <w:bCs/>
              </w:rPr>
              <w:t>#</w:t>
            </w:r>
          </w:p>
        </w:tc>
        <w:tc>
          <w:tcPr>
            <w:tcW w:w="995" w:type="dxa"/>
            <w:noWrap/>
            <w:hideMark/>
          </w:tcPr>
          <w:p w:rsidR="00345C4B" w:rsidRPr="00276370" w:rsidRDefault="00345C4B" w:rsidP="00066C57">
            <w:pPr>
              <w:rPr>
                <w:rFonts w:cs="Arial"/>
                <w:b/>
                <w:bCs/>
              </w:rPr>
            </w:pPr>
            <w:r w:rsidRPr="00276370">
              <w:rPr>
                <w:rFonts w:cs="Arial"/>
                <w:b/>
                <w:bCs/>
              </w:rPr>
              <w:t>Hex</w:t>
            </w:r>
          </w:p>
        </w:tc>
        <w:tc>
          <w:tcPr>
            <w:tcW w:w="4240" w:type="dxa"/>
            <w:noWrap/>
            <w:hideMark/>
          </w:tcPr>
          <w:p w:rsidR="00345C4B" w:rsidRPr="00276370" w:rsidRDefault="00345C4B" w:rsidP="00066C57">
            <w:pPr>
              <w:rPr>
                <w:rFonts w:cs="Arial"/>
                <w:b/>
                <w:bCs/>
              </w:rPr>
            </w:pPr>
            <w:r w:rsidRPr="00276370">
              <w:rPr>
                <w:rFonts w:cs="Arial"/>
                <w:b/>
                <w:bCs/>
              </w:rPr>
              <w:t>Parameter</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w:t>
            </w:r>
          </w:p>
        </w:tc>
        <w:tc>
          <w:tcPr>
            <w:tcW w:w="995" w:type="dxa"/>
            <w:noWrap/>
            <w:hideMark/>
          </w:tcPr>
          <w:p w:rsidR="00345C4B" w:rsidRPr="00276370" w:rsidRDefault="00345C4B" w:rsidP="00066C57">
            <w:pPr>
              <w:rPr>
                <w:rFonts w:cs="Arial"/>
              </w:rPr>
            </w:pPr>
            <w:del w:id="244" w:author="Walus, David (D.M.)" w:date="2015-07-06T08:24:00Z">
              <w:r w:rsidRPr="00276370" w:rsidDel="00EC5473">
                <w:rPr>
                  <w:rFonts w:cs="Arial"/>
                </w:rPr>
                <w:delText>0002F8</w:delText>
              </w:r>
            </w:del>
            <w:ins w:id="245" w:author="Walus, David (D.M.)" w:date="2015-07-06T08:24:00Z">
              <w:r>
                <w:rPr>
                  <w:rFonts w:cs="Arial"/>
                </w:rPr>
                <w:t>0002BB</w:t>
              </w:r>
            </w:ins>
          </w:p>
        </w:tc>
        <w:tc>
          <w:tcPr>
            <w:tcW w:w="4240" w:type="dxa"/>
            <w:noWrap/>
            <w:hideMark/>
          </w:tcPr>
          <w:p w:rsidR="00345C4B" w:rsidRPr="00276370" w:rsidRDefault="00345C4B" w:rsidP="00066C57">
            <w:pPr>
              <w:rPr>
                <w:rFonts w:cs="Arial"/>
              </w:rPr>
            </w:pPr>
            <w:r w:rsidRPr="00276370">
              <w:rPr>
                <w:rFonts w:cs="Arial"/>
              </w:rPr>
              <w:t>ADSP_X_PCHIME_AngleIncr_LFO</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ADSP_X_PCHIME_Env1_DelaySamples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w:t>
            </w:r>
          </w:p>
        </w:tc>
        <w:tc>
          <w:tcPr>
            <w:tcW w:w="995" w:type="dxa"/>
            <w:noWrap/>
            <w:hideMark/>
          </w:tcPr>
          <w:p w:rsidR="00345C4B" w:rsidRPr="00276370" w:rsidRDefault="00345C4B" w:rsidP="00066C57">
            <w:pPr>
              <w:rPr>
                <w:rFonts w:cs="Arial"/>
              </w:rPr>
            </w:pPr>
            <w:r w:rsidRPr="00276370">
              <w:rPr>
                <w:rFonts w:cs="Arial"/>
              </w:rPr>
              <w:t>0AAAAA</w:t>
            </w:r>
          </w:p>
        </w:tc>
        <w:tc>
          <w:tcPr>
            <w:tcW w:w="4240" w:type="dxa"/>
            <w:noWrap/>
            <w:hideMark/>
          </w:tcPr>
          <w:p w:rsidR="00345C4B" w:rsidRPr="00276370" w:rsidRDefault="00345C4B" w:rsidP="00066C57">
            <w:pPr>
              <w:rPr>
                <w:rFonts w:cs="Arial"/>
              </w:rPr>
            </w:pPr>
            <w:r w:rsidRPr="00276370">
              <w:rPr>
                <w:rFonts w:cs="Arial"/>
              </w:rPr>
              <w:t>ADSP_X_PCHIME_Env1_AttackIncr</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w:t>
            </w:r>
          </w:p>
        </w:tc>
        <w:tc>
          <w:tcPr>
            <w:tcW w:w="995" w:type="dxa"/>
            <w:noWrap/>
            <w:hideMark/>
          </w:tcPr>
          <w:p w:rsidR="00345C4B" w:rsidRPr="00276370" w:rsidRDefault="00345C4B" w:rsidP="00066C57">
            <w:pPr>
              <w:rPr>
                <w:rFonts w:cs="Arial"/>
              </w:rPr>
            </w:pPr>
            <w:r w:rsidRPr="00276370">
              <w:rPr>
                <w:rFonts w:cs="Arial"/>
              </w:rPr>
              <w:t>000BB8</w:t>
            </w:r>
          </w:p>
        </w:tc>
        <w:tc>
          <w:tcPr>
            <w:tcW w:w="4240" w:type="dxa"/>
            <w:noWrap/>
            <w:hideMark/>
          </w:tcPr>
          <w:p w:rsidR="00345C4B" w:rsidRPr="00276370" w:rsidRDefault="00345C4B" w:rsidP="00066C57">
            <w:pPr>
              <w:rPr>
                <w:rFonts w:cs="Arial"/>
              </w:rPr>
            </w:pPr>
            <w:r w:rsidRPr="00276370">
              <w:rPr>
                <w:rFonts w:cs="Arial"/>
              </w:rPr>
              <w:t>ADSP_X_PCHIME_Env1_SustainSamples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ADSP_X_PCHIME_Env2_DelaySamples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6</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ADSP_X_PCHIME_Env2_AttackIncr</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7</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ADSP_X_PCHIME_Env2_SustainSamples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8</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ADSP_X_PCHIME_Env3_DelaySamples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9</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ADSP_X_PCHIME_Env3_AttackIncr</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10</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ADSP_X_PCHIME_Env3_SustainSamples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11</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ADSP_X_PCHIME_Env4_DelaySamples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12</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ADSP_X_PCHIME_Env4_AttackIncr</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13</w:t>
            </w:r>
          </w:p>
        </w:tc>
        <w:tc>
          <w:tcPr>
            <w:tcW w:w="995" w:type="dxa"/>
            <w:noWrap/>
            <w:hideMark/>
          </w:tcPr>
          <w:p w:rsidR="00345C4B" w:rsidRPr="00276370" w:rsidRDefault="00345C4B" w:rsidP="00066C57">
            <w:pPr>
              <w:rPr>
                <w:rFonts w:cs="Arial"/>
              </w:rPr>
            </w:pPr>
            <w:r w:rsidRPr="00276370">
              <w:rPr>
                <w:rFonts w:cs="Arial"/>
              </w:rPr>
              <w:t>000000</w:t>
            </w:r>
          </w:p>
        </w:tc>
        <w:tc>
          <w:tcPr>
            <w:tcW w:w="4240" w:type="dxa"/>
            <w:noWrap/>
            <w:hideMark/>
          </w:tcPr>
          <w:p w:rsidR="00345C4B" w:rsidRPr="00276370" w:rsidRDefault="00345C4B" w:rsidP="00066C57">
            <w:pPr>
              <w:rPr>
                <w:rFonts w:cs="Arial"/>
              </w:rPr>
            </w:pPr>
            <w:r w:rsidRPr="00276370">
              <w:rPr>
                <w:rFonts w:cs="Arial"/>
              </w:rPr>
              <w:t>ADSP_X_PCHIME_Env4_SustainSamples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14</w:t>
            </w:r>
          </w:p>
        </w:tc>
        <w:tc>
          <w:tcPr>
            <w:tcW w:w="995" w:type="dxa"/>
            <w:noWrap/>
            <w:hideMark/>
          </w:tcPr>
          <w:p w:rsidR="00345C4B" w:rsidRPr="00276370" w:rsidRDefault="00345C4B" w:rsidP="00066C57">
            <w:pPr>
              <w:rPr>
                <w:rFonts w:cs="Arial"/>
              </w:rPr>
            </w:pPr>
            <w:r w:rsidRPr="00276370">
              <w:rPr>
                <w:rFonts w:cs="Arial"/>
              </w:rPr>
              <w:t>000001</w:t>
            </w:r>
          </w:p>
        </w:tc>
        <w:tc>
          <w:tcPr>
            <w:tcW w:w="4240" w:type="dxa"/>
            <w:noWrap/>
            <w:hideMark/>
          </w:tcPr>
          <w:p w:rsidR="00345C4B" w:rsidRPr="00276370" w:rsidRDefault="00345C4B" w:rsidP="00066C57">
            <w:pPr>
              <w:rPr>
                <w:rFonts w:cs="Arial"/>
              </w:rPr>
            </w:pPr>
            <w:r w:rsidRPr="00276370">
              <w:rPr>
                <w:rFonts w:cs="Arial"/>
              </w:rPr>
              <w:t>ADSP_X_PCHIME_NrRepetitions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15</w:t>
            </w:r>
          </w:p>
        </w:tc>
        <w:tc>
          <w:tcPr>
            <w:tcW w:w="995" w:type="dxa"/>
            <w:noWrap/>
            <w:hideMark/>
          </w:tcPr>
          <w:p w:rsidR="00345C4B" w:rsidRPr="00276370" w:rsidRDefault="00345C4B" w:rsidP="00066C57">
            <w:pPr>
              <w:rPr>
                <w:rFonts w:cs="Arial"/>
              </w:rPr>
            </w:pPr>
            <w:r w:rsidRPr="00276370">
              <w:rPr>
                <w:rFonts w:cs="Arial"/>
              </w:rPr>
              <w:t>000CE4</w:t>
            </w:r>
          </w:p>
        </w:tc>
        <w:tc>
          <w:tcPr>
            <w:tcW w:w="4240" w:type="dxa"/>
            <w:noWrap/>
            <w:hideMark/>
          </w:tcPr>
          <w:p w:rsidR="00345C4B" w:rsidRPr="00276370" w:rsidRDefault="00345C4B" w:rsidP="00066C57">
            <w:pPr>
              <w:rPr>
                <w:rFonts w:cs="Arial"/>
              </w:rPr>
            </w:pPr>
            <w:r w:rsidRPr="00276370">
              <w:rPr>
                <w:rFonts w:cs="Arial"/>
              </w:rPr>
              <w:t>ADSP_X_PCHIME_RepeatSamples</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16</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ADSP_Y_PCHIME_Freq1_MSB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17</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ADSP_Y_PCHIME_Freq1_LSB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18</w:t>
            </w:r>
          </w:p>
        </w:tc>
        <w:tc>
          <w:tcPr>
            <w:tcW w:w="995" w:type="dxa"/>
            <w:noWrap/>
            <w:hideMark/>
          </w:tcPr>
          <w:p w:rsidR="00345C4B" w:rsidRPr="00276370" w:rsidRDefault="00345C4B" w:rsidP="00066C57">
            <w:pPr>
              <w:rPr>
                <w:rFonts w:cs="Arial"/>
              </w:rPr>
            </w:pPr>
            <w:r w:rsidRPr="00276370">
              <w:rPr>
                <w:rFonts w:cs="Arial"/>
              </w:rPr>
              <w:t>0800</w:t>
            </w:r>
          </w:p>
        </w:tc>
        <w:tc>
          <w:tcPr>
            <w:tcW w:w="4240" w:type="dxa"/>
            <w:noWrap/>
            <w:hideMark/>
          </w:tcPr>
          <w:p w:rsidR="00345C4B" w:rsidRPr="00276370" w:rsidRDefault="00345C4B" w:rsidP="00066C57">
            <w:pPr>
              <w:rPr>
                <w:rFonts w:cs="Arial"/>
              </w:rPr>
            </w:pPr>
            <w:r w:rsidRPr="00276370">
              <w:rPr>
                <w:rFonts w:cs="Arial"/>
              </w:rPr>
              <w:t>ADSP_Y_PCHIME_Volume1</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19</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ADSP_Y_PCHIME_Freq2_MSB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20</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ADSP_Y_PCHIME_Freq2_LSB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21</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ADSP_Y_PCHIME_Volume2</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22</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ADSP_Y_PCHIME_Freq3_MSB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23</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ADSP_Y_PCHIME_Freq3_LSB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24</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ADSP_Y_PCHIME_Volume3</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25</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ADSP_Y_PCHIME_Freq4_MSB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26</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ADSP_Y_PCHIME_Freq4_LSB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27</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ADSP_Y_PCHIME_Volume4</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28</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ADSP_Y_PCHIME_Freq5_MSB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29</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ADSP_Y_PCHIME_Freq5_LSB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30</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ADSP_Y_PCHIME_Volume5</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lastRenderedPageBreak/>
              <w:t>31</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ADSP_Y_PCHIME_Freq6_MSB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32</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ADSP_Y_PCHIME_Freq6_LSB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33</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ADSP_Y_PCHIME_Volume6</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34</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ADSP_Y_PCHIME_Freq7_MSB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35</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ADSP_Y_PCHIME_Freq7_LSB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36</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ADSP_Y_PCHIME_Volume7</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37</w:t>
            </w:r>
          </w:p>
        </w:tc>
        <w:tc>
          <w:tcPr>
            <w:tcW w:w="995" w:type="dxa"/>
            <w:noWrap/>
            <w:hideMark/>
          </w:tcPr>
          <w:p w:rsidR="00345C4B" w:rsidRPr="00276370" w:rsidRDefault="00345C4B" w:rsidP="00066C57">
            <w:pPr>
              <w:rPr>
                <w:rFonts w:cs="Arial"/>
              </w:rPr>
            </w:pPr>
            <w:r w:rsidRPr="00276370">
              <w:rPr>
                <w:rFonts w:cs="Arial"/>
              </w:rPr>
              <w:t>07EE</w:t>
            </w:r>
          </w:p>
        </w:tc>
        <w:tc>
          <w:tcPr>
            <w:tcW w:w="4240" w:type="dxa"/>
            <w:noWrap/>
            <w:hideMark/>
          </w:tcPr>
          <w:p w:rsidR="00345C4B" w:rsidRPr="00276370" w:rsidRDefault="00345C4B" w:rsidP="00066C57">
            <w:pPr>
              <w:rPr>
                <w:rFonts w:cs="Arial"/>
              </w:rPr>
            </w:pPr>
            <w:r w:rsidRPr="00276370">
              <w:rPr>
                <w:rFonts w:cs="Arial"/>
              </w:rPr>
              <w:t>ADSP_Y_PCHIME_Freq8_MSB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38</w:t>
            </w:r>
          </w:p>
        </w:tc>
        <w:tc>
          <w:tcPr>
            <w:tcW w:w="995" w:type="dxa"/>
            <w:noWrap/>
            <w:hideMark/>
          </w:tcPr>
          <w:p w:rsidR="00345C4B" w:rsidRPr="00276370" w:rsidRDefault="00345C4B" w:rsidP="00066C57">
            <w:pPr>
              <w:rPr>
                <w:rFonts w:cs="Arial"/>
              </w:rPr>
            </w:pPr>
            <w:r w:rsidRPr="00276370">
              <w:rPr>
                <w:rFonts w:cs="Arial"/>
              </w:rPr>
              <w:t>03D5</w:t>
            </w:r>
          </w:p>
        </w:tc>
        <w:tc>
          <w:tcPr>
            <w:tcW w:w="4240" w:type="dxa"/>
            <w:noWrap/>
            <w:hideMark/>
          </w:tcPr>
          <w:p w:rsidR="00345C4B" w:rsidRPr="00276370" w:rsidRDefault="00345C4B" w:rsidP="00066C57">
            <w:pPr>
              <w:rPr>
                <w:rFonts w:cs="Arial"/>
              </w:rPr>
            </w:pPr>
            <w:r w:rsidRPr="00276370">
              <w:rPr>
                <w:rFonts w:cs="Arial"/>
              </w:rPr>
              <w:t>ADSP_Y_PCHIME_Freq8_LSB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39</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ADSP_Y_PCHIME_Volume8</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40</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ADSP_Y_PCHIME_Ampli_LFO</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41</w:t>
            </w:r>
          </w:p>
        </w:tc>
        <w:tc>
          <w:tcPr>
            <w:tcW w:w="995" w:type="dxa"/>
            <w:noWrap/>
            <w:hideMark/>
          </w:tcPr>
          <w:p w:rsidR="00345C4B" w:rsidRPr="00276370" w:rsidRDefault="00345C4B" w:rsidP="00066C57">
            <w:pPr>
              <w:rPr>
                <w:rFonts w:cs="Arial"/>
              </w:rPr>
            </w:pPr>
            <w:r w:rsidRPr="00276370">
              <w:rPr>
                <w:rFonts w:cs="Arial"/>
              </w:rPr>
              <w:t>07FF</w:t>
            </w:r>
          </w:p>
        </w:tc>
        <w:tc>
          <w:tcPr>
            <w:tcW w:w="4240" w:type="dxa"/>
            <w:noWrap/>
            <w:hideMark/>
          </w:tcPr>
          <w:p w:rsidR="00345C4B" w:rsidRPr="00276370" w:rsidRDefault="00345C4B" w:rsidP="00066C57">
            <w:pPr>
              <w:rPr>
                <w:rFonts w:cs="Arial"/>
              </w:rPr>
            </w:pPr>
            <w:r w:rsidRPr="00276370">
              <w:rPr>
                <w:rFonts w:cs="Arial"/>
              </w:rPr>
              <w:t>ADSP_Y_PCHIME_Offset_LFO</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42</w:t>
            </w:r>
          </w:p>
        </w:tc>
        <w:tc>
          <w:tcPr>
            <w:tcW w:w="995" w:type="dxa"/>
            <w:noWrap/>
            <w:hideMark/>
          </w:tcPr>
          <w:p w:rsidR="00345C4B" w:rsidRPr="00276370" w:rsidRDefault="00345C4B" w:rsidP="00066C57">
            <w:pPr>
              <w:rPr>
                <w:rFonts w:cs="Arial"/>
              </w:rPr>
            </w:pPr>
            <w:r w:rsidRPr="00276370">
              <w:rPr>
                <w:rFonts w:cs="Arial"/>
              </w:rPr>
              <w:t>0001</w:t>
            </w:r>
          </w:p>
        </w:tc>
        <w:tc>
          <w:tcPr>
            <w:tcW w:w="4240" w:type="dxa"/>
            <w:noWrap/>
            <w:hideMark/>
          </w:tcPr>
          <w:p w:rsidR="00345C4B" w:rsidRPr="00276370" w:rsidRDefault="00345C4B" w:rsidP="00066C57">
            <w:pPr>
              <w:rPr>
                <w:rFonts w:cs="Arial"/>
              </w:rPr>
            </w:pPr>
            <w:r w:rsidRPr="00276370">
              <w:rPr>
                <w:rFonts w:cs="Arial"/>
              </w:rPr>
              <w:t>ADSP_Y_PCHIME_Env1_DelayVolume</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43</w:t>
            </w:r>
          </w:p>
        </w:tc>
        <w:tc>
          <w:tcPr>
            <w:tcW w:w="995" w:type="dxa"/>
            <w:noWrap/>
            <w:hideMark/>
          </w:tcPr>
          <w:p w:rsidR="00345C4B" w:rsidRPr="00276370" w:rsidRDefault="00345C4B" w:rsidP="00066C57">
            <w:pPr>
              <w:rPr>
                <w:rFonts w:cs="Arial"/>
              </w:rPr>
            </w:pPr>
            <w:r w:rsidRPr="00276370">
              <w:rPr>
                <w:rFonts w:cs="Arial"/>
              </w:rPr>
              <w:t>07EF</w:t>
            </w:r>
          </w:p>
        </w:tc>
        <w:tc>
          <w:tcPr>
            <w:tcW w:w="4240" w:type="dxa"/>
            <w:noWrap/>
            <w:hideMark/>
          </w:tcPr>
          <w:p w:rsidR="00345C4B" w:rsidRPr="00276370" w:rsidRDefault="00345C4B" w:rsidP="00066C57">
            <w:pPr>
              <w:rPr>
                <w:rFonts w:cs="Arial"/>
              </w:rPr>
            </w:pPr>
            <w:r w:rsidRPr="00276370">
              <w:rPr>
                <w:rFonts w:cs="Arial"/>
              </w:rPr>
              <w:t>ADSP_Y_PCHIME_Env1_DecayCoef_MSB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44</w:t>
            </w:r>
          </w:p>
        </w:tc>
        <w:tc>
          <w:tcPr>
            <w:tcW w:w="995" w:type="dxa"/>
            <w:noWrap/>
            <w:hideMark/>
          </w:tcPr>
          <w:p w:rsidR="00345C4B" w:rsidRPr="00276370" w:rsidRDefault="00345C4B" w:rsidP="00066C57">
            <w:pPr>
              <w:rPr>
                <w:rFonts w:cs="Arial"/>
              </w:rPr>
            </w:pPr>
            <w:r w:rsidRPr="00276370">
              <w:rPr>
                <w:rFonts w:cs="Arial"/>
              </w:rPr>
              <w:t>0008</w:t>
            </w:r>
          </w:p>
        </w:tc>
        <w:tc>
          <w:tcPr>
            <w:tcW w:w="4240" w:type="dxa"/>
            <w:noWrap/>
            <w:hideMark/>
          </w:tcPr>
          <w:p w:rsidR="00345C4B" w:rsidRPr="00276370" w:rsidRDefault="00345C4B" w:rsidP="00066C57">
            <w:pPr>
              <w:rPr>
                <w:rFonts w:cs="Arial"/>
              </w:rPr>
            </w:pPr>
            <w:r w:rsidRPr="00276370">
              <w:rPr>
                <w:rFonts w:cs="Arial"/>
              </w:rPr>
              <w:t>ADSP_Y_PCHIME_Env1_DecayCoef_LSB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45</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ADSP_Y_PCHIME_Env2_DelayVolume</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46</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ADSP_Y_PCHIME_Env2_DecayCoef_MSB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47</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ADSP_Y_PCHIME_Env2_DecayCoef_LSB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48</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ADSP_Y_PCHIME_Env3_DelayVolume</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49</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ADSP_Y_PCHIME_Env3_DecayCoef_MSB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50</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ADSP_Y_PCHIME_Env3_DecayCoef_LSB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51</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ADSP_Y_PCHIME_Env4_DelayVolume</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52</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ADSP_Y_PCHIME_Env4_DecayCoef_MSB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53</w:t>
            </w:r>
          </w:p>
        </w:tc>
        <w:tc>
          <w:tcPr>
            <w:tcW w:w="995" w:type="dxa"/>
            <w:noWrap/>
            <w:hideMark/>
          </w:tcPr>
          <w:p w:rsidR="00345C4B" w:rsidRPr="00276370" w:rsidRDefault="00345C4B" w:rsidP="00066C57">
            <w:pPr>
              <w:rPr>
                <w:rFonts w:cs="Arial"/>
              </w:rPr>
            </w:pPr>
            <w:r w:rsidRPr="00276370">
              <w:rPr>
                <w:rFonts w:cs="Arial"/>
              </w:rPr>
              <w:t>0000</w:t>
            </w:r>
          </w:p>
        </w:tc>
        <w:tc>
          <w:tcPr>
            <w:tcW w:w="4240" w:type="dxa"/>
            <w:noWrap/>
            <w:hideMark/>
          </w:tcPr>
          <w:p w:rsidR="00345C4B" w:rsidRPr="00276370" w:rsidRDefault="00345C4B" w:rsidP="00066C57">
            <w:pPr>
              <w:rPr>
                <w:rFonts w:cs="Arial"/>
              </w:rPr>
            </w:pPr>
            <w:r w:rsidRPr="00276370">
              <w:rPr>
                <w:rFonts w:cs="Arial"/>
              </w:rPr>
              <w:t>ADSP_Y_PCHIME_Env4_DecayCoef_LSB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54</w:t>
            </w:r>
          </w:p>
        </w:tc>
        <w:tc>
          <w:tcPr>
            <w:tcW w:w="995" w:type="dxa"/>
            <w:noWrap/>
            <w:hideMark/>
          </w:tcPr>
          <w:p w:rsidR="00345C4B" w:rsidRPr="00276370" w:rsidRDefault="00345C4B" w:rsidP="00066C57">
            <w:pPr>
              <w:rPr>
                <w:rFonts w:cs="Arial"/>
              </w:rPr>
            </w:pPr>
            <w:r w:rsidRPr="00276370">
              <w:rPr>
                <w:rFonts w:cs="Arial"/>
              </w:rPr>
              <w:t>0400</w:t>
            </w:r>
          </w:p>
        </w:tc>
        <w:tc>
          <w:tcPr>
            <w:tcW w:w="4240" w:type="dxa"/>
            <w:noWrap/>
            <w:hideMark/>
          </w:tcPr>
          <w:p w:rsidR="00345C4B" w:rsidRPr="00276370" w:rsidRDefault="00345C4B" w:rsidP="00066C57">
            <w:pPr>
              <w:rPr>
                <w:rFonts w:cs="Arial"/>
              </w:rPr>
            </w:pPr>
            <w:r w:rsidRPr="00276370">
              <w:rPr>
                <w:rFonts w:cs="Arial"/>
              </w:rPr>
              <w:t>ADSP_Y_PCHIME_MasterVolume</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55</w:t>
            </w:r>
          </w:p>
        </w:tc>
        <w:tc>
          <w:tcPr>
            <w:tcW w:w="995" w:type="dxa"/>
            <w:noWrap/>
            <w:hideMark/>
          </w:tcPr>
          <w:p w:rsidR="00345C4B" w:rsidRPr="00276370" w:rsidRDefault="00345C4B" w:rsidP="00066C57">
            <w:pPr>
              <w:rPr>
                <w:rFonts w:cs="Arial"/>
              </w:rPr>
            </w:pPr>
            <w:r w:rsidRPr="00276370">
              <w:rPr>
                <w:rFonts w:cs="Arial"/>
              </w:rPr>
              <w:t>075C</w:t>
            </w:r>
          </w:p>
        </w:tc>
        <w:tc>
          <w:tcPr>
            <w:tcW w:w="4240" w:type="dxa"/>
            <w:noWrap/>
            <w:hideMark/>
          </w:tcPr>
          <w:p w:rsidR="00345C4B" w:rsidRPr="00276370" w:rsidRDefault="00345C4B" w:rsidP="00066C57">
            <w:pPr>
              <w:rPr>
                <w:rFonts w:cs="Arial"/>
              </w:rPr>
            </w:pPr>
            <w:r w:rsidRPr="00276370">
              <w:rPr>
                <w:rFonts w:cs="Arial"/>
              </w:rPr>
              <w:t>ADSP_Y_PCHIME_Smute_DecayCoef_MSB</w:t>
            </w:r>
          </w:p>
        </w:tc>
      </w:tr>
      <w:tr w:rsidR="00345C4B" w:rsidRPr="00276370" w:rsidTr="00066C57">
        <w:trPr>
          <w:trHeight w:val="255"/>
          <w:jc w:val="center"/>
        </w:trPr>
        <w:tc>
          <w:tcPr>
            <w:tcW w:w="460" w:type="dxa"/>
            <w:noWrap/>
            <w:hideMark/>
          </w:tcPr>
          <w:p w:rsidR="00345C4B" w:rsidRPr="00276370" w:rsidRDefault="00345C4B" w:rsidP="00066C57">
            <w:pPr>
              <w:rPr>
                <w:rFonts w:cs="Arial"/>
              </w:rPr>
            </w:pPr>
            <w:r w:rsidRPr="00276370">
              <w:rPr>
                <w:rFonts w:cs="Arial"/>
              </w:rPr>
              <w:t>56</w:t>
            </w:r>
          </w:p>
        </w:tc>
        <w:tc>
          <w:tcPr>
            <w:tcW w:w="995" w:type="dxa"/>
            <w:noWrap/>
            <w:hideMark/>
          </w:tcPr>
          <w:p w:rsidR="00345C4B" w:rsidRPr="00276370" w:rsidRDefault="00345C4B" w:rsidP="00066C57">
            <w:pPr>
              <w:rPr>
                <w:rFonts w:cs="Arial"/>
              </w:rPr>
            </w:pPr>
            <w:r w:rsidRPr="00276370">
              <w:rPr>
                <w:rFonts w:cs="Arial"/>
              </w:rPr>
              <w:t>0201</w:t>
            </w:r>
          </w:p>
        </w:tc>
        <w:tc>
          <w:tcPr>
            <w:tcW w:w="4240" w:type="dxa"/>
            <w:noWrap/>
            <w:hideMark/>
          </w:tcPr>
          <w:p w:rsidR="00345C4B" w:rsidRPr="00276370" w:rsidRDefault="00345C4B" w:rsidP="00066C57">
            <w:pPr>
              <w:rPr>
                <w:rFonts w:cs="Arial"/>
              </w:rPr>
            </w:pPr>
            <w:r w:rsidRPr="00276370">
              <w:rPr>
                <w:rFonts w:cs="Arial"/>
              </w:rPr>
              <w:t>ADSP_Y_PCHIME_Smute_DecayCoef_LSB</w:t>
            </w:r>
          </w:p>
        </w:tc>
      </w:tr>
      <w:tr w:rsidR="00345C4B" w:rsidRPr="00276370" w:rsidTr="00066C57">
        <w:trPr>
          <w:trHeight w:val="70"/>
          <w:jc w:val="center"/>
        </w:trPr>
        <w:tc>
          <w:tcPr>
            <w:tcW w:w="460" w:type="dxa"/>
            <w:noWrap/>
            <w:hideMark/>
          </w:tcPr>
          <w:p w:rsidR="00345C4B" w:rsidRPr="00276370" w:rsidRDefault="00345C4B" w:rsidP="00066C57">
            <w:pPr>
              <w:rPr>
                <w:rFonts w:cs="Arial"/>
              </w:rPr>
            </w:pPr>
            <w:r w:rsidRPr="00276370">
              <w:rPr>
                <w:rFonts w:cs="Arial"/>
              </w:rPr>
              <w:t>57</w:t>
            </w:r>
          </w:p>
        </w:tc>
        <w:tc>
          <w:tcPr>
            <w:tcW w:w="995" w:type="dxa"/>
            <w:noWrap/>
            <w:hideMark/>
          </w:tcPr>
          <w:p w:rsidR="00345C4B" w:rsidRPr="00276370" w:rsidRDefault="00345C4B" w:rsidP="00066C57">
            <w:pPr>
              <w:rPr>
                <w:rFonts w:cs="Arial"/>
              </w:rPr>
            </w:pPr>
            <w:r w:rsidRPr="00276370">
              <w:rPr>
                <w:rFonts w:cs="Arial"/>
              </w:rPr>
              <w:t>000001</w:t>
            </w:r>
          </w:p>
        </w:tc>
        <w:tc>
          <w:tcPr>
            <w:tcW w:w="4240" w:type="dxa"/>
            <w:noWrap/>
            <w:hideMark/>
          </w:tcPr>
          <w:p w:rsidR="00345C4B" w:rsidRPr="00276370" w:rsidRDefault="00345C4B" w:rsidP="00066C57">
            <w:pPr>
              <w:rPr>
                <w:rFonts w:cs="Arial"/>
              </w:rPr>
            </w:pPr>
            <w:r w:rsidRPr="00276370">
              <w:rPr>
                <w:rFonts w:cs="Arial"/>
              </w:rPr>
              <w:t>ADSP_X_PCHIME_ControlStatusReg</w:t>
            </w:r>
          </w:p>
        </w:tc>
      </w:tr>
    </w:tbl>
    <w:p w:rsidR="00345C4B" w:rsidRPr="00903EB3" w:rsidRDefault="00345C4B" w:rsidP="00345C4B">
      <w:pPr>
        <w:rPr>
          <w:rFonts w:cs="Arial"/>
        </w:rPr>
      </w:pPr>
    </w:p>
    <w:p w:rsidR="00345C4B" w:rsidRDefault="00345C4B" w:rsidP="00345C4B">
      <w:pPr>
        <w:pStyle w:val="Heading4"/>
        <w:numPr>
          <w:ilvl w:val="3"/>
          <w:numId w:val="48"/>
        </w:numPr>
      </w:pPr>
      <w:bookmarkStart w:id="246" w:name="_Toc45277372"/>
      <w:r w:rsidRPr="00B9479B">
        <w:t>AHU-SWR-REQ-165799/B-Polyphonic Chime 15 - Cross-Traffic Alert_CTA</w:t>
      </w:r>
      <w:bookmarkEnd w:id="246"/>
    </w:p>
    <w:p w:rsidR="00345C4B" w:rsidRDefault="00345C4B" w:rsidP="00345C4B">
      <w:pPr>
        <w:jc w:val="center"/>
        <w:rPr>
          <w:rFonts w:cs="Arial"/>
        </w:rPr>
      </w:pPr>
      <w:r>
        <w:rPr>
          <w:noProof/>
        </w:rPr>
        <w:drawing>
          <wp:inline distT="0" distB="0" distL="0" distR="0" wp14:anchorId="32B49B6C" wp14:editId="55BB5F44">
            <wp:extent cx="1050472" cy="921204"/>
            <wp:effectExtent l="0" t="0" r="0" b="0"/>
            <wp:docPr id="38100" name="Picture 105" descr="P_Chime_15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1" name="Picture 105" descr="P_Chime_15_Scope_Total Dur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042962A" wp14:editId="6587704B">
            <wp:extent cx="1047750" cy="921204"/>
            <wp:effectExtent l="0" t="0" r="0" b="0"/>
            <wp:docPr id="38101" name="Picture 106" descr="P_Chime_15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2" name="Picture 106" descr="P_Chime_15_FFT Spectrum_Frequency_Zo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7EBDF71" wp14:editId="4EE79EA2">
            <wp:extent cx="1402896" cy="921204"/>
            <wp:effectExtent l="0" t="0" r="6985" b="0"/>
            <wp:docPr id="381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 name="Picture 22"/>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02896"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BA5828" w:rsidTr="00066C57">
        <w:trPr>
          <w:trHeight w:val="70"/>
          <w:jc w:val="center"/>
        </w:trPr>
        <w:tc>
          <w:tcPr>
            <w:tcW w:w="460" w:type="dxa"/>
            <w:noWrap/>
            <w:hideMark/>
          </w:tcPr>
          <w:p w:rsidR="00345C4B" w:rsidRPr="00BA5828" w:rsidRDefault="00345C4B" w:rsidP="00066C57">
            <w:pPr>
              <w:rPr>
                <w:rFonts w:cs="Arial"/>
                <w:b/>
                <w:bCs/>
              </w:rPr>
            </w:pPr>
            <w:r w:rsidRPr="00BA5828">
              <w:rPr>
                <w:rFonts w:cs="Arial"/>
                <w:b/>
                <w:bCs/>
              </w:rPr>
              <w:t>#</w:t>
            </w:r>
          </w:p>
        </w:tc>
        <w:tc>
          <w:tcPr>
            <w:tcW w:w="950" w:type="dxa"/>
            <w:noWrap/>
            <w:hideMark/>
          </w:tcPr>
          <w:p w:rsidR="00345C4B" w:rsidRPr="00BA5828" w:rsidRDefault="00345C4B" w:rsidP="00066C57">
            <w:pPr>
              <w:rPr>
                <w:rFonts w:cs="Arial"/>
                <w:b/>
                <w:bCs/>
              </w:rPr>
            </w:pPr>
            <w:r w:rsidRPr="00BA5828">
              <w:rPr>
                <w:rFonts w:cs="Arial"/>
                <w:b/>
                <w:bCs/>
              </w:rPr>
              <w:t>Hex</w:t>
            </w:r>
          </w:p>
        </w:tc>
        <w:tc>
          <w:tcPr>
            <w:tcW w:w="4240" w:type="dxa"/>
            <w:noWrap/>
            <w:hideMark/>
          </w:tcPr>
          <w:p w:rsidR="00345C4B" w:rsidRPr="00BA5828" w:rsidRDefault="00345C4B" w:rsidP="00066C57">
            <w:pPr>
              <w:rPr>
                <w:rFonts w:cs="Arial"/>
                <w:b/>
                <w:bCs/>
              </w:rPr>
            </w:pPr>
            <w:r w:rsidRPr="00BA5828">
              <w:rPr>
                <w:rFonts w:cs="Arial"/>
                <w:b/>
                <w:bCs/>
              </w:rPr>
              <w:t>Parameter</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w:t>
            </w:r>
          </w:p>
        </w:tc>
        <w:tc>
          <w:tcPr>
            <w:tcW w:w="950" w:type="dxa"/>
            <w:noWrap/>
            <w:hideMark/>
          </w:tcPr>
          <w:p w:rsidR="00345C4B" w:rsidRPr="00BA5828" w:rsidRDefault="00345C4B" w:rsidP="00066C57">
            <w:pPr>
              <w:rPr>
                <w:rFonts w:cs="Arial"/>
              </w:rPr>
            </w:pPr>
            <w:del w:id="247" w:author="Walus, David (D.M.)" w:date="2015-07-06T08:24:00Z">
              <w:r w:rsidRPr="00BA5828" w:rsidDel="00AA3D48">
                <w:rPr>
                  <w:rFonts w:cs="Arial"/>
                </w:rPr>
                <w:delText>0002F8</w:delText>
              </w:r>
            </w:del>
            <w:ins w:id="248" w:author="Walus, David (D.M.)" w:date="2015-07-06T08:24:00Z">
              <w:r>
                <w:rPr>
                  <w:rFonts w:cs="Arial"/>
                </w:rPr>
                <w:t>0002BB</w:t>
              </w:r>
            </w:ins>
          </w:p>
        </w:tc>
        <w:tc>
          <w:tcPr>
            <w:tcW w:w="4240" w:type="dxa"/>
            <w:noWrap/>
            <w:hideMark/>
          </w:tcPr>
          <w:p w:rsidR="00345C4B" w:rsidRPr="00BA5828" w:rsidRDefault="00345C4B" w:rsidP="00066C57">
            <w:pPr>
              <w:rPr>
                <w:rFonts w:cs="Arial"/>
              </w:rPr>
            </w:pPr>
            <w:r w:rsidRPr="00BA5828">
              <w:rPr>
                <w:rFonts w:cs="Arial"/>
              </w:rPr>
              <w:t>ADSP_X_PCHIME_AngleIncr_LFO</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ADSP_X_PCHIME_Env1_DelaySamples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w:t>
            </w:r>
          </w:p>
        </w:tc>
        <w:tc>
          <w:tcPr>
            <w:tcW w:w="950" w:type="dxa"/>
            <w:noWrap/>
            <w:hideMark/>
          </w:tcPr>
          <w:p w:rsidR="00345C4B" w:rsidRPr="00BA5828" w:rsidRDefault="00345C4B" w:rsidP="00066C57">
            <w:pPr>
              <w:rPr>
                <w:rFonts w:cs="Arial"/>
              </w:rPr>
            </w:pPr>
            <w:r w:rsidRPr="00BA5828">
              <w:rPr>
                <w:rFonts w:cs="Arial"/>
              </w:rPr>
              <w:t>011111</w:t>
            </w:r>
          </w:p>
        </w:tc>
        <w:tc>
          <w:tcPr>
            <w:tcW w:w="4240" w:type="dxa"/>
            <w:noWrap/>
            <w:hideMark/>
          </w:tcPr>
          <w:p w:rsidR="00345C4B" w:rsidRPr="00BA5828" w:rsidRDefault="00345C4B" w:rsidP="00066C57">
            <w:pPr>
              <w:rPr>
                <w:rFonts w:cs="Arial"/>
              </w:rPr>
            </w:pPr>
            <w:r w:rsidRPr="00BA5828">
              <w:rPr>
                <w:rFonts w:cs="Arial"/>
              </w:rPr>
              <w:t>ADSP_X_PCHIME_Env1_AttackIncr</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w:t>
            </w:r>
          </w:p>
        </w:tc>
        <w:tc>
          <w:tcPr>
            <w:tcW w:w="950" w:type="dxa"/>
            <w:noWrap/>
            <w:hideMark/>
          </w:tcPr>
          <w:p w:rsidR="00345C4B" w:rsidRPr="00BA5828" w:rsidRDefault="00345C4B" w:rsidP="00066C57">
            <w:pPr>
              <w:rPr>
                <w:rFonts w:cs="Arial"/>
              </w:rPr>
            </w:pPr>
            <w:r w:rsidRPr="00BA5828">
              <w:rPr>
                <w:rFonts w:cs="Arial"/>
              </w:rPr>
              <w:t>00000C</w:t>
            </w:r>
          </w:p>
        </w:tc>
        <w:tc>
          <w:tcPr>
            <w:tcW w:w="4240" w:type="dxa"/>
            <w:noWrap/>
            <w:hideMark/>
          </w:tcPr>
          <w:p w:rsidR="00345C4B" w:rsidRPr="00BA5828" w:rsidRDefault="00345C4B" w:rsidP="00066C57">
            <w:pPr>
              <w:rPr>
                <w:rFonts w:cs="Arial"/>
              </w:rPr>
            </w:pPr>
            <w:r w:rsidRPr="00BA5828">
              <w:rPr>
                <w:rFonts w:cs="Arial"/>
              </w:rPr>
              <w:t>ADSP_X_PCHIME_Env1_SustainSamples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ADSP_X_PCHIME_Env2_DelaySamples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6</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ADSP_X_PCHIME_Env2_AttackIncr</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7</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ADSP_X_PCHIME_Env2_SustainSamples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8</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ADSP_X_PCHIME_Env3_DelaySamples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9</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ADSP_X_PCHIME_Env3_AttackIncr</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10</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ADSP_X_PCHIME_Env3_SustainSamples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11</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ADSP_X_PCHIME_Env4_DelaySamples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lastRenderedPageBreak/>
              <w:t>12</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ADSP_X_PCHIME_Env4_AttackIncr</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13</w:t>
            </w:r>
          </w:p>
        </w:tc>
        <w:tc>
          <w:tcPr>
            <w:tcW w:w="950" w:type="dxa"/>
            <w:noWrap/>
            <w:hideMark/>
          </w:tcPr>
          <w:p w:rsidR="00345C4B" w:rsidRPr="00BA5828" w:rsidRDefault="00345C4B" w:rsidP="00066C57">
            <w:pPr>
              <w:rPr>
                <w:rFonts w:cs="Arial"/>
              </w:rPr>
            </w:pPr>
            <w:r w:rsidRPr="00BA5828">
              <w:rPr>
                <w:rFonts w:cs="Arial"/>
              </w:rPr>
              <w:t>000000</w:t>
            </w:r>
          </w:p>
        </w:tc>
        <w:tc>
          <w:tcPr>
            <w:tcW w:w="4240" w:type="dxa"/>
            <w:noWrap/>
            <w:hideMark/>
          </w:tcPr>
          <w:p w:rsidR="00345C4B" w:rsidRPr="00BA5828" w:rsidRDefault="00345C4B" w:rsidP="00066C57">
            <w:pPr>
              <w:rPr>
                <w:rFonts w:cs="Arial"/>
              </w:rPr>
            </w:pPr>
            <w:r w:rsidRPr="00BA5828">
              <w:rPr>
                <w:rFonts w:cs="Arial"/>
              </w:rPr>
              <w:t>ADSP_X_PCHIME_Env4_SustainSamples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14</w:t>
            </w:r>
          </w:p>
        </w:tc>
        <w:tc>
          <w:tcPr>
            <w:tcW w:w="950" w:type="dxa"/>
            <w:noWrap/>
            <w:hideMark/>
          </w:tcPr>
          <w:p w:rsidR="00345C4B" w:rsidRPr="00BA5828" w:rsidRDefault="00345C4B" w:rsidP="00066C57">
            <w:pPr>
              <w:rPr>
                <w:rFonts w:cs="Arial"/>
              </w:rPr>
            </w:pPr>
            <w:r w:rsidRPr="00BA5828">
              <w:rPr>
                <w:rFonts w:cs="Arial"/>
              </w:rPr>
              <w:t>000001</w:t>
            </w:r>
          </w:p>
        </w:tc>
        <w:tc>
          <w:tcPr>
            <w:tcW w:w="4240" w:type="dxa"/>
            <w:noWrap/>
            <w:hideMark/>
          </w:tcPr>
          <w:p w:rsidR="00345C4B" w:rsidRPr="00BA5828" w:rsidRDefault="00345C4B" w:rsidP="00066C57">
            <w:pPr>
              <w:rPr>
                <w:rFonts w:cs="Arial"/>
              </w:rPr>
            </w:pPr>
            <w:r w:rsidRPr="00BA5828">
              <w:rPr>
                <w:rFonts w:cs="Arial"/>
              </w:rPr>
              <w:t>ADSP_X_PCHIME_NrRepetitions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15</w:t>
            </w:r>
          </w:p>
        </w:tc>
        <w:tc>
          <w:tcPr>
            <w:tcW w:w="950" w:type="dxa"/>
            <w:noWrap/>
            <w:hideMark/>
          </w:tcPr>
          <w:p w:rsidR="00345C4B" w:rsidRPr="00BA5828" w:rsidRDefault="00345C4B" w:rsidP="00066C57">
            <w:pPr>
              <w:rPr>
                <w:rFonts w:cs="Arial"/>
              </w:rPr>
            </w:pPr>
            <w:r w:rsidRPr="00BA5828">
              <w:rPr>
                <w:rFonts w:cs="Arial"/>
              </w:rPr>
              <w:t>0005DC</w:t>
            </w:r>
          </w:p>
        </w:tc>
        <w:tc>
          <w:tcPr>
            <w:tcW w:w="4240" w:type="dxa"/>
            <w:noWrap/>
            <w:hideMark/>
          </w:tcPr>
          <w:p w:rsidR="00345C4B" w:rsidRPr="00BA5828" w:rsidRDefault="00345C4B" w:rsidP="00066C57">
            <w:pPr>
              <w:rPr>
                <w:rFonts w:cs="Arial"/>
              </w:rPr>
            </w:pPr>
            <w:r w:rsidRPr="00BA5828">
              <w:rPr>
                <w:rFonts w:cs="Arial"/>
              </w:rPr>
              <w:t>ADSP_X_PCHIME_RepeatSamples</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16</w:t>
            </w:r>
          </w:p>
        </w:tc>
        <w:tc>
          <w:tcPr>
            <w:tcW w:w="950" w:type="dxa"/>
            <w:noWrap/>
            <w:hideMark/>
          </w:tcPr>
          <w:p w:rsidR="00345C4B" w:rsidRPr="00BA5828" w:rsidRDefault="00345C4B" w:rsidP="00066C57">
            <w:pPr>
              <w:rPr>
                <w:rFonts w:cs="Arial"/>
              </w:rPr>
            </w:pPr>
            <w:r w:rsidRPr="00BA5828">
              <w:rPr>
                <w:rFonts w:cs="Arial"/>
              </w:rPr>
              <w:t>07F9</w:t>
            </w:r>
          </w:p>
        </w:tc>
        <w:tc>
          <w:tcPr>
            <w:tcW w:w="4240" w:type="dxa"/>
            <w:noWrap/>
            <w:hideMark/>
          </w:tcPr>
          <w:p w:rsidR="00345C4B" w:rsidRPr="00BA5828" w:rsidRDefault="00345C4B" w:rsidP="00066C57">
            <w:pPr>
              <w:rPr>
                <w:rFonts w:cs="Arial"/>
              </w:rPr>
            </w:pPr>
            <w:r w:rsidRPr="00BA5828">
              <w:rPr>
                <w:rFonts w:cs="Arial"/>
              </w:rPr>
              <w:t>ADSP_Y_PCHIME_Freq1_MSB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17</w:t>
            </w:r>
          </w:p>
        </w:tc>
        <w:tc>
          <w:tcPr>
            <w:tcW w:w="950" w:type="dxa"/>
            <w:noWrap/>
            <w:hideMark/>
          </w:tcPr>
          <w:p w:rsidR="00345C4B" w:rsidRPr="00BA5828" w:rsidRDefault="00345C4B" w:rsidP="00066C57">
            <w:pPr>
              <w:rPr>
                <w:rFonts w:cs="Arial"/>
              </w:rPr>
            </w:pPr>
            <w:r w:rsidRPr="00BA5828">
              <w:rPr>
                <w:rFonts w:cs="Arial"/>
              </w:rPr>
              <w:t>057E</w:t>
            </w:r>
          </w:p>
        </w:tc>
        <w:tc>
          <w:tcPr>
            <w:tcW w:w="4240" w:type="dxa"/>
            <w:noWrap/>
            <w:hideMark/>
          </w:tcPr>
          <w:p w:rsidR="00345C4B" w:rsidRPr="00BA5828" w:rsidRDefault="00345C4B" w:rsidP="00066C57">
            <w:pPr>
              <w:rPr>
                <w:rFonts w:cs="Arial"/>
              </w:rPr>
            </w:pPr>
            <w:r w:rsidRPr="00BA5828">
              <w:rPr>
                <w:rFonts w:cs="Arial"/>
              </w:rPr>
              <w:t>ADSP_Y_PCHIME_Freq1_LSB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18</w:t>
            </w:r>
          </w:p>
        </w:tc>
        <w:tc>
          <w:tcPr>
            <w:tcW w:w="950" w:type="dxa"/>
            <w:noWrap/>
            <w:hideMark/>
          </w:tcPr>
          <w:p w:rsidR="00345C4B" w:rsidRPr="00BA5828" w:rsidRDefault="00345C4B" w:rsidP="00066C57">
            <w:pPr>
              <w:rPr>
                <w:rFonts w:cs="Arial"/>
              </w:rPr>
            </w:pPr>
            <w:r w:rsidRPr="00BA5828">
              <w:rPr>
                <w:rFonts w:cs="Arial"/>
              </w:rPr>
              <w:t>0800</w:t>
            </w:r>
          </w:p>
        </w:tc>
        <w:tc>
          <w:tcPr>
            <w:tcW w:w="4240" w:type="dxa"/>
            <w:noWrap/>
            <w:hideMark/>
          </w:tcPr>
          <w:p w:rsidR="00345C4B" w:rsidRPr="00BA5828" w:rsidRDefault="00345C4B" w:rsidP="00066C57">
            <w:pPr>
              <w:rPr>
                <w:rFonts w:cs="Arial"/>
              </w:rPr>
            </w:pPr>
            <w:r w:rsidRPr="00BA5828">
              <w:rPr>
                <w:rFonts w:cs="Arial"/>
              </w:rPr>
              <w:t>ADSP_Y_PCHIME_Volume1</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19</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ADSP_Y_PCHIME_Freq2_MSB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20</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ADSP_Y_PCHIME_Freq2_LSB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21</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ADSP_Y_PCHIME_Volume2</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22</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ADSP_Y_PCHIME_Freq3_MSB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23</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ADSP_Y_PCHIME_Freq3_LSB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24</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ADSP_Y_PCHIME_Volume3</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25</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ADSP_Y_PCHIME_Freq4_MSB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26</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ADSP_Y_PCHIME_Freq4_LSB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27</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ADSP_Y_PCHIME_Volume4</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28</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ADSP_Y_PCHIME_Freq5_MSB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29</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ADSP_Y_PCHIME_Freq5_LSB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30</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ADSP_Y_PCHIME_Volume5</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31</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ADSP_Y_PCHIME_Freq6_MSB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32</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ADSP_Y_PCHIME_Freq6_LSB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33</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ADSP_Y_PCHIME_Volume6</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34</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ADSP_Y_PCHIME_Freq7_MSB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35</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ADSP_Y_PCHIME_Freq7_LSB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36</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ADSP_Y_PCHIME_Volume7</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37</w:t>
            </w:r>
          </w:p>
        </w:tc>
        <w:tc>
          <w:tcPr>
            <w:tcW w:w="950" w:type="dxa"/>
            <w:noWrap/>
            <w:hideMark/>
          </w:tcPr>
          <w:p w:rsidR="00345C4B" w:rsidRPr="00BA5828" w:rsidRDefault="00345C4B" w:rsidP="00066C57">
            <w:pPr>
              <w:rPr>
                <w:rFonts w:cs="Arial"/>
              </w:rPr>
            </w:pPr>
            <w:r w:rsidRPr="00BA5828">
              <w:rPr>
                <w:rFonts w:cs="Arial"/>
              </w:rPr>
              <w:t>07EE</w:t>
            </w:r>
          </w:p>
        </w:tc>
        <w:tc>
          <w:tcPr>
            <w:tcW w:w="4240" w:type="dxa"/>
            <w:noWrap/>
            <w:hideMark/>
          </w:tcPr>
          <w:p w:rsidR="00345C4B" w:rsidRPr="00BA5828" w:rsidRDefault="00345C4B" w:rsidP="00066C57">
            <w:pPr>
              <w:rPr>
                <w:rFonts w:cs="Arial"/>
              </w:rPr>
            </w:pPr>
            <w:r w:rsidRPr="00BA5828">
              <w:rPr>
                <w:rFonts w:cs="Arial"/>
              </w:rPr>
              <w:t>ADSP_Y_PCHIME_Freq8_MSB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38</w:t>
            </w:r>
          </w:p>
        </w:tc>
        <w:tc>
          <w:tcPr>
            <w:tcW w:w="950" w:type="dxa"/>
            <w:noWrap/>
            <w:hideMark/>
          </w:tcPr>
          <w:p w:rsidR="00345C4B" w:rsidRPr="00BA5828" w:rsidRDefault="00345C4B" w:rsidP="00066C57">
            <w:pPr>
              <w:rPr>
                <w:rFonts w:cs="Arial"/>
              </w:rPr>
            </w:pPr>
            <w:r w:rsidRPr="00BA5828">
              <w:rPr>
                <w:rFonts w:cs="Arial"/>
              </w:rPr>
              <w:t>03D5</w:t>
            </w:r>
          </w:p>
        </w:tc>
        <w:tc>
          <w:tcPr>
            <w:tcW w:w="4240" w:type="dxa"/>
            <w:noWrap/>
            <w:hideMark/>
          </w:tcPr>
          <w:p w:rsidR="00345C4B" w:rsidRPr="00BA5828" w:rsidRDefault="00345C4B" w:rsidP="00066C57">
            <w:pPr>
              <w:rPr>
                <w:rFonts w:cs="Arial"/>
              </w:rPr>
            </w:pPr>
            <w:r w:rsidRPr="00BA5828">
              <w:rPr>
                <w:rFonts w:cs="Arial"/>
              </w:rPr>
              <w:t>ADSP_Y_PCHIME_Freq8_LSB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39</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ADSP_Y_PCHIME_Volume8</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40</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ADSP_Y_PCHIME_Ampli_LFO</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41</w:t>
            </w:r>
          </w:p>
        </w:tc>
        <w:tc>
          <w:tcPr>
            <w:tcW w:w="950" w:type="dxa"/>
            <w:noWrap/>
            <w:hideMark/>
          </w:tcPr>
          <w:p w:rsidR="00345C4B" w:rsidRPr="00BA5828" w:rsidRDefault="00345C4B" w:rsidP="00066C57">
            <w:pPr>
              <w:rPr>
                <w:rFonts w:cs="Arial"/>
              </w:rPr>
            </w:pPr>
            <w:r w:rsidRPr="00BA5828">
              <w:rPr>
                <w:rFonts w:cs="Arial"/>
              </w:rPr>
              <w:t>07FF</w:t>
            </w:r>
          </w:p>
        </w:tc>
        <w:tc>
          <w:tcPr>
            <w:tcW w:w="4240" w:type="dxa"/>
            <w:noWrap/>
            <w:hideMark/>
          </w:tcPr>
          <w:p w:rsidR="00345C4B" w:rsidRPr="00BA5828" w:rsidRDefault="00345C4B" w:rsidP="00066C57">
            <w:pPr>
              <w:rPr>
                <w:rFonts w:cs="Arial"/>
              </w:rPr>
            </w:pPr>
            <w:r w:rsidRPr="00BA5828">
              <w:rPr>
                <w:rFonts w:cs="Arial"/>
              </w:rPr>
              <w:t>ADSP_Y_PCHIME_Offset_LFO</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42</w:t>
            </w:r>
          </w:p>
        </w:tc>
        <w:tc>
          <w:tcPr>
            <w:tcW w:w="950" w:type="dxa"/>
            <w:noWrap/>
            <w:hideMark/>
          </w:tcPr>
          <w:p w:rsidR="00345C4B" w:rsidRPr="00BA5828" w:rsidRDefault="00345C4B" w:rsidP="00066C57">
            <w:pPr>
              <w:rPr>
                <w:rFonts w:cs="Arial"/>
              </w:rPr>
            </w:pPr>
            <w:r w:rsidRPr="00BA5828">
              <w:rPr>
                <w:rFonts w:cs="Arial"/>
              </w:rPr>
              <w:t>0001</w:t>
            </w:r>
          </w:p>
        </w:tc>
        <w:tc>
          <w:tcPr>
            <w:tcW w:w="4240" w:type="dxa"/>
            <w:noWrap/>
            <w:hideMark/>
          </w:tcPr>
          <w:p w:rsidR="00345C4B" w:rsidRPr="00BA5828" w:rsidRDefault="00345C4B" w:rsidP="00066C57">
            <w:pPr>
              <w:rPr>
                <w:rFonts w:cs="Arial"/>
              </w:rPr>
            </w:pPr>
            <w:r w:rsidRPr="00BA5828">
              <w:rPr>
                <w:rFonts w:cs="Arial"/>
              </w:rPr>
              <w:t>ADSP_Y_PCHIME_Env1_DelayVolume</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43</w:t>
            </w:r>
          </w:p>
        </w:tc>
        <w:tc>
          <w:tcPr>
            <w:tcW w:w="950" w:type="dxa"/>
            <w:noWrap/>
            <w:hideMark/>
          </w:tcPr>
          <w:p w:rsidR="00345C4B" w:rsidRPr="00BA5828" w:rsidRDefault="00345C4B" w:rsidP="00066C57">
            <w:pPr>
              <w:rPr>
                <w:rFonts w:cs="Arial"/>
              </w:rPr>
            </w:pPr>
            <w:r w:rsidRPr="00BA5828">
              <w:rPr>
                <w:rFonts w:cs="Arial"/>
              </w:rPr>
              <w:t>07FC</w:t>
            </w:r>
          </w:p>
        </w:tc>
        <w:tc>
          <w:tcPr>
            <w:tcW w:w="4240" w:type="dxa"/>
            <w:noWrap/>
            <w:hideMark/>
          </w:tcPr>
          <w:p w:rsidR="00345C4B" w:rsidRPr="00BA5828" w:rsidRDefault="00345C4B" w:rsidP="00066C57">
            <w:pPr>
              <w:rPr>
                <w:rFonts w:cs="Arial"/>
              </w:rPr>
            </w:pPr>
            <w:r w:rsidRPr="00BA5828">
              <w:rPr>
                <w:rFonts w:cs="Arial"/>
              </w:rPr>
              <w:t>ADSP_Y_PCHIME_Env1_DecayCoef_MSB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44</w:t>
            </w:r>
          </w:p>
        </w:tc>
        <w:tc>
          <w:tcPr>
            <w:tcW w:w="950" w:type="dxa"/>
            <w:noWrap/>
            <w:hideMark/>
          </w:tcPr>
          <w:p w:rsidR="00345C4B" w:rsidRPr="00BA5828" w:rsidRDefault="00345C4B" w:rsidP="00066C57">
            <w:pPr>
              <w:rPr>
                <w:rFonts w:cs="Arial"/>
              </w:rPr>
            </w:pPr>
            <w:r w:rsidRPr="00BA5828">
              <w:rPr>
                <w:rFonts w:cs="Arial"/>
              </w:rPr>
              <w:t>04B7</w:t>
            </w:r>
          </w:p>
        </w:tc>
        <w:tc>
          <w:tcPr>
            <w:tcW w:w="4240" w:type="dxa"/>
            <w:noWrap/>
            <w:hideMark/>
          </w:tcPr>
          <w:p w:rsidR="00345C4B" w:rsidRPr="00BA5828" w:rsidRDefault="00345C4B" w:rsidP="00066C57">
            <w:pPr>
              <w:rPr>
                <w:rFonts w:cs="Arial"/>
              </w:rPr>
            </w:pPr>
            <w:r w:rsidRPr="00BA5828">
              <w:rPr>
                <w:rFonts w:cs="Arial"/>
              </w:rPr>
              <w:t>ADSP_Y_PCHIME_Env1_DecayCoef_LSB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45</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ADSP_Y_PCHIME_Env2_DelayVolume</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46</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ADSP_Y_PCHIME_Env2_DecayCoef_MSB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47</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ADSP_Y_PCHIME_Env2_DecayCoef_LSB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48</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ADSP_Y_PCHIME_Env3_DelayVolume</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49</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ADSP_Y_PCHIME_Env3_DecayCoef_MSB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50</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ADSP_Y_PCHIME_Env3_DecayCoef_LSB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51</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ADSP_Y_PCHIME_Env4_DelayVolume</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52</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ADSP_Y_PCHIME_Env4_DecayCoef_MSB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53</w:t>
            </w:r>
          </w:p>
        </w:tc>
        <w:tc>
          <w:tcPr>
            <w:tcW w:w="950" w:type="dxa"/>
            <w:noWrap/>
            <w:hideMark/>
          </w:tcPr>
          <w:p w:rsidR="00345C4B" w:rsidRPr="00BA5828" w:rsidRDefault="00345C4B" w:rsidP="00066C57">
            <w:pPr>
              <w:rPr>
                <w:rFonts w:cs="Arial"/>
              </w:rPr>
            </w:pPr>
            <w:r w:rsidRPr="00BA5828">
              <w:rPr>
                <w:rFonts w:cs="Arial"/>
              </w:rPr>
              <w:t>0000</w:t>
            </w:r>
          </w:p>
        </w:tc>
        <w:tc>
          <w:tcPr>
            <w:tcW w:w="4240" w:type="dxa"/>
            <w:noWrap/>
            <w:hideMark/>
          </w:tcPr>
          <w:p w:rsidR="00345C4B" w:rsidRPr="00BA5828" w:rsidRDefault="00345C4B" w:rsidP="00066C57">
            <w:pPr>
              <w:rPr>
                <w:rFonts w:cs="Arial"/>
              </w:rPr>
            </w:pPr>
            <w:r w:rsidRPr="00BA5828">
              <w:rPr>
                <w:rFonts w:cs="Arial"/>
              </w:rPr>
              <w:t>ADSP_Y_PCHIME_Env4_DecayCoef_LSB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54</w:t>
            </w:r>
          </w:p>
        </w:tc>
        <w:tc>
          <w:tcPr>
            <w:tcW w:w="950" w:type="dxa"/>
            <w:noWrap/>
            <w:hideMark/>
          </w:tcPr>
          <w:p w:rsidR="00345C4B" w:rsidRPr="00BA5828" w:rsidRDefault="00345C4B" w:rsidP="00066C57">
            <w:pPr>
              <w:rPr>
                <w:rFonts w:cs="Arial"/>
              </w:rPr>
            </w:pPr>
            <w:r w:rsidRPr="00BA5828">
              <w:rPr>
                <w:rFonts w:cs="Arial"/>
              </w:rPr>
              <w:t>0400</w:t>
            </w:r>
          </w:p>
        </w:tc>
        <w:tc>
          <w:tcPr>
            <w:tcW w:w="4240" w:type="dxa"/>
            <w:noWrap/>
            <w:hideMark/>
          </w:tcPr>
          <w:p w:rsidR="00345C4B" w:rsidRPr="00BA5828" w:rsidRDefault="00345C4B" w:rsidP="00066C57">
            <w:pPr>
              <w:rPr>
                <w:rFonts w:cs="Arial"/>
              </w:rPr>
            </w:pPr>
            <w:r w:rsidRPr="00BA5828">
              <w:rPr>
                <w:rFonts w:cs="Arial"/>
              </w:rPr>
              <w:t>ADSP_Y_PCHIME_MasterVolume</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55</w:t>
            </w:r>
          </w:p>
        </w:tc>
        <w:tc>
          <w:tcPr>
            <w:tcW w:w="950" w:type="dxa"/>
            <w:noWrap/>
            <w:hideMark/>
          </w:tcPr>
          <w:p w:rsidR="00345C4B" w:rsidRPr="00BA5828" w:rsidRDefault="00345C4B" w:rsidP="00066C57">
            <w:pPr>
              <w:rPr>
                <w:rFonts w:cs="Arial"/>
              </w:rPr>
            </w:pPr>
            <w:r w:rsidRPr="00BA5828">
              <w:rPr>
                <w:rFonts w:cs="Arial"/>
              </w:rPr>
              <w:t>075C</w:t>
            </w:r>
          </w:p>
        </w:tc>
        <w:tc>
          <w:tcPr>
            <w:tcW w:w="4240" w:type="dxa"/>
            <w:noWrap/>
            <w:hideMark/>
          </w:tcPr>
          <w:p w:rsidR="00345C4B" w:rsidRPr="00BA5828" w:rsidRDefault="00345C4B" w:rsidP="00066C57">
            <w:pPr>
              <w:rPr>
                <w:rFonts w:cs="Arial"/>
              </w:rPr>
            </w:pPr>
            <w:r w:rsidRPr="00BA5828">
              <w:rPr>
                <w:rFonts w:cs="Arial"/>
              </w:rPr>
              <w:t>ADSP_Y_PCHIME_Smute_DecayCoef_MSB</w:t>
            </w:r>
          </w:p>
        </w:tc>
      </w:tr>
      <w:tr w:rsidR="00345C4B" w:rsidRPr="00BA5828" w:rsidTr="00066C57">
        <w:trPr>
          <w:trHeight w:val="255"/>
          <w:jc w:val="center"/>
        </w:trPr>
        <w:tc>
          <w:tcPr>
            <w:tcW w:w="460" w:type="dxa"/>
            <w:noWrap/>
            <w:hideMark/>
          </w:tcPr>
          <w:p w:rsidR="00345C4B" w:rsidRPr="00BA5828" w:rsidRDefault="00345C4B" w:rsidP="00066C57">
            <w:pPr>
              <w:rPr>
                <w:rFonts w:cs="Arial"/>
              </w:rPr>
            </w:pPr>
            <w:r w:rsidRPr="00BA5828">
              <w:rPr>
                <w:rFonts w:cs="Arial"/>
              </w:rPr>
              <w:t>56</w:t>
            </w:r>
          </w:p>
        </w:tc>
        <w:tc>
          <w:tcPr>
            <w:tcW w:w="950" w:type="dxa"/>
            <w:noWrap/>
            <w:hideMark/>
          </w:tcPr>
          <w:p w:rsidR="00345C4B" w:rsidRPr="00BA5828" w:rsidRDefault="00345C4B" w:rsidP="00066C57">
            <w:pPr>
              <w:rPr>
                <w:rFonts w:cs="Arial"/>
              </w:rPr>
            </w:pPr>
            <w:r w:rsidRPr="00BA5828">
              <w:rPr>
                <w:rFonts w:cs="Arial"/>
              </w:rPr>
              <w:t>0201</w:t>
            </w:r>
          </w:p>
        </w:tc>
        <w:tc>
          <w:tcPr>
            <w:tcW w:w="4240" w:type="dxa"/>
            <w:noWrap/>
            <w:hideMark/>
          </w:tcPr>
          <w:p w:rsidR="00345C4B" w:rsidRPr="00BA5828" w:rsidRDefault="00345C4B" w:rsidP="00066C57">
            <w:pPr>
              <w:rPr>
                <w:rFonts w:cs="Arial"/>
              </w:rPr>
            </w:pPr>
            <w:r w:rsidRPr="00BA5828">
              <w:rPr>
                <w:rFonts w:cs="Arial"/>
              </w:rPr>
              <w:t>ADSP_Y_PCHIME_Smute_DecayCoef_LSB</w:t>
            </w:r>
          </w:p>
        </w:tc>
      </w:tr>
      <w:tr w:rsidR="00345C4B" w:rsidRPr="00BA5828" w:rsidTr="00066C57">
        <w:trPr>
          <w:trHeight w:val="70"/>
          <w:jc w:val="center"/>
        </w:trPr>
        <w:tc>
          <w:tcPr>
            <w:tcW w:w="460" w:type="dxa"/>
            <w:noWrap/>
            <w:hideMark/>
          </w:tcPr>
          <w:p w:rsidR="00345C4B" w:rsidRPr="00BA5828" w:rsidRDefault="00345C4B" w:rsidP="00066C57">
            <w:pPr>
              <w:rPr>
                <w:rFonts w:cs="Arial"/>
              </w:rPr>
            </w:pPr>
            <w:r w:rsidRPr="00BA5828">
              <w:rPr>
                <w:rFonts w:cs="Arial"/>
              </w:rPr>
              <w:t>57</w:t>
            </w:r>
          </w:p>
        </w:tc>
        <w:tc>
          <w:tcPr>
            <w:tcW w:w="950" w:type="dxa"/>
            <w:noWrap/>
            <w:hideMark/>
          </w:tcPr>
          <w:p w:rsidR="00345C4B" w:rsidRPr="00BA5828" w:rsidRDefault="00345C4B" w:rsidP="00066C57">
            <w:pPr>
              <w:rPr>
                <w:rFonts w:cs="Arial"/>
              </w:rPr>
            </w:pPr>
            <w:r w:rsidRPr="00BA5828">
              <w:rPr>
                <w:rFonts w:cs="Arial"/>
              </w:rPr>
              <w:t>000001</w:t>
            </w:r>
          </w:p>
        </w:tc>
        <w:tc>
          <w:tcPr>
            <w:tcW w:w="4240" w:type="dxa"/>
            <w:noWrap/>
            <w:hideMark/>
          </w:tcPr>
          <w:p w:rsidR="00345C4B" w:rsidRPr="00BA5828" w:rsidRDefault="00345C4B" w:rsidP="00066C57">
            <w:pPr>
              <w:rPr>
                <w:rFonts w:cs="Arial"/>
              </w:rPr>
            </w:pPr>
            <w:r w:rsidRPr="00BA5828">
              <w:rPr>
                <w:rFonts w:cs="Arial"/>
              </w:rPr>
              <w:t>ADSP_X_PCHIME_ControlStatusReg</w:t>
            </w:r>
          </w:p>
        </w:tc>
      </w:tr>
    </w:tbl>
    <w:p w:rsidR="00345C4B" w:rsidRPr="00874DDA" w:rsidRDefault="00345C4B" w:rsidP="00345C4B">
      <w:pPr>
        <w:rPr>
          <w:rFonts w:cs="Arial"/>
        </w:rPr>
      </w:pPr>
    </w:p>
    <w:p w:rsidR="00345C4B" w:rsidRDefault="00345C4B" w:rsidP="00345C4B">
      <w:pPr>
        <w:pStyle w:val="Heading4"/>
        <w:numPr>
          <w:ilvl w:val="3"/>
          <w:numId w:val="48"/>
        </w:numPr>
      </w:pPr>
      <w:bookmarkStart w:id="249" w:name="_Toc45277373"/>
      <w:r w:rsidRPr="00B9479B">
        <w:lastRenderedPageBreak/>
        <w:t>AHU-SWR-REQ-165800/C-Polyphonic Chime 16 - Forward Park Aid_FPA</w:t>
      </w:r>
      <w:bookmarkEnd w:id="249"/>
    </w:p>
    <w:p w:rsidR="00345C4B" w:rsidRDefault="00345C4B" w:rsidP="00345C4B">
      <w:pPr>
        <w:jc w:val="center"/>
        <w:rPr>
          <w:rFonts w:cs="Arial"/>
        </w:rPr>
      </w:pPr>
      <w:r>
        <w:rPr>
          <w:noProof/>
        </w:rPr>
        <w:drawing>
          <wp:inline distT="0" distB="0" distL="0" distR="0" wp14:anchorId="26BD899D" wp14:editId="505520EE">
            <wp:extent cx="1050472" cy="921203"/>
            <wp:effectExtent l="0" t="0" r="0" b="0"/>
            <wp:docPr id="38200" name="Picture 107" descr="P_Chime_16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 name="Picture 107" descr="P_Chime_16_Scope_Total Dur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6CDD1C94" wp14:editId="799E5CF6">
            <wp:extent cx="1047750" cy="921203"/>
            <wp:effectExtent l="0" t="0" r="0" b="0"/>
            <wp:docPr id="38201" name="Picture 108" descr="P_Chime_16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4" name="Picture 108" descr="P_Chime_16_FFT Spectrum_Frequency_Zoo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B614BAB" wp14:editId="6EA0B42A">
            <wp:extent cx="1412421" cy="921203"/>
            <wp:effectExtent l="0" t="0" r="0" b="0"/>
            <wp:docPr id="3820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 name="Picture 87"/>
                    <pic:cNvPicPr>
                      <a:picLocks noChangeAspect="1" noChangeArrowheads="1"/>
                    </pic:cNvPicPr>
                  </pic:nvPicPr>
                  <pic:blipFill>
                    <a:blip r:embed="rId55">
                      <a:extLst>
                        <a:ext uri="{28A0092B-C50C-407E-A947-70E740481C1C}">
                          <a14:useLocalDpi xmlns:a14="http://schemas.microsoft.com/office/drawing/2010/main" val="0"/>
                        </a:ext>
                      </a:extLst>
                    </a:blip>
                    <a:srcRect l="7310" t="18066" r="28706" b="3796"/>
                    <a:stretch>
                      <a:fillRect/>
                    </a:stretch>
                  </pic:blipFill>
                  <pic:spPr bwMode="auto">
                    <a:xfrm>
                      <a:off x="0" y="0"/>
                      <a:ext cx="1412421" cy="921203"/>
                    </a:xfrm>
                    <a:prstGeom prst="rect">
                      <a:avLst/>
                    </a:prstGeom>
                    <a:noFill/>
                    <a:ln>
                      <a:noFill/>
                    </a:ln>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853045" w:rsidTr="00066C57">
        <w:trPr>
          <w:trHeight w:val="70"/>
          <w:jc w:val="center"/>
        </w:trPr>
        <w:tc>
          <w:tcPr>
            <w:tcW w:w="460" w:type="dxa"/>
            <w:noWrap/>
            <w:hideMark/>
          </w:tcPr>
          <w:p w:rsidR="00345C4B" w:rsidRPr="00853045" w:rsidRDefault="00345C4B" w:rsidP="00066C57">
            <w:pPr>
              <w:rPr>
                <w:rFonts w:cs="Arial"/>
                <w:b/>
                <w:bCs/>
              </w:rPr>
            </w:pPr>
            <w:r w:rsidRPr="00853045">
              <w:rPr>
                <w:rFonts w:cs="Arial"/>
                <w:b/>
                <w:bCs/>
              </w:rPr>
              <w:t>#</w:t>
            </w:r>
          </w:p>
        </w:tc>
        <w:tc>
          <w:tcPr>
            <w:tcW w:w="917" w:type="dxa"/>
            <w:noWrap/>
            <w:hideMark/>
          </w:tcPr>
          <w:p w:rsidR="00345C4B" w:rsidRPr="00853045" w:rsidRDefault="00345C4B" w:rsidP="00066C57">
            <w:pPr>
              <w:rPr>
                <w:rFonts w:cs="Arial"/>
                <w:b/>
                <w:bCs/>
              </w:rPr>
            </w:pPr>
            <w:r w:rsidRPr="00853045">
              <w:rPr>
                <w:rFonts w:cs="Arial"/>
                <w:b/>
                <w:bCs/>
              </w:rPr>
              <w:t>Hex</w:t>
            </w:r>
          </w:p>
        </w:tc>
        <w:tc>
          <w:tcPr>
            <w:tcW w:w="4240" w:type="dxa"/>
            <w:noWrap/>
            <w:hideMark/>
          </w:tcPr>
          <w:p w:rsidR="00345C4B" w:rsidRPr="00853045" w:rsidRDefault="00345C4B" w:rsidP="00066C57">
            <w:pPr>
              <w:rPr>
                <w:rFonts w:cs="Arial"/>
                <w:b/>
                <w:bCs/>
              </w:rPr>
            </w:pPr>
            <w:r w:rsidRPr="00853045">
              <w:rPr>
                <w:rFonts w:cs="Arial"/>
                <w:b/>
                <w:bCs/>
              </w:rPr>
              <w:t>Parameter</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w:t>
            </w:r>
          </w:p>
        </w:tc>
        <w:tc>
          <w:tcPr>
            <w:tcW w:w="917" w:type="dxa"/>
            <w:noWrap/>
            <w:hideMark/>
          </w:tcPr>
          <w:p w:rsidR="00345C4B" w:rsidRPr="00853045" w:rsidRDefault="00345C4B" w:rsidP="00066C57">
            <w:pPr>
              <w:rPr>
                <w:rFonts w:cs="Arial"/>
              </w:rPr>
            </w:pPr>
            <w:del w:id="250" w:author="Walus, David (D.M.)" w:date="2015-07-06T08:26:00Z">
              <w:r w:rsidRPr="00853045" w:rsidDel="00116D0F">
                <w:rPr>
                  <w:rFonts w:cs="Arial"/>
                </w:rPr>
                <w:delText>0002F8</w:delText>
              </w:r>
            </w:del>
            <w:ins w:id="251" w:author="Walus, David (D.M.)" w:date="2015-07-06T08:26:00Z">
              <w:r>
                <w:rPr>
                  <w:rFonts w:cs="Arial"/>
                </w:rPr>
                <w:t>0002BB</w:t>
              </w:r>
            </w:ins>
          </w:p>
        </w:tc>
        <w:tc>
          <w:tcPr>
            <w:tcW w:w="4240" w:type="dxa"/>
            <w:noWrap/>
            <w:hideMark/>
          </w:tcPr>
          <w:p w:rsidR="00345C4B" w:rsidRPr="00853045" w:rsidRDefault="00345C4B" w:rsidP="00066C57">
            <w:pPr>
              <w:rPr>
                <w:rFonts w:cs="Arial"/>
              </w:rPr>
            </w:pPr>
            <w:r w:rsidRPr="00853045">
              <w:rPr>
                <w:rFonts w:cs="Arial"/>
              </w:rPr>
              <w:t>ADSP_X_PCHIME_AngleIncr_LFO</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ADSP_X_PCHIME_Env1_DelaySamples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w:t>
            </w:r>
          </w:p>
        </w:tc>
        <w:tc>
          <w:tcPr>
            <w:tcW w:w="917" w:type="dxa"/>
            <w:noWrap/>
            <w:hideMark/>
          </w:tcPr>
          <w:p w:rsidR="00345C4B" w:rsidRPr="00853045" w:rsidRDefault="00345C4B" w:rsidP="00066C57">
            <w:pPr>
              <w:rPr>
                <w:rFonts w:cs="Arial"/>
              </w:rPr>
            </w:pPr>
            <w:r w:rsidRPr="00853045">
              <w:rPr>
                <w:rFonts w:cs="Arial"/>
              </w:rPr>
              <w:t>011111</w:t>
            </w:r>
          </w:p>
        </w:tc>
        <w:tc>
          <w:tcPr>
            <w:tcW w:w="4240" w:type="dxa"/>
            <w:noWrap/>
            <w:hideMark/>
          </w:tcPr>
          <w:p w:rsidR="00345C4B" w:rsidRPr="00853045" w:rsidRDefault="00345C4B" w:rsidP="00066C57">
            <w:pPr>
              <w:rPr>
                <w:rFonts w:cs="Arial"/>
              </w:rPr>
            </w:pPr>
            <w:r w:rsidRPr="00853045">
              <w:rPr>
                <w:rFonts w:cs="Arial"/>
              </w:rPr>
              <w:t>ADSP_X_PCHIME_Env1_AttackIncr</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w:t>
            </w:r>
          </w:p>
        </w:tc>
        <w:tc>
          <w:tcPr>
            <w:tcW w:w="917" w:type="dxa"/>
            <w:noWrap/>
            <w:hideMark/>
          </w:tcPr>
          <w:p w:rsidR="00345C4B" w:rsidRPr="00853045" w:rsidRDefault="00345C4B" w:rsidP="00066C57">
            <w:pPr>
              <w:rPr>
                <w:rFonts w:cs="Arial"/>
              </w:rPr>
            </w:pPr>
            <w:r w:rsidRPr="00853045">
              <w:rPr>
                <w:rFonts w:cs="Arial"/>
              </w:rPr>
              <w:t>00000C</w:t>
            </w:r>
          </w:p>
        </w:tc>
        <w:tc>
          <w:tcPr>
            <w:tcW w:w="4240" w:type="dxa"/>
            <w:noWrap/>
            <w:hideMark/>
          </w:tcPr>
          <w:p w:rsidR="00345C4B" w:rsidRPr="00853045" w:rsidRDefault="00345C4B" w:rsidP="00066C57">
            <w:pPr>
              <w:rPr>
                <w:rFonts w:cs="Arial"/>
              </w:rPr>
            </w:pPr>
            <w:r w:rsidRPr="00853045">
              <w:rPr>
                <w:rFonts w:cs="Arial"/>
              </w:rPr>
              <w:t>ADSP_X_PCHIME_Env1_SustainSamples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ADSP_X_PCHIME_Env2_DelaySamples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6</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ADSP_X_PCHIME_Env2_AttackIncr</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7</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ADSP_X_PCHIME_Env2_SustainSamples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8</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ADSP_X_PCHIME_Env3_DelaySamples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9</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ADSP_X_PCHIME_Env3_AttackIncr</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10</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ADSP_X_PCHIME_Env3_SustainSamples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11</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ADSP_X_PCHIME_Env4_DelaySamples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12</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ADSP_X_PCHIME_Env4_AttackIncr</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13</w:t>
            </w:r>
          </w:p>
        </w:tc>
        <w:tc>
          <w:tcPr>
            <w:tcW w:w="917" w:type="dxa"/>
            <w:noWrap/>
            <w:hideMark/>
          </w:tcPr>
          <w:p w:rsidR="00345C4B" w:rsidRPr="00853045" w:rsidRDefault="00345C4B" w:rsidP="00066C57">
            <w:pPr>
              <w:rPr>
                <w:rFonts w:cs="Arial"/>
              </w:rPr>
            </w:pPr>
            <w:r w:rsidRPr="00853045">
              <w:rPr>
                <w:rFonts w:cs="Arial"/>
              </w:rPr>
              <w:t>000000</w:t>
            </w:r>
          </w:p>
        </w:tc>
        <w:tc>
          <w:tcPr>
            <w:tcW w:w="4240" w:type="dxa"/>
            <w:noWrap/>
            <w:hideMark/>
          </w:tcPr>
          <w:p w:rsidR="00345C4B" w:rsidRPr="00853045" w:rsidRDefault="00345C4B" w:rsidP="00066C57">
            <w:pPr>
              <w:rPr>
                <w:rFonts w:cs="Arial"/>
              </w:rPr>
            </w:pPr>
            <w:r w:rsidRPr="00853045">
              <w:rPr>
                <w:rFonts w:cs="Arial"/>
              </w:rPr>
              <w:t>ADSP_X_PCHIME_Env4_SustainSamples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14</w:t>
            </w:r>
          </w:p>
        </w:tc>
        <w:tc>
          <w:tcPr>
            <w:tcW w:w="917" w:type="dxa"/>
            <w:noWrap/>
            <w:hideMark/>
          </w:tcPr>
          <w:p w:rsidR="00345C4B" w:rsidRPr="00853045" w:rsidRDefault="00345C4B" w:rsidP="00066C57">
            <w:pPr>
              <w:rPr>
                <w:rFonts w:cs="Arial"/>
              </w:rPr>
            </w:pPr>
            <w:r w:rsidRPr="00853045">
              <w:rPr>
                <w:rFonts w:cs="Arial"/>
              </w:rPr>
              <w:t>000001</w:t>
            </w:r>
          </w:p>
        </w:tc>
        <w:tc>
          <w:tcPr>
            <w:tcW w:w="4240" w:type="dxa"/>
            <w:noWrap/>
            <w:hideMark/>
          </w:tcPr>
          <w:p w:rsidR="00345C4B" w:rsidRPr="00853045" w:rsidRDefault="00345C4B" w:rsidP="00066C57">
            <w:pPr>
              <w:rPr>
                <w:rFonts w:cs="Arial"/>
              </w:rPr>
            </w:pPr>
            <w:r w:rsidRPr="00853045">
              <w:rPr>
                <w:rFonts w:cs="Arial"/>
              </w:rPr>
              <w:t>ADSP_X_PCHIME_NrRepetitions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15</w:t>
            </w:r>
          </w:p>
        </w:tc>
        <w:tc>
          <w:tcPr>
            <w:tcW w:w="917" w:type="dxa"/>
            <w:noWrap/>
            <w:hideMark/>
          </w:tcPr>
          <w:p w:rsidR="00345C4B" w:rsidRPr="00853045" w:rsidRDefault="00345C4B" w:rsidP="00066C57">
            <w:pPr>
              <w:rPr>
                <w:rFonts w:cs="Arial"/>
              </w:rPr>
            </w:pPr>
            <w:r w:rsidRPr="00853045">
              <w:rPr>
                <w:rFonts w:cs="Arial"/>
              </w:rPr>
              <w:t>000384</w:t>
            </w:r>
          </w:p>
        </w:tc>
        <w:tc>
          <w:tcPr>
            <w:tcW w:w="4240" w:type="dxa"/>
            <w:noWrap/>
            <w:hideMark/>
          </w:tcPr>
          <w:p w:rsidR="00345C4B" w:rsidRPr="00853045" w:rsidRDefault="00345C4B" w:rsidP="00066C57">
            <w:pPr>
              <w:rPr>
                <w:rFonts w:cs="Arial"/>
              </w:rPr>
            </w:pPr>
            <w:r w:rsidRPr="00853045">
              <w:rPr>
                <w:rFonts w:cs="Arial"/>
              </w:rPr>
              <w:t>ADSP_X_PCHIME_RepeatSamples</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16</w:t>
            </w:r>
          </w:p>
        </w:tc>
        <w:tc>
          <w:tcPr>
            <w:tcW w:w="917" w:type="dxa"/>
            <w:noWrap/>
            <w:hideMark/>
          </w:tcPr>
          <w:p w:rsidR="00345C4B" w:rsidRPr="00C13B7B" w:rsidRDefault="00345C4B" w:rsidP="00066C57">
            <w:pPr>
              <w:rPr>
                <w:rFonts w:cs="Arial"/>
              </w:rPr>
            </w:pPr>
            <w:ins w:id="252" w:author="Walus, David (D.M.)" w:date="2016-11-01T09:34:00Z">
              <w:r w:rsidRPr="00C13B7B">
                <w:rPr>
                  <w:rFonts w:cs="Arial"/>
                  <w:highlight w:val="yellow"/>
                </w:rPr>
                <w:t>07F1</w:t>
              </w:r>
            </w:ins>
            <w:del w:id="253" w:author="Walus, David (D.M.)" w:date="2016-11-01T09:34:00Z">
              <w:r w:rsidRPr="00C13B7B" w:rsidDel="00C13B7B">
                <w:rPr>
                  <w:rFonts w:cs="Arial"/>
                </w:rPr>
                <w:delText>07D8</w:delText>
              </w:r>
            </w:del>
          </w:p>
        </w:tc>
        <w:tc>
          <w:tcPr>
            <w:tcW w:w="4240" w:type="dxa"/>
            <w:noWrap/>
            <w:hideMark/>
          </w:tcPr>
          <w:p w:rsidR="00345C4B" w:rsidRPr="00853045" w:rsidRDefault="00345C4B" w:rsidP="00066C57">
            <w:pPr>
              <w:rPr>
                <w:rFonts w:cs="Arial"/>
              </w:rPr>
            </w:pPr>
            <w:r w:rsidRPr="00853045">
              <w:rPr>
                <w:rFonts w:cs="Arial"/>
              </w:rPr>
              <w:t>ADSP_Y_PCHIME_Freq1_MSB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17</w:t>
            </w:r>
          </w:p>
        </w:tc>
        <w:tc>
          <w:tcPr>
            <w:tcW w:w="917" w:type="dxa"/>
            <w:noWrap/>
            <w:hideMark/>
          </w:tcPr>
          <w:p w:rsidR="00345C4B" w:rsidRPr="00C13B7B" w:rsidRDefault="00345C4B" w:rsidP="00066C57">
            <w:pPr>
              <w:rPr>
                <w:rFonts w:cs="Arial"/>
              </w:rPr>
            </w:pPr>
            <w:ins w:id="254" w:author="Walus, David (D.M.)" w:date="2016-11-01T09:34:00Z">
              <w:r w:rsidRPr="00C13B7B">
                <w:rPr>
                  <w:rFonts w:cs="Arial"/>
                  <w:highlight w:val="yellow"/>
                </w:rPr>
                <w:t>066F</w:t>
              </w:r>
            </w:ins>
            <w:del w:id="255" w:author="Walus, David (D.M.)" w:date="2016-11-01T09:34:00Z">
              <w:r w:rsidRPr="00C13B7B" w:rsidDel="00C13B7B">
                <w:rPr>
                  <w:rFonts w:cs="Arial"/>
                </w:rPr>
                <w:delText>052F</w:delText>
              </w:r>
            </w:del>
          </w:p>
        </w:tc>
        <w:tc>
          <w:tcPr>
            <w:tcW w:w="4240" w:type="dxa"/>
            <w:noWrap/>
            <w:hideMark/>
          </w:tcPr>
          <w:p w:rsidR="00345C4B" w:rsidRPr="00853045" w:rsidRDefault="00345C4B" w:rsidP="00066C57">
            <w:pPr>
              <w:rPr>
                <w:rFonts w:cs="Arial"/>
              </w:rPr>
            </w:pPr>
            <w:r w:rsidRPr="00853045">
              <w:rPr>
                <w:rFonts w:cs="Arial"/>
              </w:rPr>
              <w:t>ADSP_Y_PCHIME_Freq1_LSB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18</w:t>
            </w:r>
          </w:p>
        </w:tc>
        <w:tc>
          <w:tcPr>
            <w:tcW w:w="917" w:type="dxa"/>
            <w:noWrap/>
            <w:hideMark/>
          </w:tcPr>
          <w:p w:rsidR="00345C4B" w:rsidRPr="00C13B7B" w:rsidRDefault="00345C4B" w:rsidP="00066C57">
            <w:pPr>
              <w:rPr>
                <w:rFonts w:cs="Arial"/>
              </w:rPr>
            </w:pPr>
            <w:ins w:id="256" w:author="Walus, David (D.M.)" w:date="2016-11-01T09:34:00Z">
              <w:r w:rsidRPr="00C13B7B">
                <w:rPr>
                  <w:rFonts w:cs="Arial"/>
                  <w:highlight w:val="yellow"/>
                </w:rPr>
                <w:t>05A9</w:t>
              </w:r>
            </w:ins>
            <w:del w:id="257" w:author="Walus, David (D.M.)" w:date="2016-11-01T09:34:00Z">
              <w:r w:rsidRPr="00C13B7B" w:rsidDel="00C13B7B">
                <w:rPr>
                  <w:rFonts w:cs="Arial"/>
                </w:rPr>
                <w:delText>0800</w:delText>
              </w:r>
            </w:del>
          </w:p>
        </w:tc>
        <w:tc>
          <w:tcPr>
            <w:tcW w:w="4240" w:type="dxa"/>
            <w:noWrap/>
            <w:hideMark/>
          </w:tcPr>
          <w:p w:rsidR="00345C4B" w:rsidRPr="00853045" w:rsidRDefault="00345C4B" w:rsidP="00066C57">
            <w:pPr>
              <w:rPr>
                <w:rFonts w:cs="Arial"/>
              </w:rPr>
            </w:pPr>
            <w:r w:rsidRPr="00853045">
              <w:rPr>
                <w:rFonts w:cs="Arial"/>
              </w:rPr>
              <w:t>ADSP_Y_PCHIME_Volume1</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19</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ADSP_Y_PCHIME_Freq2_MSB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20</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ADSP_Y_PCHIME_Freq2_LSB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21</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ADSP_Y_PCHIME_Volume2</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22</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ADSP_Y_PCHIME_Freq3_MSB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23</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ADSP_Y_PCHIME_Freq3_LSB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24</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ADSP_Y_PCHIME_Volume3</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25</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ADSP_Y_PCHIME_Freq4_MSB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26</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ADSP_Y_PCHIME_Freq4_LSB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27</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ADSP_Y_PCHIME_Volume4</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28</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ADSP_Y_PCHIME_Freq5_MSB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29</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ADSP_Y_PCHIME_Freq5_LSB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30</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ADSP_Y_PCHIME_Volume5</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31</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ADSP_Y_PCHIME_Freq6_MSB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32</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ADSP_Y_PCHIME_Freq6_LSB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33</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ADSP_Y_PCHIME_Volume6</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34</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ADSP_Y_PCHIME_Freq7_MSB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35</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ADSP_Y_PCHIME_Freq7_LSB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36</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ADSP_Y_PCHIME_Volume7</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37</w:t>
            </w:r>
          </w:p>
        </w:tc>
        <w:tc>
          <w:tcPr>
            <w:tcW w:w="917" w:type="dxa"/>
            <w:noWrap/>
            <w:hideMark/>
          </w:tcPr>
          <w:p w:rsidR="00345C4B" w:rsidRPr="00853045" w:rsidRDefault="00345C4B" w:rsidP="00066C57">
            <w:pPr>
              <w:rPr>
                <w:rFonts w:cs="Arial"/>
              </w:rPr>
            </w:pPr>
            <w:r w:rsidRPr="00853045">
              <w:rPr>
                <w:rFonts w:cs="Arial"/>
              </w:rPr>
              <w:t>07EE</w:t>
            </w:r>
          </w:p>
        </w:tc>
        <w:tc>
          <w:tcPr>
            <w:tcW w:w="4240" w:type="dxa"/>
            <w:noWrap/>
            <w:hideMark/>
          </w:tcPr>
          <w:p w:rsidR="00345C4B" w:rsidRPr="00853045" w:rsidRDefault="00345C4B" w:rsidP="00066C57">
            <w:pPr>
              <w:rPr>
                <w:rFonts w:cs="Arial"/>
              </w:rPr>
            </w:pPr>
            <w:r w:rsidRPr="00853045">
              <w:rPr>
                <w:rFonts w:cs="Arial"/>
              </w:rPr>
              <w:t>ADSP_Y_PCHIME_Freq8_MSB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38</w:t>
            </w:r>
          </w:p>
        </w:tc>
        <w:tc>
          <w:tcPr>
            <w:tcW w:w="917" w:type="dxa"/>
            <w:noWrap/>
            <w:hideMark/>
          </w:tcPr>
          <w:p w:rsidR="00345C4B" w:rsidRPr="00853045" w:rsidRDefault="00345C4B" w:rsidP="00066C57">
            <w:pPr>
              <w:rPr>
                <w:rFonts w:cs="Arial"/>
              </w:rPr>
            </w:pPr>
            <w:r w:rsidRPr="00853045">
              <w:rPr>
                <w:rFonts w:cs="Arial"/>
              </w:rPr>
              <w:t>03D5</w:t>
            </w:r>
          </w:p>
        </w:tc>
        <w:tc>
          <w:tcPr>
            <w:tcW w:w="4240" w:type="dxa"/>
            <w:noWrap/>
            <w:hideMark/>
          </w:tcPr>
          <w:p w:rsidR="00345C4B" w:rsidRPr="00853045" w:rsidRDefault="00345C4B" w:rsidP="00066C57">
            <w:pPr>
              <w:rPr>
                <w:rFonts w:cs="Arial"/>
              </w:rPr>
            </w:pPr>
            <w:r w:rsidRPr="00853045">
              <w:rPr>
                <w:rFonts w:cs="Arial"/>
              </w:rPr>
              <w:t>ADSP_Y_PCHIME_Freq8_LSB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39</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ADSP_Y_PCHIME_Volume8</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40</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ADSP_Y_PCHIME_Ampli_LFO</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lastRenderedPageBreak/>
              <w:t>41</w:t>
            </w:r>
          </w:p>
        </w:tc>
        <w:tc>
          <w:tcPr>
            <w:tcW w:w="917" w:type="dxa"/>
            <w:noWrap/>
            <w:hideMark/>
          </w:tcPr>
          <w:p w:rsidR="00345C4B" w:rsidRPr="00853045" w:rsidRDefault="00345C4B" w:rsidP="00066C57">
            <w:pPr>
              <w:rPr>
                <w:rFonts w:cs="Arial"/>
              </w:rPr>
            </w:pPr>
            <w:r w:rsidRPr="00853045">
              <w:rPr>
                <w:rFonts w:cs="Arial"/>
              </w:rPr>
              <w:t>07FF</w:t>
            </w:r>
          </w:p>
        </w:tc>
        <w:tc>
          <w:tcPr>
            <w:tcW w:w="4240" w:type="dxa"/>
            <w:noWrap/>
            <w:hideMark/>
          </w:tcPr>
          <w:p w:rsidR="00345C4B" w:rsidRPr="00853045" w:rsidRDefault="00345C4B" w:rsidP="00066C57">
            <w:pPr>
              <w:rPr>
                <w:rFonts w:cs="Arial"/>
              </w:rPr>
            </w:pPr>
            <w:r w:rsidRPr="00853045">
              <w:rPr>
                <w:rFonts w:cs="Arial"/>
              </w:rPr>
              <w:t>ADSP_Y_PCHIME_Offset_LFO</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42</w:t>
            </w:r>
          </w:p>
        </w:tc>
        <w:tc>
          <w:tcPr>
            <w:tcW w:w="917" w:type="dxa"/>
            <w:noWrap/>
            <w:hideMark/>
          </w:tcPr>
          <w:p w:rsidR="00345C4B" w:rsidRPr="00853045" w:rsidRDefault="00345C4B" w:rsidP="00066C57">
            <w:pPr>
              <w:rPr>
                <w:rFonts w:cs="Arial"/>
              </w:rPr>
            </w:pPr>
            <w:r w:rsidRPr="00853045">
              <w:rPr>
                <w:rFonts w:cs="Arial"/>
              </w:rPr>
              <w:t>0001</w:t>
            </w:r>
          </w:p>
        </w:tc>
        <w:tc>
          <w:tcPr>
            <w:tcW w:w="4240" w:type="dxa"/>
            <w:noWrap/>
            <w:hideMark/>
          </w:tcPr>
          <w:p w:rsidR="00345C4B" w:rsidRPr="00853045" w:rsidRDefault="00345C4B" w:rsidP="00066C57">
            <w:pPr>
              <w:rPr>
                <w:rFonts w:cs="Arial"/>
              </w:rPr>
            </w:pPr>
            <w:r w:rsidRPr="00853045">
              <w:rPr>
                <w:rFonts w:cs="Arial"/>
              </w:rPr>
              <w:t>ADSP_Y_PCHIME_Env1_DelayVolume</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43</w:t>
            </w:r>
          </w:p>
        </w:tc>
        <w:tc>
          <w:tcPr>
            <w:tcW w:w="917" w:type="dxa"/>
            <w:noWrap/>
            <w:hideMark/>
          </w:tcPr>
          <w:p w:rsidR="00345C4B" w:rsidRPr="00C13B7B" w:rsidRDefault="00345C4B" w:rsidP="00066C57">
            <w:pPr>
              <w:rPr>
                <w:rFonts w:cs="Arial"/>
              </w:rPr>
            </w:pPr>
            <w:ins w:id="258" w:author="Walus, David (D.M.)" w:date="2016-11-01T09:34:00Z">
              <w:r w:rsidRPr="00C13B7B">
                <w:rPr>
                  <w:rFonts w:cs="Arial"/>
                  <w:highlight w:val="yellow"/>
                </w:rPr>
                <w:t>07F3</w:t>
              </w:r>
            </w:ins>
            <w:del w:id="259" w:author="Walus, David (D.M.)" w:date="2016-11-01T09:34:00Z">
              <w:r w:rsidRPr="00C13B7B" w:rsidDel="00C13B7B">
                <w:rPr>
                  <w:rFonts w:cs="Arial"/>
                </w:rPr>
                <w:delText>07FC</w:delText>
              </w:r>
            </w:del>
          </w:p>
        </w:tc>
        <w:tc>
          <w:tcPr>
            <w:tcW w:w="4240" w:type="dxa"/>
            <w:noWrap/>
            <w:hideMark/>
          </w:tcPr>
          <w:p w:rsidR="00345C4B" w:rsidRPr="00853045" w:rsidRDefault="00345C4B" w:rsidP="00066C57">
            <w:pPr>
              <w:rPr>
                <w:rFonts w:cs="Arial"/>
              </w:rPr>
            </w:pPr>
            <w:r w:rsidRPr="00853045">
              <w:rPr>
                <w:rFonts w:cs="Arial"/>
              </w:rPr>
              <w:t>ADSP_Y_PCHIME_Env1_DecayCoef_MSB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44</w:t>
            </w:r>
          </w:p>
        </w:tc>
        <w:tc>
          <w:tcPr>
            <w:tcW w:w="917" w:type="dxa"/>
            <w:noWrap/>
            <w:hideMark/>
          </w:tcPr>
          <w:p w:rsidR="00345C4B" w:rsidRPr="00C13B7B" w:rsidRDefault="00345C4B" w:rsidP="00066C57">
            <w:pPr>
              <w:rPr>
                <w:rFonts w:cs="Arial"/>
              </w:rPr>
            </w:pPr>
            <w:ins w:id="260" w:author="Walus, David (D.M.)" w:date="2016-11-01T09:35:00Z">
              <w:r w:rsidRPr="00C13B7B">
                <w:rPr>
                  <w:rFonts w:cs="Arial"/>
                  <w:highlight w:val="yellow"/>
                </w:rPr>
                <w:t>0611</w:t>
              </w:r>
            </w:ins>
            <w:del w:id="261" w:author="Walus, David (D.M.)" w:date="2016-11-01T09:35:00Z">
              <w:r w:rsidRPr="00C13B7B" w:rsidDel="00C13B7B">
                <w:rPr>
                  <w:rFonts w:cs="Arial"/>
                </w:rPr>
                <w:delText>04B7</w:delText>
              </w:r>
            </w:del>
          </w:p>
        </w:tc>
        <w:tc>
          <w:tcPr>
            <w:tcW w:w="4240" w:type="dxa"/>
            <w:noWrap/>
            <w:hideMark/>
          </w:tcPr>
          <w:p w:rsidR="00345C4B" w:rsidRPr="00853045" w:rsidRDefault="00345C4B" w:rsidP="00066C57">
            <w:pPr>
              <w:rPr>
                <w:rFonts w:cs="Arial"/>
              </w:rPr>
            </w:pPr>
            <w:r w:rsidRPr="00853045">
              <w:rPr>
                <w:rFonts w:cs="Arial"/>
              </w:rPr>
              <w:t>ADSP_Y_PCHIME_Env1_DecayCoef_LSB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45</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ADSP_Y_PCHIME_Env2_DelayVolume</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46</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ADSP_Y_PCHIME_Env2_DecayCoef_MSB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47</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ADSP_Y_PCHIME_Env2_DecayCoef_LSB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48</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ADSP_Y_PCHIME_Env3_DelayVolume</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49</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ADSP_Y_PCHIME_Env3_DecayCoef_MSB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50</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ADSP_Y_PCHIME_Env3_DecayCoef_LSB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51</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ADSP_Y_PCHIME_Env4_DelayVolume</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52</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ADSP_Y_PCHIME_Env4_DecayCoef_MSB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53</w:t>
            </w:r>
          </w:p>
        </w:tc>
        <w:tc>
          <w:tcPr>
            <w:tcW w:w="917" w:type="dxa"/>
            <w:noWrap/>
            <w:hideMark/>
          </w:tcPr>
          <w:p w:rsidR="00345C4B" w:rsidRPr="00853045" w:rsidRDefault="00345C4B" w:rsidP="00066C57">
            <w:pPr>
              <w:rPr>
                <w:rFonts w:cs="Arial"/>
              </w:rPr>
            </w:pPr>
            <w:r w:rsidRPr="00853045">
              <w:rPr>
                <w:rFonts w:cs="Arial"/>
              </w:rPr>
              <w:t>0000</w:t>
            </w:r>
          </w:p>
        </w:tc>
        <w:tc>
          <w:tcPr>
            <w:tcW w:w="4240" w:type="dxa"/>
            <w:noWrap/>
            <w:hideMark/>
          </w:tcPr>
          <w:p w:rsidR="00345C4B" w:rsidRPr="00853045" w:rsidRDefault="00345C4B" w:rsidP="00066C57">
            <w:pPr>
              <w:rPr>
                <w:rFonts w:cs="Arial"/>
              </w:rPr>
            </w:pPr>
            <w:r w:rsidRPr="00853045">
              <w:rPr>
                <w:rFonts w:cs="Arial"/>
              </w:rPr>
              <w:t>ADSP_Y_PCHIME_Env4_DecayCoef_LSB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54</w:t>
            </w:r>
          </w:p>
        </w:tc>
        <w:tc>
          <w:tcPr>
            <w:tcW w:w="917" w:type="dxa"/>
            <w:noWrap/>
            <w:hideMark/>
          </w:tcPr>
          <w:p w:rsidR="00345C4B" w:rsidRPr="00853045" w:rsidRDefault="00345C4B" w:rsidP="00066C57">
            <w:pPr>
              <w:rPr>
                <w:rFonts w:cs="Arial"/>
              </w:rPr>
            </w:pPr>
            <w:r w:rsidRPr="00853045">
              <w:rPr>
                <w:rFonts w:cs="Arial"/>
              </w:rPr>
              <w:t>0400</w:t>
            </w:r>
          </w:p>
        </w:tc>
        <w:tc>
          <w:tcPr>
            <w:tcW w:w="4240" w:type="dxa"/>
            <w:noWrap/>
            <w:hideMark/>
          </w:tcPr>
          <w:p w:rsidR="00345C4B" w:rsidRPr="00853045" w:rsidRDefault="00345C4B" w:rsidP="00066C57">
            <w:pPr>
              <w:rPr>
                <w:rFonts w:cs="Arial"/>
              </w:rPr>
            </w:pPr>
            <w:r w:rsidRPr="00853045">
              <w:rPr>
                <w:rFonts w:cs="Arial"/>
              </w:rPr>
              <w:t>ADSP_Y_PCHIME_MasterVolume</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55</w:t>
            </w:r>
          </w:p>
        </w:tc>
        <w:tc>
          <w:tcPr>
            <w:tcW w:w="917" w:type="dxa"/>
            <w:noWrap/>
            <w:hideMark/>
          </w:tcPr>
          <w:p w:rsidR="00345C4B" w:rsidRPr="00853045" w:rsidRDefault="00345C4B" w:rsidP="00066C57">
            <w:pPr>
              <w:rPr>
                <w:rFonts w:cs="Arial"/>
              </w:rPr>
            </w:pPr>
            <w:r w:rsidRPr="00853045">
              <w:rPr>
                <w:rFonts w:cs="Arial"/>
              </w:rPr>
              <w:t>075C</w:t>
            </w:r>
          </w:p>
        </w:tc>
        <w:tc>
          <w:tcPr>
            <w:tcW w:w="4240" w:type="dxa"/>
            <w:noWrap/>
            <w:hideMark/>
          </w:tcPr>
          <w:p w:rsidR="00345C4B" w:rsidRPr="00853045" w:rsidRDefault="00345C4B" w:rsidP="00066C57">
            <w:pPr>
              <w:rPr>
                <w:rFonts w:cs="Arial"/>
              </w:rPr>
            </w:pPr>
            <w:r w:rsidRPr="00853045">
              <w:rPr>
                <w:rFonts w:cs="Arial"/>
              </w:rPr>
              <w:t>ADSP_Y_PCHIME_Smute_DecayCoef_MSB</w:t>
            </w:r>
          </w:p>
        </w:tc>
      </w:tr>
      <w:tr w:rsidR="00345C4B" w:rsidRPr="00853045" w:rsidTr="00066C57">
        <w:trPr>
          <w:trHeight w:val="255"/>
          <w:jc w:val="center"/>
        </w:trPr>
        <w:tc>
          <w:tcPr>
            <w:tcW w:w="460" w:type="dxa"/>
            <w:noWrap/>
            <w:hideMark/>
          </w:tcPr>
          <w:p w:rsidR="00345C4B" w:rsidRPr="00853045" w:rsidRDefault="00345C4B" w:rsidP="00066C57">
            <w:pPr>
              <w:rPr>
                <w:rFonts w:cs="Arial"/>
              </w:rPr>
            </w:pPr>
            <w:r w:rsidRPr="00853045">
              <w:rPr>
                <w:rFonts w:cs="Arial"/>
              </w:rPr>
              <w:t>56</w:t>
            </w:r>
          </w:p>
        </w:tc>
        <w:tc>
          <w:tcPr>
            <w:tcW w:w="917" w:type="dxa"/>
            <w:noWrap/>
            <w:hideMark/>
          </w:tcPr>
          <w:p w:rsidR="00345C4B" w:rsidRPr="00853045" w:rsidRDefault="00345C4B" w:rsidP="00066C57">
            <w:pPr>
              <w:rPr>
                <w:rFonts w:cs="Arial"/>
              </w:rPr>
            </w:pPr>
            <w:r w:rsidRPr="00853045">
              <w:rPr>
                <w:rFonts w:cs="Arial"/>
              </w:rPr>
              <w:t>0201</w:t>
            </w:r>
          </w:p>
        </w:tc>
        <w:tc>
          <w:tcPr>
            <w:tcW w:w="4240" w:type="dxa"/>
            <w:noWrap/>
            <w:hideMark/>
          </w:tcPr>
          <w:p w:rsidR="00345C4B" w:rsidRPr="00853045" w:rsidRDefault="00345C4B" w:rsidP="00066C57">
            <w:pPr>
              <w:rPr>
                <w:rFonts w:cs="Arial"/>
              </w:rPr>
            </w:pPr>
            <w:r w:rsidRPr="00853045">
              <w:rPr>
                <w:rFonts w:cs="Arial"/>
              </w:rPr>
              <w:t>ADSP_Y_PCHIME_Smute_DecayCoef_LSB</w:t>
            </w:r>
          </w:p>
        </w:tc>
      </w:tr>
      <w:tr w:rsidR="00345C4B" w:rsidRPr="00853045" w:rsidTr="00066C57">
        <w:trPr>
          <w:trHeight w:val="70"/>
          <w:jc w:val="center"/>
        </w:trPr>
        <w:tc>
          <w:tcPr>
            <w:tcW w:w="460" w:type="dxa"/>
            <w:noWrap/>
            <w:hideMark/>
          </w:tcPr>
          <w:p w:rsidR="00345C4B" w:rsidRPr="00853045" w:rsidRDefault="00345C4B" w:rsidP="00066C57">
            <w:pPr>
              <w:rPr>
                <w:rFonts w:cs="Arial"/>
              </w:rPr>
            </w:pPr>
            <w:r w:rsidRPr="00853045">
              <w:rPr>
                <w:rFonts w:cs="Arial"/>
              </w:rPr>
              <w:t>57</w:t>
            </w:r>
          </w:p>
        </w:tc>
        <w:tc>
          <w:tcPr>
            <w:tcW w:w="917" w:type="dxa"/>
            <w:noWrap/>
            <w:hideMark/>
          </w:tcPr>
          <w:p w:rsidR="00345C4B" w:rsidRPr="00853045" w:rsidRDefault="00345C4B" w:rsidP="00066C57">
            <w:pPr>
              <w:rPr>
                <w:rFonts w:cs="Arial"/>
              </w:rPr>
            </w:pPr>
            <w:r w:rsidRPr="00853045">
              <w:rPr>
                <w:rFonts w:cs="Arial"/>
              </w:rPr>
              <w:t>000001</w:t>
            </w:r>
          </w:p>
        </w:tc>
        <w:tc>
          <w:tcPr>
            <w:tcW w:w="4240" w:type="dxa"/>
            <w:noWrap/>
            <w:hideMark/>
          </w:tcPr>
          <w:p w:rsidR="00345C4B" w:rsidRPr="00853045" w:rsidRDefault="00345C4B" w:rsidP="00066C57">
            <w:pPr>
              <w:rPr>
                <w:rFonts w:cs="Arial"/>
              </w:rPr>
            </w:pPr>
            <w:r w:rsidRPr="00853045">
              <w:rPr>
                <w:rFonts w:cs="Arial"/>
              </w:rPr>
              <w:t>ADSP_X_PCHIME_ControlStatusReg</w:t>
            </w:r>
          </w:p>
        </w:tc>
      </w:tr>
    </w:tbl>
    <w:p w:rsidR="00345C4B" w:rsidRPr="000D7E6D" w:rsidRDefault="00345C4B" w:rsidP="00345C4B">
      <w:pPr>
        <w:rPr>
          <w:rFonts w:cs="Arial"/>
        </w:rPr>
      </w:pPr>
    </w:p>
    <w:p w:rsidR="00345C4B" w:rsidRDefault="00345C4B" w:rsidP="00345C4B">
      <w:pPr>
        <w:pStyle w:val="Heading4"/>
        <w:numPr>
          <w:ilvl w:val="3"/>
          <w:numId w:val="48"/>
        </w:numPr>
      </w:pPr>
      <w:bookmarkStart w:id="262" w:name="_Toc45277374"/>
      <w:r w:rsidRPr="00B9479B">
        <w:t>AHU-SWR-REQ-165801/B-Polyphonic Chime 17 - Reverse Park Aid_RPA</w:t>
      </w:r>
      <w:bookmarkEnd w:id="262"/>
    </w:p>
    <w:p w:rsidR="00345C4B" w:rsidRDefault="00345C4B" w:rsidP="00345C4B">
      <w:pPr>
        <w:jc w:val="center"/>
        <w:rPr>
          <w:rFonts w:cs="Arial"/>
        </w:rPr>
      </w:pPr>
      <w:r>
        <w:rPr>
          <w:noProof/>
        </w:rPr>
        <w:drawing>
          <wp:inline distT="0" distB="0" distL="0" distR="0" wp14:anchorId="262C8F51" wp14:editId="1682EB2C">
            <wp:extent cx="1050472" cy="921203"/>
            <wp:effectExtent l="0" t="0" r="0" b="0"/>
            <wp:docPr id="38300" name="Picture 109" descr="P_Chime_17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5" name="Picture 109" descr="P_Chime_17_Scope_Total Du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784BB2C" wp14:editId="7A0D45B2">
            <wp:extent cx="1047750" cy="921203"/>
            <wp:effectExtent l="0" t="0" r="0" b="0"/>
            <wp:docPr id="38301" name="Picture 110" descr="P_Chime_17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 name="Picture 110" descr="P_Chime_17_FFT Spectrum_Frequency_Zoo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6A37BF23" wp14:editId="77AC9D1E">
            <wp:extent cx="1402896" cy="922564"/>
            <wp:effectExtent l="0" t="0" r="6985" b="0"/>
            <wp:docPr id="383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7" name="Picture 24"/>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2896" cy="922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773229" w:rsidTr="00066C57">
        <w:trPr>
          <w:trHeight w:val="70"/>
          <w:jc w:val="center"/>
        </w:trPr>
        <w:tc>
          <w:tcPr>
            <w:tcW w:w="460" w:type="dxa"/>
            <w:noWrap/>
            <w:hideMark/>
          </w:tcPr>
          <w:p w:rsidR="00345C4B" w:rsidRPr="00773229" w:rsidRDefault="00345C4B" w:rsidP="00066C57">
            <w:pPr>
              <w:rPr>
                <w:rFonts w:cs="Arial"/>
                <w:b/>
                <w:bCs/>
              </w:rPr>
            </w:pPr>
            <w:r w:rsidRPr="00773229">
              <w:rPr>
                <w:rFonts w:cs="Arial"/>
                <w:b/>
                <w:bCs/>
              </w:rPr>
              <w:t>#</w:t>
            </w:r>
          </w:p>
        </w:tc>
        <w:tc>
          <w:tcPr>
            <w:tcW w:w="917" w:type="dxa"/>
            <w:noWrap/>
            <w:hideMark/>
          </w:tcPr>
          <w:p w:rsidR="00345C4B" w:rsidRPr="00773229" w:rsidRDefault="00345C4B" w:rsidP="00066C57">
            <w:pPr>
              <w:rPr>
                <w:rFonts w:cs="Arial"/>
                <w:b/>
                <w:bCs/>
              </w:rPr>
            </w:pPr>
            <w:r w:rsidRPr="00773229">
              <w:rPr>
                <w:rFonts w:cs="Arial"/>
                <w:b/>
                <w:bCs/>
              </w:rPr>
              <w:t>Hex</w:t>
            </w:r>
          </w:p>
        </w:tc>
        <w:tc>
          <w:tcPr>
            <w:tcW w:w="4240" w:type="dxa"/>
            <w:noWrap/>
            <w:hideMark/>
          </w:tcPr>
          <w:p w:rsidR="00345C4B" w:rsidRPr="00773229" w:rsidRDefault="00345C4B" w:rsidP="00066C57">
            <w:pPr>
              <w:rPr>
                <w:rFonts w:cs="Arial"/>
                <w:b/>
                <w:bCs/>
              </w:rPr>
            </w:pPr>
            <w:r w:rsidRPr="00773229">
              <w:rPr>
                <w:rFonts w:cs="Arial"/>
                <w:b/>
                <w:bCs/>
              </w:rPr>
              <w:t>Parameter</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w:t>
            </w:r>
          </w:p>
        </w:tc>
        <w:tc>
          <w:tcPr>
            <w:tcW w:w="917" w:type="dxa"/>
            <w:noWrap/>
            <w:hideMark/>
          </w:tcPr>
          <w:p w:rsidR="00345C4B" w:rsidRPr="00773229" w:rsidRDefault="00345C4B" w:rsidP="00066C57">
            <w:pPr>
              <w:rPr>
                <w:rFonts w:cs="Arial"/>
              </w:rPr>
            </w:pPr>
            <w:del w:id="263" w:author="Walus, David (D.M.)" w:date="2015-07-06T08:27:00Z">
              <w:r w:rsidRPr="00773229" w:rsidDel="00833AC4">
                <w:rPr>
                  <w:rFonts w:cs="Arial"/>
                </w:rPr>
                <w:delText>0002F8</w:delText>
              </w:r>
            </w:del>
            <w:ins w:id="264" w:author="Walus, David (D.M.)" w:date="2015-07-06T08:27:00Z">
              <w:r>
                <w:rPr>
                  <w:rFonts w:cs="Arial"/>
                </w:rPr>
                <w:t>0002BB</w:t>
              </w:r>
            </w:ins>
          </w:p>
        </w:tc>
        <w:tc>
          <w:tcPr>
            <w:tcW w:w="4240" w:type="dxa"/>
            <w:noWrap/>
            <w:hideMark/>
          </w:tcPr>
          <w:p w:rsidR="00345C4B" w:rsidRPr="00773229" w:rsidRDefault="00345C4B" w:rsidP="00066C57">
            <w:pPr>
              <w:rPr>
                <w:rFonts w:cs="Arial"/>
              </w:rPr>
            </w:pPr>
            <w:r w:rsidRPr="00773229">
              <w:rPr>
                <w:rFonts w:cs="Arial"/>
              </w:rPr>
              <w:t>ADSP_X_PCHIME_AngleIncr_LFO</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ADSP_X_PCHIME_Env1_DelaySamples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w:t>
            </w:r>
          </w:p>
        </w:tc>
        <w:tc>
          <w:tcPr>
            <w:tcW w:w="917" w:type="dxa"/>
            <w:noWrap/>
            <w:hideMark/>
          </w:tcPr>
          <w:p w:rsidR="00345C4B" w:rsidRPr="00773229" w:rsidRDefault="00345C4B" w:rsidP="00066C57">
            <w:pPr>
              <w:rPr>
                <w:rFonts w:cs="Arial"/>
              </w:rPr>
            </w:pPr>
            <w:r w:rsidRPr="00773229">
              <w:rPr>
                <w:rFonts w:cs="Arial"/>
              </w:rPr>
              <w:t>011111</w:t>
            </w:r>
          </w:p>
        </w:tc>
        <w:tc>
          <w:tcPr>
            <w:tcW w:w="4240" w:type="dxa"/>
            <w:noWrap/>
            <w:hideMark/>
          </w:tcPr>
          <w:p w:rsidR="00345C4B" w:rsidRPr="00773229" w:rsidRDefault="00345C4B" w:rsidP="00066C57">
            <w:pPr>
              <w:rPr>
                <w:rFonts w:cs="Arial"/>
              </w:rPr>
            </w:pPr>
            <w:r w:rsidRPr="00773229">
              <w:rPr>
                <w:rFonts w:cs="Arial"/>
              </w:rPr>
              <w:t>ADSP_X_PCHIME_Env1_AttackIncr</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w:t>
            </w:r>
          </w:p>
        </w:tc>
        <w:tc>
          <w:tcPr>
            <w:tcW w:w="917" w:type="dxa"/>
            <w:noWrap/>
            <w:hideMark/>
          </w:tcPr>
          <w:p w:rsidR="00345C4B" w:rsidRPr="00773229" w:rsidRDefault="00345C4B" w:rsidP="00066C57">
            <w:pPr>
              <w:rPr>
                <w:rFonts w:cs="Arial"/>
              </w:rPr>
            </w:pPr>
            <w:r w:rsidRPr="00773229">
              <w:rPr>
                <w:rFonts w:cs="Arial"/>
              </w:rPr>
              <w:t>00000C</w:t>
            </w:r>
          </w:p>
        </w:tc>
        <w:tc>
          <w:tcPr>
            <w:tcW w:w="4240" w:type="dxa"/>
            <w:noWrap/>
            <w:hideMark/>
          </w:tcPr>
          <w:p w:rsidR="00345C4B" w:rsidRPr="00773229" w:rsidRDefault="00345C4B" w:rsidP="00066C57">
            <w:pPr>
              <w:rPr>
                <w:rFonts w:cs="Arial"/>
              </w:rPr>
            </w:pPr>
            <w:r w:rsidRPr="00773229">
              <w:rPr>
                <w:rFonts w:cs="Arial"/>
              </w:rPr>
              <w:t>ADSP_X_PCHIME_Env1_SustainSamples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ADSP_X_PCHIME_Env2_DelaySamples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6</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ADSP_X_PCHIME_Env2_AttackIncr</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7</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ADSP_X_PCHIME_Env2_SustainSamples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8</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ADSP_X_PCHIME_Env3_DelaySamples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9</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ADSP_X_PCHIME_Env3_AttackIncr</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10</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ADSP_X_PCHIME_Env3_SustainSamples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11</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ADSP_X_PCHIME_Env4_DelaySamples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12</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ADSP_X_PCHIME_Env4_AttackIncr</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13</w:t>
            </w:r>
          </w:p>
        </w:tc>
        <w:tc>
          <w:tcPr>
            <w:tcW w:w="917" w:type="dxa"/>
            <w:noWrap/>
            <w:hideMark/>
          </w:tcPr>
          <w:p w:rsidR="00345C4B" w:rsidRPr="00773229" w:rsidRDefault="00345C4B" w:rsidP="00066C57">
            <w:pPr>
              <w:rPr>
                <w:rFonts w:cs="Arial"/>
              </w:rPr>
            </w:pPr>
            <w:r w:rsidRPr="00773229">
              <w:rPr>
                <w:rFonts w:cs="Arial"/>
              </w:rPr>
              <w:t>000000</w:t>
            </w:r>
          </w:p>
        </w:tc>
        <w:tc>
          <w:tcPr>
            <w:tcW w:w="4240" w:type="dxa"/>
            <w:noWrap/>
            <w:hideMark/>
          </w:tcPr>
          <w:p w:rsidR="00345C4B" w:rsidRPr="00773229" w:rsidRDefault="00345C4B" w:rsidP="00066C57">
            <w:pPr>
              <w:rPr>
                <w:rFonts w:cs="Arial"/>
              </w:rPr>
            </w:pPr>
            <w:r w:rsidRPr="00773229">
              <w:rPr>
                <w:rFonts w:cs="Arial"/>
              </w:rPr>
              <w:t>ADSP_X_PCHIME_Env4_SustainSamples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14</w:t>
            </w:r>
          </w:p>
        </w:tc>
        <w:tc>
          <w:tcPr>
            <w:tcW w:w="917" w:type="dxa"/>
            <w:noWrap/>
            <w:hideMark/>
          </w:tcPr>
          <w:p w:rsidR="00345C4B" w:rsidRPr="00773229" w:rsidRDefault="00345C4B" w:rsidP="00066C57">
            <w:pPr>
              <w:rPr>
                <w:rFonts w:cs="Arial"/>
              </w:rPr>
            </w:pPr>
            <w:r w:rsidRPr="00773229">
              <w:rPr>
                <w:rFonts w:cs="Arial"/>
              </w:rPr>
              <w:t>000001</w:t>
            </w:r>
          </w:p>
        </w:tc>
        <w:tc>
          <w:tcPr>
            <w:tcW w:w="4240" w:type="dxa"/>
            <w:noWrap/>
            <w:hideMark/>
          </w:tcPr>
          <w:p w:rsidR="00345C4B" w:rsidRPr="00773229" w:rsidRDefault="00345C4B" w:rsidP="00066C57">
            <w:pPr>
              <w:rPr>
                <w:rFonts w:cs="Arial"/>
              </w:rPr>
            </w:pPr>
            <w:r w:rsidRPr="00773229">
              <w:rPr>
                <w:rFonts w:cs="Arial"/>
              </w:rPr>
              <w:t>ADSP_X_PCHIME_NrRepetitions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15</w:t>
            </w:r>
          </w:p>
        </w:tc>
        <w:tc>
          <w:tcPr>
            <w:tcW w:w="917" w:type="dxa"/>
            <w:noWrap/>
            <w:hideMark/>
          </w:tcPr>
          <w:p w:rsidR="00345C4B" w:rsidRPr="00773229" w:rsidRDefault="00345C4B" w:rsidP="00066C57">
            <w:pPr>
              <w:rPr>
                <w:rFonts w:cs="Arial"/>
              </w:rPr>
            </w:pPr>
            <w:r w:rsidRPr="00773229">
              <w:rPr>
                <w:rFonts w:cs="Arial"/>
              </w:rPr>
              <w:t>000384</w:t>
            </w:r>
          </w:p>
        </w:tc>
        <w:tc>
          <w:tcPr>
            <w:tcW w:w="4240" w:type="dxa"/>
            <w:noWrap/>
            <w:hideMark/>
          </w:tcPr>
          <w:p w:rsidR="00345C4B" w:rsidRPr="00773229" w:rsidRDefault="00345C4B" w:rsidP="00066C57">
            <w:pPr>
              <w:rPr>
                <w:rFonts w:cs="Arial"/>
              </w:rPr>
            </w:pPr>
            <w:r w:rsidRPr="00773229">
              <w:rPr>
                <w:rFonts w:cs="Arial"/>
              </w:rPr>
              <w:t>ADSP_X_PCHIME_RepeatSamples</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16</w:t>
            </w:r>
          </w:p>
        </w:tc>
        <w:tc>
          <w:tcPr>
            <w:tcW w:w="917" w:type="dxa"/>
            <w:noWrap/>
            <w:hideMark/>
          </w:tcPr>
          <w:p w:rsidR="00345C4B" w:rsidRPr="00773229" w:rsidRDefault="00345C4B" w:rsidP="00066C57">
            <w:pPr>
              <w:rPr>
                <w:rFonts w:cs="Arial"/>
              </w:rPr>
            </w:pPr>
            <w:r w:rsidRPr="00773229">
              <w:rPr>
                <w:rFonts w:cs="Arial"/>
              </w:rPr>
              <w:t>07F6</w:t>
            </w:r>
          </w:p>
        </w:tc>
        <w:tc>
          <w:tcPr>
            <w:tcW w:w="4240" w:type="dxa"/>
            <w:noWrap/>
            <w:hideMark/>
          </w:tcPr>
          <w:p w:rsidR="00345C4B" w:rsidRPr="00773229" w:rsidRDefault="00345C4B" w:rsidP="00066C57">
            <w:pPr>
              <w:rPr>
                <w:rFonts w:cs="Arial"/>
              </w:rPr>
            </w:pPr>
            <w:r w:rsidRPr="00773229">
              <w:rPr>
                <w:rFonts w:cs="Arial"/>
              </w:rPr>
              <w:t>ADSP_Y_PCHIME_Freq1_MSB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17</w:t>
            </w:r>
          </w:p>
        </w:tc>
        <w:tc>
          <w:tcPr>
            <w:tcW w:w="917" w:type="dxa"/>
            <w:noWrap/>
            <w:hideMark/>
          </w:tcPr>
          <w:p w:rsidR="00345C4B" w:rsidRPr="00773229" w:rsidRDefault="00345C4B" w:rsidP="00066C57">
            <w:pPr>
              <w:rPr>
                <w:rFonts w:cs="Arial"/>
              </w:rPr>
            </w:pPr>
            <w:r w:rsidRPr="00773229">
              <w:rPr>
                <w:rFonts w:cs="Arial"/>
              </w:rPr>
              <w:t>011B</w:t>
            </w:r>
          </w:p>
        </w:tc>
        <w:tc>
          <w:tcPr>
            <w:tcW w:w="4240" w:type="dxa"/>
            <w:noWrap/>
            <w:hideMark/>
          </w:tcPr>
          <w:p w:rsidR="00345C4B" w:rsidRPr="00773229" w:rsidRDefault="00345C4B" w:rsidP="00066C57">
            <w:pPr>
              <w:rPr>
                <w:rFonts w:cs="Arial"/>
              </w:rPr>
            </w:pPr>
            <w:r w:rsidRPr="00773229">
              <w:rPr>
                <w:rFonts w:cs="Arial"/>
              </w:rPr>
              <w:t>ADSP_Y_PCHIME_Freq1_LSB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18</w:t>
            </w:r>
          </w:p>
        </w:tc>
        <w:tc>
          <w:tcPr>
            <w:tcW w:w="917" w:type="dxa"/>
            <w:noWrap/>
            <w:hideMark/>
          </w:tcPr>
          <w:p w:rsidR="00345C4B" w:rsidRPr="00773229" w:rsidRDefault="00345C4B" w:rsidP="00066C57">
            <w:pPr>
              <w:rPr>
                <w:rFonts w:cs="Arial"/>
              </w:rPr>
            </w:pPr>
            <w:r w:rsidRPr="00773229">
              <w:rPr>
                <w:rFonts w:cs="Arial"/>
              </w:rPr>
              <w:t>0800</w:t>
            </w:r>
          </w:p>
        </w:tc>
        <w:tc>
          <w:tcPr>
            <w:tcW w:w="4240" w:type="dxa"/>
            <w:noWrap/>
            <w:hideMark/>
          </w:tcPr>
          <w:p w:rsidR="00345C4B" w:rsidRPr="00773229" w:rsidRDefault="00345C4B" w:rsidP="00066C57">
            <w:pPr>
              <w:rPr>
                <w:rFonts w:cs="Arial"/>
              </w:rPr>
            </w:pPr>
            <w:r w:rsidRPr="00773229">
              <w:rPr>
                <w:rFonts w:cs="Arial"/>
              </w:rPr>
              <w:t>ADSP_Y_PCHIME_Volume1</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19</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ADSP_Y_PCHIME_Freq2_MSB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20</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ADSP_Y_PCHIME_Freq2_LSB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21</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ADSP_Y_PCHIME_Volume2</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lastRenderedPageBreak/>
              <w:t>22</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ADSP_Y_PCHIME_Freq3_MSB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23</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ADSP_Y_PCHIME_Freq3_LSB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24</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ADSP_Y_PCHIME_Volume3</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25</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ADSP_Y_PCHIME_Freq4_MSB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26</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ADSP_Y_PCHIME_Freq4_LSB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27</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ADSP_Y_PCHIME_Volume4</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28</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ADSP_Y_PCHIME_Freq5_MSB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29</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ADSP_Y_PCHIME_Freq5_LSB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30</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ADSP_Y_PCHIME_Volume5</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31</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ADSP_Y_PCHIME_Freq6_MSB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32</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ADSP_Y_PCHIME_Freq6_LSB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33</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ADSP_Y_PCHIME_Volume6</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34</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ADSP_Y_PCHIME_Freq7_MSB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35</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ADSP_Y_PCHIME_Freq7_LSB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36</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ADSP_Y_PCHIME_Volume7</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37</w:t>
            </w:r>
          </w:p>
        </w:tc>
        <w:tc>
          <w:tcPr>
            <w:tcW w:w="917" w:type="dxa"/>
            <w:noWrap/>
            <w:hideMark/>
          </w:tcPr>
          <w:p w:rsidR="00345C4B" w:rsidRPr="00773229" w:rsidRDefault="00345C4B" w:rsidP="00066C57">
            <w:pPr>
              <w:rPr>
                <w:rFonts w:cs="Arial"/>
              </w:rPr>
            </w:pPr>
            <w:r w:rsidRPr="00773229">
              <w:rPr>
                <w:rFonts w:cs="Arial"/>
              </w:rPr>
              <w:t>07EE</w:t>
            </w:r>
          </w:p>
        </w:tc>
        <w:tc>
          <w:tcPr>
            <w:tcW w:w="4240" w:type="dxa"/>
            <w:noWrap/>
            <w:hideMark/>
          </w:tcPr>
          <w:p w:rsidR="00345C4B" w:rsidRPr="00773229" w:rsidRDefault="00345C4B" w:rsidP="00066C57">
            <w:pPr>
              <w:rPr>
                <w:rFonts w:cs="Arial"/>
              </w:rPr>
            </w:pPr>
            <w:r w:rsidRPr="00773229">
              <w:rPr>
                <w:rFonts w:cs="Arial"/>
              </w:rPr>
              <w:t>ADSP_Y_PCHIME_Freq8_MSB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38</w:t>
            </w:r>
          </w:p>
        </w:tc>
        <w:tc>
          <w:tcPr>
            <w:tcW w:w="917" w:type="dxa"/>
            <w:noWrap/>
            <w:hideMark/>
          </w:tcPr>
          <w:p w:rsidR="00345C4B" w:rsidRPr="00773229" w:rsidRDefault="00345C4B" w:rsidP="00066C57">
            <w:pPr>
              <w:rPr>
                <w:rFonts w:cs="Arial"/>
              </w:rPr>
            </w:pPr>
            <w:r w:rsidRPr="00773229">
              <w:rPr>
                <w:rFonts w:cs="Arial"/>
              </w:rPr>
              <w:t>03D5</w:t>
            </w:r>
          </w:p>
        </w:tc>
        <w:tc>
          <w:tcPr>
            <w:tcW w:w="4240" w:type="dxa"/>
            <w:noWrap/>
            <w:hideMark/>
          </w:tcPr>
          <w:p w:rsidR="00345C4B" w:rsidRPr="00773229" w:rsidRDefault="00345C4B" w:rsidP="00066C57">
            <w:pPr>
              <w:rPr>
                <w:rFonts w:cs="Arial"/>
              </w:rPr>
            </w:pPr>
            <w:r w:rsidRPr="00773229">
              <w:rPr>
                <w:rFonts w:cs="Arial"/>
              </w:rPr>
              <w:t>ADSP_Y_PCHIME_Freq8_LSB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39</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ADSP_Y_PCHIME_Volume8</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40</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ADSP_Y_PCHIME_Ampli_LFO</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41</w:t>
            </w:r>
          </w:p>
        </w:tc>
        <w:tc>
          <w:tcPr>
            <w:tcW w:w="917" w:type="dxa"/>
            <w:noWrap/>
            <w:hideMark/>
          </w:tcPr>
          <w:p w:rsidR="00345C4B" w:rsidRPr="00773229" w:rsidRDefault="00345C4B" w:rsidP="00066C57">
            <w:pPr>
              <w:rPr>
                <w:rFonts w:cs="Arial"/>
              </w:rPr>
            </w:pPr>
            <w:r w:rsidRPr="00773229">
              <w:rPr>
                <w:rFonts w:cs="Arial"/>
              </w:rPr>
              <w:t>07FF</w:t>
            </w:r>
          </w:p>
        </w:tc>
        <w:tc>
          <w:tcPr>
            <w:tcW w:w="4240" w:type="dxa"/>
            <w:noWrap/>
            <w:hideMark/>
          </w:tcPr>
          <w:p w:rsidR="00345C4B" w:rsidRPr="00773229" w:rsidRDefault="00345C4B" w:rsidP="00066C57">
            <w:pPr>
              <w:rPr>
                <w:rFonts w:cs="Arial"/>
              </w:rPr>
            </w:pPr>
            <w:r w:rsidRPr="00773229">
              <w:rPr>
                <w:rFonts w:cs="Arial"/>
              </w:rPr>
              <w:t>ADSP_Y_PCHIME_Offset_LFO</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42</w:t>
            </w:r>
          </w:p>
        </w:tc>
        <w:tc>
          <w:tcPr>
            <w:tcW w:w="917" w:type="dxa"/>
            <w:noWrap/>
            <w:hideMark/>
          </w:tcPr>
          <w:p w:rsidR="00345C4B" w:rsidRPr="00773229" w:rsidRDefault="00345C4B" w:rsidP="00066C57">
            <w:pPr>
              <w:rPr>
                <w:rFonts w:cs="Arial"/>
              </w:rPr>
            </w:pPr>
            <w:r w:rsidRPr="00773229">
              <w:rPr>
                <w:rFonts w:cs="Arial"/>
              </w:rPr>
              <w:t>0001</w:t>
            </w:r>
          </w:p>
        </w:tc>
        <w:tc>
          <w:tcPr>
            <w:tcW w:w="4240" w:type="dxa"/>
            <w:noWrap/>
            <w:hideMark/>
          </w:tcPr>
          <w:p w:rsidR="00345C4B" w:rsidRPr="00773229" w:rsidRDefault="00345C4B" w:rsidP="00066C57">
            <w:pPr>
              <w:rPr>
                <w:rFonts w:cs="Arial"/>
              </w:rPr>
            </w:pPr>
            <w:r w:rsidRPr="00773229">
              <w:rPr>
                <w:rFonts w:cs="Arial"/>
              </w:rPr>
              <w:t>ADSP_Y_PCHIME_Env1_DelayVolume</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43</w:t>
            </w:r>
          </w:p>
        </w:tc>
        <w:tc>
          <w:tcPr>
            <w:tcW w:w="917" w:type="dxa"/>
            <w:noWrap/>
            <w:hideMark/>
          </w:tcPr>
          <w:p w:rsidR="00345C4B" w:rsidRPr="00773229" w:rsidRDefault="00345C4B" w:rsidP="00066C57">
            <w:pPr>
              <w:rPr>
                <w:rFonts w:cs="Arial"/>
              </w:rPr>
            </w:pPr>
            <w:r w:rsidRPr="00773229">
              <w:rPr>
                <w:rFonts w:cs="Arial"/>
              </w:rPr>
              <w:t>07FC</w:t>
            </w:r>
          </w:p>
        </w:tc>
        <w:tc>
          <w:tcPr>
            <w:tcW w:w="4240" w:type="dxa"/>
            <w:noWrap/>
            <w:hideMark/>
          </w:tcPr>
          <w:p w:rsidR="00345C4B" w:rsidRPr="00773229" w:rsidRDefault="00345C4B" w:rsidP="00066C57">
            <w:pPr>
              <w:rPr>
                <w:rFonts w:cs="Arial"/>
              </w:rPr>
            </w:pPr>
            <w:r w:rsidRPr="00773229">
              <w:rPr>
                <w:rFonts w:cs="Arial"/>
              </w:rPr>
              <w:t>ADSP_Y_PCHIME_Env1_DecayCoef_MSB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44</w:t>
            </w:r>
          </w:p>
        </w:tc>
        <w:tc>
          <w:tcPr>
            <w:tcW w:w="917" w:type="dxa"/>
            <w:noWrap/>
            <w:hideMark/>
          </w:tcPr>
          <w:p w:rsidR="00345C4B" w:rsidRPr="00773229" w:rsidRDefault="00345C4B" w:rsidP="00066C57">
            <w:pPr>
              <w:rPr>
                <w:rFonts w:cs="Arial"/>
              </w:rPr>
            </w:pPr>
            <w:r w:rsidRPr="00773229">
              <w:rPr>
                <w:rFonts w:cs="Arial"/>
              </w:rPr>
              <w:t>04B7</w:t>
            </w:r>
          </w:p>
        </w:tc>
        <w:tc>
          <w:tcPr>
            <w:tcW w:w="4240" w:type="dxa"/>
            <w:noWrap/>
            <w:hideMark/>
          </w:tcPr>
          <w:p w:rsidR="00345C4B" w:rsidRPr="00773229" w:rsidRDefault="00345C4B" w:rsidP="00066C57">
            <w:pPr>
              <w:rPr>
                <w:rFonts w:cs="Arial"/>
              </w:rPr>
            </w:pPr>
            <w:r w:rsidRPr="00773229">
              <w:rPr>
                <w:rFonts w:cs="Arial"/>
              </w:rPr>
              <w:t>ADSP_Y_PCHIME_Env1_DecayCoef_LSB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45</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ADSP_Y_PCHIME_Env2_DelayVolume</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46</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ADSP_Y_PCHIME_Env2_DecayCoef_MSB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47</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ADSP_Y_PCHIME_Env2_DecayCoef_LSB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48</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ADSP_Y_PCHIME_Env3_DelayVolume</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49</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ADSP_Y_PCHIME_Env3_DecayCoef_MSB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50</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ADSP_Y_PCHIME_Env3_DecayCoef_LSB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51</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ADSP_Y_PCHIME_Env4_DelayVolume</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52</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ADSP_Y_PCHIME_Env4_DecayCoef_MSB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53</w:t>
            </w:r>
          </w:p>
        </w:tc>
        <w:tc>
          <w:tcPr>
            <w:tcW w:w="917" w:type="dxa"/>
            <w:noWrap/>
            <w:hideMark/>
          </w:tcPr>
          <w:p w:rsidR="00345C4B" w:rsidRPr="00773229" w:rsidRDefault="00345C4B" w:rsidP="00066C57">
            <w:pPr>
              <w:rPr>
                <w:rFonts w:cs="Arial"/>
              </w:rPr>
            </w:pPr>
            <w:r w:rsidRPr="00773229">
              <w:rPr>
                <w:rFonts w:cs="Arial"/>
              </w:rPr>
              <w:t>0000</w:t>
            </w:r>
          </w:p>
        </w:tc>
        <w:tc>
          <w:tcPr>
            <w:tcW w:w="4240" w:type="dxa"/>
            <w:noWrap/>
            <w:hideMark/>
          </w:tcPr>
          <w:p w:rsidR="00345C4B" w:rsidRPr="00773229" w:rsidRDefault="00345C4B" w:rsidP="00066C57">
            <w:pPr>
              <w:rPr>
                <w:rFonts w:cs="Arial"/>
              </w:rPr>
            </w:pPr>
            <w:r w:rsidRPr="00773229">
              <w:rPr>
                <w:rFonts w:cs="Arial"/>
              </w:rPr>
              <w:t>ADSP_Y_PCHIME_Env4_DecayCoef_LSB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54</w:t>
            </w:r>
          </w:p>
        </w:tc>
        <w:tc>
          <w:tcPr>
            <w:tcW w:w="917" w:type="dxa"/>
            <w:noWrap/>
            <w:hideMark/>
          </w:tcPr>
          <w:p w:rsidR="00345C4B" w:rsidRPr="00773229" w:rsidRDefault="00345C4B" w:rsidP="00066C57">
            <w:pPr>
              <w:rPr>
                <w:rFonts w:cs="Arial"/>
              </w:rPr>
            </w:pPr>
            <w:r w:rsidRPr="00773229">
              <w:rPr>
                <w:rFonts w:cs="Arial"/>
              </w:rPr>
              <w:t>0400</w:t>
            </w:r>
          </w:p>
        </w:tc>
        <w:tc>
          <w:tcPr>
            <w:tcW w:w="4240" w:type="dxa"/>
            <w:noWrap/>
            <w:hideMark/>
          </w:tcPr>
          <w:p w:rsidR="00345C4B" w:rsidRPr="00773229" w:rsidRDefault="00345C4B" w:rsidP="00066C57">
            <w:pPr>
              <w:rPr>
                <w:rFonts w:cs="Arial"/>
              </w:rPr>
            </w:pPr>
            <w:r w:rsidRPr="00773229">
              <w:rPr>
                <w:rFonts w:cs="Arial"/>
              </w:rPr>
              <w:t>ADSP_Y_PCHIME_MasterVolume</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55</w:t>
            </w:r>
          </w:p>
        </w:tc>
        <w:tc>
          <w:tcPr>
            <w:tcW w:w="917" w:type="dxa"/>
            <w:noWrap/>
            <w:hideMark/>
          </w:tcPr>
          <w:p w:rsidR="00345C4B" w:rsidRPr="00773229" w:rsidRDefault="00345C4B" w:rsidP="00066C57">
            <w:pPr>
              <w:rPr>
                <w:rFonts w:cs="Arial"/>
              </w:rPr>
            </w:pPr>
            <w:r w:rsidRPr="00773229">
              <w:rPr>
                <w:rFonts w:cs="Arial"/>
              </w:rPr>
              <w:t>075C</w:t>
            </w:r>
          </w:p>
        </w:tc>
        <w:tc>
          <w:tcPr>
            <w:tcW w:w="4240" w:type="dxa"/>
            <w:noWrap/>
            <w:hideMark/>
          </w:tcPr>
          <w:p w:rsidR="00345C4B" w:rsidRPr="00773229" w:rsidRDefault="00345C4B" w:rsidP="00066C57">
            <w:pPr>
              <w:rPr>
                <w:rFonts w:cs="Arial"/>
              </w:rPr>
            </w:pPr>
            <w:r w:rsidRPr="00773229">
              <w:rPr>
                <w:rFonts w:cs="Arial"/>
              </w:rPr>
              <w:t>ADSP_Y_PCHIME_Smute_DecayCoef_MSB</w:t>
            </w:r>
          </w:p>
        </w:tc>
      </w:tr>
      <w:tr w:rsidR="00345C4B" w:rsidRPr="00773229" w:rsidTr="00066C57">
        <w:trPr>
          <w:trHeight w:val="255"/>
          <w:jc w:val="center"/>
        </w:trPr>
        <w:tc>
          <w:tcPr>
            <w:tcW w:w="460" w:type="dxa"/>
            <w:noWrap/>
            <w:hideMark/>
          </w:tcPr>
          <w:p w:rsidR="00345C4B" w:rsidRPr="00773229" w:rsidRDefault="00345C4B" w:rsidP="00066C57">
            <w:pPr>
              <w:rPr>
                <w:rFonts w:cs="Arial"/>
              </w:rPr>
            </w:pPr>
            <w:r w:rsidRPr="00773229">
              <w:rPr>
                <w:rFonts w:cs="Arial"/>
              </w:rPr>
              <w:t>56</w:t>
            </w:r>
          </w:p>
        </w:tc>
        <w:tc>
          <w:tcPr>
            <w:tcW w:w="917" w:type="dxa"/>
            <w:noWrap/>
            <w:hideMark/>
          </w:tcPr>
          <w:p w:rsidR="00345C4B" w:rsidRPr="00773229" w:rsidRDefault="00345C4B" w:rsidP="00066C57">
            <w:pPr>
              <w:rPr>
                <w:rFonts w:cs="Arial"/>
              </w:rPr>
            </w:pPr>
            <w:r w:rsidRPr="00773229">
              <w:rPr>
                <w:rFonts w:cs="Arial"/>
              </w:rPr>
              <w:t>0201</w:t>
            </w:r>
          </w:p>
        </w:tc>
        <w:tc>
          <w:tcPr>
            <w:tcW w:w="4240" w:type="dxa"/>
            <w:noWrap/>
            <w:hideMark/>
          </w:tcPr>
          <w:p w:rsidR="00345C4B" w:rsidRPr="00773229" w:rsidRDefault="00345C4B" w:rsidP="00066C57">
            <w:pPr>
              <w:rPr>
                <w:rFonts w:cs="Arial"/>
              </w:rPr>
            </w:pPr>
            <w:r w:rsidRPr="00773229">
              <w:rPr>
                <w:rFonts w:cs="Arial"/>
              </w:rPr>
              <w:t>ADSP_Y_PCHIME_Smute_DecayCoef_LSB</w:t>
            </w:r>
          </w:p>
        </w:tc>
      </w:tr>
      <w:tr w:rsidR="00345C4B" w:rsidRPr="00773229" w:rsidTr="00066C57">
        <w:trPr>
          <w:trHeight w:val="70"/>
          <w:jc w:val="center"/>
        </w:trPr>
        <w:tc>
          <w:tcPr>
            <w:tcW w:w="460" w:type="dxa"/>
            <w:noWrap/>
            <w:hideMark/>
          </w:tcPr>
          <w:p w:rsidR="00345C4B" w:rsidRPr="00773229" w:rsidRDefault="00345C4B" w:rsidP="00066C57">
            <w:pPr>
              <w:rPr>
                <w:rFonts w:cs="Arial"/>
              </w:rPr>
            </w:pPr>
            <w:r w:rsidRPr="00773229">
              <w:rPr>
                <w:rFonts w:cs="Arial"/>
              </w:rPr>
              <w:t>57</w:t>
            </w:r>
          </w:p>
        </w:tc>
        <w:tc>
          <w:tcPr>
            <w:tcW w:w="917" w:type="dxa"/>
            <w:noWrap/>
            <w:hideMark/>
          </w:tcPr>
          <w:p w:rsidR="00345C4B" w:rsidRPr="00773229" w:rsidRDefault="00345C4B" w:rsidP="00066C57">
            <w:pPr>
              <w:rPr>
                <w:rFonts w:cs="Arial"/>
              </w:rPr>
            </w:pPr>
            <w:r w:rsidRPr="00773229">
              <w:rPr>
                <w:rFonts w:cs="Arial"/>
              </w:rPr>
              <w:t>000001</w:t>
            </w:r>
          </w:p>
        </w:tc>
        <w:tc>
          <w:tcPr>
            <w:tcW w:w="4240" w:type="dxa"/>
            <w:noWrap/>
            <w:hideMark/>
          </w:tcPr>
          <w:p w:rsidR="00345C4B" w:rsidRPr="00773229" w:rsidRDefault="00345C4B" w:rsidP="00066C57">
            <w:pPr>
              <w:rPr>
                <w:rFonts w:cs="Arial"/>
              </w:rPr>
            </w:pPr>
            <w:r w:rsidRPr="00773229">
              <w:rPr>
                <w:rFonts w:cs="Arial"/>
              </w:rPr>
              <w:t>ADSP_X_PCHIME_ControlStatusReg</w:t>
            </w:r>
          </w:p>
        </w:tc>
      </w:tr>
    </w:tbl>
    <w:p w:rsidR="00345C4B" w:rsidRPr="00510B20" w:rsidRDefault="00345C4B" w:rsidP="00345C4B">
      <w:pPr>
        <w:rPr>
          <w:rFonts w:cs="Arial"/>
        </w:rPr>
      </w:pPr>
    </w:p>
    <w:p w:rsidR="00345C4B" w:rsidRDefault="00345C4B" w:rsidP="00345C4B">
      <w:pPr>
        <w:pStyle w:val="Heading4"/>
        <w:numPr>
          <w:ilvl w:val="3"/>
          <w:numId w:val="48"/>
        </w:numPr>
      </w:pPr>
      <w:bookmarkStart w:id="265" w:name="_Toc45277375"/>
      <w:r w:rsidRPr="00B9479B">
        <w:t>AHU-SWR-REQ-165802/B-Polyphonic Chime 18 - Lincoln DNA Chime B_Soft Warning</w:t>
      </w:r>
      <w:bookmarkEnd w:id="265"/>
    </w:p>
    <w:p w:rsidR="00345C4B" w:rsidRDefault="00345C4B" w:rsidP="00345C4B">
      <w:pPr>
        <w:jc w:val="center"/>
        <w:rPr>
          <w:rFonts w:cs="Arial"/>
        </w:rPr>
      </w:pPr>
      <w:r>
        <w:rPr>
          <w:noProof/>
        </w:rPr>
        <w:drawing>
          <wp:inline distT="0" distB="0" distL="0" distR="0" wp14:anchorId="34148E52" wp14:editId="13A4B489">
            <wp:extent cx="1050472" cy="921204"/>
            <wp:effectExtent l="0" t="0" r="0" b="0"/>
            <wp:docPr id="38400" name="Picture 111" descr="P_Chime_18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 name="Picture 111" descr="P_Chime_18_Scope_Total Dur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0AEAFF5" wp14:editId="38A108B8">
            <wp:extent cx="1047750" cy="921204"/>
            <wp:effectExtent l="0" t="0" r="0" b="0"/>
            <wp:docPr id="38401" name="Picture 112" descr="P_Chime_18_FFT Spectrum_Frequency_Zoom_2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8" name="Picture 112" descr="P_Chime_18_FFT Spectrum_Frequency_Zoom_220-3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4D855F6" wp14:editId="4A666D0C">
            <wp:extent cx="1412421" cy="922564"/>
            <wp:effectExtent l="0" t="0" r="0" b="0"/>
            <wp:docPr id="384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8" name="Picture 25"/>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12421" cy="922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165289" w:rsidTr="00066C57">
        <w:trPr>
          <w:trHeight w:val="70"/>
          <w:jc w:val="center"/>
        </w:trPr>
        <w:tc>
          <w:tcPr>
            <w:tcW w:w="460" w:type="dxa"/>
            <w:noWrap/>
            <w:hideMark/>
          </w:tcPr>
          <w:p w:rsidR="00345C4B" w:rsidRPr="00165289" w:rsidRDefault="00345C4B" w:rsidP="00066C57">
            <w:pPr>
              <w:rPr>
                <w:rFonts w:cs="Arial"/>
                <w:b/>
                <w:bCs/>
              </w:rPr>
            </w:pPr>
            <w:r w:rsidRPr="00165289">
              <w:rPr>
                <w:rFonts w:cs="Arial"/>
                <w:b/>
                <w:bCs/>
              </w:rPr>
              <w:t>#</w:t>
            </w:r>
          </w:p>
        </w:tc>
        <w:tc>
          <w:tcPr>
            <w:tcW w:w="917" w:type="dxa"/>
            <w:noWrap/>
            <w:hideMark/>
          </w:tcPr>
          <w:p w:rsidR="00345C4B" w:rsidRPr="00165289" w:rsidRDefault="00345C4B" w:rsidP="00066C57">
            <w:pPr>
              <w:rPr>
                <w:rFonts w:cs="Arial"/>
                <w:b/>
                <w:bCs/>
              </w:rPr>
            </w:pPr>
            <w:r w:rsidRPr="00165289">
              <w:rPr>
                <w:rFonts w:cs="Arial"/>
                <w:b/>
                <w:bCs/>
              </w:rPr>
              <w:t>Hex</w:t>
            </w:r>
          </w:p>
        </w:tc>
        <w:tc>
          <w:tcPr>
            <w:tcW w:w="4240" w:type="dxa"/>
            <w:noWrap/>
            <w:hideMark/>
          </w:tcPr>
          <w:p w:rsidR="00345C4B" w:rsidRPr="00165289" w:rsidRDefault="00345C4B" w:rsidP="00066C57">
            <w:pPr>
              <w:rPr>
                <w:rFonts w:cs="Arial"/>
                <w:b/>
                <w:bCs/>
              </w:rPr>
            </w:pPr>
            <w:r w:rsidRPr="00165289">
              <w:rPr>
                <w:rFonts w:cs="Arial"/>
                <w:b/>
                <w:bCs/>
              </w:rPr>
              <w:t>Parameter</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w:t>
            </w:r>
          </w:p>
        </w:tc>
        <w:tc>
          <w:tcPr>
            <w:tcW w:w="917" w:type="dxa"/>
            <w:noWrap/>
            <w:hideMark/>
          </w:tcPr>
          <w:p w:rsidR="00345C4B" w:rsidRPr="00165289" w:rsidRDefault="00345C4B" w:rsidP="00066C57">
            <w:pPr>
              <w:rPr>
                <w:rFonts w:cs="Arial"/>
              </w:rPr>
            </w:pPr>
            <w:del w:id="266" w:author="Walus, David (D.M.)" w:date="2015-07-06T08:28:00Z">
              <w:r w:rsidRPr="00165289" w:rsidDel="005220FF">
                <w:rPr>
                  <w:rFonts w:cs="Arial"/>
                </w:rPr>
                <w:delText>0002F8</w:delText>
              </w:r>
            </w:del>
            <w:ins w:id="267" w:author="Walus, David (D.M.)" w:date="2015-07-06T08:28:00Z">
              <w:r>
                <w:rPr>
                  <w:rFonts w:cs="Arial"/>
                </w:rPr>
                <w:t>0002BB</w:t>
              </w:r>
            </w:ins>
          </w:p>
        </w:tc>
        <w:tc>
          <w:tcPr>
            <w:tcW w:w="4240" w:type="dxa"/>
            <w:noWrap/>
            <w:hideMark/>
          </w:tcPr>
          <w:p w:rsidR="00345C4B" w:rsidRPr="00165289" w:rsidRDefault="00345C4B" w:rsidP="00066C57">
            <w:pPr>
              <w:rPr>
                <w:rFonts w:cs="Arial"/>
              </w:rPr>
            </w:pPr>
            <w:r w:rsidRPr="00165289">
              <w:rPr>
                <w:rFonts w:cs="Arial"/>
              </w:rPr>
              <w:t>ADSP_X_PCHIME_AngleIncr_LFO</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w:t>
            </w:r>
          </w:p>
        </w:tc>
        <w:tc>
          <w:tcPr>
            <w:tcW w:w="917" w:type="dxa"/>
            <w:noWrap/>
            <w:hideMark/>
          </w:tcPr>
          <w:p w:rsidR="00345C4B" w:rsidRPr="00165289" w:rsidRDefault="00345C4B" w:rsidP="00066C57">
            <w:pPr>
              <w:rPr>
                <w:rFonts w:cs="Arial"/>
              </w:rPr>
            </w:pPr>
            <w:r w:rsidRPr="00165289">
              <w:rPr>
                <w:rFonts w:cs="Arial"/>
              </w:rPr>
              <w:t>000078</w:t>
            </w:r>
          </w:p>
        </w:tc>
        <w:tc>
          <w:tcPr>
            <w:tcW w:w="4240" w:type="dxa"/>
            <w:noWrap/>
            <w:hideMark/>
          </w:tcPr>
          <w:p w:rsidR="00345C4B" w:rsidRPr="00165289" w:rsidRDefault="00345C4B" w:rsidP="00066C57">
            <w:pPr>
              <w:rPr>
                <w:rFonts w:cs="Arial"/>
              </w:rPr>
            </w:pPr>
            <w:r w:rsidRPr="00165289">
              <w:rPr>
                <w:rFonts w:cs="Arial"/>
              </w:rPr>
              <w:t>ADSP_X_PCHIME_Env1_DelaySamples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lastRenderedPageBreak/>
              <w:t>3</w:t>
            </w:r>
          </w:p>
        </w:tc>
        <w:tc>
          <w:tcPr>
            <w:tcW w:w="917" w:type="dxa"/>
            <w:noWrap/>
            <w:hideMark/>
          </w:tcPr>
          <w:p w:rsidR="00345C4B" w:rsidRPr="00165289" w:rsidRDefault="00345C4B" w:rsidP="00066C57">
            <w:pPr>
              <w:rPr>
                <w:rFonts w:cs="Arial"/>
              </w:rPr>
            </w:pPr>
            <w:r w:rsidRPr="00165289">
              <w:rPr>
                <w:rFonts w:cs="Arial"/>
              </w:rPr>
              <w:t>011111</w:t>
            </w:r>
          </w:p>
        </w:tc>
        <w:tc>
          <w:tcPr>
            <w:tcW w:w="4240" w:type="dxa"/>
            <w:noWrap/>
            <w:hideMark/>
          </w:tcPr>
          <w:p w:rsidR="00345C4B" w:rsidRPr="00165289" w:rsidRDefault="00345C4B" w:rsidP="00066C57">
            <w:pPr>
              <w:rPr>
                <w:rFonts w:cs="Arial"/>
              </w:rPr>
            </w:pPr>
            <w:r w:rsidRPr="00165289">
              <w:rPr>
                <w:rFonts w:cs="Arial"/>
              </w:rPr>
              <w:t>ADSP_X_PCHIME_Env1_AttackIncr</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w:t>
            </w:r>
          </w:p>
        </w:tc>
        <w:tc>
          <w:tcPr>
            <w:tcW w:w="917" w:type="dxa"/>
            <w:noWrap/>
            <w:hideMark/>
          </w:tcPr>
          <w:p w:rsidR="00345C4B" w:rsidRPr="00165289" w:rsidRDefault="00345C4B" w:rsidP="00066C57">
            <w:pPr>
              <w:rPr>
                <w:rFonts w:cs="Arial"/>
              </w:rPr>
            </w:pPr>
            <w:r w:rsidRPr="00165289">
              <w:rPr>
                <w:rFonts w:cs="Arial"/>
              </w:rPr>
              <w:t>00000C</w:t>
            </w:r>
          </w:p>
        </w:tc>
        <w:tc>
          <w:tcPr>
            <w:tcW w:w="4240" w:type="dxa"/>
            <w:noWrap/>
            <w:hideMark/>
          </w:tcPr>
          <w:p w:rsidR="00345C4B" w:rsidRPr="00165289" w:rsidRDefault="00345C4B" w:rsidP="00066C57">
            <w:pPr>
              <w:rPr>
                <w:rFonts w:cs="Arial"/>
              </w:rPr>
            </w:pPr>
            <w:r w:rsidRPr="00165289">
              <w:rPr>
                <w:rFonts w:cs="Arial"/>
              </w:rPr>
              <w:t>ADSP_X_PCHIME_Env1_SustainSamples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w:t>
            </w:r>
          </w:p>
        </w:tc>
        <w:tc>
          <w:tcPr>
            <w:tcW w:w="917" w:type="dxa"/>
            <w:noWrap/>
            <w:hideMark/>
          </w:tcPr>
          <w:p w:rsidR="00345C4B" w:rsidRPr="00165289" w:rsidRDefault="00345C4B" w:rsidP="00066C57">
            <w:pPr>
              <w:rPr>
                <w:rFonts w:cs="Arial"/>
              </w:rPr>
            </w:pPr>
            <w:r w:rsidRPr="00165289">
              <w:rPr>
                <w:rFonts w:cs="Arial"/>
              </w:rPr>
              <w:t>0007F8</w:t>
            </w:r>
          </w:p>
        </w:tc>
        <w:tc>
          <w:tcPr>
            <w:tcW w:w="4240" w:type="dxa"/>
            <w:noWrap/>
            <w:hideMark/>
          </w:tcPr>
          <w:p w:rsidR="00345C4B" w:rsidRPr="00165289" w:rsidRDefault="00345C4B" w:rsidP="00066C57">
            <w:pPr>
              <w:rPr>
                <w:rFonts w:cs="Arial"/>
              </w:rPr>
            </w:pPr>
            <w:r w:rsidRPr="00165289">
              <w:rPr>
                <w:rFonts w:cs="Arial"/>
              </w:rPr>
              <w:t>ADSP_X_PCHIME_Env2_DelaySamples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6</w:t>
            </w:r>
          </w:p>
        </w:tc>
        <w:tc>
          <w:tcPr>
            <w:tcW w:w="917" w:type="dxa"/>
            <w:noWrap/>
            <w:hideMark/>
          </w:tcPr>
          <w:p w:rsidR="00345C4B" w:rsidRPr="00165289" w:rsidRDefault="00345C4B" w:rsidP="00066C57">
            <w:pPr>
              <w:rPr>
                <w:rFonts w:cs="Arial"/>
              </w:rPr>
            </w:pPr>
            <w:r w:rsidRPr="00165289">
              <w:rPr>
                <w:rFonts w:cs="Arial"/>
              </w:rPr>
              <w:t>011111</w:t>
            </w:r>
          </w:p>
        </w:tc>
        <w:tc>
          <w:tcPr>
            <w:tcW w:w="4240" w:type="dxa"/>
            <w:noWrap/>
            <w:hideMark/>
          </w:tcPr>
          <w:p w:rsidR="00345C4B" w:rsidRPr="00165289" w:rsidRDefault="00345C4B" w:rsidP="00066C57">
            <w:pPr>
              <w:rPr>
                <w:rFonts w:cs="Arial"/>
              </w:rPr>
            </w:pPr>
            <w:r w:rsidRPr="00165289">
              <w:rPr>
                <w:rFonts w:cs="Arial"/>
              </w:rPr>
              <w:t>ADSP_X_PCHIME_Env2_AttackIncr</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7</w:t>
            </w:r>
          </w:p>
        </w:tc>
        <w:tc>
          <w:tcPr>
            <w:tcW w:w="917" w:type="dxa"/>
            <w:noWrap/>
            <w:hideMark/>
          </w:tcPr>
          <w:p w:rsidR="00345C4B" w:rsidRPr="00165289" w:rsidRDefault="00345C4B" w:rsidP="00066C57">
            <w:pPr>
              <w:rPr>
                <w:rFonts w:cs="Arial"/>
              </w:rPr>
            </w:pPr>
            <w:r w:rsidRPr="00165289">
              <w:rPr>
                <w:rFonts w:cs="Arial"/>
              </w:rPr>
              <w:t>00000C</w:t>
            </w:r>
          </w:p>
        </w:tc>
        <w:tc>
          <w:tcPr>
            <w:tcW w:w="4240" w:type="dxa"/>
            <w:noWrap/>
            <w:hideMark/>
          </w:tcPr>
          <w:p w:rsidR="00345C4B" w:rsidRPr="00165289" w:rsidRDefault="00345C4B" w:rsidP="00066C57">
            <w:pPr>
              <w:rPr>
                <w:rFonts w:cs="Arial"/>
              </w:rPr>
            </w:pPr>
            <w:r w:rsidRPr="00165289">
              <w:rPr>
                <w:rFonts w:cs="Arial"/>
              </w:rPr>
              <w:t>ADSP_X_PCHIME_Env2_SustainSamples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8</w:t>
            </w:r>
          </w:p>
        </w:tc>
        <w:tc>
          <w:tcPr>
            <w:tcW w:w="917" w:type="dxa"/>
            <w:noWrap/>
            <w:hideMark/>
          </w:tcPr>
          <w:p w:rsidR="00345C4B" w:rsidRPr="00165289" w:rsidRDefault="00345C4B" w:rsidP="00066C57">
            <w:pPr>
              <w:rPr>
                <w:rFonts w:cs="Arial"/>
              </w:rPr>
            </w:pPr>
            <w:r w:rsidRPr="00165289">
              <w:rPr>
                <w:rFonts w:cs="Arial"/>
              </w:rPr>
              <w:t>0011D0</w:t>
            </w:r>
          </w:p>
        </w:tc>
        <w:tc>
          <w:tcPr>
            <w:tcW w:w="4240" w:type="dxa"/>
            <w:noWrap/>
            <w:hideMark/>
          </w:tcPr>
          <w:p w:rsidR="00345C4B" w:rsidRPr="00165289" w:rsidRDefault="00345C4B" w:rsidP="00066C57">
            <w:pPr>
              <w:rPr>
                <w:rFonts w:cs="Arial"/>
              </w:rPr>
            </w:pPr>
            <w:r w:rsidRPr="00165289">
              <w:rPr>
                <w:rFonts w:cs="Arial"/>
              </w:rPr>
              <w:t>ADSP_X_PCHIME_Env3_DelaySamples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9</w:t>
            </w:r>
          </w:p>
        </w:tc>
        <w:tc>
          <w:tcPr>
            <w:tcW w:w="917" w:type="dxa"/>
            <w:noWrap/>
            <w:hideMark/>
          </w:tcPr>
          <w:p w:rsidR="00345C4B" w:rsidRPr="00165289" w:rsidRDefault="00345C4B" w:rsidP="00066C57">
            <w:pPr>
              <w:rPr>
                <w:rFonts w:cs="Arial"/>
              </w:rPr>
            </w:pPr>
            <w:r w:rsidRPr="00165289">
              <w:rPr>
                <w:rFonts w:cs="Arial"/>
              </w:rPr>
              <w:t>011111</w:t>
            </w:r>
          </w:p>
        </w:tc>
        <w:tc>
          <w:tcPr>
            <w:tcW w:w="4240" w:type="dxa"/>
            <w:noWrap/>
            <w:hideMark/>
          </w:tcPr>
          <w:p w:rsidR="00345C4B" w:rsidRPr="00165289" w:rsidRDefault="00345C4B" w:rsidP="00066C57">
            <w:pPr>
              <w:rPr>
                <w:rFonts w:cs="Arial"/>
              </w:rPr>
            </w:pPr>
            <w:r w:rsidRPr="00165289">
              <w:rPr>
                <w:rFonts w:cs="Arial"/>
              </w:rPr>
              <w:t>ADSP_X_PCHIME_Env3_AttackIncr</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10</w:t>
            </w:r>
          </w:p>
        </w:tc>
        <w:tc>
          <w:tcPr>
            <w:tcW w:w="917" w:type="dxa"/>
            <w:noWrap/>
            <w:hideMark/>
          </w:tcPr>
          <w:p w:rsidR="00345C4B" w:rsidRPr="00165289" w:rsidRDefault="00345C4B" w:rsidP="00066C57">
            <w:pPr>
              <w:rPr>
                <w:rFonts w:cs="Arial"/>
              </w:rPr>
            </w:pPr>
            <w:r w:rsidRPr="00165289">
              <w:rPr>
                <w:rFonts w:cs="Arial"/>
              </w:rPr>
              <w:t>00000C</w:t>
            </w:r>
          </w:p>
        </w:tc>
        <w:tc>
          <w:tcPr>
            <w:tcW w:w="4240" w:type="dxa"/>
            <w:noWrap/>
            <w:hideMark/>
          </w:tcPr>
          <w:p w:rsidR="00345C4B" w:rsidRPr="00165289" w:rsidRDefault="00345C4B" w:rsidP="00066C57">
            <w:pPr>
              <w:rPr>
                <w:rFonts w:cs="Arial"/>
              </w:rPr>
            </w:pPr>
            <w:r w:rsidRPr="00165289">
              <w:rPr>
                <w:rFonts w:cs="Arial"/>
              </w:rPr>
              <w:t>ADSP_X_PCHIME_Env3_SustainSamples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11</w:t>
            </w:r>
          </w:p>
        </w:tc>
        <w:tc>
          <w:tcPr>
            <w:tcW w:w="917" w:type="dxa"/>
            <w:noWrap/>
            <w:hideMark/>
          </w:tcPr>
          <w:p w:rsidR="00345C4B" w:rsidRPr="00165289" w:rsidRDefault="00345C4B" w:rsidP="00066C57">
            <w:pPr>
              <w:rPr>
                <w:rFonts w:cs="Arial"/>
              </w:rPr>
            </w:pPr>
            <w:r w:rsidRPr="00165289">
              <w:rPr>
                <w:rFonts w:cs="Arial"/>
              </w:rPr>
              <w:t>000000</w:t>
            </w:r>
          </w:p>
        </w:tc>
        <w:tc>
          <w:tcPr>
            <w:tcW w:w="4240" w:type="dxa"/>
            <w:noWrap/>
            <w:hideMark/>
          </w:tcPr>
          <w:p w:rsidR="00345C4B" w:rsidRPr="00165289" w:rsidRDefault="00345C4B" w:rsidP="00066C57">
            <w:pPr>
              <w:rPr>
                <w:rFonts w:cs="Arial"/>
              </w:rPr>
            </w:pPr>
            <w:r w:rsidRPr="00165289">
              <w:rPr>
                <w:rFonts w:cs="Arial"/>
              </w:rPr>
              <w:t>ADSP_X_PCHIME_Env4_DelaySamples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12</w:t>
            </w:r>
          </w:p>
        </w:tc>
        <w:tc>
          <w:tcPr>
            <w:tcW w:w="917" w:type="dxa"/>
            <w:noWrap/>
            <w:hideMark/>
          </w:tcPr>
          <w:p w:rsidR="00345C4B" w:rsidRPr="00165289" w:rsidRDefault="00345C4B" w:rsidP="00066C57">
            <w:pPr>
              <w:rPr>
                <w:rFonts w:cs="Arial"/>
              </w:rPr>
            </w:pPr>
            <w:r w:rsidRPr="00165289">
              <w:rPr>
                <w:rFonts w:cs="Arial"/>
              </w:rPr>
              <w:t>000000</w:t>
            </w:r>
          </w:p>
        </w:tc>
        <w:tc>
          <w:tcPr>
            <w:tcW w:w="4240" w:type="dxa"/>
            <w:noWrap/>
            <w:hideMark/>
          </w:tcPr>
          <w:p w:rsidR="00345C4B" w:rsidRPr="00165289" w:rsidRDefault="00345C4B" w:rsidP="00066C57">
            <w:pPr>
              <w:rPr>
                <w:rFonts w:cs="Arial"/>
              </w:rPr>
            </w:pPr>
            <w:r w:rsidRPr="00165289">
              <w:rPr>
                <w:rFonts w:cs="Arial"/>
              </w:rPr>
              <w:t>ADSP_X_PCHIME_Env4_AttackIncr</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13</w:t>
            </w:r>
          </w:p>
        </w:tc>
        <w:tc>
          <w:tcPr>
            <w:tcW w:w="917" w:type="dxa"/>
            <w:noWrap/>
            <w:hideMark/>
          </w:tcPr>
          <w:p w:rsidR="00345C4B" w:rsidRPr="00165289" w:rsidRDefault="00345C4B" w:rsidP="00066C57">
            <w:pPr>
              <w:rPr>
                <w:rFonts w:cs="Arial"/>
              </w:rPr>
            </w:pPr>
            <w:r w:rsidRPr="00165289">
              <w:rPr>
                <w:rFonts w:cs="Arial"/>
              </w:rPr>
              <w:t>000000</w:t>
            </w:r>
          </w:p>
        </w:tc>
        <w:tc>
          <w:tcPr>
            <w:tcW w:w="4240" w:type="dxa"/>
            <w:noWrap/>
            <w:hideMark/>
          </w:tcPr>
          <w:p w:rsidR="00345C4B" w:rsidRPr="00165289" w:rsidRDefault="00345C4B" w:rsidP="00066C57">
            <w:pPr>
              <w:rPr>
                <w:rFonts w:cs="Arial"/>
              </w:rPr>
            </w:pPr>
            <w:r w:rsidRPr="00165289">
              <w:rPr>
                <w:rFonts w:cs="Arial"/>
              </w:rPr>
              <w:t>ADSP_X_PCHIME_Env4_SustainSamples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14</w:t>
            </w:r>
          </w:p>
        </w:tc>
        <w:tc>
          <w:tcPr>
            <w:tcW w:w="917" w:type="dxa"/>
            <w:noWrap/>
            <w:hideMark/>
          </w:tcPr>
          <w:p w:rsidR="00345C4B" w:rsidRPr="00165289" w:rsidRDefault="00345C4B" w:rsidP="00066C57">
            <w:pPr>
              <w:rPr>
                <w:rFonts w:cs="Arial"/>
              </w:rPr>
            </w:pPr>
            <w:r w:rsidRPr="00165289">
              <w:rPr>
                <w:rFonts w:cs="Arial"/>
              </w:rPr>
              <w:t>000001</w:t>
            </w:r>
          </w:p>
        </w:tc>
        <w:tc>
          <w:tcPr>
            <w:tcW w:w="4240" w:type="dxa"/>
            <w:noWrap/>
            <w:hideMark/>
          </w:tcPr>
          <w:p w:rsidR="00345C4B" w:rsidRPr="00165289" w:rsidRDefault="00345C4B" w:rsidP="00066C57">
            <w:pPr>
              <w:rPr>
                <w:rFonts w:cs="Arial"/>
              </w:rPr>
            </w:pPr>
            <w:r w:rsidRPr="00165289">
              <w:rPr>
                <w:rFonts w:cs="Arial"/>
              </w:rPr>
              <w:t>ADSP_X_PCHIME_NrRepetitions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15</w:t>
            </w:r>
          </w:p>
        </w:tc>
        <w:tc>
          <w:tcPr>
            <w:tcW w:w="917" w:type="dxa"/>
            <w:noWrap/>
            <w:hideMark/>
          </w:tcPr>
          <w:p w:rsidR="00345C4B" w:rsidRPr="00165289" w:rsidRDefault="00345C4B" w:rsidP="00066C57">
            <w:pPr>
              <w:rPr>
                <w:rFonts w:cs="Arial"/>
              </w:rPr>
            </w:pPr>
            <w:r w:rsidRPr="00165289">
              <w:rPr>
                <w:rFonts w:cs="Arial"/>
              </w:rPr>
              <w:t>002A39</w:t>
            </w:r>
          </w:p>
        </w:tc>
        <w:tc>
          <w:tcPr>
            <w:tcW w:w="4240" w:type="dxa"/>
            <w:noWrap/>
            <w:hideMark/>
          </w:tcPr>
          <w:p w:rsidR="00345C4B" w:rsidRPr="00165289" w:rsidRDefault="00345C4B" w:rsidP="00066C57">
            <w:pPr>
              <w:rPr>
                <w:rFonts w:cs="Arial"/>
              </w:rPr>
            </w:pPr>
            <w:r w:rsidRPr="00165289">
              <w:rPr>
                <w:rFonts w:cs="Arial"/>
              </w:rPr>
              <w:t>ADSP_X_PCHIME_RepeatSamples</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16</w:t>
            </w:r>
          </w:p>
        </w:tc>
        <w:tc>
          <w:tcPr>
            <w:tcW w:w="917" w:type="dxa"/>
            <w:noWrap/>
            <w:hideMark/>
          </w:tcPr>
          <w:p w:rsidR="00345C4B" w:rsidRPr="00165289" w:rsidRDefault="00345C4B" w:rsidP="00066C57">
            <w:pPr>
              <w:rPr>
                <w:rFonts w:cs="Arial"/>
              </w:rPr>
            </w:pPr>
            <w:r w:rsidRPr="00165289">
              <w:rPr>
                <w:rFonts w:cs="Arial"/>
              </w:rPr>
              <w:t>07FF</w:t>
            </w:r>
          </w:p>
        </w:tc>
        <w:tc>
          <w:tcPr>
            <w:tcW w:w="4240" w:type="dxa"/>
            <w:noWrap/>
            <w:hideMark/>
          </w:tcPr>
          <w:p w:rsidR="00345C4B" w:rsidRPr="00165289" w:rsidRDefault="00345C4B" w:rsidP="00066C57">
            <w:pPr>
              <w:rPr>
                <w:rFonts w:cs="Arial"/>
              </w:rPr>
            </w:pPr>
            <w:r w:rsidRPr="00165289">
              <w:rPr>
                <w:rFonts w:cs="Arial"/>
              </w:rPr>
              <w:t>ADSP_Y_PCHIME_Freq1_MSB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17</w:t>
            </w:r>
          </w:p>
        </w:tc>
        <w:tc>
          <w:tcPr>
            <w:tcW w:w="917" w:type="dxa"/>
            <w:noWrap/>
            <w:hideMark/>
          </w:tcPr>
          <w:p w:rsidR="00345C4B" w:rsidRPr="00165289" w:rsidRDefault="00345C4B" w:rsidP="00066C57">
            <w:pPr>
              <w:rPr>
                <w:rFonts w:cs="Arial"/>
              </w:rPr>
            </w:pPr>
            <w:r w:rsidRPr="00165289">
              <w:rPr>
                <w:rFonts w:cs="Arial"/>
              </w:rPr>
              <w:t>0134</w:t>
            </w:r>
          </w:p>
        </w:tc>
        <w:tc>
          <w:tcPr>
            <w:tcW w:w="4240" w:type="dxa"/>
            <w:noWrap/>
            <w:hideMark/>
          </w:tcPr>
          <w:p w:rsidR="00345C4B" w:rsidRPr="00165289" w:rsidRDefault="00345C4B" w:rsidP="00066C57">
            <w:pPr>
              <w:rPr>
                <w:rFonts w:cs="Arial"/>
              </w:rPr>
            </w:pPr>
            <w:r w:rsidRPr="00165289">
              <w:rPr>
                <w:rFonts w:cs="Arial"/>
              </w:rPr>
              <w:t>ADSP_Y_PCHIME_Freq1_LSB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18</w:t>
            </w:r>
          </w:p>
        </w:tc>
        <w:tc>
          <w:tcPr>
            <w:tcW w:w="917" w:type="dxa"/>
            <w:noWrap/>
            <w:hideMark/>
          </w:tcPr>
          <w:p w:rsidR="00345C4B" w:rsidRPr="00165289" w:rsidRDefault="00345C4B" w:rsidP="00066C57">
            <w:pPr>
              <w:rPr>
                <w:rFonts w:cs="Arial"/>
              </w:rPr>
            </w:pPr>
            <w:r w:rsidRPr="00165289">
              <w:rPr>
                <w:rFonts w:cs="Arial"/>
              </w:rPr>
              <w:t>0402</w:t>
            </w:r>
          </w:p>
        </w:tc>
        <w:tc>
          <w:tcPr>
            <w:tcW w:w="4240" w:type="dxa"/>
            <w:noWrap/>
            <w:hideMark/>
          </w:tcPr>
          <w:p w:rsidR="00345C4B" w:rsidRPr="00165289" w:rsidRDefault="00345C4B" w:rsidP="00066C57">
            <w:pPr>
              <w:rPr>
                <w:rFonts w:cs="Arial"/>
              </w:rPr>
            </w:pPr>
            <w:r w:rsidRPr="00165289">
              <w:rPr>
                <w:rFonts w:cs="Arial"/>
              </w:rPr>
              <w:t>ADSP_Y_PCHIME_Volume1</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19</w:t>
            </w:r>
          </w:p>
        </w:tc>
        <w:tc>
          <w:tcPr>
            <w:tcW w:w="917" w:type="dxa"/>
            <w:noWrap/>
            <w:hideMark/>
          </w:tcPr>
          <w:p w:rsidR="00345C4B" w:rsidRPr="00165289" w:rsidRDefault="00345C4B" w:rsidP="00066C57">
            <w:pPr>
              <w:rPr>
                <w:rFonts w:cs="Arial"/>
              </w:rPr>
            </w:pPr>
            <w:r w:rsidRPr="00165289">
              <w:rPr>
                <w:rFonts w:cs="Arial"/>
              </w:rPr>
              <w:t>07EE</w:t>
            </w:r>
          </w:p>
        </w:tc>
        <w:tc>
          <w:tcPr>
            <w:tcW w:w="4240" w:type="dxa"/>
            <w:noWrap/>
            <w:hideMark/>
          </w:tcPr>
          <w:p w:rsidR="00345C4B" w:rsidRPr="00165289" w:rsidRDefault="00345C4B" w:rsidP="00066C57">
            <w:pPr>
              <w:rPr>
                <w:rFonts w:cs="Arial"/>
              </w:rPr>
            </w:pPr>
            <w:r w:rsidRPr="00165289">
              <w:rPr>
                <w:rFonts w:cs="Arial"/>
              </w:rPr>
              <w:t>ADSP_Y_PCHIME_Freq2_MSB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20</w:t>
            </w:r>
          </w:p>
        </w:tc>
        <w:tc>
          <w:tcPr>
            <w:tcW w:w="917" w:type="dxa"/>
            <w:noWrap/>
            <w:hideMark/>
          </w:tcPr>
          <w:p w:rsidR="00345C4B" w:rsidRPr="00165289" w:rsidRDefault="00345C4B" w:rsidP="00066C57">
            <w:pPr>
              <w:rPr>
                <w:rFonts w:cs="Arial"/>
              </w:rPr>
            </w:pPr>
            <w:r w:rsidRPr="00165289">
              <w:rPr>
                <w:rFonts w:cs="Arial"/>
              </w:rPr>
              <w:t>03D5</w:t>
            </w:r>
          </w:p>
        </w:tc>
        <w:tc>
          <w:tcPr>
            <w:tcW w:w="4240" w:type="dxa"/>
            <w:noWrap/>
            <w:hideMark/>
          </w:tcPr>
          <w:p w:rsidR="00345C4B" w:rsidRPr="00165289" w:rsidRDefault="00345C4B" w:rsidP="00066C57">
            <w:pPr>
              <w:rPr>
                <w:rFonts w:cs="Arial"/>
              </w:rPr>
            </w:pPr>
            <w:r w:rsidRPr="00165289">
              <w:rPr>
                <w:rFonts w:cs="Arial"/>
              </w:rPr>
              <w:t>ADSP_Y_PCHIME_Freq2_LSB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21</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ADSP_Y_PCHIME_Volume2</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22</w:t>
            </w:r>
          </w:p>
        </w:tc>
        <w:tc>
          <w:tcPr>
            <w:tcW w:w="917" w:type="dxa"/>
            <w:noWrap/>
            <w:hideMark/>
          </w:tcPr>
          <w:p w:rsidR="00345C4B" w:rsidRPr="00165289" w:rsidRDefault="00345C4B" w:rsidP="00066C57">
            <w:pPr>
              <w:rPr>
                <w:rFonts w:cs="Arial"/>
              </w:rPr>
            </w:pPr>
            <w:r w:rsidRPr="00165289">
              <w:rPr>
                <w:rFonts w:cs="Arial"/>
              </w:rPr>
              <w:t>07FE</w:t>
            </w:r>
          </w:p>
        </w:tc>
        <w:tc>
          <w:tcPr>
            <w:tcW w:w="4240" w:type="dxa"/>
            <w:noWrap/>
            <w:hideMark/>
          </w:tcPr>
          <w:p w:rsidR="00345C4B" w:rsidRPr="00165289" w:rsidRDefault="00345C4B" w:rsidP="00066C57">
            <w:pPr>
              <w:rPr>
                <w:rFonts w:cs="Arial"/>
              </w:rPr>
            </w:pPr>
            <w:r w:rsidRPr="00165289">
              <w:rPr>
                <w:rFonts w:cs="Arial"/>
              </w:rPr>
              <w:t>ADSP_Y_PCHIME_Freq3_MSB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23</w:t>
            </w:r>
          </w:p>
        </w:tc>
        <w:tc>
          <w:tcPr>
            <w:tcW w:w="917" w:type="dxa"/>
            <w:noWrap/>
            <w:hideMark/>
          </w:tcPr>
          <w:p w:rsidR="00345C4B" w:rsidRPr="00165289" w:rsidRDefault="00345C4B" w:rsidP="00066C57">
            <w:pPr>
              <w:rPr>
                <w:rFonts w:cs="Arial"/>
              </w:rPr>
            </w:pPr>
            <w:r w:rsidRPr="00165289">
              <w:rPr>
                <w:rFonts w:cs="Arial"/>
              </w:rPr>
              <w:t>00B7</w:t>
            </w:r>
          </w:p>
        </w:tc>
        <w:tc>
          <w:tcPr>
            <w:tcW w:w="4240" w:type="dxa"/>
            <w:noWrap/>
            <w:hideMark/>
          </w:tcPr>
          <w:p w:rsidR="00345C4B" w:rsidRPr="00165289" w:rsidRDefault="00345C4B" w:rsidP="00066C57">
            <w:pPr>
              <w:rPr>
                <w:rFonts w:cs="Arial"/>
              </w:rPr>
            </w:pPr>
            <w:r w:rsidRPr="00165289">
              <w:rPr>
                <w:rFonts w:cs="Arial"/>
              </w:rPr>
              <w:t>ADSP_Y_PCHIME_Freq3_LSB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24</w:t>
            </w:r>
          </w:p>
        </w:tc>
        <w:tc>
          <w:tcPr>
            <w:tcW w:w="917" w:type="dxa"/>
            <w:noWrap/>
            <w:hideMark/>
          </w:tcPr>
          <w:p w:rsidR="00345C4B" w:rsidRPr="00165289" w:rsidRDefault="00345C4B" w:rsidP="00066C57">
            <w:pPr>
              <w:rPr>
                <w:rFonts w:cs="Arial"/>
              </w:rPr>
            </w:pPr>
            <w:r w:rsidRPr="00165289">
              <w:rPr>
                <w:rFonts w:cs="Arial"/>
              </w:rPr>
              <w:t>043F</w:t>
            </w:r>
          </w:p>
        </w:tc>
        <w:tc>
          <w:tcPr>
            <w:tcW w:w="4240" w:type="dxa"/>
            <w:noWrap/>
            <w:hideMark/>
          </w:tcPr>
          <w:p w:rsidR="00345C4B" w:rsidRPr="00165289" w:rsidRDefault="00345C4B" w:rsidP="00066C57">
            <w:pPr>
              <w:rPr>
                <w:rFonts w:cs="Arial"/>
              </w:rPr>
            </w:pPr>
            <w:r w:rsidRPr="00165289">
              <w:rPr>
                <w:rFonts w:cs="Arial"/>
              </w:rPr>
              <w:t>ADSP_Y_PCHIME_Volume3</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25</w:t>
            </w:r>
          </w:p>
        </w:tc>
        <w:tc>
          <w:tcPr>
            <w:tcW w:w="917" w:type="dxa"/>
            <w:noWrap/>
            <w:hideMark/>
          </w:tcPr>
          <w:p w:rsidR="00345C4B" w:rsidRPr="00165289" w:rsidRDefault="00345C4B" w:rsidP="00066C57">
            <w:pPr>
              <w:rPr>
                <w:rFonts w:cs="Arial"/>
              </w:rPr>
            </w:pPr>
            <w:r w:rsidRPr="00165289">
              <w:rPr>
                <w:rFonts w:cs="Arial"/>
              </w:rPr>
              <w:t>07EE</w:t>
            </w:r>
          </w:p>
        </w:tc>
        <w:tc>
          <w:tcPr>
            <w:tcW w:w="4240" w:type="dxa"/>
            <w:noWrap/>
            <w:hideMark/>
          </w:tcPr>
          <w:p w:rsidR="00345C4B" w:rsidRPr="00165289" w:rsidRDefault="00345C4B" w:rsidP="00066C57">
            <w:pPr>
              <w:rPr>
                <w:rFonts w:cs="Arial"/>
              </w:rPr>
            </w:pPr>
            <w:r w:rsidRPr="00165289">
              <w:rPr>
                <w:rFonts w:cs="Arial"/>
              </w:rPr>
              <w:t>ADSP_Y_PCHIME_Freq4_MSB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26</w:t>
            </w:r>
          </w:p>
        </w:tc>
        <w:tc>
          <w:tcPr>
            <w:tcW w:w="917" w:type="dxa"/>
            <w:noWrap/>
            <w:hideMark/>
          </w:tcPr>
          <w:p w:rsidR="00345C4B" w:rsidRPr="00165289" w:rsidRDefault="00345C4B" w:rsidP="00066C57">
            <w:pPr>
              <w:rPr>
                <w:rFonts w:cs="Arial"/>
              </w:rPr>
            </w:pPr>
            <w:r w:rsidRPr="00165289">
              <w:rPr>
                <w:rFonts w:cs="Arial"/>
              </w:rPr>
              <w:t>03D5</w:t>
            </w:r>
          </w:p>
        </w:tc>
        <w:tc>
          <w:tcPr>
            <w:tcW w:w="4240" w:type="dxa"/>
            <w:noWrap/>
            <w:hideMark/>
          </w:tcPr>
          <w:p w:rsidR="00345C4B" w:rsidRPr="00165289" w:rsidRDefault="00345C4B" w:rsidP="00066C57">
            <w:pPr>
              <w:rPr>
                <w:rFonts w:cs="Arial"/>
              </w:rPr>
            </w:pPr>
            <w:r w:rsidRPr="00165289">
              <w:rPr>
                <w:rFonts w:cs="Arial"/>
              </w:rPr>
              <w:t>ADSP_Y_PCHIME_Freq4_LSB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27</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ADSP_Y_PCHIME_Volume4</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28</w:t>
            </w:r>
          </w:p>
        </w:tc>
        <w:tc>
          <w:tcPr>
            <w:tcW w:w="917" w:type="dxa"/>
            <w:noWrap/>
            <w:hideMark/>
          </w:tcPr>
          <w:p w:rsidR="00345C4B" w:rsidRPr="00165289" w:rsidRDefault="00345C4B" w:rsidP="00066C57">
            <w:pPr>
              <w:rPr>
                <w:rFonts w:cs="Arial"/>
              </w:rPr>
            </w:pPr>
            <w:r w:rsidRPr="00165289">
              <w:rPr>
                <w:rFonts w:cs="Arial"/>
              </w:rPr>
              <w:t>07FC</w:t>
            </w:r>
          </w:p>
        </w:tc>
        <w:tc>
          <w:tcPr>
            <w:tcW w:w="4240" w:type="dxa"/>
            <w:noWrap/>
            <w:hideMark/>
          </w:tcPr>
          <w:p w:rsidR="00345C4B" w:rsidRPr="00165289" w:rsidRDefault="00345C4B" w:rsidP="00066C57">
            <w:pPr>
              <w:rPr>
                <w:rFonts w:cs="Arial"/>
              </w:rPr>
            </w:pPr>
            <w:r w:rsidRPr="00165289">
              <w:rPr>
                <w:rFonts w:cs="Arial"/>
              </w:rPr>
              <w:t>ADSP_Y_PCHIME_Freq5_MSB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29</w:t>
            </w:r>
          </w:p>
        </w:tc>
        <w:tc>
          <w:tcPr>
            <w:tcW w:w="917" w:type="dxa"/>
            <w:noWrap/>
            <w:hideMark/>
          </w:tcPr>
          <w:p w:rsidR="00345C4B" w:rsidRPr="00165289" w:rsidRDefault="00345C4B" w:rsidP="00066C57">
            <w:pPr>
              <w:rPr>
                <w:rFonts w:cs="Arial"/>
              </w:rPr>
            </w:pPr>
            <w:r w:rsidRPr="00165289">
              <w:rPr>
                <w:rFonts w:cs="Arial"/>
              </w:rPr>
              <w:t>04D5</w:t>
            </w:r>
          </w:p>
        </w:tc>
        <w:tc>
          <w:tcPr>
            <w:tcW w:w="4240" w:type="dxa"/>
            <w:noWrap/>
            <w:hideMark/>
          </w:tcPr>
          <w:p w:rsidR="00345C4B" w:rsidRPr="00165289" w:rsidRDefault="00345C4B" w:rsidP="00066C57">
            <w:pPr>
              <w:rPr>
                <w:rFonts w:cs="Arial"/>
              </w:rPr>
            </w:pPr>
            <w:r w:rsidRPr="00165289">
              <w:rPr>
                <w:rFonts w:cs="Arial"/>
              </w:rPr>
              <w:t>ADSP_Y_PCHIME_Freq5_LSB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30</w:t>
            </w:r>
          </w:p>
        </w:tc>
        <w:tc>
          <w:tcPr>
            <w:tcW w:w="917" w:type="dxa"/>
            <w:noWrap/>
            <w:hideMark/>
          </w:tcPr>
          <w:p w:rsidR="00345C4B" w:rsidRPr="00165289" w:rsidRDefault="00345C4B" w:rsidP="00066C57">
            <w:pPr>
              <w:rPr>
                <w:rFonts w:cs="Arial"/>
              </w:rPr>
            </w:pPr>
            <w:r w:rsidRPr="00165289">
              <w:rPr>
                <w:rFonts w:cs="Arial"/>
              </w:rPr>
              <w:t>03C9</w:t>
            </w:r>
          </w:p>
        </w:tc>
        <w:tc>
          <w:tcPr>
            <w:tcW w:w="4240" w:type="dxa"/>
            <w:noWrap/>
            <w:hideMark/>
          </w:tcPr>
          <w:p w:rsidR="00345C4B" w:rsidRPr="00165289" w:rsidRDefault="00345C4B" w:rsidP="00066C57">
            <w:pPr>
              <w:rPr>
                <w:rFonts w:cs="Arial"/>
              </w:rPr>
            </w:pPr>
            <w:r w:rsidRPr="00165289">
              <w:rPr>
                <w:rFonts w:cs="Arial"/>
              </w:rPr>
              <w:t>ADSP_Y_PCHIME_Volume5</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31</w:t>
            </w:r>
          </w:p>
        </w:tc>
        <w:tc>
          <w:tcPr>
            <w:tcW w:w="917" w:type="dxa"/>
            <w:noWrap/>
            <w:hideMark/>
          </w:tcPr>
          <w:p w:rsidR="00345C4B" w:rsidRPr="00165289" w:rsidRDefault="00345C4B" w:rsidP="00066C57">
            <w:pPr>
              <w:rPr>
                <w:rFonts w:cs="Arial"/>
              </w:rPr>
            </w:pPr>
            <w:r w:rsidRPr="00165289">
              <w:rPr>
                <w:rFonts w:cs="Arial"/>
              </w:rPr>
              <w:t>07EE</w:t>
            </w:r>
          </w:p>
        </w:tc>
        <w:tc>
          <w:tcPr>
            <w:tcW w:w="4240" w:type="dxa"/>
            <w:noWrap/>
            <w:hideMark/>
          </w:tcPr>
          <w:p w:rsidR="00345C4B" w:rsidRPr="00165289" w:rsidRDefault="00345C4B" w:rsidP="00066C57">
            <w:pPr>
              <w:rPr>
                <w:rFonts w:cs="Arial"/>
              </w:rPr>
            </w:pPr>
            <w:r w:rsidRPr="00165289">
              <w:rPr>
                <w:rFonts w:cs="Arial"/>
              </w:rPr>
              <w:t>ADSP_Y_PCHIME_Freq6_MSB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32</w:t>
            </w:r>
          </w:p>
        </w:tc>
        <w:tc>
          <w:tcPr>
            <w:tcW w:w="917" w:type="dxa"/>
            <w:noWrap/>
            <w:hideMark/>
          </w:tcPr>
          <w:p w:rsidR="00345C4B" w:rsidRPr="00165289" w:rsidRDefault="00345C4B" w:rsidP="00066C57">
            <w:pPr>
              <w:rPr>
                <w:rFonts w:cs="Arial"/>
              </w:rPr>
            </w:pPr>
            <w:r w:rsidRPr="00165289">
              <w:rPr>
                <w:rFonts w:cs="Arial"/>
              </w:rPr>
              <w:t>03D5</w:t>
            </w:r>
          </w:p>
        </w:tc>
        <w:tc>
          <w:tcPr>
            <w:tcW w:w="4240" w:type="dxa"/>
            <w:noWrap/>
            <w:hideMark/>
          </w:tcPr>
          <w:p w:rsidR="00345C4B" w:rsidRPr="00165289" w:rsidRDefault="00345C4B" w:rsidP="00066C57">
            <w:pPr>
              <w:rPr>
                <w:rFonts w:cs="Arial"/>
              </w:rPr>
            </w:pPr>
            <w:r w:rsidRPr="00165289">
              <w:rPr>
                <w:rFonts w:cs="Arial"/>
              </w:rPr>
              <w:t>ADSP_Y_PCHIME_Freq6_LSB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33</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ADSP_Y_PCHIME_Volume6</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34</w:t>
            </w:r>
          </w:p>
        </w:tc>
        <w:tc>
          <w:tcPr>
            <w:tcW w:w="917" w:type="dxa"/>
            <w:noWrap/>
            <w:hideMark/>
          </w:tcPr>
          <w:p w:rsidR="00345C4B" w:rsidRPr="00165289" w:rsidRDefault="00345C4B" w:rsidP="00066C57">
            <w:pPr>
              <w:rPr>
                <w:rFonts w:cs="Arial"/>
              </w:rPr>
            </w:pPr>
            <w:r w:rsidRPr="00165289">
              <w:rPr>
                <w:rFonts w:cs="Arial"/>
              </w:rPr>
              <w:t>07EE</w:t>
            </w:r>
          </w:p>
        </w:tc>
        <w:tc>
          <w:tcPr>
            <w:tcW w:w="4240" w:type="dxa"/>
            <w:noWrap/>
            <w:hideMark/>
          </w:tcPr>
          <w:p w:rsidR="00345C4B" w:rsidRPr="00165289" w:rsidRDefault="00345C4B" w:rsidP="00066C57">
            <w:pPr>
              <w:rPr>
                <w:rFonts w:cs="Arial"/>
              </w:rPr>
            </w:pPr>
            <w:r w:rsidRPr="00165289">
              <w:rPr>
                <w:rFonts w:cs="Arial"/>
              </w:rPr>
              <w:t>ADSP_Y_PCHIME_Freq7_MSB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35</w:t>
            </w:r>
          </w:p>
        </w:tc>
        <w:tc>
          <w:tcPr>
            <w:tcW w:w="917" w:type="dxa"/>
            <w:noWrap/>
            <w:hideMark/>
          </w:tcPr>
          <w:p w:rsidR="00345C4B" w:rsidRPr="00165289" w:rsidRDefault="00345C4B" w:rsidP="00066C57">
            <w:pPr>
              <w:rPr>
                <w:rFonts w:cs="Arial"/>
              </w:rPr>
            </w:pPr>
            <w:r w:rsidRPr="00165289">
              <w:rPr>
                <w:rFonts w:cs="Arial"/>
              </w:rPr>
              <w:t>03D5</w:t>
            </w:r>
          </w:p>
        </w:tc>
        <w:tc>
          <w:tcPr>
            <w:tcW w:w="4240" w:type="dxa"/>
            <w:noWrap/>
            <w:hideMark/>
          </w:tcPr>
          <w:p w:rsidR="00345C4B" w:rsidRPr="00165289" w:rsidRDefault="00345C4B" w:rsidP="00066C57">
            <w:pPr>
              <w:rPr>
                <w:rFonts w:cs="Arial"/>
              </w:rPr>
            </w:pPr>
            <w:r w:rsidRPr="00165289">
              <w:rPr>
                <w:rFonts w:cs="Arial"/>
              </w:rPr>
              <w:t>ADSP_Y_PCHIME_Freq7_LSB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36</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ADSP_Y_PCHIME_Volume7</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37</w:t>
            </w:r>
          </w:p>
        </w:tc>
        <w:tc>
          <w:tcPr>
            <w:tcW w:w="917" w:type="dxa"/>
            <w:noWrap/>
            <w:hideMark/>
          </w:tcPr>
          <w:p w:rsidR="00345C4B" w:rsidRPr="00165289" w:rsidRDefault="00345C4B" w:rsidP="00066C57">
            <w:pPr>
              <w:rPr>
                <w:rFonts w:cs="Arial"/>
              </w:rPr>
            </w:pPr>
            <w:r w:rsidRPr="00165289">
              <w:rPr>
                <w:rFonts w:cs="Arial"/>
              </w:rPr>
              <w:t>07EE</w:t>
            </w:r>
          </w:p>
        </w:tc>
        <w:tc>
          <w:tcPr>
            <w:tcW w:w="4240" w:type="dxa"/>
            <w:noWrap/>
            <w:hideMark/>
          </w:tcPr>
          <w:p w:rsidR="00345C4B" w:rsidRPr="00165289" w:rsidRDefault="00345C4B" w:rsidP="00066C57">
            <w:pPr>
              <w:rPr>
                <w:rFonts w:cs="Arial"/>
              </w:rPr>
            </w:pPr>
            <w:r w:rsidRPr="00165289">
              <w:rPr>
                <w:rFonts w:cs="Arial"/>
              </w:rPr>
              <w:t>ADSP_Y_PCHIME_Freq8_MSB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38</w:t>
            </w:r>
          </w:p>
        </w:tc>
        <w:tc>
          <w:tcPr>
            <w:tcW w:w="917" w:type="dxa"/>
            <w:noWrap/>
            <w:hideMark/>
          </w:tcPr>
          <w:p w:rsidR="00345C4B" w:rsidRPr="00165289" w:rsidRDefault="00345C4B" w:rsidP="00066C57">
            <w:pPr>
              <w:rPr>
                <w:rFonts w:cs="Arial"/>
              </w:rPr>
            </w:pPr>
            <w:r w:rsidRPr="00165289">
              <w:rPr>
                <w:rFonts w:cs="Arial"/>
              </w:rPr>
              <w:t>03D5</w:t>
            </w:r>
          </w:p>
        </w:tc>
        <w:tc>
          <w:tcPr>
            <w:tcW w:w="4240" w:type="dxa"/>
            <w:noWrap/>
            <w:hideMark/>
          </w:tcPr>
          <w:p w:rsidR="00345C4B" w:rsidRPr="00165289" w:rsidRDefault="00345C4B" w:rsidP="00066C57">
            <w:pPr>
              <w:rPr>
                <w:rFonts w:cs="Arial"/>
              </w:rPr>
            </w:pPr>
            <w:r w:rsidRPr="00165289">
              <w:rPr>
                <w:rFonts w:cs="Arial"/>
              </w:rPr>
              <w:t>ADSP_Y_PCHIME_Freq8_LSB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39</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ADSP_Y_PCHIME_Volume8</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40</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ADSP_Y_PCHIME_Ampli_LFO</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41</w:t>
            </w:r>
          </w:p>
        </w:tc>
        <w:tc>
          <w:tcPr>
            <w:tcW w:w="917" w:type="dxa"/>
            <w:noWrap/>
            <w:hideMark/>
          </w:tcPr>
          <w:p w:rsidR="00345C4B" w:rsidRPr="00165289" w:rsidRDefault="00345C4B" w:rsidP="00066C57">
            <w:pPr>
              <w:rPr>
                <w:rFonts w:cs="Arial"/>
              </w:rPr>
            </w:pPr>
            <w:r w:rsidRPr="00165289">
              <w:rPr>
                <w:rFonts w:cs="Arial"/>
              </w:rPr>
              <w:t>07FF</w:t>
            </w:r>
          </w:p>
        </w:tc>
        <w:tc>
          <w:tcPr>
            <w:tcW w:w="4240" w:type="dxa"/>
            <w:noWrap/>
            <w:hideMark/>
          </w:tcPr>
          <w:p w:rsidR="00345C4B" w:rsidRPr="00165289" w:rsidRDefault="00345C4B" w:rsidP="00066C57">
            <w:pPr>
              <w:rPr>
                <w:rFonts w:cs="Arial"/>
              </w:rPr>
            </w:pPr>
            <w:r w:rsidRPr="00165289">
              <w:rPr>
                <w:rFonts w:cs="Arial"/>
              </w:rPr>
              <w:t>ADSP_Y_PCHIME_Offset_LFO</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42</w:t>
            </w:r>
          </w:p>
        </w:tc>
        <w:tc>
          <w:tcPr>
            <w:tcW w:w="917" w:type="dxa"/>
            <w:noWrap/>
            <w:hideMark/>
          </w:tcPr>
          <w:p w:rsidR="00345C4B" w:rsidRPr="00165289" w:rsidRDefault="00345C4B" w:rsidP="00066C57">
            <w:pPr>
              <w:rPr>
                <w:rFonts w:cs="Arial"/>
              </w:rPr>
            </w:pPr>
            <w:r w:rsidRPr="00165289">
              <w:rPr>
                <w:rFonts w:cs="Arial"/>
              </w:rPr>
              <w:t>0001</w:t>
            </w:r>
          </w:p>
        </w:tc>
        <w:tc>
          <w:tcPr>
            <w:tcW w:w="4240" w:type="dxa"/>
            <w:noWrap/>
            <w:hideMark/>
          </w:tcPr>
          <w:p w:rsidR="00345C4B" w:rsidRPr="00165289" w:rsidRDefault="00345C4B" w:rsidP="00066C57">
            <w:pPr>
              <w:rPr>
                <w:rFonts w:cs="Arial"/>
              </w:rPr>
            </w:pPr>
            <w:r w:rsidRPr="00165289">
              <w:rPr>
                <w:rFonts w:cs="Arial"/>
              </w:rPr>
              <w:t>ADSP_Y_PCHIME_Env1_DelayVolume</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43</w:t>
            </w:r>
          </w:p>
        </w:tc>
        <w:tc>
          <w:tcPr>
            <w:tcW w:w="917" w:type="dxa"/>
            <w:noWrap/>
            <w:hideMark/>
          </w:tcPr>
          <w:p w:rsidR="00345C4B" w:rsidRPr="00165289" w:rsidRDefault="00345C4B" w:rsidP="00066C57">
            <w:pPr>
              <w:rPr>
                <w:rFonts w:cs="Arial"/>
              </w:rPr>
            </w:pPr>
            <w:r w:rsidRPr="00165289">
              <w:rPr>
                <w:rFonts w:cs="Arial"/>
              </w:rPr>
              <w:t>07FF</w:t>
            </w:r>
          </w:p>
        </w:tc>
        <w:tc>
          <w:tcPr>
            <w:tcW w:w="4240" w:type="dxa"/>
            <w:noWrap/>
            <w:hideMark/>
          </w:tcPr>
          <w:p w:rsidR="00345C4B" w:rsidRPr="00165289" w:rsidRDefault="00345C4B" w:rsidP="00066C57">
            <w:pPr>
              <w:rPr>
                <w:rFonts w:cs="Arial"/>
              </w:rPr>
            </w:pPr>
            <w:r w:rsidRPr="00165289">
              <w:rPr>
                <w:rFonts w:cs="Arial"/>
              </w:rPr>
              <w:t>ADSP_Y_PCHIME_Env1_DecayCoef_MSB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44</w:t>
            </w:r>
          </w:p>
        </w:tc>
        <w:tc>
          <w:tcPr>
            <w:tcW w:w="917" w:type="dxa"/>
            <w:noWrap/>
            <w:hideMark/>
          </w:tcPr>
          <w:p w:rsidR="00345C4B" w:rsidRPr="00165289" w:rsidRDefault="00345C4B" w:rsidP="00066C57">
            <w:pPr>
              <w:rPr>
                <w:rFonts w:cs="Arial"/>
              </w:rPr>
            </w:pPr>
            <w:r w:rsidRPr="00165289">
              <w:rPr>
                <w:rFonts w:cs="Arial"/>
              </w:rPr>
              <w:t>028A</w:t>
            </w:r>
          </w:p>
        </w:tc>
        <w:tc>
          <w:tcPr>
            <w:tcW w:w="4240" w:type="dxa"/>
            <w:noWrap/>
            <w:hideMark/>
          </w:tcPr>
          <w:p w:rsidR="00345C4B" w:rsidRPr="00165289" w:rsidRDefault="00345C4B" w:rsidP="00066C57">
            <w:pPr>
              <w:rPr>
                <w:rFonts w:cs="Arial"/>
              </w:rPr>
            </w:pPr>
            <w:r w:rsidRPr="00165289">
              <w:rPr>
                <w:rFonts w:cs="Arial"/>
              </w:rPr>
              <w:t>ADSP_Y_PCHIME_Env1_DecayCoef_LSB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45</w:t>
            </w:r>
          </w:p>
        </w:tc>
        <w:tc>
          <w:tcPr>
            <w:tcW w:w="917" w:type="dxa"/>
            <w:noWrap/>
            <w:hideMark/>
          </w:tcPr>
          <w:p w:rsidR="00345C4B" w:rsidRPr="00165289" w:rsidRDefault="00345C4B" w:rsidP="00066C57">
            <w:pPr>
              <w:rPr>
                <w:rFonts w:cs="Arial"/>
              </w:rPr>
            </w:pPr>
            <w:r w:rsidRPr="00165289">
              <w:rPr>
                <w:rFonts w:cs="Arial"/>
              </w:rPr>
              <w:t>0001</w:t>
            </w:r>
          </w:p>
        </w:tc>
        <w:tc>
          <w:tcPr>
            <w:tcW w:w="4240" w:type="dxa"/>
            <w:noWrap/>
            <w:hideMark/>
          </w:tcPr>
          <w:p w:rsidR="00345C4B" w:rsidRPr="00165289" w:rsidRDefault="00345C4B" w:rsidP="00066C57">
            <w:pPr>
              <w:rPr>
                <w:rFonts w:cs="Arial"/>
              </w:rPr>
            </w:pPr>
            <w:r w:rsidRPr="00165289">
              <w:rPr>
                <w:rFonts w:cs="Arial"/>
              </w:rPr>
              <w:t>ADSP_Y_PCHIME_Env2_DelayVolume</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46</w:t>
            </w:r>
          </w:p>
        </w:tc>
        <w:tc>
          <w:tcPr>
            <w:tcW w:w="917" w:type="dxa"/>
            <w:noWrap/>
            <w:hideMark/>
          </w:tcPr>
          <w:p w:rsidR="00345C4B" w:rsidRPr="00165289" w:rsidRDefault="00345C4B" w:rsidP="00066C57">
            <w:pPr>
              <w:rPr>
                <w:rFonts w:cs="Arial"/>
              </w:rPr>
            </w:pPr>
            <w:r w:rsidRPr="00165289">
              <w:rPr>
                <w:rFonts w:cs="Arial"/>
              </w:rPr>
              <w:t>07FF</w:t>
            </w:r>
          </w:p>
        </w:tc>
        <w:tc>
          <w:tcPr>
            <w:tcW w:w="4240" w:type="dxa"/>
            <w:noWrap/>
            <w:hideMark/>
          </w:tcPr>
          <w:p w:rsidR="00345C4B" w:rsidRPr="00165289" w:rsidRDefault="00345C4B" w:rsidP="00066C57">
            <w:pPr>
              <w:rPr>
                <w:rFonts w:cs="Arial"/>
              </w:rPr>
            </w:pPr>
            <w:r w:rsidRPr="00165289">
              <w:rPr>
                <w:rFonts w:cs="Arial"/>
              </w:rPr>
              <w:t>ADSP_Y_PCHIME_Env2_DecayCoef_MSB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47</w:t>
            </w:r>
          </w:p>
        </w:tc>
        <w:tc>
          <w:tcPr>
            <w:tcW w:w="917" w:type="dxa"/>
            <w:noWrap/>
            <w:hideMark/>
          </w:tcPr>
          <w:p w:rsidR="00345C4B" w:rsidRPr="00165289" w:rsidRDefault="00345C4B" w:rsidP="00066C57">
            <w:pPr>
              <w:rPr>
                <w:rFonts w:cs="Arial"/>
              </w:rPr>
            </w:pPr>
            <w:r w:rsidRPr="00165289">
              <w:rPr>
                <w:rFonts w:cs="Arial"/>
              </w:rPr>
              <w:t>028A</w:t>
            </w:r>
          </w:p>
        </w:tc>
        <w:tc>
          <w:tcPr>
            <w:tcW w:w="4240" w:type="dxa"/>
            <w:noWrap/>
            <w:hideMark/>
          </w:tcPr>
          <w:p w:rsidR="00345C4B" w:rsidRPr="00165289" w:rsidRDefault="00345C4B" w:rsidP="00066C57">
            <w:pPr>
              <w:rPr>
                <w:rFonts w:cs="Arial"/>
              </w:rPr>
            </w:pPr>
            <w:r w:rsidRPr="00165289">
              <w:rPr>
                <w:rFonts w:cs="Arial"/>
              </w:rPr>
              <w:t>ADSP_Y_PCHIME_Env2_DecayCoef_LSB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48</w:t>
            </w:r>
          </w:p>
        </w:tc>
        <w:tc>
          <w:tcPr>
            <w:tcW w:w="917" w:type="dxa"/>
            <w:noWrap/>
            <w:hideMark/>
          </w:tcPr>
          <w:p w:rsidR="00345C4B" w:rsidRPr="00165289" w:rsidRDefault="00345C4B" w:rsidP="00066C57">
            <w:pPr>
              <w:rPr>
                <w:rFonts w:cs="Arial"/>
              </w:rPr>
            </w:pPr>
            <w:r w:rsidRPr="00165289">
              <w:rPr>
                <w:rFonts w:cs="Arial"/>
              </w:rPr>
              <w:t>0001</w:t>
            </w:r>
          </w:p>
        </w:tc>
        <w:tc>
          <w:tcPr>
            <w:tcW w:w="4240" w:type="dxa"/>
            <w:noWrap/>
            <w:hideMark/>
          </w:tcPr>
          <w:p w:rsidR="00345C4B" w:rsidRPr="00165289" w:rsidRDefault="00345C4B" w:rsidP="00066C57">
            <w:pPr>
              <w:rPr>
                <w:rFonts w:cs="Arial"/>
              </w:rPr>
            </w:pPr>
            <w:r w:rsidRPr="00165289">
              <w:rPr>
                <w:rFonts w:cs="Arial"/>
              </w:rPr>
              <w:t>ADSP_Y_PCHIME_Env3_DelayVolume</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49</w:t>
            </w:r>
          </w:p>
        </w:tc>
        <w:tc>
          <w:tcPr>
            <w:tcW w:w="917" w:type="dxa"/>
            <w:noWrap/>
            <w:hideMark/>
          </w:tcPr>
          <w:p w:rsidR="00345C4B" w:rsidRPr="00165289" w:rsidRDefault="00345C4B" w:rsidP="00066C57">
            <w:pPr>
              <w:rPr>
                <w:rFonts w:cs="Arial"/>
              </w:rPr>
            </w:pPr>
            <w:r w:rsidRPr="00165289">
              <w:rPr>
                <w:rFonts w:cs="Arial"/>
              </w:rPr>
              <w:t>07FF</w:t>
            </w:r>
          </w:p>
        </w:tc>
        <w:tc>
          <w:tcPr>
            <w:tcW w:w="4240" w:type="dxa"/>
            <w:noWrap/>
            <w:hideMark/>
          </w:tcPr>
          <w:p w:rsidR="00345C4B" w:rsidRPr="00165289" w:rsidRDefault="00345C4B" w:rsidP="00066C57">
            <w:pPr>
              <w:rPr>
                <w:rFonts w:cs="Arial"/>
              </w:rPr>
            </w:pPr>
            <w:r w:rsidRPr="00165289">
              <w:rPr>
                <w:rFonts w:cs="Arial"/>
              </w:rPr>
              <w:t>ADSP_Y_PCHIME_Env3_DecayCoef_MSB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50</w:t>
            </w:r>
          </w:p>
        </w:tc>
        <w:tc>
          <w:tcPr>
            <w:tcW w:w="917" w:type="dxa"/>
            <w:noWrap/>
            <w:hideMark/>
          </w:tcPr>
          <w:p w:rsidR="00345C4B" w:rsidRPr="00165289" w:rsidRDefault="00345C4B" w:rsidP="00066C57">
            <w:pPr>
              <w:rPr>
                <w:rFonts w:cs="Arial"/>
              </w:rPr>
            </w:pPr>
            <w:r w:rsidRPr="00165289">
              <w:rPr>
                <w:rFonts w:cs="Arial"/>
              </w:rPr>
              <w:t>028A</w:t>
            </w:r>
          </w:p>
        </w:tc>
        <w:tc>
          <w:tcPr>
            <w:tcW w:w="4240" w:type="dxa"/>
            <w:noWrap/>
            <w:hideMark/>
          </w:tcPr>
          <w:p w:rsidR="00345C4B" w:rsidRPr="00165289" w:rsidRDefault="00345C4B" w:rsidP="00066C57">
            <w:pPr>
              <w:rPr>
                <w:rFonts w:cs="Arial"/>
              </w:rPr>
            </w:pPr>
            <w:r w:rsidRPr="00165289">
              <w:rPr>
                <w:rFonts w:cs="Arial"/>
              </w:rPr>
              <w:t>ADSP_Y_PCHIME_Env3_DecayCoef_LSB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lastRenderedPageBreak/>
              <w:t>51</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ADSP_Y_PCHIME_Env4_DelayVolume</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52</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ADSP_Y_PCHIME_Env4_DecayCoef_MSB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53</w:t>
            </w:r>
          </w:p>
        </w:tc>
        <w:tc>
          <w:tcPr>
            <w:tcW w:w="917" w:type="dxa"/>
            <w:noWrap/>
            <w:hideMark/>
          </w:tcPr>
          <w:p w:rsidR="00345C4B" w:rsidRPr="00165289" w:rsidRDefault="00345C4B" w:rsidP="00066C57">
            <w:pPr>
              <w:rPr>
                <w:rFonts w:cs="Arial"/>
              </w:rPr>
            </w:pPr>
            <w:r w:rsidRPr="00165289">
              <w:rPr>
                <w:rFonts w:cs="Arial"/>
              </w:rPr>
              <w:t>0000</w:t>
            </w:r>
          </w:p>
        </w:tc>
        <w:tc>
          <w:tcPr>
            <w:tcW w:w="4240" w:type="dxa"/>
            <w:noWrap/>
            <w:hideMark/>
          </w:tcPr>
          <w:p w:rsidR="00345C4B" w:rsidRPr="00165289" w:rsidRDefault="00345C4B" w:rsidP="00066C57">
            <w:pPr>
              <w:rPr>
                <w:rFonts w:cs="Arial"/>
              </w:rPr>
            </w:pPr>
            <w:r w:rsidRPr="00165289">
              <w:rPr>
                <w:rFonts w:cs="Arial"/>
              </w:rPr>
              <w:t>ADSP_Y_PCHIME_Env4_DecayCoef_LSB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54</w:t>
            </w:r>
          </w:p>
        </w:tc>
        <w:tc>
          <w:tcPr>
            <w:tcW w:w="917" w:type="dxa"/>
            <w:noWrap/>
            <w:hideMark/>
          </w:tcPr>
          <w:p w:rsidR="00345C4B" w:rsidRPr="00165289" w:rsidRDefault="00345C4B" w:rsidP="00066C57">
            <w:pPr>
              <w:rPr>
                <w:rFonts w:cs="Arial"/>
              </w:rPr>
            </w:pPr>
            <w:r w:rsidRPr="00165289">
              <w:rPr>
                <w:rFonts w:cs="Arial"/>
              </w:rPr>
              <w:t>0400</w:t>
            </w:r>
          </w:p>
        </w:tc>
        <w:tc>
          <w:tcPr>
            <w:tcW w:w="4240" w:type="dxa"/>
            <w:noWrap/>
            <w:hideMark/>
          </w:tcPr>
          <w:p w:rsidR="00345C4B" w:rsidRPr="00165289" w:rsidRDefault="00345C4B" w:rsidP="00066C57">
            <w:pPr>
              <w:rPr>
                <w:rFonts w:cs="Arial"/>
              </w:rPr>
            </w:pPr>
            <w:r w:rsidRPr="00165289">
              <w:rPr>
                <w:rFonts w:cs="Arial"/>
              </w:rPr>
              <w:t>ADSP_Y_PCHIME_MasterVolume</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55</w:t>
            </w:r>
          </w:p>
        </w:tc>
        <w:tc>
          <w:tcPr>
            <w:tcW w:w="917" w:type="dxa"/>
            <w:noWrap/>
            <w:hideMark/>
          </w:tcPr>
          <w:p w:rsidR="00345C4B" w:rsidRPr="00165289" w:rsidRDefault="00345C4B" w:rsidP="00066C57">
            <w:pPr>
              <w:rPr>
                <w:rFonts w:cs="Arial"/>
              </w:rPr>
            </w:pPr>
            <w:r w:rsidRPr="00165289">
              <w:rPr>
                <w:rFonts w:cs="Arial"/>
              </w:rPr>
              <w:t>075C</w:t>
            </w:r>
          </w:p>
        </w:tc>
        <w:tc>
          <w:tcPr>
            <w:tcW w:w="4240" w:type="dxa"/>
            <w:noWrap/>
            <w:hideMark/>
          </w:tcPr>
          <w:p w:rsidR="00345C4B" w:rsidRPr="00165289" w:rsidRDefault="00345C4B" w:rsidP="00066C57">
            <w:pPr>
              <w:rPr>
                <w:rFonts w:cs="Arial"/>
              </w:rPr>
            </w:pPr>
            <w:r w:rsidRPr="00165289">
              <w:rPr>
                <w:rFonts w:cs="Arial"/>
              </w:rPr>
              <w:t>ADSP_Y_PCHIME_Smute_DecayCoef_MSB</w:t>
            </w:r>
          </w:p>
        </w:tc>
      </w:tr>
      <w:tr w:rsidR="00345C4B" w:rsidRPr="00165289" w:rsidTr="00066C57">
        <w:trPr>
          <w:trHeight w:val="255"/>
          <w:jc w:val="center"/>
        </w:trPr>
        <w:tc>
          <w:tcPr>
            <w:tcW w:w="460" w:type="dxa"/>
            <w:noWrap/>
            <w:hideMark/>
          </w:tcPr>
          <w:p w:rsidR="00345C4B" w:rsidRPr="00165289" w:rsidRDefault="00345C4B" w:rsidP="00066C57">
            <w:pPr>
              <w:rPr>
                <w:rFonts w:cs="Arial"/>
              </w:rPr>
            </w:pPr>
            <w:r w:rsidRPr="00165289">
              <w:rPr>
                <w:rFonts w:cs="Arial"/>
              </w:rPr>
              <w:t>56</w:t>
            </w:r>
          </w:p>
        </w:tc>
        <w:tc>
          <w:tcPr>
            <w:tcW w:w="917" w:type="dxa"/>
            <w:noWrap/>
            <w:hideMark/>
          </w:tcPr>
          <w:p w:rsidR="00345C4B" w:rsidRPr="00165289" w:rsidRDefault="00345C4B" w:rsidP="00066C57">
            <w:pPr>
              <w:rPr>
                <w:rFonts w:cs="Arial"/>
              </w:rPr>
            </w:pPr>
            <w:r w:rsidRPr="00165289">
              <w:rPr>
                <w:rFonts w:cs="Arial"/>
              </w:rPr>
              <w:t>0201</w:t>
            </w:r>
          </w:p>
        </w:tc>
        <w:tc>
          <w:tcPr>
            <w:tcW w:w="4240" w:type="dxa"/>
            <w:noWrap/>
            <w:hideMark/>
          </w:tcPr>
          <w:p w:rsidR="00345C4B" w:rsidRPr="00165289" w:rsidRDefault="00345C4B" w:rsidP="00066C57">
            <w:pPr>
              <w:rPr>
                <w:rFonts w:cs="Arial"/>
              </w:rPr>
            </w:pPr>
            <w:r w:rsidRPr="00165289">
              <w:rPr>
                <w:rFonts w:cs="Arial"/>
              </w:rPr>
              <w:t>ADSP_Y_PCHIME_Smute_DecayCoef_LSB</w:t>
            </w:r>
          </w:p>
        </w:tc>
      </w:tr>
      <w:tr w:rsidR="00345C4B" w:rsidRPr="00165289" w:rsidTr="00066C57">
        <w:trPr>
          <w:trHeight w:val="70"/>
          <w:jc w:val="center"/>
        </w:trPr>
        <w:tc>
          <w:tcPr>
            <w:tcW w:w="460" w:type="dxa"/>
            <w:noWrap/>
            <w:hideMark/>
          </w:tcPr>
          <w:p w:rsidR="00345C4B" w:rsidRPr="00165289" w:rsidRDefault="00345C4B" w:rsidP="00066C57">
            <w:pPr>
              <w:rPr>
                <w:rFonts w:cs="Arial"/>
              </w:rPr>
            </w:pPr>
            <w:r w:rsidRPr="00165289">
              <w:rPr>
                <w:rFonts w:cs="Arial"/>
              </w:rPr>
              <w:t>57</w:t>
            </w:r>
          </w:p>
        </w:tc>
        <w:tc>
          <w:tcPr>
            <w:tcW w:w="917" w:type="dxa"/>
            <w:noWrap/>
            <w:hideMark/>
          </w:tcPr>
          <w:p w:rsidR="00345C4B" w:rsidRPr="00165289" w:rsidRDefault="00345C4B" w:rsidP="00066C57">
            <w:pPr>
              <w:rPr>
                <w:rFonts w:cs="Arial"/>
              </w:rPr>
            </w:pPr>
            <w:r w:rsidRPr="00165289">
              <w:rPr>
                <w:rFonts w:cs="Arial"/>
              </w:rPr>
              <w:t>000001</w:t>
            </w:r>
          </w:p>
        </w:tc>
        <w:tc>
          <w:tcPr>
            <w:tcW w:w="4240" w:type="dxa"/>
            <w:noWrap/>
            <w:hideMark/>
          </w:tcPr>
          <w:p w:rsidR="00345C4B" w:rsidRPr="00165289" w:rsidRDefault="00345C4B" w:rsidP="00066C57">
            <w:pPr>
              <w:rPr>
                <w:rFonts w:cs="Arial"/>
              </w:rPr>
            </w:pPr>
            <w:r w:rsidRPr="00165289">
              <w:rPr>
                <w:rFonts w:cs="Arial"/>
              </w:rPr>
              <w:t>ADSP_X_PCHIME_ControlStatusReg</w:t>
            </w:r>
          </w:p>
        </w:tc>
      </w:tr>
    </w:tbl>
    <w:p w:rsidR="00345C4B" w:rsidRPr="00E87D75" w:rsidRDefault="00345C4B" w:rsidP="00345C4B">
      <w:pPr>
        <w:rPr>
          <w:rFonts w:cs="Arial"/>
        </w:rPr>
      </w:pPr>
    </w:p>
    <w:p w:rsidR="00345C4B" w:rsidRDefault="00345C4B" w:rsidP="00345C4B">
      <w:pPr>
        <w:pStyle w:val="Heading4"/>
        <w:numPr>
          <w:ilvl w:val="3"/>
          <w:numId w:val="48"/>
        </w:numPr>
      </w:pPr>
      <w:bookmarkStart w:id="268" w:name="_Toc45277376"/>
      <w:r w:rsidRPr="00B9479B">
        <w:t>AHU-SWR-REQ-165803/B-Polyphonic Chime 19 - Lincoln DNA Chime C_Hard Warning</w:t>
      </w:r>
      <w:bookmarkEnd w:id="268"/>
    </w:p>
    <w:p w:rsidR="00345C4B" w:rsidRDefault="00345C4B" w:rsidP="00345C4B">
      <w:pPr>
        <w:jc w:val="center"/>
        <w:rPr>
          <w:rFonts w:cs="Arial"/>
        </w:rPr>
      </w:pPr>
      <w:r>
        <w:rPr>
          <w:noProof/>
        </w:rPr>
        <w:drawing>
          <wp:inline distT="0" distB="0" distL="0" distR="0" wp14:anchorId="5672456B" wp14:editId="78DDEE76">
            <wp:extent cx="1050472" cy="921204"/>
            <wp:effectExtent l="0" t="0" r="0" b="0"/>
            <wp:docPr id="38500" name="Picture 114" descr="P_Chime_19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9" name="Picture 114" descr="P_Chime_19_Scope_Total Dur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751227D7" wp14:editId="548F506D">
            <wp:extent cx="1047750" cy="921204"/>
            <wp:effectExtent l="0" t="0" r="0" b="0"/>
            <wp:docPr id="38501" name="Picture 115" descr="P_Chime_19_FFT Spectrum_Frequency_Zoom_33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 name="Picture 115" descr="P_Chime_19_FFT Spectrum_Frequency_Zoom_330-4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90D400A" wp14:editId="2C5E7C54">
            <wp:extent cx="1412421" cy="921204"/>
            <wp:effectExtent l="0" t="0" r="0" b="0"/>
            <wp:docPr id="385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9" name="Picture 27"/>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12421"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080012" w:rsidTr="00066C57">
        <w:trPr>
          <w:trHeight w:val="70"/>
          <w:jc w:val="center"/>
        </w:trPr>
        <w:tc>
          <w:tcPr>
            <w:tcW w:w="460" w:type="dxa"/>
            <w:noWrap/>
            <w:hideMark/>
          </w:tcPr>
          <w:p w:rsidR="00345C4B" w:rsidRPr="00080012" w:rsidRDefault="00345C4B" w:rsidP="00066C57">
            <w:pPr>
              <w:rPr>
                <w:rFonts w:cs="Arial"/>
                <w:b/>
                <w:bCs/>
              </w:rPr>
            </w:pPr>
            <w:r w:rsidRPr="00080012">
              <w:rPr>
                <w:rFonts w:cs="Arial"/>
                <w:b/>
                <w:bCs/>
              </w:rPr>
              <w:t>#</w:t>
            </w:r>
          </w:p>
        </w:tc>
        <w:tc>
          <w:tcPr>
            <w:tcW w:w="917" w:type="dxa"/>
            <w:noWrap/>
            <w:hideMark/>
          </w:tcPr>
          <w:p w:rsidR="00345C4B" w:rsidRPr="00080012" w:rsidRDefault="00345C4B" w:rsidP="00066C57">
            <w:pPr>
              <w:rPr>
                <w:rFonts w:cs="Arial"/>
                <w:b/>
                <w:bCs/>
              </w:rPr>
            </w:pPr>
            <w:r w:rsidRPr="00080012">
              <w:rPr>
                <w:rFonts w:cs="Arial"/>
                <w:b/>
                <w:bCs/>
              </w:rPr>
              <w:t>Hex</w:t>
            </w:r>
          </w:p>
        </w:tc>
        <w:tc>
          <w:tcPr>
            <w:tcW w:w="4240" w:type="dxa"/>
            <w:noWrap/>
            <w:hideMark/>
          </w:tcPr>
          <w:p w:rsidR="00345C4B" w:rsidRPr="00080012" w:rsidRDefault="00345C4B" w:rsidP="00066C57">
            <w:pPr>
              <w:rPr>
                <w:rFonts w:cs="Arial"/>
                <w:b/>
                <w:bCs/>
              </w:rPr>
            </w:pPr>
            <w:r w:rsidRPr="00080012">
              <w:rPr>
                <w:rFonts w:cs="Arial"/>
                <w:b/>
                <w:bCs/>
              </w:rPr>
              <w:t>Parameter</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w:t>
            </w:r>
          </w:p>
        </w:tc>
        <w:tc>
          <w:tcPr>
            <w:tcW w:w="917" w:type="dxa"/>
            <w:noWrap/>
            <w:hideMark/>
          </w:tcPr>
          <w:p w:rsidR="00345C4B" w:rsidRPr="00080012" w:rsidRDefault="00345C4B" w:rsidP="00066C57">
            <w:pPr>
              <w:rPr>
                <w:rFonts w:cs="Arial"/>
              </w:rPr>
            </w:pPr>
            <w:del w:id="269" w:author="Walus, David (D.M.)" w:date="2015-07-06T08:29:00Z">
              <w:r w:rsidRPr="00080012" w:rsidDel="001E50F5">
                <w:rPr>
                  <w:rFonts w:cs="Arial"/>
                </w:rPr>
                <w:delText>0002F8</w:delText>
              </w:r>
            </w:del>
            <w:ins w:id="270" w:author="Walus, David (D.M.)" w:date="2015-07-06T08:29:00Z">
              <w:r>
                <w:rPr>
                  <w:rFonts w:cs="Arial"/>
                </w:rPr>
                <w:t>0002BB</w:t>
              </w:r>
            </w:ins>
          </w:p>
        </w:tc>
        <w:tc>
          <w:tcPr>
            <w:tcW w:w="4240" w:type="dxa"/>
            <w:noWrap/>
            <w:hideMark/>
          </w:tcPr>
          <w:p w:rsidR="00345C4B" w:rsidRPr="00080012" w:rsidRDefault="00345C4B" w:rsidP="00066C57">
            <w:pPr>
              <w:rPr>
                <w:rFonts w:cs="Arial"/>
              </w:rPr>
            </w:pPr>
            <w:r w:rsidRPr="00080012">
              <w:rPr>
                <w:rFonts w:cs="Arial"/>
              </w:rPr>
              <w:t>ADSP_X_PCHIME_AngleIncr_LFO</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w:t>
            </w:r>
          </w:p>
        </w:tc>
        <w:tc>
          <w:tcPr>
            <w:tcW w:w="917" w:type="dxa"/>
            <w:noWrap/>
            <w:hideMark/>
          </w:tcPr>
          <w:p w:rsidR="00345C4B" w:rsidRPr="00080012" w:rsidRDefault="00345C4B" w:rsidP="00066C57">
            <w:pPr>
              <w:rPr>
                <w:rFonts w:cs="Arial"/>
              </w:rPr>
            </w:pPr>
            <w:r w:rsidRPr="00080012">
              <w:rPr>
                <w:rFonts w:cs="Arial"/>
              </w:rPr>
              <w:t>000078</w:t>
            </w:r>
          </w:p>
        </w:tc>
        <w:tc>
          <w:tcPr>
            <w:tcW w:w="4240" w:type="dxa"/>
            <w:noWrap/>
            <w:hideMark/>
          </w:tcPr>
          <w:p w:rsidR="00345C4B" w:rsidRPr="00080012" w:rsidRDefault="00345C4B" w:rsidP="00066C57">
            <w:pPr>
              <w:rPr>
                <w:rFonts w:cs="Arial"/>
              </w:rPr>
            </w:pPr>
            <w:r w:rsidRPr="00080012">
              <w:rPr>
                <w:rFonts w:cs="Arial"/>
              </w:rPr>
              <w:t>ADSP_X_PCHIME_Env1_DelaySamples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w:t>
            </w:r>
          </w:p>
        </w:tc>
        <w:tc>
          <w:tcPr>
            <w:tcW w:w="917" w:type="dxa"/>
            <w:noWrap/>
            <w:hideMark/>
          </w:tcPr>
          <w:p w:rsidR="00345C4B" w:rsidRPr="00080012" w:rsidRDefault="00345C4B" w:rsidP="00066C57">
            <w:pPr>
              <w:rPr>
                <w:rFonts w:cs="Arial"/>
              </w:rPr>
            </w:pPr>
            <w:r w:rsidRPr="00080012">
              <w:rPr>
                <w:rFonts w:cs="Arial"/>
              </w:rPr>
              <w:t>011111</w:t>
            </w:r>
          </w:p>
        </w:tc>
        <w:tc>
          <w:tcPr>
            <w:tcW w:w="4240" w:type="dxa"/>
            <w:noWrap/>
            <w:hideMark/>
          </w:tcPr>
          <w:p w:rsidR="00345C4B" w:rsidRPr="00080012" w:rsidRDefault="00345C4B" w:rsidP="00066C57">
            <w:pPr>
              <w:rPr>
                <w:rFonts w:cs="Arial"/>
              </w:rPr>
            </w:pPr>
            <w:r w:rsidRPr="00080012">
              <w:rPr>
                <w:rFonts w:cs="Arial"/>
              </w:rPr>
              <w:t>ADSP_X_PCHIME_Env1_AttackIncr</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w:t>
            </w:r>
          </w:p>
        </w:tc>
        <w:tc>
          <w:tcPr>
            <w:tcW w:w="917" w:type="dxa"/>
            <w:noWrap/>
            <w:hideMark/>
          </w:tcPr>
          <w:p w:rsidR="00345C4B" w:rsidRPr="00080012" w:rsidRDefault="00345C4B" w:rsidP="00066C57">
            <w:pPr>
              <w:rPr>
                <w:rFonts w:cs="Arial"/>
              </w:rPr>
            </w:pPr>
            <w:r w:rsidRPr="00080012">
              <w:rPr>
                <w:rFonts w:cs="Arial"/>
              </w:rPr>
              <w:t>00000C</w:t>
            </w:r>
          </w:p>
        </w:tc>
        <w:tc>
          <w:tcPr>
            <w:tcW w:w="4240" w:type="dxa"/>
            <w:noWrap/>
            <w:hideMark/>
          </w:tcPr>
          <w:p w:rsidR="00345C4B" w:rsidRPr="00080012" w:rsidRDefault="00345C4B" w:rsidP="00066C57">
            <w:pPr>
              <w:rPr>
                <w:rFonts w:cs="Arial"/>
              </w:rPr>
            </w:pPr>
            <w:r w:rsidRPr="00080012">
              <w:rPr>
                <w:rFonts w:cs="Arial"/>
              </w:rPr>
              <w:t>ADSP_X_PCHIME_Env1_SustainSamples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w:t>
            </w:r>
          </w:p>
        </w:tc>
        <w:tc>
          <w:tcPr>
            <w:tcW w:w="917" w:type="dxa"/>
            <w:noWrap/>
            <w:hideMark/>
          </w:tcPr>
          <w:p w:rsidR="00345C4B" w:rsidRPr="00080012" w:rsidRDefault="00345C4B" w:rsidP="00066C57">
            <w:pPr>
              <w:rPr>
                <w:rFonts w:cs="Arial"/>
              </w:rPr>
            </w:pPr>
            <w:r w:rsidRPr="00080012">
              <w:rPr>
                <w:rFonts w:cs="Arial"/>
              </w:rPr>
              <w:t>000708</w:t>
            </w:r>
          </w:p>
        </w:tc>
        <w:tc>
          <w:tcPr>
            <w:tcW w:w="4240" w:type="dxa"/>
            <w:noWrap/>
            <w:hideMark/>
          </w:tcPr>
          <w:p w:rsidR="00345C4B" w:rsidRPr="00080012" w:rsidRDefault="00345C4B" w:rsidP="00066C57">
            <w:pPr>
              <w:rPr>
                <w:rFonts w:cs="Arial"/>
              </w:rPr>
            </w:pPr>
            <w:r w:rsidRPr="00080012">
              <w:rPr>
                <w:rFonts w:cs="Arial"/>
              </w:rPr>
              <w:t>ADSP_X_PCHIME_Env2_DelaySamples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6</w:t>
            </w:r>
          </w:p>
        </w:tc>
        <w:tc>
          <w:tcPr>
            <w:tcW w:w="917" w:type="dxa"/>
            <w:noWrap/>
            <w:hideMark/>
          </w:tcPr>
          <w:p w:rsidR="00345C4B" w:rsidRPr="00080012" w:rsidRDefault="00345C4B" w:rsidP="00066C57">
            <w:pPr>
              <w:rPr>
                <w:rFonts w:cs="Arial"/>
              </w:rPr>
            </w:pPr>
            <w:r w:rsidRPr="00080012">
              <w:rPr>
                <w:rFonts w:cs="Arial"/>
              </w:rPr>
              <w:t>011111</w:t>
            </w:r>
          </w:p>
        </w:tc>
        <w:tc>
          <w:tcPr>
            <w:tcW w:w="4240" w:type="dxa"/>
            <w:noWrap/>
            <w:hideMark/>
          </w:tcPr>
          <w:p w:rsidR="00345C4B" w:rsidRPr="00080012" w:rsidRDefault="00345C4B" w:rsidP="00066C57">
            <w:pPr>
              <w:rPr>
                <w:rFonts w:cs="Arial"/>
              </w:rPr>
            </w:pPr>
            <w:r w:rsidRPr="00080012">
              <w:rPr>
                <w:rFonts w:cs="Arial"/>
              </w:rPr>
              <w:t>ADSP_X_PCHIME_Env2_AttackIncr</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7</w:t>
            </w:r>
          </w:p>
        </w:tc>
        <w:tc>
          <w:tcPr>
            <w:tcW w:w="917" w:type="dxa"/>
            <w:noWrap/>
            <w:hideMark/>
          </w:tcPr>
          <w:p w:rsidR="00345C4B" w:rsidRPr="00080012" w:rsidRDefault="00345C4B" w:rsidP="00066C57">
            <w:pPr>
              <w:rPr>
                <w:rFonts w:cs="Arial"/>
              </w:rPr>
            </w:pPr>
            <w:r w:rsidRPr="00080012">
              <w:rPr>
                <w:rFonts w:cs="Arial"/>
              </w:rPr>
              <w:t>00000C</w:t>
            </w:r>
          </w:p>
        </w:tc>
        <w:tc>
          <w:tcPr>
            <w:tcW w:w="4240" w:type="dxa"/>
            <w:noWrap/>
            <w:hideMark/>
          </w:tcPr>
          <w:p w:rsidR="00345C4B" w:rsidRPr="00080012" w:rsidRDefault="00345C4B" w:rsidP="00066C57">
            <w:pPr>
              <w:rPr>
                <w:rFonts w:cs="Arial"/>
              </w:rPr>
            </w:pPr>
            <w:r w:rsidRPr="00080012">
              <w:rPr>
                <w:rFonts w:cs="Arial"/>
              </w:rPr>
              <w:t>ADSP_X_PCHIME_Env2_SustainSamples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8</w:t>
            </w:r>
          </w:p>
        </w:tc>
        <w:tc>
          <w:tcPr>
            <w:tcW w:w="917" w:type="dxa"/>
            <w:noWrap/>
            <w:hideMark/>
          </w:tcPr>
          <w:p w:rsidR="00345C4B" w:rsidRPr="00080012" w:rsidRDefault="00345C4B" w:rsidP="00066C57">
            <w:pPr>
              <w:rPr>
                <w:rFonts w:cs="Arial"/>
              </w:rPr>
            </w:pPr>
            <w:r w:rsidRPr="00080012">
              <w:rPr>
                <w:rFonts w:cs="Arial"/>
              </w:rPr>
              <w:t>000000</w:t>
            </w:r>
          </w:p>
        </w:tc>
        <w:tc>
          <w:tcPr>
            <w:tcW w:w="4240" w:type="dxa"/>
            <w:noWrap/>
            <w:hideMark/>
          </w:tcPr>
          <w:p w:rsidR="00345C4B" w:rsidRPr="00080012" w:rsidRDefault="00345C4B" w:rsidP="00066C57">
            <w:pPr>
              <w:rPr>
                <w:rFonts w:cs="Arial"/>
              </w:rPr>
            </w:pPr>
            <w:r w:rsidRPr="00080012">
              <w:rPr>
                <w:rFonts w:cs="Arial"/>
              </w:rPr>
              <w:t>ADSP_X_PCHIME_Env3_DelaySamples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9</w:t>
            </w:r>
          </w:p>
        </w:tc>
        <w:tc>
          <w:tcPr>
            <w:tcW w:w="917" w:type="dxa"/>
            <w:noWrap/>
            <w:hideMark/>
          </w:tcPr>
          <w:p w:rsidR="00345C4B" w:rsidRPr="00080012" w:rsidRDefault="00345C4B" w:rsidP="00066C57">
            <w:pPr>
              <w:rPr>
                <w:rFonts w:cs="Arial"/>
              </w:rPr>
            </w:pPr>
            <w:r w:rsidRPr="00080012">
              <w:rPr>
                <w:rFonts w:cs="Arial"/>
              </w:rPr>
              <w:t>000000</w:t>
            </w:r>
          </w:p>
        </w:tc>
        <w:tc>
          <w:tcPr>
            <w:tcW w:w="4240" w:type="dxa"/>
            <w:noWrap/>
            <w:hideMark/>
          </w:tcPr>
          <w:p w:rsidR="00345C4B" w:rsidRPr="00080012" w:rsidRDefault="00345C4B" w:rsidP="00066C57">
            <w:pPr>
              <w:rPr>
                <w:rFonts w:cs="Arial"/>
              </w:rPr>
            </w:pPr>
            <w:r w:rsidRPr="00080012">
              <w:rPr>
                <w:rFonts w:cs="Arial"/>
              </w:rPr>
              <w:t>ADSP_X_PCHIME_Env3_AttackIncr</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10</w:t>
            </w:r>
          </w:p>
        </w:tc>
        <w:tc>
          <w:tcPr>
            <w:tcW w:w="917" w:type="dxa"/>
            <w:noWrap/>
            <w:hideMark/>
          </w:tcPr>
          <w:p w:rsidR="00345C4B" w:rsidRPr="00080012" w:rsidRDefault="00345C4B" w:rsidP="00066C57">
            <w:pPr>
              <w:rPr>
                <w:rFonts w:cs="Arial"/>
              </w:rPr>
            </w:pPr>
            <w:r w:rsidRPr="00080012">
              <w:rPr>
                <w:rFonts w:cs="Arial"/>
              </w:rPr>
              <w:t>000000</w:t>
            </w:r>
          </w:p>
        </w:tc>
        <w:tc>
          <w:tcPr>
            <w:tcW w:w="4240" w:type="dxa"/>
            <w:noWrap/>
            <w:hideMark/>
          </w:tcPr>
          <w:p w:rsidR="00345C4B" w:rsidRPr="00080012" w:rsidRDefault="00345C4B" w:rsidP="00066C57">
            <w:pPr>
              <w:rPr>
                <w:rFonts w:cs="Arial"/>
              </w:rPr>
            </w:pPr>
            <w:r w:rsidRPr="00080012">
              <w:rPr>
                <w:rFonts w:cs="Arial"/>
              </w:rPr>
              <w:t>ADSP_X_PCHIME_Env3_SustainSamples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11</w:t>
            </w:r>
          </w:p>
        </w:tc>
        <w:tc>
          <w:tcPr>
            <w:tcW w:w="917" w:type="dxa"/>
            <w:noWrap/>
            <w:hideMark/>
          </w:tcPr>
          <w:p w:rsidR="00345C4B" w:rsidRPr="00080012" w:rsidRDefault="00345C4B" w:rsidP="00066C57">
            <w:pPr>
              <w:rPr>
                <w:rFonts w:cs="Arial"/>
              </w:rPr>
            </w:pPr>
            <w:r w:rsidRPr="00080012">
              <w:rPr>
                <w:rFonts w:cs="Arial"/>
              </w:rPr>
              <w:t>000000</w:t>
            </w:r>
          </w:p>
        </w:tc>
        <w:tc>
          <w:tcPr>
            <w:tcW w:w="4240" w:type="dxa"/>
            <w:noWrap/>
            <w:hideMark/>
          </w:tcPr>
          <w:p w:rsidR="00345C4B" w:rsidRPr="00080012" w:rsidRDefault="00345C4B" w:rsidP="00066C57">
            <w:pPr>
              <w:rPr>
                <w:rFonts w:cs="Arial"/>
              </w:rPr>
            </w:pPr>
            <w:r w:rsidRPr="00080012">
              <w:rPr>
                <w:rFonts w:cs="Arial"/>
              </w:rPr>
              <w:t>ADSP_X_PCHIME_Env4_DelaySamples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12</w:t>
            </w:r>
          </w:p>
        </w:tc>
        <w:tc>
          <w:tcPr>
            <w:tcW w:w="917" w:type="dxa"/>
            <w:noWrap/>
            <w:hideMark/>
          </w:tcPr>
          <w:p w:rsidR="00345C4B" w:rsidRPr="00080012" w:rsidRDefault="00345C4B" w:rsidP="00066C57">
            <w:pPr>
              <w:rPr>
                <w:rFonts w:cs="Arial"/>
              </w:rPr>
            </w:pPr>
            <w:r w:rsidRPr="00080012">
              <w:rPr>
                <w:rFonts w:cs="Arial"/>
              </w:rPr>
              <w:t>000000</w:t>
            </w:r>
          </w:p>
        </w:tc>
        <w:tc>
          <w:tcPr>
            <w:tcW w:w="4240" w:type="dxa"/>
            <w:noWrap/>
            <w:hideMark/>
          </w:tcPr>
          <w:p w:rsidR="00345C4B" w:rsidRPr="00080012" w:rsidRDefault="00345C4B" w:rsidP="00066C57">
            <w:pPr>
              <w:rPr>
                <w:rFonts w:cs="Arial"/>
              </w:rPr>
            </w:pPr>
            <w:r w:rsidRPr="00080012">
              <w:rPr>
                <w:rFonts w:cs="Arial"/>
              </w:rPr>
              <w:t>ADSP_X_PCHIME_Env4_AttackIncr</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13</w:t>
            </w:r>
          </w:p>
        </w:tc>
        <w:tc>
          <w:tcPr>
            <w:tcW w:w="917" w:type="dxa"/>
            <w:noWrap/>
            <w:hideMark/>
          </w:tcPr>
          <w:p w:rsidR="00345C4B" w:rsidRPr="00080012" w:rsidRDefault="00345C4B" w:rsidP="00066C57">
            <w:pPr>
              <w:rPr>
                <w:rFonts w:cs="Arial"/>
              </w:rPr>
            </w:pPr>
            <w:r w:rsidRPr="00080012">
              <w:rPr>
                <w:rFonts w:cs="Arial"/>
              </w:rPr>
              <w:t>000000</w:t>
            </w:r>
          </w:p>
        </w:tc>
        <w:tc>
          <w:tcPr>
            <w:tcW w:w="4240" w:type="dxa"/>
            <w:noWrap/>
            <w:hideMark/>
          </w:tcPr>
          <w:p w:rsidR="00345C4B" w:rsidRPr="00080012" w:rsidRDefault="00345C4B" w:rsidP="00066C57">
            <w:pPr>
              <w:rPr>
                <w:rFonts w:cs="Arial"/>
              </w:rPr>
            </w:pPr>
            <w:r w:rsidRPr="00080012">
              <w:rPr>
                <w:rFonts w:cs="Arial"/>
              </w:rPr>
              <w:t>ADSP_X_PCHIME_Env4_SustainSamples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14</w:t>
            </w:r>
          </w:p>
        </w:tc>
        <w:tc>
          <w:tcPr>
            <w:tcW w:w="917" w:type="dxa"/>
            <w:noWrap/>
            <w:hideMark/>
          </w:tcPr>
          <w:p w:rsidR="00345C4B" w:rsidRPr="00080012" w:rsidRDefault="00345C4B" w:rsidP="00066C57">
            <w:pPr>
              <w:rPr>
                <w:rFonts w:cs="Arial"/>
              </w:rPr>
            </w:pPr>
            <w:r w:rsidRPr="00080012">
              <w:rPr>
                <w:rFonts w:cs="Arial"/>
              </w:rPr>
              <w:t>000001</w:t>
            </w:r>
          </w:p>
        </w:tc>
        <w:tc>
          <w:tcPr>
            <w:tcW w:w="4240" w:type="dxa"/>
            <w:noWrap/>
            <w:hideMark/>
          </w:tcPr>
          <w:p w:rsidR="00345C4B" w:rsidRPr="00080012" w:rsidRDefault="00345C4B" w:rsidP="00066C57">
            <w:pPr>
              <w:rPr>
                <w:rFonts w:cs="Arial"/>
              </w:rPr>
            </w:pPr>
            <w:r w:rsidRPr="00080012">
              <w:rPr>
                <w:rFonts w:cs="Arial"/>
              </w:rPr>
              <w:t>ADSP_X_PCHIME_NrRepetitions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15</w:t>
            </w:r>
          </w:p>
        </w:tc>
        <w:tc>
          <w:tcPr>
            <w:tcW w:w="917" w:type="dxa"/>
            <w:noWrap/>
            <w:hideMark/>
          </w:tcPr>
          <w:p w:rsidR="00345C4B" w:rsidRPr="00080012" w:rsidRDefault="00345C4B" w:rsidP="00066C57">
            <w:pPr>
              <w:rPr>
                <w:rFonts w:cs="Arial"/>
              </w:rPr>
            </w:pPr>
            <w:r w:rsidRPr="00080012">
              <w:rPr>
                <w:rFonts w:cs="Arial"/>
              </w:rPr>
              <w:t>0012C9</w:t>
            </w:r>
          </w:p>
        </w:tc>
        <w:tc>
          <w:tcPr>
            <w:tcW w:w="4240" w:type="dxa"/>
            <w:noWrap/>
            <w:hideMark/>
          </w:tcPr>
          <w:p w:rsidR="00345C4B" w:rsidRPr="00080012" w:rsidRDefault="00345C4B" w:rsidP="00066C57">
            <w:pPr>
              <w:rPr>
                <w:rFonts w:cs="Arial"/>
              </w:rPr>
            </w:pPr>
            <w:r w:rsidRPr="00080012">
              <w:rPr>
                <w:rFonts w:cs="Arial"/>
              </w:rPr>
              <w:t>ADSP_X_PCHIME_RepeatSamples</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16</w:t>
            </w:r>
          </w:p>
        </w:tc>
        <w:tc>
          <w:tcPr>
            <w:tcW w:w="917" w:type="dxa"/>
            <w:noWrap/>
            <w:hideMark/>
          </w:tcPr>
          <w:p w:rsidR="00345C4B" w:rsidRPr="00080012" w:rsidRDefault="00345C4B" w:rsidP="00066C57">
            <w:pPr>
              <w:rPr>
                <w:rFonts w:cs="Arial"/>
              </w:rPr>
            </w:pPr>
            <w:r w:rsidRPr="00080012">
              <w:rPr>
                <w:rFonts w:cs="Arial"/>
              </w:rPr>
              <w:t>07FE</w:t>
            </w:r>
          </w:p>
        </w:tc>
        <w:tc>
          <w:tcPr>
            <w:tcW w:w="4240" w:type="dxa"/>
            <w:noWrap/>
            <w:hideMark/>
          </w:tcPr>
          <w:p w:rsidR="00345C4B" w:rsidRPr="00080012" w:rsidRDefault="00345C4B" w:rsidP="00066C57">
            <w:pPr>
              <w:rPr>
                <w:rFonts w:cs="Arial"/>
              </w:rPr>
            </w:pPr>
            <w:r w:rsidRPr="00080012">
              <w:rPr>
                <w:rFonts w:cs="Arial"/>
              </w:rPr>
              <w:t>ADSP_Y_PCHIME_Freq1_MSB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17</w:t>
            </w:r>
          </w:p>
        </w:tc>
        <w:tc>
          <w:tcPr>
            <w:tcW w:w="917" w:type="dxa"/>
            <w:noWrap/>
            <w:hideMark/>
          </w:tcPr>
          <w:p w:rsidR="00345C4B" w:rsidRPr="00080012" w:rsidRDefault="00345C4B" w:rsidP="00066C57">
            <w:pPr>
              <w:rPr>
                <w:rFonts w:cs="Arial"/>
              </w:rPr>
            </w:pPr>
            <w:r w:rsidRPr="00080012">
              <w:rPr>
                <w:rFonts w:cs="Arial"/>
              </w:rPr>
              <w:t>00B7</w:t>
            </w:r>
          </w:p>
        </w:tc>
        <w:tc>
          <w:tcPr>
            <w:tcW w:w="4240" w:type="dxa"/>
            <w:noWrap/>
            <w:hideMark/>
          </w:tcPr>
          <w:p w:rsidR="00345C4B" w:rsidRPr="00080012" w:rsidRDefault="00345C4B" w:rsidP="00066C57">
            <w:pPr>
              <w:rPr>
                <w:rFonts w:cs="Arial"/>
              </w:rPr>
            </w:pPr>
            <w:r w:rsidRPr="00080012">
              <w:rPr>
                <w:rFonts w:cs="Arial"/>
              </w:rPr>
              <w:t>ADSP_Y_PCHIME_Freq1_LSB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18</w:t>
            </w:r>
          </w:p>
        </w:tc>
        <w:tc>
          <w:tcPr>
            <w:tcW w:w="917" w:type="dxa"/>
            <w:noWrap/>
            <w:hideMark/>
          </w:tcPr>
          <w:p w:rsidR="00345C4B" w:rsidRPr="00080012" w:rsidRDefault="00345C4B" w:rsidP="00066C57">
            <w:pPr>
              <w:rPr>
                <w:rFonts w:cs="Arial"/>
              </w:rPr>
            </w:pPr>
            <w:r w:rsidRPr="00080012">
              <w:rPr>
                <w:rFonts w:cs="Arial"/>
              </w:rPr>
              <w:t>0402</w:t>
            </w:r>
          </w:p>
        </w:tc>
        <w:tc>
          <w:tcPr>
            <w:tcW w:w="4240" w:type="dxa"/>
            <w:noWrap/>
            <w:hideMark/>
          </w:tcPr>
          <w:p w:rsidR="00345C4B" w:rsidRPr="00080012" w:rsidRDefault="00345C4B" w:rsidP="00066C57">
            <w:pPr>
              <w:rPr>
                <w:rFonts w:cs="Arial"/>
              </w:rPr>
            </w:pPr>
            <w:r w:rsidRPr="00080012">
              <w:rPr>
                <w:rFonts w:cs="Arial"/>
              </w:rPr>
              <w:t>ADSP_Y_PCHIME_Volume1</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19</w:t>
            </w:r>
          </w:p>
        </w:tc>
        <w:tc>
          <w:tcPr>
            <w:tcW w:w="917" w:type="dxa"/>
            <w:noWrap/>
            <w:hideMark/>
          </w:tcPr>
          <w:p w:rsidR="00345C4B" w:rsidRPr="00080012" w:rsidRDefault="00345C4B" w:rsidP="00066C57">
            <w:pPr>
              <w:rPr>
                <w:rFonts w:cs="Arial"/>
              </w:rPr>
            </w:pPr>
            <w:r w:rsidRPr="00080012">
              <w:rPr>
                <w:rFonts w:cs="Arial"/>
              </w:rPr>
              <w:t>07EE</w:t>
            </w:r>
          </w:p>
        </w:tc>
        <w:tc>
          <w:tcPr>
            <w:tcW w:w="4240" w:type="dxa"/>
            <w:noWrap/>
            <w:hideMark/>
          </w:tcPr>
          <w:p w:rsidR="00345C4B" w:rsidRPr="00080012" w:rsidRDefault="00345C4B" w:rsidP="00066C57">
            <w:pPr>
              <w:rPr>
                <w:rFonts w:cs="Arial"/>
              </w:rPr>
            </w:pPr>
            <w:r w:rsidRPr="00080012">
              <w:rPr>
                <w:rFonts w:cs="Arial"/>
              </w:rPr>
              <w:t>ADSP_Y_PCHIME_Freq2_MSB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20</w:t>
            </w:r>
          </w:p>
        </w:tc>
        <w:tc>
          <w:tcPr>
            <w:tcW w:w="917" w:type="dxa"/>
            <w:noWrap/>
            <w:hideMark/>
          </w:tcPr>
          <w:p w:rsidR="00345C4B" w:rsidRPr="00080012" w:rsidRDefault="00345C4B" w:rsidP="00066C57">
            <w:pPr>
              <w:rPr>
                <w:rFonts w:cs="Arial"/>
              </w:rPr>
            </w:pPr>
            <w:r w:rsidRPr="00080012">
              <w:rPr>
                <w:rFonts w:cs="Arial"/>
              </w:rPr>
              <w:t>03D5</w:t>
            </w:r>
          </w:p>
        </w:tc>
        <w:tc>
          <w:tcPr>
            <w:tcW w:w="4240" w:type="dxa"/>
            <w:noWrap/>
            <w:hideMark/>
          </w:tcPr>
          <w:p w:rsidR="00345C4B" w:rsidRPr="00080012" w:rsidRDefault="00345C4B" w:rsidP="00066C57">
            <w:pPr>
              <w:rPr>
                <w:rFonts w:cs="Arial"/>
              </w:rPr>
            </w:pPr>
            <w:r w:rsidRPr="00080012">
              <w:rPr>
                <w:rFonts w:cs="Arial"/>
              </w:rPr>
              <w:t>ADSP_Y_PCHIME_Freq2_LSB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21</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ADSP_Y_PCHIME_Volume2</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22</w:t>
            </w:r>
          </w:p>
        </w:tc>
        <w:tc>
          <w:tcPr>
            <w:tcW w:w="917" w:type="dxa"/>
            <w:noWrap/>
            <w:hideMark/>
          </w:tcPr>
          <w:p w:rsidR="00345C4B" w:rsidRPr="00080012" w:rsidRDefault="00345C4B" w:rsidP="00066C57">
            <w:pPr>
              <w:rPr>
                <w:rFonts w:cs="Arial"/>
              </w:rPr>
            </w:pPr>
            <w:r w:rsidRPr="00080012">
              <w:rPr>
                <w:rFonts w:cs="Arial"/>
              </w:rPr>
              <w:t>07FC</w:t>
            </w:r>
          </w:p>
        </w:tc>
        <w:tc>
          <w:tcPr>
            <w:tcW w:w="4240" w:type="dxa"/>
            <w:noWrap/>
            <w:hideMark/>
          </w:tcPr>
          <w:p w:rsidR="00345C4B" w:rsidRPr="00080012" w:rsidRDefault="00345C4B" w:rsidP="00066C57">
            <w:pPr>
              <w:rPr>
                <w:rFonts w:cs="Arial"/>
              </w:rPr>
            </w:pPr>
            <w:r w:rsidRPr="00080012">
              <w:rPr>
                <w:rFonts w:cs="Arial"/>
              </w:rPr>
              <w:t>ADSP_Y_PCHIME_Freq3_MSB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23</w:t>
            </w:r>
          </w:p>
        </w:tc>
        <w:tc>
          <w:tcPr>
            <w:tcW w:w="917" w:type="dxa"/>
            <w:noWrap/>
            <w:hideMark/>
          </w:tcPr>
          <w:p w:rsidR="00345C4B" w:rsidRPr="00080012" w:rsidRDefault="00345C4B" w:rsidP="00066C57">
            <w:pPr>
              <w:rPr>
                <w:rFonts w:cs="Arial"/>
              </w:rPr>
            </w:pPr>
            <w:r w:rsidRPr="00080012">
              <w:rPr>
                <w:rFonts w:cs="Arial"/>
              </w:rPr>
              <w:t>04D5</w:t>
            </w:r>
          </w:p>
        </w:tc>
        <w:tc>
          <w:tcPr>
            <w:tcW w:w="4240" w:type="dxa"/>
            <w:noWrap/>
            <w:hideMark/>
          </w:tcPr>
          <w:p w:rsidR="00345C4B" w:rsidRPr="00080012" w:rsidRDefault="00345C4B" w:rsidP="00066C57">
            <w:pPr>
              <w:rPr>
                <w:rFonts w:cs="Arial"/>
              </w:rPr>
            </w:pPr>
            <w:r w:rsidRPr="00080012">
              <w:rPr>
                <w:rFonts w:cs="Arial"/>
              </w:rPr>
              <w:t>ADSP_Y_PCHIME_Freq3_LSB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24</w:t>
            </w:r>
          </w:p>
        </w:tc>
        <w:tc>
          <w:tcPr>
            <w:tcW w:w="917" w:type="dxa"/>
            <w:noWrap/>
            <w:hideMark/>
          </w:tcPr>
          <w:p w:rsidR="00345C4B" w:rsidRPr="00080012" w:rsidRDefault="00345C4B" w:rsidP="00066C57">
            <w:pPr>
              <w:rPr>
                <w:rFonts w:cs="Arial"/>
              </w:rPr>
            </w:pPr>
            <w:r w:rsidRPr="00080012">
              <w:rPr>
                <w:rFonts w:cs="Arial"/>
              </w:rPr>
              <w:t>043F</w:t>
            </w:r>
          </w:p>
        </w:tc>
        <w:tc>
          <w:tcPr>
            <w:tcW w:w="4240" w:type="dxa"/>
            <w:noWrap/>
            <w:hideMark/>
          </w:tcPr>
          <w:p w:rsidR="00345C4B" w:rsidRPr="00080012" w:rsidRDefault="00345C4B" w:rsidP="00066C57">
            <w:pPr>
              <w:rPr>
                <w:rFonts w:cs="Arial"/>
              </w:rPr>
            </w:pPr>
            <w:r w:rsidRPr="00080012">
              <w:rPr>
                <w:rFonts w:cs="Arial"/>
              </w:rPr>
              <w:t>ADSP_Y_PCHIME_Volume3</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25</w:t>
            </w:r>
          </w:p>
        </w:tc>
        <w:tc>
          <w:tcPr>
            <w:tcW w:w="917" w:type="dxa"/>
            <w:noWrap/>
            <w:hideMark/>
          </w:tcPr>
          <w:p w:rsidR="00345C4B" w:rsidRPr="00080012" w:rsidRDefault="00345C4B" w:rsidP="00066C57">
            <w:pPr>
              <w:rPr>
                <w:rFonts w:cs="Arial"/>
              </w:rPr>
            </w:pPr>
            <w:r w:rsidRPr="00080012">
              <w:rPr>
                <w:rFonts w:cs="Arial"/>
              </w:rPr>
              <w:t>07EE</w:t>
            </w:r>
          </w:p>
        </w:tc>
        <w:tc>
          <w:tcPr>
            <w:tcW w:w="4240" w:type="dxa"/>
            <w:noWrap/>
            <w:hideMark/>
          </w:tcPr>
          <w:p w:rsidR="00345C4B" w:rsidRPr="00080012" w:rsidRDefault="00345C4B" w:rsidP="00066C57">
            <w:pPr>
              <w:rPr>
                <w:rFonts w:cs="Arial"/>
              </w:rPr>
            </w:pPr>
            <w:r w:rsidRPr="00080012">
              <w:rPr>
                <w:rFonts w:cs="Arial"/>
              </w:rPr>
              <w:t>ADSP_Y_PCHIME_Freq4_MSB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26</w:t>
            </w:r>
          </w:p>
        </w:tc>
        <w:tc>
          <w:tcPr>
            <w:tcW w:w="917" w:type="dxa"/>
            <w:noWrap/>
            <w:hideMark/>
          </w:tcPr>
          <w:p w:rsidR="00345C4B" w:rsidRPr="00080012" w:rsidRDefault="00345C4B" w:rsidP="00066C57">
            <w:pPr>
              <w:rPr>
                <w:rFonts w:cs="Arial"/>
              </w:rPr>
            </w:pPr>
            <w:r w:rsidRPr="00080012">
              <w:rPr>
                <w:rFonts w:cs="Arial"/>
              </w:rPr>
              <w:t>03D5</w:t>
            </w:r>
          </w:p>
        </w:tc>
        <w:tc>
          <w:tcPr>
            <w:tcW w:w="4240" w:type="dxa"/>
            <w:noWrap/>
            <w:hideMark/>
          </w:tcPr>
          <w:p w:rsidR="00345C4B" w:rsidRPr="00080012" w:rsidRDefault="00345C4B" w:rsidP="00066C57">
            <w:pPr>
              <w:rPr>
                <w:rFonts w:cs="Arial"/>
              </w:rPr>
            </w:pPr>
            <w:r w:rsidRPr="00080012">
              <w:rPr>
                <w:rFonts w:cs="Arial"/>
              </w:rPr>
              <w:t>ADSP_Y_PCHIME_Freq4_LSB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27</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ADSP_Y_PCHIME_Volume4</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28</w:t>
            </w:r>
          </w:p>
        </w:tc>
        <w:tc>
          <w:tcPr>
            <w:tcW w:w="917" w:type="dxa"/>
            <w:noWrap/>
            <w:hideMark/>
          </w:tcPr>
          <w:p w:rsidR="00345C4B" w:rsidRPr="00080012" w:rsidRDefault="00345C4B" w:rsidP="00066C57">
            <w:pPr>
              <w:rPr>
                <w:rFonts w:cs="Arial"/>
              </w:rPr>
            </w:pPr>
            <w:r w:rsidRPr="00080012">
              <w:rPr>
                <w:rFonts w:cs="Arial"/>
              </w:rPr>
              <w:t>07EE</w:t>
            </w:r>
          </w:p>
        </w:tc>
        <w:tc>
          <w:tcPr>
            <w:tcW w:w="4240" w:type="dxa"/>
            <w:noWrap/>
            <w:hideMark/>
          </w:tcPr>
          <w:p w:rsidR="00345C4B" w:rsidRPr="00080012" w:rsidRDefault="00345C4B" w:rsidP="00066C57">
            <w:pPr>
              <w:rPr>
                <w:rFonts w:cs="Arial"/>
              </w:rPr>
            </w:pPr>
            <w:r w:rsidRPr="00080012">
              <w:rPr>
                <w:rFonts w:cs="Arial"/>
              </w:rPr>
              <w:t>ADSP_Y_PCHIME_Freq5_MSB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29</w:t>
            </w:r>
          </w:p>
        </w:tc>
        <w:tc>
          <w:tcPr>
            <w:tcW w:w="917" w:type="dxa"/>
            <w:noWrap/>
            <w:hideMark/>
          </w:tcPr>
          <w:p w:rsidR="00345C4B" w:rsidRPr="00080012" w:rsidRDefault="00345C4B" w:rsidP="00066C57">
            <w:pPr>
              <w:rPr>
                <w:rFonts w:cs="Arial"/>
              </w:rPr>
            </w:pPr>
            <w:r w:rsidRPr="00080012">
              <w:rPr>
                <w:rFonts w:cs="Arial"/>
              </w:rPr>
              <w:t>03D5</w:t>
            </w:r>
          </w:p>
        </w:tc>
        <w:tc>
          <w:tcPr>
            <w:tcW w:w="4240" w:type="dxa"/>
            <w:noWrap/>
            <w:hideMark/>
          </w:tcPr>
          <w:p w:rsidR="00345C4B" w:rsidRPr="00080012" w:rsidRDefault="00345C4B" w:rsidP="00066C57">
            <w:pPr>
              <w:rPr>
                <w:rFonts w:cs="Arial"/>
              </w:rPr>
            </w:pPr>
            <w:r w:rsidRPr="00080012">
              <w:rPr>
                <w:rFonts w:cs="Arial"/>
              </w:rPr>
              <w:t>ADSP_Y_PCHIME_Freq5_LSB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30</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ADSP_Y_PCHIME_Volume5</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31</w:t>
            </w:r>
          </w:p>
        </w:tc>
        <w:tc>
          <w:tcPr>
            <w:tcW w:w="917" w:type="dxa"/>
            <w:noWrap/>
            <w:hideMark/>
          </w:tcPr>
          <w:p w:rsidR="00345C4B" w:rsidRPr="00080012" w:rsidRDefault="00345C4B" w:rsidP="00066C57">
            <w:pPr>
              <w:rPr>
                <w:rFonts w:cs="Arial"/>
              </w:rPr>
            </w:pPr>
            <w:r w:rsidRPr="00080012">
              <w:rPr>
                <w:rFonts w:cs="Arial"/>
              </w:rPr>
              <w:t>07EE</w:t>
            </w:r>
          </w:p>
        </w:tc>
        <w:tc>
          <w:tcPr>
            <w:tcW w:w="4240" w:type="dxa"/>
            <w:noWrap/>
            <w:hideMark/>
          </w:tcPr>
          <w:p w:rsidR="00345C4B" w:rsidRPr="00080012" w:rsidRDefault="00345C4B" w:rsidP="00066C57">
            <w:pPr>
              <w:rPr>
                <w:rFonts w:cs="Arial"/>
              </w:rPr>
            </w:pPr>
            <w:r w:rsidRPr="00080012">
              <w:rPr>
                <w:rFonts w:cs="Arial"/>
              </w:rPr>
              <w:t>ADSP_Y_PCHIME_Freq6_MSB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lastRenderedPageBreak/>
              <w:t>32</w:t>
            </w:r>
          </w:p>
        </w:tc>
        <w:tc>
          <w:tcPr>
            <w:tcW w:w="917" w:type="dxa"/>
            <w:noWrap/>
            <w:hideMark/>
          </w:tcPr>
          <w:p w:rsidR="00345C4B" w:rsidRPr="00080012" w:rsidRDefault="00345C4B" w:rsidP="00066C57">
            <w:pPr>
              <w:rPr>
                <w:rFonts w:cs="Arial"/>
              </w:rPr>
            </w:pPr>
            <w:r w:rsidRPr="00080012">
              <w:rPr>
                <w:rFonts w:cs="Arial"/>
              </w:rPr>
              <w:t>03D5</w:t>
            </w:r>
          </w:p>
        </w:tc>
        <w:tc>
          <w:tcPr>
            <w:tcW w:w="4240" w:type="dxa"/>
            <w:noWrap/>
            <w:hideMark/>
          </w:tcPr>
          <w:p w:rsidR="00345C4B" w:rsidRPr="00080012" w:rsidRDefault="00345C4B" w:rsidP="00066C57">
            <w:pPr>
              <w:rPr>
                <w:rFonts w:cs="Arial"/>
              </w:rPr>
            </w:pPr>
            <w:r w:rsidRPr="00080012">
              <w:rPr>
                <w:rFonts w:cs="Arial"/>
              </w:rPr>
              <w:t>ADSP_Y_PCHIME_Freq6_LSB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33</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ADSP_Y_PCHIME_Volume6</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34</w:t>
            </w:r>
          </w:p>
        </w:tc>
        <w:tc>
          <w:tcPr>
            <w:tcW w:w="917" w:type="dxa"/>
            <w:noWrap/>
            <w:hideMark/>
          </w:tcPr>
          <w:p w:rsidR="00345C4B" w:rsidRPr="00080012" w:rsidRDefault="00345C4B" w:rsidP="00066C57">
            <w:pPr>
              <w:rPr>
                <w:rFonts w:cs="Arial"/>
              </w:rPr>
            </w:pPr>
            <w:r w:rsidRPr="00080012">
              <w:rPr>
                <w:rFonts w:cs="Arial"/>
              </w:rPr>
              <w:t>07EE</w:t>
            </w:r>
          </w:p>
        </w:tc>
        <w:tc>
          <w:tcPr>
            <w:tcW w:w="4240" w:type="dxa"/>
            <w:noWrap/>
            <w:hideMark/>
          </w:tcPr>
          <w:p w:rsidR="00345C4B" w:rsidRPr="00080012" w:rsidRDefault="00345C4B" w:rsidP="00066C57">
            <w:pPr>
              <w:rPr>
                <w:rFonts w:cs="Arial"/>
              </w:rPr>
            </w:pPr>
            <w:r w:rsidRPr="00080012">
              <w:rPr>
                <w:rFonts w:cs="Arial"/>
              </w:rPr>
              <w:t>ADSP_Y_PCHIME_Freq7_MSB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35</w:t>
            </w:r>
          </w:p>
        </w:tc>
        <w:tc>
          <w:tcPr>
            <w:tcW w:w="917" w:type="dxa"/>
            <w:noWrap/>
            <w:hideMark/>
          </w:tcPr>
          <w:p w:rsidR="00345C4B" w:rsidRPr="00080012" w:rsidRDefault="00345C4B" w:rsidP="00066C57">
            <w:pPr>
              <w:rPr>
                <w:rFonts w:cs="Arial"/>
              </w:rPr>
            </w:pPr>
            <w:r w:rsidRPr="00080012">
              <w:rPr>
                <w:rFonts w:cs="Arial"/>
              </w:rPr>
              <w:t>03D5</w:t>
            </w:r>
          </w:p>
        </w:tc>
        <w:tc>
          <w:tcPr>
            <w:tcW w:w="4240" w:type="dxa"/>
            <w:noWrap/>
            <w:hideMark/>
          </w:tcPr>
          <w:p w:rsidR="00345C4B" w:rsidRPr="00080012" w:rsidRDefault="00345C4B" w:rsidP="00066C57">
            <w:pPr>
              <w:rPr>
                <w:rFonts w:cs="Arial"/>
              </w:rPr>
            </w:pPr>
            <w:r w:rsidRPr="00080012">
              <w:rPr>
                <w:rFonts w:cs="Arial"/>
              </w:rPr>
              <w:t>ADSP_Y_PCHIME_Freq7_LSB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36</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ADSP_Y_PCHIME_Volume7</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37</w:t>
            </w:r>
          </w:p>
        </w:tc>
        <w:tc>
          <w:tcPr>
            <w:tcW w:w="917" w:type="dxa"/>
            <w:noWrap/>
            <w:hideMark/>
          </w:tcPr>
          <w:p w:rsidR="00345C4B" w:rsidRPr="00080012" w:rsidRDefault="00345C4B" w:rsidP="00066C57">
            <w:pPr>
              <w:rPr>
                <w:rFonts w:cs="Arial"/>
              </w:rPr>
            </w:pPr>
            <w:r w:rsidRPr="00080012">
              <w:rPr>
                <w:rFonts w:cs="Arial"/>
              </w:rPr>
              <w:t>07EE</w:t>
            </w:r>
          </w:p>
        </w:tc>
        <w:tc>
          <w:tcPr>
            <w:tcW w:w="4240" w:type="dxa"/>
            <w:noWrap/>
            <w:hideMark/>
          </w:tcPr>
          <w:p w:rsidR="00345C4B" w:rsidRPr="00080012" w:rsidRDefault="00345C4B" w:rsidP="00066C57">
            <w:pPr>
              <w:rPr>
                <w:rFonts w:cs="Arial"/>
              </w:rPr>
            </w:pPr>
            <w:r w:rsidRPr="00080012">
              <w:rPr>
                <w:rFonts w:cs="Arial"/>
              </w:rPr>
              <w:t>ADSP_Y_PCHIME_Freq8_MSB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38</w:t>
            </w:r>
          </w:p>
        </w:tc>
        <w:tc>
          <w:tcPr>
            <w:tcW w:w="917" w:type="dxa"/>
            <w:noWrap/>
            <w:hideMark/>
          </w:tcPr>
          <w:p w:rsidR="00345C4B" w:rsidRPr="00080012" w:rsidRDefault="00345C4B" w:rsidP="00066C57">
            <w:pPr>
              <w:rPr>
                <w:rFonts w:cs="Arial"/>
              </w:rPr>
            </w:pPr>
            <w:r w:rsidRPr="00080012">
              <w:rPr>
                <w:rFonts w:cs="Arial"/>
              </w:rPr>
              <w:t>03D5</w:t>
            </w:r>
          </w:p>
        </w:tc>
        <w:tc>
          <w:tcPr>
            <w:tcW w:w="4240" w:type="dxa"/>
            <w:noWrap/>
            <w:hideMark/>
          </w:tcPr>
          <w:p w:rsidR="00345C4B" w:rsidRPr="00080012" w:rsidRDefault="00345C4B" w:rsidP="00066C57">
            <w:pPr>
              <w:rPr>
                <w:rFonts w:cs="Arial"/>
              </w:rPr>
            </w:pPr>
            <w:r w:rsidRPr="00080012">
              <w:rPr>
                <w:rFonts w:cs="Arial"/>
              </w:rPr>
              <w:t>ADSP_Y_PCHIME_Freq8_LSB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39</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ADSP_Y_PCHIME_Volume8</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40</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ADSP_Y_PCHIME_Ampli_LFO</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41</w:t>
            </w:r>
          </w:p>
        </w:tc>
        <w:tc>
          <w:tcPr>
            <w:tcW w:w="917" w:type="dxa"/>
            <w:noWrap/>
            <w:hideMark/>
          </w:tcPr>
          <w:p w:rsidR="00345C4B" w:rsidRPr="00080012" w:rsidRDefault="00345C4B" w:rsidP="00066C57">
            <w:pPr>
              <w:rPr>
                <w:rFonts w:cs="Arial"/>
              </w:rPr>
            </w:pPr>
            <w:r w:rsidRPr="00080012">
              <w:rPr>
                <w:rFonts w:cs="Arial"/>
              </w:rPr>
              <w:t>07FF</w:t>
            </w:r>
          </w:p>
        </w:tc>
        <w:tc>
          <w:tcPr>
            <w:tcW w:w="4240" w:type="dxa"/>
            <w:noWrap/>
            <w:hideMark/>
          </w:tcPr>
          <w:p w:rsidR="00345C4B" w:rsidRPr="00080012" w:rsidRDefault="00345C4B" w:rsidP="00066C57">
            <w:pPr>
              <w:rPr>
                <w:rFonts w:cs="Arial"/>
              </w:rPr>
            </w:pPr>
            <w:r w:rsidRPr="00080012">
              <w:rPr>
                <w:rFonts w:cs="Arial"/>
              </w:rPr>
              <w:t>ADSP_Y_PCHIME_Offset_LFO</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42</w:t>
            </w:r>
          </w:p>
        </w:tc>
        <w:tc>
          <w:tcPr>
            <w:tcW w:w="917" w:type="dxa"/>
            <w:noWrap/>
            <w:hideMark/>
          </w:tcPr>
          <w:p w:rsidR="00345C4B" w:rsidRPr="00080012" w:rsidRDefault="00345C4B" w:rsidP="00066C57">
            <w:pPr>
              <w:rPr>
                <w:rFonts w:cs="Arial"/>
              </w:rPr>
            </w:pPr>
            <w:r w:rsidRPr="00080012">
              <w:rPr>
                <w:rFonts w:cs="Arial"/>
              </w:rPr>
              <w:t>0001</w:t>
            </w:r>
          </w:p>
        </w:tc>
        <w:tc>
          <w:tcPr>
            <w:tcW w:w="4240" w:type="dxa"/>
            <w:noWrap/>
            <w:hideMark/>
          </w:tcPr>
          <w:p w:rsidR="00345C4B" w:rsidRPr="00080012" w:rsidRDefault="00345C4B" w:rsidP="00066C57">
            <w:pPr>
              <w:rPr>
                <w:rFonts w:cs="Arial"/>
              </w:rPr>
            </w:pPr>
            <w:r w:rsidRPr="00080012">
              <w:rPr>
                <w:rFonts w:cs="Arial"/>
              </w:rPr>
              <w:t>ADSP_Y_PCHIME_Env1_DelayVolume</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43</w:t>
            </w:r>
          </w:p>
        </w:tc>
        <w:tc>
          <w:tcPr>
            <w:tcW w:w="917" w:type="dxa"/>
            <w:noWrap/>
            <w:hideMark/>
          </w:tcPr>
          <w:p w:rsidR="00345C4B" w:rsidRPr="00080012" w:rsidRDefault="00345C4B" w:rsidP="00066C57">
            <w:pPr>
              <w:rPr>
                <w:rFonts w:cs="Arial"/>
              </w:rPr>
            </w:pPr>
            <w:r w:rsidRPr="00080012">
              <w:rPr>
                <w:rFonts w:cs="Arial"/>
              </w:rPr>
              <w:t>07FF</w:t>
            </w:r>
          </w:p>
        </w:tc>
        <w:tc>
          <w:tcPr>
            <w:tcW w:w="4240" w:type="dxa"/>
            <w:noWrap/>
            <w:hideMark/>
          </w:tcPr>
          <w:p w:rsidR="00345C4B" w:rsidRPr="00080012" w:rsidRDefault="00345C4B" w:rsidP="00066C57">
            <w:pPr>
              <w:rPr>
                <w:rFonts w:cs="Arial"/>
              </w:rPr>
            </w:pPr>
            <w:r w:rsidRPr="00080012">
              <w:rPr>
                <w:rFonts w:cs="Arial"/>
              </w:rPr>
              <w:t>ADSP_Y_PCHIME_Env1_DecayCoef_MSB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44</w:t>
            </w:r>
          </w:p>
        </w:tc>
        <w:tc>
          <w:tcPr>
            <w:tcW w:w="917" w:type="dxa"/>
            <w:noWrap/>
            <w:hideMark/>
          </w:tcPr>
          <w:p w:rsidR="00345C4B" w:rsidRPr="00080012" w:rsidRDefault="00345C4B" w:rsidP="00066C57">
            <w:pPr>
              <w:rPr>
                <w:rFonts w:cs="Arial"/>
              </w:rPr>
            </w:pPr>
            <w:r w:rsidRPr="00080012">
              <w:rPr>
                <w:rFonts w:cs="Arial"/>
              </w:rPr>
              <w:t>028A</w:t>
            </w:r>
          </w:p>
        </w:tc>
        <w:tc>
          <w:tcPr>
            <w:tcW w:w="4240" w:type="dxa"/>
            <w:noWrap/>
            <w:hideMark/>
          </w:tcPr>
          <w:p w:rsidR="00345C4B" w:rsidRPr="00080012" w:rsidRDefault="00345C4B" w:rsidP="00066C57">
            <w:pPr>
              <w:rPr>
                <w:rFonts w:cs="Arial"/>
              </w:rPr>
            </w:pPr>
            <w:r w:rsidRPr="00080012">
              <w:rPr>
                <w:rFonts w:cs="Arial"/>
              </w:rPr>
              <w:t>ADSP_Y_PCHIME_Env1_DecayCoef_LSB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45</w:t>
            </w:r>
          </w:p>
        </w:tc>
        <w:tc>
          <w:tcPr>
            <w:tcW w:w="917" w:type="dxa"/>
            <w:noWrap/>
            <w:hideMark/>
          </w:tcPr>
          <w:p w:rsidR="00345C4B" w:rsidRPr="00080012" w:rsidRDefault="00345C4B" w:rsidP="00066C57">
            <w:pPr>
              <w:rPr>
                <w:rFonts w:cs="Arial"/>
              </w:rPr>
            </w:pPr>
            <w:r w:rsidRPr="00080012">
              <w:rPr>
                <w:rFonts w:cs="Arial"/>
              </w:rPr>
              <w:t>0001</w:t>
            </w:r>
          </w:p>
        </w:tc>
        <w:tc>
          <w:tcPr>
            <w:tcW w:w="4240" w:type="dxa"/>
            <w:noWrap/>
            <w:hideMark/>
          </w:tcPr>
          <w:p w:rsidR="00345C4B" w:rsidRPr="00080012" w:rsidRDefault="00345C4B" w:rsidP="00066C57">
            <w:pPr>
              <w:rPr>
                <w:rFonts w:cs="Arial"/>
              </w:rPr>
            </w:pPr>
            <w:r w:rsidRPr="00080012">
              <w:rPr>
                <w:rFonts w:cs="Arial"/>
              </w:rPr>
              <w:t>ADSP_Y_PCHIME_Env2_DelayVolume</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46</w:t>
            </w:r>
          </w:p>
        </w:tc>
        <w:tc>
          <w:tcPr>
            <w:tcW w:w="917" w:type="dxa"/>
            <w:noWrap/>
            <w:hideMark/>
          </w:tcPr>
          <w:p w:rsidR="00345C4B" w:rsidRPr="00080012" w:rsidRDefault="00345C4B" w:rsidP="00066C57">
            <w:pPr>
              <w:rPr>
                <w:rFonts w:cs="Arial"/>
              </w:rPr>
            </w:pPr>
            <w:r w:rsidRPr="00080012">
              <w:rPr>
                <w:rFonts w:cs="Arial"/>
              </w:rPr>
              <w:t>07FE</w:t>
            </w:r>
          </w:p>
        </w:tc>
        <w:tc>
          <w:tcPr>
            <w:tcW w:w="4240" w:type="dxa"/>
            <w:noWrap/>
            <w:hideMark/>
          </w:tcPr>
          <w:p w:rsidR="00345C4B" w:rsidRPr="00080012" w:rsidRDefault="00345C4B" w:rsidP="00066C57">
            <w:pPr>
              <w:rPr>
                <w:rFonts w:cs="Arial"/>
              </w:rPr>
            </w:pPr>
            <w:r w:rsidRPr="00080012">
              <w:rPr>
                <w:rFonts w:cs="Arial"/>
              </w:rPr>
              <w:t>ADSP_Y_PCHIME_Env2_DecayCoef_MSB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47</w:t>
            </w:r>
          </w:p>
        </w:tc>
        <w:tc>
          <w:tcPr>
            <w:tcW w:w="917" w:type="dxa"/>
            <w:noWrap/>
            <w:hideMark/>
          </w:tcPr>
          <w:p w:rsidR="00345C4B" w:rsidRPr="00080012" w:rsidRDefault="00345C4B" w:rsidP="00066C57">
            <w:pPr>
              <w:rPr>
                <w:rFonts w:cs="Arial"/>
              </w:rPr>
            </w:pPr>
            <w:r w:rsidRPr="00080012">
              <w:rPr>
                <w:rFonts w:cs="Arial"/>
              </w:rPr>
              <w:t>025A</w:t>
            </w:r>
          </w:p>
        </w:tc>
        <w:tc>
          <w:tcPr>
            <w:tcW w:w="4240" w:type="dxa"/>
            <w:noWrap/>
            <w:hideMark/>
          </w:tcPr>
          <w:p w:rsidR="00345C4B" w:rsidRPr="00080012" w:rsidRDefault="00345C4B" w:rsidP="00066C57">
            <w:pPr>
              <w:rPr>
                <w:rFonts w:cs="Arial"/>
              </w:rPr>
            </w:pPr>
            <w:r w:rsidRPr="00080012">
              <w:rPr>
                <w:rFonts w:cs="Arial"/>
              </w:rPr>
              <w:t>ADSP_Y_PCHIME_Env2_DecayCoef_LSB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48</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ADSP_Y_PCHIME_Env3_DelayVolume</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49</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ADSP_Y_PCHIME_Env3_DecayCoef_MSB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50</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ADSP_Y_PCHIME_Env3_DecayCoef_LSB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51</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ADSP_Y_PCHIME_Env4_DelayVolume</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52</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ADSP_Y_PCHIME_Env4_DecayCoef_MSB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53</w:t>
            </w:r>
          </w:p>
        </w:tc>
        <w:tc>
          <w:tcPr>
            <w:tcW w:w="917" w:type="dxa"/>
            <w:noWrap/>
            <w:hideMark/>
          </w:tcPr>
          <w:p w:rsidR="00345C4B" w:rsidRPr="00080012" w:rsidRDefault="00345C4B" w:rsidP="00066C57">
            <w:pPr>
              <w:rPr>
                <w:rFonts w:cs="Arial"/>
              </w:rPr>
            </w:pPr>
            <w:r w:rsidRPr="00080012">
              <w:rPr>
                <w:rFonts w:cs="Arial"/>
              </w:rPr>
              <w:t>0000</w:t>
            </w:r>
          </w:p>
        </w:tc>
        <w:tc>
          <w:tcPr>
            <w:tcW w:w="4240" w:type="dxa"/>
            <w:noWrap/>
            <w:hideMark/>
          </w:tcPr>
          <w:p w:rsidR="00345C4B" w:rsidRPr="00080012" w:rsidRDefault="00345C4B" w:rsidP="00066C57">
            <w:pPr>
              <w:rPr>
                <w:rFonts w:cs="Arial"/>
              </w:rPr>
            </w:pPr>
            <w:r w:rsidRPr="00080012">
              <w:rPr>
                <w:rFonts w:cs="Arial"/>
              </w:rPr>
              <w:t>ADSP_Y_PCHIME_Env4_DecayCoef_LSB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54</w:t>
            </w:r>
          </w:p>
        </w:tc>
        <w:tc>
          <w:tcPr>
            <w:tcW w:w="917" w:type="dxa"/>
            <w:noWrap/>
            <w:hideMark/>
          </w:tcPr>
          <w:p w:rsidR="00345C4B" w:rsidRPr="00080012" w:rsidRDefault="00345C4B" w:rsidP="00066C57">
            <w:pPr>
              <w:rPr>
                <w:rFonts w:cs="Arial"/>
              </w:rPr>
            </w:pPr>
            <w:r w:rsidRPr="00080012">
              <w:rPr>
                <w:rFonts w:cs="Arial"/>
              </w:rPr>
              <w:t>0400</w:t>
            </w:r>
          </w:p>
        </w:tc>
        <w:tc>
          <w:tcPr>
            <w:tcW w:w="4240" w:type="dxa"/>
            <w:noWrap/>
            <w:hideMark/>
          </w:tcPr>
          <w:p w:rsidR="00345C4B" w:rsidRPr="00080012" w:rsidRDefault="00345C4B" w:rsidP="00066C57">
            <w:pPr>
              <w:rPr>
                <w:rFonts w:cs="Arial"/>
              </w:rPr>
            </w:pPr>
            <w:r w:rsidRPr="00080012">
              <w:rPr>
                <w:rFonts w:cs="Arial"/>
              </w:rPr>
              <w:t>ADSP_Y_PCHIME_MasterVolume</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55</w:t>
            </w:r>
          </w:p>
        </w:tc>
        <w:tc>
          <w:tcPr>
            <w:tcW w:w="917" w:type="dxa"/>
            <w:noWrap/>
            <w:hideMark/>
          </w:tcPr>
          <w:p w:rsidR="00345C4B" w:rsidRPr="00080012" w:rsidRDefault="00345C4B" w:rsidP="00066C57">
            <w:pPr>
              <w:rPr>
                <w:rFonts w:cs="Arial"/>
              </w:rPr>
            </w:pPr>
            <w:r w:rsidRPr="00080012">
              <w:rPr>
                <w:rFonts w:cs="Arial"/>
              </w:rPr>
              <w:t>075C</w:t>
            </w:r>
          </w:p>
        </w:tc>
        <w:tc>
          <w:tcPr>
            <w:tcW w:w="4240" w:type="dxa"/>
            <w:noWrap/>
            <w:hideMark/>
          </w:tcPr>
          <w:p w:rsidR="00345C4B" w:rsidRPr="00080012" w:rsidRDefault="00345C4B" w:rsidP="00066C57">
            <w:pPr>
              <w:rPr>
                <w:rFonts w:cs="Arial"/>
              </w:rPr>
            </w:pPr>
            <w:r w:rsidRPr="00080012">
              <w:rPr>
                <w:rFonts w:cs="Arial"/>
              </w:rPr>
              <w:t>ADSP_Y_PCHIME_Smute_DecayCoef_MSB</w:t>
            </w:r>
          </w:p>
        </w:tc>
      </w:tr>
      <w:tr w:rsidR="00345C4B" w:rsidRPr="00080012" w:rsidTr="00066C57">
        <w:trPr>
          <w:trHeight w:val="255"/>
          <w:jc w:val="center"/>
        </w:trPr>
        <w:tc>
          <w:tcPr>
            <w:tcW w:w="460" w:type="dxa"/>
            <w:noWrap/>
            <w:hideMark/>
          </w:tcPr>
          <w:p w:rsidR="00345C4B" w:rsidRPr="00080012" w:rsidRDefault="00345C4B" w:rsidP="00066C57">
            <w:pPr>
              <w:rPr>
                <w:rFonts w:cs="Arial"/>
              </w:rPr>
            </w:pPr>
            <w:r w:rsidRPr="00080012">
              <w:rPr>
                <w:rFonts w:cs="Arial"/>
              </w:rPr>
              <w:t>56</w:t>
            </w:r>
          </w:p>
        </w:tc>
        <w:tc>
          <w:tcPr>
            <w:tcW w:w="917" w:type="dxa"/>
            <w:noWrap/>
            <w:hideMark/>
          </w:tcPr>
          <w:p w:rsidR="00345C4B" w:rsidRPr="00080012" w:rsidRDefault="00345C4B" w:rsidP="00066C57">
            <w:pPr>
              <w:rPr>
                <w:rFonts w:cs="Arial"/>
              </w:rPr>
            </w:pPr>
            <w:r w:rsidRPr="00080012">
              <w:rPr>
                <w:rFonts w:cs="Arial"/>
              </w:rPr>
              <w:t>0201</w:t>
            </w:r>
          </w:p>
        </w:tc>
        <w:tc>
          <w:tcPr>
            <w:tcW w:w="4240" w:type="dxa"/>
            <w:noWrap/>
            <w:hideMark/>
          </w:tcPr>
          <w:p w:rsidR="00345C4B" w:rsidRPr="00080012" w:rsidRDefault="00345C4B" w:rsidP="00066C57">
            <w:pPr>
              <w:rPr>
                <w:rFonts w:cs="Arial"/>
              </w:rPr>
            </w:pPr>
            <w:r w:rsidRPr="00080012">
              <w:rPr>
                <w:rFonts w:cs="Arial"/>
              </w:rPr>
              <w:t>ADSP_Y_PCHIME_Smute_DecayCoef_LSB</w:t>
            </w:r>
          </w:p>
        </w:tc>
      </w:tr>
      <w:tr w:rsidR="00345C4B" w:rsidRPr="00080012" w:rsidTr="00066C57">
        <w:trPr>
          <w:trHeight w:val="70"/>
          <w:jc w:val="center"/>
        </w:trPr>
        <w:tc>
          <w:tcPr>
            <w:tcW w:w="460" w:type="dxa"/>
            <w:noWrap/>
            <w:hideMark/>
          </w:tcPr>
          <w:p w:rsidR="00345C4B" w:rsidRPr="00080012" w:rsidRDefault="00345C4B" w:rsidP="00066C57">
            <w:pPr>
              <w:rPr>
                <w:rFonts w:cs="Arial"/>
              </w:rPr>
            </w:pPr>
            <w:r w:rsidRPr="00080012">
              <w:rPr>
                <w:rFonts w:cs="Arial"/>
              </w:rPr>
              <w:t>57</w:t>
            </w:r>
          </w:p>
        </w:tc>
        <w:tc>
          <w:tcPr>
            <w:tcW w:w="917" w:type="dxa"/>
            <w:noWrap/>
            <w:hideMark/>
          </w:tcPr>
          <w:p w:rsidR="00345C4B" w:rsidRPr="00080012" w:rsidRDefault="00345C4B" w:rsidP="00066C57">
            <w:pPr>
              <w:rPr>
                <w:rFonts w:cs="Arial"/>
              </w:rPr>
            </w:pPr>
            <w:r w:rsidRPr="00080012">
              <w:rPr>
                <w:rFonts w:cs="Arial"/>
              </w:rPr>
              <w:t>000001</w:t>
            </w:r>
          </w:p>
        </w:tc>
        <w:tc>
          <w:tcPr>
            <w:tcW w:w="4240" w:type="dxa"/>
            <w:noWrap/>
            <w:hideMark/>
          </w:tcPr>
          <w:p w:rsidR="00345C4B" w:rsidRPr="00080012" w:rsidRDefault="00345C4B" w:rsidP="00066C57">
            <w:pPr>
              <w:rPr>
                <w:rFonts w:cs="Arial"/>
              </w:rPr>
            </w:pPr>
            <w:r w:rsidRPr="00080012">
              <w:rPr>
                <w:rFonts w:cs="Arial"/>
              </w:rPr>
              <w:t>ADSP_X_PCHIME_ControlStatusReg</w:t>
            </w:r>
          </w:p>
        </w:tc>
      </w:tr>
    </w:tbl>
    <w:p w:rsidR="00345C4B" w:rsidRPr="00A92F14" w:rsidRDefault="00345C4B" w:rsidP="00345C4B">
      <w:pPr>
        <w:rPr>
          <w:rFonts w:cs="Arial"/>
        </w:rPr>
      </w:pPr>
    </w:p>
    <w:p w:rsidR="00345C4B" w:rsidRDefault="00345C4B" w:rsidP="00345C4B">
      <w:pPr>
        <w:pStyle w:val="Heading4"/>
        <w:numPr>
          <w:ilvl w:val="3"/>
          <w:numId w:val="48"/>
        </w:numPr>
      </w:pPr>
      <w:bookmarkStart w:id="271" w:name="_Toc45277377"/>
      <w:r w:rsidRPr="00B9479B">
        <w:t>AHU-SWR-REQ-165804/C-Polyphonic Chime 20 - Lincoln DNA Chime D_Non-Critical Alert_Info</w:t>
      </w:r>
      <w:bookmarkEnd w:id="271"/>
    </w:p>
    <w:p w:rsidR="00345C4B" w:rsidRDefault="00345C4B" w:rsidP="00345C4B">
      <w:pPr>
        <w:jc w:val="center"/>
        <w:rPr>
          <w:rFonts w:cs="Arial"/>
        </w:rPr>
      </w:pPr>
      <w:r>
        <w:rPr>
          <w:noProof/>
        </w:rPr>
        <w:drawing>
          <wp:inline distT="0" distB="0" distL="0" distR="0" wp14:anchorId="3FD45AF0" wp14:editId="50B17A69">
            <wp:extent cx="1050472" cy="921203"/>
            <wp:effectExtent l="0" t="0" r="0" b="0"/>
            <wp:docPr id="38600" name="Picture 116" descr="P_Chime_20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 name="Picture 116" descr="P_Chime_20_Scope_Total Dur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0472"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3B1E416" wp14:editId="1A8806F2">
            <wp:extent cx="1047750" cy="921203"/>
            <wp:effectExtent l="0" t="0" r="0" b="0"/>
            <wp:docPr id="38601" name="Picture 117" descr="P_Chime_20_FFT Spectrum_Frequency_Zoom_22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2" name="Picture 117" descr="P_Chime_20_FFT Spectrum_Frequency_Zoom_220-4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0"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6F7F3B6B" wp14:editId="7F1758FA">
            <wp:extent cx="1402896" cy="921203"/>
            <wp:effectExtent l="0" t="0" r="6985" b="0"/>
            <wp:docPr id="386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 name="Picture 29"/>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02896" cy="921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40"/>
        <w:gridCol w:w="4240"/>
      </w:tblGrid>
      <w:tr w:rsidR="00345C4B" w:rsidRPr="008E0CC7" w:rsidTr="00066C57">
        <w:trPr>
          <w:trHeight w:val="70"/>
          <w:jc w:val="center"/>
        </w:trPr>
        <w:tc>
          <w:tcPr>
            <w:tcW w:w="460" w:type="dxa"/>
            <w:noWrap/>
            <w:hideMark/>
          </w:tcPr>
          <w:p w:rsidR="00345C4B" w:rsidRPr="008E0CC7" w:rsidRDefault="00345C4B" w:rsidP="00066C57">
            <w:pPr>
              <w:rPr>
                <w:rFonts w:cs="Arial"/>
                <w:b/>
                <w:bCs/>
              </w:rPr>
            </w:pPr>
            <w:r w:rsidRPr="008E0CC7">
              <w:rPr>
                <w:rFonts w:cs="Arial"/>
                <w:b/>
                <w:bCs/>
              </w:rPr>
              <w:t>#</w:t>
            </w:r>
          </w:p>
        </w:tc>
        <w:tc>
          <w:tcPr>
            <w:tcW w:w="917" w:type="dxa"/>
            <w:noWrap/>
            <w:hideMark/>
          </w:tcPr>
          <w:p w:rsidR="00345C4B" w:rsidRPr="008E0CC7" w:rsidRDefault="00345C4B" w:rsidP="00066C57">
            <w:pPr>
              <w:rPr>
                <w:rFonts w:cs="Arial"/>
                <w:b/>
                <w:bCs/>
              </w:rPr>
            </w:pPr>
            <w:r w:rsidRPr="008E0CC7">
              <w:rPr>
                <w:rFonts w:cs="Arial"/>
                <w:b/>
                <w:bCs/>
              </w:rPr>
              <w:t>Hex</w:t>
            </w:r>
          </w:p>
        </w:tc>
        <w:tc>
          <w:tcPr>
            <w:tcW w:w="4240" w:type="dxa"/>
            <w:noWrap/>
            <w:hideMark/>
          </w:tcPr>
          <w:p w:rsidR="00345C4B" w:rsidRPr="008E0CC7" w:rsidRDefault="00345C4B" w:rsidP="00066C57">
            <w:pPr>
              <w:rPr>
                <w:rFonts w:cs="Arial"/>
                <w:b/>
                <w:bCs/>
              </w:rPr>
            </w:pPr>
            <w:r w:rsidRPr="008E0CC7">
              <w:rPr>
                <w:rFonts w:cs="Arial"/>
                <w:b/>
                <w:bCs/>
              </w:rPr>
              <w:t>Parameter</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w:t>
            </w:r>
          </w:p>
        </w:tc>
        <w:tc>
          <w:tcPr>
            <w:tcW w:w="917" w:type="dxa"/>
            <w:noWrap/>
            <w:hideMark/>
          </w:tcPr>
          <w:p w:rsidR="00345C4B" w:rsidRPr="008E0CC7" w:rsidRDefault="00345C4B" w:rsidP="00066C57">
            <w:pPr>
              <w:rPr>
                <w:rFonts w:cs="Arial"/>
              </w:rPr>
            </w:pPr>
            <w:del w:id="272" w:author="Walus, David (D.M.)" w:date="2015-07-06T08:30:00Z">
              <w:r w:rsidRPr="008E0CC7" w:rsidDel="00A204F4">
                <w:rPr>
                  <w:rFonts w:cs="Arial"/>
                </w:rPr>
                <w:delText>0002F8</w:delText>
              </w:r>
            </w:del>
            <w:ins w:id="273" w:author="Walus, David (D.M.)" w:date="2015-07-06T08:30:00Z">
              <w:r>
                <w:rPr>
                  <w:rFonts w:cs="Arial"/>
                </w:rPr>
                <w:t>0002BB</w:t>
              </w:r>
            </w:ins>
          </w:p>
        </w:tc>
        <w:tc>
          <w:tcPr>
            <w:tcW w:w="4240" w:type="dxa"/>
            <w:noWrap/>
            <w:hideMark/>
          </w:tcPr>
          <w:p w:rsidR="00345C4B" w:rsidRPr="008E0CC7" w:rsidRDefault="00345C4B" w:rsidP="00066C57">
            <w:pPr>
              <w:rPr>
                <w:rFonts w:cs="Arial"/>
              </w:rPr>
            </w:pPr>
            <w:r w:rsidRPr="008E0CC7">
              <w:rPr>
                <w:rFonts w:cs="Arial"/>
              </w:rPr>
              <w:t>ADSP_X_PCHIME_AngleIncr_LFO</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w:t>
            </w:r>
          </w:p>
        </w:tc>
        <w:tc>
          <w:tcPr>
            <w:tcW w:w="917" w:type="dxa"/>
            <w:noWrap/>
            <w:hideMark/>
          </w:tcPr>
          <w:p w:rsidR="00345C4B" w:rsidRPr="008E0CC7" w:rsidRDefault="00345C4B" w:rsidP="00066C57">
            <w:pPr>
              <w:rPr>
                <w:rFonts w:cs="Arial"/>
              </w:rPr>
            </w:pPr>
            <w:r w:rsidRPr="008E0CC7">
              <w:rPr>
                <w:rFonts w:cs="Arial"/>
              </w:rPr>
              <w:t>000078</w:t>
            </w:r>
          </w:p>
        </w:tc>
        <w:tc>
          <w:tcPr>
            <w:tcW w:w="4240" w:type="dxa"/>
            <w:noWrap/>
            <w:hideMark/>
          </w:tcPr>
          <w:p w:rsidR="00345C4B" w:rsidRPr="008E0CC7" w:rsidRDefault="00345C4B" w:rsidP="00066C57">
            <w:pPr>
              <w:rPr>
                <w:rFonts w:cs="Arial"/>
              </w:rPr>
            </w:pPr>
            <w:r w:rsidRPr="008E0CC7">
              <w:rPr>
                <w:rFonts w:cs="Arial"/>
              </w:rPr>
              <w:t>ADSP_X_PCHIME_Env1_DelaySamples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w:t>
            </w:r>
          </w:p>
        </w:tc>
        <w:tc>
          <w:tcPr>
            <w:tcW w:w="917" w:type="dxa"/>
            <w:noWrap/>
            <w:hideMark/>
          </w:tcPr>
          <w:p w:rsidR="00345C4B" w:rsidRPr="008E0CC7" w:rsidRDefault="00345C4B" w:rsidP="00066C57">
            <w:pPr>
              <w:rPr>
                <w:rFonts w:cs="Arial"/>
              </w:rPr>
            </w:pPr>
            <w:r w:rsidRPr="008E0CC7">
              <w:rPr>
                <w:rFonts w:cs="Arial"/>
              </w:rPr>
              <w:t>011111</w:t>
            </w:r>
          </w:p>
        </w:tc>
        <w:tc>
          <w:tcPr>
            <w:tcW w:w="4240" w:type="dxa"/>
            <w:noWrap/>
            <w:hideMark/>
          </w:tcPr>
          <w:p w:rsidR="00345C4B" w:rsidRPr="008E0CC7" w:rsidRDefault="00345C4B" w:rsidP="00066C57">
            <w:pPr>
              <w:rPr>
                <w:rFonts w:cs="Arial"/>
              </w:rPr>
            </w:pPr>
            <w:r w:rsidRPr="008E0CC7">
              <w:rPr>
                <w:rFonts w:cs="Arial"/>
              </w:rPr>
              <w:t>ADSP_X_PCHIME_Env1_AttackIncr</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w:t>
            </w:r>
          </w:p>
        </w:tc>
        <w:tc>
          <w:tcPr>
            <w:tcW w:w="917" w:type="dxa"/>
            <w:noWrap/>
            <w:hideMark/>
          </w:tcPr>
          <w:p w:rsidR="00345C4B" w:rsidRPr="008E0CC7" w:rsidRDefault="00345C4B" w:rsidP="00066C57">
            <w:pPr>
              <w:rPr>
                <w:rFonts w:cs="Arial"/>
              </w:rPr>
            </w:pPr>
            <w:r w:rsidRPr="008E0CC7">
              <w:rPr>
                <w:rFonts w:cs="Arial"/>
              </w:rPr>
              <w:t>00000C</w:t>
            </w:r>
          </w:p>
        </w:tc>
        <w:tc>
          <w:tcPr>
            <w:tcW w:w="4240" w:type="dxa"/>
            <w:noWrap/>
            <w:hideMark/>
          </w:tcPr>
          <w:p w:rsidR="00345C4B" w:rsidRPr="008E0CC7" w:rsidRDefault="00345C4B" w:rsidP="00066C57">
            <w:pPr>
              <w:rPr>
                <w:rFonts w:cs="Arial"/>
              </w:rPr>
            </w:pPr>
            <w:r w:rsidRPr="008E0CC7">
              <w:rPr>
                <w:rFonts w:cs="Arial"/>
              </w:rPr>
              <w:t>ADSP_X_PCHIME_Env1_SustainSamples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w:t>
            </w:r>
          </w:p>
        </w:tc>
        <w:tc>
          <w:tcPr>
            <w:tcW w:w="917" w:type="dxa"/>
            <w:noWrap/>
            <w:hideMark/>
          </w:tcPr>
          <w:p w:rsidR="00345C4B" w:rsidRPr="008E0CC7" w:rsidRDefault="00345C4B" w:rsidP="00066C57">
            <w:pPr>
              <w:rPr>
                <w:rFonts w:cs="Arial"/>
              </w:rPr>
            </w:pPr>
            <w:r w:rsidRPr="008E0CC7">
              <w:rPr>
                <w:rFonts w:cs="Arial"/>
              </w:rPr>
              <w:t>0007F8</w:t>
            </w:r>
          </w:p>
        </w:tc>
        <w:tc>
          <w:tcPr>
            <w:tcW w:w="4240" w:type="dxa"/>
            <w:noWrap/>
            <w:hideMark/>
          </w:tcPr>
          <w:p w:rsidR="00345C4B" w:rsidRPr="008E0CC7" w:rsidRDefault="00345C4B" w:rsidP="00066C57">
            <w:pPr>
              <w:rPr>
                <w:rFonts w:cs="Arial"/>
              </w:rPr>
            </w:pPr>
            <w:r w:rsidRPr="008E0CC7">
              <w:rPr>
                <w:rFonts w:cs="Arial"/>
              </w:rPr>
              <w:t>ADSP_X_PCHIME_Env2_DelaySamples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6</w:t>
            </w:r>
          </w:p>
        </w:tc>
        <w:tc>
          <w:tcPr>
            <w:tcW w:w="917" w:type="dxa"/>
            <w:noWrap/>
            <w:hideMark/>
          </w:tcPr>
          <w:p w:rsidR="00345C4B" w:rsidRPr="008E0CC7" w:rsidRDefault="00345C4B" w:rsidP="00066C57">
            <w:pPr>
              <w:rPr>
                <w:rFonts w:cs="Arial"/>
              </w:rPr>
            </w:pPr>
            <w:r w:rsidRPr="008E0CC7">
              <w:rPr>
                <w:rFonts w:cs="Arial"/>
              </w:rPr>
              <w:t>011111</w:t>
            </w:r>
          </w:p>
        </w:tc>
        <w:tc>
          <w:tcPr>
            <w:tcW w:w="4240" w:type="dxa"/>
            <w:noWrap/>
            <w:hideMark/>
          </w:tcPr>
          <w:p w:rsidR="00345C4B" w:rsidRPr="008E0CC7" w:rsidRDefault="00345C4B" w:rsidP="00066C57">
            <w:pPr>
              <w:rPr>
                <w:rFonts w:cs="Arial"/>
              </w:rPr>
            </w:pPr>
            <w:r w:rsidRPr="008E0CC7">
              <w:rPr>
                <w:rFonts w:cs="Arial"/>
              </w:rPr>
              <w:t>ADSP_X_PCHIME_Env2_AttackIncr</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7</w:t>
            </w:r>
          </w:p>
        </w:tc>
        <w:tc>
          <w:tcPr>
            <w:tcW w:w="917" w:type="dxa"/>
            <w:noWrap/>
            <w:hideMark/>
          </w:tcPr>
          <w:p w:rsidR="00345C4B" w:rsidRPr="008E0CC7" w:rsidRDefault="00345C4B" w:rsidP="00066C57">
            <w:pPr>
              <w:rPr>
                <w:rFonts w:cs="Arial"/>
              </w:rPr>
            </w:pPr>
            <w:r w:rsidRPr="008E0CC7">
              <w:rPr>
                <w:rFonts w:cs="Arial"/>
              </w:rPr>
              <w:t>00000C</w:t>
            </w:r>
          </w:p>
        </w:tc>
        <w:tc>
          <w:tcPr>
            <w:tcW w:w="4240" w:type="dxa"/>
            <w:noWrap/>
            <w:hideMark/>
          </w:tcPr>
          <w:p w:rsidR="00345C4B" w:rsidRPr="008E0CC7" w:rsidRDefault="00345C4B" w:rsidP="00066C57">
            <w:pPr>
              <w:rPr>
                <w:rFonts w:cs="Arial"/>
              </w:rPr>
            </w:pPr>
            <w:r w:rsidRPr="008E0CC7">
              <w:rPr>
                <w:rFonts w:cs="Arial"/>
              </w:rPr>
              <w:t>ADSP_X_PCHIME_Env2_SustainSamples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8</w:t>
            </w:r>
          </w:p>
        </w:tc>
        <w:tc>
          <w:tcPr>
            <w:tcW w:w="917" w:type="dxa"/>
            <w:noWrap/>
            <w:hideMark/>
          </w:tcPr>
          <w:p w:rsidR="00345C4B" w:rsidRPr="008E0CC7" w:rsidRDefault="00345C4B" w:rsidP="00066C57">
            <w:pPr>
              <w:rPr>
                <w:rFonts w:cs="Arial"/>
              </w:rPr>
            </w:pPr>
            <w:r w:rsidRPr="008E0CC7">
              <w:rPr>
                <w:rFonts w:cs="Arial"/>
              </w:rPr>
              <w:t>0011D0</w:t>
            </w:r>
          </w:p>
        </w:tc>
        <w:tc>
          <w:tcPr>
            <w:tcW w:w="4240" w:type="dxa"/>
            <w:noWrap/>
            <w:hideMark/>
          </w:tcPr>
          <w:p w:rsidR="00345C4B" w:rsidRPr="008E0CC7" w:rsidRDefault="00345C4B" w:rsidP="00066C57">
            <w:pPr>
              <w:rPr>
                <w:rFonts w:cs="Arial"/>
              </w:rPr>
            </w:pPr>
            <w:r w:rsidRPr="008E0CC7">
              <w:rPr>
                <w:rFonts w:cs="Arial"/>
              </w:rPr>
              <w:t>ADSP_X_PCHIME_Env3_DelaySamples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9</w:t>
            </w:r>
          </w:p>
        </w:tc>
        <w:tc>
          <w:tcPr>
            <w:tcW w:w="917" w:type="dxa"/>
            <w:noWrap/>
            <w:hideMark/>
          </w:tcPr>
          <w:p w:rsidR="00345C4B" w:rsidRPr="008E0CC7" w:rsidRDefault="00345C4B" w:rsidP="00066C57">
            <w:pPr>
              <w:rPr>
                <w:rFonts w:cs="Arial"/>
              </w:rPr>
            </w:pPr>
            <w:r w:rsidRPr="008E0CC7">
              <w:rPr>
                <w:rFonts w:cs="Arial"/>
              </w:rPr>
              <w:t>011111</w:t>
            </w:r>
          </w:p>
        </w:tc>
        <w:tc>
          <w:tcPr>
            <w:tcW w:w="4240" w:type="dxa"/>
            <w:noWrap/>
            <w:hideMark/>
          </w:tcPr>
          <w:p w:rsidR="00345C4B" w:rsidRPr="008E0CC7" w:rsidRDefault="00345C4B" w:rsidP="00066C57">
            <w:pPr>
              <w:rPr>
                <w:rFonts w:cs="Arial"/>
              </w:rPr>
            </w:pPr>
            <w:r w:rsidRPr="008E0CC7">
              <w:rPr>
                <w:rFonts w:cs="Arial"/>
              </w:rPr>
              <w:t>ADSP_X_PCHIME_Env3_AttackIncr</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10</w:t>
            </w:r>
          </w:p>
        </w:tc>
        <w:tc>
          <w:tcPr>
            <w:tcW w:w="917" w:type="dxa"/>
            <w:noWrap/>
            <w:hideMark/>
          </w:tcPr>
          <w:p w:rsidR="00345C4B" w:rsidRPr="008E0CC7" w:rsidRDefault="00345C4B" w:rsidP="00066C57">
            <w:pPr>
              <w:rPr>
                <w:rFonts w:cs="Arial"/>
              </w:rPr>
            </w:pPr>
            <w:r w:rsidRPr="008E0CC7">
              <w:rPr>
                <w:rFonts w:cs="Arial"/>
              </w:rPr>
              <w:t>00000C</w:t>
            </w:r>
          </w:p>
        </w:tc>
        <w:tc>
          <w:tcPr>
            <w:tcW w:w="4240" w:type="dxa"/>
            <w:noWrap/>
            <w:hideMark/>
          </w:tcPr>
          <w:p w:rsidR="00345C4B" w:rsidRPr="008E0CC7" w:rsidRDefault="00345C4B" w:rsidP="00066C57">
            <w:pPr>
              <w:rPr>
                <w:rFonts w:cs="Arial"/>
              </w:rPr>
            </w:pPr>
            <w:r w:rsidRPr="008E0CC7">
              <w:rPr>
                <w:rFonts w:cs="Arial"/>
              </w:rPr>
              <w:t>ADSP_X_PCHIME_Env3_SustainSamples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11</w:t>
            </w:r>
          </w:p>
        </w:tc>
        <w:tc>
          <w:tcPr>
            <w:tcW w:w="917" w:type="dxa"/>
            <w:noWrap/>
            <w:hideMark/>
          </w:tcPr>
          <w:p w:rsidR="00345C4B" w:rsidRPr="000746E8" w:rsidRDefault="00345C4B" w:rsidP="00066C57">
            <w:pPr>
              <w:rPr>
                <w:rFonts w:cs="Arial"/>
              </w:rPr>
            </w:pPr>
            <w:ins w:id="274" w:author="Walus, David (D.M.)" w:date="2016-11-01T09:37:00Z">
              <w:r w:rsidRPr="000746E8">
                <w:rPr>
                  <w:rFonts w:cs="Arial"/>
                  <w:highlight w:val="yellow"/>
                </w:rPr>
                <w:t>004B00</w:t>
              </w:r>
            </w:ins>
            <w:del w:id="275" w:author="Walus, David (D.M.)" w:date="2016-11-01T09:37:00Z">
              <w:r w:rsidRPr="000746E8" w:rsidDel="000746E8">
                <w:rPr>
                  <w:rFonts w:cs="Arial"/>
                </w:rPr>
                <w:delText>000000</w:delText>
              </w:r>
            </w:del>
          </w:p>
        </w:tc>
        <w:tc>
          <w:tcPr>
            <w:tcW w:w="4240" w:type="dxa"/>
            <w:noWrap/>
            <w:hideMark/>
          </w:tcPr>
          <w:p w:rsidR="00345C4B" w:rsidRPr="008E0CC7" w:rsidRDefault="00345C4B" w:rsidP="00066C57">
            <w:pPr>
              <w:rPr>
                <w:rFonts w:cs="Arial"/>
              </w:rPr>
            </w:pPr>
            <w:r w:rsidRPr="008E0CC7">
              <w:rPr>
                <w:rFonts w:cs="Arial"/>
              </w:rPr>
              <w:t>ADSP_X_PCHIME_Env4_DelaySamples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lastRenderedPageBreak/>
              <w:t>12</w:t>
            </w:r>
          </w:p>
        </w:tc>
        <w:tc>
          <w:tcPr>
            <w:tcW w:w="917" w:type="dxa"/>
            <w:noWrap/>
            <w:hideMark/>
          </w:tcPr>
          <w:p w:rsidR="00345C4B" w:rsidRPr="008E0CC7" w:rsidRDefault="00345C4B" w:rsidP="00066C57">
            <w:pPr>
              <w:rPr>
                <w:rFonts w:cs="Arial"/>
              </w:rPr>
            </w:pPr>
            <w:r w:rsidRPr="008E0CC7">
              <w:rPr>
                <w:rFonts w:cs="Arial"/>
              </w:rPr>
              <w:t>000000</w:t>
            </w:r>
          </w:p>
        </w:tc>
        <w:tc>
          <w:tcPr>
            <w:tcW w:w="4240" w:type="dxa"/>
            <w:noWrap/>
            <w:hideMark/>
          </w:tcPr>
          <w:p w:rsidR="00345C4B" w:rsidRPr="008E0CC7" w:rsidRDefault="00345C4B" w:rsidP="00066C57">
            <w:pPr>
              <w:rPr>
                <w:rFonts w:cs="Arial"/>
              </w:rPr>
            </w:pPr>
            <w:r w:rsidRPr="008E0CC7">
              <w:rPr>
                <w:rFonts w:cs="Arial"/>
              </w:rPr>
              <w:t>ADSP_X_PCHIME_Env4_AttackIncr</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13</w:t>
            </w:r>
          </w:p>
        </w:tc>
        <w:tc>
          <w:tcPr>
            <w:tcW w:w="917" w:type="dxa"/>
            <w:noWrap/>
            <w:hideMark/>
          </w:tcPr>
          <w:p w:rsidR="00345C4B" w:rsidRPr="008E0CC7" w:rsidRDefault="00345C4B" w:rsidP="00066C57">
            <w:pPr>
              <w:rPr>
                <w:rFonts w:cs="Arial"/>
              </w:rPr>
            </w:pPr>
            <w:r w:rsidRPr="008E0CC7">
              <w:rPr>
                <w:rFonts w:cs="Arial"/>
              </w:rPr>
              <w:t>000000</w:t>
            </w:r>
          </w:p>
        </w:tc>
        <w:tc>
          <w:tcPr>
            <w:tcW w:w="4240" w:type="dxa"/>
            <w:noWrap/>
            <w:hideMark/>
          </w:tcPr>
          <w:p w:rsidR="00345C4B" w:rsidRPr="008E0CC7" w:rsidRDefault="00345C4B" w:rsidP="00066C57">
            <w:pPr>
              <w:rPr>
                <w:rFonts w:cs="Arial"/>
              </w:rPr>
            </w:pPr>
            <w:r w:rsidRPr="008E0CC7">
              <w:rPr>
                <w:rFonts w:cs="Arial"/>
              </w:rPr>
              <w:t>ADSP_X_PCHIME_Env4_SustainSamples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14</w:t>
            </w:r>
          </w:p>
        </w:tc>
        <w:tc>
          <w:tcPr>
            <w:tcW w:w="917" w:type="dxa"/>
            <w:noWrap/>
            <w:hideMark/>
          </w:tcPr>
          <w:p w:rsidR="00345C4B" w:rsidRPr="008E0CC7" w:rsidRDefault="00345C4B" w:rsidP="00066C57">
            <w:pPr>
              <w:rPr>
                <w:rFonts w:cs="Arial"/>
              </w:rPr>
            </w:pPr>
            <w:r w:rsidRPr="008E0CC7">
              <w:rPr>
                <w:rFonts w:cs="Arial"/>
              </w:rPr>
              <w:t>000001</w:t>
            </w:r>
          </w:p>
        </w:tc>
        <w:tc>
          <w:tcPr>
            <w:tcW w:w="4240" w:type="dxa"/>
            <w:noWrap/>
            <w:hideMark/>
          </w:tcPr>
          <w:p w:rsidR="00345C4B" w:rsidRPr="008E0CC7" w:rsidRDefault="00345C4B" w:rsidP="00066C57">
            <w:pPr>
              <w:rPr>
                <w:rFonts w:cs="Arial"/>
              </w:rPr>
            </w:pPr>
            <w:r w:rsidRPr="008E0CC7">
              <w:rPr>
                <w:rFonts w:cs="Arial"/>
              </w:rPr>
              <w:t>ADSP_X_PCHIME_NrRepetitions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15</w:t>
            </w:r>
          </w:p>
        </w:tc>
        <w:tc>
          <w:tcPr>
            <w:tcW w:w="917" w:type="dxa"/>
            <w:noWrap/>
            <w:hideMark/>
          </w:tcPr>
          <w:p w:rsidR="00345C4B" w:rsidRPr="000746E8" w:rsidRDefault="00345C4B" w:rsidP="00066C57">
            <w:pPr>
              <w:rPr>
                <w:rFonts w:cs="Arial"/>
              </w:rPr>
            </w:pPr>
            <w:ins w:id="276" w:author="Walus, David (D.M.)" w:date="2016-11-01T09:37:00Z">
              <w:r w:rsidRPr="000746E8">
                <w:rPr>
                  <w:rFonts w:cs="Arial"/>
                  <w:highlight w:val="yellow"/>
                </w:rPr>
                <w:t>005DC0</w:t>
              </w:r>
            </w:ins>
            <w:del w:id="277" w:author="Walus, David (D.M.)" w:date="2016-11-01T09:37:00Z">
              <w:r w:rsidRPr="000746E8" w:rsidDel="000746E8">
                <w:rPr>
                  <w:rFonts w:cs="Arial"/>
                </w:rPr>
                <w:delText>004B00</w:delText>
              </w:r>
            </w:del>
          </w:p>
        </w:tc>
        <w:tc>
          <w:tcPr>
            <w:tcW w:w="4240" w:type="dxa"/>
            <w:noWrap/>
            <w:hideMark/>
          </w:tcPr>
          <w:p w:rsidR="00345C4B" w:rsidRPr="008E0CC7" w:rsidRDefault="00345C4B" w:rsidP="00066C57">
            <w:pPr>
              <w:rPr>
                <w:rFonts w:cs="Arial"/>
              </w:rPr>
            </w:pPr>
            <w:r w:rsidRPr="008E0CC7">
              <w:rPr>
                <w:rFonts w:cs="Arial"/>
              </w:rPr>
              <w:t>ADSP_X_PCHIME_RepeatSamples</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16</w:t>
            </w:r>
          </w:p>
        </w:tc>
        <w:tc>
          <w:tcPr>
            <w:tcW w:w="917" w:type="dxa"/>
            <w:noWrap/>
            <w:hideMark/>
          </w:tcPr>
          <w:p w:rsidR="00345C4B" w:rsidRPr="008E0CC7" w:rsidRDefault="00345C4B" w:rsidP="00066C57">
            <w:pPr>
              <w:rPr>
                <w:rFonts w:cs="Arial"/>
              </w:rPr>
            </w:pPr>
            <w:r w:rsidRPr="008E0CC7">
              <w:rPr>
                <w:rFonts w:cs="Arial"/>
              </w:rPr>
              <w:t>07FF</w:t>
            </w:r>
          </w:p>
        </w:tc>
        <w:tc>
          <w:tcPr>
            <w:tcW w:w="4240" w:type="dxa"/>
            <w:noWrap/>
            <w:hideMark/>
          </w:tcPr>
          <w:p w:rsidR="00345C4B" w:rsidRPr="008E0CC7" w:rsidRDefault="00345C4B" w:rsidP="00066C57">
            <w:pPr>
              <w:rPr>
                <w:rFonts w:cs="Arial"/>
              </w:rPr>
            </w:pPr>
            <w:r w:rsidRPr="008E0CC7">
              <w:rPr>
                <w:rFonts w:cs="Arial"/>
              </w:rPr>
              <w:t>ADSP_Y_PCHIME_Freq1_MSB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17</w:t>
            </w:r>
          </w:p>
        </w:tc>
        <w:tc>
          <w:tcPr>
            <w:tcW w:w="917" w:type="dxa"/>
            <w:noWrap/>
            <w:hideMark/>
          </w:tcPr>
          <w:p w:rsidR="00345C4B" w:rsidRPr="008E0CC7" w:rsidRDefault="00345C4B" w:rsidP="00066C57">
            <w:pPr>
              <w:rPr>
                <w:rFonts w:cs="Arial"/>
              </w:rPr>
            </w:pPr>
            <w:r w:rsidRPr="008E0CC7">
              <w:rPr>
                <w:rFonts w:cs="Arial"/>
              </w:rPr>
              <w:t>0134</w:t>
            </w:r>
          </w:p>
        </w:tc>
        <w:tc>
          <w:tcPr>
            <w:tcW w:w="4240" w:type="dxa"/>
            <w:noWrap/>
            <w:hideMark/>
          </w:tcPr>
          <w:p w:rsidR="00345C4B" w:rsidRPr="008E0CC7" w:rsidRDefault="00345C4B" w:rsidP="00066C57">
            <w:pPr>
              <w:rPr>
                <w:rFonts w:cs="Arial"/>
              </w:rPr>
            </w:pPr>
            <w:r w:rsidRPr="008E0CC7">
              <w:rPr>
                <w:rFonts w:cs="Arial"/>
              </w:rPr>
              <w:t>ADSP_Y_PCHIME_Freq1_LSB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18</w:t>
            </w:r>
          </w:p>
        </w:tc>
        <w:tc>
          <w:tcPr>
            <w:tcW w:w="917" w:type="dxa"/>
            <w:noWrap/>
            <w:hideMark/>
          </w:tcPr>
          <w:p w:rsidR="00345C4B" w:rsidRPr="000746E8" w:rsidRDefault="00345C4B" w:rsidP="00066C57">
            <w:pPr>
              <w:rPr>
                <w:rFonts w:cs="Arial"/>
              </w:rPr>
            </w:pPr>
            <w:ins w:id="278" w:author="Walus, David (D.M.)" w:date="2016-11-01T09:37:00Z">
              <w:r w:rsidRPr="000746E8">
                <w:rPr>
                  <w:rFonts w:cs="Arial"/>
                  <w:highlight w:val="yellow"/>
                </w:rPr>
                <w:t>0392</w:t>
              </w:r>
            </w:ins>
            <w:del w:id="279" w:author="Walus, David (D.M.)" w:date="2016-11-01T09:37:00Z">
              <w:r w:rsidRPr="000746E8" w:rsidDel="000746E8">
                <w:rPr>
                  <w:rFonts w:cs="Arial"/>
                </w:rPr>
                <w:delText>0402</w:delText>
              </w:r>
            </w:del>
          </w:p>
        </w:tc>
        <w:tc>
          <w:tcPr>
            <w:tcW w:w="4240" w:type="dxa"/>
            <w:noWrap/>
            <w:hideMark/>
          </w:tcPr>
          <w:p w:rsidR="00345C4B" w:rsidRPr="008E0CC7" w:rsidRDefault="00345C4B" w:rsidP="00066C57">
            <w:pPr>
              <w:rPr>
                <w:rFonts w:cs="Arial"/>
              </w:rPr>
            </w:pPr>
            <w:r w:rsidRPr="008E0CC7">
              <w:rPr>
                <w:rFonts w:cs="Arial"/>
              </w:rPr>
              <w:t>ADSP_Y_PCHIME_Volume1</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19</w:t>
            </w:r>
          </w:p>
        </w:tc>
        <w:tc>
          <w:tcPr>
            <w:tcW w:w="917" w:type="dxa"/>
            <w:noWrap/>
            <w:hideMark/>
          </w:tcPr>
          <w:p w:rsidR="00345C4B" w:rsidRPr="008E0CC7" w:rsidRDefault="00345C4B" w:rsidP="00066C57">
            <w:pPr>
              <w:rPr>
                <w:rFonts w:cs="Arial"/>
              </w:rPr>
            </w:pPr>
            <w:r w:rsidRPr="008E0CC7">
              <w:rPr>
                <w:rFonts w:cs="Arial"/>
              </w:rPr>
              <w:t>07EE</w:t>
            </w:r>
          </w:p>
        </w:tc>
        <w:tc>
          <w:tcPr>
            <w:tcW w:w="4240" w:type="dxa"/>
            <w:noWrap/>
            <w:hideMark/>
          </w:tcPr>
          <w:p w:rsidR="00345C4B" w:rsidRPr="008E0CC7" w:rsidRDefault="00345C4B" w:rsidP="00066C57">
            <w:pPr>
              <w:rPr>
                <w:rFonts w:cs="Arial"/>
              </w:rPr>
            </w:pPr>
            <w:r w:rsidRPr="008E0CC7">
              <w:rPr>
                <w:rFonts w:cs="Arial"/>
              </w:rPr>
              <w:t>ADSP_Y_PCHIME_Freq2_MSB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20</w:t>
            </w:r>
          </w:p>
        </w:tc>
        <w:tc>
          <w:tcPr>
            <w:tcW w:w="917" w:type="dxa"/>
            <w:noWrap/>
            <w:hideMark/>
          </w:tcPr>
          <w:p w:rsidR="00345C4B" w:rsidRPr="008E0CC7" w:rsidRDefault="00345C4B" w:rsidP="00066C57">
            <w:pPr>
              <w:rPr>
                <w:rFonts w:cs="Arial"/>
              </w:rPr>
            </w:pPr>
            <w:r w:rsidRPr="008E0CC7">
              <w:rPr>
                <w:rFonts w:cs="Arial"/>
              </w:rPr>
              <w:t>03D5</w:t>
            </w:r>
          </w:p>
        </w:tc>
        <w:tc>
          <w:tcPr>
            <w:tcW w:w="4240" w:type="dxa"/>
            <w:noWrap/>
            <w:hideMark/>
          </w:tcPr>
          <w:p w:rsidR="00345C4B" w:rsidRPr="008E0CC7" w:rsidRDefault="00345C4B" w:rsidP="00066C57">
            <w:pPr>
              <w:rPr>
                <w:rFonts w:cs="Arial"/>
              </w:rPr>
            </w:pPr>
            <w:r w:rsidRPr="008E0CC7">
              <w:rPr>
                <w:rFonts w:cs="Arial"/>
              </w:rPr>
              <w:t>ADSP_Y_PCHIME_Freq2_LSB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21</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ADSP_Y_PCHIME_Volume2</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22</w:t>
            </w:r>
          </w:p>
        </w:tc>
        <w:tc>
          <w:tcPr>
            <w:tcW w:w="917" w:type="dxa"/>
            <w:noWrap/>
            <w:hideMark/>
          </w:tcPr>
          <w:p w:rsidR="00345C4B" w:rsidRPr="008E0CC7" w:rsidRDefault="00345C4B" w:rsidP="00066C57">
            <w:pPr>
              <w:rPr>
                <w:rFonts w:cs="Arial"/>
              </w:rPr>
            </w:pPr>
            <w:r w:rsidRPr="008E0CC7">
              <w:rPr>
                <w:rFonts w:cs="Arial"/>
              </w:rPr>
              <w:t>07FE</w:t>
            </w:r>
          </w:p>
        </w:tc>
        <w:tc>
          <w:tcPr>
            <w:tcW w:w="4240" w:type="dxa"/>
            <w:noWrap/>
            <w:hideMark/>
          </w:tcPr>
          <w:p w:rsidR="00345C4B" w:rsidRPr="008E0CC7" w:rsidRDefault="00345C4B" w:rsidP="00066C57">
            <w:pPr>
              <w:rPr>
                <w:rFonts w:cs="Arial"/>
              </w:rPr>
            </w:pPr>
            <w:r w:rsidRPr="008E0CC7">
              <w:rPr>
                <w:rFonts w:cs="Arial"/>
              </w:rPr>
              <w:t>ADSP_Y_PCHIME_Freq3_MSB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23</w:t>
            </w:r>
          </w:p>
        </w:tc>
        <w:tc>
          <w:tcPr>
            <w:tcW w:w="917" w:type="dxa"/>
            <w:noWrap/>
            <w:hideMark/>
          </w:tcPr>
          <w:p w:rsidR="00345C4B" w:rsidRPr="008E0CC7" w:rsidRDefault="00345C4B" w:rsidP="00066C57">
            <w:pPr>
              <w:rPr>
                <w:rFonts w:cs="Arial"/>
              </w:rPr>
            </w:pPr>
            <w:r w:rsidRPr="008E0CC7">
              <w:rPr>
                <w:rFonts w:cs="Arial"/>
              </w:rPr>
              <w:t>00B7</w:t>
            </w:r>
          </w:p>
        </w:tc>
        <w:tc>
          <w:tcPr>
            <w:tcW w:w="4240" w:type="dxa"/>
            <w:noWrap/>
            <w:hideMark/>
          </w:tcPr>
          <w:p w:rsidR="00345C4B" w:rsidRPr="008E0CC7" w:rsidRDefault="00345C4B" w:rsidP="00066C57">
            <w:pPr>
              <w:rPr>
                <w:rFonts w:cs="Arial"/>
              </w:rPr>
            </w:pPr>
            <w:r w:rsidRPr="008E0CC7">
              <w:rPr>
                <w:rFonts w:cs="Arial"/>
              </w:rPr>
              <w:t>ADSP_Y_PCHIME_Freq3_LSB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24</w:t>
            </w:r>
          </w:p>
        </w:tc>
        <w:tc>
          <w:tcPr>
            <w:tcW w:w="917" w:type="dxa"/>
            <w:noWrap/>
            <w:hideMark/>
          </w:tcPr>
          <w:p w:rsidR="00345C4B" w:rsidRPr="000746E8" w:rsidRDefault="00345C4B" w:rsidP="00066C57">
            <w:pPr>
              <w:rPr>
                <w:rFonts w:cs="Arial"/>
              </w:rPr>
            </w:pPr>
            <w:ins w:id="280" w:author="Walus, David (D.M.)" w:date="2016-11-01T09:37:00Z">
              <w:r w:rsidRPr="000746E8">
                <w:rPr>
                  <w:rFonts w:cs="Arial"/>
                  <w:highlight w:val="yellow"/>
                </w:rPr>
                <w:t>04C3</w:t>
              </w:r>
            </w:ins>
            <w:del w:id="281" w:author="Walus, David (D.M.)" w:date="2016-11-01T09:37:00Z">
              <w:r w:rsidRPr="000746E8" w:rsidDel="000746E8">
                <w:rPr>
                  <w:rFonts w:cs="Arial"/>
                </w:rPr>
                <w:delText>043F</w:delText>
              </w:r>
            </w:del>
          </w:p>
        </w:tc>
        <w:tc>
          <w:tcPr>
            <w:tcW w:w="4240" w:type="dxa"/>
            <w:noWrap/>
            <w:hideMark/>
          </w:tcPr>
          <w:p w:rsidR="00345C4B" w:rsidRPr="008E0CC7" w:rsidRDefault="00345C4B" w:rsidP="00066C57">
            <w:pPr>
              <w:rPr>
                <w:rFonts w:cs="Arial"/>
              </w:rPr>
            </w:pPr>
            <w:r w:rsidRPr="008E0CC7">
              <w:rPr>
                <w:rFonts w:cs="Arial"/>
              </w:rPr>
              <w:t>ADSP_Y_PCHIME_Volume3</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25</w:t>
            </w:r>
          </w:p>
        </w:tc>
        <w:tc>
          <w:tcPr>
            <w:tcW w:w="917" w:type="dxa"/>
            <w:noWrap/>
            <w:hideMark/>
          </w:tcPr>
          <w:p w:rsidR="00345C4B" w:rsidRPr="008E0CC7" w:rsidRDefault="00345C4B" w:rsidP="00066C57">
            <w:pPr>
              <w:rPr>
                <w:rFonts w:cs="Arial"/>
              </w:rPr>
            </w:pPr>
            <w:r w:rsidRPr="008E0CC7">
              <w:rPr>
                <w:rFonts w:cs="Arial"/>
              </w:rPr>
              <w:t>07EE</w:t>
            </w:r>
          </w:p>
        </w:tc>
        <w:tc>
          <w:tcPr>
            <w:tcW w:w="4240" w:type="dxa"/>
            <w:noWrap/>
            <w:hideMark/>
          </w:tcPr>
          <w:p w:rsidR="00345C4B" w:rsidRPr="008E0CC7" w:rsidRDefault="00345C4B" w:rsidP="00066C57">
            <w:pPr>
              <w:rPr>
                <w:rFonts w:cs="Arial"/>
              </w:rPr>
            </w:pPr>
            <w:r w:rsidRPr="008E0CC7">
              <w:rPr>
                <w:rFonts w:cs="Arial"/>
              </w:rPr>
              <w:t>ADSP_Y_PCHIME_Freq4_MSB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26</w:t>
            </w:r>
          </w:p>
        </w:tc>
        <w:tc>
          <w:tcPr>
            <w:tcW w:w="917" w:type="dxa"/>
            <w:noWrap/>
            <w:hideMark/>
          </w:tcPr>
          <w:p w:rsidR="00345C4B" w:rsidRPr="008E0CC7" w:rsidRDefault="00345C4B" w:rsidP="00066C57">
            <w:pPr>
              <w:rPr>
                <w:rFonts w:cs="Arial"/>
              </w:rPr>
            </w:pPr>
            <w:r w:rsidRPr="008E0CC7">
              <w:rPr>
                <w:rFonts w:cs="Arial"/>
              </w:rPr>
              <w:t>03D5</w:t>
            </w:r>
          </w:p>
        </w:tc>
        <w:tc>
          <w:tcPr>
            <w:tcW w:w="4240" w:type="dxa"/>
            <w:noWrap/>
            <w:hideMark/>
          </w:tcPr>
          <w:p w:rsidR="00345C4B" w:rsidRPr="008E0CC7" w:rsidRDefault="00345C4B" w:rsidP="00066C57">
            <w:pPr>
              <w:rPr>
                <w:rFonts w:cs="Arial"/>
              </w:rPr>
            </w:pPr>
            <w:r w:rsidRPr="008E0CC7">
              <w:rPr>
                <w:rFonts w:cs="Arial"/>
              </w:rPr>
              <w:t>ADSP_Y_PCHIME_Freq4_LSB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27</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ADSP_Y_PCHIME_Volume4</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28</w:t>
            </w:r>
          </w:p>
        </w:tc>
        <w:tc>
          <w:tcPr>
            <w:tcW w:w="917" w:type="dxa"/>
            <w:noWrap/>
            <w:hideMark/>
          </w:tcPr>
          <w:p w:rsidR="00345C4B" w:rsidRPr="008E0CC7" w:rsidRDefault="00345C4B" w:rsidP="00066C57">
            <w:pPr>
              <w:rPr>
                <w:rFonts w:cs="Arial"/>
              </w:rPr>
            </w:pPr>
            <w:r w:rsidRPr="008E0CC7">
              <w:rPr>
                <w:rFonts w:cs="Arial"/>
              </w:rPr>
              <w:t>07FC</w:t>
            </w:r>
          </w:p>
        </w:tc>
        <w:tc>
          <w:tcPr>
            <w:tcW w:w="4240" w:type="dxa"/>
            <w:noWrap/>
            <w:hideMark/>
          </w:tcPr>
          <w:p w:rsidR="00345C4B" w:rsidRPr="008E0CC7" w:rsidRDefault="00345C4B" w:rsidP="00066C57">
            <w:pPr>
              <w:rPr>
                <w:rFonts w:cs="Arial"/>
              </w:rPr>
            </w:pPr>
            <w:r w:rsidRPr="008E0CC7">
              <w:rPr>
                <w:rFonts w:cs="Arial"/>
              </w:rPr>
              <w:t>ADSP_Y_PCHIME_Freq5_MSB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29</w:t>
            </w:r>
          </w:p>
        </w:tc>
        <w:tc>
          <w:tcPr>
            <w:tcW w:w="917" w:type="dxa"/>
            <w:noWrap/>
            <w:hideMark/>
          </w:tcPr>
          <w:p w:rsidR="00345C4B" w:rsidRPr="008E0CC7" w:rsidRDefault="00345C4B" w:rsidP="00066C57">
            <w:pPr>
              <w:rPr>
                <w:rFonts w:cs="Arial"/>
              </w:rPr>
            </w:pPr>
            <w:r w:rsidRPr="008E0CC7">
              <w:rPr>
                <w:rFonts w:cs="Arial"/>
              </w:rPr>
              <w:t>04D5</w:t>
            </w:r>
          </w:p>
        </w:tc>
        <w:tc>
          <w:tcPr>
            <w:tcW w:w="4240" w:type="dxa"/>
            <w:noWrap/>
            <w:hideMark/>
          </w:tcPr>
          <w:p w:rsidR="00345C4B" w:rsidRPr="008E0CC7" w:rsidRDefault="00345C4B" w:rsidP="00066C57">
            <w:pPr>
              <w:rPr>
                <w:rFonts w:cs="Arial"/>
              </w:rPr>
            </w:pPr>
            <w:r w:rsidRPr="008E0CC7">
              <w:rPr>
                <w:rFonts w:cs="Arial"/>
              </w:rPr>
              <w:t>ADSP_Y_PCHIME_Freq5_LSB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30</w:t>
            </w:r>
          </w:p>
        </w:tc>
        <w:tc>
          <w:tcPr>
            <w:tcW w:w="917" w:type="dxa"/>
            <w:noWrap/>
            <w:hideMark/>
          </w:tcPr>
          <w:p w:rsidR="00345C4B" w:rsidRPr="000746E8" w:rsidRDefault="00345C4B" w:rsidP="00066C57">
            <w:pPr>
              <w:rPr>
                <w:rFonts w:cs="Arial"/>
              </w:rPr>
            </w:pPr>
            <w:ins w:id="282" w:author="Walus, David (D.M.)" w:date="2016-11-01T09:38:00Z">
              <w:r w:rsidRPr="000746E8">
                <w:rPr>
                  <w:rFonts w:cs="Arial"/>
                  <w:highlight w:val="yellow"/>
                </w:rPr>
                <w:t>047F</w:t>
              </w:r>
            </w:ins>
            <w:del w:id="283" w:author="Walus, David (D.M.)" w:date="2016-11-01T09:38:00Z">
              <w:r w:rsidRPr="000746E8" w:rsidDel="000746E8">
                <w:rPr>
                  <w:rFonts w:cs="Arial"/>
                </w:rPr>
                <w:delText>03C9</w:delText>
              </w:r>
            </w:del>
          </w:p>
        </w:tc>
        <w:tc>
          <w:tcPr>
            <w:tcW w:w="4240" w:type="dxa"/>
            <w:noWrap/>
            <w:hideMark/>
          </w:tcPr>
          <w:p w:rsidR="00345C4B" w:rsidRPr="008E0CC7" w:rsidRDefault="00345C4B" w:rsidP="00066C57">
            <w:pPr>
              <w:rPr>
                <w:rFonts w:cs="Arial"/>
              </w:rPr>
            </w:pPr>
            <w:r w:rsidRPr="008E0CC7">
              <w:rPr>
                <w:rFonts w:cs="Arial"/>
              </w:rPr>
              <w:t>ADSP_Y_PCHIME_Volume5</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31</w:t>
            </w:r>
          </w:p>
        </w:tc>
        <w:tc>
          <w:tcPr>
            <w:tcW w:w="917" w:type="dxa"/>
            <w:noWrap/>
            <w:hideMark/>
          </w:tcPr>
          <w:p w:rsidR="00345C4B" w:rsidRPr="008E0CC7" w:rsidRDefault="00345C4B" w:rsidP="00066C57">
            <w:pPr>
              <w:rPr>
                <w:rFonts w:cs="Arial"/>
              </w:rPr>
            </w:pPr>
            <w:r w:rsidRPr="008E0CC7">
              <w:rPr>
                <w:rFonts w:cs="Arial"/>
              </w:rPr>
              <w:t>07EE</w:t>
            </w:r>
          </w:p>
        </w:tc>
        <w:tc>
          <w:tcPr>
            <w:tcW w:w="4240" w:type="dxa"/>
            <w:noWrap/>
            <w:hideMark/>
          </w:tcPr>
          <w:p w:rsidR="00345C4B" w:rsidRPr="008E0CC7" w:rsidRDefault="00345C4B" w:rsidP="00066C57">
            <w:pPr>
              <w:rPr>
                <w:rFonts w:cs="Arial"/>
              </w:rPr>
            </w:pPr>
            <w:r w:rsidRPr="008E0CC7">
              <w:rPr>
                <w:rFonts w:cs="Arial"/>
              </w:rPr>
              <w:t>ADSP_Y_PCHIME_Freq6_MSB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32</w:t>
            </w:r>
          </w:p>
        </w:tc>
        <w:tc>
          <w:tcPr>
            <w:tcW w:w="917" w:type="dxa"/>
            <w:noWrap/>
            <w:hideMark/>
          </w:tcPr>
          <w:p w:rsidR="00345C4B" w:rsidRPr="008E0CC7" w:rsidRDefault="00345C4B" w:rsidP="00066C57">
            <w:pPr>
              <w:rPr>
                <w:rFonts w:cs="Arial"/>
              </w:rPr>
            </w:pPr>
            <w:r w:rsidRPr="008E0CC7">
              <w:rPr>
                <w:rFonts w:cs="Arial"/>
              </w:rPr>
              <w:t>03D5</w:t>
            </w:r>
          </w:p>
        </w:tc>
        <w:tc>
          <w:tcPr>
            <w:tcW w:w="4240" w:type="dxa"/>
            <w:noWrap/>
            <w:hideMark/>
          </w:tcPr>
          <w:p w:rsidR="00345C4B" w:rsidRPr="008E0CC7" w:rsidRDefault="00345C4B" w:rsidP="00066C57">
            <w:pPr>
              <w:rPr>
                <w:rFonts w:cs="Arial"/>
              </w:rPr>
            </w:pPr>
            <w:r w:rsidRPr="008E0CC7">
              <w:rPr>
                <w:rFonts w:cs="Arial"/>
              </w:rPr>
              <w:t>ADSP_Y_PCHIME_Freq6_LSB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33</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ADSP_Y_PCHIME_Volume6</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34</w:t>
            </w:r>
          </w:p>
        </w:tc>
        <w:tc>
          <w:tcPr>
            <w:tcW w:w="917" w:type="dxa"/>
            <w:noWrap/>
            <w:hideMark/>
          </w:tcPr>
          <w:p w:rsidR="00345C4B" w:rsidRPr="008E0CC7" w:rsidRDefault="00345C4B" w:rsidP="00066C57">
            <w:pPr>
              <w:rPr>
                <w:rFonts w:cs="Arial"/>
              </w:rPr>
            </w:pPr>
            <w:r w:rsidRPr="008E0CC7">
              <w:rPr>
                <w:rFonts w:cs="Arial"/>
              </w:rPr>
              <w:t>07EE</w:t>
            </w:r>
          </w:p>
        </w:tc>
        <w:tc>
          <w:tcPr>
            <w:tcW w:w="4240" w:type="dxa"/>
            <w:noWrap/>
            <w:hideMark/>
          </w:tcPr>
          <w:p w:rsidR="00345C4B" w:rsidRPr="008E0CC7" w:rsidRDefault="00345C4B" w:rsidP="00066C57">
            <w:pPr>
              <w:rPr>
                <w:rFonts w:cs="Arial"/>
              </w:rPr>
            </w:pPr>
            <w:r w:rsidRPr="008E0CC7">
              <w:rPr>
                <w:rFonts w:cs="Arial"/>
              </w:rPr>
              <w:t>ADSP_Y_PCHIME_Freq7_MSB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35</w:t>
            </w:r>
          </w:p>
        </w:tc>
        <w:tc>
          <w:tcPr>
            <w:tcW w:w="917" w:type="dxa"/>
            <w:noWrap/>
            <w:hideMark/>
          </w:tcPr>
          <w:p w:rsidR="00345C4B" w:rsidRPr="008E0CC7" w:rsidRDefault="00345C4B" w:rsidP="00066C57">
            <w:pPr>
              <w:rPr>
                <w:rFonts w:cs="Arial"/>
              </w:rPr>
            </w:pPr>
            <w:r w:rsidRPr="008E0CC7">
              <w:rPr>
                <w:rFonts w:cs="Arial"/>
              </w:rPr>
              <w:t>03D5</w:t>
            </w:r>
          </w:p>
        </w:tc>
        <w:tc>
          <w:tcPr>
            <w:tcW w:w="4240" w:type="dxa"/>
            <w:noWrap/>
            <w:hideMark/>
          </w:tcPr>
          <w:p w:rsidR="00345C4B" w:rsidRPr="008E0CC7" w:rsidRDefault="00345C4B" w:rsidP="00066C57">
            <w:pPr>
              <w:rPr>
                <w:rFonts w:cs="Arial"/>
              </w:rPr>
            </w:pPr>
            <w:r w:rsidRPr="008E0CC7">
              <w:rPr>
                <w:rFonts w:cs="Arial"/>
              </w:rPr>
              <w:t>ADSP_Y_PCHIME_Freq7_LSB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36</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ADSP_Y_PCHIME_Volume7</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37</w:t>
            </w:r>
          </w:p>
        </w:tc>
        <w:tc>
          <w:tcPr>
            <w:tcW w:w="917" w:type="dxa"/>
            <w:noWrap/>
            <w:hideMark/>
          </w:tcPr>
          <w:p w:rsidR="00345C4B" w:rsidRPr="008E0CC7" w:rsidRDefault="00345C4B" w:rsidP="00066C57">
            <w:pPr>
              <w:rPr>
                <w:rFonts w:cs="Arial"/>
              </w:rPr>
            </w:pPr>
            <w:r w:rsidRPr="008E0CC7">
              <w:rPr>
                <w:rFonts w:cs="Arial"/>
              </w:rPr>
              <w:t>07EE</w:t>
            </w:r>
          </w:p>
        </w:tc>
        <w:tc>
          <w:tcPr>
            <w:tcW w:w="4240" w:type="dxa"/>
            <w:noWrap/>
            <w:hideMark/>
          </w:tcPr>
          <w:p w:rsidR="00345C4B" w:rsidRPr="008E0CC7" w:rsidRDefault="00345C4B" w:rsidP="00066C57">
            <w:pPr>
              <w:rPr>
                <w:rFonts w:cs="Arial"/>
              </w:rPr>
            </w:pPr>
            <w:r w:rsidRPr="008E0CC7">
              <w:rPr>
                <w:rFonts w:cs="Arial"/>
              </w:rPr>
              <w:t>ADSP_Y_PCHIME_Freq8_MSB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38</w:t>
            </w:r>
          </w:p>
        </w:tc>
        <w:tc>
          <w:tcPr>
            <w:tcW w:w="917" w:type="dxa"/>
            <w:noWrap/>
            <w:hideMark/>
          </w:tcPr>
          <w:p w:rsidR="00345C4B" w:rsidRPr="008E0CC7" w:rsidRDefault="00345C4B" w:rsidP="00066C57">
            <w:pPr>
              <w:rPr>
                <w:rFonts w:cs="Arial"/>
              </w:rPr>
            </w:pPr>
            <w:r w:rsidRPr="008E0CC7">
              <w:rPr>
                <w:rFonts w:cs="Arial"/>
              </w:rPr>
              <w:t>03D5</w:t>
            </w:r>
          </w:p>
        </w:tc>
        <w:tc>
          <w:tcPr>
            <w:tcW w:w="4240" w:type="dxa"/>
            <w:noWrap/>
            <w:hideMark/>
          </w:tcPr>
          <w:p w:rsidR="00345C4B" w:rsidRPr="008E0CC7" w:rsidRDefault="00345C4B" w:rsidP="00066C57">
            <w:pPr>
              <w:rPr>
                <w:rFonts w:cs="Arial"/>
              </w:rPr>
            </w:pPr>
            <w:r w:rsidRPr="008E0CC7">
              <w:rPr>
                <w:rFonts w:cs="Arial"/>
              </w:rPr>
              <w:t>ADSP_Y_PCHIME_Freq8_LSB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39</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ADSP_Y_PCHIME_Volume8</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40</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ADSP_Y_PCHIME_Ampli_LFO</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41</w:t>
            </w:r>
          </w:p>
        </w:tc>
        <w:tc>
          <w:tcPr>
            <w:tcW w:w="917" w:type="dxa"/>
            <w:noWrap/>
            <w:hideMark/>
          </w:tcPr>
          <w:p w:rsidR="00345C4B" w:rsidRPr="008E0CC7" w:rsidRDefault="00345C4B" w:rsidP="00066C57">
            <w:pPr>
              <w:rPr>
                <w:rFonts w:cs="Arial"/>
              </w:rPr>
            </w:pPr>
            <w:r w:rsidRPr="008E0CC7">
              <w:rPr>
                <w:rFonts w:cs="Arial"/>
              </w:rPr>
              <w:t>07FF</w:t>
            </w:r>
          </w:p>
        </w:tc>
        <w:tc>
          <w:tcPr>
            <w:tcW w:w="4240" w:type="dxa"/>
            <w:noWrap/>
            <w:hideMark/>
          </w:tcPr>
          <w:p w:rsidR="00345C4B" w:rsidRPr="008E0CC7" w:rsidRDefault="00345C4B" w:rsidP="00066C57">
            <w:pPr>
              <w:rPr>
                <w:rFonts w:cs="Arial"/>
              </w:rPr>
            </w:pPr>
            <w:r w:rsidRPr="008E0CC7">
              <w:rPr>
                <w:rFonts w:cs="Arial"/>
              </w:rPr>
              <w:t>ADSP_Y_PCHIME_Offset_LFO</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42</w:t>
            </w:r>
          </w:p>
        </w:tc>
        <w:tc>
          <w:tcPr>
            <w:tcW w:w="917" w:type="dxa"/>
            <w:noWrap/>
            <w:hideMark/>
          </w:tcPr>
          <w:p w:rsidR="00345C4B" w:rsidRPr="008E0CC7" w:rsidRDefault="00345C4B" w:rsidP="00066C57">
            <w:pPr>
              <w:rPr>
                <w:rFonts w:cs="Arial"/>
              </w:rPr>
            </w:pPr>
            <w:r w:rsidRPr="008E0CC7">
              <w:rPr>
                <w:rFonts w:cs="Arial"/>
              </w:rPr>
              <w:t>0001</w:t>
            </w:r>
          </w:p>
        </w:tc>
        <w:tc>
          <w:tcPr>
            <w:tcW w:w="4240" w:type="dxa"/>
            <w:noWrap/>
            <w:hideMark/>
          </w:tcPr>
          <w:p w:rsidR="00345C4B" w:rsidRPr="008E0CC7" w:rsidRDefault="00345C4B" w:rsidP="00066C57">
            <w:pPr>
              <w:rPr>
                <w:rFonts w:cs="Arial"/>
              </w:rPr>
            </w:pPr>
            <w:r w:rsidRPr="008E0CC7">
              <w:rPr>
                <w:rFonts w:cs="Arial"/>
              </w:rPr>
              <w:t>ADSP_Y_PCHIME_Env1_DelayVolume</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43</w:t>
            </w:r>
          </w:p>
        </w:tc>
        <w:tc>
          <w:tcPr>
            <w:tcW w:w="917" w:type="dxa"/>
            <w:noWrap/>
            <w:hideMark/>
          </w:tcPr>
          <w:p w:rsidR="00345C4B" w:rsidRPr="008E0CC7" w:rsidRDefault="00345C4B" w:rsidP="00066C57">
            <w:pPr>
              <w:rPr>
                <w:rFonts w:cs="Arial"/>
              </w:rPr>
            </w:pPr>
            <w:r w:rsidRPr="008E0CC7">
              <w:rPr>
                <w:rFonts w:cs="Arial"/>
              </w:rPr>
              <w:t>07FF</w:t>
            </w:r>
          </w:p>
        </w:tc>
        <w:tc>
          <w:tcPr>
            <w:tcW w:w="4240" w:type="dxa"/>
            <w:noWrap/>
            <w:hideMark/>
          </w:tcPr>
          <w:p w:rsidR="00345C4B" w:rsidRPr="008E0CC7" w:rsidRDefault="00345C4B" w:rsidP="00066C57">
            <w:pPr>
              <w:rPr>
                <w:rFonts w:cs="Arial"/>
              </w:rPr>
            </w:pPr>
            <w:r w:rsidRPr="008E0CC7">
              <w:rPr>
                <w:rFonts w:cs="Arial"/>
              </w:rPr>
              <w:t>ADSP_Y_PCHIME_Env1_DecayCoef_MSB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44</w:t>
            </w:r>
          </w:p>
        </w:tc>
        <w:tc>
          <w:tcPr>
            <w:tcW w:w="917" w:type="dxa"/>
            <w:noWrap/>
            <w:hideMark/>
          </w:tcPr>
          <w:p w:rsidR="00345C4B" w:rsidRPr="008E0CC7" w:rsidRDefault="00345C4B" w:rsidP="00066C57">
            <w:pPr>
              <w:rPr>
                <w:rFonts w:cs="Arial"/>
              </w:rPr>
            </w:pPr>
            <w:r w:rsidRPr="008E0CC7">
              <w:rPr>
                <w:rFonts w:cs="Arial"/>
              </w:rPr>
              <w:t>028A</w:t>
            </w:r>
          </w:p>
        </w:tc>
        <w:tc>
          <w:tcPr>
            <w:tcW w:w="4240" w:type="dxa"/>
            <w:noWrap/>
            <w:hideMark/>
          </w:tcPr>
          <w:p w:rsidR="00345C4B" w:rsidRPr="008E0CC7" w:rsidRDefault="00345C4B" w:rsidP="00066C57">
            <w:pPr>
              <w:rPr>
                <w:rFonts w:cs="Arial"/>
              </w:rPr>
            </w:pPr>
            <w:r w:rsidRPr="008E0CC7">
              <w:rPr>
                <w:rFonts w:cs="Arial"/>
              </w:rPr>
              <w:t>ADSP_Y_PCHIME_Env1_DecayCoef_LSB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45</w:t>
            </w:r>
          </w:p>
        </w:tc>
        <w:tc>
          <w:tcPr>
            <w:tcW w:w="917" w:type="dxa"/>
            <w:noWrap/>
            <w:hideMark/>
          </w:tcPr>
          <w:p w:rsidR="00345C4B" w:rsidRPr="008E0CC7" w:rsidRDefault="00345C4B" w:rsidP="00066C57">
            <w:pPr>
              <w:rPr>
                <w:rFonts w:cs="Arial"/>
              </w:rPr>
            </w:pPr>
            <w:r w:rsidRPr="008E0CC7">
              <w:rPr>
                <w:rFonts w:cs="Arial"/>
              </w:rPr>
              <w:t>0001</w:t>
            </w:r>
          </w:p>
        </w:tc>
        <w:tc>
          <w:tcPr>
            <w:tcW w:w="4240" w:type="dxa"/>
            <w:noWrap/>
            <w:hideMark/>
          </w:tcPr>
          <w:p w:rsidR="00345C4B" w:rsidRPr="008E0CC7" w:rsidRDefault="00345C4B" w:rsidP="00066C57">
            <w:pPr>
              <w:rPr>
                <w:rFonts w:cs="Arial"/>
              </w:rPr>
            </w:pPr>
            <w:r w:rsidRPr="008E0CC7">
              <w:rPr>
                <w:rFonts w:cs="Arial"/>
              </w:rPr>
              <w:t>ADSP_Y_PCHIME_Env2_DelayVolume</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46</w:t>
            </w:r>
          </w:p>
        </w:tc>
        <w:tc>
          <w:tcPr>
            <w:tcW w:w="917" w:type="dxa"/>
            <w:noWrap/>
            <w:hideMark/>
          </w:tcPr>
          <w:p w:rsidR="00345C4B" w:rsidRPr="008E0CC7" w:rsidRDefault="00345C4B" w:rsidP="00066C57">
            <w:pPr>
              <w:rPr>
                <w:rFonts w:cs="Arial"/>
              </w:rPr>
            </w:pPr>
            <w:r w:rsidRPr="008E0CC7">
              <w:rPr>
                <w:rFonts w:cs="Arial"/>
              </w:rPr>
              <w:t>07FF</w:t>
            </w:r>
          </w:p>
        </w:tc>
        <w:tc>
          <w:tcPr>
            <w:tcW w:w="4240" w:type="dxa"/>
            <w:noWrap/>
            <w:hideMark/>
          </w:tcPr>
          <w:p w:rsidR="00345C4B" w:rsidRPr="008E0CC7" w:rsidRDefault="00345C4B" w:rsidP="00066C57">
            <w:pPr>
              <w:rPr>
                <w:rFonts w:cs="Arial"/>
              </w:rPr>
            </w:pPr>
            <w:r w:rsidRPr="008E0CC7">
              <w:rPr>
                <w:rFonts w:cs="Arial"/>
              </w:rPr>
              <w:t>ADSP_Y_PCHIME_Env2_DecayCoef_MSB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47</w:t>
            </w:r>
          </w:p>
        </w:tc>
        <w:tc>
          <w:tcPr>
            <w:tcW w:w="917" w:type="dxa"/>
            <w:noWrap/>
            <w:hideMark/>
          </w:tcPr>
          <w:p w:rsidR="00345C4B" w:rsidRPr="008E0CC7" w:rsidRDefault="00345C4B" w:rsidP="00066C57">
            <w:pPr>
              <w:rPr>
                <w:rFonts w:cs="Arial"/>
              </w:rPr>
            </w:pPr>
            <w:r w:rsidRPr="008E0CC7">
              <w:rPr>
                <w:rFonts w:cs="Arial"/>
              </w:rPr>
              <w:t>028A</w:t>
            </w:r>
          </w:p>
        </w:tc>
        <w:tc>
          <w:tcPr>
            <w:tcW w:w="4240" w:type="dxa"/>
            <w:noWrap/>
            <w:hideMark/>
          </w:tcPr>
          <w:p w:rsidR="00345C4B" w:rsidRPr="008E0CC7" w:rsidRDefault="00345C4B" w:rsidP="00066C57">
            <w:pPr>
              <w:rPr>
                <w:rFonts w:cs="Arial"/>
              </w:rPr>
            </w:pPr>
            <w:r w:rsidRPr="008E0CC7">
              <w:rPr>
                <w:rFonts w:cs="Arial"/>
              </w:rPr>
              <w:t>ADSP_Y_PCHIME_Env2_DecayCoef_LSB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48</w:t>
            </w:r>
          </w:p>
        </w:tc>
        <w:tc>
          <w:tcPr>
            <w:tcW w:w="917" w:type="dxa"/>
            <w:noWrap/>
            <w:hideMark/>
          </w:tcPr>
          <w:p w:rsidR="00345C4B" w:rsidRPr="008E0CC7" w:rsidRDefault="00345C4B" w:rsidP="00066C57">
            <w:pPr>
              <w:rPr>
                <w:rFonts w:cs="Arial"/>
              </w:rPr>
            </w:pPr>
            <w:r w:rsidRPr="008E0CC7">
              <w:rPr>
                <w:rFonts w:cs="Arial"/>
              </w:rPr>
              <w:t>0001</w:t>
            </w:r>
          </w:p>
        </w:tc>
        <w:tc>
          <w:tcPr>
            <w:tcW w:w="4240" w:type="dxa"/>
            <w:noWrap/>
            <w:hideMark/>
          </w:tcPr>
          <w:p w:rsidR="00345C4B" w:rsidRPr="008E0CC7" w:rsidRDefault="00345C4B" w:rsidP="00066C57">
            <w:pPr>
              <w:rPr>
                <w:rFonts w:cs="Arial"/>
              </w:rPr>
            </w:pPr>
            <w:r w:rsidRPr="008E0CC7">
              <w:rPr>
                <w:rFonts w:cs="Arial"/>
              </w:rPr>
              <w:t>ADSP_Y_PCHIME_Env3_DelayVolume</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49</w:t>
            </w:r>
          </w:p>
        </w:tc>
        <w:tc>
          <w:tcPr>
            <w:tcW w:w="917" w:type="dxa"/>
            <w:noWrap/>
            <w:hideMark/>
          </w:tcPr>
          <w:p w:rsidR="00345C4B" w:rsidRPr="008E0CC7" w:rsidRDefault="00345C4B" w:rsidP="00066C57">
            <w:pPr>
              <w:rPr>
                <w:rFonts w:cs="Arial"/>
              </w:rPr>
            </w:pPr>
            <w:r w:rsidRPr="008E0CC7">
              <w:rPr>
                <w:rFonts w:cs="Arial"/>
              </w:rPr>
              <w:t>07FF</w:t>
            </w:r>
          </w:p>
        </w:tc>
        <w:tc>
          <w:tcPr>
            <w:tcW w:w="4240" w:type="dxa"/>
            <w:noWrap/>
            <w:hideMark/>
          </w:tcPr>
          <w:p w:rsidR="00345C4B" w:rsidRPr="008E0CC7" w:rsidRDefault="00345C4B" w:rsidP="00066C57">
            <w:pPr>
              <w:rPr>
                <w:rFonts w:cs="Arial"/>
              </w:rPr>
            </w:pPr>
            <w:r w:rsidRPr="008E0CC7">
              <w:rPr>
                <w:rFonts w:cs="Arial"/>
              </w:rPr>
              <w:t>ADSP_Y_PCHIME_Env3_DecayCoef_MSB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50</w:t>
            </w:r>
          </w:p>
        </w:tc>
        <w:tc>
          <w:tcPr>
            <w:tcW w:w="917" w:type="dxa"/>
            <w:noWrap/>
            <w:hideMark/>
          </w:tcPr>
          <w:p w:rsidR="00345C4B" w:rsidRPr="008E0CC7" w:rsidRDefault="00345C4B" w:rsidP="00066C57">
            <w:pPr>
              <w:rPr>
                <w:rFonts w:cs="Arial"/>
              </w:rPr>
            </w:pPr>
            <w:r w:rsidRPr="008E0CC7">
              <w:rPr>
                <w:rFonts w:cs="Arial"/>
              </w:rPr>
              <w:t>028A</w:t>
            </w:r>
          </w:p>
        </w:tc>
        <w:tc>
          <w:tcPr>
            <w:tcW w:w="4240" w:type="dxa"/>
            <w:noWrap/>
            <w:hideMark/>
          </w:tcPr>
          <w:p w:rsidR="00345C4B" w:rsidRPr="008E0CC7" w:rsidRDefault="00345C4B" w:rsidP="00066C57">
            <w:pPr>
              <w:rPr>
                <w:rFonts w:cs="Arial"/>
              </w:rPr>
            </w:pPr>
            <w:r w:rsidRPr="008E0CC7">
              <w:rPr>
                <w:rFonts w:cs="Arial"/>
              </w:rPr>
              <w:t>ADSP_Y_PCHIME_Env3_DecayCoef_LSB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51</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ADSP_Y_PCHIME_Env4_DelayVolume</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52</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ADSP_Y_PCHIME_Env4_DecayCoef_MSB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53</w:t>
            </w:r>
          </w:p>
        </w:tc>
        <w:tc>
          <w:tcPr>
            <w:tcW w:w="917" w:type="dxa"/>
            <w:noWrap/>
            <w:hideMark/>
          </w:tcPr>
          <w:p w:rsidR="00345C4B" w:rsidRPr="008E0CC7" w:rsidRDefault="00345C4B" w:rsidP="00066C57">
            <w:pPr>
              <w:rPr>
                <w:rFonts w:cs="Arial"/>
              </w:rPr>
            </w:pPr>
            <w:r w:rsidRPr="008E0CC7">
              <w:rPr>
                <w:rFonts w:cs="Arial"/>
              </w:rPr>
              <w:t>0000</w:t>
            </w:r>
          </w:p>
        </w:tc>
        <w:tc>
          <w:tcPr>
            <w:tcW w:w="4240" w:type="dxa"/>
            <w:noWrap/>
            <w:hideMark/>
          </w:tcPr>
          <w:p w:rsidR="00345C4B" w:rsidRPr="008E0CC7" w:rsidRDefault="00345C4B" w:rsidP="00066C57">
            <w:pPr>
              <w:rPr>
                <w:rFonts w:cs="Arial"/>
              </w:rPr>
            </w:pPr>
            <w:r w:rsidRPr="008E0CC7">
              <w:rPr>
                <w:rFonts w:cs="Arial"/>
              </w:rPr>
              <w:t>ADSP_Y_PCHIME_Env4_DecayCoef_LSB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54</w:t>
            </w:r>
          </w:p>
        </w:tc>
        <w:tc>
          <w:tcPr>
            <w:tcW w:w="917" w:type="dxa"/>
            <w:noWrap/>
            <w:hideMark/>
          </w:tcPr>
          <w:p w:rsidR="00345C4B" w:rsidRPr="008E0CC7" w:rsidRDefault="00345C4B" w:rsidP="00066C57">
            <w:pPr>
              <w:rPr>
                <w:rFonts w:cs="Arial"/>
              </w:rPr>
            </w:pPr>
            <w:r w:rsidRPr="008E0CC7">
              <w:rPr>
                <w:rFonts w:cs="Arial"/>
              </w:rPr>
              <w:t>0400</w:t>
            </w:r>
          </w:p>
        </w:tc>
        <w:tc>
          <w:tcPr>
            <w:tcW w:w="4240" w:type="dxa"/>
            <w:noWrap/>
            <w:hideMark/>
          </w:tcPr>
          <w:p w:rsidR="00345C4B" w:rsidRPr="008E0CC7" w:rsidRDefault="00345C4B" w:rsidP="00066C57">
            <w:pPr>
              <w:rPr>
                <w:rFonts w:cs="Arial"/>
              </w:rPr>
            </w:pPr>
            <w:r w:rsidRPr="008E0CC7">
              <w:rPr>
                <w:rFonts w:cs="Arial"/>
              </w:rPr>
              <w:t>ADSP_Y_PCHIME_MasterVolume</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55</w:t>
            </w:r>
          </w:p>
        </w:tc>
        <w:tc>
          <w:tcPr>
            <w:tcW w:w="917" w:type="dxa"/>
            <w:noWrap/>
            <w:hideMark/>
          </w:tcPr>
          <w:p w:rsidR="00345C4B" w:rsidRPr="008E0CC7" w:rsidRDefault="00345C4B" w:rsidP="00066C57">
            <w:pPr>
              <w:rPr>
                <w:rFonts w:cs="Arial"/>
              </w:rPr>
            </w:pPr>
            <w:r w:rsidRPr="008E0CC7">
              <w:rPr>
                <w:rFonts w:cs="Arial"/>
              </w:rPr>
              <w:t>075C</w:t>
            </w:r>
          </w:p>
        </w:tc>
        <w:tc>
          <w:tcPr>
            <w:tcW w:w="4240" w:type="dxa"/>
            <w:noWrap/>
            <w:hideMark/>
          </w:tcPr>
          <w:p w:rsidR="00345C4B" w:rsidRPr="008E0CC7" w:rsidRDefault="00345C4B" w:rsidP="00066C57">
            <w:pPr>
              <w:rPr>
                <w:rFonts w:cs="Arial"/>
              </w:rPr>
            </w:pPr>
            <w:r w:rsidRPr="008E0CC7">
              <w:rPr>
                <w:rFonts w:cs="Arial"/>
              </w:rPr>
              <w:t>ADSP_Y_PCHIME_Smute_DecayCoef_MSB</w:t>
            </w:r>
          </w:p>
        </w:tc>
      </w:tr>
      <w:tr w:rsidR="00345C4B" w:rsidRPr="008E0CC7" w:rsidTr="00066C57">
        <w:trPr>
          <w:trHeight w:val="255"/>
          <w:jc w:val="center"/>
        </w:trPr>
        <w:tc>
          <w:tcPr>
            <w:tcW w:w="460" w:type="dxa"/>
            <w:noWrap/>
            <w:hideMark/>
          </w:tcPr>
          <w:p w:rsidR="00345C4B" w:rsidRPr="008E0CC7" w:rsidRDefault="00345C4B" w:rsidP="00066C57">
            <w:pPr>
              <w:rPr>
                <w:rFonts w:cs="Arial"/>
              </w:rPr>
            </w:pPr>
            <w:r w:rsidRPr="008E0CC7">
              <w:rPr>
                <w:rFonts w:cs="Arial"/>
              </w:rPr>
              <w:t>56</w:t>
            </w:r>
          </w:p>
        </w:tc>
        <w:tc>
          <w:tcPr>
            <w:tcW w:w="917" w:type="dxa"/>
            <w:noWrap/>
            <w:hideMark/>
          </w:tcPr>
          <w:p w:rsidR="00345C4B" w:rsidRPr="008E0CC7" w:rsidRDefault="00345C4B" w:rsidP="00066C57">
            <w:pPr>
              <w:rPr>
                <w:rFonts w:cs="Arial"/>
              </w:rPr>
            </w:pPr>
            <w:r w:rsidRPr="008E0CC7">
              <w:rPr>
                <w:rFonts w:cs="Arial"/>
              </w:rPr>
              <w:t>0201</w:t>
            </w:r>
          </w:p>
        </w:tc>
        <w:tc>
          <w:tcPr>
            <w:tcW w:w="4240" w:type="dxa"/>
            <w:noWrap/>
            <w:hideMark/>
          </w:tcPr>
          <w:p w:rsidR="00345C4B" w:rsidRPr="008E0CC7" w:rsidRDefault="00345C4B" w:rsidP="00066C57">
            <w:pPr>
              <w:rPr>
                <w:rFonts w:cs="Arial"/>
              </w:rPr>
            </w:pPr>
            <w:r w:rsidRPr="008E0CC7">
              <w:rPr>
                <w:rFonts w:cs="Arial"/>
              </w:rPr>
              <w:t>ADSP_Y_PCHIME_Smute_DecayCoef_LSB</w:t>
            </w:r>
          </w:p>
        </w:tc>
      </w:tr>
      <w:tr w:rsidR="00345C4B" w:rsidRPr="008E0CC7" w:rsidTr="00066C57">
        <w:trPr>
          <w:trHeight w:val="70"/>
          <w:jc w:val="center"/>
        </w:trPr>
        <w:tc>
          <w:tcPr>
            <w:tcW w:w="460" w:type="dxa"/>
            <w:noWrap/>
            <w:hideMark/>
          </w:tcPr>
          <w:p w:rsidR="00345C4B" w:rsidRPr="008E0CC7" w:rsidRDefault="00345C4B" w:rsidP="00066C57">
            <w:pPr>
              <w:rPr>
                <w:rFonts w:cs="Arial"/>
              </w:rPr>
            </w:pPr>
            <w:r w:rsidRPr="008E0CC7">
              <w:rPr>
                <w:rFonts w:cs="Arial"/>
              </w:rPr>
              <w:t>57</w:t>
            </w:r>
          </w:p>
        </w:tc>
        <w:tc>
          <w:tcPr>
            <w:tcW w:w="917" w:type="dxa"/>
            <w:noWrap/>
            <w:hideMark/>
          </w:tcPr>
          <w:p w:rsidR="00345C4B" w:rsidRPr="008E0CC7" w:rsidRDefault="00345C4B" w:rsidP="00066C57">
            <w:pPr>
              <w:rPr>
                <w:rFonts w:cs="Arial"/>
              </w:rPr>
            </w:pPr>
            <w:r w:rsidRPr="008E0CC7">
              <w:rPr>
                <w:rFonts w:cs="Arial"/>
              </w:rPr>
              <w:t>000001</w:t>
            </w:r>
          </w:p>
        </w:tc>
        <w:tc>
          <w:tcPr>
            <w:tcW w:w="4240" w:type="dxa"/>
            <w:noWrap/>
            <w:hideMark/>
          </w:tcPr>
          <w:p w:rsidR="00345C4B" w:rsidRPr="008E0CC7" w:rsidRDefault="00345C4B" w:rsidP="00066C57">
            <w:pPr>
              <w:rPr>
                <w:rFonts w:cs="Arial"/>
              </w:rPr>
            </w:pPr>
            <w:r w:rsidRPr="008E0CC7">
              <w:rPr>
                <w:rFonts w:cs="Arial"/>
              </w:rPr>
              <w:t>ADSP_X_PCHIME_ControlStatusReg</w:t>
            </w:r>
          </w:p>
        </w:tc>
      </w:tr>
    </w:tbl>
    <w:p w:rsidR="00345C4B" w:rsidRPr="00FD108E" w:rsidRDefault="00345C4B" w:rsidP="00345C4B">
      <w:pPr>
        <w:rPr>
          <w:rFonts w:cs="Arial"/>
        </w:rPr>
      </w:pPr>
    </w:p>
    <w:p w:rsidR="00345C4B" w:rsidRDefault="00345C4B" w:rsidP="00345C4B">
      <w:pPr>
        <w:pStyle w:val="Heading4"/>
        <w:numPr>
          <w:ilvl w:val="3"/>
          <w:numId w:val="48"/>
        </w:numPr>
      </w:pPr>
      <w:bookmarkStart w:id="284" w:name="_Toc45277378"/>
      <w:r w:rsidRPr="00B9479B">
        <w:lastRenderedPageBreak/>
        <w:t>AHU-SWR-REQ-165805/B-Polyphonic Chime 21 - Lincoln DNA Chime B_Shortened to 0.5 seconds</w:t>
      </w:r>
      <w:bookmarkEnd w:id="284"/>
    </w:p>
    <w:p w:rsidR="00345C4B" w:rsidRDefault="00345C4B" w:rsidP="00345C4B">
      <w:pPr>
        <w:jc w:val="center"/>
        <w:rPr>
          <w:rFonts w:cs="Arial"/>
        </w:rPr>
      </w:pPr>
      <w:r>
        <w:rPr>
          <w:noProof/>
        </w:rPr>
        <w:drawing>
          <wp:inline distT="0" distB="0" distL="0" distR="0" wp14:anchorId="3DBD583F" wp14:editId="23EF323E">
            <wp:extent cx="1050472" cy="921204"/>
            <wp:effectExtent l="0" t="0" r="0" b="0"/>
            <wp:docPr id="38700" name="Picture 119" descr="P_Chime_21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 name="Picture 119" descr="P_Chime_21_Scope_Total Dur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2A6747B2" wp14:editId="573642F7">
            <wp:extent cx="1047750" cy="921204"/>
            <wp:effectExtent l="0" t="0" r="0" b="0"/>
            <wp:docPr id="38701" name="Picture 120" descr="P_Chime_21_FFT Spectrum_Frequency_Zoom_2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 name="Picture 120" descr="P_Chime_21_FFT Spectrum_Frequency_Zoom_220-3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47750"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7B3ECA0" wp14:editId="2C89895F">
            <wp:extent cx="1412421" cy="921204"/>
            <wp:effectExtent l="0" t="0" r="0" b="0"/>
            <wp:docPr id="387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 name="Picture 31"/>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12421"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5047CE" w:rsidTr="00066C57">
        <w:trPr>
          <w:trHeight w:val="70"/>
          <w:jc w:val="center"/>
        </w:trPr>
        <w:tc>
          <w:tcPr>
            <w:tcW w:w="460" w:type="dxa"/>
            <w:noWrap/>
            <w:hideMark/>
          </w:tcPr>
          <w:p w:rsidR="00345C4B" w:rsidRPr="005047CE" w:rsidRDefault="00345C4B" w:rsidP="00066C57">
            <w:pPr>
              <w:rPr>
                <w:rFonts w:cs="Arial"/>
                <w:b/>
                <w:bCs/>
              </w:rPr>
            </w:pPr>
            <w:r w:rsidRPr="005047CE">
              <w:rPr>
                <w:rFonts w:cs="Arial"/>
                <w:b/>
                <w:bCs/>
              </w:rPr>
              <w:t>#</w:t>
            </w:r>
          </w:p>
        </w:tc>
        <w:tc>
          <w:tcPr>
            <w:tcW w:w="917" w:type="dxa"/>
            <w:noWrap/>
            <w:hideMark/>
          </w:tcPr>
          <w:p w:rsidR="00345C4B" w:rsidRPr="005047CE" w:rsidRDefault="00345C4B" w:rsidP="00066C57">
            <w:pPr>
              <w:rPr>
                <w:rFonts w:cs="Arial"/>
                <w:b/>
                <w:bCs/>
              </w:rPr>
            </w:pPr>
            <w:r w:rsidRPr="005047CE">
              <w:rPr>
                <w:rFonts w:cs="Arial"/>
                <w:b/>
                <w:bCs/>
              </w:rPr>
              <w:t>Hex</w:t>
            </w:r>
          </w:p>
        </w:tc>
        <w:tc>
          <w:tcPr>
            <w:tcW w:w="4240" w:type="dxa"/>
            <w:noWrap/>
            <w:hideMark/>
          </w:tcPr>
          <w:p w:rsidR="00345C4B" w:rsidRPr="005047CE" w:rsidRDefault="00345C4B" w:rsidP="00066C57">
            <w:pPr>
              <w:rPr>
                <w:rFonts w:cs="Arial"/>
                <w:b/>
                <w:bCs/>
              </w:rPr>
            </w:pPr>
            <w:r w:rsidRPr="005047CE">
              <w:rPr>
                <w:rFonts w:cs="Arial"/>
                <w:b/>
                <w:bCs/>
              </w:rPr>
              <w:t>Parameter</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w:t>
            </w:r>
          </w:p>
        </w:tc>
        <w:tc>
          <w:tcPr>
            <w:tcW w:w="917" w:type="dxa"/>
            <w:noWrap/>
            <w:hideMark/>
          </w:tcPr>
          <w:p w:rsidR="00345C4B" w:rsidRPr="005047CE" w:rsidRDefault="00345C4B" w:rsidP="00066C57">
            <w:pPr>
              <w:rPr>
                <w:rFonts w:cs="Arial"/>
              </w:rPr>
            </w:pPr>
            <w:del w:id="285" w:author="Walus, David (D.M.)" w:date="2015-07-06T08:31:00Z">
              <w:r w:rsidRPr="005047CE" w:rsidDel="004C0560">
                <w:rPr>
                  <w:rFonts w:cs="Arial"/>
                </w:rPr>
                <w:delText>0002F8</w:delText>
              </w:r>
            </w:del>
            <w:ins w:id="286" w:author="Walus, David (D.M.)" w:date="2015-07-06T08:31:00Z">
              <w:r>
                <w:rPr>
                  <w:rFonts w:cs="Arial"/>
                </w:rPr>
                <w:t>0002BB</w:t>
              </w:r>
            </w:ins>
          </w:p>
        </w:tc>
        <w:tc>
          <w:tcPr>
            <w:tcW w:w="4240" w:type="dxa"/>
            <w:noWrap/>
            <w:hideMark/>
          </w:tcPr>
          <w:p w:rsidR="00345C4B" w:rsidRPr="005047CE" w:rsidRDefault="00345C4B" w:rsidP="00066C57">
            <w:pPr>
              <w:rPr>
                <w:rFonts w:cs="Arial"/>
              </w:rPr>
            </w:pPr>
            <w:r w:rsidRPr="005047CE">
              <w:rPr>
                <w:rFonts w:cs="Arial"/>
              </w:rPr>
              <w:t>ADSP_X_PCHIME_AngleIncr_LFO</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w:t>
            </w:r>
          </w:p>
        </w:tc>
        <w:tc>
          <w:tcPr>
            <w:tcW w:w="917" w:type="dxa"/>
            <w:noWrap/>
            <w:hideMark/>
          </w:tcPr>
          <w:p w:rsidR="00345C4B" w:rsidRPr="005047CE" w:rsidRDefault="00345C4B" w:rsidP="00066C57">
            <w:pPr>
              <w:rPr>
                <w:rFonts w:cs="Arial"/>
              </w:rPr>
            </w:pPr>
            <w:r w:rsidRPr="005047CE">
              <w:rPr>
                <w:rFonts w:cs="Arial"/>
              </w:rPr>
              <w:t>000078</w:t>
            </w:r>
          </w:p>
        </w:tc>
        <w:tc>
          <w:tcPr>
            <w:tcW w:w="4240" w:type="dxa"/>
            <w:noWrap/>
            <w:hideMark/>
          </w:tcPr>
          <w:p w:rsidR="00345C4B" w:rsidRPr="005047CE" w:rsidRDefault="00345C4B" w:rsidP="00066C57">
            <w:pPr>
              <w:rPr>
                <w:rFonts w:cs="Arial"/>
              </w:rPr>
            </w:pPr>
            <w:r w:rsidRPr="005047CE">
              <w:rPr>
                <w:rFonts w:cs="Arial"/>
              </w:rPr>
              <w:t>ADSP_X_PCHIME_Env1_DelaySamples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w:t>
            </w:r>
          </w:p>
        </w:tc>
        <w:tc>
          <w:tcPr>
            <w:tcW w:w="917" w:type="dxa"/>
            <w:noWrap/>
            <w:hideMark/>
          </w:tcPr>
          <w:p w:rsidR="00345C4B" w:rsidRPr="005047CE" w:rsidRDefault="00345C4B" w:rsidP="00066C57">
            <w:pPr>
              <w:rPr>
                <w:rFonts w:cs="Arial"/>
              </w:rPr>
            </w:pPr>
            <w:r w:rsidRPr="005047CE">
              <w:rPr>
                <w:rFonts w:cs="Arial"/>
              </w:rPr>
              <w:t>011111</w:t>
            </w:r>
          </w:p>
        </w:tc>
        <w:tc>
          <w:tcPr>
            <w:tcW w:w="4240" w:type="dxa"/>
            <w:noWrap/>
            <w:hideMark/>
          </w:tcPr>
          <w:p w:rsidR="00345C4B" w:rsidRPr="005047CE" w:rsidRDefault="00345C4B" w:rsidP="00066C57">
            <w:pPr>
              <w:rPr>
                <w:rFonts w:cs="Arial"/>
              </w:rPr>
            </w:pPr>
            <w:r w:rsidRPr="005047CE">
              <w:rPr>
                <w:rFonts w:cs="Arial"/>
              </w:rPr>
              <w:t>ADSP_X_PCHIME_Env1_AttackIncr</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w:t>
            </w:r>
          </w:p>
        </w:tc>
        <w:tc>
          <w:tcPr>
            <w:tcW w:w="917" w:type="dxa"/>
            <w:noWrap/>
            <w:hideMark/>
          </w:tcPr>
          <w:p w:rsidR="00345C4B" w:rsidRPr="005047CE" w:rsidRDefault="00345C4B" w:rsidP="00066C57">
            <w:pPr>
              <w:rPr>
                <w:rFonts w:cs="Arial"/>
              </w:rPr>
            </w:pPr>
            <w:r w:rsidRPr="005047CE">
              <w:rPr>
                <w:rFonts w:cs="Arial"/>
              </w:rPr>
              <w:t>00000C</w:t>
            </w:r>
          </w:p>
        </w:tc>
        <w:tc>
          <w:tcPr>
            <w:tcW w:w="4240" w:type="dxa"/>
            <w:noWrap/>
            <w:hideMark/>
          </w:tcPr>
          <w:p w:rsidR="00345C4B" w:rsidRPr="005047CE" w:rsidRDefault="00345C4B" w:rsidP="00066C57">
            <w:pPr>
              <w:rPr>
                <w:rFonts w:cs="Arial"/>
              </w:rPr>
            </w:pPr>
            <w:r w:rsidRPr="005047CE">
              <w:rPr>
                <w:rFonts w:cs="Arial"/>
              </w:rPr>
              <w:t>ADSP_X_PCHIME_Env1_SustainSamples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w:t>
            </w:r>
          </w:p>
        </w:tc>
        <w:tc>
          <w:tcPr>
            <w:tcW w:w="917" w:type="dxa"/>
            <w:noWrap/>
            <w:hideMark/>
          </w:tcPr>
          <w:p w:rsidR="00345C4B" w:rsidRPr="005047CE" w:rsidRDefault="00345C4B" w:rsidP="00066C57">
            <w:pPr>
              <w:rPr>
                <w:rFonts w:cs="Arial"/>
              </w:rPr>
            </w:pPr>
            <w:r w:rsidRPr="005047CE">
              <w:rPr>
                <w:rFonts w:cs="Arial"/>
              </w:rPr>
              <w:t>0007F8</w:t>
            </w:r>
          </w:p>
        </w:tc>
        <w:tc>
          <w:tcPr>
            <w:tcW w:w="4240" w:type="dxa"/>
            <w:noWrap/>
            <w:hideMark/>
          </w:tcPr>
          <w:p w:rsidR="00345C4B" w:rsidRPr="005047CE" w:rsidRDefault="00345C4B" w:rsidP="00066C57">
            <w:pPr>
              <w:rPr>
                <w:rFonts w:cs="Arial"/>
              </w:rPr>
            </w:pPr>
            <w:r w:rsidRPr="005047CE">
              <w:rPr>
                <w:rFonts w:cs="Arial"/>
              </w:rPr>
              <w:t>ADSP_X_PCHIME_Env2_DelaySamples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6</w:t>
            </w:r>
          </w:p>
        </w:tc>
        <w:tc>
          <w:tcPr>
            <w:tcW w:w="917" w:type="dxa"/>
            <w:noWrap/>
            <w:hideMark/>
          </w:tcPr>
          <w:p w:rsidR="00345C4B" w:rsidRPr="005047CE" w:rsidRDefault="00345C4B" w:rsidP="00066C57">
            <w:pPr>
              <w:rPr>
                <w:rFonts w:cs="Arial"/>
              </w:rPr>
            </w:pPr>
            <w:r w:rsidRPr="005047CE">
              <w:rPr>
                <w:rFonts w:cs="Arial"/>
              </w:rPr>
              <w:t>011111</w:t>
            </w:r>
          </w:p>
        </w:tc>
        <w:tc>
          <w:tcPr>
            <w:tcW w:w="4240" w:type="dxa"/>
            <w:noWrap/>
            <w:hideMark/>
          </w:tcPr>
          <w:p w:rsidR="00345C4B" w:rsidRPr="005047CE" w:rsidRDefault="00345C4B" w:rsidP="00066C57">
            <w:pPr>
              <w:rPr>
                <w:rFonts w:cs="Arial"/>
              </w:rPr>
            </w:pPr>
            <w:r w:rsidRPr="005047CE">
              <w:rPr>
                <w:rFonts w:cs="Arial"/>
              </w:rPr>
              <w:t>ADSP_X_PCHIME_Env2_AttackIncr</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7</w:t>
            </w:r>
          </w:p>
        </w:tc>
        <w:tc>
          <w:tcPr>
            <w:tcW w:w="917" w:type="dxa"/>
            <w:noWrap/>
            <w:hideMark/>
          </w:tcPr>
          <w:p w:rsidR="00345C4B" w:rsidRPr="005047CE" w:rsidRDefault="00345C4B" w:rsidP="00066C57">
            <w:pPr>
              <w:rPr>
                <w:rFonts w:cs="Arial"/>
              </w:rPr>
            </w:pPr>
            <w:r w:rsidRPr="005047CE">
              <w:rPr>
                <w:rFonts w:cs="Arial"/>
              </w:rPr>
              <w:t>00000C</w:t>
            </w:r>
          </w:p>
        </w:tc>
        <w:tc>
          <w:tcPr>
            <w:tcW w:w="4240" w:type="dxa"/>
            <w:noWrap/>
            <w:hideMark/>
          </w:tcPr>
          <w:p w:rsidR="00345C4B" w:rsidRPr="005047CE" w:rsidRDefault="00345C4B" w:rsidP="00066C57">
            <w:pPr>
              <w:rPr>
                <w:rFonts w:cs="Arial"/>
              </w:rPr>
            </w:pPr>
            <w:r w:rsidRPr="005047CE">
              <w:rPr>
                <w:rFonts w:cs="Arial"/>
              </w:rPr>
              <w:t>ADSP_X_PCHIME_Env2_SustainSamples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8</w:t>
            </w:r>
          </w:p>
        </w:tc>
        <w:tc>
          <w:tcPr>
            <w:tcW w:w="917" w:type="dxa"/>
            <w:noWrap/>
            <w:hideMark/>
          </w:tcPr>
          <w:p w:rsidR="00345C4B" w:rsidRPr="005047CE" w:rsidRDefault="00345C4B" w:rsidP="00066C57">
            <w:pPr>
              <w:rPr>
                <w:rFonts w:cs="Arial"/>
              </w:rPr>
            </w:pPr>
            <w:r w:rsidRPr="005047CE">
              <w:rPr>
                <w:rFonts w:cs="Arial"/>
              </w:rPr>
              <w:t>000000</w:t>
            </w:r>
          </w:p>
        </w:tc>
        <w:tc>
          <w:tcPr>
            <w:tcW w:w="4240" w:type="dxa"/>
            <w:noWrap/>
            <w:hideMark/>
          </w:tcPr>
          <w:p w:rsidR="00345C4B" w:rsidRPr="005047CE" w:rsidRDefault="00345C4B" w:rsidP="00066C57">
            <w:pPr>
              <w:rPr>
                <w:rFonts w:cs="Arial"/>
              </w:rPr>
            </w:pPr>
            <w:r w:rsidRPr="005047CE">
              <w:rPr>
                <w:rFonts w:cs="Arial"/>
              </w:rPr>
              <w:t>ADSP_X_PCHIME_Env3_DelaySamples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9</w:t>
            </w:r>
          </w:p>
        </w:tc>
        <w:tc>
          <w:tcPr>
            <w:tcW w:w="917" w:type="dxa"/>
            <w:noWrap/>
            <w:hideMark/>
          </w:tcPr>
          <w:p w:rsidR="00345C4B" w:rsidRPr="005047CE" w:rsidRDefault="00345C4B" w:rsidP="00066C57">
            <w:pPr>
              <w:rPr>
                <w:rFonts w:cs="Arial"/>
              </w:rPr>
            </w:pPr>
            <w:r w:rsidRPr="005047CE">
              <w:rPr>
                <w:rFonts w:cs="Arial"/>
              </w:rPr>
              <w:t>000000</w:t>
            </w:r>
          </w:p>
        </w:tc>
        <w:tc>
          <w:tcPr>
            <w:tcW w:w="4240" w:type="dxa"/>
            <w:noWrap/>
            <w:hideMark/>
          </w:tcPr>
          <w:p w:rsidR="00345C4B" w:rsidRPr="005047CE" w:rsidRDefault="00345C4B" w:rsidP="00066C57">
            <w:pPr>
              <w:rPr>
                <w:rFonts w:cs="Arial"/>
              </w:rPr>
            </w:pPr>
            <w:r w:rsidRPr="005047CE">
              <w:rPr>
                <w:rFonts w:cs="Arial"/>
              </w:rPr>
              <w:t>ADSP_X_PCHIME_Env3_AttackIncr</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10</w:t>
            </w:r>
          </w:p>
        </w:tc>
        <w:tc>
          <w:tcPr>
            <w:tcW w:w="917" w:type="dxa"/>
            <w:noWrap/>
            <w:hideMark/>
          </w:tcPr>
          <w:p w:rsidR="00345C4B" w:rsidRPr="005047CE" w:rsidRDefault="00345C4B" w:rsidP="00066C57">
            <w:pPr>
              <w:rPr>
                <w:rFonts w:cs="Arial"/>
              </w:rPr>
            </w:pPr>
            <w:r w:rsidRPr="005047CE">
              <w:rPr>
                <w:rFonts w:cs="Arial"/>
              </w:rPr>
              <w:t>000000</w:t>
            </w:r>
          </w:p>
        </w:tc>
        <w:tc>
          <w:tcPr>
            <w:tcW w:w="4240" w:type="dxa"/>
            <w:noWrap/>
            <w:hideMark/>
          </w:tcPr>
          <w:p w:rsidR="00345C4B" w:rsidRPr="005047CE" w:rsidRDefault="00345C4B" w:rsidP="00066C57">
            <w:pPr>
              <w:rPr>
                <w:rFonts w:cs="Arial"/>
              </w:rPr>
            </w:pPr>
            <w:r w:rsidRPr="005047CE">
              <w:rPr>
                <w:rFonts w:cs="Arial"/>
              </w:rPr>
              <w:t>ADSP_X_PCHIME_Env3_SustainSamples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11</w:t>
            </w:r>
          </w:p>
        </w:tc>
        <w:tc>
          <w:tcPr>
            <w:tcW w:w="917" w:type="dxa"/>
            <w:noWrap/>
            <w:hideMark/>
          </w:tcPr>
          <w:p w:rsidR="00345C4B" w:rsidRPr="005047CE" w:rsidRDefault="00345C4B" w:rsidP="00066C57">
            <w:pPr>
              <w:rPr>
                <w:rFonts w:cs="Arial"/>
              </w:rPr>
            </w:pPr>
            <w:r w:rsidRPr="005047CE">
              <w:rPr>
                <w:rFonts w:cs="Arial"/>
              </w:rPr>
              <w:t>000000</w:t>
            </w:r>
          </w:p>
        </w:tc>
        <w:tc>
          <w:tcPr>
            <w:tcW w:w="4240" w:type="dxa"/>
            <w:noWrap/>
            <w:hideMark/>
          </w:tcPr>
          <w:p w:rsidR="00345C4B" w:rsidRPr="005047CE" w:rsidRDefault="00345C4B" w:rsidP="00066C57">
            <w:pPr>
              <w:rPr>
                <w:rFonts w:cs="Arial"/>
              </w:rPr>
            </w:pPr>
            <w:r w:rsidRPr="005047CE">
              <w:rPr>
                <w:rFonts w:cs="Arial"/>
              </w:rPr>
              <w:t>ADSP_X_PCHIME_Env4_DelaySamples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12</w:t>
            </w:r>
          </w:p>
        </w:tc>
        <w:tc>
          <w:tcPr>
            <w:tcW w:w="917" w:type="dxa"/>
            <w:noWrap/>
            <w:hideMark/>
          </w:tcPr>
          <w:p w:rsidR="00345C4B" w:rsidRPr="005047CE" w:rsidRDefault="00345C4B" w:rsidP="00066C57">
            <w:pPr>
              <w:rPr>
                <w:rFonts w:cs="Arial"/>
              </w:rPr>
            </w:pPr>
            <w:r w:rsidRPr="005047CE">
              <w:rPr>
                <w:rFonts w:cs="Arial"/>
              </w:rPr>
              <w:t>000000</w:t>
            </w:r>
          </w:p>
        </w:tc>
        <w:tc>
          <w:tcPr>
            <w:tcW w:w="4240" w:type="dxa"/>
            <w:noWrap/>
            <w:hideMark/>
          </w:tcPr>
          <w:p w:rsidR="00345C4B" w:rsidRPr="005047CE" w:rsidRDefault="00345C4B" w:rsidP="00066C57">
            <w:pPr>
              <w:rPr>
                <w:rFonts w:cs="Arial"/>
              </w:rPr>
            </w:pPr>
            <w:r w:rsidRPr="005047CE">
              <w:rPr>
                <w:rFonts w:cs="Arial"/>
              </w:rPr>
              <w:t>ADSP_X_PCHIME_Env4_AttackIncr</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13</w:t>
            </w:r>
          </w:p>
        </w:tc>
        <w:tc>
          <w:tcPr>
            <w:tcW w:w="917" w:type="dxa"/>
            <w:noWrap/>
            <w:hideMark/>
          </w:tcPr>
          <w:p w:rsidR="00345C4B" w:rsidRPr="005047CE" w:rsidRDefault="00345C4B" w:rsidP="00066C57">
            <w:pPr>
              <w:rPr>
                <w:rFonts w:cs="Arial"/>
              </w:rPr>
            </w:pPr>
            <w:r w:rsidRPr="005047CE">
              <w:rPr>
                <w:rFonts w:cs="Arial"/>
              </w:rPr>
              <w:t>000000</w:t>
            </w:r>
          </w:p>
        </w:tc>
        <w:tc>
          <w:tcPr>
            <w:tcW w:w="4240" w:type="dxa"/>
            <w:noWrap/>
            <w:hideMark/>
          </w:tcPr>
          <w:p w:rsidR="00345C4B" w:rsidRPr="005047CE" w:rsidRDefault="00345C4B" w:rsidP="00066C57">
            <w:pPr>
              <w:rPr>
                <w:rFonts w:cs="Arial"/>
              </w:rPr>
            </w:pPr>
            <w:r w:rsidRPr="005047CE">
              <w:rPr>
                <w:rFonts w:cs="Arial"/>
              </w:rPr>
              <w:t>ADSP_X_PCHIME_Env4_SustainSamples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14</w:t>
            </w:r>
          </w:p>
        </w:tc>
        <w:tc>
          <w:tcPr>
            <w:tcW w:w="917" w:type="dxa"/>
            <w:noWrap/>
            <w:hideMark/>
          </w:tcPr>
          <w:p w:rsidR="00345C4B" w:rsidRPr="005047CE" w:rsidRDefault="00345C4B" w:rsidP="00066C57">
            <w:pPr>
              <w:rPr>
                <w:rFonts w:cs="Arial"/>
              </w:rPr>
            </w:pPr>
            <w:r w:rsidRPr="005047CE">
              <w:rPr>
                <w:rFonts w:cs="Arial"/>
              </w:rPr>
              <w:t>000001</w:t>
            </w:r>
          </w:p>
        </w:tc>
        <w:tc>
          <w:tcPr>
            <w:tcW w:w="4240" w:type="dxa"/>
            <w:noWrap/>
            <w:hideMark/>
          </w:tcPr>
          <w:p w:rsidR="00345C4B" w:rsidRPr="005047CE" w:rsidRDefault="00345C4B" w:rsidP="00066C57">
            <w:pPr>
              <w:rPr>
                <w:rFonts w:cs="Arial"/>
              </w:rPr>
            </w:pPr>
            <w:r w:rsidRPr="005047CE">
              <w:rPr>
                <w:rFonts w:cs="Arial"/>
              </w:rPr>
              <w:t>ADSP_X_PCHIME_NrRepetitions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15</w:t>
            </w:r>
          </w:p>
        </w:tc>
        <w:tc>
          <w:tcPr>
            <w:tcW w:w="917" w:type="dxa"/>
            <w:noWrap/>
            <w:hideMark/>
          </w:tcPr>
          <w:p w:rsidR="00345C4B" w:rsidRPr="005047CE" w:rsidRDefault="00345C4B" w:rsidP="00066C57">
            <w:pPr>
              <w:rPr>
                <w:rFonts w:cs="Arial"/>
              </w:rPr>
            </w:pPr>
            <w:r w:rsidRPr="005047CE">
              <w:rPr>
                <w:rFonts w:cs="Arial"/>
              </w:rPr>
              <w:t>0012C9</w:t>
            </w:r>
          </w:p>
        </w:tc>
        <w:tc>
          <w:tcPr>
            <w:tcW w:w="4240" w:type="dxa"/>
            <w:noWrap/>
            <w:hideMark/>
          </w:tcPr>
          <w:p w:rsidR="00345C4B" w:rsidRPr="005047CE" w:rsidRDefault="00345C4B" w:rsidP="00066C57">
            <w:pPr>
              <w:rPr>
                <w:rFonts w:cs="Arial"/>
              </w:rPr>
            </w:pPr>
            <w:r w:rsidRPr="005047CE">
              <w:rPr>
                <w:rFonts w:cs="Arial"/>
              </w:rPr>
              <w:t>ADSP_X_PCHIME_RepeatSamples</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16</w:t>
            </w:r>
          </w:p>
        </w:tc>
        <w:tc>
          <w:tcPr>
            <w:tcW w:w="917" w:type="dxa"/>
            <w:noWrap/>
            <w:hideMark/>
          </w:tcPr>
          <w:p w:rsidR="00345C4B" w:rsidRPr="005047CE" w:rsidRDefault="00345C4B" w:rsidP="00066C57">
            <w:pPr>
              <w:rPr>
                <w:rFonts w:cs="Arial"/>
              </w:rPr>
            </w:pPr>
            <w:r w:rsidRPr="005047CE">
              <w:rPr>
                <w:rFonts w:cs="Arial"/>
              </w:rPr>
              <w:t>07FF</w:t>
            </w:r>
          </w:p>
        </w:tc>
        <w:tc>
          <w:tcPr>
            <w:tcW w:w="4240" w:type="dxa"/>
            <w:noWrap/>
            <w:hideMark/>
          </w:tcPr>
          <w:p w:rsidR="00345C4B" w:rsidRPr="005047CE" w:rsidRDefault="00345C4B" w:rsidP="00066C57">
            <w:pPr>
              <w:rPr>
                <w:rFonts w:cs="Arial"/>
              </w:rPr>
            </w:pPr>
            <w:r w:rsidRPr="005047CE">
              <w:rPr>
                <w:rFonts w:cs="Arial"/>
              </w:rPr>
              <w:t>ADSP_Y_PCHIME_Freq1_MSB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17</w:t>
            </w:r>
          </w:p>
        </w:tc>
        <w:tc>
          <w:tcPr>
            <w:tcW w:w="917" w:type="dxa"/>
            <w:noWrap/>
            <w:hideMark/>
          </w:tcPr>
          <w:p w:rsidR="00345C4B" w:rsidRPr="005047CE" w:rsidRDefault="00345C4B" w:rsidP="00066C57">
            <w:pPr>
              <w:rPr>
                <w:rFonts w:cs="Arial"/>
              </w:rPr>
            </w:pPr>
            <w:r w:rsidRPr="005047CE">
              <w:rPr>
                <w:rFonts w:cs="Arial"/>
              </w:rPr>
              <w:t>0134</w:t>
            </w:r>
          </w:p>
        </w:tc>
        <w:tc>
          <w:tcPr>
            <w:tcW w:w="4240" w:type="dxa"/>
            <w:noWrap/>
            <w:hideMark/>
          </w:tcPr>
          <w:p w:rsidR="00345C4B" w:rsidRPr="005047CE" w:rsidRDefault="00345C4B" w:rsidP="00066C57">
            <w:pPr>
              <w:rPr>
                <w:rFonts w:cs="Arial"/>
              </w:rPr>
            </w:pPr>
            <w:r w:rsidRPr="005047CE">
              <w:rPr>
                <w:rFonts w:cs="Arial"/>
              </w:rPr>
              <w:t>ADSP_Y_PCHIME_Freq1_LSB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18</w:t>
            </w:r>
          </w:p>
        </w:tc>
        <w:tc>
          <w:tcPr>
            <w:tcW w:w="917" w:type="dxa"/>
            <w:noWrap/>
            <w:hideMark/>
          </w:tcPr>
          <w:p w:rsidR="00345C4B" w:rsidRPr="005047CE" w:rsidRDefault="00345C4B" w:rsidP="00066C57">
            <w:pPr>
              <w:rPr>
                <w:rFonts w:cs="Arial"/>
              </w:rPr>
            </w:pPr>
            <w:r w:rsidRPr="005047CE">
              <w:rPr>
                <w:rFonts w:cs="Arial"/>
              </w:rPr>
              <w:t>0402</w:t>
            </w:r>
          </w:p>
        </w:tc>
        <w:tc>
          <w:tcPr>
            <w:tcW w:w="4240" w:type="dxa"/>
            <w:noWrap/>
            <w:hideMark/>
          </w:tcPr>
          <w:p w:rsidR="00345C4B" w:rsidRPr="005047CE" w:rsidRDefault="00345C4B" w:rsidP="00066C57">
            <w:pPr>
              <w:rPr>
                <w:rFonts w:cs="Arial"/>
              </w:rPr>
            </w:pPr>
            <w:r w:rsidRPr="005047CE">
              <w:rPr>
                <w:rFonts w:cs="Arial"/>
              </w:rPr>
              <w:t>ADSP_Y_PCHIME_Volume1</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19</w:t>
            </w:r>
          </w:p>
        </w:tc>
        <w:tc>
          <w:tcPr>
            <w:tcW w:w="917" w:type="dxa"/>
            <w:noWrap/>
            <w:hideMark/>
          </w:tcPr>
          <w:p w:rsidR="00345C4B" w:rsidRPr="005047CE" w:rsidRDefault="00345C4B" w:rsidP="00066C57">
            <w:pPr>
              <w:rPr>
                <w:rFonts w:cs="Arial"/>
              </w:rPr>
            </w:pPr>
            <w:r w:rsidRPr="005047CE">
              <w:rPr>
                <w:rFonts w:cs="Arial"/>
              </w:rPr>
              <w:t>07EE</w:t>
            </w:r>
          </w:p>
        </w:tc>
        <w:tc>
          <w:tcPr>
            <w:tcW w:w="4240" w:type="dxa"/>
            <w:noWrap/>
            <w:hideMark/>
          </w:tcPr>
          <w:p w:rsidR="00345C4B" w:rsidRPr="005047CE" w:rsidRDefault="00345C4B" w:rsidP="00066C57">
            <w:pPr>
              <w:rPr>
                <w:rFonts w:cs="Arial"/>
              </w:rPr>
            </w:pPr>
            <w:r w:rsidRPr="005047CE">
              <w:rPr>
                <w:rFonts w:cs="Arial"/>
              </w:rPr>
              <w:t>ADSP_Y_PCHIME_Freq2_MSB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20</w:t>
            </w:r>
          </w:p>
        </w:tc>
        <w:tc>
          <w:tcPr>
            <w:tcW w:w="917" w:type="dxa"/>
            <w:noWrap/>
            <w:hideMark/>
          </w:tcPr>
          <w:p w:rsidR="00345C4B" w:rsidRPr="005047CE" w:rsidRDefault="00345C4B" w:rsidP="00066C57">
            <w:pPr>
              <w:rPr>
                <w:rFonts w:cs="Arial"/>
              </w:rPr>
            </w:pPr>
            <w:r w:rsidRPr="005047CE">
              <w:rPr>
                <w:rFonts w:cs="Arial"/>
              </w:rPr>
              <w:t>03D5</w:t>
            </w:r>
          </w:p>
        </w:tc>
        <w:tc>
          <w:tcPr>
            <w:tcW w:w="4240" w:type="dxa"/>
            <w:noWrap/>
            <w:hideMark/>
          </w:tcPr>
          <w:p w:rsidR="00345C4B" w:rsidRPr="005047CE" w:rsidRDefault="00345C4B" w:rsidP="00066C57">
            <w:pPr>
              <w:rPr>
                <w:rFonts w:cs="Arial"/>
              </w:rPr>
            </w:pPr>
            <w:r w:rsidRPr="005047CE">
              <w:rPr>
                <w:rFonts w:cs="Arial"/>
              </w:rPr>
              <w:t>ADSP_Y_PCHIME_Freq2_LSB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21</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ADSP_Y_PCHIME_Volume2</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22</w:t>
            </w:r>
          </w:p>
        </w:tc>
        <w:tc>
          <w:tcPr>
            <w:tcW w:w="917" w:type="dxa"/>
            <w:noWrap/>
            <w:hideMark/>
          </w:tcPr>
          <w:p w:rsidR="00345C4B" w:rsidRPr="005047CE" w:rsidRDefault="00345C4B" w:rsidP="00066C57">
            <w:pPr>
              <w:rPr>
                <w:rFonts w:cs="Arial"/>
              </w:rPr>
            </w:pPr>
            <w:r w:rsidRPr="005047CE">
              <w:rPr>
                <w:rFonts w:cs="Arial"/>
              </w:rPr>
              <w:t>07FE</w:t>
            </w:r>
          </w:p>
        </w:tc>
        <w:tc>
          <w:tcPr>
            <w:tcW w:w="4240" w:type="dxa"/>
            <w:noWrap/>
            <w:hideMark/>
          </w:tcPr>
          <w:p w:rsidR="00345C4B" w:rsidRPr="005047CE" w:rsidRDefault="00345C4B" w:rsidP="00066C57">
            <w:pPr>
              <w:rPr>
                <w:rFonts w:cs="Arial"/>
              </w:rPr>
            </w:pPr>
            <w:r w:rsidRPr="005047CE">
              <w:rPr>
                <w:rFonts w:cs="Arial"/>
              </w:rPr>
              <w:t>ADSP_Y_PCHIME_Freq3_MSB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23</w:t>
            </w:r>
          </w:p>
        </w:tc>
        <w:tc>
          <w:tcPr>
            <w:tcW w:w="917" w:type="dxa"/>
            <w:noWrap/>
            <w:hideMark/>
          </w:tcPr>
          <w:p w:rsidR="00345C4B" w:rsidRPr="005047CE" w:rsidRDefault="00345C4B" w:rsidP="00066C57">
            <w:pPr>
              <w:rPr>
                <w:rFonts w:cs="Arial"/>
              </w:rPr>
            </w:pPr>
            <w:r w:rsidRPr="005047CE">
              <w:rPr>
                <w:rFonts w:cs="Arial"/>
              </w:rPr>
              <w:t>00B7</w:t>
            </w:r>
          </w:p>
        </w:tc>
        <w:tc>
          <w:tcPr>
            <w:tcW w:w="4240" w:type="dxa"/>
            <w:noWrap/>
            <w:hideMark/>
          </w:tcPr>
          <w:p w:rsidR="00345C4B" w:rsidRPr="005047CE" w:rsidRDefault="00345C4B" w:rsidP="00066C57">
            <w:pPr>
              <w:rPr>
                <w:rFonts w:cs="Arial"/>
              </w:rPr>
            </w:pPr>
            <w:r w:rsidRPr="005047CE">
              <w:rPr>
                <w:rFonts w:cs="Arial"/>
              </w:rPr>
              <w:t>ADSP_Y_PCHIME_Freq3_LSB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24</w:t>
            </w:r>
          </w:p>
        </w:tc>
        <w:tc>
          <w:tcPr>
            <w:tcW w:w="917" w:type="dxa"/>
            <w:noWrap/>
            <w:hideMark/>
          </w:tcPr>
          <w:p w:rsidR="00345C4B" w:rsidRPr="005047CE" w:rsidRDefault="00345C4B" w:rsidP="00066C57">
            <w:pPr>
              <w:rPr>
                <w:rFonts w:cs="Arial"/>
              </w:rPr>
            </w:pPr>
            <w:r w:rsidRPr="005047CE">
              <w:rPr>
                <w:rFonts w:cs="Arial"/>
              </w:rPr>
              <w:t>043F</w:t>
            </w:r>
          </w:p>
        </w:tc>
        <w:tc>
          <w:tcPr>
            <w:tcW w:w="4240" w:type="dxa"/>
            <w:noWrap/>
            <w:hideMark/>
          </w:tcPr>
          <w:p w:rsidR="00345C4B" w:rsidRPr="005047CE" w:rsidRDefault="00345C4B" w:rsidP="00066C57">
            <w:pPr>
              <w:rPr>
                <w:rFonts w:cs="Arial"/>
              </w:rPr>
            </w:pPr>
            <w:r w:rsidRPr="005047CE">
              <w:rPr>
                <w:rFonts w:cs="Arial"/>
              </w:rPr>
              <w:t>ADSP_Y_PCHIME_Volume3</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25</w:t>
            </w:r>
          </w:p>
        </w:tc>
        <w:tc>
          <w:tcPr>
            <w:tcW w:w="917" w:type="dxa"/>
            <w:noWrap/>
            <w:hideMark/>
          </w:tcPr>
          <w:p w:rsidR="00345C4B" w:rsidRPr="005047CE" w:rsidRDefault="00345C4B" w:rsidP="00066C57">
            <w:pPr>
              <w:rPr>
                <w:rFonts w:cs="Arial"/>
              </w:rPr>
            </w:pPr>
            <w:r w:rsidRPr="005047CE">
              <w:rPr>
                <w:rFonts w:cs="Arial"/>
              </w:rPr>
              <w:t>07EE</w:t>
            </w:r>
          </w:p>
        </w:tc>
        <w:tc>
          <w:tcPr>
            <w:tcW w:w="4240" w:type="dxa"/>
            <w:noWrap/>
            <w:hideMark/>
          </w:tcPr>
          <w:p w:rsidR="00345C4B" w:rsidRPr="005047CE" w:rsidRDefault="00345C4B" w:rsidP="00066C57">
            <w:pPr>
              <w:rPr>
                <w:rFonts w:cs="Arial"/>
              </w:rPr>
            </w:pPr>
            <w:r w:rsidRPr="005047CE">
              <w:rPr>
                <w:rFonts w:cs="Arial"/>
              </w:rPr>
              <w:t>ADSP_Y_PCHIME_Freq4_MSB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26</w:t>
            </w:r>
          </w:p>
        </w:tc>
        <w:tc>
          <w:tcPr>
            <w:tcW w:w="917" w:type="dxa"/>
            <w:noWrap/>
            <w:hideMark/>
          </w:tcPr>
          <w:p w:rsidR="00345C4B" w:rsidRPr="005047CE" w:rsidRDefault="00345C4B" w:rsidP="00066C57">
            <w:pPr>
              <w:rPr>
                <w:rFonts w:cs="Arial"/>
              </w:rPr>
            </w:pPr>
            <w:r w:rsidRPr="005047CE">
              <w:rPr>
                <w:rFonts w:cs="Arial"/>
              </w:rPr>
              <w:t>03D5</w:t>
            </w:r>
          </w:p>
        </w:tc>
        <w:tc>
          <w:tcPr>
            <w:tcW w:w="4240" w:type="dxa"/>
            <w:noWrap/>
            <w:hideMark/>
          </w:tcPr>
          <w:p w:rsidR="00345C4B" w:rsidRPr="005047CE" w:rsidRDefault="00345C4B" w:rsidP="00066C57">
            <w:pPr>
              <w:rPr>
                <w:rFonts w:cs="Arial"/>
              </w:rPr>
            </w:pPr>
            <w:r w:rsidRPr="005047CE">
              <w:rPr>
                <w:rFonts w:cs="Arial"/>
              </w:rPr>
              <w:t>ADSP_Y_PCHIME_Freq4_LSB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27</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ADSP_Y_PCHIME_Volume4</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28</w:t>
            </w:r>
          </w:p>
        </w:tc>
        <w:tc>
          <w:tcPr>
            <w:tcW w:w="917" w:type="dxa"/>
            <w:noWrap/>
            <w:hideMark/>
          </w:tcPr>
          <w:p w:rsidR="00345C4B" w:rsidRPr="005047CE" w:rsidRDefault="00345C4B" w:rsidP="00066C57">
            <w:pPr>
              <w:rPr>
                <w:rFonts w:cs="Arial"/>
              </w:rPr>
            </w:pPr>
            <w:r w:rsidRPr="005047CE">
              <w:rPr>
                <w:rFonts w:cs="Arial"/>
              </w:rPr>
              <w:t>07EE</w:t>
            </w:r>
          </w:p>
        </w:tc>
        <w:tc>
          <w:tcPr>
            <w:tcW w:w="4240" w:type="dxa"/>
            <w:noWrap/>
            <w:hideMark/>
          </w:tcPr>
          <w:p w:rsidR="00345C4B" w:rsidRPr="005047CE" w:rsidRDefault="00345C4B" w:rsidP="00066C57">
            <w:pPr>
              <w:rPr>
                <w:rFonts w:cs="Arial"/>
              </w:rPr>
            </w:pPr>
            <w:r w:rsidRPr="005047CE">
              <w:rPr>
                <w:rFonts w:cs="Arial"/>
              </w:rPr>
              <w:t>ADSP_Y_PCHIME_Freq5_MSB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29</w:t>
            </w:r>
          </w:p>
        </w:tc>
        <w:tc>
          <w:tcPr>
            <w:tcW w:w="917" w:type="dxa"/>
            <w:noWrap/>
            <w:hideMark/>
          </w:tcPr>
          <w:p w:rsidR="00345C4B" w:rsidRPr="005047CE" w:rsidRDefault="00345C4B" w:rsidP="00066C57">
            <w:pPr>
              <w:rPr>
                <w:rFonts w:cs="Arial"/>
              </w:rPr>
            </w:pPr>
            <w:r w:rsidRPr="005047CE">
              <w:rPr>
                <w:rFonts w:cs="Arial"/>
              </w:rPr>
              <w:t>03D5</w:t>
            </w:r>
          </w:p>
        </w:tc>
        <w:tc>
          <w:tcPr>
            <w:tcW w:w="4240" w:type="dxa"/>
            <w:noWrap/>
            <w:hideMark/>
          </w:tcPr>
          <w:p w:rsidR="00345C4B" w:rsidRPr="005047CE" w:rsidRDefault="00345C4B" w:rsidP="00066C57">
            <w:pPr>
              <w:rPr>
                <w:rFonts w:cs="Arial"/>
              </w:rPr>
            </w:pPr>
            <w:r w:rsidRPr="005047CE">
              <w:rPr>
                <w:rFonts w:cs="Arial"/>
              </w:rPr>
              <w:t>ADSP_Y_PCHIME_Freq5_LSB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30</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ADSP_Y_PCHIME_Volume5</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31</w:t>
            </w:r>
          </w:p>
        </w:tc>
        <w:tc>
          <w:tcPr>
            <w:tcW w:w="917" w:type="dxa"/>
            <w:noWrap/>
            <w:hideMark/>
          </w:tcPr>
          <w:p w:rsidR="00345C4B" w:rsidRPr="005047CE" w:rsidRDefault="00345C4B" w:rsidP="00066C57">
            <w:pPr>
              <w:rPr>
                <w:rFonts w:cs="Arial"/>
              </w:rPr>
            </w:pPr>
            <w:r w:rsidRPr="005047CE">
              <w:rPr>
                <w:rFonts w:cs="Arial"/>
              </w:rPr>
              <w:t>07EE</w:t>
            </w:r>
          </w:p>
        </w:tc>
        <w:tc>
          <w:tcPr>
            <w:tcW w:w="4240" w:type="dxa"/>
            <w:noWrap/>
            <w:hideMark/>
          </w:tcPr>
          <w:p w:rsidR="00345C4B" w:rsidRPr="005047CE" w:rsidRDefault="00345C4B" w:rsidP="00066C57">
            <w:pPr>
              <w:rPr>
                <w:rFonts w:cs="Arial"/>
              </w:rPr>
            </w:pPr>
            <w:r w:rsidRPr="005047CE">
              <w:rPr>
                <w:rFonts w:cs="Arial"/>
              </w:rPr>
              <w:t>ADSP_Y_PCHIME_Freq6_MSB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32</w:t>
            </w:r>
          </w:p>
        </w:tc>
        <w:tc>
          <w:tcPr>
            <w:tcW w:w="917" w:type="dxa"/>
            <w:noWrap/>
            <w:hideMark/>
          </w:tcPr>
          <w:p w:rsidR="00345C4B" w:rsidRPr="005047CE" w:rsidRDefault="00345C4B" w:rsidP="00066C57">
            <w:pPr>
              <w:rPr>
                <w:rFonts w:cs="Arial"/>
              </w:rPr>
            </w:pPr>
            <w:r w:rsidRPr="005047CE">
              <w:rPr>
                <w:rFonts w:cs="Arial"/>
              </w:rPr>
              <w:t>03D5</w:t>
            </w:r>
          </w:p>
        </w:tc>
        <w:tc>
          <w:tcPr>
            <w:tcW w:w="4240" w:type="dxa"/>
            <w:noWrap/>
            <w:hideMark/>
          </w:tcPr>
          <w:p w:rsidR="00345C4B" w:rsidRPr="005047CE" w:rsidRDefault="00345C4B" w:rsidP="00066C57">
            <w:pPr>
              <w:rPr>
                <w:rFonts w:cs="Arial"/>
              </w:rPr>
            </w:pPr>
            <w:r w:rsidRPr="005047CE">
              <w:rPr>
                <w:rFonts w:cs="Arial"/>
              </w:rPr>
              <w:t>ADSP_Y_PCHIME_Freq6_LSB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33</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ADSP_Y_PCHIME_Volume6</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34</w:t>
            </w:r>
          </w:p>
        </w:tc>
        <w:tc>
          <w:tcPr>
            <w:tcW w:w="917" w:type="dxa"/>
            <w:noWrap/>
            <w:hideMark/>
          </w:tcPr>
          <w:p w:rsidR="00345C4B" w:rsidRPr="005047CE" w:rsidRDefault="00345C4B" w:rsidP="00066C57">
            <w:pPr>
              <w:rPr>
                <w:rFonts w:cs="Arial"/>
              </w:rPr>
            </w:pPr>
            <w:r w:rsidRPr="005047CE">
              <w:rPr>
                <w:rFonts w:cs="Arial"/>
              </w:rPr>
              <w:t>07EE</w:t>
            </w:r>
          </w:p>
        </w:tc>
        <w:tc>
          <w:tcPr>
            <w:tcW w:w="4240" w:type="dxa"/>
            <w:noWrap/>
            <w:hideMark/>
          </w:tcPr>
          <w:p w:rsidR="00345C4B" w:rsidRPr="005047CE" w:rsidRDefault="00345C4B" w:rsidP="00066C57">
            <w:pPr>
              <w:rPr>
                <w:rFonts w:cs="Arial"/>
              </w:rPr>
            </w:pPr>
            <w:r w:rsidRPr="005047CE">
              <w:rPr>
                <w:rFonts w:cs="Arial"/>
              </w:rPr>
              <w:t>ADSP_Y_PCHIME_Freq7_MSB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35</w:t>
            </w:r>
          </w:p>
        </w:tc>
        <w:tc>
          <w:tcPr>
            <w:tcW w:w="917" w:type="dxa"/>
            <w:noWrap/>
            <w:hideMark/>
          </w:tcPr>
          <w:p w:rsidR="00345C4B" w:rsidRPr="005047CE" w:rsidRDefault="00345C4B" w:rsidP="00066C57">
            <w:pPr>
              <w:rPr>
                <w:rFonts w:cs="Arial"/>
              </w:rPr>
            </w:pPr>
            <w:r w:rsidRPr="005047CE">
              <w:rPr>
                <w:rFonts w:cs="Arial"/>
              </w:rPr>
              <w:t>03D5</w:t>
            </w:r>
          </w:p>
        </w:tc>
        <w:tc>
          <w:tcPr>
            <w:tcW w:w="4240" w:type="dxa"/>
            <w:noWrap/>
            <w:hideMark/>
          </w:tcPr>
          <w:p w:rsidR="00345C4B" w:rsidRPr="005047CE" w:rsidRDefault="00345C4B" w:rsidP="00066C57">
            <w:pPr>
              <w:rPr>
                <w:rFonts w:cs="Arial"/>
              </w:rPr>
            </w:pPr>
            <w:r w:rsidRPr="005047CE">
              <w:rPr>
                <w:rFonts w:cs="Arial"/>
              </w:rPr>
              <w:t>ADSP_Y_PCHIME_Freq7_LSB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36</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ADSP_Y_PCHIME_Volume7</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37</w:t>
            </w:r>
          </w:p>
        </w:tc>
        <w:tc>
          <w:tcPr>
            <w:tcW w:w="917" w:type="dxa"/>
            <w:noWrap/>
            <w:hideMark/>
          </w:tcPr>
          <w:p w:rsidR="00345C4B" w:rsidRPr="005047CE" w:rsidRDefault="00345C4B" w:rsidP="00066C57">
            <w:pPr>
              <w:rPr>
                <w:rFonts w:cs="Arial"/>
              </w:rPr>
            </w:pPr>
            <w:r w:rsidRPr="005047CE">
              <w:rPr>
                <w:rFonts w:cs="Arial"/>
              </w:rPr>
              <w:t>07EE</w:t>
            </w:r>
          </w:p>
        </w:tc>
        <w:tc>
          <w:tcPr>
            <w:tcW w:w="4240" w:type="dxa"/>
            <w:noWrap/>
            <w:hideMark/>
          </w:tcPr>
          <w:p w:rsidR="00345C4B" w:rsidRPr="005047CE" w:rsidRDefault="00345C4B" w:rsidP="00066C57">
            <w:pPr>
              <w:rPr>
                <w:rFonts w:cs="Arial"/>
              </w:rPr>
            </w:pPr>
            <w:r w:rsidRPr="005047CE">
              <w:rPr>
                <w:rFonts w:cs="Arial"/>
              </w:rPr>
              <w:t>ADSP_Y_PCHIME_Freq8_MSB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38</w:t>
            </w:r>
          </w:p>
        </w:tc>
        <w:tc>
          <w:tcPr>
            <w:tcW w:w="917" w:type="dxa"/>
            <w:noWrap/>
            <w:hideMark/>
          </w:tcPr>
          <w:p w:rsidR="00345C4B" w:rsidRPr="005047CE" w:rsidRDefault="00345C4B" w:rsidP="00066C57">
            <w:pPr>
              <w:rPr>
                <w:rFonts w:cs="Arial"/>
              </w:rPr>
            </w:pPr>
            <w:r w:rsidRPr="005047CE">
              <w:rPr>
                <w:rFonts w:cs="Arial"/>
              </w:rPr>
              <w:t>03D5</w:t>
            </w:r>
          </w:p>
        </w:tc>
        <w:tc>
          <w:tcPr>
            <w:tcW w:w="4240" w:type="dxa"/>
            <w:noWrap/>
            <w:hideMark/>
          </w:tcPr>
          <w:p w:rsidR="00345C4B" w:rsidRPr="005047CE" w:rsidRDefault="00345C4B" w:rsidP="00066C57">
            <w:pPr>
              <w:rPr>
                <w:rFonts w:cs="Arial"/>
              </w:rPr>
            </w:pPr>
            <w:r w:rsidRPr="005047CE">
              <w:rPr>
                <w:rFonts w:cs="Arial"/>
              </w:rPr>
              <w:t>ADSP_Y_PCHIME_Freq8_LSB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39</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ADSP_Y_PCHIME_Volume8</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lastRenderedPageBreak/>
              <w:t>40</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ADSP_Y_PCHIME_Ampli_LFO</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41</w:t>
            </w:r>
          </w:p>
        </w:tc>
        <w:tc>
          <w:tcPr>
            <w:tcW w:w="917" w:type="dxa"/>
            <w:noWrap/>
            <w:hideMark/>
          </w:tcPr>
          <w:p w:rsidR="00345C4B" w:rsidRPr="005047CE" w:rsidRDefault="00345C4B" w:rsidP="00066C57">
            <w:pPr>
              <w:rPr>
                <w:rFonts w:cs="Arial"/>
              </w:rPr>
            </w:pPr>
            <w:r w:rsidRPr="005047CE">
              <w:rPr>
                <w:rFonts w:cs="Arial"/>
              </w:rPr>
              <w:t>07FF</w:t>
            </w:r>
          </w:p>
        </w:tc>
        <w:tc>
          <w:tcPr>
            <w:tcW w:w="4240" w:type="dxa"/>
            <w:noWrap/>
            <w:hideMark/>
          </w:tcPr>
          <w:p w:rsidR="00345C4B" w:rsidRPr="005047CE" w:rsidRDefault="00345C4B" w:rsidP="00066C57">
            <w:pPr>
              <w:rPr>
                <w:rFonts w:cs="Arial"/>
              </w:rPr>
            </w:pPr>
            <w:r w:rsidRPr="005047CE">
              <w:rPr>
                <w:rFonts w:cs="Arial"/>
              </w:rPr>
              <w:t>ADSP_Y_PCHIME_Offset_LFO</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42</w:t>
            </w:r>
          </w:p>
        </w:tc>
        <w:tc>
          <w:tcPr>
            <w:tcW w:w="917" w:type="dxa"/>
            <w:noWrap/>
            <w:hideMark/>
          </w:tcPr>
          <w:p w:rsidR="00345C4B" w:rsidRPr="005047CE" w:rsidRDefault="00345C4B" w:rsidP="00066C57">
            <w:pPr>
              <w:rPr>
                <w:rFonts w:cs="Arial"/>
              </w:rPr>
            </w:pPr>
            <w:r w:rsidRPr="005047CE">
              <w:rPr>
                <w:rFonts w:cs="Arial"/>
              </w:rPr>
              <w:t>0001</w:t>
            </w:r>
          </w:p>
        </w:tc>
        <w:tc>
          <w:tcPr>
            <w:tcW w:w="4240" w:type="dxa"/>
            <w:noWrap/>
            <w:hideMark/>
          </w:tcPr>
          <w:p w:rsidR="00345C4B" w:rsidRPr="005047CE" w:rsidRDefault="00345C4B" w:rsidP="00066C57">
            <w:pPr>
              <w:rPr>
                <w:rFonts w:cs="Arial"/>
              </w:rPr>
            </w:pPr>
            <w:r w:rsidRPr="005047CE">
              <w:rPr>
                <w:rFonts w:cs="Arial"/>
              </w:rPr>
              <w:t>ADSP_Y_PCHIME_Env1_DelayVolume</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43</w:t>
            </w:r>
          </w:p>
        </w:tc>
        <w:tc>
          <w:tcPr>
            <w:tcW w:w="917" w:type="dxa"/>
            <w:noWrap/>
            <w:hideMark/>
          </w:tcPr>
          <w:p w:rsidR="00345C4B" w:rsidRPr="005047CE" w:rsidRDefault="00345C4B" w:rsidP="00066C57">
            <w:pPr>
              <w:rPr>
                <w:rFonts w:cs="Arial"/>
              </w:rPr>
            </w:pPr>
            <w:r w:rsidRPr="005047CE">
              <w:rPr>
                <w:rFonts w:cs="Arial"/>
              </w:rPr>
              <w:t>07FF</w:t>
            </w:r>
          </w:p>
        </w:tc>
        <w:tc>
          <w:tcPr>
            <w:tcW w:w="4240" w:type="dxa"/>
            <w:noWrap/>
            <w:hideMark/>
          </w:tcPr>
          <w:p w:rsidR="00345C4B" w:rsidRPr="005047CE" w:rsidRDefault="00345C4B" w:rsidP="00066C57">
            <w:pPr>
              <w:rPr>
                <w:rFonts w:cs="Arial"/>
              </w:rPr>
            </w:pPr>
            <w:r w:rsidRPr="005047CE">
              <w:rPr>
                <w:rFonts w:cs="Arial"/>
              </w:rPr>
              <w:t>ADSP_Y_PCHIME_Env1_DecayCoef_MSB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44</w:t>
            </w:r>
          </w:p>
        </w:tc>
        <w:tc>
          <w:tcPr>
            <w:tcW w:w="917" w:type="dxa"/>
            <w:noWrap/>
            <w:hideMark/>
          </w:tcPr>
          <w:p w:rsidR="00345C4B" w:rsidRPr="005047CE" w:rsidRDefault="00345C4B" w:rsidP="00066C57">
            <w:pPr>
              <w:rPr>
                <w:rFonts w:cs="Arial"/>
              </w:rPr>
            </w:pPr>
            <w:r w:rsidRPr="005047CE">
              <w:rPr>
                <w:rFonts w:cs="Arial"/>
              </w:rPr>
              <w:t>028A</w:t>
            </w:r>
          </w:p>
        </w:tc>
        <w:tc>
          <w:tcPr>
            <w:tcW w:w="4240" w:type="dxa"/>
            <w:noWrap/>
            <w:hideMark/>
          </w:tcPr>
          <w:p w:rsidR="00345C4B" w:rsidRPr="005047CE" w:rsidRDefault="00345C4B" w:rsidP="00066C57">
            <w:pPr>
              <w:rPr>
                <w:rFonts w:cs="Arial"/>
              </w:rPr>
            </w:pPr>
            <w:r w:rsidRPr="005047CE">
              <w:rPr>
                <w:rFonts w:cs="Arial"/>
              </w:rPr>
              <w:t>ADSP_Y_PCHIME_Env1_DecayCoef_LSB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45</w:t>
            </w:r>
          </w:p>
        </w:tc>
        <w:tc>
          <w:tcPr>
            <w:tcW w:w="917" w:type="dxa"/>
            <w:noWrap/>
            <w:hideMark/>
          </w:tcPr>
          <w:p w:rsidR="00345C4B" w:rsidRPr="005047CE" w:rsidRDefault="00345C4B" w:rsidP="00066C57">
            <w:pPr>
              <w:rPr>
                <w:rFonts w:cs="Arial"/>
              </w:rPr>
            </w:pPr>
            <w:r w:rsidRPr="005047CE">
              <w:rPr>
                <w:rFonts w:cs="Arial"/>
              </w:rPr>
              <w:t>0001</w:t>
            </w:r>
          </w:p>
        </w:tc>
        <w:tc>
          <w:tcPr>
            <w:tcW w:w="4240" w:type="dxa"/>
            <w:noWrap/>
            <w:hideMark/>
          </w:tcPr>
          <w:p w:rsidR="00345C4B" w:rsidRPr="005047CE" w:rsidRDefault="00345C4B" w:rsidP="00066C57">
            <w:pPr>
              <w:rPr>
                <w:rFonts w:cs="Arial"/>
              </w:rPr>
            </w:pPr>
            <w:r w:rsidRPr="005047CE">
              <w:rPr>
                <w:rFonts w:cs="Arial"/>
              </w:rPr>
              <w:t>ADSP_Y_PCHIME_Env2_DelayVolume</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46</w:t>
            </w:r>
          </w:p>
        </w:tc>
        <w:tc>
          <w:tcPr>
            <w:tcW w:w="917" w:type="dxa"/>
            <w:noWrap/>
            <w:hideMark/>
          </w:tcPr>
          <w:p w:rsidR="00345C4B" w:rsidRPr="005047CE" w:rsidRDefault="00345C4B" w:rsidP="00066C57">
            <w:pPr>
              <w:rPr>
                <w:rFonts w:cs="Arial"/>
              </w:rPr>
            </w:pPr>
            <w:r w:rsidRPr="005047CE">
              <w:rPr>
                <w:rFonts w:cs="Arial"/>
              </w:rPr>
              <w:t>07FE</w:t>
            </w:r>
          </w:p>
        </w:tc>
        <w:tc>
          <w:tcPr>
            <w:tcW w:w="4240" w:type="dxa"/>
            <w:noWrap/>
            <w:hideMark/>
          </w:tcPr>
          <w:p w:rsidR="00345C4B" w:rsidRPr="005047CE" w:rsidRDefault="00345C4B" w:rsidP="00066C57">
            <w:pPr>
              <w:rPr>
                <w:rFonts w:cs="Arial"/>
              </w:rPr>
            </w:pPr>
            <w:r w:rsidRPr="005047CE">
              <w:rPr>
                <w:rFonts w:cs="Arial"/>
              </w:rPr>
              <w:t>ADSP_Y_PCHIME_Env2_DecayCoef_MSB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47</w:t>
            </w:r>
          </w:p>
        </w:tc>
        <w:tc>
          <w:tcPr>
            <w:tcW w:w="917" w:type="dxa"/>
            <w:noWrap/>
            <w:hideMark/>
          </w:tcPr>
          <w:p w:rsidR="00345C4B" w:rsidRPr="005047CE" w:rsidRDefault="00345C4B" w:rsidP="00066C57">
            <w:pPr>
              <w:rPr>
                <w:rFonts w:cs="Arial"/>
              </w:rPr>
            </w:pPr>
            <w:r w:rsidRPr="005047CE">
              <w:rPr>
                <w:rFonts w:cs="Arial"/>
              </w:rPr>
              <w:t>06E6</w:t>
            </w:r>
          </w:p>
        </w:tc>
        <w:tc>
          <w:tcPr>
            <w:tcW w:w="4240" w:type="dxa"/>
            <w:noWrap/>
            <w:hideMark/>
          </w:tcPr>
          <w:p w:rsidR="00345C4B" w:rsidRPr="005047CE" w:rsidRDefault="00345C4B" w:rsidP="00066C57">
            <w:pPr>
              <w:rPr>
                <w:rFonts w:cs="Arial"/>
              </w:rPr>
            </w:pPr>
            <w:r w:rsidRPr="005047CE">
              <w:rPr>
                <w:rFonts w:cs="Arial"/>
              </w:rPr>
              <w:t>ADSP_Y_PCHIME_Env2_DecayCoef_LSB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48</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ADSP_Y_PCHIME_Env3_DelayVolume</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49</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ADSP_Y_PCHIME_Env3_DecayCoef_MSB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50</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ADSP_Y_PCHIME_Env3_DecayCoef_LSB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51</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ADSP_Y_PCHIME_Env4_DelayVolume</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52</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ADSP_Y_PCHIME_Env4_DecayCoef_MSB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53</w:t>
            </w:r>
          </w:p>
        </w:tc>
        <w:tc>
          <w:tcPr>
            <w:tcW w:w="917" w:type="dxa"/>
            <w:noWrap/>
            <w:hideMark/>
          </w:tcPr>
          <w:p w:rsidR="00345C4B" w:rsidRPr="005047CE" w:rsidRDefault="00345C4B" w:rsidP="00066C57">
            <w:pPr>
              <w:rPr>
                <w:rFonts w:cs="Arial"/>
              </w:rPr>
            </w:pPr>
            <w:r w:rsidRPr="005047CE">
              <w:rPr>
                <w:rFonts w:cs="Arial"/>
              </w:rPr>
              <w:t>0000</w:t>
            </w:r>
          </w:p>
        </w:tc>
        <w:tc>
          <w:tcPr>
            <w:tcW w:w="4240" w:type="dxa"/>
            <w:noWrap/>
            <w:hideMark/>
          </w:tcPr>
          <w:p w:rsidR="00345C4B" w:rsidRPr="005047CE" w:rsidRDefault="00345C4B" w:rsidP="00066C57">
            <w:pPr>
              <w:rPr>
                <w:rFonts w:cs="Arial"/>
              </w:rPr>
            </w:pPr>
            <w:r w:rsidRPr="005047CE">
              <w:rPr>
                <w:rFonts w:cs="Arial"/>
              </w:rPr>
              <w:t>ADSP_Y_PCHIME_Env4_DecayCoef_LSB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54</w:t>
            </w:r>
          </w:p>
        </w:tc>
        <w:tc>
          <w:tcPr>
            <w:tcW w:w="917" w:type="dxa"/>
            <w:noWrap/>
            <w:hideMark/>
          </w:tcPr>
          <w:p w:rsidR="00345C4B" w:rsidRPr="005047CE" w:rsidRDefault="00345C4B" w:rsidP="00066C57">
            <w:pPr>
              <w:rPr>
                <w:rFonts w:cs="Arial"/>
              </w:rPr>
            </w:pPr>
            <w:r w:rsidRPr="005047CE">
              <w:rPr>
                <w:rFonts w:cs="Arial"/>
              </w:rPr>
              <w:t>0400</w:t>
            </w:r>
          </w:p>
        </w:tc>
        <w:tc>
          <w:tcPr>
            <w:tcW w:w="4240" w:type="dxa"/>
            <w:noWrap/>
            <w:hideMark/>
          </w:tcPr>
          <w:p w:rsidR="00345C4B" w:rsidRPr="005047CE" w:rsidRDefault="00345C4B" w:rsidP="00066C57">
            <w:pPr>
              <w:rPr>
                <w:rFonts w:cs="Arial"/>
              </w:rPr>
            </w:pPr>
            <w:r w:rsidRPr="005047CE">
              <w:rPr>
                <w:rFonts w:cs="Arial"/>
              </w:rPr>
              <w:t>ADSP_Y_PCHIME_MasterVolume</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55</w:t>
            </w:r>
          </w:p>
        </w:tc>
        <w:tc>
          <w:tcPr>
            <w:tcW w:w="917" w:type="dxa"/>
            <w:noWrap/>
            <w:hideMark/>
          </w:tcPr>
          <w:p w:rsidR="00345C4B" w:rsidRPr="005047CE" w:rsidRDefault="00345C4B" w:rsidP="00066C57">
            <w:pPr>
              <w:rPr>
                <w:rFonts w:cs="Arial"/>
              </w:rPr>
            </w:pPr>
            <w:r w:rsidRPr="005047CE">
              <w:rPr>
                <w:rFonts w:cs="Arial"/>
              </w:rPr>
              <w:t>075C</w:t>
            </w:r>
          </w:p>
        </w:tc>
        <w:tc>
          <w:tcPr>
            <w:tcW w:w="4240" w:type="dxa"/>
            <w:noWrap/>
            <w:hideMark/>
          </w:tcPr>
          <w:p w:rsidR="00345C4B" w:rsidRPr="005047CE" w:rsidRDefault="00345C4B" w:rsidP="00066C57">
            <w:pPr>
              <w:rPr>
                <w:rFonts w:cs="Arial"/>
              </w:rPr>
            </w:pPr>
            <w:r w:rsidRPr="005047CE">
              <w:rPr>
                <w:rFonts w:cs="Arial"/>
              </w:rPr>
              <w:t>ADSP_Y_PCHIME_Smute_DecayCoef_MSB</w:t>
            </w:r>
          </w:p>
        </w:tc>
      </w:tr>
      <w:tr w:rsidR="00345C4B" w:rsidRPr="005047CE" w:rsidTr="00066C57">
        <w:trPr>
          <w:trHeight w:val="255"/>
          <w:jc w:val="center"/>
        </w:trPr>
        <w:tc>
          <w:tcPr>
            <w:tcW w:w="460" w:type="dxa"/>
            <w:noWrap/>
            <w:hideMark/>
          </w:tcPr>
          <w:p w:rsidR="00345C4B" w:rsidRPr="005047CE" w:rsidRDefault="00345C4B" w:rsidP="00066C57">
            <w:pPr>
              <w:rPr>
                <w:rFonts w:cs="Arial"/>
              </w:rPr>
            </w:pPr>
            <w:r w:rsidRPr="005047CE">
              <w:rPr>
                <w:rFonts w:cs="Arial"/>
              </w:rPr>
              <w:t>56</w:t>
            </w:r>
          </w:p>
        </w:tc>
        <w:tc>
          <w:tcPr>
            <w:tcW w:w="917" w:type="dxa"/>
            <w:noWrap/>
            <w:hideMark/>
          </w:tcPr>
          <w:p w:rsidR="00345C4B" w:rsidRPr="005047CE" w:rsidRDefault="00345C4B" w:rsidP="00066C57">
            <w:pPr>
              <w:rPr>
                <w:rFonts w:cs="Arial"/>
              </w:rPr>
            </w:pPr>
            <w:r w:rsidRPr="005047CE">
              <w:rPr>
                <w:rFonts w:cs="Arial"/>
              </w:rPr>
              <w:t>0201</w:t>
            </w:r>
          </w:p>
        </w:tc>
        <w:tc>
          <w:tcPr>
            <w:tcW w:w="4240" w:type="dxa"/>
            <w:noWrap/>
            <w:hideMark/>
          </w:tcPr>
          <w:p w:rsidR="00345C4B" w:rsidRPr="005047CE" w:rsidRDefault="00345C4B" w:rsidP="00066C57">
            <w:pPr>
              <w:rPr>
                <w:rFonts w:cs="Arial"/>
              </w:rPr>
            </w:pPr>
            <w:r w:rsidRPr="005047CE">
              <w:rPr>
                <w:rFonts w:cs="Arial"/>
              </w:rPr>
              <w:t>ADSP_Y_PCHIME_Smute_DecayCoef_LSB</w:t>
            </w:r>
          </w:p>
        </w:tc>
      </w:tr>
      <w:tr w:rsidR="00345C4B" w:rsidRPr="005047CE" w:rsidTr="00066C57">
        <w:trPr>
          <w:trHeight w:val="70"/>
          <w:jc w:val="center"/>
        </w:trPr>
        <w:tc>
          <w:tcPr>
            <w:tcW w:w="460" w:type="dxa"/>
            <w:noWrap/>
            <w:hideMark/>
          </w:tcPr>
          <w:p w:rsidR="00345C4B" w:rsidRPr="005047CE" w:rsidRDefault="00345C4B" w:rsidP="00066C57">
            <w:pPr>
              <w:rPr>
                <w:rFonts w:cs="Arial"/>
              </w:rPr>
            </w:pPr>
            <w:r w:rsidRPr="005047CE">
              <w:rPr>
                <w:rFonts w:cs="Arial"/>
              </w:rPr>
              <w:t>57</w:t>
            </w:r>
          </w:p>
        </w:tc>
        <w:tc>
          <w:tcPr>
            <w:tcW w:w="917" w:type="dxa"/>
            <w:noWrap/>
            <w:hideMark/>
          </w:tcPr>
          <w:p w:rsidR="00345C4B" w:rsidRPr="005047CE" w:rsidRDefault="00345C4B" w:rsidP="00066C57">
            <w:pPr>
              <w:rPr>
                <w:rFonts w:cs="Arial"/>
              </w:rPr>
            </w:pPr>
            <w:r w:rsidRPr="005047CE">
              <w:rPr>
                <w:rFonts w:cs="Arial"/>
              </w:rPr>
              <w:t>000001</w:t>
            </w:r>
          </w:p>
        </w:tc>
        <w:tc>
          <w:tcPr>
            <w:tcW w:w="4240" w:type="dxa"/>
            <w:noWrap/>
            <w:hideMark/>
          </w:tcPr>
          <w:p w:rsidR="00345C4B" w:rsidRPr="005047CE" w:rsidRDefault="00345C4B" w:rsidP="00066C57">
            <w:pPr>
              <w:rPr>
                <w:rFonts w:cs="Arial"/>
              </w:rPr>
            </w:pPr>
            <w:r w:rsidRPr="005047CE">
              <w:rPr>
                <w:rFonts w:cs="Arial"/>
              </w:rPr>
              <w:t>ADSP_X_PCHIME_ControlStatusReg</w:t>
            </w:r>
          </w:p>
        </w:tc>
      </w:tr>
    </w:tbl>
    <w:p w:rsidR="00345C4B" w:rsidRPr="00C17A30" w:rsidRDefault="00345C4B" w:rsidP="00345C4B">
      <w:pPr>
        <w:rPr>
          <w:rFonts w:cs="Arial"/>
        </w:rPr>
      </w:pPr>
    </w:p>
    <w:p w:rsidR="00345C4B" w:rsidRDefault="00345C4B" w:rsidP="00345C4B">
      <w:pPr>
        <w:pStyle w:val="Heading4"/>
        <w:numPr>
          <w:ilvl w:val="3"/>
          <w:numId w:val="48"/>
        </w:numPr>
      </w:pPr>
      <w:bookmarkStart w:id="287" w:name="_Toc45277379"/>
      <w:r w:rsidRPr="00B9479B">
        <w:t>AHU-SWR-REQ-165806/C-Polyphonic Chime 22 - ACC-High and Forward Collision Warning_FCW</w:t>
      </w:r>
      <w:bookmarkEnd w:id="287"/>
    </w:p>
    <w:p w:rsidR="00345C4B" w:rsidRDefault="00345C4B" w:rsidP="00345C4B">
      <w:pPr>
        <w:jc w:val="center"/>
        <w:rPr>
          <w:rFonts w:cs="Arial"/>
        </w:rPr>
      </w:pPr>
      <w:r>
        <w:rPr>
          <w:noProof/>
        </w:rPr>
        <w:drawing>
          <wp:inline distT="0" distB="0" distL="0" distR="0" wp14:anchorId="3367D3C9" wp14:editId="31348A6E">
            <wp:extent cx="1050472" cy="921204"/>
            <wp:effectExtent l="0" t="0" r="0" b="0"/>
            <wp:docPr id="38800" name="Picture 123" descr="P_Chime_22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 name="Picture 123" descr="P_Chime_22_Scope_Total Dur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0472"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7AF7195" wp14:editId="30A52FE1">
            <wp:extent cx="1104900" cy="1008290"/>
            <wp:effectExtent l="0" t="0" r="0" b="1905"/>
            <wp:docPr id="388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8"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04900" cy="100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4C2AA0E8" wp14:editId="1A6BB9C7">
            <wp:extent cx="1412421" cy="921204"/>
            <wp:effectExtent l="0" t="0" r="0" b="0"/>
            <wp:docPr id="388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2" name="Picture 33"/>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2421" cy="92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023658" w:rsidTr="00066C57">
        <w:trPr>
          <w:trHeight w:val="152"/>
          <w:jc w:val="center"/>
        </w:trPr>
        <w:tc>
          <w:tcPr>
            <w:tcW w:w="460" w:type="dxa"/>
            <w:noWrap/>
            <w:hideMark/>
          </w:tcPr>
          <w:p w:rsidR="00345C4B" w:rsidRPr="00023658" w:rsidRDefault="00345C4B" w:rsidP="00066C57">
            <w:pPr>
              <w:rPr>
                <w:rFonts w:cs="Arial"/>
                <w:b/>
                <w:bCs/>
              </w:rPr>
            </w:pPr>
            <w:r w:rsidRPr="00023658">
              <w:rPr>
                <w:rFonts w:cs="Arial"/>
                <w:b/>
                <w:bCs/>
              </w:rPr>
              <w:t>#</w:t>
            </w:r>
          </w:p>
        </w:tc>
        <w:tc>
          <w:tcPr>
            <w:tcW w:w="1607" w:type="dxa"/>
            <w:noWrap/>
            <w:hideMark/>
          </w:tcPr>
          <w:p w:rsidR="00345C4B" w:rsidRPr="00023658" w:rsidRDefault="00345C4B" w:rsidP="00066C57">
            <w:pPr>
              <w:rPr>
                <w:rFonts w:cs="Arial"/>
                <w:b/>
                <w:bCs/>
              </w:rPr>
            </w:pPr>
            <w:r w:rsidRPr="00023658">
              <w:rPr>
                <w:rFonts w:cs="Arial"/>
                <w:b/>
                <w:bCs/>
              </w:rPr>
              <w:t>Hex</w:t>
            </w:r>
          </w:p>
        </w:tc>
        <w:tc>
          <w:tcPr>
            <w:tcW w:w="4240" w:type="dxa"/>
            <w:noWrap/>
            <w:hideMark/>
          </w:tcPr>
          <w:p w:rsidR="00345C4B" w:rsidRPr="00023658" w:rsidRDefault="00345C4B" w:rsidP="00066C57">
            <w:pPr>
              <w:rPr>
                <w:rFonts w:cs="Arial"/>
                <w:b/>
                <w:bCs/>
              </w:rPr>
            </w:pPr>
            <w:r w:rsidRPr="00023658">
              <w:rPr>
                <w:rFonts w:cs="Arial"/>
                <w:b/>
                <w:bCs/>
              </w:rPr>
              <w:t>Parameter</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w:t>
            </w:r>
          </w:p>
        </w:tc>
        <w:tc>
          <w:tcPr>
            <w:tcW w:w="1607" w:type="dxa"/>
            <w:noWrap/>
            <w:hideMark/>
          </w:tcPr>
          <w:p w:rsidR="00345C4B" w:rsidRPr="00023658" w:rsidRDefault="00345C4B" w:rsidP="00066C57">
            <w:pPr>
              <w:rPr>
                <w:rFonts w:cs="Arial"/>
              </w:rPr>
            </w:pPr>
            <w:del w:id="288" w:author="Walus, David (D.M.)" w:date="2015-07-06T08:33:00Z">
              <w:r w:rsidRPr="00023658" w:rsidDel="00D70220">
                <w:rPr>
                  <w:rFonts w:cs="Arial"/>
                </w:rPr>
                <w:delText>0002F8</w:delText>
              </w:r>
            </w:del>
            <w:ins w:id="289" w:author="Walus, David (D.M.)" w:date="2015-07-06T08:33:00Z">
              <w:r>
                <w:rPr>
                  <w:rFonts w:cs="Arial"/>
                </w:rPr>
                <w:t>0002BB</w:t>
              </w:r>
            </w:ins>
          </w:p>
        </w:tc>
        <w:tc>
          <w:tcPr>
            <w:tcW w:w="4240" w:type="dxa"/>
            <w:noWrap/>
            <w:hideMark/>
          </w:tcPr>
          <w:p w:rsidR="00345C4B" w:rsidRPr="00023658" w:rsidRDefault="00345C4B" w:rsidP="00066C57">
            <w:pPr>
              <w:rPr>
                <w:rFonts w:cs="Arial"/>
              </w:rPr>
            </w:pPr>
            <w:r w:rsidRPr="00023658">
              <w:rPr>
                <w:rFonts w:cs="Arial"/>
              </w:rPr>
              <w:t>ADSP_X_PCHIME_AngleIncr_LFO</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ADSP_X_PCHIME_Env1_DelaySamples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w:t>
            </w:r>
          </w:p>
        </w:tc>
        <w:tc>
          <w:tcPr>
            <w:tcW w:w="1607" w:type="dxa"/>
            <w:noWrap/>
            <w:hideMark/>
          </w:tcPr>
          <w:p w:rsidR="00345C4B" w:rsidRPr="00023658" w:rsidRDefault="00345C4B" w:rsidP="00066C57">
            <w:pPr>
              <w:rPr>
                <w:rFonts w:cs="Arial"/>
              </w:rPr>
            </w:pPr>
            <w:r w:rsidRPr="00023658">
              <w:rPr>
                <w:rFonts w:cs="Arial"/>
              </w:rPr>
              <w:t>0AAAAA</w:t>
            </w:r>
          </w:p>
        </w:tc>
        <w:tc>
          <w:tcPr>
            <w:tcW w:w="4240" w:type="dxa"/>
            <w:noWrap/>
            <w:hideMark/>
          </w:tcPr>
          <w:p w:rsidR="00345C4B" w:rsidRPr="00023658" w:rsidRDefault="00345C4B" w:rsidP="00066C57">
            <w:pPr>
              <w:rPr>
                <w:rFonts w:cs="Arial"/>
              </w:rPr>
            </w:pPr>
            <w:r w:rsidRPr="00023658">
              <w:rPr>
                <w:rFonts w:cs="Arial"/>
              </w:rPr>
              <w:t>ADSP_X_PCHIME_Env1_AttackIncr</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w:t>
            </w:r>
          </w:p>
        </w:tc>
        <w:tc>
          <w:tcPr>
            <w:tcW w:w="1607" w:type="dxa"/>
            <w:noWrap/>
            <w:hideMark/>
          </w:tcPr>
          <w:p w:rsidR="00345C4B" w:rsidRPr="00023658" w:rsidRDefault="00345C4B" w:rsidP="00066C57">
            <w:pPr>
              <w:rPr>
                <w:rFonts w:cs="Arial"/>
              </w:rPr>
            </w:pPr>
            <w:r w:rsidRPr="00023658">
              <w:rPr>
                <w:rFonts w:cs="Arial"/>
              </w:rPr>
              <w:t>0004B0</w:t>
            </w:r>
          </w:p>
        </w:tc>
        <w:tc>
          <w:tcPr>
            <w:tcW w:w="4240" w:type="dxa"/>
            <w:noWrap/>
            <w:hideMark/>
          </w:tcPr>
          <w:p w:rsidR="00345C4B" w:rsidRPr="00023658" w:rsidRDefault="00345C4B" w:rsidP="00066C57">
            <w:pPr>
              <w:rPr>
                <w:rFonts w:cs="Arial"/>
              </w:rPr>
            </w:pPr>
            <w:r w:rsidRPr="00023658">
              <w:rPr>
                <w:rFonts w:cs="Arial"/>
              </w:rPr>
              <w:t>ADSP_X_PCHIME_Env1_SustainSamples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ADSP_X_PCHIME_Env2_DelaySamples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6</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ADSP_X_PCHIME_Env2_AttackIncr</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7</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ADSP_X_PCHIME_Env2_SustainSamples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8</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ADSP_X_PCHIME_Env3_DelaySamples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9</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ADSP_X_PCHIME_Env3_AttackIncr</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10</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ADSP_X_PCHIME_Env3_SustainSamples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11</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ADSP_X_PCHIME_Env4_DelaySamples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12</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ADSP_X_PCHIME_Env4_AttackIncr</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13</w:t>
            </w:r>
          </w:p>
        </w:tc>
        <w:tc>
          <w:tcPr>
            <w:tcW w:w="1607" w:type="dxa"/>
            <w:noWrap/>
            <w:hideMark/>
          </w:tcPr>
          <w:p w:rsidR="00345C4B" w:rsidRPr="00023658" w:rsidRDefault="00345C4B" w:rsidP="00066C57">
            <w:pPr>
              <w:rPr>
                <w:rFonts w:cs="Arial"/>
              </w:rPr>
            </w:pPr>
            <w:r w:rsidRPr="00023658">
              <w:rPr>
                <w:rFonts w:cs="Arial"/>
              </w:rPr>
              <w:t>000000</w:t>
            </w:r>
          </w:p>
        </w:tc>
        <w:tc>
          <w:tcPr>
            <w:tcW w:w="4240" w:type="dxa"/>
            <w:noWrap/>
            <w:hideMark/>
          </w:tcPr>
          <w:p w:rsidR="00345C4B" w:rsidRPr="00023658" w:rsidRDefault="00345C4B" w:rsidP="00066C57">
            <w:pPr>
              <w:rPr>
                <w:rFonts w:cs="Arial"/>
              </w:rPr>
            </w:pPr>
            <w:r w:rsidRPr="00023658">
              <w:rPr>
                <w:rFonts w:cs="Arial"/>
              </w:rPr>
              <w:t>ADSP_X_PCHIME_Env4_SustainSamples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14</w:t>
            </w:r>
          </w:p>
        </w:tc>
        <w:tc>
          <w:tcPr>
            <w:tcW w:w="1607" w:type="dxa"/>
            <w:noWrap/>
            <w:hideMark/>
          </w:tcPr>
          <w:p w:rsidR="00345C4B" w:rsidRPr="00023658" w:rsidRDefault="00345C4B" w:rsidP="00066C57">
            <w:pPr>
              <w:rPr>
                <w:rFonts w:cs="Arial"/>
              </w:rPr>
            </w:pPr>
            <w:r w:rsidRPr="00023658">
              <w:rPr>
                <w:rFonts w:cs="Arial"/>
              </w:rPr>
              <w:t>000004</w:t>
            </w:r>
          </w:p>
        </w:tc>
        <w:tc>
          <w:tcPr>
            <w:tcW w:w="4240" w:type="dxa"/>
            <w:noWrap/>
            <w:hideMark/>
          </w:tcPr>
          <w:p w:rsidR="00345C4B" w:rsidRPr="00023658" w:rsidRDefault="00345C4B" w:rsidP="00066C57">
            <w:pPr>
              <w:rPr>
                <w:rFonts w:cs="Arial"/>
              </w:rPr>
            </w:pPr>
            <w:r w:rsidRPr="00023658">
              <w:rPr>
                <w:rFonts w:cs="Arial"/>
              </w:rPr>
              <w:t>ADSP_X_PCHIME_NrRepetitions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15</w:t>
            </w:r>
          </w:p>
        </w:tc>
        <w:tc>
          <w:tcPr>
            <w:tcW w:w="1607" w:type="dxa"/>
            <w:noWrap/>
            <w:hideMark/>
          </w:tcPr>
          <w:p w:rsidR="00345C4B" w:rsidRPr="00023658" w:rsidRDefault="00345C4B" w:rsidP="00066C57">
            <w:pPr>
              <w:rPr>
                <w:rFonts w:cs="Arial"/>
              </w:rPr>
            </w:pPr>
            <w:r w:rsidRPr="00023658">
              <w:rPr>
                <w:rFonts w:cs="Arial"/>
              </w:rPr>
              <w:t>000528</w:t>
            </w:r>
          </w:p>
        </w:tc>
        <w:tc>
          <w:tcPr>
            <w:tcW w:w="4240" w:type="dxa"/>
            <w:noWrap/>
            <w:hideMark/>
          </w:tcPr>
          <w:p w:rsidR="00345C4B" w:rsidRPr="00023658" w:rsidRDefault="00345C4B" w:rsidP="00066C57">
            <w:pPr>
              <w:rPr>
                <w:rFonts w:cs="Arial"/>
              </w:rPr>
            </w:pPr>
            <w:r w:rsidRPr="00023658">
              <w:rPr>
                <w:rFonts w:cs="Arial"/>
              </w:rPr>
              <w:t>ADSP_X_PCHIME_RepeatSamples</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16</w:t>
            </w:r>
          </w:p>
        </w:tc>
        <w:tc>
          <w:tcPr>
            <w:tcW w:w="1607" w:type="dxa"/>
            <w:noWrap/>
            <w:hideMark/>
          </w:tcPr>
          <w:p w:rsidR="00345C4B" w:rsidRPr="00023658" w:rsidRDefault="00345C4B" w:rsidP="00066C57">
            <w:pPr>
              <w:rPr>
                <w:rFonts w:cs="Arial"/>
              </w:rPr>
            </w:pPr>
            <w:r w:rsidRPr="00023658">
              <w:rPr>
                <w:rFonts w:cs="Arial"/>
              </w:rPr>
              <w:t>07F9</w:t>
            </w:r>
          </w:p>
        </w:tc>
        <w:tc>
          <w:tcPr>
            <w:tcW w:w="4240" w:type="dxa"/>
            <w:noWrap/>
            <w:hideMark/>
          </w:tcPr>
          <w:p w:rsidR="00345C4B" w:rsidRPr="00023658" w:rsidRDefault="00345C4B" w:rsidP="00066C57">
            <w:pPr>
              <w:rPr>
                <w:rFonts w:cs="Arial"/>
              </w:rPr>
            </w:pPr>
            <w:r w:rsidRPr="00023658">
              <w:rPr>
                <w:rFonts w:cs="Arial"/>
              </w:rPr>
              <w:t>ADSP_Y_PCHIME_Freq1_MSB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17</w:t>
            </w:r>
          </w:p>
        </w:tc>
        <w:tc>
          <w:tcPr>
            <w:tcW w:w="1607" w:type="dxa"/>
            <w:noWrap/>
            <w:hideMark/>
          </w:tcPr>
          <w:p w:rsidR="00345C4B" w:rsidRPr="00023658" w:rsidRDefault="00345C4B" w:rsidP="00066C57">
            <w:pPr>
              <w:rPr>
                <w:rFonts w:cs="Arial"/>
              </w:rPr>
            </w:pPr>
            <w:r w:rsidRPr="00023658">
              <w:rPr>
                <w:rFonts w:cs="Arial"/>
              </w:rPr>
              <w:t>057E</w:t>
            </w:r>
          </w:p>
        </w:tc>
        <w:tc>
          <w:tcPr>
            <w:tcW w:w="4240" w:type="dxa"/>
            <w:noWrap/>
            <w:hideMark/>
          </w:tcPr>
          <w:p w:rsidR="00345C4B" w:rsidRPr="00023658" w:rsidRDefault="00345C4B" w:rsidP="00066C57">
            <w:pPr>
              <w:rPr>
                <w:rFonts w:cs="Arial"/>
              </w:rPr>
            </w:pPr>
            <w:r w:rsidRPr="00023658">
              <w:rPr>
                <w:rFonts w:cs="Arial"/>
              </w:rPr>
              <w:t>ADSP_Y_PCHIME_Freq1_LSB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18</w:t>
            </w:r>
          </w:p>
        </w:tc>
        <w:tc>
          <w:tcPr>
            <w:tcW w:w="1607" w:type="dxa"/>
            <w:noWrap/>
            <w:hideMark/>
          </w:tcPr>
          <w:p w:rsidR="00345C4B" w:rsidRPr="00023658" w:rsidRDefault="00345C4B" w:rsidP="00066C57">
            <w:pPr>
              <w:rPr>
                <w:rFonts w:cs="Arial"/>
              </w:rPr>
            </w:pPr>
            <w:r w:rsidRPr="00023658">
              <w:rPr>
                <w:rFonts w:cs="Arial"/>
              </w:rPr>
              <w:t>0800</w:t>
            </w:r>
          </w:p>
        </w:tc>
        <w:tc>
          <w:tcPr>
            <w:tcW w:w="4240" w:type="dxa"/>
            <w:noWrap/>
            <w:hideMark/>
          </w:tcPr>
          <w:p w:rsidR="00345C4B" w:rsidRPr="00023658" w:rsidRDefault="00345C4B" w:rsidP="00066C57">
            <w:pPr>
              <w:rPr>
                <w:rFonts w:cs="Arial"/>
              </w:rPr>
            </w:pPr>
            <w:r w:rsidRPr="00023658">
              <w:rPr>
                <w:rFonts w:cs="Arial"/>
              </w:rPr>
              <w:t>ADSP_Y_PCHIME_Volume1</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19</w:t>
            </w:r>
          </w:p>
        </w:tc>
        <w:tc>
          <w:tcPr>
            <w:tcW w:w="1607" w:type="dxa"/>
            <w:noWrap/>
            <w:hideMark/>
          </w:tcPr>
          <w:p w:rsidR="00345C4B" w:rsidRPr="00023658" w:rsidRDefault="00345C4B" w:rsidP="00066C57">
            <w:pPr>
              <w:rPr>
                <w:rFonts w:cs="Arial"/>
              </w:rPr>
            </w:pPr>
            <w:r w:rsidRPr="00023658">
              <w:rPr>
                <w:rFonts w:cs="Arial"/>
              </w:rPr>
              <w:t>07F9</w:t>
            </w:r>
          </w:p>
        </w:tc>
        <w:tc>
          <w:tcPr>
            <w:tcW w:w="4240" w:type="dxa"/>
            <w:noWrap/>
            <w:hideMark/>
          </w:tcPr>
          <w:p w:rsidR="00345C4B" w:rsidRPr="00023658" w:rsidRDefault="00345C4B" w:rsidP="00066C57">
            <w:pPr>
              <w:rPr>
                <w:rFonts w:cs="Arial"/>
              </w:rPr>
            </w:pPr>
            <w:r w:rsidRPr="00023658">
              <w:rPr>
                <w:rFonts w:cs="Arial"/>
              </w:rPr>
              <w:t>ADSP_Y_PCHIME_Freq2_MSB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lastRenderedPageBreak/>
              <w:t>20</w:t>
            </w:r>
          </w:p>
        </w:tc>
        <w:tc>
          <w:tcPr>
            <w:tcW w:w="1607" w:type="dxa"/>
            <w:noWrap/>
            <w:hideMark/>
          </w:tcPr>
          <w:p w:rsidR="00345C4B" w:rsidRPr="00023658" w:rsidRDefault="00345C4B" w:rsidP="00066C57">
            <w:pPr>
              <w:rPr>
                <w:rFonts w:cs="Arial"/>
              </w:rPr>
            </w:pPr>
            <w:r w:rsidRPr="00023658">
              <w:rPr>
                <w:rFonts w:cs="Arial"/>
              </w:rPr>
              <w:t>057E</w:t>
            </w:r>
          </w:p>
        </w:tc>
        <w:tc>
          <w:tcPr>
            <w:tcW w:w="4240" w:type="dxa"/>
            <w:noWrap/>
            <w:hideMark/>
          </w:tcPr>
          <w:p w:rsidR="00345C4B" w:rsidRPr="00023658" w:rsidRDefault="00345C4B" w:rsidP="00066C57">
            <w:pPr>
              <w:rPr>
                <w:rFonts w:cs="Arial"/>
              </w:rPr>
            </w:pPr>
            <w:r w:rsidRPr="00023658">
              <w:rPr>
                <w:rFonts w:cs="Arial"/>
              </w:rPr>
              <w:t>ADSP_Y_PCHIME_Freq2_LSB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21</w:t>
            </w:r>
          </w:p>
        </w:tc>
        <w:tc>
          <w:tcPr>
            <w:tcW w:w="1607" w:type="dxa"/>
            <w:noWrap/>
            <w:hideMark/>
          </w:tcPr>
          <w:p w:rsidR="00345C4B" w:rsidRPr="00023658" w:rsidRDefault="00345C4B" w:rsidP="00066C57">
            <w:pPr>
              <w:rPr>
                <w:rFonts w:cs="Arial"/>
              </w:rPr>
            </w:pPr>
            <w:r w:rsidRPr="00023658">
              <w:rPr>
                <w:rFonts w:cs="Arial"/>
              </w:rPr>
              <w:t>0800</w:t>
            </w:r>
          </w:p>
        </w:tc>
        <w:tc>
          <w:tcPr>
            <w:tcW w:w="4240" w:type="dxa"/>
            <w:noWrap/>
            <w:hideMark/>
          </w:tcPr>
          <w:p w:rsidR="00345C4B" w:rsidRPr="00023658" w:rsidRDefault="00345C4B" w:rsidP="00066C57">
            <w:pPr>
              <w:rPr>
                <w:rFonts w:cs="Arial"/>
              </w:rPr>
            </w:pPr>
            <w:r w:rsidRPr="00023658">
              <w:rPr>
                <w:rFonts w:cs="Arial"/>
              </w:rPr>
              <w:t>ADSP_Y_PCHIME_Volume2</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22</w:t>
            </w:r>
          </w:p>
        </w:tc>
        <w:tc>
          <w:tcPr>
            <w:tcW w:w="1607" w:type="dxa"/>
            <w:noWrap/>
            <w:hideMark/>
          </w:tcPr>
          <w:p w:rsidR="00345C4B" w:rsidRPr="00023658" w:rsidRDefault="00345C4B" w:rsidP="00066C57">
            <w:pPr>
              <w:rPr>
                <w:rFonts w:cs="Arial"/>
              </w:rPr>
            </w:pPr>
            <w:r w:rsidRPr="00023658">
              <w:rPr>
                <w:rFonts w:cs="Arial"/>
              </w:rPr>
              <w:t>07EE</w:t>
            </w:r>
          </w:p>
        </w:tc>
        <w:tc>
          <w:tcPr>
            <w:tcW w:w="4240" w:type="dxa"/>
            <w:noWrap/>
            <w:hideMark/>
          </w:tcPr>
          <w:p w:rsidR="00345C4B" w:rsidRPr="00023658" w:rsidRDefault="00345C4B" w:rsidP="00066C57">
            <w:pPr>
              <w:rPr>
                <w:rFonts w:cs="Arial"/>
              </w:rPr>
            </w:pPr>
            <w:r w:rsidRPr="00023658">
              <w:rPr>
                <w:rFonts w:cs="Arial"/>
              </w:rPr>
              <w:t>ADSP_Y_PCHIME_Freq3_MSB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23</w:t>
            </w:r>
          </w:p>
        </w:tc>
        <w:tc>
          <w:tcPr>
            <w:tcW w:w="1607" w:type="dxa"/>
            <w:noWrap/>
            <w:hideMark/>
          </w:tcPr>
          <w:p w:rsidR="00345C4B" w:rsidRPr="00023658" w:rsidRDefault="00345C4B" w:rsidP="00066C57">
            <w:pPr>
              <w:rPr>
                <w:rFonts w:cs="Arial"/>
              </w:rPr>
            </w:pPr>
            <w:r w:rsidRPr="00023658">
              <w:rPr>
                <w:rFonts w:cs="Arial"/>
              </w:rPr>
              <w:t>03D5</w:t>
            </w:r>
          </w:p>
        </w:tc>
        <w:tc>
          <w:tcPr>
            <w:tcW w:w="4240" w:type="dxa"/>
            <w:noWrap/>
            <w:hideMark/>
          </w:tcPr>
          <w:p w:rsidR="00345C4B" w:rsidRPr="00023658" w:rsidRDefault="00345C4B" w:rsidP="00066C57">
            <w:pPr>
              <w:rPr>
                <w:rFonts w:cs="Arial"/>
              </w:rPr>
            </w:pPr>
            <w:r w:rsidRPr="00023658">
              <w:rPr>
                <w:rFonts w:cs="Arial"/>
              </w:rPr>
              <w:t>ADSP_Y_PCHIME_Freq3_LSB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24</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ADSP_Y_PCHIME_Volume3</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25</w:t>
            </w:r>
          </w:p>
        </w:tc>
        <w:tc>
          <w:tcPr>
            <w:tcW w:w="1607" w:type="dxa"/>
            <w:noWrap/>
            <w:hideMark/>
          </w:tcPr>
          <w:p w:rsidR="00345C4B" w:rsidRPr="00023658" w:rsidRDefault="00345C4B" w:rsidP="00066C57">
            <w:pPr>
              <w:rPr>
                <w:rFonts w:cs="Arial"/>
              </w:rPr>
            </w:pPr>
            <w:r w:rsidRPr="00023658">
              <w:rPr>
                <w:rFonts w:cs="Arial"/>
              </w:rPr>
              <w:t>07EE</w:t>
            </w:r>
          </w:p>
        </w:tc>
        <w:tc>
          <w:tcPr>
            <w:tcW w:w="4240" w:type="dxa"/>
            <w:noWrap/>
            <w:hideMark/>
          </w:tcPr>
          <w:p w:rsidR="00345C4B" w:rsidRPr="00023658" w:rsidRDefault="00345C4B" w:rsidP="00066C57">
            <w:pPr>
              <w:rPr>
                <w:rFonts w:cs="Arial"/>
              </w:rPr>
            </w:pPr>
            <w:r w:rsidRPr="00023658">
              <w:rPr>
                <w:rFonts w:cs="Arial"/>
              </w:rPr>
              <w:t>ADSP_Y_PCHIME_Freq4_MSB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26</w:t>
            </w:r>
          </w:p>
        </w:tc>
        <w:tc>
          <w:tcPr>
            <w:tcW w:w="1607" w:type="dxa"/>
            <w:noWrap/>
            <w:hideMark/>
          </w:tcPr>
          <w:p w:rsidR="00345C4B" w:rsidRPr="00023658" w:rsidRDefault="00345C4B" w:rsidP="00066C57">
            <w:pPr>
              <w:rPr>
                <w:rFonts w:cs="Arial"/>
              </w:rPr>
            </w:pPr>
            <w:r w:rsidRPr="00023658">
              <w:rPr>
                <w:rFonts w:cs="Arial"/>
              </w:rPr>
              <w:t>03D5</w:t>
            </w:r>
          </w:p>
        </w:tc>
        <w:tc>
          <w:tcPr>
            <w:tcW w:w="4240" w:type="dxa"/>
            <w:noWrap/>
            <w:hideMark/>
          </w:tcPr>
          <w:p w:rsidR="00345C4B" w:rsidRPr="00023658" w:rsidRDefault="00345C4B" w:rsidP="00066C57">
            <w:pPr>
              <w:rPr>
                <w:rFonts w:cs="Arial"/>
              </w:rPr>
            </w:pPr>
            <w:r w:rsidRPr="00023658">
              <w:rPr>
                <w:rFonts w:cs="Arial"/>
              </w:rPr>
              <w:t>ADSP_Y_PCHIME_Freq4_LSB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27</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ADSP_Y_PCHIME_Volume4</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28</w:t>
            </w:r>
          </w:p>
        </w:tc>
        <w:tc>
          <w:tcPr>
            <w:tcW w:w="1607" w:type="dxa"/>
            <w:noWrap/>
            <w:hideMark/>
          </w:tcPr>
          <w:p w:rsidR="00345C4B" w:rsidRPr="00023658" w:rsidRDefault="00345C4B" w:rsidP="00066C57">
            <w:pPr>
              <w:rPr>
                <w:rFonts w:cs="Arial"/>
              </w:rPr>
            </w:pPr>
            <w:r w:rsidRPr="00023658">
              <w:rPr>
                <w:rFonts w:cs="Arial"/>
              </w:rPr>
              <w:t>07EE</w:t>
            </w:r>
          </w:p>
        </w:tc>
        <w:tc>
          <w:tcPr>
            <w:tcW w:w="4240" w:type="dxa"/>
            <w:noWrap/>
            <w:hideMark/>
          </w:tcPr>
          <w:p w:rsidR="00345C4B" w:rsidRPr="00023658" w:rsidRDefault="00345C4B" w:rsidP="00066C57">
            <w:pPr>
              <w:rPr>
                <w:rFonts w:cs="Arial"/>
              </w:rPr>
            </w:pPr>
            <w:r w:rsidRPr="00023658">
              <w:rPr>
                <w:rFonts w:cs="Arial"/>
              </w:rPr>
              <w:t>ADSP_Y_PCHIME_Freq5_MSB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29</w:t>
            </w:r>
          </w:p>
        </w:tc>
        <w:tc>
          <w:tcPr>
            <w:tcW w:w="1607" w:type="dxa"/>
            <w:noWrap/>
            <w:hideMark/>
          </w:tcPr>
          <w:p w:rsidR="00345C4B" w:rsidRPr="00023658" w:rsidRDefault="00345C4B" w:rsidP="00066C57">
            <w:pPr>
              <w:rPr>
                <w:rFonts w:cs="Arial"/>
              </w:rPr>
            </w:pPr>
            <w:r w:rsidRPr="00023658">
              <w:rPr>
                <w:rFonts w:cs="Arial"/>
              </w:rPr>
              <w:t>03D5</w:t>
            </w:r>
          </w:p>
        </w:tc>
        <w:tc>
          <w:tcPr>
            <w:tcW w:w="4240" w:type="dxa"/>
            <w:noWrap/>
            <w:hideMark/>
          </w:tcPr>
          <w:p w:rsidR="00345C4B" w:rsidRPr="00023658" w:rsidRDefault="00345C4B" w:rsidP="00066C57">
            <w:pPr>
              <w:rPr>
                <w:rFonts w:cs="Arial"/>
              </w:rPr>
            </w:pPr>
            <w:r w:rsidRPr="00023658">
              <w:rPr>
                <w:rFonts w:cs="Arial"/>
              </w:rPr>
              <w:t>ADSP_Y_PCHIME_Freq5_LSB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30</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ADSP_Y_PCHIME_Volume5</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31</w:t>
            </w:r>
          </w:p>
        </w:tc>
        <w:tc>
          <w:tcPr>
            <w:tcW w:w="1607" w:type="dxa"/>
            <w:noWrap/>
            <w:hideMark/>
          </w:tcPr>
          <w:p w:rsidR="00345C4B" w:rsidRPr="00023658" w:rsidRDefault="00345C4B" w:rsidP="00066C57">
            <w:pPr>
              <w:rPr>
                <w:rFonts w:cs="Arial"/>
              </w:rPr>
            </w:pPr>
            <w:r w:rsidRPr="00023658">
              <w:rPr>
                <w:rFonts w:cs="Arial"/>
              </w:rPr>
              <w:t>07EE</w:t>
            </w:r>
          </w:p>
        </w:tc>
        <w:tc>
          <w:tcPr>
            <w:tcW w:w="4240" w:type="dxa"/>
            <w:noWrap/>
            <w:hideMark/>
          </w:tcPr>
          <w:p w:rsidR="00345C4B" w:rsidRPr="00023658" w:rsidRDefault="00345C4B" w:rsidP="00066C57">
            <w:pPr>
              <w:rPr>
                <w:rFonts w:cs="Arial"/>
              </w:rPr>
            </w:pPr>
            <w:r w:rsidRPr="00023658">
              <w:rPr>
                <w:rFonts w:cs="Arial"/>
              </w:rPr>
              <w:t>ADSP_Y_PCHIME_Freq6_MSB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32</w:t>
            </w:r>
          </w:p>
        </w:tc>
        <w:tc>
          <w:tcPr>
            <w:tcW w:w="1607" w:type="dxa"/>
            <w:noWrap/>
            <w:hideMark/>
          </w:tcPr>
          <w:p w:rsidR="00345C4B" w:rsidRPr="00023658" w:rsidRDefault="00345C4B" w:rsidP="00066C57">
            <w:pPr>
              <w:rPr>
                <w:rFonts w:cs="Arial"/>
              </w:rPr>
            </w:pPr>
            <w:r w:rsidRPr="00023658">
              <w:rPr>
                <w:rFonts w:cs="Arial"/>
              </w:rPr>
              <w:t>03D5</w:t>
            </w:r>
          </w:p>
        </w:tc>
        <w:tc>
          <w:tcPr>
            <w:tcW w:w="4240" w:type="dxa"/>
            <w:noWrap/>
            <w:hideMark/>
          </w:tcPr>
          <w:p w:rsidR="00345C4B" w:rsidRPr="00023658" w:rsidRDefault="00345C4B" w:rsidP="00066C57">
            <w:pPr>
              <w:rPr>
                <w:rFonts w:cs="Arial"/>
              </w:rPr>
            </w:pPr>
            <w:r w:rsidRPr="00023658">
              <w:rPr>
                <w:rFonts w:cs="Arial"/>
              </w:rPr>
              <w:t>ADSP_Y_PCHIME_Freq6_LSB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33</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ADSP_Y_PCHIME_Volume6</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34</w:t>
            </w:r>
          </w:p>
        </w:tc>
        <w:tc>
          <w:tcPr>
            <w:tcW w:w="1607" w:type="dxa"/>
            <w:noWrap/>
            <w:hideMark/>
          </w:tcPr>
          <w:p w:rsidR="00345C4B" w:rsidRPr="00023658" w:rsidRDefault="00345C4B" w:rsidP="00066C57">
            <w:pPr>
              <w:rPr>
                <w:rFonts w:cs="Arial"/>
              </w:rPr>
            </w:pPr>
            <w:r w:rsidRPr="00023658">
              <w:rPr>
                <w:rFonts w:cs="Arial"/>
              </w:rPr>
              <w:t>07EE</w:t>
            </w:r>
          </w:p>
        </w:tc>
        <w:tc>
          <w:tcPr>
            <w:tcW w:w="4240" w:type="dxa"/>
            <w:noWrap/>
            <w:hideMark/>
          </w:tcPr>
          <w:p w:rsidR="00345C4B" w:rsidRPr="00023658" w:rsidRDefault="00345C4B" w:rsidP="00066C57">
            <w:pPr>
              <w:rPr>
                <w:rFonts w:cs="Arial"/>
              </w:rPr>
            </w:pPr>
            <w:r w:rsidRPr="00023658">
              <w:rPr>
                <w:rFonts w:cs="Arial"/>
              </w:rPr>
              <w:t>ADSP_Y_PCHIME_Freq7_MSB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35</w:t>
            </w:r>
          </w:p>
        </w:tc>
        <w:tc>
          <w:tcPr>
            <w:tcW w:w="1607" w:type="dxa"/>
            <w:noWrap/>
            <w:hideMark/>
          </w:tcPr>
          <w:p w:rsidR="00345C4B" w:rsidRPr="00023658" w:rsidRDefault="00345C4B" w:rsidP="00066C57">
            <w:pPr>
              <w:rPr>
                <w:rFonts w:cs="Arial"/>
              </w:rPr>
            </w:pPr>
            <w:r w:rsidRPr="00023658">
              <w:rPr>
                <w:rFonts w:cs="Arial"/>
              </w:rPr>
              <w:t>03D5</w:t>
            </w:r>
          </w:p>
        </w:tc>
        <w:tc>
          <w:tcPr>
            <w:tcW w:w="4240" w:type="dxa"/>
            <w:noWrap/>
            <w:hideMark/>
          </w:tcPr>
          <w:p w:rsidR="00345C4B" w:rsidRPr="00023658" w:rsidRDefault="00345C4B" w:rsidP="00066C57">
            <w:pPr>
              <w:rPr>
                <w:rFonts w:cs="Arial"/>
              </w:rPr>
            </w:pPr>
            <w:r w:rsidRPr="00023658">
              <w:rPr>
                <w:rFonts w:cs="Arial"/>
              </w:rPr>
              <w:t>ADSP_Y_PCHIME_Freq7_LSB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36</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ADSP_Y_PCHIME_Volume7</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37</w:t>
            </w:r>
          </w:p>
        </w:tc>
        <w:tc>
          <w:tcPr>
            <w:tcW w:w="1607" w:type="dxa"/>
            <w:noWrap/>
            <w:hideMark/>
          </w:tcPr>
          <w:p w:rsidR="00345C4B" w:rsidRPr="00023658" w:rsidRDefault="00345C4B" w:rsidP="00066C57">
            <w:pPr>
              <w:rPr>
                <w:rFonts w:cs="Arial"/>
              </w:rPr>
            </w:pPr>
            <w:r w:rsidRPr="00023658">
              <w:rPr>
                <w:rFonts w:cs="Arial"/>
              </w:rPr>
              <w:t>07EE</w:t>
            </w:r>
          </w:p>
        </w:tc>
        <w:tc>
          <w:tcPr>
            <w:tcW w:w="4240" w:type="dxa"/>
            <w:noWrap/>
            <w:hideMark/>
          </w:tcPr>
          <w:p w:rsidR="00345C4B" w:rsidRPr="00023658" w:rsidRDefault="00345C4B" w:rsidP="00066C57">
            <w:pPr>
              <w:rPr>
                <w:rFonts w:cs="Arial"/>
              </w:rPr>
            </w:pPr>
            <w:r w:rsidRPr="00023658">
              <w:rPr>
                <w:rFonts w:cs="Arial"/>
              </w:rPr>
              <w:t>ADSP_Y_PCHIME_Freq8_MSB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38</w:t>
            </w:r>
          </w:p>
        </w:tc>
        <w:tc>
          <w:tcPr>
            <w:tcW w:w="1607" w:type="dxa"/>
            <w:noWrap/>
            <w:hideMark/>
          </w:tcPr>
          <w:p w:rsidR="00345C4B" w:rsidRPr="00023658" w:rsidRDefault="00345C4B" w:rsidP="00066C57">
            <w:pPr>
              <w:rPr>
                <w:rFonts w:cs="Arial"/>
              </w:rPr>
            </w:pPr>
            <w:r w:rsidRPr="00023658">
              <w:rPr>
                <w:rFonts w:cs="Arial"/>
              </w:rPr>
              <w:t>03D5</w:t>
            </w:r>
          </w:p>
        </w:tc>
        <w:tc>
          <w:tcPr>
            <w:tcW w:w="4240" w:type="dxa"/>
            <w:noWrap/>
            <w:hideMark/>
          </w:tcPr>
          <w:p w:rsidR="00345C4B" w:rsidRPr="00023658" w:rsidRDefault="00345C4B" w:rsidP="00066C57">
            <w:pPr>
              <w:rPr>
                <w:rFonts w:cs="Arial"/>
              </w:rPr>
            </w:pPr>
            <w:r w:rsidRPr="00023658">
              <w:rPr>
                <w:rFonts w:cs="Arial"/>
              </w:rPr>
              <w:t>ADSP_Y_PCHIME_Freq8_LSB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39</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ADSP_Y_PCHIME_Volume8</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40</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ADSP_Y_PCHIME_Ampli_LFO</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41</w:t>
            </w:r>
          </w:p>
        </w:tc>
        <w:tc>
          <w:tcPr>
            <w:tcW w:w="1607" w:type="dxa"/>
            <w:noWrap/>
            <w:hideMark/>
          </w:tcPr>
          <w:p w:rsidR="00345C4B" w:rsidRPr="00023658" w:rsidRDefault="00345C4B" w:rsidP="00066C57">
            <w:pPr>
              <w:rPr>
                <w:rFonts w:cs="Arial"/>
              </w:rPr>
            </w:pPr>
            <w:r w:rsidRPr="00023658">
              <w:rPr>
                <w:rFonts w:cs="Arial"/>
              </w:rPr>
              <w:t>07FF</w:t>
            </w:r>
          </w:p>
        </w:tc>
        <w:tc>
          <w:tcPr>
            <w:tcW w:w="4240" w:type="dxa"/>
            <w:noWrap/>
            <w:hideMark/>
          </w:tcPr>
          <w:p w:rsidR="00345C4B" w:rsidRPr="00023658" w:rsidRDefault="00345C4B" w:rsidP="00066C57">
            <w:pPr>
              <w:rPr>
                <w:rFonts w:cs="Arial"/>
              </w:rPr>
            </w:pPr>
            <w:r w:rsidRPr="00023658">
              <w:rPr>
                <w:rFonts w:cs="Arial"/>
              </w:rPr>
              <w:t>ADSP_Y_PCHIME_Offset_LFO</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42</w:t>
            </w:r>
          </w:p>
        </w:tc>
        <w:tc>
          <w:tcPr>
            <w:tcW w:w="1607" w:type="dxa"/>
            <w:noWrap/>
            <w:hideMark/>
          </w:tcPr>
          <w:p w:rsidR="00345C4B" w:rsidRPr="00023658" w:rsidRDefault="00345C4B" w:rsidP="00066C57">
            <w:pPr>
              <w:rPr>
                <w:rFonts w:cs="Arial"/>
              </w:rPr>
            </w:pPr>
            <w:r w:rsidRPr="00023658">
              <w:rPr>
                <w:rFonts w:cs="Arial"/>
              </w:rPr>
              <w:t>0001</w:t>
            </w:r>
          </w:p>
        </w:tc>
        <w:tc>
          <w:tcPr>
            <w:tcW w:w="4240" w:type="dxa"/>
            <w:noWrap/>
            <w:hideMark/>
          </w:tcPr>
          <w:p w:rsidR="00345C4B" w:rsidRPr="00023658" w:rsidRDefault="00345C4B" w:rsidP="00066C57">
            <w:pPr>
              <w:rPr>
                <w:rFonts w:cs="Arial"/>
              </w:rPr>
            </w:pPr>
            <w:r w:rsidRPr="00023658">
              <w:rPr>
                <w:rFonts w:cs="Arial"/>
              </w:rPr>
              <w:t>ADSP_Y_PCHIME_Env1_DelayVolume</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43</w:t>
            </w:r>
          </w:p>
        </w:tc>
        <w:tc>
          <w:tcPr>
            <w:tcW w:w="1607" w:type="dxa"/>
            <w:noWrap/>
            <w:hideMark/>
          </w:tcPr>
          <w:p w:rsidR="00345C4B" w:rsidRPr="00023658" w:rsidRDefault="00345C4B" w:rsidP="00066C57">
            <w:pPr>
              <w:rPr>
                <w:rFonts w:cs="Arial"/>
              </w:rPr>
            </w:pPr>
            <w:r w:rsidRPr="00023658">
              <w:rPr>
                <w:rFonts w:cs="Arial"/>
              </w:rPr>
              <w:t>037A</w:t>
            </w:r>
          </w:p>
        </w:tc>
        <w:tc>
          <w:tcPr>
            <w:tcW w:w="4240" w:type="dxa"/>
            <w:noWrap/>
            <w:hideMark/>
          </w:tcPr>
          <w:p w:rsidR="00345C4B" w:rsidRPr="00023658" w:rsidRDefault="00345C4B" w:rsidP="00066C57">
            <w:pPr>
              <w:rPr>
                <w:rFonts w:cs="Arial"/>
              </w:rPr>
            </w:pPr>
            <w:r w:rsidRPr="00023658">
              <w:rPr>
                <w:rFonts w:cs="Arial"/>
              </w:rPr>
              <w:t>ADSP_Y_PCHIME_Env1_DecayCoef_MSB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44</w:t>
            </w:r>
          </w:p>
        </w:tc>
        <w:tc>
          <w:tcPr>
            <w:tcW w:w="1607" w:type="dxa"/>
            <w:noWrap/>
            <w:hideMark/>
          </w:tcPr>
          <w:p w:rsidR="00345C4B" w:rsidRPr="00023658" w:rsidRDefault="00345C4B" w:rsidP="00066C57">
            <w:pPr>
              <w:rPr>
                <w:rFonts w:cs="Arial"/>
              </w:rPr>
            </w:pPr>
            <w:r w:rsidRPr="00023658">
              <w:rPr>
                <w:rFonts w:cs="Arial"/>
              </w:rPr>
              <w:t>0075</w:t>
            </w:r>
          </w:p>
        </w:tc>
        <w:tc>
          <w:tcPr>
            <w:tcW w:w="4240" w:type="dxa"/>
            <w:noWrap/>
            <w:hideMark/>
          </w:tcPr>
          <w:p w:rsidR="00345C4B" w:rsidRPr="00023658" w:rsidRDefault="00345C4B" w:rsidP="00066C57">
            <w:pPr>
              <w:rPr>
                <w:rFonts w:cs="Arial"/>
              </w:rPr>
            </w:pPr>
            <w:r w:rsidRPr="00023658">
              <w:rPr>
                <w:rFonts w:cs="Arial"/>
              </w:rPr>
              <w:t>ADSP_Y_PCHIME_Env1_DecayCoef_LSB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45</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ADSP_Y_PCHIME_Env2_DelayVolume</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46</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ADSP_Y_PCHIME_Env2_DecayCoef_MSB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47</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ADSP_Y_PCHIME_Env2_DecayCoef_LSB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48</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ADSP_Y_PCHIME_Env3_DelayVolume</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49</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ADSP_Y_PCHIME_Env3_DecayCoef_MSB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50</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ADSP_Y_PCHIME_Env3_DecayCoef_LSB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51</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ADSP_Y_PCHIME_Env4_DelayVolume</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52</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ADSP_Y_PCHIME_Env4_DecayCoef_MSB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53</w:t>
            </w:r>
          </w:p>
        </w:tc>
        <w:tc>
          <w:tcPr>
            <w:tcW w:w="1607" w:type="dxa"/>
            <w:noWrap/>
            <w:hideMark/>
          </w:tcPr>
          <w:p w:rsidR="00345C4B" w:rsidRPr="00023658" w:rsidRDefault="00345C4B" w:rsidP="00066C57">
            <w:pPr>
              <w:rPr>
                <w:rFonts w:cs="Arial"/>
              </w:rPr>
            </w:pPr>
            <w:r w:rsidRPr="00023658">
              <w:rPr>
                <w:rFonts w:cs="Arial"/>
              </w:rPr>
              <w:t>0000</w:t>
            </w:r>
          </w:p>
        </w:tc>
        <w:tc>
          <w:tcPr>
            <w:tcW w:w="4240" w:type="dxa"/>
            <w:noWrap/>
            <w:hideMark/>
          </w:tcPr>
          <w:p w:rsidR="00345C4B" w:rsidRPr="00023658" w:rsidRDefault="00345C4B" w:rsidP="00066C57">
            <w:pPr>
              <w:rPr>
                <w:rFonts w:cs="Arial"/>
              </w:rPr>
            </w:pPr>
            <w:r w:rsidRPr="00023658">
              <w:rPr>
                <w:rFonts w:cs="Arial"/>
              </w:rPr>
              <w:t>ADSP_Y_PCHIME_Env4_DecayCoef_LSB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54</w:t>
            </w:r>
          </w:p>
        </w:tc>
        <w:tc>
          <w:tcPr>
            <w:tcW w:w="1607" w:type="dxa"/>
            <w:noWrap/>
            <w:hideMark/>
          </w:tcPr>
          <w:p w:rsidR="00345C4B" w:rsidRPr="00023658" w:rsidRDefault="00345C4B" w:rsidP="00066C57">
            <w:pPr>
              <w:rPr>
                <w:rFonts w:cs="Arial"/>
              </w:rPr>
            </w:pPr>
            <w:r w:rsidRPr="00023658">
              <w:rPr>
                <w:rFonts w:cs="Arial"/>
              </w:rPr>
              <w:t>0400</w:t>
            </w:r>
          </w:p>
        </w:tc>
        <w:tc>
          <w:tcPr>
            <w:tcW w:w="4240" w:type="dxa"/>
            <w:noWrap/>
            <w:hideMark/>
          </w:tcPr>
          <w:p w:rsidR="00345C4B" w:rsidRPr="00023658" w:rsidRDefault="00345C4B" w:rsidP="00066C57">
            <w:pPr>
              <w:rPr>
                <w:rFonts w:cs="Arial"/>
              </w:rPr>
            </w:pPr>
            <w:r w:rsidRPr="00023658">
              <w:rPr>
                <w:rFonts w:cs="Arial"/>
              </w:rPr>
              <w:t>ADSP_Y_PCHIME_MasterVolume</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55</w:t>
            </w:r>
          </w:p>
        </w:tc>
        <w:tc>
          <w:tcPr>
            <w:tcW w:w="1607" w:type="dxa"/>
            <w:noWrap/>
            <w:hideMark/>
          </w:tcPr>
          <w:p w:rsidR="00345C4B" w:rsidRPr="00023658" w:rsidRDefault="00345C4B" w:rsidP="00066C57">
            <w:pPr>
              <w:rPr>
                <w:rFonts w:cs="Arial"/>
              </w:rPr>
            </w:pPr>
            <w:r w:rsidRPr="00023658">
              <w:rPr>
                <w:rFonts w:cs="Arial"/>
              </w:rPr>
              <w:t>075C</w:t>
            </w:r>
          </w:p>
        </w:tc>
        <w:tc>
          <w:tcPr>
            <w:tcW w:w="4240" w:type="dxa"/>
            <w:noWrap/>
            <w:hideMark/>
          </w:tcPr>
          <w:p w:rsidR="00345C4B" w:rsidRPr="00023658" w:rsidRDefault="00345C4B" w:rsidP="00066C57">
            <w:pPr>
              <w:rPr>
                <w:rFonts w:cs="Arial"/>
              </w:rPr>
            </w:pPr>
            <w:r w:rsidRPr="00023658">
              <w:rPr>
                <w:rFonts w:cs="Arial"/>
              </w:rPr>
              <w:t>ADSP_Y_PCHIME_Smute_DecayCoef_MSB</w:t>
            </w:r>
          </w:p>
        </w:tc>
      </w:tr>
      <w:tr w:rsidR="00345C4B" w:rsidRPr="00023658" w:rsidTr="00066C57">
        <w:trPr>
          <w:trHeight w:val="255"/>
          <w:jc w:val="center"/>
        </w:trPr>
        <w:tc>
          <w:tcPr>
            <w:tcW w:w="460" w:type="dxa"/>
            <w:noWrap/>
            <w:hideMark/>
          </w:tcPr>
          <w:p w:rsidR="00345C4B" w:rsidRPr="00023658" w:rsidRDefault="00345C4B" w:rsidP="00066C57">
            <w:pPr>
              <w:rPr>
                <w:rFonts w:cs="Arial"/>
              </w:rPr>
            </w:pPr>
            <w:r w:rsidRPr="00023658">
              <w:rPr>
                <w:rFonts w:cs="Arial"/>
              </w:rPr>
              <w:t>56</w:t>
            </w:r>
          </w:p>
        </w:tc>
        <w:tc>
          <w:tcPr>
            <w:tcW w:w="1607" w:type="dxa"/>
            <w:noWrap/>
            <w:hideMark/>
          </w:tcPr>
          <w:p w:rsidR="00345C4B" w:rsidRPr="00023658" w:rsidRDefault="00345C4B" w:rsidP="00066C57">
            <w:pPr>
              <w:rPr>
                <w:rFonts w:cs="Arial"/>
              </w:rPr>
            </w:pPr>
            <w:r w:rsidRPr="00023658">
              <w:rPr>
                <w:rFonts w:cs="Arial"/>
              </w:rPr>
              <w:t>0201</w:t>
            </w:r>
          </w:p>
        </w:tc>
        <w:tc>
          <w:tcPr>
            <w:tcW w:w="4240" w:type="dxa"/>
            <w:noWrap/>
            <w:hideMark/>
          </w:tcPr>
          <w:p w:rsidR="00345C4B" w:rsidRPr="00023658" w:rsidRDefault="00345C4B" w:rsidP="00066C57">
            <w:pPr>
              <w:rPr>
                <w:rFonts w:cs="Arial"/>
              </w:rPr>
            </w:pPr>
            <w:r w:rsidRPr="00023658">
              <w:rPr>
                <w:rFonts w:cs="Arial"/>
              </w:rPr>
              <w:t>ADSP_Y_PCHIME_Smute_DecayCoef_LSB</w:t>
            </w:r>
          </w:p>
        </w:tc>
      </w:tr>
      <w:tr w:rsidR="00345C4B" w:rsidRPr="00023658" w:rsidTr="00066C57">
        <w:trPr>
          <w:trHeight w:val="70"/>
          <w:jc w:val="center"/>
        </w:trPr>
        <w:tc>
          <w:tcPr>
            <w:tcW w:w="460" w:type="dxa"/>
            <w:noWrap/>
            <w:hideMark/>
          </w:tcPr>
          <w:p w:rsidR="00345C4B" w:rsidRPr="00023658" w:rsidRDefault="00345C4B" w:rsidP="00066C57">
            <w:pPr>
              <w:rPr>
                <w:rFonts w:cs="Arial"/>
              </w:rPr>
            </w:pPr>
            <w:r w:rsidRPr="00023658">
              <w:rPr>
                <w:rFonts w:cs="Arial"/>
              </w:rPr>
              <w:t>57</w:t>
            </w:r>
          </w:p>
        </w:tc>
        <w:tc>
          <w:tcPr>
            <w:tcW w:w="1607" w:type="dxa"/>
            <w:noWrap/>
            <w:hideMark/>
          </w:tcPr>
          <w:p w:rsidR="00345C4B" w:rsidRPr="00023658" w:rsidRDefault="00345C4B" w:rsidP="00066C57">
            <w:pPr>
              <w:rPr>
                <w:rFonts w:cs="Arial"/>
              </w:rPr>
            </w:pPr>
            <w:r w:rsidRPr="00023658">
              <w:rPr>
                <w:rFonts w:cs="Arial"/>
              </w:rPr>
              <w:t>000001</w:t>
            </w:r>
          </w:p>
        </w:tc>
        <w:tc>
          <w:tcPr>
            <w:tcW w:w="4240" w:type="dxa"/>
            <w:noWrap/>
            <w:hideMark/>
          </w:tcPr>
          <w:p w:rsidR="00345C4B" w:rsidRPr="00023658" w:rsidRDefault="00345C4B" w:rsidP="00066C57">
            <w:pPr>
              <w:rPr>
                <w:rFonts w:cs="Arial"/>
              </w:rPr>
            </w:pPr>
            <w:r w:rsidRPr="00023658">
              <w:rPr>
                <w:rFonts w:cs="Arial"/>
              </w:rPr>
              <w:t>ADSP_X_PCHIME_ControlStatusReg</w:t>
            </w:r>
          </w:p>
        </w:tc>
      </w:tr>
      <w:tr w:rsidR="00345C4B" w:rsidTr="00066C57">
        <w:trPr>
          <w:trHeight w:val="255"/>
          <w:jc w:val="center"/>
          <w:ins w:id="290" w:author="Walus, David (D.M.)" w:date="2015-11-06T11:03:00Z"/>
        </w:trPr>
        <w:tc>
          <w:tcPr>
            <w:tcW w:w="460" w:type="dxa"/>
            <w:noWrap/>
            <w:hideMark/>
          </w:tcPr>
          <w:p w:rsidR="00345C4B" w:rsidRDefault="00345C4B" w:rsidP="00066C57">
            <w:pPr>
              <w:rPr>
                <w:ins w:id="291" w:author="Walus, David (D.M.)" w:date="2015-11-06T11:03:00Z"/>
                <w:rFonts w:cs="Arial"/>
              </w:rPr>
            </w:pPr>
            <w:ins w:id="292" w:author="Walus, David (D.M.)" w:date="2015-11-06T11:03:00Z">
              <w:r>
                <w:rPr>
                  <w:rFonts w:cs="Arial"/>
                </w:rPr>
                <w:t>58</w:t>
              </w:r>
            </w:ins>
          </w:p>
        </w:tc>
        <w:tc>
          <w:tcPr>
            <w:tcW w:w="1607" w:type="dxa"/>
            <w:noWrap/>
          </w:tcPr>
          <w:p w:rsidR="00345C4B" w:rsidRDefault="00345C4B" w:rsidP="00066C57">
            <w:pPr>
              <w:rPr>
                <w:ins w:id="293" w:author="Walus, David (D.M.)" w:date="2015-11-06T11:03:00Z"/>
                <w:rFonts w:cs="Arial"/>
              </w:rPr>
            </w:pPr>
          </w:p>
        </w:tc>
        <w:tc>
          <w:tcPr>
            <w:tcW w:w="4240" w:type="dxa"/>
            <w:noWrap/>
            <w:hideMark/>
          </w:tcPr>
          <w:p w:rsidR="00345C4B" w:rsidRDefault="00345C4B" w:rsidP="00066C57">
            <w:pPr>
              <w:rPr>
                <w:ins w:id="294" w:author="Walus, David (D.M.)" w:date="2015-11-06T11:03:00Z"/>
                <w:rFonts w:cs="Arial"/>
              </w:rPr>
            </w:pPr>
            <w:ins w:id="295" w:author="Walus, David (D.M.)" w:date="2015-11-06T11:03:00Z">
              <w:r>
                <w:rPr>
                  <w:rFonts w:cs="Arial"/>
                </w:rPr>
                <w:t>h 530</w:t>
              </w:r>
            </w:ins>
          </w:p>
        </w:tc>
      </w:tr>
      <w:tr w:rsidR="00345C4B" w:rsidTr="00066C57">
        <w:trPr>
          <w:trHeight w:val="255"/>
          <w:jc w:val="center"/>
          <w:ins w:id="296" w:author="Walus, David (D.M.)" w:date="2015-11-06T11:03:00Z"/>
        </w:trPr>
        <w:tc>
          <w:tcPr>
            <w:tcW w:w="460" w:type="dxa"/>
            <w:noWrap/>
            <w:hideMark/>
          </w:tcPr>
          <w:p w:rsidR="00345C4B" w:rsidRDefault="00345C4B" w:rsidP="00066C57">
            <w:pPr>
              <w:rPr>
                <w:ins w:id="297" w:author="Walus, David (D.M.)" w:date="2015-11-06T11:03:00Z"/>
                <w:rFonts w:cs="Arial"/>
              </w:rPr>
            </w:pPr>
            <w:ins w:id="298" w:author="Walus, David (D.M.)" w:date="2015-11-06T11:04:00Z">
              <w:r>
                <w:rPr>
                  <w:rFonts w:cs="Arial"/>
                </w:rPr>
                <w:t>59</w:t>
              </w:r>
            </w:ins>
          </w:p>
        </w:tc>
        <w:tc>
          <w:tcPr>
            <w:tcW w:w="1607" w:type="dxa"/>
            <w:noWrap/>
            <w:hideMark/>
          </w:tcPr>
          <w:p w:rsidR="00345C4B" w:rsidRDefault="00345C4B" w:rsidP="00066C57">
            <w:pPr>
              <w:rPr>
                <w:ins w:id="299" w:author="Walus, David (D.M.)" w:date="2015-11-06T11:03:00Z"/>
                <w:rFonts w:cs="Arial"/>
              </w:rPr>
            </w:pPr>
            <w:ins w:id="300" w:author="Walus, David (D.M.)" w:date="2015-11-06T11:03:00Z">
              <w:r>
                <w:rPr>
                  <w:rFonts w:cs="Arial"/>
                </w:rPr>
                <w:t>0x000001</w:t>
              </w:r>
            </w:ins>
          </w:p>
        </w:tc>
        <w:tc>
          <w:tcPr>
            <w:tcW w:w="4240" w:type="dxa"/>
            <w:noWrap/>
            <w:hideMark/>
          </w:tcPr>
          <w:p w:rsidR="00345C4B" w:rsidRDefault="00345C4B" w:rsidP="00066C57">
            <w:pPr>
              <w:rPr>
                <w:ins w:id="301" w:author="Walus, David (D.M.)" w:date="2015-11-06T11:03:00Z"/>
                <w:rFonts w:cs="Arial"/>
              </w:rPr>
            </w:pPr>
            <w:ins w:id="302" w:author="Walus, David (D.M.)" w:date="2015-11-06T11:03:00Z">
              <w:r>
                <w:rPr>
                  <w:rFonts w:cs="Arial"/>
                </w:rPr>
                <w:t>ADSP_X_PCHIME_ControlStatusReg</w:t>
              </w:r>
            </w:ins>
          </w:p>
        </w:tc>
      </w:tr>
      <w:tr w:rsidR="00345C4B" w:rsidTr="00066C57">
        <w:trPr>
          <w:trHeight w:val="255"/>
          <w:jc w:val="center"/>
          <w:ins w:id="303" w:author="Walus, David (D.M.)" w:date="2015-11-06T11:03:00Z"/>
        </w:trPr>
        <w:tc>
          <w:tcPr>
            <w:tcW w:w="460" w:type="dxa"/>
            <w:noWrap/>
            <w:hideMark/>
          </w:tcPr>
          <w:p w:rsidR="00345C4B" w:rsidRDefault="00345C4B" w:rsidP="00066C57">
            <w:pPr>
              <w:rPr>
                <w:ins w:id="304" w:author="Walus, David (D.M.)" w:date="2015-11-06T11:03:00Z"/>
                <w:rFonts w:cs="Arial"/>
              </w:rPr>
            </w:pPr>
            <w:ins w:id="305" w:author="Walus, David (D.M.)" w:date="2015-11-06T11:04:00Z">
              <w:r>
                <w:rPr>
                  <w:rFonts w:cs="Arial"/>
                </w:rPr>
                <w:t>60</w:t>
              </w:r>
            </w:ins>
          </w:p>
        </w:tc>
        <w:tc>
          <w:tcPr>
            <w:tcW w:w="1607" w:type="dxa"/>
            <w:noWrap/>
          </w:tcPr>
          <w:p w:rsidR="00345C4B" w:rsidRDefault="00345C4B" w:rsidP="00066C57">
            <w:pPr>
              <w:rPr>
                <w:ins w:id="306" w:author="Walus, David (D.M.)" w:date="2015-11-06T11:03:00Z"/>
                <w:rFonts w:cs="Arial"/>
              </w:rPr>
            </w:pPr>
          </w:p>
        </w:tc>
        <w:tc>
          <w:tcPr>
            <w:tcW w:w="4240" w:type="dxa"/>
            <w:noWrap/>
            <w:hideMark/>
          </w:tcPr>
          <w:p w:rsidR="00345C4B" w:rsidRDefault="00345C4B" w:rsidP="00066C57">
            <w:pPr>
              <w:rPr>
                <w:ins w:id="307" w:author="Walus, David (D.M.)" w:date="2015-11-06T11:03:00Z"/>
                <w:rFonts w:cs="Arial"/>
              </w:rPr>
            </w:pPr>
            <w:ins w:id="308" w:author="Walus, David (D.M.)" w:date="2015-11-06T11:03:00Z">
              <w:r>
                <w:rPr>
                  <w:rFonts w:cs="Arial"/>
                </w:rPr>
                <w:t>h 530</w:t>
              </w:r>
            </w:ins>
          </w:p>
        </w:tc>
      </w:tr>
      <w:tr w:rsidR="00345C4B" w:rsidTr="00066C57">
        <w:trPr>
          <w:trHeight w:val="255"/>
          <w:jc w:val="center"/>
          <w:ins w:id="309" w:author="Walus, David (D.M.)" w:date="2015-11-06T11:03:00Z"/>
        </w:trPr>
        <w:tc>
          <w:tcPr>
            <w:tcW w:w="460" w:type="dxa"/>
            <w:noWrap/>
            <w:hideMark/>
          </w:tcPr>
          <w:p w:rsidR="00345C4B" w:rsidRDefault="00345C4B" w:rsidP="00066C57">
            <w:pPr>
              <w:rPr>
                <w:ins w:id="310" w:author="Walus, David (D.M.)" w:date="2015-11-06T11:03:00Z"/>
                <w:rFonts w:cs="Arial"/>
              </w:rPr>
            </w:pPr>
            <w:ins w:id="311" w:author="Walus, David (D.M.)" w:date="2015-11-06T11:04:00Z">
              <w:r>
                <w:rPr>
                  <w:rFonts w:cs="Arial"/>
                </w:rPr>
                <w:t>61</w:t>
              </w:r>
            </w:ins>
          </w:p>
        </w:tc>
        <w:tc>
          <w:tcPr>
            <w:tcW w:w="1607" w:type="dxa"/>
            <w:noWrap/>
            <w:hideMark/>
          </w:tcPr>
          <w:p w:rsidR="00345C4B" w:rsidRDefault="00345C4B" w:rsidP="00066C57">
            <w:pPr>
              <w:rPr>
                <w:ins w:id="312" w:author="Walus, David (D.M.)" w:date="2015-11-06T11:03:00Z"/>
                <w:rFonts w:cs="Arial"/>
              </w:rPr>
            </w:pPr>
            <w:ins w:id="313" w:author="Walus, David (D.M.)" w:date="2015-11-06T11:03:00Z">
              <w:r>
                <w:rPr>
                  <w:rFonts w:cs="Arial"/>
                </w:rPr>
                <w:t>0x000001</w:t>
              </w:r>
            </w:ins>
          </w:p>
        </w:tc>
        <w:tc>
          <w:tcPr>
            <w:tcW w:w="4240" w:type="dxa"/>
            <w:noWrap/>
            <w:hideMark/>
          </w:tcPr>
          <w:p w:rsidR="00345C4B" w:rsidRDefault="00345C4B" w:rsidP="00066C57">
            <w:pPr>
              <w:rPr>
                <w:ins w:id="314" w:author="Walus, David (D.M.)" w:date="2015-11-06T11:03:00Z"/>
                <w:rFonts w:cs="Arial"/>
              </w:rPr>
            </w:pPr>
            <w:ins w:id="315" w:author="Walus, David (D.M.)" w:date="2015-11-06T11:03:00Z">
              <w:r>
                <w:rPr>
                  <w:rFonts w:cs="Arial"/>
                </w:rPr>
                <w:t>ADSP_X_PCHIME_ControlStatusReg</w:t>
              </w:r>
            </w:ins>
          </w:p>
        </w:tc>
      </w:tr>
    </w:tbl>
    <w:p w:rsidR="00345C4B" w:rsidRPr="00B9277E" w:rsidRDefault="00345C4B" w:rsidP="00345C4B">
      <w:pPr>
        <w:rPr>
          <w:rFonts w:cs="Arial"/>
        </w:rPr>
      </w:pPr>
    </w:p>
    <w:p w:rsidR="00345C4B" w:rsidRDefault="00345C4B" w:rsidP="00345C4B">
      <w:pPr>
        <w:pStyle w:val="Heading4"/>
        <w:numPr>
          <w:ilvl w:val="3"/>
          <w:numId w:val="48"/>
        </w:numPr>
      </w:pPr>
      <w:bookmarkStart w:id="316" w:name="_Toc45277380"/>
      <w:r w:rsidRPr="00B9479B">
        <w:lastRenderedPageBreak/>
        <w:t>AHU-SWR-REQ-165807/B-Polyphonic Chime 23 - Lane Departure Warning_LDW</w:t>
      </w:r>
      <w:bookmarkEnd w:id="316"/>
    </w:p>
    <w:p w:rsidR="00345C4B" w:rsidRDefault="00345C4B" w:rsidP="00345C4B">
      <w:pPr>
        <w:jc w:val="center"/>
        <w:rPr>
          <w:rFonts w:cs="Arial"/>
        </w:rPr>
      </w:pPr>
      <w:r>
        <w:rPr>
          <w:noProof/>
        </w:rPr>
        <w:drawing>
          <wp:inline distT="0" distB="0" distL="0" distR="0" wp14:anchorId="31C2C470" wp14:editId="17F6B88F">
            <wp:extent cx="1085850" cy="981075"/>
            <wp:effectExtent l="0" t="0" r="0" b="9525"/>
            <wp:docPr id="389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6F12FE71" wp14:editId="46B8339B">
            <wp:extent cx="1085850" cy="981075"/>
            <wp:effectExtent l="0" t="0" r="0" b="9525"/>
            <wp:docPr id="3890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23A09335" wp14:editId="623C202F">
            <wp:extent cx="1400175" cy="914400"/>
            <wp:effectExtent l="0" t="0" r="9525" b="0"/>
            <wp:docPr id="389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 name="Picture 35"/>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001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550"/>
        <w:gridCol w:w="1607"/>
        <w:gridCol w:w="4240"/>
      </w:tblGrid>
      <w:tr w:rsidR="00345C4B" w:rsidRPr="00242145" w:rsidTr="00066C57">
        <w:trPr>
          <w:trHeight w:val="70"/>
          <w:jc w:val="center"/>
        </w:trPr>
        <w:tc>
          <w:tcPr>
            <w:tcW w:w="550" w:type="dxa"/>
            <w:noWrap/>
            <w:hideMark/>
          </w:tcPr>
          <w:p w:rsidR="00345C4B" w:rsidRPr="00242145" w:rsidRDefault="00345C4B" w:rsidP="00066C57">
            <w:pPr>
              <w:rPr>
                <w:rFonts w:cs="Arial"/>
                <w:b/>
                <w:bCs/>
              </w:rPr>
            </w:pPr>
            <w:r w:rsidRPr="00242145">
              <w:rPr>
                <w:rFonts w:cs="Arial"/>
                <w:b/>
                <w:bCs/>
              </w:rPr>
              <w:t>#</w:t>
            </w:r>
          </w:p>
        </w:tc>
        <w:tc>
          <w:tcPr>
            <w:tcW w:w="917" w:type="dxa"/>
            <w:noWrap/>
            <w:hideMark/>
          </w:tcPr>
          <w:p w:rsidR="00345C4B" w:rsidRPr="00242145" w:rsidRDefault="00345C4B" w:rsidP="00066C57">
            <w:pPr>
              <w:rPr>
                <w:rFonts w:cs="Arial"/>
                <w:b/>
                <w:bCs/>
              </w:rPr>
            </w:pPr>
            <w:r w:rsidRPr="00242145">
              <w:rPr>
                <w:rFonts w:cs="Arial"/>
                <w:b/>
                <w:bCs/>
              </w:rPr>
              <w:t>Hex</w:t>
            </w:r>
          </w:p>
        </w:tc>
        <w:tc>
          <w:tcPr>
            <w:tcW w:w="4240" w:type="dxa"/>
            <w:noWrap/>
            <w:hideMark/>
          </w:tcPr>
          <w:p w:rsidR="00345C4B" w:rsidRPr="00242145" w:rsidRDefault="00345C4B" w:rsidP="00066C57">
            <w:pPr>
              <w:rPr>
                <w:rFonts w:cs="Arial"/>
                <w:b/>
                <w:bCs/>
              </w:rPr>
            </w:pPr>
            <w:r w:rsidRPr="00242145">
              <w:rPr>
                <w:rFonts w:cs="Arial"/>
                <w:b/>
                <w:bCs/>
              </w:rPr>
              <w:t>Parameter</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w:t>
            </w:r>
          </w:p>
        </w:tc>
        <w:tc>
          <w:tcPr>
            <w:tcW w:w="917" w:type="dxa"/>
            <w:noWrap/>
            <w:hideMark/>
          </w:tcPr>
          <w:p w:rsidR="00345C4B" w:rsidRPr="00242145" w:rsidRDefault="00345C4B" w:rsidP="00066C57">
            <w:pPr>
              <w:rPr>
                <w:rFonts w:cs="Arial"/>
              </w:rPr>
            </w:pPr>
            <w:del w:id="317" w:author="Walus, David (D.M.)" w:date="2015-07-06T08:35:00Z">
              <w:r w:rsidRPr="00242145" w:rsidDel="00922560">
                <w:rPr>
                  <w:rFonts w:cs="Arial"/>
                </w:rPr>
                <w:delText>0002F8</w:delText>
              </w:r>
            </w:del>
            <w:ins w:id="318" w:author="Walus, David (D.M.)" w:date="2015-07-06T08:35:00Z">
              <w:r>
                <w:rPr>
                  <w:rFonts w:cs="Arial"/>
                </w:rPr>
                <w:t>0002BB</w:t>
              </w:r>
            </w:ins>
          </w:p>
        </w:tc>
        <w:tc>
          <w:tcPr>
            <w:tcW w:w="4240" w:type="dxa"/>
            <w:noWrap/>
            <w:hideMark/>
          </w:tcPr>
          <w:p w:rsidR="00345C4B" w:rsidRPr="00242145" w:rsidRDefault="00345C4B" w:rsidP="00066C57">
            <w:pPr>
              <w:rPr>
                <w:rFonts w:cs="Arial"/>
              </w:rPr>
            </w:pPr>
            <w:r w:rsidRPr="00242145">
              <w:rPr>
                <w:rFonts w:cs="Arial"/>
              </w:rPr>
              <w:t>ADSP_X_PCHIME_AngleIncr_LFO</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ADSP_X_PCHIME_Env1_DelaySamples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ADSP_X_PCHIME_Env1_AttackIncr</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w:t>
            </w:r>
          </w:p>
        </w:tc>
        <w:tc>
          <w:tcPr>
            <w:tcW w:w="917" w:type="dxa"/>
            <w:noWrap/>
            <w:hideMark/>
          </w:tcPr>
          <w:p w:rsidR="00345C4B" w:rsidRPr="00242145" w:rsidRDefault="00345C4B" w:rsidP="00066C57">
            <w:pPr>
              <w:rPr>
                <w:rFonts w:cs="Arial"/>
              </w:rPr>
            </w:pPr>
            <w:r w:rsidRPr="00242145">
              <w:rPr>
                <w:rFonts w:cs="Arial"/>
              </w:rPr>
              <w:t>00000C</w:t>
            </w:r>
          </w:p>
        </w:tc>
        <w:tc>
          <w:tcPr>
            <w:tcW w:w="4240" w:type="dxa"/>
            <w:noWrap/>
            <w:hideMark/>
          </w:tcPr>
          <w:p w:rsidR="00345C4B" w:rsidRPr="00242145" w:rsidRDefault="00345C4B" w:rsidP="00066C57">
            <w:pPr>
              <w:rPr>
                <w:rFonts w:cs="Arial"/>
              </w:rPr>
            </w:pPr>
            <w:r w:rsidRPr="00242145">
              <w:rPr>
                <w:rFonts w:cs="Arial"/>
              </w:rPr>
              <w:t>ADSP_X_PCHIME_Env1_SustainSamples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w:t>
            </w:r>
          </w:p>
        </w:tc>
        <w:tc>
          <w:tcPr>
            <w:tcW w:w="917" w:type="dxa"/>
            <w:noWrap/>
            <w:hideMark/>
          </w:tcPr>
          <w:p w:rsidR="00345C4B" w:rsidRPr="00242145" w:rsidRDefault="00345C4B" w:rsidP="00066C57">
            <w:pPr>
              <w:rPr>
                <w:rFonts w:cs="Arial"/>
              </w:rPr>
            </w:pPr>
            <w:r w:rsidRPr="00242145">
              <w:rPr>
                <w:rFonts w:cs="Arial"/>
              </w:rPr>
              <w:t>0004B0</w:t>
            </w:r>
          </w:p>
        </w:tc>
        <w:tc>
          <w:tcPr>
            <w:tcW w:w="4240" w:type="dxa"/>
            <w:noWrap/>
            <w:hideMark/>
          </w:tcPr>
          <w:p w:rsidR="00345C4B" w:rsidRPr="00242145" w:rsidRDefault="00345C4B" w:rsidP="00066C57">
            <w:pPr>
              <w:rPr>
                <w:rFonts w:cs="Arial"/>
              </w:rPr>
            </w:pPr>
            <w:r w:rsidRPr="00242145">
              <w:rPr>
                <w:rFonts w:cs="Arial"/>
              </w:rPr>
              <w:t>ADSP_X_PCHIME_Env2_DelaySamples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6</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ADSP_X_PCHIME_Env2_AttackIncr</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7</w:t>
            </w:r>
          </w:p>
        </w:tc>
        <w:tc>
          <w:tcPr>
            <w:tcW w:w="917" w:type="dxa"/>
            <w:noWrap/>
            <w:hideMark/>
          </w:tcPr>
          <w:p w:rsidR="00345C4B" w:rsidRPr="00242145" w:rsidRDefault="00345C4B" w:rsidP="00066C57">
            <w:pPr>
              <w:rPr>
                <w:rFonts w:cs="Arial"/>
              </w:rPr>
            </w:pPr>
            <w:r w:rsidRPr="00242145">
              <w:rPr>
                <w:rFonts w:cs="Arial"/>
              </w:rPr>
              <w:t>000078</w:t>
            </w:r>
          </w:p>
        </w:tc>
        <w:tc>
          <w:tcPr>
            <w:tcW w:w="4240" w:type="dxa"/>
            <w:noWrap/>
            <w:hideMark/>
          </w:tcPr>
          <w:p w:rsidR="00345C4B" w:rsidRPr="00242145" w:rsidRDefault="00345C4B" w:rsidP="00066C57">
            <w:pPr>
              <w:rPr>
                <w:rFonts w:cs="Arial"/>
              </w:rPr>
            </w:pPr>
            <w:r w:rsidRPr="00242145">
              <w:rPr>
                <w:rFonts w:cs="Arial"/>
              </w:rPr>
              <w:t>ADSP_X_PCHIME_Env2_SustainSamples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8</w:t>
            </w:r>
          </w:p>
        </w:tc>
        <w:tc>
          <w:tcPr>
            <w:tcW w:w="917" w:type="dxa"/>
            <w:noWrap/>
            <w:hideMark/>
          </w:tcPr>
          <w:p w:rsidR="00345C4B" w:rsidRPr="00242145" w:rsidRDefault="00345C4B" w:rsidP="00066C57">
            <w:pPr>
              <w:rPr>
                <w:rFonts w:cs="Arial"/>
              </w:rPr>
            </w:pPr>
            <w:r w:rsidRPr="00242145">
              <w:rPr>
                <w:rFonts w:cs="Arial"/>
              </w:rPr>
              <w:t>000960</w:t>
            </w:r>
          </w:p>
        </w:tc>
        <w:tc>
          <w:tcPr>
            <w:tcW w:w="4240" w:type="dxa"/>
            <w:noWrap/>
            <w:hideMark/>
          </w:tcPr>
          <w:p w:rsidR="00345C4B" w:rsidRPr="00242145" w:rsidRDefault="00345C4B" w:rsidP="00066C57">
            <w:pPr>
              <w:rPr>
                <w:rFonts w:cs="Arial"/>
              </w:rPr>
            </w:pPr>
            <w:r w:rsidRPr="00242145">
              <w:rPr>
                <w:rFonts w:cs="Arial"/>
              </w:rPr>
              <w:t>ADSP_X_PCHIME_Env3_DelaySamples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9</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ADSP_X_PCHIME_Env3_AttackIncr</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10</w:t>
            </w:r>
          </w:p>
        </w:tc>
        <w:tc>
          <w:tcPr>
            <w:tcW w:w="917" w:type="dxa"/>
            <w:noWrap/>
            <w:hideMark/>
          </w:tcPr>
          <w:p w:rsidR="00345C4B" w:rsidRPr="00242145" w:rsidRDefault="00345C4B" w:rsidP="00066C57">
            <w:pPr>
              <w:rPr>
                <w:rFonts w:cs="Arial"/>
              </w:rPr>
            </w:pPr>
            <w:r w:rsidRPr="00242145">
              <w:rPr>
                <w:rFonts w:cs="Arial"/>
              </w:rPr>
              <w:t>000078</w:t>
            </w:r>
          </w:p>
        </w:tc>
        <w:tc>
          <w:tcPr>
            <w:tcW w:w="4240" w:type="dxa"/>
            <w:noWrap/>
            <w:hideMark/>
          </w:tcPr>
          <w:p w:rsidR="00345C4B" w:rsidRPr="00242145" w:rsidRDefault="00345C4B" w:rsidP="00066C57">
            <w:pPr>
              <w:rPr>
                <w:rFonts w:cs="Arial"/>
              </w:rPr>
            </w:pPr>
            <w:r w:rsidRPr="00242145">
              <w:rPr>
                <w:rFonts w:cs="Arial"/>
              </w:rPr>
              <w:t>ADSP_X_PCHIME_Env3_SustainSamples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11</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ADSP_X_PCHIME_Env4_DelaySamples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12</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ADSP_X_PCHIME_Env4_AttackIncr</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13</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ADSP_X_PCHIME_Env4_SustainSamples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14</w:t>
            </w:r>
          </w:p>
        </w:tc>
        <w:tc>
          <w:tcPr>
            <w:tcW w:w="917" w:type="dxa"/>
            <w:noWrap/>
            <w:hideMark/>
          </w:tcPr>
          <w:p w:rsidR="00345C4B" w:rsidRPr="00242145" w:rsidRDefault="00345C4B" w:rsidP="00066C57">
            <w:pPr>
              <w:rPr>
                <w:rFonts w:cs="Arial"/>
              </w:rPr>
            </w:pPr>
            <w:r w:rsidRPr="00242145">
              <w:rPr>
                <w:rFonts w:cs="Arial"/>
              </w:rPr>
              <w:t>000001</w:t>
            </w:r>
          </w:p>
        </w:tc>
        <w:tc>
          <w:tcPr>
            <w:tcW w:w="4240" w:type="dxa"/>
            <w:noWrap/>
            <w:hideMark/>
          </w:tcPr>
          <w:p w:rsidR="00345C4B" w:rsidRPr="00242145" w:rsidRDefault="00345C4B" w:rsidP="00066C57">
            <w:pPr>
              <w:rPr>
                <w:rFonts w:cs="Arial"/>
              </w:rPr>
            </w:pPr>
            <w:r w:rsidRPr="00242145">
              <w:rPr>
                <w:rFonts w:cs="Arial"/>
              </w:rPr>
              <w:t>ADSP_X_PCHIME_NrRepetitions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15</w:t>
            </w:r>
          </w:p>
        </w:tc>
        <w:tc>
          <w:tcPr>
            <w:tcW w:w="917" w:type="dxa"/>
            <w:noWrap/>
            <w:hideMark/>
          </w:tcPr>
          <w:p w:rsidR="00345C4B" w:rsidRPr="00242145" w:rsidRDefault="00345C4B" w:rsidP="00066C57">
            <w:pPr>
              <w:rPr>
                <w:rFonts w:cs="Arial"/>
              </w:rPr>
            </w:pPr>
            <w:r w:rsidRPr="00242145">
              <w:rPr>
                <w:rFonts w:cs="Arial"/>
              </w:rPr>
              <w:t>001068</w:t>
            </w:r>
          </w:p>
        </w:tc>
        <w:tc>
          <w:tcPr>
            <w:tcW w:w="4240" w:type="dxa"/>
            <w:noWrap/>
            <w:hideMark/>
          </w:tcPr>
          <w:p w:rsidR="00345C4B" w:rsidRPr="00242145" w:rsidRDefault="00345C4B" w:rsidP="00066C57">
            <w:pPr>
              <w:rPr>
                <w:rFonts w:cs="Arial"/>
              </w:rPr>
            </w:pPr>
            <w:r w:rsidRPr="00242145">
              <w:rPr>
                <w:rFonts w:cs="Arial"/>
              </w:rPr>
              <w:t>ADSP_X_PCHIME_RepeatSamples</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16</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ADSP_Y_PCHIME_Freq1_MSB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17</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ADSP_Y_PCHIME_Freq1_LSB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18</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ADSP_Y_PCHIME_Volume1</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19</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ADSP_Y_PCHIME_Freq2_MSB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20</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ADSP_Y_PCHIME_Freq2_LSB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21</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ADSP_Y_PCHIME_Volume2</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22</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ADSP_Y_PCHIME_Freq3_MSB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23</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ADSP_Y_PCHIME_Freq3_LSB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24</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ADSP_Y_PCHIME_Volume3</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25</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ADSP_Y_PCHIME_Freq4_MSB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26</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ADSP_Y_PCHIME_Freq4_LSB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27</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ADSP_Y_PCHIME_Volume4</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28</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ADSP_Y_PCHIME_Freq5_MSB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29</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ADSP_Y_PCHIME_Freq5_LSB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30</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ADSP_Y_PCHIME_Volume5</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31</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ADSP_Y_PCHIME_Freq6_MSB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32</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ADSP_Y_PCHIME_Freq6_LSB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33</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ADSP_Y_PCHIME_Volume6</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34</w:t>
            </w:r>
          </w:p>
        </w:tc>
        <w:tc>
          <w:tcPr>
            <w:tcW w:w="917" w:type="dxa"/>
            <w:noWrap/>
            <w:hideMark/>
          </w:tcPr>
          <w:p w:rsidR="00345C4B" w:rsidRPr="00242145" w:rsidRDefault="00345C4B" w:rsidP="00066C57">
            <w:pPr>
              <w:rPr>
                <w:rFonts w:cs="Arial"/>
              </w:rPr>
            </w:pPr>
            <w:r w:rsidRPr="00242145">
              <w:rPr>
                <w:rFonts w:cs="Arial"/>
              </w:rPr>
              <w:t>07EE</w:t>
            </w:r>
          </w:p>
        </w:tc>
        <w:tc>
          <w:tcPr>
            <w:tcW w:w="4240" w:type="dxa"/>
            <w:noWrap/>
            <w:hideMark/>
          </w:tcPr>
          <w:p w:rsidR="00345C4B" w:rsidRPr="00242145" w:rsidRDefault="00345C4B" w:rsidP="00066C57">
            <w:pPr>
              <w:rPr>
                <w:rFonts w:cs="Arial"/>
              </w:rPr>
            </w:pPr>
            <w:r w:rsidRPr="00242145">
              <w:rPr>
                <w:rFonts w:cs="Arial"/>
              </w:rPr>
              <w:t>ADSP_Y_PCHIME_Freq7_MSB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35</w:t>
            </w:r>
          </w:p>
        </w:tc>
        <w:tc>
          <w:tcPr>
            <w:tcW w:w="917" w:type="dxa"/>
            <w:noWrap/>
            <w:hideMark/>
          </w:tcPr>
          <w:p w:rsidR="00345C4B" w:rsidRPr="00242145" w:rsidRDefault="00345C4B" w:rsidP="00066C57">
            <w:pPr>
              <w:rPr>
                <w:rFonts w:cs="Arial"/>
              </w:rPr>
            </w:pPr>
            <w:r w:rsidRPr="00242145">
              <w:rPr>
                <w:rFonts w:cs="Arial"/>
              </w:rPr>
              <w:t>03D5</w:t>
            </w:r>
          </w:p>
        </w:tc>
        <w:tc>
          <w:tcPr>
            <w:tcW w:w="4240" w:type="dxa"/>
            <w:noWrap/>
            <w:hideMark/>
          </w:tcPr>
          <w:p w:rsidR="00345C4B" w:rsidRPr="00242145" w:rsidRDefault="00345C4B" w:rsidP="00066C57">
            <w:pPr>
              <w:rPr>
                <w:rFonts w:cs="Arial"/>
              </w:rPr>
            </w:pPr>
            <w:r w:rsidRPr="00242145">
              <w:rPr>
                <w:rFonts w:cs="Arial"/>
              </w:rPr>
              <w:t>ADSP_Y_PCHIME_Freq7_LSB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36</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ADSP_Y_PCHIME_Volume7</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37</w:t>
            </w:r>
          </w:p>
        </w:tc>
        <w:tc>
          <w:tcPr>
            <w:tcW w:w="917" w:type="dxa"/>
            <w:noWrap/>
            <w:hideMark/>
          </w:tcPr>
          <w:p w:rsidR="00345C4B" w:rsidRPr="00242145" w:rsidRDefault="00345C4B" w:rsidP="00066C57">
            <w:pPr>
              <w:rPr>
                <w:rFonts w:cs="Arial"/>
              </w:rPr>
            </w:pPr>
            <w:r w:rsidRPr="00242145">
              <w:rPr>
                <w:rFonts w:cs="Arial"/>
              </w:rPr>
              <w:t>07EE</w:t>
            </w:r>
          </w:p>
        </w:tc>
        <w:tc>
          <w:tcPr>
            <w:tcW w:w="4240" w:type="dxa"/>
            <w:noWrap/>
            <w:hideMark/>
          </w:tcPr>
          <w:p w:rsidR="00345C4B" w:rsidRPr="00242145" w:rsidRDefault="00345C4B" w:rsidP="00066C57">
            <w:pPr>
              <w:rPr>
                <w:rFonts w:cs="Arial"/>
              </w:rPr>
            </w:pPr>
            <w:r w:rsidRPr="00242145">
              <w:rPr>
                <w:rFonts w:cs="Arial"/>
              </w:rPr>
              <w:t>ADSP_Y_PCHIME_Freq8_MSB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38</w:t>
            </w:r>
          </w:p>
        </w:tc>
        <w:tc>
          <w:tcPr>
            <w:tcW w:w="917" w:type="dxa"/>
            <w:noWrap/>
            <w:hideMark/>
          </w:tcPr>
          <w:p w:rsidR="00345C4B" w:rsidRPr="00242145" w:rsidRDefault="00345C4B" w:rsidP="00066C57">
            <w:pPr>
              <w:rPr>
                <w:rFonts w:cs="Arial"/>
              </w:rPr>
            </w:pPr>
            <w:r w:rsidRPr="00242145">
              <w:rPr>
                <w:rFonts w:cs="Arial"/>
              </w:rPr>
              <w:t>03D5</w:t>
            </w:r>
          </w:p>
        </w:tc>
        <w:tc>
          <w:tcPr>
            <w:tcW w:w="4240" w:type="dxa"/>
            <w:noWrap/>
            <w:hideMark/>
          </w:tcPr>
          <w:p w:rsidR="00345C4B" w:rsidRPr="00242145" w:rsidRDefault="00345C4B" w:rsidP="00066C57">
            <w:pPr>
              <w:rPr>
                <w:rFonts w:cs="Arial"/>
              </w:rPr>
            </w:pPr>
            <w:r w:rsidRPr="00242145">
              <w:rPr>
                <w:rFonts w:cs="Arial"/>
              </w:rPr>
              <w:t>ADSP_Y_PCHIME_Freq8_LSB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39</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ADSP_Y_PCHIME_Volume8</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40</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ADSP_Y_PCHIME_Ampli_LFO</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lastRenderedPageBreak/>
              <w:t>41</w:t>
            </w:r>
          </w:p>
        </w:tc>
        <w:tc>
          <w:tcPr>
            <w:tcW w:w="917" w:type="dxa"/>
            <w:noWrap/>
            <w:hideMark/>
          </w:tcPr>
          <w:p w:rsidR="00345C4B" w:rsidRPr="00242145" w:rsidRDefault="00345C4B" w:rsidP="00066C57">
            <w:pPr>
              <w:rPr>
                <w:rFonts w:cs="Arial"/>
              </w:rPr>
            </w:pPr>
            <w:r w:rsidRPr="00242145">
              <w:rPr>
                <w:rFonts w:cs="Arial"/>
              </w:rPr>
              <w:t>05A7</w:t>
            </w:r>
          </w:p>
        </w:tc>
        <w:tc>
          <w:tcPr>
            <w:tcW w:w="4240" w:type="dxa"/>
            <w:noWrap/>
            <w:hideMark/>
          </w:tcPr>
          <w:p w:rsidR="00345C4B" w:rsidRPr="00242145" w:rsidRDefault="00345C4B" w:rsidP="00066C57">
            <w:pPr>
              <w:rPr>
                <w:rFonts w:cs="Arial"/>
              </w:rPr>
            </w:pPr>
            <w:r w:rsidRPr="00242145">
              <w:rPr>
                <w:rFonts w:cs="Arial"/>
              </w:rPr>
              <w:t>ADSP_Y_PCHIME_Offset_LFO</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42</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ADSP_Y_PCHIME_Env1_DelayVolume</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43</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ADSP_Y_PCHIME_Env1_DecayCoef_MSB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44</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ADSP_Y_PCHIME_Env1_DecayCoef_LSB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45</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ADSP_Y_PCHIME_Env2_DelayVolume</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46</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ADSP_Y_PCHIME_Env2_DecayCoef_MSB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47</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ADSP_Y_PCHIME_Env2_DecayCoef_LSB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48</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ADSP_Y_PCHIME_Env3_DelayVolume</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49</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ADSP_Y_PCHIME_Env3_DecayCoef_MSB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50</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ADSP_Y_PCHIME_Env3_DecayCoef_LSB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51</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ADSP_Y_PCHIME_Env4_DelayVolume</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52</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ADSP_Y_PCHIME_Env4_DecayCoef_MSB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53</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ADSP_Y_PCHIME_Env4_DecayCoef_LSB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54</w:t>
            </w:r>
          </w:p>
        </w:tc>
        <w:tc>
          <w:tcPr>
            <w:tcW w:w="917" w:type="dxa"/>
            <w:noWrap/>
            <w:hideMark/>
          </w:tcPr>
          <w:p w:rsidR="00345C4B" w:rsidRPr="00242145" w:rsidRDefault="00345C4B" w:rsidP="00066C57">
            <w:pPr>
              <w:rPr>
                <w:rFonts w:cs="Arial"/>
              </w:rPr>
            </w:pPr>
            <w:r w:rsidRPr="00242145">
              <w:rPr>
                <w:rFonts w:cs="Arial"/>
              </w:rPr>
              <w:t>0400</w:t>
            </w:r>
          </w:p>
        </w:tc>
        <w:tc>
          <w:tcPr>
            <w:tcW w:w="4240" w:type="dxa"/>
            <w:noWrap/>
            <w:hideMark/>
          </w:tcPr>
          <w:p w:rsidR="00345C4B" w:rsidRPr="00242145" w:rsidRDefault="00345C4B" w:rsidP="00066C57">
            <w:pPr>
              <w:rPr>
                <w:rFonts w:cs="Arial"/>
              </w:rPr>
            </w:pPr>
            <w:r w:rsidRPr="00242145">
              <w:rPr>
                <w:rFonts w:cs="Arial"/>
              </w:rPr>
              <w:t>ADSP_Y_PCHIME_MasterVolume</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55</w:t>
            </w:r>
          </w:p>
        </w:tc>
        <w:tc>
          <w:tcPr>
            <w:tcW w:w="917" w:type="dxa"/>
            <w:noWrap/>
            <w:hideMark/>
          </w:tcPr>
          <w:p w:rsidR="00345C4B" w:rsidRPr="00242145" w:rsidRDefault="00345C4B" w:rsidP="00066C57">
            <w:pPr>
              <w:rPr>
                <w:rFonts w:cs="Arial"/>
              </w:rPr>
            </w:pPr>
            <w:r w:rsidRPr="00242145">
              <w:rPr>
                <w:rFonts w:cs="Arial"/>
              </w:rPr>
              <w:t>075C</w:t>
            </w:r>
          </w:p>
        </w:tc>
        <w:tc>
          <w:tcPr>
            <w:tcW w:w="4240" w:type="dxa"/>
            <w:noWrap/>
            <w:hideMark/>
          </w:tcPr>
          <w:p w:rsidR="00345C4B" w:rsidRPr="00242145" w:rsidRDefault="00345C4B" w:rsidP="00066C57">
            <w:pPr>
              <w:rPr>
                <w:rFonts w:cs="Arial"/>
              </w:rPr>
            </w:pPr>
            <w:r w:rsidRPr="00242145">
              <w:rPr>
                <w:rFonts w:cs="Arial"/>
              </w:rPr>
              <w:t>ADSP_Y_PCHIME_Smute_DecayCoef_MSB</w:t>
            </w:r>
          </w:p>
        </w:tc>
      </w:tr>
      <w:tr w:rsidR="00345C4B" w:rsidRPr="00242145" w:rsidTr="00066C57">
        <w:trPr>
          <w:trHeight w:val="255"/>
          <w:jc w:val="center"/>
        </w:trPr>
        <w:tc>
          <w:tcPr>
            <w:tcW w:w="550" w:type="dxa"/>
            <w:noWrap/>
            <w:hideMark/>
          </w:tcPr>
          <w:p w:rsidR="00345C4B" w:rsidRPr="00242145" w:rsidRDefault="00345C4B" w:rsidP="00066C57">
            <w:pPr>
              <w:rPr>
                <w:rFonts w:cs="Arial"/>
              </w:rPr>
            </w:pPr>
            <w:r w:rsidRPr="00242145">
              <w:rPr>
                <w:rFonts w:cs="Arial"/>
              </w:rPr>
              <w:t>56</w:t>
            </w:r>
          </w:p>
        </w:tc>
        <w:tc>
          <w:tcPr>
            <w:tcW w:w="917" w:type="dxa"/>
            <w:noWrap/>
            <w:hideMark/>
          </w:tcPr>
          <w:p w:rsidR="00345C4B" w:rsidRPr="00242145" w:rsidRDefault="00345C4B" w:rsidP="00066C57">
            <w:pPr>
              <w:rPr>
                <w:rFonts w:cs="Arial"/>
              </w:rPr>
            </w:pPr>
            <w:r w:rsidRPr="00242145">
              <w:rPr>
                <w:rFonts w:cs="Arial"/>
              </w:rPr>
              <w:t>0201</w:t>
            </w:r>
          </w:p>
        </w:tc>
        <w:tc>
          <w:tcPr>
            <w:tcW w:w="4240" w:type="dxa"/>
            <w:noWrap/>
            <w:hideMark/>
          </w:tcPr>
          <w:p w:rsidR="00345C4B" w:rsidRPr="00242145" w:rsidRDefault="00345C4B" w:rsidP="00066C57">
            <w:pPr>
              <w:rPr>
                <w:rFonts w:cs="Arial"/>
              </w:rPr>
            </w:pPr>
            <w:r w:rsidRPr="00242145">
              <w:rPr>
                <w:rFonts w:cs="Arial"/>
              </w:rPr>
              <w:t>ADSP_Y_PCHIME_Smute_DecayCoef_LSB</w:t>
            </w:r>
          </w:p>
        </w:tc>
      </w:tr>
      <w:tr w:rsidR="00345C4B" w:rsidRPr="00242145" w:rsidTr="00066C57">
        <w:trPr>
          <w:trHeight w:val="70"/>
          <w:jc w:val="center"/>
        </w:trPr>
        <w:tc>
          <w:tcPr>
            <w:tcW w:w="550" w:type="dxa"/>
            <w:noWrap/>
            <w:hideMark/>
          </w:tcPr>
          <w:p w:rsidR="00345C4B" w:rsidRPr="00242145" w:rsidRDefault="00345C4B" w:rsidP="00066C57">
            <w:pPr>
              <w:rPr>
                <w:rFonts w:cs="Arial"/>
              </w:rPr>
            </w:pPr>
            <w:r w:rsidRPr="00242145">
              <w:rPr>
                <w:rFonts w:cs="Arial"/>
              </w:rPr>
              <w:t>57</w:t>
            </w:r>
          </w:p>
        </w:tc>
        <w:tc>
          <w:tcPr>
            <w:tcW w:w="917" w:type="dxa"/>
            <w:noWrap/>
            <w:hideMark/>
          </w:tcPr>
          <w:p w:rsidR="00345C4B" w:rsidRPr="00242145" w:rsidRDefault="00345C4B" w:rsidP="00066C57">
            <w:pPr>
              <w:rPr>
                <w:rFonts w:cs="Arial"/>
              </w:rPr>
            </w:pPr>
            <w:r w:rsidRPr="00242145">
              <w:rPr>
                <w:rFonts w:cs="Arial"/>
              </w:rPr>
              <w:t>000001</w:t>
            </w:r>
          </w:p>
        </w:tc>
        <w:tc>
          <w:tcPr>
            <w:tcW w:w="4240" w:type="dxa"/>
            <w:noWrap/>
            <w:hideMark/>
          </w:tcPr>
          <w:p w:rsidR="00345C4B" w:rsidRPr="00242145" w:rsidRDefault="00345C4B" w:rsidP="00066C57">
            <w:pPr>
              <w:rPr>
                <w:rFonts w:cs="Arial"/>
              </w:rPr>
            </w:pPr>
            <w:r w:rsidRPr="00242145">
              <w:rPr>
                <w:rFonts w:cs="Arial"/>
              </w:rPr>
              <w:t>ADSP_X_PCHIME_ControlStatusReg</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58</w:t>
            </w:r>
          </w:p>
        </w:tc>
        <w:tc>
          <w:tcPr>
            <w:tcW w:w="917" w:type="dxa"/>
            <w:noWrap/>
            <w:hideMark/>
          </w:tcPr>
          <w:p w:rsidR="00345C4B" w:rsidRPr="00242145" w:rsidRDefault="00345C4B" w:rsidP="00066C57">
            <w:pPr>
              <w:rPr>
                <w:rFonts w:cs="Arial"/>
              </w:rPr>
            </w:pPr>
            <w:del w:id="319" w:author="Walus, David (D.M.)" w:date="2015-07-06T08:53:00Z">
              <w:r w:rsidRPr="00242145" w:rsidDel="006E2491">
                <w:rPr>
                  <w:rFonts w:cs="Arial"/>
                </w:rPr>
                <w:delText>0002F8</w:delText>
              </w:r>
            </w:del>
            <w:ins w:id="320" w:author="Walus, David (D.M.)" w:date="2015-07-06T08:53:00Z">
              <w:r>
                <w:rPr>
                  <w:rFonts w:cs="Arial"/>
                </w:rPr>
                <w:t>0002BB</w:t>
              </w:r>
            </w:ins>
          </w:p>
        </w:tc>
        <w:tc>
          <w:tcPr>
            <w:tcW w:w="4240" w:type="dxa"/>
            <w:noWrap/>
            <w:hideMark/>
          </w:tcPr>
          <w:p w:rsidR="00345C4B" w:rsidRPr="00242145" w:rsidRDefault="00345C4B" w:rsidP="00066C57">
            <w:pPr>
              <w:rPr>
                <w:rFonts w:cs="Arial"/>
              </w:rPr>
            </w:pPr>
            <w:r w:rsidRPr="00242145">
              <w:rPr>
                <w:rFonts w:cs="Arial"/>
              </w:rPr>
              <w:t>ADSP_X_PCHIME_AngleIncr_LFO</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59</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ADSP_X_PCHIME_Env1_DelaySamples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60</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ADSP_X_PCHIME_Env1_AttackIncr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61</w:t>
            </w:r>
          </w:p>
        </w:tc>
        <w:tc>
          <w:tcPr>
            <w:tcW w:w="917" w:type="dxa"/>
            <w:noWrap/>
            <w:hideMark/>
          </w:tcPr>
          <w:p w:rsidR="00345C4B" w:rsidRPr="00242145" w:rsidRDefault="00345C4B" w:rsidP="00066C57">
            <w:pPr>
              <w:rPr>
                <w:rFonts w:cs="Arial"/>
              </w:rPr>
            </w:pPr>
            <w:r w:rsidRPr="00242145">
              <w:rPr>
                <w:rFonts w:cs="Arial"/>
              </w:rPr>
              <w:t>00000C</w:t>
            </w:r>
          </w:p>
        </w:tc>
        <w:tc>
          <w:tcPr>
            <w:tcW w:w="4240" w:type="dxa"/>
            <w:noWrap/>
            <w:hideMark/>
          </w:tcPr>
          <w:p w:rsidR="00345C4B" w:rsidRPr="00242145" w:rsidRDefault="00345C4B" w:rsidP="00066C57">
            <w:pPr>
              <w:rPr>
                <w:rFonts w:cs="Arial"/>
              </w:rPr>
            </w:pPr>
            <w:r w:rsidRPr="00242145">
              <w:rPr>
                <w:rFonts w:cs="Arial"/>
              </w:rPr>
              <w:t>ADSP_X_PCHIME_Env1_SustainSamples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62</w:t>
            </w:r>
          </w:p>
        </w:tc>
        <w:tc>
          <w:tcPr>
            <w:tcW w:w="917" w:type="dxa"/>
            <w:noWrap/>
            <w:hideMark/>
          </w:tcPr>
          <w:p w:rsidR="00345C4B" w:rsidRPr="00242145" w:rsidRDefault="00345C4B" w:rsidP="00066C57">
            <w:pPr>
              <w:rPr>
                <w:rFonts w:cs="Arial"/>
              </w:rPr>
            </w:pPr>
            <w:r w:rsidRPr="00242145">
              <w:rPr>
                <w:rFonts w:cs="Arial"/>
              </w:rPr>
              <w:t>0004B0</w:t>
            </w:r>
          </w:p>
        </w:tc>
        <w:tc>
          <w:tcPr>
            <w:tcW w:w="4240" w:type="dxa"/>
            <w:noWrap/>
            <w:hideMark/>
          </w:tcPr>
          <w:p w:rsidR="00345C4B" w:rsidRPr="00242145" w:rsidRDefault="00345C4B" w:rsidP="00066C57">
            <w:pPr>
              <w:rPr>
                <w:rFonts w:cs="Arial"/>
              </w:rPr>
            </w:pPr>
            <w:r w:rsidRPr="00242145">
              <w:rPr>
                <w:rFonts w:cs="Arial"/>
              </w:rPr>
              <w:t>ADSP_X_PCHIME_Env2_DelaySamples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63</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ADSP_X_PCHIME_Env2_AttackIncr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64</w:t>
            </w:r>
          </w:p>
        </w:tc>
        <w:tc>
          <w:tcPr>
            <w:tcW w:w="917" w:type="dxa"/>
            <w:noWrap/>
            <w:hideMark/>
          </w:tcPr>
          <w:p w:rsidR="00345C4B" w:rsidRPr="00242145" w:rsidRDefault="00345C4B" w:rsidP="00066C57">
            <w:pPr>
              <w:rPr>
                <w:rFonts w:cs="Arial"/>
              </w:rPr>
            </w:pPr>
            <w:r w:rsidRPr="00242145">
              <w:rPr>
                <w:rFonts w:cs="Arial"/>
              </w:rPr>
              <w:t>000078</w:t>
            </w:r>
          </w:p>
        </w:tc>
        <w:tc>
          <w:tcPr>
            <w:tcW w:w="4240" w:type="dxa"/>
            <w:noWrap/>
            <w:hideMark/>
          </w:tcPr>
          <w:p w:rsidR="00345C4B" w:rsidRPr="00242145" w:rsidRDefault="00345C4B" w:rsidP="00066C57">
            <w:pPr>
              <w:rPr>
                <w:rFonts w:cs="Arial"/>
              </w:rPr>
            </w:pPr>
            <w:r w:rsidRPr="00242145">
              <w:rPr>
                <w:rFonts w:cs="Arial"/>
              </w:rPr>
              <w:t>ADSP_X_PCHIME_Env2_SustainSamples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65</w:t>
            </w:r>
          </w:p>
        </w:tc>
        <w:tc>
          <w:tcPr>
            <w:tcW w:w="917" w:type="dxa"/>
            <w:noWrap/>
            <w:hideMark/>
          </w:tcPr>
          <w:p w:rsidR="00345C4B" w:rsidRPr="00242145" w:rsidRDefault="00345C4B" w:rsidP="00066C57">
            <w:pPr>
              <w:rPr>
                <w:rFonts w:cs="Arial"/>
              </w:rPr>
            </w:pPr>
            <w:r w:rsidRPr="00242145">
              <w:rPr>
                <w:rFonts w:cs="Arial"/>
              </w:rPr>
              <w:t>000960</w:t>
            </w:r>
          </w:p>
        </w:tc>
        <w:tc>
          <w:tcPr>
            <w:tcW w:w="4240" w:type="dxa"/>
            <w:noWrap/>
            <w:hideMark/>
          </w:tcPr>
          <w:p w:rsidR="00345C4B" w:rsidRPr="00242145" w:rsidRDefault="00345C4B" w:rsidP="00066C57">
            <w:pPr>
              <w:rPr>
                <w:rFonts w:cs="Arial"/>
              </w:rPr>
            </w:pPr>
            <w:r w:rsidRPr="00242145">
              <w:rPr>
                <w:rFonts w:cs="Arial"/>
              </w:rPr>
              <w:t>ADSP_X_PCHIME_Env3_DelaySamples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66</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ADSP_X_PCHIME_Env3_AttackIncr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67</w:t>
            </w:r>
          </w:p>
        </w:tc>
        <w:tc>
          <w:tcPr>
            <w:tcW w:w="917" w:type="dxa"/>
            <w:noWrap/>
            <w:hideMark/>
          </w:tcPr>
          <w:p w:rsidR="00345C4B" w:rsidRPr="00242145" w:rsidRDefault="00345C4B" w:rsidP="00066C57">
            <w:pPr>
              <w:rPr>
                <w:rFonts w:cs="Arial"/>
              </w:rPr>
            </w:pPr>
            <w:r w:rsidRPr="00242145">
              <w:rPr>
                <w:rFonts w:cs="Arial"/>
              </w:rPr>
              <w:t>000078</w:t>
            </w:r>
          </w:p>
        </w:tc>
        <w:tc>
          <w:tcPr>
            <w:tcW w:w="4240" w:type="dxa"/>
            <w:noWrap/>
            <w:hideMark/>
          </w:tcPr>
          <w:p w:rsidR="00345C4B" w:rsidRPr="00242145" w:rsidRDefault="00345C4B" w:rsidP="00066C57">
            <w:pPr>
              <w:rPr>
                <w:rFonts w:cs="Arial"/>
              </w:rPr>
            </w:pPr>
            <w:r w:rsidRPr="00242145">
              <w:rPr>
                <w:rFonts w:cs="Arial"/>
              </w:rPr>
              <w:t>ADSP_X_PCHIME_Env3_SustainSamples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68</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69</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70</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71</w:t>
            </w:r>
          </w:p>
        </w:tc>
        <w:tc>
          <w:tcPr>
            <w:tcW w:w="917" w:type="dxa"/>
            <w:noWrap/>
            <w:hideMark/>
          </w:tcPr>
          <w:p w:rsidR="00345C4B" w:rsidRPr="00242145" w:rsidRDefault="00345C4B" w:rsidP="00066C57">
            <w:pPr>
              <w:rPr>
                <w:rFonts w:cs="Arial"/>
              </w:rPr>
            </w:pPr>
            <w:r w:rsidRPr="00242145">
              <w:rPr>
                <w:rFonts w:cs="Arial"/>
              </w:rPr>
              <w:t>000001</w:t>
            </w:r>
          </w:p>
        </w:tc>
        <w:tc>
          <w:tcPr>
            <w:tcW w:w="4240" w:type="dxa"/>
            <w:noWrap/>
            <w:hideMark/>
          </w:tcPr>
          <w:p w:rsidR="00345C4B" w:rsidRPr="00242145" w:rsidRDefault="00345C4B" w:rsidP="00066C57">
            <w:pPr>
              <w:rPr>
                <w:rFonts w:cs="Arial"/>
              </w:rPr>
            </w:pPr>
            <w:r w:rsidRPr="00242145">
              <w:rPr>
                <w:rFonts w:cs="Arial"/>
              </w:rPr>
              <w:t>ADSP_X_PCHIME_NrRepetitions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72</w:t>
            </w:r>
          </w:p>
        </w:tc>
        <w:tc>
          <w:tcPr>
            <w:tcW w:w="917" w:type="dxa"/>
            <w:noWrap/>
            <w:hideMark/>
          </w:tcPr>
          <w:p w:rsidR="00345C4B" w:rsidRPr="00242145" w:rsidRDefault="00345C4B" w:rsidP="00066C57">
            <w:pPr>
              <w:rPr>
                <w:rFonts w:cs="Arial"/>
              </w:rPr>
            </w:pPr>
            <w:r w:rsidRPr="00242145">
              <w:rPr>
                <w:rFonts w:cs="Arial"/>
              </w:rPr>
              <w:t>001068</w:t>
            </w:r>
          </w:p>
        </w:tc>
        <w:tc>
          <w:tcPr>
            <w:tcW w:w="4240" w:type="dxa"/>
            <w:noWrap/>
            <w:hideMark/>
          </w:tcPr>
          <w:p w:rsidR="00345C4B" w:rsidRPr="00242145" w:rsidRDefault="00345C4B" w:rsidP="00066C57">
            <w:pPr>
              <w:rPr>
                <w:rFonts w:cs="Arial"/>
              </w:rPr>
            </w:pPr>
            <w:r w:rsidRPr="00242145">
              <w:rPr>
                <w:rFonts w:cs="Arial"/>
              </w:rPr>
              <w:t>ADSP_X_PCHIME_RepeatSamples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73</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ADSP_Y_PCHIME_Freq1_MSB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74</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ADSP_Y_PCHIME_Freq1_LSB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75</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ADSP_Y_PCHIME_Volume1</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76</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ADSP_Y_PCHIME_Freq2_MSB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77</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ADSP_Y_PCHIME_Freq2_LSB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78</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ADSP_Y_PCHIME_Volume2</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79</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ADSP_Y_PCHIME_Freq3_MSB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80</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ADSP_Y_PCHIME_Freq3_LSB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81</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ADSP_Y_PCHIME_Volume3</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82</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ADSP_Y_PCHIME_Freq4_MSB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83</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ADSP_Y_PCHIME_Freq4_LSB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84</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ADSP_Y_PCHIME_Volume4</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85</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ADSP_Y_PCHIME_Freq5_MSB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86</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ADSP_Y_PCHIME_Freq5_LSB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87</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ADSP_Y_PCHIME_Volume5</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88</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ADSP_Y_PCHIME_Freq6_MSB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lastRenderedPageBreak/>
              <w:t>89</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ADSP_Y_PCHIME_Freq6_LSB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90</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ADSP_Y_PCHIME_Volume6</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91</w:t>
            </w:r>
          </w:p>
        </w:tc>
        <w:tc>
          <w:tcPr>
            <w:tcW w:w="917" w:type="dxa"/>
            <w:noWrap/>
            <w:hideMark/>
          </w:tcPr>
          <w:p w:rsidR="00345C4B" w:rsidRPr="00242145" w:rsidRDefault="00345C4B" w:rsidP="00066C57">
            <w:pPr>
              <w:rPr>
                <w:rFonts w:cs="Arial"/>
              </w:rPr>
            </w:pPr>
            <w:r w:rsidRPr="00242145">
              <w:rPr>
                <w:rFonts w:cs="Arial"/>
              </w:rPr>
              <w:t>07EE</w:t>
            </w:r>
          </w:p>
        </w:tc>
        <w:tc>
          <w:tcPr>
            <w:tcW w:w="4240" w:type="dxa"/>
            <w:noWrap/>
            <w:hideMark/>
          </w:tcPr>
          <w:p w:rsidR="00345C4B" w:rsidRPr="00242145" w:rsidRDefault="00345C4B" w:rsidP="00066C57">
            <w:pPr>
              <w:rPr>
                <w:rFonts w:cs="Arial"/>
              </w:rPr>
            </w:pPr>
            <w:r w:rsidRPr="00242145">
              <w:rPr>
                <w:rFonts w:cs="Arial"/>
              </w:rPr>
              <w:t>ADSP_Y_PCHIME_Freq7_MSB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92</w:t>
            </w:r>
          </w:p>
        </w:tc>
        <w:tc>
          <w:tcPr>
            <w:tcW w:w="917" w:type="dxa"/>
            <w:noWrap/>
            <w:hideMark/>
          </w:tcPr>
          <w:p w:rsidR="00345C4B" w:rsidRPr="00242145" w:rsidRDefault="00345C4B" w:rsidP="00066C57">
            <w:pPr>
              <w:rPr>
                <w:rFonts w:cs="Arial"/>
              </w:rPr>
            </w:pPr>
            <w:r w:rsidRPr="00242145">
              <w:rPr>
                <w:rFonts w:cs="Arial"/>
              </w:rPr>
              <w:t>03D5</w:t>
            </w:r>
          </w:p>
        </w:tc>
        <w:tc>
          <w:tcPr>
            <w:tcW w:w="4240" w:type="dxa"/>
            <w:noWrap/>
            <w:hideMark/>
          </w:tcPr>
          <w:p w:rsidR="00345C4B" w:rsidRPr="00242145" w:rsidRDefault="00345C4B" w:rsidP="00066C57">
            <w:pPr>
              <w:rPr>
                <w:rFonts w:cs="Arial"/>
              </w:rPr>
            </w:pPr>
            <w:r w:rsidRPr="00242145">
              <w:rPr>
                <w:rFonts w:cs="Arial"/>
              </w:rPr>
              <w:t>ADSP_Y_PCHIME_Freq7_LSB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93</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ADSP_Y_PCHIME_Volume7</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94</w:t>
            </w:r>
          </w:p>
        </w:tc>
        <w:tc>
          <w:tcPr>
            <w:tcW w:w="917" w:type="dxa"/>
            <w:noWrap/>
            <w:hideMark/>
          </w:tcPr>
          <w:p w:rsidR="00345C4B" w:rsidRPr="00242145" w:rsidRDefault="00345C4B" w:rsidP="00066C57">
            <w:pPr>
              <w:rPr>
                <w:rFonts w:cs="Arial"/>
              </w:rPr>
            </w:pPr>
            <w:r w:rsidRPr="00242145">
              <w:rPr>
                <w:rFonts w:cs="Arial"/>
              </w:rPr>
              <w:t>07EE</w:t>
            </w:r>
          </w:p>
        </w:tc>
        <w:tc>
          <w:tcPr>
            <w:tcW w:w="4240" w:type="dxa"/>
            <w:noWrap/>
            <w:hideMark/>
          </w:tcPr>
          <w:p w:rsidR="00345C4B" w:rsidRPr="00242145" w:rsidRDefault="00345C4B" w:rsidP="00066C57">
            <w:pPr>
              <w:rPr>
                <w:rFonts w:cs="Arial"/>
              </w:rPr>
            </w:pPr>
            <w:r w:rsidRPr="00242145">
              <w:rPr>
                <w:rFonts w:cs="Arial"/>
              </w:rPr>
              <w:t>ADSP_Y_PCHIME_Freq8_MSB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95</w:t>
            </w:r>
          </w:p>
        </w:tc>
        <w:tc>
          <w:tcPr>
            <w:tcW w:w="917" w:type="dxa"/>
            <w:noWrap/>
            <w:hideMark/>
          </w:tcPr>
          <w:p w:rsidR="00345C4B" w:rsidRPr="00242145" w:rsidRDefault="00345C4B" w:rsidP="00066C57">
            <w:pPr>
              <w:rPr>
                <w:rFonts w:cs="Arial"/>
              </w:rPr>
            </w:pPr>
            <w:r w:rsidRPr="00242145">
              <w:rPr>
                <w:rFonts w:cs="Arial"/>
              </w:rPr>
              <w:t>03D5</w:t>
            </w:r>
          </w:p>
        </w:tc>
        <w:tc>
          <w:tcPr>
            <w:tcW w:w="4240" w:type="dxa"/>
            <w:noWrap/>
            <w:hideMark/>
          </w:tcPr>
          <w:p w:rsidR="00345C4B" w:rsidRPr="00242145" w:rsidRDefault="00345C4B" w:rsidP="00066C57">
            <w:pPr>
              <w:rPr>
                <w:rFonts w:cs="Arial"/>
              </w:rPr>
            </w:pPr>
            <w:r w:rsidRPr="00242145">
              <w:rPr>
                <w:rFonts w:cs="Arial"/>
              </w:rPr>
              <w:t>ADSP_Y_PCHIME_Freq8_LSB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96</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ADSP_Y_PCHIME_Volume8</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97</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ADSP_Y_PCHIME_Ampli_LFO</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98</w:t>
            </w:r>
          </w:p>
        </w:tc>
        <w:tc>
          <w:tcPr>
            <w:tcW w:w="917" w:type="dxa"/>
            <w:noWrap/>
            <w:hideMark/>
          </w:tcPr>
          <w:p w:rsidR="00345C4B" w:rsidRPr="00242145" w:rsidRDefault="00345C4B" w:rsidP="00066C57">
            <w:pPr>
              <w:rPr>
                <w:rFonts w:cs="Arial"/>
              </w:rPr>
            </w:pPr>
            <w:r w:rsidRPr="00242145">
              <w:rPr>
                <w:rFonts w:cs="Arial"/>
              </w:rPr>
              <w:t>03AE</w:t>
            </w:r>
          </w:p>
        </w:tc>
        <w:tc>
          <w:tcPr>
            <w:tcW w:w="4240" w:type="dxa"/>
            <w:noWrap/>
            <w:hideMark/>
          </w:tcPr>
          <w:p w:rsidR="00345C4B" w:rsidRPr="00242145" w:rsidRDefault="00345C4B" w:rsidP="00066C57">
            <w:pPr>
              <w:rPr>
                <w:rFonts w:cs="Arial"/>
              </w:rPr>
            </w:pPr>
            <w:r w:rsidRPr="00242145">
              <w:rPr>
                <w:rFonts w:cs="Arial"/>
              </w:rPr>
              <w:t>ADSP_Y_PCHIME_Offset_LFO</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99</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ADSP_Y_PCHIME_Env1_DelayVolume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100</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ADSP_Y_PCHIME_Env1_DecayCoef_MSB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101</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ADSP_Y_PCHIME_Env1_DecayCoef_LSB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102</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ADSP_Y_PCHIME_Env2_DelayVolume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103</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ADSP_Y_PCHIME_Env2_DecayCoef_MSB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104</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ADSP_Y_PCHIME_Env2_DecayCoef_LSB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105</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ADSP_Y_PCHIME_Env3_DelayVolume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106</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ADSP_Y_PCHIME_Env3_DecayCoef_MSB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107</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ADSP_Y_PCHIME_Env3_DecayCoef_LSB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108</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109</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110</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111</w:t>
            </w:r>
          </w:p>
        </w:tc>
        <w:tc>
          <w:tcPr>
            <w:tcW w:w="917" w:type="dxa"/>
            <w:noWrap/>
            <w:hideMark/>
          </w:tcPr>
          <w:p w:rsidR="00345C4B" w:rsidRPr="00242145" w:rsidRDefault="00345C4B" w:rsidP="00066C57">
            <w:pPr>
              <w:rPr>
                <w:rFonts w:cs="Arial"/>
              </w:rPr>
            </w:pPr>
            <w:r w:rsidRPr="00242145">
              <w:rPr>
                <w:rFonts w:cs="Arial"/>
              </w:rPr>
              <w:t>0400</w:t>
            </w:r>
          </w:p>
        </w:tc>
        <w:tc>
          <w:tcPr>
            <w:tcW w:w="4240" w:type="dxa"/>
            <w:noWrap/>
            <w:hideMark/>
          </w:tcPr>
          <w:p w:rsidR="00345C4B" w:rsidRPr="00242145" w:rsidRDefault="00345C4B" w:rsidP="00066C57">
            <w:pPr>
              <w:rPr>
                <w:rFonts w:cs="Arial"/>
              </w:rPr>
            </w:pPr>
            <w:r w:rsidRPr="00242145">
              <w:rPr>
                <w:rFonts w:cs="Arial"/>
              </w:rPr>
              <w:t>ADSP_Y_PCHIME_MasterVolume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112</w:t>
            </w:r>
          </w:p>
        </w:tc>
        <w:tc>
          <w:tcPr>
            <w:tcW w:w="917" w:type="dxa"/>
            <w:noWrap/>
            <w:hideMark/>
          </w:tcPr>
          <w:p w:rsidR="00345C4B" w:rsidRPr="00242145" w:rsidRDefault="00345C4B" w:rsidP="00066C57">
            <w:pPr>
              <w:rPr>
                <w:rFonts w:cs="Arial"/>
              </w:rPr>
            </w:pPr>
            <w:r w:rsidRPr="00242145">
              <w:rPr>
                <w:rFonts w:cs="Arial"/>
              </w:rPr>
              <w:t>075C</w:t>
            </w:r>
          </w:p>
        </w:tc>
        <w:tc>
          <w:tcPr>
            <w:tcW w:w="4240" w:type="dxa"/>
            <w:noWrap/>
            <w:hideMark/>
          </w:tcPr>
          <w:p w:rsidR="00345C4B" w:rsidRPr="00242145" w:rsidRDefault="00345C4B" w:rsidP="00066C57">
            <w:pPr>
              <w:rPr>
                <w:rFonts w:cs="Arial"/>
              </w:rPr>
            </w:pPr>
            <w:r w:rsidRPr="00242145">
              <w:rPr>
                <w:rFonts w:cs="Arial"/>
              </w:rPr>
              <w:t>ADSP_Y_PCHIME_Smute_DecayCoef_MSB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113</w:t>
            </w:r>
          </w:p>
        </w:tc>
        <w:tc>
          <w:tcPr>
            <w:tcW w:w="917" w:type="dxa"/>
            <w:noWrap/>
            <w:hideMark/>
          </w:tcPr>
          <w:p w:rsidR="00345C4B" w:rsidRPr="00242145" w:rsidRDefault="00345C4B" w:rsidP="00066C57">
            <w:pPr>
              <w:rPr>
                <w:rFonts w:cs="Arial"/>
              </w:rPr>
            </w:pPr>
            <w:r w:rsidRPr="00242145">
              <w:rPr>
                <w:rFonts w:cs="Arial"/>
              </w:rPr>
              <w:t>0201</w:t>
            </w:r>
          </w:p>
        </w:tc>
        <w:tc>
          <w:tcPr>
            <w:tcW w:w="4240" w:type="dxa"/>
            <w:noWrap/>
            <w:hideMark/>
          </w:tcPr>
          <w:p w:rsidR="00345C4B" w:rsidRPr="00242145" w:rsidRDefault="00345C4B" w:rsidP="00066C57">
            <w:pPr>
              <w:rPr>
                <w:rFonts w:cs="Arial"/>
              </w:rPr>
            </w:pPr>
            <w:r w:rsidRPr="00242145">
              <w:rPr>
                <w:rFonts w:cs="Arial"/>
              </w:rPr>
              <w:t>ADSP_Y_PCHIME_Smute_DecayCoef_LSB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114</w:t>
            </w:r>
          </w:p>
        </w:tc>
        <w:tc>
          <w:tcPr>
            <w:tcW w:w="917" w:type="dxa"/>
            <w:noWrap/>
            <w:hideMark/>
          </w:tcPr>
          <w:p w:rsidR="00345C4B" w:rsidRPr="00242145" w:rsidRDefault="00345C4B" w:rsidP="00066C57">
            <w:pPr>
              <w:jc w:val="right"/>
              <w:rPr>
                <w:rFonts w:cs="Arial"/>
              </w:rPr>
            </w:pPr>
            <w:r w:rsidRPr="00242145">
              <w:rPr>
                <w:rFonts w:cs="Arial"/>
              </w:rPr>
              <w:t>400</w:t>
            </w:r>
          </w:p>
        </w:tc>
        <w:tc>
          <w:tcPr>
            <w:tcW w:w="4240" w:type="dxa"/>
            <w:noWrap/>
            <w:hideMark/>
          </w:tcPr>
          <w:p w:rsidR="00345C4B" w:rsidRPr="00242145" w:rsidRDefault="00345C4B" w:rsidP="00066C57">
            <w:pPr>
              <w:rPr>
                <w:rFonts w:cs="Arial"/>
              </w:rPr>
            </w:pPr>
            <w:r w:rsidRPr="00242145">
              <w:rPr>
                <w:rFonts w:cs="Arial"/>
              </w:rPr>
              <w:t>h</w:t>
            </w:r>
          </w:p>
        </w:tc>
      </w:tr>
      <w:tr w:rsidR="00345C4B" w:rsidRPr="00242145" w:rsidTr="00066C57">
        <w:trPr>
          <w:trHeight w:val="70"/>
          <w:jc w:val="center"/>
        </w:trPr>
        <w:tc>
          <w:tcPr>
            <w:tcW w:w="550" w:type="dxa"/>
            <w:noWrap/>
            <w:hideMark/>
          </w:tcPr>
          <w:p w:rsidR="00345C4B" w:rsidRPr="00242145" w:rsidRDefault="00345C4B" w:rsidP="00066C57">
            <w:pPr>
              <w:jc w:val="right"/>
              <w:rPr>
                <w:rFonts w:cs="Arial"/>
              </w:rPr>
            </w:pPr>
            <w:r w:rsidRPr="00242145">
              <w:rPr>
                <w:rFonts w:cs="Arial"/>
              </w:rPr>
              <w:t>115</w:t>
            </w:r>
          </w:p>
        </w:tc>
        <w:tc>
          <w:tcPr>
            <w:tcW w:w="917" w:type="dxa"/>
            <w:noWrap/>
            <w:hideMark/>
          </w:tcPr>
          <w:p w:rsidR="00345C4B" w:rsidRPr="00242145" w:rsidRDefault="00345C4B" w:rsidP="00066C57">
            <w:pPr>
              <w:rPr>
                <w:rFonts w:cs="Arial"/>
              </w:rPr>
            </w:pPr>
            <w:r w:rsidRPr="00242145">
              <w:rPr>
                <w:rFonts w:cs="Arial"/>
              </w:rPr>
              <w:t>000001</w:t>
            </w:r>
          </w:p>
        </w:tc>
        <w:tc>
          <w:tcPr>
            <w:tcW w:w="4240" w:type="dxa"/>
            <w:noWrap/>
            <w:hideMark/>
          </w:tcPr>
          <w:p w:rsidR="00345C4B" w:rsidRPr="00242145" w:rsidRDefault="00345C4B" w:rsidP="00066C57">
            <w:pPr>
              <w:rPr>
                <w:rFonts w:cs="Arial"/>
              </w:rPr>
            </w:pPr>
            <w:r w:rsidRPr="00242145">
              <w:rPr>
                <w:rFonts w:cs="Arial"/>
              </w:rPr>
              <w:t>ADSP_X_PCHIME_ControlStatusReg</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116</w:t>
            </w:r>
          </w:p>
        </w:tc>
        <w:tc>
          <w:tcPr>
            <w:tcW w:w="917" w:type="dxa"/>
            <w:noWrap/>
            <w:hideMark/>
          </w:tcPr>
          <w:p w:rsidR="00345C4B" w:rsidRPr="00242145" w:rsidRDefault="00345C4B" w:rsidP="00066C57">
            <w:pPr>
              <w:rPr>
                <w:rFonts w:cs="Arial"/>
              </w:rPr>
            </w:pPr>
            <w:del w:id="321" w:author="Walus, David (D.M.)" w:date="2015-07-06T08:54:00Z">
              <w:r w:rsidRPr="00242145" w:rsidDel="006E2491">
                <w:rPr>
                  <w:rFonts w:cs="Arial"/>
                </w:rPr>
                <w:delText>0002F8</w:delText>
              </w:r>
            </w:del>
            <w:ins w:id="322" w:author="Walus, David (D.M.)" w:date="2015-07-06T08:54:00Z">
              <w:r>
                <w:rPr>
                  <w:rFonts w:cs="Arial"/>
                </w:rPr>
                <w:t>0002BB</w:t>
              </w:r>
            </w:ins>
          </w:p>
        </w:tc>
        <w:tc>
          <w:tcPr>
            <w:tcW w:w="4240" w:type="dxa"/>
            <w:noWrap/>
            <w:hideMark/>
          </w:tcPr>
          <w:p w:rsidR="00345C4B" w:rsidRPr="00242145" w:rsidRDefault="00345C4B" w:rsidP="00066C57">
            <w:pPr>
              <w:rPr>
                <w:rFonts w:cs="Arial"/>
              </w:rPr>
            </w:pPr>
            <w:r w:rsidRPr="00242145">
              <w:rPr>
                <w:rFonts w:cs="Arial"/>
              </w:rPr>
              <w:t>ADSP_X_PCHIME_AngleIncr_LFO</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117</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ADSP_X_PCHIME_Env1_DelaySamples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118</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ADSP_X_PCHIME_Env1_AttackIncr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119</w:t>
            </w:r>
          </w:p>
        </w:tc>
        <w:tc>
          <w:tcPr>
            <w:tcW w:w="917" w:type="dxa"/>
            <w:noWrap/>
            <w:hideMark/>
          </w:tcPr>
          <w:p w:rsidR="00345C4B" w:rsidRPr="00242145" w:rsidRDefault="00345C4B" w:rsidP="00066C57">
            <w:pPr>
              <w:rPr>
                <w:rFonts w:cs="Arial"/>
              </w:rPr>
            </w:pPr>
            <w:r w:rsidRPr="00242145">
              <w:rPr>
                <w:rFonts w:cs="Arial"/>
              </w:rPr>
              <w:t>00000C</w:t>
            </w:r>
          </w:p>
        </w:tc>
        <w:tc>
          <w:tcPr>
            <w:tcW w:w="4240" w:type="dxa"/>
            <w:noWrap/>
            <w:hideMark/>
          </w:tcPr>
          <w:p w:rsidR="00345C4B" w:rsidRPr="00242145" w:rsidRDefault="00345C4B" w:rsidP="00066C57">
            <w:pPr>
              <w:rPr>
                <w:rFonts w:cs="Arial"/>
              </w:rPr>
            </w:pPr>
            <w:r w:rsidRPr="00242145">
              <w:rPr>
                <w:rFonts w:cs="Arial"/>
              </w:rPr>
              <w:t>ADSP_X_PCHIME_Env1_SustainSamples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120</w:t>
            </w:r>
          </w:p>
        </w:tc>
        <w:tc>
          <w:tcPr>
            <w:tcW w:w="917" w:type="dxa"/>
            <w:noWrap/>
            <w:hideMark/>
          </w:tcPr>
          <w:p w:rsidR="00345C4B" w:rsidRPr="00242145" w:rsidRDefault="00345C4B" w:rsidP="00066C57">
            <w:pPr>
              <w:rPr>
                <w:rFonts w:cs="Arial"/>
              </w:rPr>
            </w:pPr>
            <w:r w:rsidRPr="00242145">
              <w:rPr>
                <w:rFonts w:cs="Arial"/>
              </w:rPr>
              <w:t>0004B0</w:t>
            </w:r>
          </w:p>
        </w:tc>
        <w:tc>
          <w:tcPr>
            <w:tcW w:w="4240" w:type="dxa"/>
            <w:noWrap/>
            <w:hideMark/>
          </w:tcPr>
          <w:p w:rsidR="00345C4B" w:rsidRPr="00242145" w:rsidRDefault="00345C4B" w:rsidP="00066C57">
            <w:pPr>
              <w:rPr>
                <w:rFonts w:cs="Arial"/>
              </w:rPr>
            </w:pPr>
            <w:r w:rsidRPr="00242145">
              <w:rPr>
                <w:rFonts w:cs="Arial"/>
              </w:rPr>
              <w:t>ADSP_X_PCHIME_Env2_DelaySamples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121</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ADSP_X_PCHIME_Env2_AttackIncr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122</w:t>
            </w:r>
          </w:p>
        </w:tc>
        <w:tc>
          <w:tcPr>
            <w:tcW w:w="917" w:type="dxa"/>
            <w:noWrap/>
            <w:hideMark/>
          </w:tcPr>
          <w:p w:rsidR="00345C4B" w:rsidRPr="00242145" w:rsidRDefault="00345C4B" w:rsidP="00066C57">
            <w:pPr>
              <w:rPr>
                <w:rFonts w:cs="Arial"/>
              </w:rPr>
            </w:pPr>
            <w:r w:rsidRPr="00242145">
              <w:rPr>
                <w:rFonts w:cs="Arial"/>
              </w:rPr>
              <w:t>000078</w:t>
            </w:r>
          </w:p>
        </w:tc>
        <w:tc>
          <w:tcPr>
            <w:tcW w:w="4240" w:type="dxa"/>
            <w:noWrap/>
            <w:hideMark/>
          </w:tcPr>
          <w:p w:rsidR="00345C4B" w:rsidRPr="00242145" w:rsidRDefault="00345C4B" w:rsidP="00066C57">
            <w:pPr>
              <w:rPr>
                <w:rFonts w:cs="Arial"/>
              </w:rPr>
            </w:pPr>
            <w:r w:rsidRPr="00242145">
              <w:rPr>
                <w:rFonts w:cs="Arial"/>
              </w:rPr>
              <w:t>ADSP_X_PCHIME_Env2_SustainSamples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123</w:t>
            </w:r>
          </w:p>
        </w:tc>
        <w:tc>
          <w:tcPr>
            <w:tcW w:w="917" w:type="dxa"/>
            <w:noWrap/>
            <w:hideMark/>
          </w:tcPr>
          <w:p w:rsidR="00345C4B" w:rsidRPr="00242145" w:rsidRDefault="00345C4B" w:rsidP="00066C57">
            <w:pPr>
              <w:rPr>
                <w:rFonts w:cs="Arial"/>
              </w:rPr>
            </w:pPr>
            <w:r w:rsidRPr="00242145">
              <w:rPr>
                <w:rFonts w:cs="Arial"/>
              </w:rPr>
              <w:t>000960</w:t>
            </w:r>
          </w:p>
        </w:tc>
        <w:tc>
          <w:tcPr>
            <w:tcW w:w="4240" w:type="dxa"/>
            <w:noWrap/>
            <w:hideMark/>
          </w:tcPr>
          <w:p w:rsidR="00345C4B" w:rsidRPr="00242145" w:rsidRDefault="00345C4B" w:rsidP="00066C57">
            <w:pPr>
              <w:rPr>
                <w:rFonts w:cs="Arial"/>
              </w:rPr>
            </w:pPr>
            <w:r w:rsidRPr="00242145">
              <w:rPr>
                <w:rFonts w:cs="Arial"/>
              </w:rPr>
              <w:t>ADSP_X_PCHIME_Env3_DelaySamples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124</w:t>
            </w:r>
          </w:p>
        </w:tc>
        <w:tc>
          <w:tcPr>
            <w:tcW w:w="917" w:type="dxa"/>
            <w:noWrap/>
            <w:hideMark/>
          </w:tcPr>
          <w:p w:rsidR="00345C4B" w:rsidRPr="00242145" w:rsidRDefault="00345C4B" w:rsidP="00066C57">
            <w:pPr>
              <w:rPr>
                <w:rFonts w:cs="Arial"/>
              </w:rPr>
            </w:pPr>
            <w:r w:rsidRPr="00242145">
              <w:rPr>
                <w:rFonts w:cs="Arial"/>
              </w:rPr>
              <w:t>011111</w:t>
            </w:r>
          </w:p>
        </w:tc>
        <w:tc>
          <w:tcPr>
            <w:tcW w:w="4240" w:type="dxa"/>
            <w:noWrap/>
            <w:hideMark/>
          </w:tcPr>
          <w:p w:rsidR="00345C4B" w:rsidRPr="00242145" w:rsidRDefault="00345C4B" w:rsidP="00066C57">
            <w:pPr>
              <w:rPr>
                <w:rFonts w:cs="Arial"/>
              </w:rPr>
            </w:pPr>
            <w:r w:rsidRPr="00242145">
              <w:rPr>
                <w:rFonts w:cs="Arial"/>
              </w:rPr>
              <w:t>ADSP_X_PCHIME_Env3_AttackIncr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125</w:t>
            </w:r>
          </w:p>
        </w:tc>
        <w:tc>
          <w:tcPr>
            <w:tcW w:w="917" w:type="dxa"/>
            <w:noWrap/>
            <w:hideMark/>
          </w:tcPr>
          <w:p w:rsidR="00345C4B" w:rsidRPr="00242145" w:rsidRDefault="00345C4B" w:rsidP="00066C57">
            <w:pPr>
              <w:rPr>
                <w:rFonts w:cs="Arial"/>
              </w:rPr>
            </w:pPr>
            <w:r w:rsidRPr="00242145">
              <w:rPr>
                <w:rFonts w:cs="Arial"/>
              </w:rPr>
              <w:t>000078</w:t>
            </w:r>
          </w:p>
        </w:tc>
        <w:tc>
          <w:tcPr>
            <w:tcW w:w="4240" w:type="dxa"/>
            <w:noWrap/>
            <w:hideMark/>
          </w:tcPr>
          <w:p w:rsidR="00345C4B" w:rsidRPr="00242145" w:rsidRDefault="00345C4B" w:rsidP="00066C57">
            <w:pPr>
              <w:rPr>
                <w:rFonts w:cs="Arial"/>
              </w:rPr>
            </w:pPr>
            <w:r w:rsidRPr="00242145">
              <w:rPr>
                <w:rFonts w:cs="Arial"/>
              </w:rPr>
              <w:t>ADSP_X_PCHIME_Env3_SustainSamples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126</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ADSP_X_PCHIME_Env4_DelaySamples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127</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ADSP_X_PCHIME_Env4_AttackIncr</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128</w:t>
            </w:r>
          </w:p>
        </w:tc>
        <w:tc>
          <w:tcPr>
            <w:tcW w:w="917" w:type="dxa"/>
            <w:noWrap/>
            <w:hideMark/>
          </w:tcPr>
          <w:p w:rsidR="00345C4B" w:rsidRPr="00242145" w:rsidRDefault="00345C4B" w:rsidP="00066C57">
            <w:pPr>
              <w:rPr>
                <w:rFonts w:cs="Arial"/>
              </w:rPr>
            </w:pPr>
            <w:r w:rsidRPr="00242145">
              <w:rPr>
                <w:rFonts w:cs="Arial"/>
              </w:rPr>
              <w:t>000000</w:t>
            </w:r>
          </w:p>
        </w:tc>
        <w:tc>
          <w:tcPr>
            <w:tcW w:w="4240" w:type="dxa"/>
            <w:noWrap/>
            <w:hideMark/>
          </w:tcPr>
          <w:p w:rsidR="00345C4B" w:rsidRPr="00242145" w:rsidRDefault="00345C4B" w:rsidP="00066C57">
            <w:pPr>
              <w:rPr>
                <w:rFonts w:cs="Arial"/>
              </w:rPr>
            </w:pPr>
            <w:r w:rsidRPr="00242145">
              <w:rPr>
                <w:rFonts w:cs="Arial"/>
              </w:rPr>
              <w:t>ADSP_X_PCHIME_Env4_SustainSamples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129</w:t>
            </w:r>
          </w:p>
        </w:tc>
        <w:tc>
          <w:tcPr>
            <w:tcW w:w="917" w:type="dxa"/>
            <w:noWrap/>
            <w:hideMark/>
          </w:tcPr>
          <w:p w:rsidR="00345C4B" w:rsidRPr="00242145" w:rsidRDefault="00345C4B" w:rsidP="00066C57">
            <w:pPr>
              <w:rPr>
                <w:rFonts w:cs="Arial"/>
              </w:rPr>
            </w:pPr>
            <w:r w:rsidRPr="00242145">
              <w:rPr>
                <w:rFonts w:cs="Arial"/>
              </w:rPr>
              <w:t>000001</w:t>
            </w:r>
          </w:p>
        </w:tc>
        <w:tc>
          <w:tcPr>
            <w:tcW w:w="4240" w:type="dxa"/>
            <w:noWrap/>
            <w:hideMark/>
          </w:tcPr>
          <w:p w:rsidR="00345C4B" w:rsidRPr="00242145" w:rsidRDefault="00345C4B" w:rsidP="00066C57">
            <w:pPr>
              <w:rPr>
                <w:rFonts w:cs="Arial"/>
              </w:rPr>
            </w:pPr>
            <w:r w:rsidRPr="00242145">
              <w:rPr>
                <w:rFonts w:cs="Arial"/>
              </w:rPr>
              <w:t>ADSP_X_PCHIME_NrRepetitions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130</w:t>
            </w:r>
          </w:p>
        </w:tc>
        <w:tc>
          <w:tcPr>
            <w:tcW w:w="917" w:type="dxa"/>
            <w:noWrap/>
            <w:hideMark/>
          </w:tcPr>
          <w:p w:rsidR="00345C4B" w:rsidRPr="00242145" w:rsidRDefault="00345C4B" w:rsidP="00066C57">
            <w:pPr>
              <w:rPr>
                <w:rFonts w:cs="Arial"/>
              </w:rPr>
            </w:pPr>
            <w:r w:rsidRPr="00242145">
              <w:rPr>
                <w:rFonts w:cs="Arial"/>
              </w:rPr>
              <w:t>001068</w:t>
            </w:r>
          </w:p>
        </w:tc>
        <w:tc>
          <w:tcPr>
            <w:tcW w:w="4240" w:type="dxa"/>
            <w:noWrap/>
            <w:hideMark/>
          </w:tcPr>
          <w:p w:rsidR="00345C4B" w:rsidRPr="00242145" w:rsidRDefault="00345C4B" w:rsidP="00066C57">
            <w:pPr>
              <w:rPr>
                <w:rFonts w:cs="Arial"/>
              </w:rPr>
            </w:pPr>
            <w:r w:rsidRPr="00242145">
              <w:rPr>
                <w:rFonts w:cs="Arial"/>
              </w:rPr>
              <w:t>ADSP_X_PCHIME_RepeatSamples</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131</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ADSP_Y_PCHIME_Freq1_MSB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132</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ADSP_Y_PCHIME_Freq1_LSB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133</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ADSP_Y_PCHIME_Volume1</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134</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ADSP_Y_PCHIME_Freq2_MSB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135</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ADSP_Y_PCHIME_Freq2_LSB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136</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ADSP_Y_PCHIME_Volume2</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lastRenderedPageBreak/>
              <w:t>137</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ADSP_Y_PCHIME_Freq3_MSB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138</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ADSP_Y_PCHIME_Freq3_LSB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139</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ADSP_Y_PCHIME_Volume3</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140</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ADSP_Y_PCHIME_Freq4_MSB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141</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ADSP_Y_PCHIME_Freq4_LSB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142</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ADSP_Y_PCHIME_Volume4</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143</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ADSP_Y_PCHIME_Freq5_MSB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144</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ADSP_Y_PCHIME_Freq5_LSB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145</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ADSP_Y_PCHIME_Volume5</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146</w:t>
            </w:r>
          </w:p>
        </w:tc>
        <w:tc>
          <w:tcPr>
            <w:tcW w:w="917" w:type="dxa"/>
            <w:noWrap/>
            <w:hideMark/>
          </w:tcPr>
          <w:p w:rsidR="00345C4B" w:rsidRPr="00242145" w:rsidRDefault="00345C4B" w:rsidP="00066C57">
            <w:pPr>
              <w:rPr>
                <w:rFonts w:cs="Arial"/>
              </w:rPr>
            </w:pPr>
            <w:r w:rsidRPr="00242145">
              <w:rPr>
                <w:rFonts w:cs="Arial"/>
              </w:rPr>
              <w:t>07FD</w:t>
            </w:r>
          </w:p>
        </w:tc>
        <w:tc>
          <w:tcPr>
            <w:tcW w:w="4240" w:type="dxa"/>
            <w:noWrap/>
            <w:hideMark/>
          </w:tcPr>
          <w:p w:rsidR="00345C4B" w:rsidRPr="00242145" w:rsidRDefault="00345C4B" w:rsidP="00066C57">
            <w:pPr>
              <w:rPr>
                <w:rFonts w:cs="Arial"/>
              </w:rPr>
            </w:pPr>
            <w:r w:rsidRPr="00242145">
              <w:rPr>
                <w:rFonts w:cs="Arial"/>
              </w:rPr>
              <w:t>ADSP_Y_PCHIME_Freq6_MSB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147</w:t>
            </w:r>
          </w:p>
        </w:tc>
        <w:tc>
          <w:tcPr>
            <w:tcW w:w="917" w:type="dxa"/>
            <w:noWrap/>
            <w:hideMark/>
          </w:tcPr>
          <w:p w:rsidR="00345C4B" w:rsidRPr="00242145" w:rsidRDefault="00345C4B" w:rsidP="00066C57">
            <w:pPr>
              <w:rPr>
                <w:rFonts w:cs="Arial"/>
              </w:rPr>
            </w:pPr>
            <w:r w:rsidRPr="00242145">
              <w:rPr>
                <w:rFonts w:cs="Arial"/>
              </w:rPr>
              <w:t>018B</w:t>
            </w:r>
          </w:p>
        </w:tc>
        <w:tc>
          <w:tcPr>
            <w:tcW w:w="4240" w:type="dxa"/>
            <w:noWrap/>
            <w:hideMark/>
          </w:tcPr>
          <w:p w:rsidR="00345C4B" w:rsidRPr="00242145" w:rsidRDefault="00345C4B" w:rsidP="00066C57">
            <w:pPr>
              <w:rPr>
                <w:rFonts w:cs="Arial"/>
              </w:rPr>
            </w:pPr>
            <w:r w:rsidRPr="00242145">
              <w:rPr>
                <w:rFonts w:cs="Arial"/>
              </w:rPr>
              <w:t>ADSP_Y_PCHIME_Freq6_LSB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148</w:t>
            </w:r>
          </w:p>
        </w:tc>
        <w:tc>
          <w:tcPr>
            <w:tcW w:w="917" w:type="dxa"/>
            <w:noWrap/>
            <w:hideMark/>
          </w:tcPr>
          <w:p w:rsidR="00345C4B" w:rsidRPr="00242145" w:rsidRDefault="00345C4B" w:rsidP="00066C57">
            <w:pPr>
              <w:rPr>
                <w:rFonts w:cs="Arial"/>
              </w:rPr>
            </w:pPr>
            <w:r w:rsidRPr="00242145">
              <w:rPr>
                <w:rFonts w:cs="Arial"/>
              </w:rPr>
              <w:t>0800</w:t>
            </w:r>
          </w:p>
        </w:tc>
        <w:tc>
          <w:tcPr>
            <w:tcW w:w="4240" w:type="dxa"/>
            <w:noWrap/>
            <w:hideMark/>
          </w:tcPr>
          <w:p w:rsidR="00345C4B" w:rsidRPr="00242145" w:rsidRDefault="00345C4B" w:rsidP="00066C57">
            <w:pPr>
              <w:rPr>
                <w:rFonts w:cs="Arial"/>
              </w:rPr>
            </w:pPr>
            <w:r w:rsidRPr="00242145">
              <w:rPr>
                <w:rFonts w:cs="Arial"/>
              </w:rPr>
              <w:t>ADSP_Y_PCHIME_Volume6</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149</w:t>
            </w:r>
          </w:p>
        </w:tc>
        <w:tc>
          <w:tcPr>
            <w:tcW w:w="917" w:type="dxa"/>
            <w:noWrap/>
            <w:hideMark/>
          </w:tcPr>
          <w:p w:rsidR="00345C4B" w:rsidRPr="00242145" w:rsidRDefault="00345C4B" w:rsidP="00066C57">
            <w:pPr>
              <w:rPr>
                <w:rFonts w:cs="Arial"/>
              </w:rPr>
            </w:pPr>
            <w:r w:rsidRPr="00242145">
              <w:rPr>
                <w:rFonts w:cs="Arial"/>
              </w:rPr>
              <w:t>07EE</w:t>
            </w:r>
          </w:p>
        </w:tc>
        <w:tc>
          <w:tcPr>
            <w:tcW w:w="4240" w:type="dxa"/>
            <w:noWrap/>
            <w:hideMark/>
          </w:tcPr>
          <w:p w:rsidR="00345C4B" w:rsidRPr="00242145" w:rsidRDefault="00345C4B" w:rsidP="00066C57">
            <w:pPr>
              <w:rPr>
                <w:rFonts w:cs="Arial"/>
              </w:rPr>
            </w:pPr>
            <w:r w:rsidRPr="00242145">
              <w:rPr>
                <w:rFonts w:cs="Arial"/>
              </w:rPr>
              <w:t>ADSP_Y_PCHIME_Freq7_MSB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150</w:t>
            </w:r>
          </w:p>
        </w:tc>
        <w:tc>
          <w:tcPr>
            <w:tcW w:w="917" w:type="dxa"/>
            <w:noWrap/>
            <w:hideMark/>
          </w:tcPr>
          <w:p w:rsidR="00345C4B" w:rsidRPr="00242145" w:rsidRDefault="00345C4B" w:rsidP="00066C57">
            <w:pPr>
              <w:rPr>
                <w:rFonts w:cs="Arial"/>
              </w:rPr>
            </w:pPr>
            <w:r w:rsidRPr="00242145">
              <w:rPr>
                <w:rFonts w:cs="Arial"/>
              </w:rPr>
              <w:t>03D5</w:t>
            </w:r>
          </w:p>
        </w:tc>
        <w:tc>
          <w:tcPr>
            <w:tcW w:w="4240" w:type="dxa"/>
            <w:noWrap/>
            <w:hideMark/>
          </w:tcPr>
          <w:p w:rsidR="00345C4B" w:rsidRPr="00242145" w:rsidRDefault="00345C4B" w:rsidP="00066C57">
            <w:pPr>
              <w:rPr>
                <w:rFonts w:cs="Arial"/>
              </w:rPr>
            </w:pPr>
            <w:r w:rsidRPr="00242145">
              <w:rPr>
                <w:rFonts w:cs="Arial"/>
              </w:rPr>
              <w:t>ADSP_Y_PCHIME_Freq7_LSB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151</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ADSP_Y_PCHIME_Volume7</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152</w:t>
            </w:r>
          </w:p>
        </w:tc>
        <w:tc>
          <w:tcPr>
            <w:tcW w:w="917" w:type="dxa"/>
            <w:noWrap/>
            <w:hideMark/>
          </w:tcPr>
          <w:p w:rsidR="00345C4B" w:rsidRPr="00242145" w:rsidRDefault="00345C4B" w:rsidP="00066C57">
            <w:pPr>
              <w:rPr>
                <w:rFonts w:cs="Arial"/>
              </w:rPr>
            </w:pPr>
            <w:r w:rsidRPr="00242145">
              <w:rPr>
                <w:rFonts w:cs="Arial"/>
              </w:rPr>
              <w:t>07EE</w:t>
            </w:r>
          </w:p>
        </w:tc>
        <w:tc>
          <w:tcPr>
            <w:tcW w:w="4240" w:type="dxa"/>
            <w:noWrap/>
            <w:hideMark/>
          </w:tcPr>
          <w:p w:rsidR="00345C4B" w:rsidRPr="00242145" w:rsidRDefault="00345C4B" w:rsidP="00066C57">
            <w:pPr>
              <w:rPr>
                <w:rFonts w:cs="Arial"/>
              </w:rPr>
            </w:pPr>
            <w:r w:rsidRPr="00242145">
              <w:rPr>
                <w:rFonts w:cs="Arial"/>
              </w:rPr>
              <w:t>ADSP_Y_PCHIME_Freq8_MSB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153</w:t>
            </w:r>
          </w:p>
        </w:tc>
        <w:tc>
          <w:tcPr>
            <w:tcW w:w="917" w:type="dxa"/>
            <w:noWrap/>
            <w:hideMark/>
          </w:tcPr>
          <w:p w:rsidR="00345C4B" w:rsidRPr="00242145" w:rsidRDefault="00345C4B" w:rsidP="00066C57">
            <w:pPr>
              <w:rPr>
                <w:rFonts w:cs="Arial"/>
              </w:rPr>
            </w:pPr>
            <w:r w:rsidRPr="00242145">
              <w:rPr>
                <w:rFonts w:cs="Arial"/>
              </w:rPr>
              <w:t>03D5</w:t>
            </w:r>
          </w:p>
        </w:tc>
        <w:tc>
          <w:tcPr>
            <w:tcW w:w="4240" w:type="dxa"/>
            <w:noWrap/>
            <w:hideMark/>
          </w:tcPr>
          <w:p w:rsidR="00345C4B" w:rsidRPr="00242145" w:rsidRDefault="00345C4B" w:rsidP="00066C57">
            <w:pPr>
              <w:rPr>
                <w:rFonts w:cs="Arial"/>
              </w:rPr>
            </w:pPr>
            <w:r w:rsidRPr="00242145">
              <w:rPr>
                <w:rFonts w:cs="Arial"/>
              </w:rPr>
              <w:t>ADSP_Y_PCHIME_Freq8_LSB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154</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ADSP_Y_PCHIME_Volume8</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155</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ADSP_Y_PCHIME_Ampli_LFO</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156</w:t>
            </w:r>
          </w:p>
        </w:tc>
        <w:tc>
          <w:tcPr>
            <w:tcW w:w="917" w:type="dxa"/>
            <w:noWrap/>
            <w:hideMark/>
          </w:tcPr>
          <w:p w:rsidR="00345C4B" w:rsidRPr="00242145" w:rsidRDefault="00345C4B" w:rsidP="00066C57">
            <w:pPr>
              <w:rPr>
                <w:rFonts w:cs="Arial"/>
              </w:rPr>
            </w:pPr>
            <w:r w:rsidRPr="00242145">
              <w:rPr>
                <w:rFonts w:cs="Arial"/>
              </w:rPr>
              <w:t>01C3</w:t>
            </w:r>
          </w:p>
        </w:tc>
        <w:tc>
          <w:tcPr>
            <w:tcW w:w="4240" w:type="dxa"/>
            <w:noWrap/>
            <w:hideMark/>
          </w:tcPr>
          <w:p w:rsidR="00345C4B" w:rsidRPr="00242145" w:rsidRDefault="00345C4B" w:rsidP="00066C57">
            <w:pPr>
              <w:rPr>
                <w:rFonts w:cs="Arial"/>
              </w:rPr>
            </w:pPr>
            <w:r w:rsidRPr="00242145">
              <w:rPr>
                <w:rFonts w:cs="Arial"/>
              </w:rPr>
              <w:t>ADSP_Y_PCHIME_Offset_LFO</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157</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ADSP_Y_PCHIME_Env1_DelayVolume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158</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ADSP_Y_PCHIME_Env1_DecayCoef_MSB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159</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ADSP_Y_PCHIME_Env1_DecayCoef_LSB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160</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ADSP_Y_PCHIME_Env2_DelayVolume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161</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ADSP_Y_PCHIME_Env2_DecayCoef_MSB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162</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ADSP_Y_PCHIME_Env2_DecayCoef_LSB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163</w:t>
            </w:r>
          </w:p>
        </w:tc>
        <w:tc>
          <w:tcPr>
            <w:tcW w:w="917" w:type="dxa"/>
            <w:noWrap/>
            <w:hideMark/>
          </w:tcPr>
          <w:p w:rsidR="00345C4B" w:rsidRPr="00242145" w:rsidRDefault="00345C4B" w:rsidP="00066C57">
            <w:pPr>
              <w:rPr>
                <w:rFonts w:cs="Arial"/>
              </w:rPr>
            </w:pPr>
            <w:r w:rsidRPr="00242145">
              <w:rPr>
                <w:rFonts w:cs="Arial"/>
              </w:rPr>
              <w:t>0001</w:t>
            </w:r>
          </w:p>
        </w:tc>
        <w:tc>
          <w:tcPr>
            <w:tcW w:w="4240" w:type="dxa"/>
            <w:noWrap/>
            <w:hideMark/>
          </w:tcPr>
          <w:p w:rsidR="00345C4B" w:rsidRPr="00242145" w:rsidRDefault="00345C4B" w:rsidP="00066C57">
            <w:pPr>
              <w:rPr>
                <w:rFonts w:cs="Arial"/>
              </w:rPr>
            </w:pPr>
            <w:r w:rsidRPr="00242145">
              <w:rPr>
                <w:rFonts w:cs="Arial"/>
              </w:rPr>
              <w:t>ADSP_Y_PCHIME_Env3_DelayVolume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164</w:t>
            </w:r>
          </w:p>
        </w:tc>
        <w:tc>
          <w:tcPr>
            <w:tcW w:w="917" w:type="dxa"/>
            <w:noWrap/>
            <w:hideMark/>
          </w:tcPr>
          <w:p w:rsidR="00345C4B" w:rsidRPr="00242145" w:rsidRDefault="00345C4B" w:rsidP="00066C57">
            <w:pPr>
              <w:rPr>
                <w:rFonts w:cs="Arial"/>
              </w:rPr>
            </w:pPr>
            <w:r w:rsidRPr="00242145">
              <w:rPr>
                <w:rFonts w:cs="Arial"/>
              </w:rPr>
              <w:t>07FA</w:t>
            </w:r>
          </w:p>
        </w:tc>
        <w:tc>
          <w:tcPr>
            <w:tcW w:w="4240" w:type="dxa"/>
            <w:noWrap/>
            <w:hideMark/>
          </w:tcPr>
          <w:p w:rsidR="00345C4B" w:rsidRPr="00242145" w:rsidRDefault="00345C4B" w:rsidP="00066C57">
            <w:pPr>
              <w:rPr>
                <w:rFonts w:cs="Arial"/>
              </w:rPr>
            </w:pPr>
            <w:r w:rsidRPr="00242145">
              <w:rPr>
                <w:rFonts w:cs="Arial"/>
              </w:rPr>
              <w:t>ADSP_Y_PCHIME_Env3_DecayCoef_MSB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165</w:t>
            </w:r>
          </w:p>
        </w:tc>
        <w:tc>
          <w:tcPr>
            <w:tcW w:w="917" w:type="dxa"/>
            <w:noWrap/>
            <w:hideMark/>
          </w:tcPr>
          <w:p w:rsidR="00345C4B" w:rsidRPr="00242145" w:rsidRDefault="00345C4B" w:rsidP="00066C57">
            <w:pPr>
              <w:rPr>
                <w:rFonts w:cs="Arial"/>
              </w:rPr>
            </w:pPr>
            <w:r w:rsidRPr="00242145">
              <w:rPr>
                <w:rFonts w:cs="Arial"/>
              </w:rPr>
              <w:t>028D</w:t>
            </w:r>
          </w:p>
        </w:tc>
        <w:tc>
          <w:tcPr>
            <w:tcW w:w="4240" w:type="dxa"/>
            <w:noWrap/>
            <w:hideMark/>
          </w:tcPr>
          <w:p w:rsidR="00345C4B" w:rsidRPr="00242145" w:rsidRDefault="00345C4B" w:rsidP="00066C57">
            <w:pPr>
              <w:rPr>
                <w:rFonts w:cs="Arial"/>
              </w:rPr>
            </w:pPr>
            <w:r w:rsidRPr="00242145">
              <w:rPr>
                <w:rFonts w:cs="Arial"/>
              </w:rPr>
              <w:t>ADSP_Y_PCHIME_Env3_DecayCoef_LSB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166</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ADSP_Y_PCHIME_Env4_DelayVolume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167</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168</w:t>
            </w:r>
          </w:p>
        </w:tc>
        <w:tc>
          <w:tcPr>
            <w:tcW w:w="917" w:type="dxa"/>
            <w:noWrap/>
            <w:hideMark/>
          </w:tcPr>
          <w:p w:rsidR="00345C4B" w:rsidRPr="00242145" w:rsidRDefault="00345C4B" w:rsidP="00066C57">
            <w:pPr>
              <w:rPr>
                <w:rFonts w:cs="Arial"/>
              </w:rPr>
            </w:pPr>
            <w:r w:rsidRPr="00242145">
              <w:rPr>
                <w:rFonts w:cs="Arial"/>
              </w:rPr>
              <w:t>0000</w:t>
            </w:r>
          </w:p>
        </w:tc>
        <w:tc>
          <w:tcPr>
            <w:tcW w:w="4240" w:type="dxa"/>
            <w:noWrap/>
            <w:hideMark/>
          </w:tcPr>
          <w:p w:rsidR="00345C4B" w:rsidRPr="00242145" w:rsidRDefault="00345C4B" w:rsidP="00066C57">
            <w:pPr>
              <w:rPr>
                <w:rFonts w:cs="Arial"/>
              </w:rPr>
            </w:pPr>
            <w:r w:rsidRPr="00242145">
              <w:rPr>
                <w:rFonts w:cs="Arial"/>
              </w:rPr>
              <w:t>ADSP_Y_PCHIME_Env4_DecayCoef_LSB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169</w:t>
            </w:r>
          </w:p>
        </w:tc>
        <w:tc>
          <w:tcPr>
            <w:tcW w:w="917" w:type="dxa"/>
            <w:noWrap/>
            <w:hideMark/>
          </w:tcPr>
          <w:p w:rsidR="00345C4B" w:rsidRPr="00242145" w:rsidRDefault="00345C4B" w:rsidP="00066C57">
            <w:pPr>
              <w:rPr>
                <w:rFonts w:cs="Arial"/>
              </w:rPr>
            </w:pPr>
            <w:r w:rsidRPr="00242145">
              <w:rPr>
                <w:rFonts w:cs="Arial"/>
              </w:rPr>
              <w:t>0400</w:t>
            </w:r>
          </w:p>
        </w:tc>
        <w:tc>
          <w:tcPr>
            <w:tcW w:w="4240" w:type="dxa"/>
            <w:noWrap/>
            <w:hideMark/>
          </w:tcPr>
          <w:p w:rsidR="00345C4B" w:rsidRPr="00242145" w:rsidRDefault="00345C4B" w:rsidP="00066C57">
            <w:pPr>
              <w:rPr>
                <w:rFonts w:cs="Arial"/>
              </w:rPr>
            </w:pPr>
            <w:r w:rsidRPr="00242145">
              <w:rPr>
                <w:rFonts w:cs="Arial"/>
              </w:rPr>
              <w:t>ADSP_Y_PCHIME_MasterVolume</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170</w:t>
            </w:r>
          </w:p>
        </w:tc>
        <w:tc>
          <w:tcPr>
            <w:tcW w:w="917" w:type="dxa"/>
            <w:noWrap/>
            <w:hideMark/>
          </w:tcPr>
          <w:p w:rsidR="00345C4B" w:rsidRPr="00242145" w:rsidRDefault="00345C4B" w:rsidP="00066C57">
            <w:pPr>
              <w:rPr>
                <w:rFonts w:cs="Arial"/>
              </w:rPr>
            </w:pPr>
            <w:r w:rsidRPr="00242145">
              <w:rPr>
                <w:rFonts w:cs="Arial"/>
              </w:rPr>
              <w:t>075C</w:t>
            </w:r>
          </w:p>
        </w:tc>
        <w:tc>
          <w:tcPr>
            <w:tcW w:w="4240" w:type="dxa"/>
            <w:noWrap/>
            <w:hideMark/>
          </w:tcPr>
          <w:p w:rsidR="00345C4B" w:rsidRPr="00242145" w:rsidRDefault="00345C4B" w:rsidP="00066C57">
            <w:pPr>
              <w:rPr>
                <w:rFonts w:cs="Arial"/>
              </w:rPr>
            </w:pPr>
            <w:r w:rsidRPr="00242145">
              <w:rPr>
                <w:rFonts w:cs="Arial"/>
              </w:rPr>
              <w:t>ADSP_Y_PCHIME_Smute_DecayCoef_MSB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171</w:t>
            </w:r>
          </w:p>
        </w:tc>
        <w:tc>
          <w:tcPr>
            <w:tcW w:w="917" w:type="dxa"/>
            <w:noWrap/>
            <w:hideMark/>
          </w:tcPr>
          <w:p w:rsidR="00345C4B" w:rsidRPr="00242145" w:rsidRDefault="00345C4B" w:rsidP="00066C57">
            <w:pPr>
              <w:rPr>
                <w:rFonts w:cs="Arial"/>
              </w:rPr>
            </w:pPr>
            <w:r w:rsidRPr="00242145">
              <w:rPr>
                <w:rFonts w:cs="Arial"/>
              </w:rPr>
              <w:t>0201</w:t>
            </w:r>
          </w:p>
        </w:tc>
        <w:tc>
          <w:tcPr>
            <w:tcW w:w="4240" w:type="dxa"/>
            <w:noWrap/>
            <w:hideMark/>
          </w:tcPr>
          <w:p w:rsidR="00345C4B" w:rsidRPr="00242145" w:rsidRDefault="00345C4B" w:rsidP="00066C57">
            <w:pPr>
              <w:rPr>
                <w:rFonts w:cs="Arial"/>
              </w:rPr>
            </w:pPr>
            <w:r w:rsidRPr="00242145">
              <w:rPr>
                <w:rFonts w:cs="Arial"/>
              </w:rPr>
              <w:t>ADSP_Y_PCHIME_Smute_DecayCoef_LSB</w:t>
            </w:r>
          </w:p>
        </w:tc>
      </w:tr>
      <w:tr w:rsidR="00345C4B" w:rsidRPr="00242145" w:rsidTr="00066C57">
        <w:trPr>
          <w:trHeight w:val="255"/>
          <w:jc w:val="center"/>
        </w:trPr>
        <w:tc>
          <w:tcPr>
            <w:tcW w:w="550" w:type="dxa"/>
            <w:noWrap/>
            <w:hideMark/>
          </w:tcPr>
          <w:p w:rsidR="00345C4B" w:rsidRPr="00242145" w:rsidRDefault="00345C4B" w:rsidP="00066C57">
            <w:pPr>
              <w:jc w:val="right"/>
              <w:rPr>
                <w:rFonts w:cs="Arial"/>
              </w:rPr>
            </w:pPr>
            <w:r w:rsidRPr="00242145">
              <w:rPr>
                <w:rFonts w:cs="Arial"/>
              </w:rPr>
              <w:t>172</w:t>
            </w:r>
          </w:p>
        </w:tc>
        <w:tc>
          <w:tcPr>
            <w:tcW w:w="917" w:type="dxa"/>
            <w:noWrap/>
            <w:hideMark/>
          </w:tcPr>
          <w:p w:rsidR="00345C4B" w:rsidRPr="00242145" w:rsidRDefault="00345C4B" w:rsidP="00066C57">
            <w:pPr>
              <w:jc w:val="right"/>
              <w:rPr>
                <w:rFonts w:cs="Arial"/>
              </w:rPr>
            </w:pPr>
            <w:r w:rsidRPr="00242145">
              <w:rPr>
                <w:rFonts w:cs="Arial"/>
              </w:rPr>
              <w:t>400</w:t>
            </w:r>
          </w:p>
        </w:tc>
        <w:tc>
          <w:tcPr>
            <w:tcW w:w="4240" w:type="dxa"/>
            <w:noWrap/>
            <w:hideMark/>
          </w:tcPr>
          <w:p w:rsidR="00345C4B" w:rsidRPr="00242145" w:rsidRDefault="00345C4B" w:rsidP="00066C57">
            <w:pPr>
              <w:rPr>
                <w:rFonts w:cs="Arial"/>
              </w:rPr>
            </w:pPr>
            <w:r w:rsidRPr="00242145">
              <w:rPr>
                <w:rFonts w:cs="Arial"/>
              </w:rPr>
              <w:t>h</w:t>
            </w:r>
          </w:p>
        </w:tc>
      </w:tr>
      <w:tr w:rsidR="00345C4B" w:rsidRPr="00242145" w:rsidTr="00066C57">
        <w:trPr>
          <w:trHeight w:val="70"/>
          <w:jc w:val="center"/>
        </w:trPr>
        <w:tc>
          <w:tcPr>
            <w:tcW w:w="550" w:type="dxa"/>
            <w:noWrap/>
            <w:hideMark/>
          </w:tcPr>
          <w:p w:rsidR="00345C4B" w:rsidRPr="00242145" w:rsidRDefault="00345C4B" w:rsidP="00066C57">
            <w:pPr>
              <w:jc w:val="right"/>
              <w:rPr>
                <w:rFonts w:cs="Arial"/>
              </w:rPr>
            </w:pPr>
            <w:r w:rsidRPr="00242145">
              <w:rPr>
                <w:rFonts w:cs="Arial"/>
              </w:rPr>
              <w:t>173</w:t>
            </w:r>
          </w:p>
        </w:tc>
        <w:tc>
          <w:tcPr>
            <w:tcW w:w="917" w:type="dxa"/>
            <w:noWrap/>
            <w:hideMark/>
          </w:tcPr>
          <w:p w:rsidR="00345C4B" w:rsidRPr="00242145" w:rsidRDefault="00345C4B" w:rsidP="00066C57">
            <w:pPr>
              <w:rPr>
                <w:rFonts w:cs="Arial"/>
              </w:rPr>
            </w:pPr>
            <w:r w:rsidRPr="00242145">
              <w:rPr>
                <w:rFonts w:cs="Arial"/>
              </w:rPr>
              <w:t>000001</w:t>
            </w:r>
          </w:p>
        </w:tc>
        <w:tc>
          <w:tcPr>
            <w:tcW w:w="4240" w:type="dxa"/>
            <w:noWrap/>
            <w:hideMark/>
          </w:tcPr>
          <w:p w:rsidR="00345C4B" w:rsidRPr="00242145" w:rsidRDefault="00345C4B" w:rsidP="00066C57">
            <w:pPr>
              <w:rPr>
                <w:rFonts w:cs="Arial"/>
              </w:rPr>
            </w:pPr>
            <w:r w:rsidRPr="00242145">
              <w:rPr>
                <w:rFonts w:cs="Arial"/>
              </w:rPr>
              <w:t>ADSP_X_PCHIME_ControlStatusReg</w:t>
            </w:r>
          </w:p>
        </w:tc>
      </w:tr>
    </w:tbl>
    <w:p w:rsidR="00345C4B" w:rsidRPr="00D5797A" w:rsidRDefault="00345C4B" w:rsidP="00345C4B">
      <w:pPr>
        <w:rPr>
          <w:rFonts w:cs="Arial"/>
        </w:rPr>
      </w:pPr>
    </w:p>
    <w:p w:rsidR="00345C4B" w:rsidRDefault="00345C4B" w:rsidP="00345C4B">
      <w:pPr>
        <w:pStyle w:val="Heading4"/>
        <w:numPr>
          <w:ilvl w:val="3"/>
          <w:numId w:val="48"/>
        </w:numPr>
      </w:pPr>
      <w:bookmarkStart w:id="323" w:name="_Toc45277381"/>
      <w:r w:rsidRPr="00B9479B">
        <w:t>AHU-SWR-REQ-165808/B-Polyphonic Chime 24 - Touch Screen-Panel Beep</w:t>
      </w:r>
      <w:bookmarkEnd w:id="323"/>
    </w:p>
    <w:p w:rsidR="00345C4B" w:rsidRDefault="00345C4B" w:rsidP="00345C4B">
      <w:pPr>
        <w:jc w:val="center"/>
        <w:rPr>
          <w:rFonts w:cs="Arial"/>
        </w:rPr>
      </w:pPr>
      <w:r>
        <w:rPr>
          <w:noProof/>
        </w:rPr>
        <w:drawing>
          <wp:inline distT="0" distB="0" distL="0" distR="0" wp14:anchorId="37AB934D" wp14:editId="4C3EBDD9">
            <wp:extent cx="1047750" cy="914400"/>
            <wp:effectExtent l="0" t="0" r="0" b="0"/>
            <wp:docPr id="39000" name="Picture 121" descr="P_Chime_24_Scope_Total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5" name="Picture 121" descr="P_Chime_24_Scope_Total Dura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477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E06159C" wp14:editId="6A77CB19">
            <wp:extent cx="1047750" cy="914400"/>
            <wp:effectExtent l="0" t="0" r="0" b="0"/>
            <wp:docPr id="39001" name="Picture 122" descr="P_Chime_24_FFT Spectrum_Frequency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 name="Picture 122" descr="P_Chime_24_FFT Spectrum_Frequency_Zoo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477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0B77E96" wp14:editId="6A8007AC">
            <wp:extent cx="1371600" cy="914400"/>
            <wp:effectExtent l="0" t="0" r="0" b="0"/>
            <wp:docPr id="390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 name="Picture 37"/>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F80207" w:rsidTr="00066C57">
        <w:trPr>
          <w:trHeight w:val="70"/>
          <w:jc w:val="center"/>
        </w:trPr>
        <w:tc>
          <w:tcPr>
            <w:tcW w:w="460" w:type="dxa"/>
            <w:noWrap/>
            <w:hideMark/>
          </w:tcPr>
          <w:p w:rsidR="00345C4B" w:rsidRPr="00F80207" w:rsidRDefault="00345C4B" w:rsidP="00066C57">
            <w:pPr>
              <w:rPr>
                <w:rFonts w:cs="Arial"/>
                <w:b/>
                <w:bCs/>
              </w:rPr>
            </w:pPr>
            <w:r w:rsidRPr="00F80207">
              <w:rPr>
                <w:rFonts w:cs="Arial"/>
                <w:b/>
                <w:bCs/>
              </w:rPr>
              <w:t>#</w:t>
            </w:r>
          </w:p>
        </w:tc>
        <w:tc>
          <w:tcPr>
            <w:tcW w:w="995" w:type="dxa"/>
            <w:noWrap/>
            <w:hideMark/>
          </w:tcPr>
          <w:p w:rsidR="00345C4B" w:rsidRPr="00F80207" w:rsidRDefault="00345C4B" w:rsidP="00066C57">
            <w:pPr>
              <w:rPr>
                <w:rFonts w:cs="Arial"/>
                <w:b/>
                <w:bCs/>
              </w:rPr>
            </w:pPr>
            <w:r w:rsidRPr="00F80207">
              <w:rPr>
                <w:rFonts w:cs="Arial"/>
                <w:b/>
                <w:bCs/>
              </w:rPr>
              <w:t>Hex</w:t>
            </w:r>
          </w:p>
        </w:tc>
        <w:tc>
          <w:tcPr>
            <w:tcW w:w="4240" w:type="dxa"/>
            <w:noWrap/>
            <w:hideMark/>
          </w:tcPr>
          <w:p w:rsidR="00345C4B" w:rsidRPr="00F80207" w:rsidRDefault="00345C4B" w:rsidP="00066C57">
            <w:pPr>
              <w:rPr>
                <w:rFonts w:cs="Arial"/>
                <w:b/>
                <w:bCs/>
              </w:rPr>
            </w:pPr>
            <w:r w:rsidRPr="00F80207">
              <w:rPr>
                <w:rFonts w:cs="Arial"/>
                <w:b/>
                <w:bCs/>
              </w:rPr>
              <w:t>Parameter</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w:t>
            </w:r>
          </w:p>
        </w:tc>
        <w:tc>
          <w:tcPr>
            <w:tcW w:w="995" w:type="dxa"/>
            <w:noWrap/>
            <w:hideMark/>
          </w:tcPr>
          <w:p w:rsidR="00345C4B" w:rsidRPr="00F80207" w:rsidRDefault="00345C4B" w:rsidP="00066C57">
            <w:pPr>
              <w:rPr>
                <w:rFonts w:cs="Arial"/>
              </w:rPr>
            </w:pPr>
            <w:del w:id="324" w:author="Walus, David (D.M.)" w:date="2015-07-06T08:36:00Z">
              <w:r w:rsidRPr="00F80207" w:rsidDel="00052937">
                <w:rPr>
                  <w:rFonts w:cs="Arial"/>
                </w:rPr>
                <w:delText>0002F8</w:delText>
              </w:r>
            </w:del>
            <w:ins w:id="325" w:author="Walus, David (D.M.)" w:date="2015-07-06T08:36:00Z">
              <w:r>
                <w:rPr>
                  <w:rFonts w:cs="Arial"/>
                </w:rPr>
                <w:t>0002BB</w:t>
              </w:r>
            </w:ins>
          </w:p>
        </w:tc>
        <w:tc>
          <w:tcPr>
            <w:tcW w:w="4240" w:type="dxa"/>
            <w:noWrap/>
            <w:hideMark/>
          </w:tcPr>
          <w:p w:rsidR="00345C4B" w:rsidRPr="00F80207" w:rsidRDefault="00345C4B" w:rsidP="00066C57">
            <w:pPr>
              <w:rPr>
                <w:rFonts w:cs="Arial"/>
              </w:rPr>
            </w:pPr>
            <w:r w:rsidRPr="00F80207">
              <w:rPr>
                <w:rFonts w:cs="Arial"/>
              </w:rPr>
              <w:t>ADSP_X_PCHIME_AngleIncr_LFO</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lastRenderedPageBreak/>
              <w:t>2</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ADSP_X_PCHIME_Env1_DelaySamples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w:t>
            </w:r>
          </w:p>
        </w:tc>
        <w:tc>
          <w:tcPr>
            <w:tcW w:w="995" w:type="dxa"/>
            <w:noWrap/>
            <w:hideMark/>
          </w:tcPr>
          <w:p w:rsidR="00345C4B" w:rsidRPr="00F80207" w:rsidRDefault="00345C4B" w:rsidP="00066C57">
            <w:pPr>
              <w:rPr>
                <w:rFonts w:cs="Arial"/>
              </w:rPr>
            </w:pPr>
            <w:r w:rsidRPr="00F80207">
              <w:rPr>
                <w:rFonts w:cs="Arial"/>
              </w:rPr>
              <w:t>0AAAAA</w:t>
            </w:r>
          </w:p>
        </w:tc>
        <w:tc>
          <w:tcPr>
            <w:tcW w:w="4240" w:type="dxa"/>
            <w:noWrap/>
            <w:hideMark/>
          </w:tcPr>
          <w:p w:rsidR="00345C4B" w:rsidRPr="00F80207" w:rsidRDefault="00345C4B" w:rsidP="00066C57">
            <w:pPr>
              <w:rPr>
                <w:rFonts w:cs="Arial"/>
              </w:rPr>
            </w:pPr>
            <w:r w:rsidRPr="00F80207">
              <w:rPr>
                <w:rFonts w:cs="Arial"/>
              </w:rPr>
              <w:t>ADSP_X_PCHIME_Env1_AttackIncr</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w:t>
            </w:r>
          </w:p>
        </w:tc>
        <w:tc>
          <w:tcPr>
            <w:tcW w:w="995" w:type="dxa"/>
            <w:noWrap/>
            <w:hideMark/>
          </w:tcPr>
          <w:p w:rsidR="00345C4B" w:rsidRPr="00F80207" w:rsidRDefault="00345C4B" w:rsidP="00066C57">
            <w:pPr>
              <w:rPr>
                <w:rFonts w:cs="Arial"/>
              </w:rPr>
            </w:pPr>
            <w:r w:rsidRPr="00F80207">
              <w:rPr>
                <w:rFonts w:cs="Arial"/>
              </w:rPr>
              <w:t>00000C</w:t>
            </w:r>
          </w:p>
        </w:tc>
        <w:tc>
          <w:tcPr>
            <w:tcW w:w="4240" w:type="dxa"/>
            <w:noWrap/>
            <w:hideMark/>
          </w:tcPr>
          <w:p w:rsidR="00345C4B" w:rsidRPr="00F80207" w:rsidRDefault="00345C4B" w:rsidP="00066C57">
            <w:pPr>
              <w:rPr>
                <w:rFonts w:cs="Arial"/>
              </w:rPr>
            </w:pPr>
            <w:r w:rsidRPr="00F80207">
              <w:rPr>
                <w:rFonts w:cs="Arial"/>
              </w:rPr>
              <w:t>ADSP_X_PCHIME_Env1_SustainSamples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ADSP_X_PCHIME_Env2_DelaySamples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6</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ADSP_X_PCHIME_Env2_AttackIncr</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7</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ADSP_X_PCHIME_Env2_SustainSamples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8</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ADSP_X_PCHIME_Env3_DelaySamples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9</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ADSP_X_PCHIME_Env3_AttackIncr</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10</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ADSP_X_PCHIME_Env3_SustainSamples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11</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ADSP_X_PCHIME_Env4_DelaySamples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12</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ADSP_X_PCHIME_Env4_AttackIncr</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13</w:t>
            </w:r>
          </w:p>
        </w:tc>
        <w:tc>
          <w:tcPr>
            <w:tcW w:w="995" w:type="dxa"/>
            <w:noWrap/>
            <w:hideMark/>
          </w:tcPr>
          <w:p w:rsidR="00345C4B" w:rsidRPr="00F80207" w:rsidRDefault="00345C4B" w:rsidP="00066C57">
            <w:pPr>
              <w:rPr>
                <w:rFonts w:cs="Arial"/>
              </w:rPr>
            </w:pPr>
            <w:r w:rsidRPr="00F80207">
              <w:rPr>
                <w:rFonts w:cs="Arial"/>
              </w:rPr>
              <w:t>000000</w:t>
            </w:r>
          </w:p>
        </w:tc>
        <w:tc>
          <w:tcPr>
            <w:tcW w:w="4240" w:type="dxa"/>
            <w:noWrap/>
            <w:hideMark/>
          </w:tcPr>
          <w:p w:rsidR="00345C4B" w:rsidRPr="00F80207" w:rsidRDefault="00345C4B" w:rsidP="00066C57">
            <w:pPr>
              <w:rPr>
                <w:rFonts w:cs="Arial"/>
              </w:rPr>
            </w:pPr>
            <w:r w:rsidRPr="00F80207">
              <w:rPr>
                <w:rFonts w:cs="Arial"/>
              </w:rPr>
              <w:t>ADSP_X_PCHIME_Env4_SustainSamples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14</w:t>
            </w:r>
          </w:p>
        </w:tc>
        <w:tc>
          <w:tcPr>
            <w:tcW w:w="995" w:type="dxa"/>
            <w:noWrap/>
            <w:hideMark/>
          </w:tcPr>
          <w:p w:rsidR="00345C4B" w:rsidRPr="00F80207" w:rsidRDefault="00345C4B" w:rsidP="00066C57">
            <w:pPr>
              <w:rPr>
                <w:rFonts w:cs="Arial"/>
              </w:rPr>
            </w:pPr>
            <w:r w:rsidRPr="00F80207">
              <w:rPr>
                <w:rFonts w:cs="Arial"/>
              </w:rPr>
              <w:t>000001</w:t>
            </w:r>
          </w:p>
        </w:tc>
        <w:tc>
          <w:tcPr>
            <w:tcW w:w="4240" w:type="dxa"/>
            <w:noWrap/>
            <w:hideMark/>
          </w:tcPr>
          <w:p w:rsidR="00345C4B" w:rsidRPr="00F80207" w:rsidRDefault="00345C4B" w:rsidP="00066C57">
            <w:pPr>
              <w:rPr>
                <w:rFonts w:cs="Arial"/>
              </w:rPr>
            </w:pPr>
            <w:r w:rsidRPr="00F80207">
              <w:rPr>
                <w:rFonts w:cs="Arial"/>
              </w:rPr>
              <w:t>ADSP_X_PCHIME_NrRepetitions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15</w:t>
            </w:r>
          </w:p>
        </w:tc>
        <w:tc>
          <w:tcPr>
            <w:tcW w:w="995" w:type="dxa"/>
            <w:noWrap/>
            <w:hideMark/>
          </w:tcPr>
          <w:p w:rsidR="00345C4B" w:rsidRPr="00F80207" w:rsidRDefault="00345C4B" w:rsidP="00066C57">
            <w:pPr>
              <w:rPr>
                <w:rFonts w:cs="Arial"/>
              </w:rPr>
            </w:pPr>
            <w:r w:rsidRPr="00F80207">
              <w:rPr>
                <w:rFonts w:cs="Arial"/>
              </w:rPr>
              <w:t>001C20</w:t>
            </w:r>
          </w:p>
        </w:tc>
        <w:tc>
          <w:tcPr>
            <w:tcW w:w="4240" w:type="dxa"/>
            <w:noWrap/>
            <w:hideMark/>
          </w:tcPr>
          <w:p w:rsidR="00345C4B" w:rsidRPr="00F80207" w:rsidRDefault="00345C4B" w:rsidP="00066C57">
            <w:pPr>
              <w:rPr>
                <w:rFonts w:cs="Arial"/>
              </w:rPr>
            </w:pPr>
            <w:r w:rsidRPr="00F80207">
              <w:rPr>
                <w:rFonts w:cs="Arial"/>
              </w:rPr>
              <w:t>ADSP_X_PCHIME_RepeatSamples</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16</w:t>
            </w:r>
          </w:p>
        </w:tc>
        <w:tc>
          <w:tcPr>
            <w:tcW w:w="995" w:type="dxa"/>
            <w:noWrap/>
            <w:hideMark/>
          </w:tcPr>
          <w:p w:rsidR="00345C4B" w:rsidRPr="00F80207" w:rsidRDefault="00345C4B" w:rsidP="00066C57">
            <w:pPr>
              <w:rPr>
                <w:rFonts w:cs="Arial"/>
              </w:rPr>
            </w:pPr>
            <w:r w:rsidRPr="00F80207">
              <w:rPr>
                <w:rFonts w:cs="Arial"/>
              </w:rPr>
              <w:t>07F8</w:t>
            </w:r>
          </w:p>
        </w:tc>
        <w:tc>
          <w:tcPr>
            <w:tcW w:w="4240" w:type="dxa"/>
            <w:noWrap/>
            <w:hideMark/>
          </w:tcPr>
          <w:p w:rsidR="00345C4B" w:rsidRPr="00F80207" w:rsidRDefault="00345C4B" w:rsidP="00066C57">
            <w:pPr>
              <w:rPr>
                <w:rFonts w:cs="Arial"/>
              </w:rPr>
            </w:pPr>
            <w:r w:rsidRPr="00F80207">
              <w:rPr>
                <w:rFonts w:cs="Arial"/>
              </w:rPr>
              <w:t>ADSP_Y_PCHIME_Freq1_MSB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17</w:t>
            </w:r>
          </w:p>
        </w:tc>
        <w:tc>
          <w:tcPr>
            <w:tcW w:w="995" w:type="dxa"/>
            <w:noWrap/>
            <w:hideMark/>
          </w:tcPr>
          <w:p w:rsidR="00345C4B" w:rsidRPr="00F80207" w:rsidRDefault="00345C4B" w:rsidP="00066C57">
            <w:pPr>
              <w:rPr>
                <w:rFonts w:cs="Arial"/>
              </w:rPr>
            </w:pPr>
            <w:r w:rsidRPr="00F80207">
              <w:rPr>
                <w:rFonts w:cs="Arial"/>
              </w:rPr>
              <w:t>02E4</w:t>
            </w:r>
          </w:p>
        </w:tc>
        <w:tc>
          <w:tcPr>
            <w:tcW w:w="4240" w:type="dxa"/>
            <w:noWrap/>
            <w:hideMark/>
          </w:tcPr>
          <w:p w:rsidR="00345C4B" w:rsidRPr="00F80207" w:rsidRDefault="00345C4B" w:rsidP="00066C57">
            <w:pPr>
              <w:rPr>
                <w:rFonts w:cs="Arial"/>
              </w:rPr>
            </w:pPr>
            <w:r w:rsidRPr="00F80207">
              <w:rPr>
                <w:rFonts w:cs="Arial"/>
              </w:rPr>
              <w:t>ADSP_Y_PCHIME_Freq1_LSB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18</w:t>
            </w:r>
          </w:p>
        </w:tc>
        <w:tc>
          <w:tcPr>
            <w:tcW w:w="995" w:type="dxa"/>
            <w:noWrap/>
            <w:hideMark/>
          </w:tcPr>
          <w:p w:rsidR="00345C4B" w:rsidRPr="00F80207" w:rsidRDefault="00345C4B" w:rsidP="00066C57">
            <w:pPr>
              <w:rPr>
                <w:rFonts w:cs="Arial"/>
              </w:rPr>
            </w:pPr>
            <w:r w:rsidRPr="00F80207">
              <w:rPr>
                <w:rFonts w:cs="Arial"/>
              </w:rPr>
              <w:t>0800</w:t>
            </w:r>
          </w:p>
        </w:tc>
        <w:tc>
          <w:tcPr>
            <w:tcW w:w="4240" w:type="dxa"/>
            <w:noWrap/>
            <w:hideMark/>
          </w:tcPr>
          <w:p w:rsidR="00345C4B" w:rsidRPr="00F80207" w:rsidRDefault="00345C4B" w:rsidP="00066C57">
            <w:pPr>
              <w:rPr>
                <w:rFonts w:cs="Arial"/>
              </w:rPr>
            </w:pPr>
            <w:r w:rsidRPr="00F80207">
              <w:rPr>
                <w:rFonts w:cs="Arial"/>
              </w:rPr>
              <w:t>ADSP_Y_PCHIME_Volume1</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19</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ADSP_Y_PCHIME_Freq2_MSB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20</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ADSP_Y_PCHIME_Freq2_LSB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21</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ADSP_Y_PCHIME_Volume2</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22</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ADSP_Y_PCHIME_Freq3_MSB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23</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ADSP_Y_PCHIME_Freq3_LSB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24</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ADSP_Y_PCHIME_Volume3</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25</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ADSP_Y_PCHIME_Freq4_MSB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26</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ADSP_Y_PCHIME_Freq4_LSB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27</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ADSP_Y_PCHIME_Volume4</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28</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ADSP_Y_PCHIME_Freq5_MSB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29</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ADSP_Y_PCHIME_Freq5_LSB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30</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ADSP_Y_PCHIME_Volume5</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31</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ADSP_Y_PCHIME_Freq6_MSB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32</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ADSP_Y_PCHIME_Freq6_LSB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33</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ADSP_Y_PCHIME_Volume6</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34</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ADSP_Y_PCHIME_Freq7_MSB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35</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ADSP_Y_PCHIME_Freq7_LSB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36</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ADSP_Y_PCHIME_Volume7</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37</w:t>
            </w:r>
          </w:p>
        </w:tc>
        <w:tc>
          <w:tcPr>
            <w:tcW w:w="995" w:type="dxa"/>
            <w:noWrap/>
            <w:hideMark/>
          </w:tcPr>
          <w:p w:rsidR="00345C4B" w:rsidRPr="00F80207" w:rsidRDefault="00345C4B" w:rsidP="00066C57">
            <w:pPr>
              <w:rPr>
                <w:rFonts w:cs="Arial"/>
              </w:rPr>
            </w:pPr>
            <w:r w:rsidRPr="00F80207">
              <w:rPr>
                <w:rFonts w:cs="Arial"/>
              </w:rPr>
              <w:t>07EE</w:t>
            </w:r>
          </w:p>
        </w:tc>
        <w:tc>
          <w:tcPr>
            <w:tcW w:w="4240" w:type="dxa"/>
            <w:noWrap/>
            <w:hideMark/>
          </w:tcPr>
          <w:p w:rsidR="00345C4B" w:rsidRPr="00F80207" w:rsidRDefault="00345C4B" w:rsidP="00066C57">
            <w:pPr>
              <w:rPr>
                <w:rFonts w:cs="Arial"/>
              </w:rPr>
            </w:pPr>
            <w:r w:rsidRPr="00F80207">
              <w:rPr>
                <w:rFonts w:cs="Arial"/>
              </w:rPr>
              <w:t>ADSP_Y_PCHIME_Freq8_MSB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38</w:t>
            </w:r>
          </w:p>
        </w:tc>
        <w:tc>
          <w:tcPr>
            <w:tcW w:w="995" w:type="dxa"/>
            <w:noWrap/>
            <w:hideMark/>
          </w:tcPr>
          <w:p w:rsidR="00345C4B" w:rsidRPr="00F80207" w:rsidRDefault="00345C4B" w:rsidP="00066C57">
            <w:pPr>
              <w:rPr>
                <w:rFonts w:cs="Arial"/>
              </w:rPr>
            </w:pPr>
            <w:r w:rsidRPr="00F80207">
              <w:rPr>
                <w:rFonts w:cs="Arial"/>
              </w:rPr>
              <w:t>03D5</w:t>
            </w:r>
          </w:p>
        </w:tc>
        <w:tc>
          <w:tcPr>
            <w:tcW w:w="4240" w:type="dxa"/>
            <w:noWrap/>
            <w:hideMark/>
          </w:tcPr>
          <w:p w:rsidR="00345C4B" w:rsidRPr="00F80207" w:rsidRDefault="00345C4B" w:rsidP="00066C57">
            <w:pPr>
              <w:rPr>
                <w:rFonts w:cs="Arial"/>
              </w:rPr>
            </w:pPr>
            <w:r w:rsidRPr="00F80207">
              <w:rPr>
                <w:rFonts w:cs="Arial"/>
              </w:rPr>
              <w:t>ADSP_Y_PCHIME_Freq8_LSB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39</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ADSP_Y_PCHIME_Volume8</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40</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ADSP_Y_PCHIME_Ampli_LFO</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41</w:t>
            </w:r>
          </w:p>
        </w:tc>
        <w:tc>
          <w:tcPr>
            <w:tcW w:w="995" w:type="dxa"/>
            <w:noWrap/>
            <w:hideMark/>
          </w:tcPr>
          <w:p w:rsidR="00345C4B" w:rsidRPr="00F80207" w:rsidRDefault="00345C4B" w:rsidP="00066C57">
            <w:pPr>
              <w:rPr>
                <w:rFonts w:cs="Arial"/>
              </w:rPr>
            </w:pPr>
            <w:r w:rsidRPr="00F80207">
              <w:rPr>
                <w:rFonts w:cs="Arial"/>
              </w:rPr>
              <w:t>07FF</w:t>
            </w:r>
          </w:p>
        </w:tc>
        <w:tc>
          <w:tcPr>
            <w:tcW w:w="4240" w:type="dxa"/>
            <w:noWrap/>
            <w:hideMark/>
          </w:tcPr>
          <w:p w:rsidR="00345C4B" w:rsidRPr="00F80207" w:rsidRDefault="00345C4B" w:rsidP="00066C57">
            <w:pPr>
              <w:rPr>
                <w:rFonts w:cs="Arial"/>
              </w:rPr>
            </w:pPr>
            <w:r w:rsidRPr="00F80207">
              <w:rPr>
                <w:rFonts w:cs="Arial"/>
              </w:rPr>
              <w:t>ADSP_Y_PCHIME_Offset_LFO</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42</w:t>
            </w:r>
          </w:p>
        </w:tc>
        <w:tc>
          <w:tcPr>
            <w:tcW w:w="995" w:type="dxa"/>
            <w:noWrap/>
            <w:hideMark/>
          </w:tcPr>
          <w:p w:rsidR="00345C4B" w:rsidRPr="00F80207" w:rsidRDefault="00345C4B" w:rsidP="00066C57">
            <w:pPr>
              <w:rPr>
                <w:rFonts w:cs="Arial"/>
              </w:rPr>
            </w:pPr>
            <w:r w:rsidRPr="00F80207">
              <w:rPr>
                <w:rFonts w:cs="Arial"/>
              </w:rPr>
              <w:t>0001</w:t>
            </w:r>
          </w:p>
        </w:tc>
        <w:tc>
          <w:tcPr>
            <w:tcW w:w="4240" w:type="dxa"/>
            <w:noWrap/>
            <w:hideMark/>
          </w:tcPr>
          <w:p w:rsidR="00345C4B" w:rsidRPr="00F80207" w:rsidRDefault="00345C4B" w:rsidP="00066C57">
            <w:pPr>
              <w:rPr>
                <w:rFonts w:cs="Arial"/>
              </w:rPr>
            </w:pPr>
            <w:r w:rsidRPr="00F80207">
              <w:rPr>
                <w:rFonts w:cs="Arial"/>
              </w:rPr>
              <w:t>ADSP_Y_PCHIME_Env1_DelayVolume</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43</w:t>
            </w:r>
          </w:p>
        </w:tc>
        <w:tc>
          <w:tcPr>
            <w:tcW w:w="995" w:type="dxa"/>
            <w:noWrap/>
            <w:hideMark/>
          </w:tcPr>
          <w:p w:rsidR="00345C4B" w:rsidRPr="00F80207" w:rsidRDefault="00345C4B" w:rsidP="00066C57">
            <w:pPr>
              <w:rPr>
                <w:rFonts w:cs="Arial"/>
              </w:rPr>
            </w:pPr>
            <w:r w:rsidRPr="00F80207">
              <w:rPr>
                <w:rFonts w:cs="Arial"/>
              </w:rPr>
              <w:t>07F4</w:t>
            </w:r>
          </w:p>
        </w:tc>
        <w:tc>
          <w:tcPr>
            <w:tcW w:w="4240" w:type="dxa"/>
            <w:noWrap/>
            <w:hideMark/>
          </w:tcPr>
          <w:p w:rsidR="00345C4B" w:rsidRPr="00F80207" w:rsidRDefault="00345C4B" w:rsidP="00066C57">
            <w:pPr>
              <w:rPr>
                <w:rFonts w:cs="Arial"/>
              </w:rPr>
            </w:pPr>
            <w:r w:rsidRPr="00F80207">
              <w:rPr>
                <w:rFonts w:cs="Arial"/>
              </w:rPr>
              <w:t>ADSP_Y_PCHIME_Env1_DecayCoef_MSB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44</w:t>
            </w:r>
          </w:p>
        </w:tc>
        <w:tc>
          <w:tcPr>
            <w:tcW w:w="995" w:type="dxa"/>
            <w:noWrap/>
            <w:hideMark/>
          </w:tcPr>
          <w:p w:rsidR="00345C4B" w:rsidRPr="00F80207" w:rsidRDefault="00345C4B" w:rsidP="00066C57">
            <w:pPr>
              <w:rPr>
                <w:rFonts w:cs="Arial"/>
              </w:rPr>
            </w:pPr>
            <w:r w:rsidRPr="00F80207">
              <w:rPr>
                <w:rFonts w:cs="Arial"/>
              </w:rPr>
              <w:t>053A</w:t>
            </w:r>
          </w:p>
        </w:tc>
        <w:tc>
          <w:tcPr>
            <w:tcW w:w="4240" w:type="dxa"/>
            <w:noWrap/>
            <w:hideMark/>
          </w:tcPr>
          <w:p w:rsidR="00345C4B" w:rsidRPr="00F80207" w:rsidRDefault="00345C4B" w:rsidP="00066C57">
            <w:pPr>
              <w:rPr>
                <w:rFonts w:cs="Arial"/>
              </w:rPr>
            </w:pPr>
            <w:r w:rsidRPr="00F80207">
              <w:rPr>
                <w:rFonts w:cs="Arial"/>
              </w:rPr>
              <w:t>ADSP_Y_PCHIME_Env1_DecayCoef_LSB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45</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ADSP_Y_PCHIME_Env2_DelayVolume</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46</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ADSP_Y_PCHIME_Env2_DecayCoef_MSB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47</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ADSP_Y_PCHIME_Env2_DecayCoef_LSB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48</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ADSP_Y_PCHIME_Env3_DelayVolume</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49</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ADSP_Y_PCHIME_Env3_DecayCoef_MSB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lastRenderedPageBreak/>
              <w:t>50</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ADSP_Y_PCHIME_Env3_DecayCoef_LSB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51</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ADSP_Y_PCHIME_Env4_DelayVolume</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52</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ADSP_Y_PCHIME_Env4_DecayCoef_MSB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53</w:t>
            </w:r>
          </w:p>
        </w:tc>
        <w:tc>
          <w:tcPr>
            <w:tcW w:w="995" w:type="dxa"/>
            <w:noWrap/>
            <w:hideMark/>
          </w:tcPr>
          <w:p w:rsidR="00345C4B" w:rsidRPr="00F80207" w:rsidRDefault="00345C4B" w:rsidP="00066C57">
            <w:pPr>
              <w:rPr>
                <w:rFonts w:cs="Arial"/>
              </w:rPr>
            </w:pPr>
            <w:r w:rsidRPr="00F80207">
              <w:rPr>
                <w:rFonts w:cs="Arial"/>
              </w:rPr>
              <w:t>0000</w:t>
            </w:r>
          </w:p>
        </w:tc>
        <w:tc>
          <w:tcPr>
            <w:tcW w:w="4240" w:type="dxa"/>
            <w:noWrap/>
            <w:hideMark/>
          </w:tcPr>
          <w:p w:rsidR="00345C4B" w:rsidRPr="00F80207" w:rsidRDefault="00345C4B" w:rsidP="00066C57">
            <w:pPr>
              <w:rPr>
                <w:rFonts w:cs="Arial"/>
              </w:rPr>
            </w:pPr>
            <w:r w:rsidRPr="00F80207">
              <w:rPr>
                <w:rFonts w:cs="Arial"/>
              </w:rPr>
              <w:t>ADSP_Y_PCHIME_Env4_DecayCoef_LSB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54</w:t>
            </w:r>
          </w:p>
        </w:tc>
        <w:tc>
          <w:tcPr>
            <w:tcW w:w="995" w:type="dxa"/>
            <w:noWrap/>
            <w:hideMark/>
          </w:tcPr>
          <w:p w:rsidR="00345C4B" w:rsidRPr="00F80207" w:rsidRDefault="00345C4B" w:rsidP="00066C57">
            <w:pPr>
              <w:rPr>
                <w:rFonts w:cs="Arial"/>
              </w:rPr>
            </w:pPr>
            <w:r w:rsidRPr="00F80207">
              <w:rPr>
                <w:rFonts w:cs="Arial"/>
              </w:rPr>
              <w:t>0400</w:t>
            </w:r>
          </w:p>
        </w:tc>
        <w:tc>
          <w:tcPr>
            <w:tcW w:w="4240" w:type="dxa"/>
            <w:noWrap/>
            <w:hideMark/>
          </w:tcPr>
          <w:p w:rsidR="00345C4B" w:rsidRPr="00F80207" w:rsidRDefault="00345C4B" w:rsidP="00066C57">
            <w:pPr>
              <w:rPr>
                <w:rFonts w:cs="Arial"/>
              </w:rPr>
            </w:pPr>
            <w:r w:rsidRPr="00F80207">
              <w:rPr>
                <w:rFonts w:cs="Arial"/>
              </w:rPr>
              <w:t>ADSP_Y_PCHIME_MasterVolume</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55</w:t>
            </w:r>
          </w:p>
        </w:tc>
        <w:tc>
          <w:tcPr>
            <w:tcW w:w="995" w:type="dxa"/>
            <w:noWrap/>
            <w:hideMark/>
          </w:tcPr>
          <w:p w:rsidR="00345C4B" w:rsidRPr="00F80207" w:rsidRDefault="00345C4B" w:rsidP="00066C57">
            <w:pPr>
              <w:rPr>
                <w:rFonts w:cs="Arial"/>
              </w:rPr>
            </w:pPr>
            <w:r w:rsidRPr="00F80207">
              <w:rPr>
                <w:rFonts w:cs="Arial"/>
              </w:rPr>
              <w:t>075C</w:t>
            </w:r>
          </w:p>
        </w:tc>
        <w:tc>
          <w:tcPr>
            <w:tcW w:w="4240" w:type="dxa"/>
            <w:noWrap/>
            <w:hideMark/>
          </w:tcPr>
          <w:p w:rsidR="00345C4B" w:rsidRPr="00F80207" w:rsidRDefault="00345C4B" w:rsidP="00066C57">
            <w:pPr>
              <w:rPr>
                <w:rFonts w:cs="Arial"/>
              </w:rPr>
            </w:pPr>
            <w:r w:rsidRPr="00F80207">
              <w:rPr>
                <w:rFonts w:cs="Arial"/>
              </w:rPr>
              <w:t>ADSP_Y_PCHIME_Smute_DecayCoef_MSB</w:t>
            </w:r>
          </w:p>
        </w:tc>
      </w:tr>
      <w:tr w:rsidR="00345C4B" w:rsidRPr="00F80207" w:rsidTr="00066C57">
        <w:trPr>
          <w:trHeight w:val="255"/>
          <w:jc w:val="center"/>
        </w:trPr>
        <w:tc>
          <w:tcPr>
            <w:tcW w:w="460" w:type="dxa"/>
            <w:noWrap/>
            <w:hideMark/>
          </w:tcPr>
          <w:p w:rsidR="00345C4B" w:rsidRPr="00F80207" w:rsidRDefault="00345C4B" w:rsidP="00066C57">
            <w:pPr>
              <w:rPr>
                <w:rFonts w:cs="Arial"/>
              </w:rPr>
            </w:pPr>
            <w:r w:rsidRPr="00F80207">
              <w:rPr>
                <w:rFonts w:cs="Arial"/>
              </w:rPr>
              <w:t>56</w:t>
            </w:r>
          </w:p>
        </w:tc>
        <w:tc>
          <w:tcPr>
            <w:tcW w:w="995" w:type="dxa"/>
            <w:noWrap/>
            <w:hideMark/>
          </w:tcPr>
          <w:p w:rsidR="00345C4B" w:rsidRPr="00F80207" w:rsidRDefault="00345C4B" w:rsidP="00066C57">
            <w:pPr>
              <w:rPr>
                <w:rFonts w:cs="Arial"/>
              </w:rPr>
            </w:pPr>
            <w:r w:rsidRPr="00F80207">
              <w:rPr>
                <w:rFonts w:cs="Arial"/>
              </w:rPr>
              <w:t>0201</w:t>
            </w:r>
          </w:p>
        </w:tc>
        <w:tc>
          <w:tcPr>
            <w:tcW w:w="4240" w:type="dxa"/>
            <w:noWrap/>
            <w:hideMark/>
          </w:tcPr>
          <w:p w:rsidR="00345C4B" w:rsidRPr="00F80207" w:rsidRDefault="00345C4B" w:rsidP="00066C57">
            <w:pPr>
              <w:rPr>
                <w:rFonts w:cs="Arial"/>
              </w:rPr>
            </w:pPr>
            <w:r w:rsidRPr="00F80207">
              <w:rPr>
                <w:rFonts w:cs="Arial"/>
              </w:rPr>
              <w:t>ADSP_Y_PCHIME_Smute_DecayCoef_LSB</w:t>
            </w:r>
          </w:p>
        </w:tc>
      </w:tr>
      <w:tr w:rsidR="00345C4B" w:rsidRPr="00F80207" w:rsidTr="00066C57">
        <w:trPr>
          <w:trHeight w:val="70"/>
          <w:jc w:val="center"/>
        </w:trPr>
        <w:tc>
          <w:tcPr>
            <w:tcW w:w="460" w:type="dxa"/>
            <w:noWrap/>
            <w:hideMark/>
          </w:tcPr>
          <w:p w:rsidR="00345C4B" w:rsidRPr="00F80207" w:rsidRDefault="00345C4B" w:rsidP="00066C57">
            <w:pPr>
              <w:rPr>
                <w:rFonts w:cs="Arial"/>
              </w:rPr>
            </w:pPr>
            <w:r w:rsidRPr="00F80207">
              <w:rPr>
                <w:rFonts w:cs="Arial"/>
              </w:rPr>
              <w:t>57</w:t>
            </w:r>
          </w:p>
        </w:tc>
        <w:tc>
          <w:tcPr>
            <w:tcW w:w="995" w:type="dxa"/>
            <w:noWrap/>
            <w:hideMark/>
          </w:tcPr>
          <w:p w:rsidR="00345C4B" w:rsidRPr="00F80207" w:rsidRDefault="00345C4B" w:rsidP="00066C57">
            <w:pPr>
              <w:rPr>
                <w:rFonts w:cs="Arial"/>
              </w:rPr>
            </w:pPr>
            <w:r w:rsidRPr="00F80207">
              <w:rPr>
                <w:rFonts w:cs="Arial"/>
              </w:rPr>
              <w:t>000001</w:t>
            </w:r>
          </w:p>
        </w:tc>
        <w:tc>
          <w:tcPr>
            <w:tcW w:w="4240" w:type="dxa"/>
            <w:noWrap/>
            <w:hideMark/>
          </w:tcPr>
          <w:p w:rsidR="00345C4B" w:rsidRPr="00F80207" w:rsidRDefault="00345C4B" w:rsidP="00066C57">
            <w:pPr>
              <w:rPr>
                <w:rFonts w:cs="Arial"/>
              </w:rPr>
            </w:pPr>
            <w:r w:rsidRPr="00F80207">
              <w:rPr>
                <w:rFonts w:cs="Arial"/>
              </w:rPr>
              <w:t>ADSP_X_PCHIME_ControlStatusReg</w:t>
            </w:r>
          </w:p>
        </w:tc>
      </w:tr>
    </w:tbl>
    <w:p w:rsidR="00345C4B" w:rsidRPr="00481D06" w:rsidRDefault="00345C4B" w:rsidP="00345C4B">
      <w:pPr>
        <w:rPr>
          <w:rFonts w:cs="Arial"/>
        </w:rPr>
      </w:pPr>
    </w:p>
    <w:p w:rsidR="00345C4B" w:rsidRDefault="00345C4B" w:rsidP="00345C4B">
      <w:pPr>
        <w:pStyle w:val="Heading4"/>
        <w:numPr>
          <w:ilvl w:val="3"/>
          <w:numId w:val="48"/>
        </w:numPr>
      </w:pPr>
      <w:bookmarkStart w:id="326" w:name="_Toc45277382"/>
      <w:r w:rsidRPr="00B9479B">
        <w:t>AHU-SWR-REQ-165809/B-Polyphonic Chime 25 - Beltminder A</w:t>
      </w:r>
      <w:bookmarkEnd w:id="326"/>
    </w:p>
    <w:p w:rsidR="00345C4B" w:rsidRDefault="00345C4B" w:rsidP="00345C4B">
      <w:pPr>
        <w:jc w:val="center"/>
        <w:rPr>
          <w:rFonts w:cs="Arial"/>
        </w:rPr>
      </w:pPr>
      <w:r>
        <w:rPr>
          <w:noProof/>
        </w:rPr>
        <w:drawing>
          <wp:inline distT="0" distB="0" distL="0" distR="0" wp14:anchorId="4CB340C1" wp14:editId="13C7FBD7">
            <wp:extent cx="1085850" cy="981075"/>
            <wp:effectExtent l="0" t="0" r="0" b="9525"/>
            <wp:docPr id="391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1"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7A1524C5" wp14:editId="18308637">
            <wp:extent cx="1085850" cy="981075"/>
            <wp:effectExtent l="0" t="0" r="0" b="9525"/>
            <wp:docPr id="3910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899AE25" wp14:editId="5ABA83D4">
            <wp:extent cx="1381125" cy="914400"/>
            <wp:effectExtent l="0" t="0" r="9525" b="0"/>
            <wp:docPr id="39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 name="Picture 38"/>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811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2A1560" w:rsidTr="00066C57">
        <w:trPr>
          <w:trHeight w:val="70"/>
          <w:jc w:val="center"/>
        </w:trPr>
        <w:tc>
          <w:tcPr>
            <w:tcW w:w="460" w:type="dxa"/>
            <w:noWrap/>
            <w:hideMark/>
          </w:tcPr>
          <w:p w:rsidR="00345C4B" w:rsidRPr="002A1560" w:rsidRDefault="00345C4B" w:rsidP="00066C57">
            <w:pPr>
              <w:rPr>
                <w:rFonts w:cs="Arial"/>
                <w:b/>
                <w:bCs/>
              </w:rPr>
            </w:pPr>
            <w:r w:rsidRPr="002A1560">
              <w:rPr>
                <w:rFonts w:cs="Arial"/>
                <w:b/>
                <w:bCs/>
              </w:rPr>
              <w:t>#</w:t>
            </w:r>
          </w:p>
        </w:tc>
        <w:tc>
          <w:tcPr>
            <w:tcW w:w="928" w:type="dxa"/>
            <w:noWrap/>
            <w:hideMark/>
          </w:tcPr>
          <w:p w:rsidR="00345C4B" w:rsidRPr="002A1560" w:rsidRDefault="00345C4B" w:rsidP="00066C57">
            <w:pPr>
              <w:rPr>
                <w:rFonts w:cs="Arial"/>
                <w:b/>
                <w:bCs/>
              </w:rPr>
            </w:pPr>
            <w:r w:rsidRPr="002A1560">
              <w:rPr>
                <w:rFonts w:cs="Arial"/>
                <w:b/>
                <w:bCs/>
              </w:rPr>
              <w:t>Hex</w:t>
            </w:r>
          </w:p>
        </w:tc>
        <w:tc>
          <w:tcPr>
            <w:tcW w:w="4240" w:type="dxa"/>
            <w:noWrap/>
            <w:hideMark/>
          </w:tcPr>
          <w:p w:rsidR="00345C4B" w:rsidRPr="002A1560" w:rsidRDefault="00345C4B" w:rsidP="00066C57">
            <w:pPr>
              <w:rPr>
                <w:rFonts w:cs="Arial"/>
                <w:b/>
                <w:bCs/>
              </w:rPr>
            </w:pPr>
            <w:r w:rsidRPr="002A1560">
              <w:rPr>
                <w:rFonts w:cs="Arial"/>
                <w:b/>
                <w:bCs/>
              </w:rPr>
              <w:t>Parameter</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w:t>
            </w:r>
          </w:p>
        </w:tc>
        <w:tc>
          <w:tcPr>
            <w:tcW w:w="928" w:type="dxa"/>
            <w:noWrap/>
            <w:hideMark/>
          </w:tcPr>
          <w:p w:rsidR="00345C4B" w:rsidRPr="002A1560" w:rsidRDefault="00345C4B" w:rsidP="00066C57">
            <w:pPr>
              <w:rPr>
                <w:rFonts w:cs="Arial"/>
              </w:rPr>
            </w:pPr>
            <w:del w:id="327" w:author="Walus, David (D.M.)" w:date="2015-07-06T08:37:00Z">
              <w:r w:rsidRPr="002A1560" w:rsidDel="006E009A">
                <w:rPr>
                  <w:rFonts w:cs="Arial"/>
                </w:rPr>
                <w:delText>0002F8</w:delText>
              </w:r>
            </w:del>
            <w:ins w:id="328" w:author="Walus, David (D.M.)" w:date="2015-07-06T08:37:00Z">
              <w:r>
                <w:rPr>
                  <w:rFonts w:cs="Arial"/>
                </w:rPr>
                <w:t>0002BB</w:t>
              </w:r>
            </w:ins>
          </w:p>
        </w:tc>
        <w:tc>
          <w:tcPr>
            <w:tcW w:w="4240" w:type="dxa"/>
            <w:noWrap/>
            <w:hideMark/>
          </w:tcPr>
          <w:p w:rsidR="00345C4B" w:rsidRPr="002A1560" w:rsidRDefault="00345C4B" w:rsidP="00066C57">
            <w:pPr>
              <w:rPr>
                <w:rFonts w:cs="Arial"/>
              </w:rPr>
            </w:pPr>
            <w:r w:rsidRPr="002A1560">
              <w:rPr>
                <w:rFonts w:cs="Arial"/>
              </w:rPr>
              <w:t>ADSP_X_PCHIME_AngleIncr_LFO</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ADSP_X_PCHIME_Env1_DelaySamples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w:t>
            </w:r>
          </w:p>
        </w:tc>
        <w:tc>
          <w:tcPr>
            <w:tcW w:w="928" w:type="dxa"/>
            <w:noWrap/>
            <w:hideMark/>
          </w:tcPr>
          <w:p w:rsidR="00345C4B" w:rsidRPr="002A1560" w:rsidRDefault="00345C4B" w:rsidP="00066C57">
            <w:pPr>
              <w:rPr>
                <w:rFonts w:cs="Arial"/>
              </w:rPr>
            </w:pPr>
            <w:r w:rsidRPr="002A1560">
              <w:rPr>
                <w:rFonts w:cs="Arial"/>
              </w:rPr>
              <w:t>011111</w:t>
            </w:r>
          </w:p>
        </w:tc>
        <w:tc>
          <w:tcPr>
            <w:tcW w:w="4240" w:type="dxa"/>
            <w:noWrap/>
            <w:hideMark/>
          </w:tcPr>
          <w:p w:rsidR="00345C4B" w:rsidRPr="002A1560" w:rsidRDefault="00345C4B" w:rsidP="00066C57">
            <w:pPr>
              <w:rPr>
                <w:rFonts w:cs="Arial"/>
              </w:rPr>
            </w:pPr>
            <w:r w:rsidRPr="002A1560">
              <w:rPr>
                <w:rFonts w:cs="Arial"/>
              </w:rPr>
              <w:t>ADSP_X_PCHIME_Env1_AttackIncr</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w:t>
            </w:r>
          </w:p>
        </w:tc>
        <w:tc>
          <w:tcPr>
            <w:tcW w:w="928" w:type="dxa"/>
            <w:noWrap/>
            <w:hideMark/>
          </w:tcPr>
          <w:p w:rsidR="00345C4B" w:rsidRPr="002A1560" w:rsidRDefault="00345C4B" w:rsidP="00066C57">
            <w:pPr>
              <w:rPr>
                <w:rFonts w:cs="Arial"/>
              </w:rPr>
            </w:pPr>
            <w:r w:rsidRPr="002A1560">
              <w:rPr>
                <w:rFonts w:cs="Arial"/>
              </w:rPr>
              <w:t>00000C</w:t>
            </w:r>
          </w:p>
        </w:tc>
        <w:tc>
          <w:tcPr>
            <w:tcW w:w="4240" w:type="dxa"/>
            <w:noWrap/>
            <w:hideMark/>
          </w:tcPr>
          <w:p w:rsidR="00345C4B" w:rsidRPr="002A1560" w:rsidRDefault="00345C4B" w:rsidP="00066C57">
            <w:pPr>
              <w:rPr>
                <w:rFonts w:cs="Arial"/>
              </w:rPr>
            </w:pPr>
            <w:r w:rsidRPr="002A1560">
              <w:rPr>
                <w:rFonts w:cs="Arial"/>
              </w:rPr>
              <w:t>ADSP_X_PCHIME_Env1_SustainSamples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ADSP_X_PCHIME_Env2_DelaySamples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6</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ADSP_X_PCHIME_Env2_AttackIncr</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7</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ADSP_X_PCHIME_Env2_SustainSamples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8</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ADSP_X_PCHIME_Env3_DelaySamples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9</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ADSP_X_PCHIME_Env3_AttackIncr</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10</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ADSP_X_PCHIME_Env3_SustainSamples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11</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ADSP_X_PCHIME_Env4_DelaySamples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12</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ADSP_X_PCHIME_Env4_AttackIncr</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13</w:t>
            </w:r>
          </w:p>
        </w:tc>
        <w:tc>
          <w:tcPr>
            <w:tcW w:w="928" w:type="dxa"/>
            <w:noWrap/>
            <w:hideMark/>
          </w:tcPr>
          <w:p w:rsidR="00345C4B" w:rsidRPr="002A1560" w:rsidRDefault="00345C4B" w:rsidP="00066C57">
            <w:pPr>
              <w:rPr>
                <w:rFonts w:cs="Arial"/>
              </w:rPr>
            </w:pPr>
            <w:r w:rsidRPr="002A1560">
              <w:rPr>
                <w:rFonts w:cs="Arial"/>
              </w:rPr>
              <w:t>000000</w:t>
            </w:r>
          </w:p>
        </w:tc>
        <w:tc>
          <w:tcPr>
            <w:tcW w:w="4240" w:type="dxa"/>
            <w:noWrap/>
            <w:hideMark/>
          </w:tcPr>
          <w:p w:rsidR="00345C4B" w:rsidRPr="002A1560" w:rsidRDefault="00345C4B" w:rsidP="00066C57">
            <w:pPr>
              <w:rPr>
                <w:rFonts w:cs="Arial"/>
              </w:rPr>
            </w:pPr>
            <w:r w:rsidRPr="002A1560">
              <w:rPr>
                <w:rFonts w:cs="Arial"/>
              </w:rPr>
              <w:t>ADSP_X_PCHIME_Env4_SustainSamples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14</w:t>
            </w:r>
          </w:p>
        </w:tc>
        <w:tc>
          <w:tcPr>
            <w:tcW w:w="928" w:type="dxa"/>
            <w:noWrap/>
            <w:hideMark/>
          </w:tcPr>
          <w:p w:rsidR="00345C4B" w:rsidRPr="002A1560" w:rsidRDefault="00345C4B" w:rsidP="00066C57">
            <w:pPr>
              <w:rPr>
                <w:rFonts w:cs="Arial"/>
              </w:rPr>
            </w:pPr>
            <w:r w:rsidRPr="002A1560">
              <w:rPr>
                <w:rFonts w:cs="Arial"/>
              </w:rPr>
              <w:t>000001</w:t>
            </w:r>
          </w:p>
        </w:tc>
        <w:tc>
          <w:tcPr>
            <w:tcW w:w="4240" w:type="dxa"/>
            <w:noWrap/>
            <w:hideMark/>
          </w:tcPr>
          <w:p w:rsidR="00345C4B" w:rsidRPr="002A1560" w:rsidRDefault="00345C4B" w:rsidP="00066C57">
            <w:pPr>
              <w:rPr>
                <w:rFonts w:cs="Arial"/>
              </w:rPr>
            </w:pPr>
            <w:r w:rsidRPr="002A1560">
              <w:rPr>
                <w:rFonts w:cs="Arial"/>
              </w:rPr>
              <w:t>ADSP_X_PCHIME_NrRepetitions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15</w:t>
            </w:r>
          </w:p>
        </w:tc>
        <w:tc>
          <w:tcPr>
            <w:tcW w:w="928" w:type="dxa"/>
            <w:noWrap/>
            <w:hideMark/>
          </w:tcPr>
          <w:p w:rsidR="00345C4B" w:rsidRPr="002A1560" w:rsidRDefault="00345C4B" w:rsidP="00066C57">
            <w:pPr>
              <w:rPr>
                <w:rFonts w:cs="Arial"/>
              </w:rPr>
            </w:pPr>
            <w:r w:rsidRPr="002A1560">
              <w:rPr>
                <w:rFonts w:cs="Arial"/>
              </w:rPr>
              <w:t>002EE0</w:t>
            </w:r>
          </w:p>
        </w:tc>
        <w:tc>
          <w:tcPr>
            <w:tcW w:w="4240" w:type="dxa"/>
            <w:noWrap/>
            <w:hideMark/>
          </w:tcPr>
          <w:p w:rsidR="00345C4B" w:rsidRPr="002A1560" w:rsidRDefault="00345C4B" w:rsidP="00066C57">
            <w:pPr>
              <w:rPr>
                <w:rFonts w:cs="Arial"/>
              </w:rPr>
            </w:pPr>
            <w:r w:rsidRPr="002A1560">
              <w:rPr>
                <w:rFonts w:cs="Arial"/>
              </w:rPr>
              <w:t>ADSP_X_PCHIME_RepeatSamples</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16</w:t>
            </w:r>
          </w:p>
        </w:tc>
        <w:tc>
          <w:tcPr>
            <w:tcW w:w="928" w:type="dxa"/>
            <w:noWrap/>
            <w:hideMark/>
          </w:tcPr>
          <w:p w:rsidR="00345C4B" w:rsidRPr="002A1560" w:rsidRDefault="00345C4B" w:rsidP="00066C57">
            <w:pPr>
              <w:rPr>
                <w:rFonts w:cs="Arial"/>
              </w:rPr>
            </w:pPr>
            <w:r w:rsidRPr="002A1560">
              <w:rPr>
                <w:rFonts w:cs="Arial"/>
              </w:rPr>
              <w:t>07F6</w:t>
            </w:r>
          </w:p>
        </w:tc>
        <w:tc>
          <w:tcPr>
            <w:tcW w:w="4240" w:type="dxa"/>
            <w:noWrap/>
            <w:hideMark/>
          </w:tcPr>
          <w:p w:rsidR="00345C4B" w:rsidRPr="002A1560" w:rsidRDefault="00345C4B" w:rsidP="00066C57">
            <w:pPr>
              <w:rPr>
                <w:rFonts w:cs="Arial"/>
              </w:rPr>
            </w:pPr>
            <w:r w:rsidRPr="002A1560">
              <w:rPr>
                <w:rFonts w:cs="Arial"/>
              </w:rPr>
              <w:t>ADSP_Y_PCHIME_Freq1_MSB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17</w:t>
            </w:r>
          </w:p>
        </w:tc>
        <w:tc>
          <w:tcPr>
            <w:tcW w:w="928" w:type="dxa"/>
            <w:noWrap/>
            <w:hideMark/>
          </w:tcPr>
          <w:p w:rsidR="00345C4B" w:rsidRPr="002A1560" w:rsidRDefault="00345C4B" w:rsidP="00066C57">
            <w:pPr>
              <w:rPr>
                <w:rFonts w:cs="Arial"/>
              </w:rPr>
            </w:pPr>
            <w:r w:rsidRPr="002A1560">
              <w:rPr>
                <w:rFonts w:cs="Arial"/>
              </w:rPr>
              <w:t>0331</w:t>
            </w:r>
          </w:p>
        </w:tc>
        <w:tc>
          <w:tcPr>
            <w:tcW w:w="4240" w:type="dxa"/>
            <w:noWrap/>
            <w:hideMark/>
          </w:tcPr>
          <w:p w:rsidR="00345C4B" w:rsidRPr="002A1560" w:rsidRDefault="00345C4B" w:rsidP="00066C57">
            <w:pPr>
              <w:rPr>
                <w:rFonts w:cs="Arial"/>
              </w:rPr>
            </w:pPr>
            <w:r w:rsidRPr="002A1560">
              <w:rPr>
                <w:rFonts w:cs="Arial"/>
              </w:rPr>
              <w:t>ADSP_Y_PCHIME_Freq1_LSB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18</w:t>
            </w:r>
          </w:p>
        </w:tc>
        <w:tc>
          <w:tcPr>
            <w:tcW w:w="928" w:type="dxa"/>
            <w:noWrap/>
            <w:hideMark/>
          </w:tcPr>
          <w:p w:rsidR="00345C4B" w:rsidRPr="002A1560" w:rsidRDefault="00345C4B" w:rsidP="00066C57">
            <w:pPr>
              <w:rPr>
                <w:rFonts w:cs="Arial"/>
              </w:rPr>
            </w:pPr>
            <w:r w:rsidRPr="002A1560">
              <w:rPr>
                <w:rFonts w:cs="Arial"/>
              </w:rPr>
              <w:t>0800</w:t>
            </w:r>
          </w:p>
        </w:tc>
        <w:tc>
          <w:tcPr>
            <w:tcW w:w="4240" w:type="dxa"/>
            <w:noWrap/>
            <w:hideMark/>
          </w:tcPr>
          <w:p w:rsidR="00345C4B" w:rsidRPr="002A1560" w:rsidRDefault="00345C4B" w:rsidP="00066C57">
            <w:pPr>
              <w:rPr>
                <w:rFonts w:cs="Arial"/>
              </w:rPr>
            </w:pPr>
            <w:r w:rsidRPr="002A1560">
              <w:rPr>
                <w:rFonts w:cs="Arial"/>
              </w:rPr>
              <w:t>ADSP_Y_PCHIME_Volume1</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19</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ADSP_Y_PCHIME_Freq2_MSB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20</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ADSP_Y_PCHIME_Freq2_LSB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21</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ADSP_Y_PCHIME_Volume2</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22</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ADSP_Y_PCHIME_Freq3_MSB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23</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ADSP_Y_PCHIME_Freq3_LSB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24</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ADSP_Y_PCHIME_Volume3</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25</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ADSP_Y_PCHIME_Freq4_MSB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26</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ADSP_Y_PCHIME_Freq4_LSB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27</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ADSP_Y_PCHIME_Volume4</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28</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ADSP_Y_PCHIME_Freq5_MSB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29</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ADSP_Y_PCHIME_Freq5_LSB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30</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ADSP_Y_PCHIME_Volume5</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lastRenderedPageBreak/>
              <w:t>31</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ADSP_Y_PCHIME_Freq6_MSB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32</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ADSP_Y_PCHIME_Freq6_LSB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33</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ADSP_Y_PCHIME_Volume6</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34</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ADSP_Y_PCHIME_Freq7_MSB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35</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ADSP_Y_PCHIME_Freq7_LSB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36</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ADSP_Y_PCHIME_Volume7</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37</w:t>
            </w:r>
          </w:p>
        </w:tc>
        <w:tc>
          <w:tcPr>
            <w:tcW w:w="928" w:type="dxa"/>
            <w:noWrap/>
            <w:hideMark/>
          </w:tcPr>
          <w:p w:rsidR="00345C4B" w:rsidRPr="002A1560" w:rsidRDefault="00345C4B" w:rsidP="00066C57">
            <w:pPr>
              <w:rPr>
                <w:rFonts w:cs="Arial"/>
              </w:rPr>
            </w:pPr>
            <w:r w:rsidRPr="002A1560">
              <w:rPr>
                <w:rFonts w:cs="Arial"/>
              </w:rPr>
              <w:t>07EE</w:t>
            </w:r>
          </w:p>
        </w:tc>
        <w:tc>
          <w:tcPr>
            <w:tcW w:w="4240" w:type="dxa"/>
            <w:noWrap/>
            <w:hideMark/>
          </w:tcPr>
          <w:p w:rsidR="00345C4B" w:rsidRPr="002A1560" w:rsidRDefault="00345C4B" w:rsidP="00066C57">
            <w:pPr>
              <w:rPr>
                <w:rFonts w:cs="Arial"/>
              </w:rPr>
            </w:pPr>
            <w:r w:rsidRPr="002A1560">
              <w:rPr>
                <w:rFonts w:cs="Arial"/>
              </w:rPr>
              <w:t>ADSP_Y_PCHIME_Freq8_MSB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38</w:t>
            </w:r>
          </w:p>
        </w:tc>
        <w:tc>
          <w:tcPr>
            <w:tcW w:w="928" w:type="dxa"/>
            <w:noWrap/>
            <w:hideMark/>
          </w:tcPr>
          <w:p w:rsidR="00345C4B" w:rsidRPr="002A1560" w:rsidRDefault="00345C4B" w:rsidP="00066C57">
            <w:pPr>
              <w:rPr>
                <w:rFonts w:cs="Arial"/>
              </w:rPr>
            </w:pPr>
            <w:r w:rsidRPr="002A1560">
              <w:rPr>
                <w:rFonts w:cs="Arial"/>
              </w:rPr>
              <w:t>03D5</w:t>
            </w:r>
          </w:p>
        </w:tc>
        <w:tc>
          <w:tcPr>
            <w:tcW w:w="4240" w:type="dxa"/>
            <w:noWrap/>
            <w:hideMark/>
          </w:tcPr>
          <w:p w:rsidR="00345C4B" w:rsidRPr="002A1560" w:rsidRDefault="00345C4B" w:rsidP="00066C57">
            <w:pPr>
              <w:rPr>
                <w:rFonts w:cs="Arial"/>
              </w:rPr>
            </w:pPr>
            <w:r w:rsidRPr="002A1560">
              <w:rPr>
                <w:rFonts w:cs="Arial"/>
              </w:rPr>
              <w:t>ADSP_Y_PCHIME_Freq8_LSB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39</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ADSP_Y_PCHIME_Volume8</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40</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ADSP_Y_PCHIME_Ampli_LFO</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41</w:t>
            </w:r>
          </w:p>
        </w:tc>
        <w:tc>
          <w:tcPr>
            <w:tcW w:w="928" w:type="dxa"/>
            <w:noWrap/>
            <w:hideMark/>
          </w:tcPr>
          <w:p w:rsidR="00345C4B" w:rsidRPr="002A1560" w:rsidRDefault="00345C4B" w:rsidP="00066C57">
            <w:pPr>
              <w:rPr>
                <w:rFonts w:cs="Arial"/>
              </w:rPr>
            </w:pPr>
            <w:r w:rsidRPr="002A1560">
              <w:rPr>
                <w:rFonts w:cs="Arial"/>
              </w:rPr>
              <w:t>07FF</w:t>
            </w:r>
          </w:p>
        </w:tc>
        <w:tc>
          <w:tcPr>
            <w:tcW w:w="4240" w:type="dxa"/>
            <w:noWrap/>
            <w:hideMark/>
          </w:tcPr>
          <w:p w:rsidR="00345C4B" w:rsidRPr="002A1560" w:rsidRDefault="00345C4B" w:rsidP="00066C57">
            <w:pPr>
              <w:rPr>
                <w:rFonts w:cs="Arial"/>
              </w:rPr>
            </w:pPr>
            <w:r w:rsidRPr="002A1560">
              <w:rPr>
                <w:rFonts w:cs="Arial"/>
              </w:rPr>
              <w:t>ADSP_Y_PCHIME_Offset_LFO</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42</w:t>
            </w:r>
          </w:p>
        </w:tc>
        <w:tc>
          <w:tcPr>
            <w:tcW w:w="928" w:type="dxa"/>
            <w:noWrap/>
            <w:hideMark/>
          </w:tcPr>
          <w:p w:rsidR="00345C4B" w:rsidRPr="002A1560" w:rsidRDefault="00345C4B" w:rsidP="00066C57">
            <w:pPr>
              <w:rPr>
                <w:rFonts w:cs="Arial"/>
              </w:rPr>
            </w:pPr>
            <w:r w:rsidRPr="002A1560">
              <w:rPr>
                <w:rFonts w:cs="Arial"/>
              </w:rPr>
              <w:t>0001</w:t>
            </w:r>
          </w:p>
        </w:tc>
        <w:tc>
          <w:tcPr>
            <w:tcW w:w="4240" w:type="dxa"/>
            <w:noWrap/>
            <w:hideMark/>
          </w:tcPr>
          <w:p w:rsidR="00345C4B" w:rsidRPr="002A1560" w:rsidRDefault="00345C4B" w:rsidP="00066C57">
            <w:pPr>
              <w:rPr>
                <w:rFonts w:cs="Arial"/>
              </w:rPr>
            </w:pPr>
            <w:r w:rsidRPr="002A1560">
              <w:rPr>
                <w:rFonts w:cs="Arial"/>
              </w:rPr>
              <w:t>ADSP_Y_PCHIME_Env1_DelayVolume</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43</w:t>
            </w:r>
          </w:p>
        </w:tc>
        <w:tc>
          <w:tcPr>
            <w:tcW w:w="928" w:type="dxa"/>
            <w:noWrap/>
            <w:hideMark/>
          </w:tcPr>
          <w:p w:rsidR="00345C4B" w:rsidRPr="002A1560" w:rsidRDefault="00345C4B" w:rsidP="00066C57">
            <w:pPr>
              <w:rPr>
                <w:rFonts w:cs="Arial"/>
              </w:rPr>
            </w:pPr>
            <w:r w:rsidRPr="002A1560">
              <w:rPr>
                <w:rFonts w:cs="Arial"/>
              </w:rPr>
              <w:t>07FF</w:t>
            </w:r>
          </w:p>
        </w:tc>
        <w:tc>
          <w:tcPr>
            <w:tcW w:w="4240" w:type="dxa"/>
            <w:noWrap/>
            <w:hideMark/>
          </w:tcPr>
          <w:p w:rsidR="00345C4B" w:rsidRPr="002A1560" w:rsidRDefault="00345C4B" w:rsidP="00066C57">
            <w:pPr>
              <w:rPr>
                <w:rFonts w:cs="Arial"/>
              </w:rPr>
            </w:pPr>
            <w:r w:rsidRPr="002A1560">
              <w:rPr>
                <w:rFonts w:cs="Arial"/>
              </w:rPr>
              <w:t>ADSP_Y_PCHIME_Env1_DecayCoef_MSB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44</w:t>
            </w:r>
          </w:p>
        </w:tc>
        <w:tc>
          <w:tcPr>
            <w:tcW w:w="928" w:type="dxa"/>
            <w:noWrap/>
            <w:hideMark/>
          </w:tcPr>
          <w:p w:rsidR="00345C4B" w:rsidRPr="002A1560" w:rsidRDefault="00345C4B" w:rsidP="00066C57">
            <w:pPr>
              <w:rPr>
                <w:rFonts w:cs="Arial"/>
              </w:rPr>
            </w:pPr>
            <w:r w:rsidRPr="002A1560">
              <w:rPr>
                <w:rFonts w:cs="Arial"/>
              </w:rPr>
              <w:t>028A</w:t>
            </w:r>
          </w:p>
        </w:tc>
        <w:tc>
          <w:tcPr>
            <w:tcW w:w="4240" w:type="dxa"/>
            <w:noWrap/>
            <w:hideMark/>
          </w:tcPr>
          <w:p w:rsidR="00345C4B" w:rsidRPr="002A1560" w:rsidRDefault="00345C4B" w:rsidP="00066C57">
            <w:pPr>
              <w:rPr>
                <w:rFonts w:cs="Arial"/>
              </w:rPr>
            </w:pPr>
            <w:r w:rsidRPr="002A1560">
              <w:rPr>
                <w:rFonts w:cs="Arial"/>
              </w:rPr>
              <w:t>ADSP_Y_PCHIME_Env1_DecayCoef_LSB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45</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ADSP_Y_PCHIME_Env2_DelayVolume</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46</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ADSP_Y_PCHIME_Env2_DecayCoef_MSB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47</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ADSP_Y_PCHIME_Env2_DecayCoef_LSB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48</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ADSP_Y_PCHIME_Env3_DelayVolume</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49</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ADSP_Y_PCHIME_Env3_DecayCoef_MSB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50</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ADSP_Y_PCHIME_Env3_DecayCoef_LSB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51</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ADSP_Y_PCHIME_Env4_DelayVolume</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52</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ADSP_Y_PCHIME_Env4_DecayCoef_MSB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53</w:t>
            </w:r>
          </w:p>
        </w:tc>
        <w:tc>
          <w:tcPr>
            <w:tcW w:w="928" w:type="dxa"/>
            <w:noWrap/>
            <w:hideMark/>
          </w:tcPr>
          <w:p w:rsidR="00345C4B" w:rsidRPr="002A1560" w:rsidRDefault="00345C4B" w:rsidP="00066C57">
            <w:pPr>
              <w:rPr>
                <w:rFonts w:cs="Arial"/>
              </w:rPr>
            </w:pPr>
            <w:r w:rsidRPr="002A1560">
              <w:rPr>
                <w:rFonts w:cs="Arial"/>
              </w:rPr>
              <w:t>0000</w:t>
            </w:r>
          </w:p>
        </w:tc>
        <w:tc>
          <w:tcPr>
            <w:tcW w:w="4240" w:type="dxa"/>
            <w:noWrap/>
            <w:hideMark/>
          </w:tcPr>
          <w:p w:rsidR="00345C4B" w:rsidRPr="002A1560" w:rsidRDefault="00345C4B" w:rsidP="00066C57">
            <w:pPr>
              <w:rPr>
                <w:rFonts w:cs="Arial"/>
              </w:rPr>
            </w:pPr>
            <w:r w:rsidRPr="002A1560">
              <w:rPr>
                <w:rFonts w:cs="Arial"/>
              </w:rPr>
              <w:t>ADSP_Y_PCHIME_Env4_DecayCoef_LSB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54</w:t>
            </w:r>
          </w:p>
        </w:tc>
        <w:tc>
          <w:tcPr>
            <w:tcW w:w="928" w:type="dxa"/>
            <w:noWrap/>
            <w:hideMark/>
          </w:tcPr>
          <w:p w:rsidR="00345C4B" w:rsidRPr="002A1560" w:rsidRDefault="00345C4B" w:rsidP="00066C57">
            <w:pPr>
              <w:rPr>
                <w:rFonts w:cs="Arial"/>
              </w:rPr>
            </w:pPr>
            <w:r w:rsidRPr="002A1560">
              <w:rPr>
                <w:rFonts w:cs="Arial"/>
              </w:rPr>
              <w:t>0400</w:t>
            </w:r>
          </w:p>
        </w:tc>
        <w:tc>
          <w:tcPr>
            <w:tcW w:w="4240" w:type="dxa"/>
            <w:noWrap/>
            <w:hideMark/>
          </w:tcPr>
          <w:p w:rsidR="00345C4B" w:rsidRPr="002A1560" w:rsidRDefault="00345C4B" w:rsidP="00066C57">
            <w:pPr>
              <w:rPr>
                <w:rFonts w:cs="Arial"/>
              </w:rPr>
            </w:pPr>
            <w:r w:rsidRPr="002A1560">
              <w:rPr>
                <w:rFonts w:cs="Arial"/>
              </w:rPr>
              <w:t>ADSP_Y_PCHIME_MasterVolume</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55</w:t>
            </w:r>
          </w:p>
        </w:tc>
        <w:tc>
          <w:tcPr>
            <w:tcW w:w="928" w:type="dxa"/>
            <w:noWrap/>
            <w:hideMark/>
          </w:tcPr>
          <w:p w:rsidR="00345C4B" w:rsidRPr="002A1560" w:rsidRDefault="00345C4B" w:rsidP="00066C57">
            <w:pPr>
              <w:rPr>
                <w:rFonts w:cs="Arial"/>
              </w:rPr>
            </w:pPr>
            <w:r w:rsidRPr="002A1560">
              <w:rPr>
                <w:rFonts w:cs="Arial"/>
              </w:rPr>
              <w:t>075C</w:t>
            </w:r>
          </w:p>
        </w:tc>
        <w:tc>
          <w:tcPr>
            <w:tcW w:w="4240" w:type="dxa"/>
            <w:noWrap/>
            <w:hideMark/>
          </w:tcPr>
          <w:p w:rsidR="00345C4B" w:rsidRPr="002A1560" w:rsidRDefault="00345C4B" w:rsidP="00066C57">
            <w:pPr>
              <w:rPr>
                <w:rFonts w:cs="Arial"/>
              </w:rPr>
            </w:pPr>
            <w:r w:rsidRPr="002A1560">
              <w:rPr>
                <w:rFonts w:cs="Arial"/>
              </w:rPr>
              <w:t>ADSP_Y_PCHIME_Smute_DecayCoef_MSB</w:t>
            </w:r>
          </w:p>
        </w:tc>
      </w:tr>
      <w:tr w:rsidR="00345C4B" w:rsidRPr="002A1560" w:rsidTr="00066C57">
        <w:trPr>
          <w:trHeight w:val="255"/>
          <w:jc w:val="center"/>
        </w:trPr>
        <w:tc>
          <w:tcPr>
            <w:tcW w:w="460" w:type="dxa"/>
            <w:noWrap/>
            <w:hideMark/>
          </w:tcPr>
          <w:p w:rsidR="00345C4B" w:rsidRPr="002A1560" w:rsidRDefault="00345C4B" w:rsidP="00066C57">
            <w:pPr>
              <w:rPr>
                <w:rFonts w:cs="Arial"/>
              </w:rPr>
            </w:pPr>
            <w:r w:rsidRPr="002A1560">
              <w:rPr>
                <w:rFonts w:cs="Arial"/>
              </w:rPr>
              <w:t>56</w:t>
            </w:r>
          </w:p>
        </w:tc>
        <w:tc>
          <w:tcPr>
            <w:tcW w:w="928" w:type="dxa"/>
            <w:noWrap/>
            <w:hideMark/>
          </w:tcPr>
          <w:p w:rsidR="00345C4B" w:rsidRPr="002A1560" w:rsidRDefault="00345C4B" w:rsidP="00066C57">
            <w:pPr>
              <w:rPr>
                <w:rFonts w:cs="Arial"/>
              </w:rPr>
            </w:pPr>
            <w:r w:rsidRPr="002A1560">
              <w:rPr>
                <w:rFonts w:cs="Arial"/>
              </w:rPr>
              <w:t>0201</w:t>
            </w:r>
          </w:p>
        </w:tc>
        <w:tc>
          <w:tcPr>
            <w:tcW w:w="4240" w:type="dxa"/>
            <w:noWrap/>
            <w:hideMark/>
          </w:tcPr>
          <w:p w:rsidR="00345C4B" w:rsidRPr="002A1560" w:rsidRDefault="00345C4B" w:rsidP="00066C57">
            <w:pPr>
              <w:rPr>
                <w:rFonts w:cs="Arial"/>
              </w:rPr>
            </w:pPr>
            <w:r w:rsidRPr="002A1560">
              <w:rPr>
                <w:rFonts w:cs="Arial"/>
              </w:rPr>
              <w:t>ADSP_Y_PCHIME_Smute_DecayCoef_LSB</w:t>
            </w:r>
          </w:p>
        </w:tc>
      </w:tr>
      <w:tr w:rsidR="00345C4B" w:rsidRPr="002A1560" w:rsidTr="00066C57">
        <w:trPr>
          <w:trHeight w:val="70"/>
          <w:jc w:val="center"/>
        </w:trPr>
        <w:tc>
          <w:tcPr>
            <w:tcW w:w="460" w:type="dxa"/>
            <w:noWrap/>
            <w:hideMark/>
          </w:tcPr>
          <w:p w:rsidR="00345C4B" w:rsidRPr="002A1560" w:rsidRDefault="00345C4B" w:rsidP="00066C57">
            <w:pPr>
              <w:rPr>
                <w:rFonts w:cs="Arial"/>
              </w:rPr>
            </w:pPr>
            <w:r w:rsidRPr="002A1560">
              <w:rPr>
                <w:rFonts w:cs="Arial"/>
              </w:rPr>
              <w:t>57</w:t>
            </w:r>
          </w:p>
        </w:tc>
        <w:tc>
          <w:tcPr>
            <w:tcW w:w="928" w:type="dxa"/>
            <w:noWrap/>
            <w:hideMark/>
          </w:tcPr>
          <w:p w:rsidR="00345C4B" w:rsidRPr="002A1560" w:rsidRDefault="00345C4B" w:rsidP="00066C57">
            <w:pPr>
              <w:rPr>
                <w:rFonts w:cs="Arial"/>
              </w:rPr>
            </w:pPr>
            <w:r w:rsidRPr="002A1560">
              <w:rPr>
                <w:rFonts w:cs="Arial"/>
              </w:rPr>
              <w:t>000001</w:t>
            </w:r>
          </w:p>
        </w:tc>
        <w:tc>
          <w:tcPr>
            <w:tcW w:w="4240" w:type="dxa"/>
            <w:noWrap/>
            <w:hideMark/>
          </w:tcPr>
          <w:p w:rsidR="00345C4B" w:rsidRPr="002A1560" w:rsidRDefault="00345C4B" w:rsidP="00066C57">
            <w:pPr>
              <w:rPr>
                <w:rFonts w:cs="Arial"/>
              </w:rPr>
            </w:pPr>
            <w:r w:rsidRPr="002A1560">
              <w:rPr>
                <w:rFonts w:cs="Arial"/>
              </w:rPr>
              <w:t>ADSP_X_PCHIME_ControlStatusReg</w:t>
            </w:r>
          </w:p>
        </w:tc>
      </w:tr>
    </w:tbl>
    <w:p w:rsidR="00345C4B" w:rsidRPr="001E4274" w:rsidRDefault="00345C4B" w:rsidP="00345C4B">
      <w:pPr>
        <w:rPr>
          <w:rFonts w:cs="Arial"/>
        </w:rPr>
      </w:pPr>
    </w:p>
    <w:p w:rsidR="00345C4B" w:rsidRDefault="00345C4B" w:rsidP="00345C4B">
      <w:pPr>
        <w:pStyle w:val="Heading4"/>
        <w:numPr>
          <w:ilvl w:val="3"/>
          <w:numId w:val="48"/>
        </w:numPr>
      </w:pPr>
      <w:bookmarkStart w:id="329" w:name="_Toc45277383"/>
      <w:r w:rsidRPr="00B9479B">
        <w:t>AHU-SWR-REQ-165810/B-Polyphonic Chime 26 - Beltminder B</w:t>
      </w:r>
      <w:bookmarkEnd w:id="329"/>
    </w:p>
    <w:p w:rsidR="00345C4B" w:rsidRDefault="00345C4B" w:rsidP="00345C4B">
      <w:pPr>
        <w:jc w:val="center"/>
        <w:rPr>
          <w:rFonts w:cs="Arial"/>
        </w:rPr>
      </w:pPr>
      <w:r>
        <w:rPr>
          <w:noProof/>
        </w:rPr>
        <w:drawing>
          <wp:inline distT="0" distB="0" distL="0" distR="0" wp14:anchorId="4060334F" wp14:editId="459D28A1">
            <wp:extent cx="1085850" cy="981075"/>
            <wp:effectExtent l="0" t="0" r="0" b="9525"/>
            <wp:docPr id="392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 name="Picture 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92C748B" wp14:editId="797FB9FB">
            <wp:extent cx="1085850" cy="981075"/>
            <wp:effectExtent l="0" t="0" r="0" b="9525"/>
            <wp:docPr id="3920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 name="Picture 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40EC8F2" wp14:editId="363FC202">
            <wp:extent cx="1390650" cy="914400"/>
            <wp:effectExtent l="0" t="0" r="0" b="0"/>
            <wp:docPr id="392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 name="Picture 40"/>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1A16A4" w:rsidTr="00066C57">
        <w:trPr>
          <w:trHeight w:val="70"/>
          <w:jc w:val="center"/>
        </w:trPr>
        <w:tc>
          <w:tcPr>
            <w:tcW w:w="460" w:type="dxa"/>
            <w:noWrap/>
            <w:hideMark/>
          </w:tcPr>
          <w:p w:rsidR="00345C4B" w:rsidRPr="001A16A4" w:rsidRDefault="00345C4B" w:rsidP="00066C57">
            <w:pPr>
              <w:rPr>
                <w:rFonts w:cs="Arial"/>
                <w:b/>
                <w:bCs/>
              </w:rPr>
            </w:pPr>
            <w:r w:rsidRPr="001A16A4">
              <w:rPr>
                <w:rFonts w:cs="Arial"/>
                <w:b/>
                <w:bCs/>
              </w:rPr>
              <w:t>#</w:t>
            </w:r>
          </w:p>
        </w:tc>
        <w:tc>
          <w:tcPr>
            <w:tcW w:w="928" w:type="dxa"/>
            <w:noWrap/>
            <w:hideMark/>
          </w:tcPr>
          <w:p w:rsidR="00345C4B" w:rsidRPr="001A16A4" w:rsidRDefault="00345C4B" w:rsidP="00066C57">
            <w:pPr>
              <w:rPr>
                <w:rFonts w:cs="Arial"/>
                <w:b/>
                <w:bCs/>
              </w:rPr>
            </w:pPr>
            <w:r w:rsidRPr="001A16A4">
              <w:rPr>
                <w:rFonts w:cs="Arial"/>
                <w:b/>
                <w:bCs/>
              </w:rPr>
              <w:t>Hex</w:t>
            </w:r>
          </w:p>
        </w:tc>
        <w:tc>
          <w:tcPr>
            <w:tcW w:w="4240" w:type="dxa"/>
            <w:noWrap/>
            <w:hideMark/>
          </w:tcPr>
          <w:p w:rsidR="00345C4B" w:rsidRPr="001A16A4" w:rsidRDefault="00345C4B" w:rsidP="00066C57">
            <w:pPr>
              <w:rPr>
                <w:rFonts w:cs="Arial"/>
                <w:b/>
                <w:bCs/>
              </w:rPr>
            </w:pPr>
            <w:r w:rsidRPr="001A16A4">
              <w:rPr>
                <w:rFonts w:cs="Arial"/>
                <w:b/>
                <w:bCs/>
              </w:rPr>
              <w:t>Parameter</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w:t>
            </w:r>
          </w:p>
        </w:tc>
        <w:tc>
          <w:tcPr>
            <w:tcW w:w="928" w:type="dxa"/>
            <w:noWrap/>
            <w:hideMark/>
          </w:tcPr>
          <w:p w:rsidR="00345C4B" w:rsidRPr="001A16A4" w:rsidRDefault="00345C4B" w:rsidP="00066C57">
            <w:pPr>
              <w:rPr>
                <w:rFonts w:cs="Arial"/>
              </w:rPr>
            </w:pPr>
            <w:del w:id="330" w:author="Walus, David (D.M.)" w:date="2015-07-06T08:40:00Z">
              <w:r w:rsidRPr="001A16A4" w:rsidDel="008B5814">
                <w:rPr>
                  <w:rFonts w:cs="Arial"/>
                </w:rPr>
                <w:delText>0002F8</w:delText>
              </w:r>
            </w:del>
            <w:ins w:id="331" w:author="Walus, David (D.M.)" w:date="2015-07-06T08:40:00Z">
              <w:r>
                <w:rPr>
                  <w:rFonts w:cs="Arial"/>
                </w:rPr>
                <w:t>0002BB</w:t>
              </w:r>
            </w:ins>
          </w:p>
        </w:tc>
        <w:tc>
          <w:tcPr>
            <w:tcW w:w="4240" w:type="dxa"/>
            <w:noWrap/>
            <w:hideMark/>
          </w:tcPr>
          <w:p w:rsidR="00345C4B" w:rsidRPr="001A16A4" w:rsidRDefault="00345C4B" w:rsidP="00066C57">
            <w:pPr>
              <w:rPr>
                <w:rFonts w:cs="Arial"/>
              </w:rPr>
            </w:pPr>
            <w:r w:rsidRPr="001A16A4">
              <w:rPr>
                <w:rFonts w:cs="Arial"/>
              </w:rPr>
              <w:t>ADSP_X_PCHIME_AngleIncr_LFO</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ADSP_X_PCHIME_Env1_DelaySamples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w:t>
            </w:r>
          </w:p>
        </w:tc>
        <w:tc>
          <w:tcPr>
            <w:tcW w:w="928" w:type="dxa"/>
            <w:noWrap/>
            <w:hideMark/>
          </w:tcPr>
          <w:p w:rsidR="00345C4B" w:rsidRPr="001A16A4" w:rsidRDefault="00345C4B" w:rsidP="00066C57">
            <w:pPr>
              <w:rPr>
                <w:rFonts w:cs="Arial"/>
              </w:rPr>
            </w:pPr>
            <w:r w:rsidRPr="001A16A4">
              <w:rPr>
                <w:rFonts w:cs="Arial"/>
              </w:rPr>
              <w:t>011111</w:t>
            </w:r>
          </w:p>
        </w:tc>
        <w:tc>
          <w:tcPr>
            <w:tcW w:w="4240" w:type="dxa"/>
            <w:noWrap/>
            <w:hideMark/>
          </w:tcPr>
          <w:p w:rsidR="00345C4B" w:rsidRPr="001A16A4" w:rsidRDefault="00345C4B" w:rsidP="00066C57">
            <w:pPr>
              <w:rPr>
                <w:rFonts w:cs="Arial"/>
              </w:rPr>
            </w:pPr>
            <w:r w:rsidRPr="001A16A4">
              <w:rPr>
                <w:rFonts w:cs="Arial"/>
              </w:rPr>
              <w:t>ADSP_X_PCHIME_Env1_AttackIncr</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w:t>
            </w:r>
          </w:p>
        </w:tc>
        <w:tc>
          <w:tcPr>
            <w:tcW w:w="928" w:type="dxa"/>
            <w:noWrap/>
            <w:hideMark/>
          </w:tcPr>
          <w:p w:rsidR="00345C4B" w:rsidRPr="001A16A4" w:rsidRDefault="00345C4B" w:rsidP="00066C57">
            <w:pPr>
              <w:rPr>
                <w:rFonts w:cs="Arial"/>
              </w:rPr>
            </w:pPr>
            <w:r w:rsidRPr="001A16A4">
              <w:rPr>
                <w:rFonts w:cs="Arial"/>
              </w:rPr>
              <w:t>000708</w:t>
            </w:r>
          </w:p>
        </w:tc>
        <w:tc>
          <w:tcPr>
            <w:tcW w:w="4240" w:type="dxa"/>
            <w:noWrap/>
            <w:hideMark/>
          </w:tcPr>
          <w:p w:rsidR="00345C4B" w:rsidRPr="001A16A4" w:rsidRDefault="00345C4B" w:rsidP="00066C57">
            <w:pPr>
              <w:rPr>
                <w:rFonts w:cs="Arial"/>
              </w:rPr>
            </w:pPr>
            <w:r w:rsidRPr="001A16A4">
              <w:rPr>
                <w:rFonts w:cs="Arial"/>
              </w:rPr>
              <w:t>ADSP_X_PCHIME_Env1_SustainSamples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w:t>
            </w:r>
          </w:p>
        </w:tc>
        <w:tc>
          <w:tcPr>
            <w:tcW w:w="928" w:type="dxa"/>
            <w:noWrap/>
            <w:hideMark/>
          </w:tcPr>
          <w:p w:rsidR="00345C4B" w:rsidRPr="001A16A4" w:rsidRDefault="00345C4B" w:rsidP="00066C57">
            <w:pPr>
              <w:rPr>
                <w:rFonts w:cs="Arial"/>
              </w:rPr>
            </w:pPr>
            <w:r w:rsidRPr="001A16A4">
              <w:rPr>
                <w:rFonts w:cs="Arial"/>
              </w:rPr>
              <w:t>0012C0</w:t>
            </w:r>
          </w:p>
        </w:tc>
        <w:tc>
          <w:tcPr>
            <w:tcW w:w="4240" w:type="dxa"/>
            <w:noWrap/>
            <w:hideMark/>
          </w:tcPr>
          <w:p w:rsidR="00345C4B" w:rsidRPr="001A16A4" w:rsidRDefault="00345C4B" w:rsidP="00066C57">
            <w:pPr>
              <w:rPr>
                <w:rFonts w:cs="Arial"/>
              </w:rPr>
            </w:pPr>
            <w:r w:rsidRPr="001A16A4">
              <w:rPr>
                <w:rFonts w:cs="Arial"/>
              </w:rPr>
              <w:t>ADSP_X_PCHIME_Env2_DelaySamples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6</w:t>
            </w:r>
          </w:p>
        </w:tc>
        <w:tc>
          <w:tcPr>
            <w:tcW w:w="928" w:type="dxa"/>
            <w:noWrap/>
            <w:hideMark/>
          </w:tcPr>
          <w:p w:rsidR="00345C4B" w:rsidRPr="001A16A4" w:rsidRDefault="00345C4B" w:rsidP="00066C57">
            <w:pPr>
              <w:rPr>
                <w:rFonts w:cs="Arial"/>
              </w:rPr>
            </w:pPr>
            <w:r w:rsidRPr="001A16A4">
              <w:rPr>
                <w:rFonts w:cs="Arial"/>
              </w:rPr>
              <w:t>011111</w:t>
            </w:r>
          </w:p>
        </w:tc>
        <w:tc>
          <w:tcPr>
            <w:tcW w:w="4240" w:type="dxa"/>
            <w:noWrap/>
            <w:hideMark/>
          </w:tcPr>
          <w:p w:rsidR="00345C4B" w:rsidRPr="001A16A4" w:rsidRDefault="00345C4B" w:rsidP="00066C57">
            <w:pPr>
              <w:rPr>
                <w:rFonts w:cs="Arial"/>
              </w:rPr>
            </w:pPr>
            <w:r w:rsidRPr="001A16A4">
              <w:rPr>
                <w:rFonts w:cs="Arial"/>
              </w:rPr>
              <w:t>ADSP_X_PCHIME_Env2_AttackIncr</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7</w:t>
            </w:r>
          </w:p>
        </w:tc>
        <w:tc>
          <w:tcPr>
            <w:tcW w:w="928" w:type="dxa"/>
            <w:noWrap/>
            <w:hideMark/>
          </w:tcPr>
          <w:p w:rsidR="00345C4B" w:rsidRPr="001A16A4" w:rsidRDefault="00345C4B" w:rsidP="00066C57">
            <w:pPr>
              <w:rPr>
                <w:rFonts w:cs="Arial"/>
              </w:rPr>
            </w:pPr>
            <w:r w:rsidRPr="001A16A4">
              <w:rPr>
                <w:rFonts w:cs="Arial"/>
              </w:rPr>
              <w:t>00000C</w:t>
            </w:r>
          </w:p>
        </w:tc>
        <w:tc>
          <w:tcPr>
            <w:tcW w:w="4240" w:type="dxa"/>
            <w:noWrap/>
            <w:hideMark/>
          </w:tcPr>
          <w:p w:rsidR="00345C4B" w:rsidRPr="001A16A4" w:rsidRDefault="00345C4B" w:rsidP="00066C57">
            <w:pPr>
              <w:rPr>
                <w:rFonts w:cs="Arial"/>
              </w:rPr>
            </w:pPr>
            <w:r w:rsidRPr="001A16A4">
              <w:rPr>
                <w:rFonts w:cs="Arial"/>
              </w:rPr>
              <w:t>ADSP_X_PCHIME_Env2_SustainSamples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8</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ADSP_X_PCHIME_Env3_DelaySamples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9</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ADSP_X_PCHIME_Env3_AttackIncr</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10</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ADSP_X_PCHIME_Env3_SustainSamples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11</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ADSP_X_PCHIME_Env4_DelaySamples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lastRenderedPageBreak/>
              <w:t>12</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ADSP_X_PCHIME_Env4_AttackIncr</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13</w:t>
            </w:r>
          </w:p>
        </w:tc>
        <w:tc>
          <w:tcPr>
            <w:tcW w:w="928" w:type="dxa"/>
            <w:noWrap/>
            <w:hideMark/>
          </w:tcPr>
          <w:p w:rsidR="00345C4B" w:rsidRPr="001A16A4" w:rsidRDefault="00345C4B" w:rsidP="00066C57">
            <w:pPr>
              <w:rPr>
                <w:rFonts w:cs="Arial"/>
              </w:rPr>
            </w:pPr>
            <w:r w:rsidRPr="001A16A4">
              <w:rPr>
                <w:rFonts w:cs="Arial"/>
              </w:rPr>
              <w:t>000000</w:t>
            </w:r>
          </w:p>
        </w:tc>
        <w:tc>
          <w:tcPr>
            <w:tcW w:w="4240" w:type="dxa"/>
            <w:noWrap/>
            <w:hideMark/>
          </w:tcPr>
          <w:p w:rsidR="00345C4B" w:rsidRPr="001A16A4" w:rsidRDefault="00345C4B" w:rsidP="00066C57">
            <w:pPr>
              <w:rPr>
                <w:rFonts w:cs="Arial"/>
              </w:rPr>
            </w:pPr>
            <w:r w:rsidRPr="001A16A4">
              <w:rPr>
                <w:rFonts w:cs="Arial"/>
              </w:rPr>
              <w:t>ADSP_X_PCHIME_Env4_SustainSamples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14</w:t>
            </w:r>
          </w:p>
        </w:tc>
        <w:tc>
          <w:tcPr>
            <w:tcW w:w="928" w:type="dxa"/>
            <w:noWrap/>
            <w:hideMark/>
          </w:tcPr>
          <w:p w:rsidR="00345C4B" w:rsidRPr="001A16A4" w:rsidRDefault="00345C4B" w:rsidP="00066C57">
            <w:pPr>
              <w:rPr>
                <w:rFonts w:cs="Arial"/>
              </w:rPr>
            </w:pPr>
            <w:r w:rsidRPr="001A16A4">
              <w:rPr>
                <w:rFonts w:cs="Arial"/>
              </w:rPr>
              <w:t>000001</w:t>
            </w:r>
          </w:p>
        </w:tc>
        <w:tc>
          <w:tcPr>
            <w:tcW w:w="4240" w:type="dxa"/>
            <w:noWrap/>
            <w:hideMark/>
          </w:tcPr>
          <w:p w:rsidR="00345C4B" w:rsidRPr="001A16A4" w:rsidRDefault="00345C4B" w:rsidP="00066C57">
            <w:pPr>
              <w:rPr>
                <w:rFonts w:cs="Arial"/>
              </w:rPr>
            </w:pPr>
            <w:r w:rsidRPr="001A16A4">
              <w:rPr>
                <w:rFonts w:cs="Arial"/>
              </w:rPr>
              <w:t>ADSP_X_PCHIME_NrRepetitions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15</w:t>
            </w:r>
          </w:p>
        </w:tc>
        <w:tc>
          <w:tcPr>
            <w:tcW w:w="928" w:type="dxa"/>
            <w:noWrap/>
            <w:hideMark/>
          </w:tcPr>
          <w:p w:rsidR="00345C4B" w:rsidRPr="001A16A4" w:rsidRDefault="00345C4B" w:rsidP="00066C57">
            <w:pPr>
              <w:rPr>
                <w:rFonts w:cs="Arial"/>
              </w:rPr>
            </w:pPr>
            <w:r w:rsidRPr="001A16A4">
              <w:rPr>
                <w:rFonts w:cs="Arial"/>
              </w:rPr>
              <w:t>002EE0</w:t>
            </w:r>
          </w:p>
        </w:tc>
        <w:tc>
          <w:tcPr>
            <w:tcW w:w="4240" w:type="dxa"/>
            <w:noWrap/>
            <w:hideMark/>
          </w:tcPr>
          <w:p w:rsidR="00345C4B" w:rsidRPr="001A16A4" w:rsidRDefault="00345C4B" w:rsidP="00066C57">
            <w:pPr>
              <w:rPr>
                <w:rFonts w:cs="Arial"/>
              </w:rPr>
            </w:pPr>
            <w:r w:rsidRPr="001A16A4">
              <w:rPr>
                <w:rFonts w:cs="Arial"/>
              </w:rPr>
              <w:t>ADSP_X_PCHIME_RepeatSamples</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16</w:t>
            </w:r>
          </w:p>
        </w:tc>
        <w:tc>
          <w:tcPr>
            <w:tcW w:w="928" w:type="dxa"/>
            <w:noWrap/>
            <w:hideMark/>
          </w:tcPr>
          <w:p w:rsidR="00345C4B" w:rsidRPr="001A16A4" w:rsidRDefault="00345C4B" w:rsidP="00066C57">
            <w:pPr>
              <w:rPr>
                <w:rFonts w:cs="Arial"/>
              </w:rPr>
            </w:pPr>
            <w:r w:rsidRPr="001A16A4">
              <w:rPr>
                <w:rFonts w:cs="Arial"/>
              </w:rPr>
              <w:t>07F6</w:t>
            </w:r>
          </w:p>
        </w:tc>
        <w:tc>
          <w:tcPr>
            <w:tcW w:w="4240" w:type="dxa"/>
            <w:noWrap/>
            <w:hideMark/>
          </w:tcPr>
          <w:p w:rsidR="00345C4B" w:rsidRPr="001A16A4" w:rsidRDefault="00345C4B" w:rsidP="00066C57">
            <w:pPr>
              <w:rPr>
                <w:rFonts w:cs="Arial"/>
              </w:rPr>
            </w:pPr>
            <w:r w:rsidRPr="001A16A4">
              <w:rPr>
                <w:rFonts w:cs="Arial"/>
              </w:rPr>
              <w:t>ADSP_Y_PCHIME_Freq1_MSB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17</w:t>
            </w:r>
          </w:p>
        </w:tc>
        <w:tc>
          <w:tcPr>
            <w:tcW w:w="928" w:type="dxa"/>
            <w:noWrap/>
            <w:hideMark/>
          </w:tcPr>
          <w:p w:rsidR="00345C4B" w:rsidRPr="001A16A4" w:rsidRDefault="00345C4B" w:rsidP="00066C57">
            <w:pPr>
              <w:rPr>
                <w:rFonts w:cs="Arial"/>
              </w:rPr>
            </w:pPr>
            <w:r w:rsidRPr="001A16A4">
              <w:rPr>
                <w:rFonts w:cs="Arial"/>
              </w:rPr>
              <w:t>0331</w:t>
            </w:r>
          </w:p>
        </w:tc>
        <w:tc>
          <w:tcPr>
            <w:tcW w:w="4240" w:type="dxa"/>
            <w:noWrap/>
            <w:hideMark/>
          </w:tcPr>
          <w:p w:rsidR="00345C4B" w:rsidRPr="001A16A4" w:rsidRDefault="00345C4B" w:rsidP="00066C57">
            <w:pPr>
              <w:rPr>
                <w:rFonts w:cs="Arial"/>
              </w:rPr>
            </w:pPr>
            <w:r w:rsidRPr="001A16A4">
              <w:rPr>
                <w:rFonts w:cs="Arial"/>
              </w:rPr>
              <w:t>ADSP_Y_PCHIME_Freq1_LSB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18</w:t>
            </w:r>
          </w:p>
        </w:tc>
        <w:tc>
          <w:tcPr>
            <w:tcW w:w="928" w:type="dxa"/>
            <w:noWrap/>
            <w:hideMark/>
          </w:tcPr>
          <w:p w:rsidR="00345C4B" w:rsidRPr="001A16A4" w:rsidRDefault="00345C4B" w:rsidP="00066C57">
            <w:pPr>
              <w:rPr>
                <w:rFonts w:cs="Arial"/>
              </w:rPr>
            </w:pPr>
            <w:r w:rsidRPr="001A16A4">
              <w:rPr>
                <w:rFonts w:cs="Arial"/>
              </w:rPr>
              <w:t>0402</w:t>
            </w:r>
          </w:p>
        </w:tc>
        <w:tc>
          <w:tcPr>
            <w:tcW w:w="4240" w:type="dxa"/>
            <w:noWrap/>
            <w:hideMark/>
          </w:tcPr>
          <w:p w:rsidR="00345C4B" w:rsidRPr="001A16A4" w:rsidRDefault="00345C4B" w:rsidP="00066C57">
            <w:pPr>
              <w:rPr>
                <w:rFonts w:cs="Arial"/>
              </w:rPr>
            </w:pPr>
            <w:r w:rsidRPr="001A16A4">
              <w:rPr>
                <w:rFonts w:cs="Arial"/>
              </w:rPr>
              <w:t>ADSP_Y_PCHIME_Volume1</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19</w:t>
            </w:r>
          </w:p>
        </w:tc>
        <w:tc>
          <w:tcPr>
            <w:tcW w:w="928" w:type="dxa"/>
            <w:noWrap/>
            <w:hideMark/>
          </w:tcPr>
          <w:p w:rsidR="00345C4B" w:rsidRPr="001A16A4" w:rsidRDefault="00345C4B" w:rsidP="00066C57">
            <w:pPr>
              <w:rPr>
                <w:rFonts w:cs="Arial"/>
              </w:rPr>
            </w:pPr>
            <w:r w:rsidRPr="001A16A4">
              <w:rPr>
                <w:rFonts w:cs="Arial"/>
              </w:rPr>
              <w:t>07EE</w:t>
            </w:r>
          </w:p>
        </w:tc>
        <w:tc>
          <w:tcPr>
            <w:tcW w:w="4240" w:type="dxa"/>
            <w:noWrap/>
            <w:hideMark/>
          </w:tcPr>
          <w:p w:rsidR="00345C4B" w:rsidRPr="001A16A4" w:rsidRDefault="00345C4B" w:rsidP="00066C57">
            <w:pPr>
              <w:rPr>
                <w:rFonts w:cs="Arial"/>
              </w:rPr>
            </w:pPr>
            <w:r w:rsidRPr="001A16A4">
              <w:rPr>
                <w:rFonts w:cs="Arial"/>
              </w:rPr>
              <w:t>ADSP_Y_PCHIME_Freq2_MSB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20</w:t>
            </w:r>
          </w:p>
        </w:tc>
        <w:tc>
          <w:tcPr>
            <w:tcW w:w="928" w:type="dxa"/>
            <w:noWrap/>
            <w:hideMark/>
          </w:tcPr>
          <w:p w:rsidR="00345C4B" w:rsidRPr="001A16A4" w:rsidRDefault="00345C4B" w:rsidP="00066C57">
            <w:pPr>
              <w:rPr>
                <w:rFonts w:cs="Arial"/>
              </w:rPr>
            </w:pPr>
            <w:r w:rsidRPr="001A16A4">
              <w:rPr>
                <w:rFonts w:cs="Arial"/>
              </w:rPr>
              <w:t>03D5</w:t>
            </w:r>
          </w:p>
        </w:tc>
        <w:tc>
          <w:tcPr>
            <w:tcW w:w="4240" w:type="dxa"/>
            <w:noWrap/>
            <w:hideMark/>
          </w:tcPr>
          <w:p w:rsidR="00345C4B" w:rsidRPr="001A16A4" w:rsidRDefault="00345C4B" w:rsidP="00066C57">
            <w:pPr>
              <w:rPr>
                <w:rFonts w:cs="Arial"/>
              </w:rPr>
            </w:pPr>
            <w:r w:rsidRPr="001A16A4">
              <w:rPr>
                <w:rFonts w:cs="Arial"/>
              </w:rPr>
              <w:t>ADSP_Y_PCHIME_Freq2_LSB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21</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ADSP_Y_PCHIME_Volume2</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22</w:t>
            </w:r>
          </w:p>
        </w:tc>
        <w:tc>
          <w:tcPr>
            <w:tcW w:w="928" w:type="dxa"/>
            <w:noWrap/>
            <w:hideMark/>
          </w:tcPr>
          <w:p w:rsidR="00345C4B" w:rsidRPr="001A16A4" w:rsidRDefault="00345C4B" w:rsidP="00066C57">
            <w:pPr>
              <w:rPr>
                <w:rFonts w:cs="Arial"/>
              </w:rPr>
            </w:pPr>
            <w:r w:rsidRPr="001A16A4">
              <w:rPr>
                <w:rFonts w:cs="Arial"/>
              </w:rPr>
              <w:t>07F6</w:t>
            </w:r>
          </w:p>
        </w:tc>
        <w:tc>
          <w:tcPr>
            <w:tcW w:w="4240" w:type="dxa"/>
            <w:noWrap/>
            <w:hideMark/>
          </w:tcPr>
          <w:p w:rsidR="00345C4B" w:rsidRPr="001A16A4" w:rsidRDefault="00345C4B" w:rsidP="00066C57">
            <w:pPr>
              <w:rPr>
                <w:rFonts w:cs="Arial"/>
              </w:rPr>
            </w:pPr>
            <w:r w:rsidRPr="001A16A4">
              <w:rPr>
                <w:rFonts w:cs="Arial"/>
              </w:rPr>
              <w:t>ADSP_Y_PCHIME_Freq3_MSB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23</w:t>
            </w:r>
          </w:p>
        </w:tc>
        <w:tc>
          <w:tcPr>
            <w:tcW w:w="928" w:type="dxa"/>
            <w:noWrap/>
            <w:hideMark/>
          </w:tcPr>
          <w:p w:rsidR="00345C4B" w:rsidRPr="001A16A4" w:rsidRDefault="00345C4B" w:rsidP="00066C57">
            <w:pPr>
              <w:rPr>
                <w:rFonts w:cs="Arial"/>
              </w:rPr>
            </w:pPr>
            <w:r w:rsidRPr="001A16A4">
              <w:rPr>
                <w:rFonts w:cs="Arial"/>
              </w:rPr>
              <w:t>0331</w:t>
            </w:r>
          </w:p>
        </w:tc>
        <w:tc>
          <w:tcPr>
            <w:tcW w:w="4240" w:type="dxa"/>
            <w:noWrap/>
            <w:hideMark/>
          </w:tcPr>
          <w:p w:rsidR="00345C4B" w:rsidRPr="001A16A4" w:rsidRDefault="00345C4B" w:rsidP="00066C57">
            <w:pPr>
              <w:rPr>
                <w:rFonts w:cs="Arial"/>
              </w:rPr>
            </w:pPr>
            <w:r w:rsidRPr="001A16A4">
              <w:rPr>
                <w:rFonts w:cs="Arial"/>
              </w:rPr>
              <w:t>ADSP_Y_PCHIME_Freq3_LSB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24</w:t>
            </w:r>
          </w:p>
        </w:tc>
        <w:tc>
          <w:tcPr>
            <w:tcW w:w="928" w:type="dxa"/>
            <w:noWrap/>
            <w:hideMark/>
          </w:tcPr>
          <w:p w:rsidR="00345C4B" w:rsidRPr="001A16A4" w:rsidRDefault="00345C4B" w:rsidP="00066C57">
            <w:pPr>
              <w:rPr>
                <w:rFonts w:cs="Arial"/>
              </w:rPr>
            </w:pPr>
            <w:r w:rsidRPr="001A16A4">
              <w:rPr>
                <w:rFonts w:cs="Arial"/>
              </w:rPr>
              <w:t>02D6</w:t>
            </w:r>
          </w:p>
        </w:tc>
        <w:tc>
          <w:tcPr>
            <w:tcW w:w="4240" w:type="dxa"/>
            <w:noWrap/>
            <w:hideMark/>
          </w:tcPr>
          <w:p w:rsidR="00345C4B" w:rsidRPr="001A16A4" w:rsidRDefault="00345C4B" w:rsidP="00066C57">
            <w:pPr>
              <w:rPr>
                <w:rFonts w:cs="Arial"/>
              </w:rPr>
            </w:pPr>
            <w:r w:rsidRPr="001A16A4">
              <w:rPr>
                <w:rFonts w:cs="Arial"/>
              </w:rPr>
              <w:t>ADSP_Y_PCHIME_Volume3</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25</w:t>
            </w:r>
          </w:p>
        </w:tc>
        <w:tc>
          <w:tcPr>
            <w:tcW w:w="928" w:type="dxa"/>
            <w:noWrap/>
            <w:hideMark/>
          </w:tcPr>
          <w:p w:rsidR="00345C4B" w:rsidRPr="001A16A4" w:rsidRDefault="00345C4B" w:rsidP="00066C57">
            <w:pPr>
              <w:rPr>
                <w:rFonts w:cs="Arial"/>
              </w:rPr>
            </w:pPr>
            <w:r w:rsidRPr="001A16A4">
              <w:rPr>
                <w:rFonts w:cs="Arial"/>
              </w:rPr>
              <w:t>07EE</w:t>
            </w:r>
          </w:p>
        </w:tc>
        <w:tc>
          <w:tcPr>
            <w:tcW w:w="4240" w:type="dxa"/>
            <w:noWrap/>
            <w:hideMark/>
          </w:tcPr>
          <w:p w:rsidR="00345C4B" w:rsidRPr="001A16A4" w:rsidRDefault="00345C4B" w:rsidP="00066C57">
            <w:pPr>
              <w:rPr>
                <w:rFonts w:cs="Arial"/>
              </w:rPr>
            </w:pPr>
            <w:r w:rsidRPr="001A16A4">
              <w:rPr>
                <w:rFonts w:cs="Arial"/>
              </w:rPr>
              <w:t>ADSP_Y_PCHIME_Freq4_MSB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26</w:t>
            </w:r>
          </w:p>
        </w:tc>
        <w:tc>
          <w:tcPr>
            <w:tcW w:w="928" w:type="dxa"/>
            <w:noWrap/>
            <w:hideMark/>
          </w:tcPr>
          <w:p w:rsidR="00345C4B" w:rsidRPr="001A16A4" w:rsidRDefault="00345C4B" w:rsidP="00066C57">
            <w:pPr>
              <w:rPr>
                <w:rFonts w:cs="Arial"/>
              </w:rPr>
            </w:pPr>
            <w:r w:rsidRPr="001A16A4">
              <w:rPr>
                <w:rFonts w:cs="Arial"/>
              </w:rPr>
              <w:t>03D5</w:t>
            </w:r>
          </w:p>
        </w:tc>
        <w:tc>
          <w:tcPr>
            <w:tcW w:w="4240" w:type="dxa"/>
            <w:noWrap/>
            <w:hideMark/>
          </w:tcPr>
          <w:p w:rsidR="00345C4B" w:rsidRPr="001A16A4" w:rsidRDefault="00345C4B" w:rsidP="00066C57">
            <w:pPr>
              <w:rPr>
                <w:rFonts w:cs="Arial"/>
              </w:rPr>
            </w:pPr>
            <w:r w:rsidRPr="001A16A4">
              <w:rPr>
                <w:rFonts w:cs="Arial"/>
              </w:rPr>
              <w:t>ADSP_Y_PCHIME_Freq4_LSB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27</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ADSP_Y_PCHIME_Volume4</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28</w:t>
            </w:r>
          </w:p>
        </w:tc>
        <w:tc>
          <w:tcPr>
            <w:tcW w:w="928" w:type="dxa"/>
            <w:noWrap/>
            <w:hideMark/>
          </w:tcPr>
          <w:p w:rsidR="00345C4B" w:rsidRPr="001A16A4" w:rsidRDefault="00345C4B" w:rsidP="00066C57">
            <w:pPr>
              <w:rPr>
                <w:rFonts w:cs="Arial"/>
              </w:rPr>
            </w:pPr>
            <w:r w:rsidRPr="001A16A4">
              <w:rPr>
                <w:rFonts w:cs="Arial"/>
              </w:rPr>
              <w:t>07EE</w:t>
            </w:r>
          </w:p>
        </w:tc>
        <w:tc>
          <w:tcPr>
            <w:tcW w:w="4240" w:type="dxa"/>
            <w:noWrap/>
            <w:hideMark/>
          </w:tcPr>
          <w:p w:rsidR="00345C4B" w:rsidRPr="001A16A4" w:rsidRDefault="00345C4B" w:rsidP="00066C57">
            <w:pPr>
              <w:rPr>
                <w:rFonts w:cs="Arial"/>
              </w:rPr>
            </w:pPr>
            <w:r w:rsidRPr="001A16A4">
              <w:rPr>
                <w:rFonts w:cs="Arial"/>
              </w:rPr>
              <w:t>ADSP_Y_PCHIME_Freq5_MSB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29</w:t>
            </w:r>
          </w:p>
        </w:tc>
        <w:tc>
          <w:tcPr>
            <w:tcW w:w="928" w:type="dxa"/>
            <w:noWrap/>
            <w:hideMark/>
          </w:tcPr>
          <w:p w:rsidR="00345C4B" w:rsidRPr="001A16A4" w:rsidRDefault="00345C4B" w:rsidP="00066C57">
            <w:pPr>
              <w:rPr>
                <w:rFonts w:cs="Arial"/>
              </w:rPr>
            </w:pPr>
            <w:r w:rsidRPr="001A16A4">
              <w:rPr>
                <w:rFonts w:cs="Arial"/>
              </w:rPr>
              <w:t>03D5</w:t>
            </w:r>
          </w:p>
        </w:tc>
        <w:tc>
          <w:tcPr>
            <w:tcW w:w="4240" w:type="dxa"/>
            <w:noWrap/>
            <w:hideMark/>
          </w:tcPr>
          <w:p w:rsidR="00345C4B" w:rsidRPr="001A16A4" w:rsidRDefault="00345C4B" w:rsidP="00066C57">
            <w:pPr>
              <w:rPr>
                <w:rFonts w:cs="Arial"/>
              </w:rPr>
            </w:pPr>
            <w:r w:rsidRPr="001A16A4">
              <w:rPr>
                <w:rFonts w:cs="Arial"/>
              </w:rPr>
              <w:t>ADSP_Y_PCHIME_Freq5_LSB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30</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ADSP_Y_PCHIME_Volume5</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31</w:t>
            </w:r>
          </w:p>
        </w:tc>
        <w:tc>
          <w:tcPr>
            <w:tcW w:w="928" w:type="dxa"/>
            <w:noWrap/>
            <w:hideMark/>
          </w:tcPr>
          <w:p w:rsidR="00345C4B" w:rsidRPr="001A16A4" w:rsidRDefault="00345C4B" w:rsidP="00066C57">
            <w:pPr>
              <w:rPr>
                <w:rFonts w:cs="Arial"/>
              </w:rPr>
            </w:pPr>
            <w:r w:rsidRPr="001A16A4">
              <w:rPr>
                <w:rFonts w:cs="Arial"/>
              </w:rPr>
              <w:t>07EE</w:t>
            </w:r>
          </w:p>
        </w:tc>
        <w:tc>
          <w:tcPr>
            <w:tcW w:w="4240" w:type="dxa"/>
            <w:noWrap/>
            <w:hideMark/>
          </w:tcPr>
          <w:p w:rsidR="00345C4B" w:rsidRPr="001A16A4" w:rsidRDefault="00345C4B" w:rsidP="00066C57">
            <w:pPr>
              <w:rPr>
                <w:rFonts w:cs="Arial"/>
              </w:rPr>
            </w:pPr>
            <w:r w:rsidRPr="001A16A4">
              <w:rPr>
                <w:rFonts w:cs="Arial"/>
              </w:rPr>
              <w:t>ADSP_Y_PCHIME_Freq6_MSB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32</w:t>
            </w:r>
          </w:p>
        </w:tc>
        <w:tc>
          <w:tcPr>
            <w:tcW w:w="928" w:type="dxa"/>
            <w:noWrap/>
            <w:hideMark/>
          </w:tcPr>
          <w:p w:rsidR="00345C4B" w:rsidRPr="001A16A4" w:rsidRDefault="00345C4B" w:rsidP="00066C57">
            <w:pPr>
              <w:rPr>
                <w:rFonts w:cs="Arial"/>
              </w:rPr>
            </w:pPr>
            <w:r w:rsidRPr="001A16A4">
              <w:rPr>
                <w:rFonts w:cs="Arial"/>
              </w:rPr>
              <w:t>03D5</w:t>
            </w:r>
          </w:p>
        </w:tc>
        <w:tc>
          <w:tcPr>
            <w:tcW w:w="4240" w:type="dxa"/>
            <w:noWrap/>
            <w:hideMark/>
          </w:tcPr>
          <w:p w:rsidR="00345C4B" w:rsidRPr="001A16A4" w:rsidRDefault="00345C4B" w:rsidP="00066C57">
            <w:pPr>
              <w:rPr>
                <w:rFonts w:cs="Arial"/>
              </w:rPr>
            </w:pPr>
            <w:r w:rsidRPr="001A16A4">
              <w:rPr>
                <w:rFonts w:cs="Arial"/>
              </w:rPr>
              <w:t>ADSP_Y_PCHIME_Freq6_LSB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33</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ADSP_Y_PCHIME_Volume6</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34</w:t>
            </w:r>
          </w:p>
        </w:tc>
        <w:tc>
          <w:tcPr>
            <w:tcW w:w="928" w:type="dxa"/>
            <w:noWrap/>
            <w:hideMark/>
          </w:tcPr>
          <w:p w:rsidR="00345C4B" w:rsidRPr="001A16A4" w:rsidRDefault="00345C4B" w:rsidP="00066C57">
            <w:pPr>
              <w:rPr>
                <w:rFonts w:cs="Arial"/>
              </w:rPr>
            </w:pPr>
            <w:r w:rsidRPr="001A16A4">
              <w:rPr>
                <w:rFonts w:cs="Arial"/>
              </w:rPr>
              <w:t>07EE</w:t>
            </w:r>
          </w:p>
        </w:tc>
        <w:tc>
          <w:tcPr>
            <w:tcW w:w="4240" w:type="dxa"/>
            <w:noWrap/>
            <w:hideMark/>
          </w:tcPr>
          <w:p w:rsidR="00345C4B" w:rsidRPr="001A16A4" w:rsidRDefault="00345C4B" w:rsidP="00066C57">
            <w:pPr>
              <w:rPr>
                <w:rFonts w:cs="Arial"/>
              </w:rPr>
            </w:pPr>
            <w:r w:rsidRPr="001A16A4">
              <w:rPr>
                <w:rFonts w:cs="Arial"/>
              </w:rPr>
              <w:t>ADSP_Y_PCHIME_Freq7_MSB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35</w:t>
            </w:r>
          </w:p>
        </w:tc>
        <w:tc>
          <w:tcPr>
            <w:tcW w:w="928" w:type="dxa"/>
            <w:noWrap/>
            <w:hideMark/>
          </w:tcPr>
          <w:p w:rsidR="00345C4B" w:rsidRPr="001A16A4" w:rsidRDefault="00345C4B" w:rsidP="00066C57">
            <w:pPr>
              <w:rPr>
                <w:rFonts w:cs="Arial"/>
              </w:rPr>
            </w:pPr>
            <w:r w:rsidRPr="001A16A4">
              <w:rPr>
                <w:rFonts w:cs="Arial"/>
              </w:rPr>
              <w:t>03D5</w:t>
            </w:r>
          </w:p>
        </w:tc>
        <w:tc>
          <w:tcPr>
            <w:tcW w:w="4240" w:type="dxa"/>
            <w:noWrap/>
            <w:hideMark/>
          </w:tcPr>
          <w:p w:rsidR="00345C4B" w:rsidRPr="001A16A4" w:rsidRDefault="00345C4B" w:rsidP="00066C57">
            <w:pPr>
              <w:rPr>
                <w:rFonts w:cs="Arial"/>
              </w:rPr>
            </w:pPr>
            <w:r w:rsidRPr="001A16A4">
              <w:rPr>
                <w:rFonts w:cs="Arial"/>
              </w:rPr>
              <w:t>ADSP_Y_PCHIME_Freq7_LSB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36</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ADSP_Y_PCHIME_Volume7</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37</w:t>
            </w:r>
          </w:p>
        </w:tc>
        <w:tc>
          <w:tcPr>
            <w:tcW w:w="928" w:type="dxa"/>
            <w:noWrap/>
            <w:hideMark/>
          </w:tcPr>
          <w:p w:rsidR="00345C4B" w:rsidRPr="001A16A4" w:rsidRDefault="00345C4B" w:rsidP="00066C57">
            <w:pPr>
              <w:rPr>
                <w:rFonts w:cs="Arial"/>
              </w:rPr>
            </w:pPr>
            <w:r w:rsidRPr="001A16A4">
              <w:rPr>
                <w:rFonts w:cs="Arial"/>
              </w:rPr>
              <w:t>07EE</w:t>
            </w:r>
          </w:p>
        </w:tc>
        <w:tc>
          <w:tcPr>
            <w:tcW w:w="4240" w:type="dxa"/>
            <w:noWrap/>
            <w:hideMark/>
          </w:tcPr>
          <w:p w:rsidR="00345C4B" w:rsidRPr="001A16A4" w:rsidRDefault="00345C4B" w:rsidP="00066C57">
            <w:pPr>
              <w:rPr>
                <w:rFonts w:cs="Arial"/>
              </w:rPr>
            </w:pPr>
            <w:r w:rsidRPr="001A16A4">
              <w:rPr>
                <w:rFonts w:cs="Arial"/>
              </w:rPr>
              <w:t>ADSP_Y_PCHIME_Freq8_MSB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38</w:t>
            </w:r>
          </w:p>
        </w:tc>
        <w:tc>
          <w:tcPr>
            <w:tcW w:w="928" w:type="dxa"/>
            <w:noWrap/>
            <w:hideMark/>
          </w:tcPr>
          <w:p w:rsidR="00345C4B" w:rsidRPr="001A16A4" w:rsidRDefault="00345C4B" w:rsidP="00066C57">
            <w:pPr>
              <w:rPr>
                <w:rFonts w:cs="Arial"/>
              </w:rPr>
            </w:pPr>
            <w:r w:rsidRPr="001A16A4">
              <w:rPr>
                <w:rFonts w:cs="Arial"/>
              </w:rPr>
              <w:t>03D5</w:t>
            </w:r>
          </w:p>
        </w:tc>
        <w:tc>
          <w:tcPr>
            <w:tcW w:w="4240" w:type="dxa"/>
            <w:noWrap/>
            <w:hideMark/>
          </w:tcPr>
          <w:p w:rsidR="00345C4B" w:rsidRPr="001A16A4" w:rsidRDefault="00345C4B" w:rsidP="00066C57">
            <w:pPr>
              <w:rPr>
                <w:rFonts w:cs="Arial"/>
              </w:rPr>
            </w:pPr>
            <w:r w:rsidRPr="001A16A4">
              <w:rPr>
                <w:rFonts w:cs="Arial"/>
              </w:rPr>
              <w:t>ADSP_Y_PCHIME_Freq8_LSB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39</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ADSP_Y_PCHIME_Volume8</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40</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ADSP_Y_PCHIME_Ampli_LFO</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41</w:t>
            </w:r>
          </w:p>
        </w:tc>
        <w:tc>
          <w:tcPr>
            <w:tcW w:w="928" w:type="dxa"/>
            <w:noWrap/>
            <w:hideMark/>
          </w:tcPr>
          <w:p w:rsidR="00345C4B" w:rsidRPr="001A16A4" w:rsidRDefault="00345C4B" w:rsidP="00066C57">
            <w:pPr>
              <w:rPr>
                <w:rFonts w:cs="Arial"/>
              </w:rPr>
            </w:pPr>
            <w:r w:rsidRPr="001A16A4">
              <w:rPr>
                <w:rFonts w:cs="Arial"/>
              </w:rPr>
              <w:t>07FF</w:t>
            </w:r>
          </w:p>
        </w:tc>
        <w:tc>
          <w:tcPr>
            <w:tcW w:w="4240" w:type="dxa"/>
            <w:noWrap/>
            <w:hideMark/>
          </w:tcPr>
          <w:p w:rsidR="00345C4B" w:rsidRPr="001A16A4" w:rsidRDefault="00345C4B" w:rsidP="00066C57">
            <w:pPr>
              <w:rPr>
                <w:rFonts w:cs="Arial"/>
              </w:rPr>
            </w:pPr>
            <w:r w:rsidRPr="001A16A4">
              <w:rPr>
                <w:rFonts w:cs="Arial"/>
              </w:rPr>
              <w:t>ADSP_Y_PCHIME_Offset_LFO</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42</w:t>
            </w:r>
          </w:p>
        </w:tc>
        <w:tc>
          <w:tcPr>
            <w:tcW w:w="928" w:type="dxa"/>
            <w:noWrap/>
            <w:hideMark/>
          </w:tcPr>
          <w:p w:rsidR="00345C4B" w:rsidRPr="001A16A4" w:rsidRDefault="00345C4B" w:rsidP="00066C57">
            <w:pPr>
              <w:rPr>
                <w:rFonts w:cs="Arial"/>
              </w:rPr>
            </w:pPr>
            <w:r w:rsidRPr="001A16A4">
              <w:rPr>
                <w:rFonts w:cs="Arial"/>
              </w:rPr>
              <w:t>0001</w:t>
            </w:r>
          </w:p>
        </w:tc>
        <w:tc>
          <w:tcPr>
            <w:tcW w:w="4240" w:type="dxa"/>
            <w:noWrap/>
            <w:hideMark/>
          </w:tcPr>
          <w:p w:rsidR="00345C4B" w:rsidRPr="001A16A4" w:rsidRDefault="00345C4B" w:rsidP="00066C57">
            <w:pPr>
              <w:rPr>
                <w:rFonts w:cs="Arial"/>
              </w:rPr>
            </w:pPr>
            <w:r w:rsidRPr="001A16A4">
              <w:rPr>
                <w:rFonts w:cs="Arial"/>
              </w:rPr>
              <w:t>ADSP_Y_PCHIME_Env1_DelayVolume</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43</w:t>
            </w:r>
          </w:p>
        </w:tc>
        <w:tc>
          <w:tcPr>
            <w:tcW w:w="928" w:type="dxa"/>
            <w:noWrap/>
            <w:hideMark/>
          </w:tcPr>
          <w:p w:rsidR="00345C4B" w:rsidRPr="001A16A4" w:rsidRDefault="00345C4B" w:rsidP="00066C57">
            <w:pPr>
              <w:rPr>
                <w:rFonts w:cs="Arial"/>
              </w:rPr>
            </w:pPr>
            <w:r w:rsidRPr="001A16A4">
              <w:rPr>
                <w:rFonts w:cs="Arial"/>
              </w:rPr>
              <w:t>07FF</w:t>
            </w:r>
          </w:p>
        </w:tc>
        <w:tc>
          <w:tcPr>
            <w:tcW w:w="4240" w:type="dxa"/>
            <w:noWrap/>
            <w:hideMark/>
          </w:tcPr>
          <w:p w:rsidR="00345C4B" w:rsidRPr="001A16A4" w:rsidRDefault="00345C4B" w:rsidP="00066C57">
            <w:pPr>
              <w:rPr>
                <w:rFonts w:cs="Arial"/>
              </w:rPr>
            </w:pPr>
            <w:r w:rsidRPr="001A16A4">
              <w:rPr>
                <w:rFonts w:cs="Arial"/>
              </w:rPr>
              <w:t>ADSP_Y_PCHIME_Env1_DecayCoef_MSB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44</w:t>
            </w:r>
          </w:p>
        </w:tc>
        <w:tc>
          <w:tcPr>
            <w:tcW w:w="928" w:type="dxa"/>
            <w:noWrap/>
            <w:hideMark/>
          </w:tcPr>
          <w:p w:rsidR="00345C4B" w:rsidRPr="001A16A4" w:rsidRDefault="00345C4B" w:rsidP="00066C57">
            <w:pPr>
              <w:rPr>
                <w:rFonts w:cs="Arial"/>
              </w:rPr>
            </w:pPr>
            <w:r w:rsidRPr="001A16A4">
              <w:rPr>
                <w:rFonts w:cs="Arial"/>
              </w:rPr>
              <w:t>028A</w:t>
            </w:r>
          </w:p>
        </w:tc>
        <w:tc>
          <w:tcPr>
            <w:tcW w:w="4240" w:type="dxa"/>
            <w:noWrap/>
            <w:hideMark/>
          </w:tcPr>
          <w:p w:rsidR="00345C4B" w:rsidRPr="001A16A4" w:rsidRDefault="00345C4B" w:rsidP="00066C57">
            <w:pPr>
              <w:rPr>
                <w:rFonts w:cs="Arial"/>
              </w:rPr>
            </w:pPr>
            <w:r w:rsidRPr="001A16A4">
              <w:rPr>
                <w:rFonts w:cs="Arial"/>
              </w:rPr>
              <w:t>ADSP_Y_PCHIME_Env1_DecayCoef_LSB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45</w:t>
            </w:r>
          </w:p>
        </w:tc>
        <w:tc>
          <w:tcPr>
            <w:tcW w:w="928" w:type="dxa"/>
            <w:noWrap/>
            <w:hideMark/>
          </w:tcPr>
          <w:p w:rsidR="00345C4B" w:rsidRPr="001A16A4" w:rsidRDefault="00345C4B" w:rsidP="00066C57">
            <w:pPr>
              <w:rPr>
                <w:rFonts w:cs="Arial"/>
              </w:rPr>
            </w:pPr>
            <w:r w:rsidRPr="001A16A4">
              <w:rPr>
                <w:rFonts w:cs="Arial"/>
              </w:rPr>
              <w:t>0001</w:t>
            </w:r>
          </w:p>
        </w:tc>
        <w:tc>
          <w:tcPr>
            <w:tcW w:w="4240" w:type="dxa"/>
            <w:noWrap/>
            <w:hideMark/>
          </w:tcPr>
          <w:p w:rsidR="00345C4B" w:rsidRPr="001A16A4" w:rsidRDefault="00345C4B" w:rsidP="00066C57">
            <w:pPr>
              <w:rPr>
                <w:rFonts w:cs="Arial"/>
              </w:rPr>
            </w:pPr>
            <w:r w:rsidRPr="001A16A4">
              <w:rPr>
                <w:rFonts w:cs="Arial"/>
              </w:rPr>
              <w:t>ADSP_Y_PCHIME_Env2_DelayVolume</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46</w:t>
            </w:r>
          </w:p>
        </w:tc>
        <w:tc>
          <w:tcPr>
            <w:tcW w:w="928" w:type="dxa"/>
            <w:noWrap/>
            <w:hideMark/>
          </w:tcPr>
          <w:p w:rsidR="00345C4B" w:rsidRPr="001A16A4" w:rsidRDefault="00345C4B" w:rsidP="00066C57">
            <w:pPr>
              <w:rPr>
                <w:rFonts w:cs="Arial"/>
              </w:rPr>
            </w:pPr>
            <w:r w:rsidRPr="001A16A4">
              <w:rPr>
                <w:rFonts w:cs="Arial"/>
              </w:rPr>
              <w:t>07FF</w:t>
            </w:r>
          </w:p>
        </w:tc>
        <w:tc>
          <w:tcPr>
            <w:tcW w:w="4240" w:type="dxa"/>
            <w:noWrap/>
            <w:hideMark/>
          </w:tcPr>
          <w:p w:rsidR="00345C4B" w:rsidRPr="001A16A4" w:rsidRDefault="00345C4B" w:rsidP="00066C57">
            <w:pPr>
              <w:rPr>
                <w:rFonts w:cs="Arial"/>
              </w:rPr>
            </w:pPr>
            <w:r w:rsidRPr="001A16A4">
              <w:rPr>
                <w:rFonts w:cs="Arial"/>
              </w:rPr>
              <w:t>ADSP_Y_PCHIME_Env2_DecayCoef_MSB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47</w:t>
            </w:r>
          </w:p>
        </w:tc>
        <w:tc>
          <w:tcPr>
            <w:tcW w:w="928" w:type="dxa"/>
            <w:noWrap/>
            <w:hideMark/>
          </w:tcPr>
          <w:p w:rsidR="00345C4B" w:rsidRPr="001A16A4" w:rsidRDefault="00345C4B" w:rsidP="00066C57">
            <w:pPr>
              <w:rPr>
                <w:rFonts w:cs="Arial"/>
              </w:rPr>
            </w:pPr>
            <w:r w:rsidRPr="001A16A4">
              <w:rPr>
                <w:rFonts w:cs="Arial"/>
              </w:rPr>
              <w:t>0545</w:t>
            </w:r>
          </w:p>
        </w:tc>
        <w:tc>
          <w:tcPr>
            <w:tcW w:w="4240" w:type="dxa"/>
            <w:noWrap/>
            <w:hideMark/>
          </w:tcPr>
          <w:p w:rsidR="00345C4B" w:rsidRPr="001A16A4" w:rsidRDefault="00345C4B" w:rsidP="00066C57">
            <w:pPr>
              <w:rPr>
                <w:rFonts w:cs="Arial"/>
              </w:rPr>
            </w:pPr>
            <w:r w:rsidRPr="001A16A4">
              <w:rPr>
                <w:rFonts w:cs="Arial"/>
              </w:rPr>
              <w:t>ADSP_Y_PCHIME_Env2_DecayCoef_LSB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48</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ADSP_Y_PCHIME_Env3_DelayVolume</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49</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ADSP_Y_PCHIME_Env3_DecayCoef_MSB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50</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ADSP_Y_PCHIME_Env3_DecayCoef_LSB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51</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ADSP_Y_PCHIME_Env4_DelayVolume</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52</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ADSP_Y_PCHIME_Env4_DecayCoef_MSB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53</w:t>
            </w:r>
          </w:p>
        </w:tc>
        <w:tc>
          <w:tcPr>
            <w:tcW w:w="928" w:type="dxa"/>
            <w:noWrap/>
            <w:hideMark/>
          </w:tcPr>
          <w:p w:rsidR="00345C4B" w:rsidRPr="001A16A4" w:rsidRDefault="00345C4B" w:rsidP="00066C57">
            <w:pPr>
              <w:rPr>
                <w:rFonts w:cs="Arial"/>
              </w:rPr>
            </w:pPr>
            <w:r w:rsidRPr="001A16A4">
              <w:rPr>
                <w:rFonts w:cs="Arial"/>
              </w:rPr>
              <w:t>0000</w:t>
            </w:r>
          </w:p>
        </w:tc>
        <w:tc>
          <w:tcPr>
            <w:tcW w:w="4240" w:type="dxa"/>
            <w:noWrap/>
            <w:hideMark/>
          </w:tcPr>
          <w:p w:rsidR="00345C4B" w:rsidRPr="001A16A4" w:rsidRDefault="00345C4B" w:rsidP="00066C57">
            <w:pPr>
              <w:rPr>
                <w:rFonts w:cs="Arial"/>
              </w:rPr>
            </w:pPr>
            <w:r w:rsidRPr="001A16A4">
              <w:rPr>
                <w:rFonts w:cs="Arial"/>
              </w:rPr>
              <w:t>ADSP_Y_PCHIME_Env4_DecayCoef_LSB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54</w:t>
            </w:r>
          </w:p>
        </w:tc>
        <w:tc>
          <w:tcPr>
            <w:tcW w:w="928" w:type="dxa"/>
            <w:noWrap/>
            <w:hideMark/>
          </w:tcPr>
          <w:p w:rsidR="00345C4B" w:rsidRPr="001A16A4" w:rsidRDefault="00345C4B" w:rsidP="00066C57">
            <w:pPr>
              <w:rPr>
                <w:rFonts w:cs="Arial"/>
              </w:rPr>
            </w:pPr>
            <w:r w:rsidRPr="001A16A4">
              <w:rPr>
                <w:rFonts w:cs="Arial"/>
              </w:rPr>
              <w:t>0400</w:t>
            </w:r>
          </w:p>
        </w:tc>
        <w:tc>
          <w:tcPr>
            <w:tcW w:w="4240" w:type="dxa"/>
            <w:noWrap/>
            <w:hideMark/>
          </w:tcPr>
          <w:p w:rsidR="00345C4B" w:rsidRPr="001A16A4" w:rsidRDefault="00345C4B" w:rsidP="00066C57">
            <w:pPr>
              <w:rPr>
                <w:rFonts w:cs="Arial"/>
              </w:rPr>
            </w:pPr>
            <w:r w:rsidRPr="001A16A4">
              <w:rPr>
                <w:rFonts w:cs="Arial"/>
              </w:rPr>
              <w:t>ADSP_Y_PCHIME_MasterVolume</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55</w:t>
            </w:r>
          </w:p>
        </w:tc>
        <w:tc>
          <w:tcPr>
            <w:tcW w:w="928" w:type="dxa"/>
            <w:noWrap/>
            <w:hideMark/>
          </w:tcPr>
          <w:p w:rsidR="00345C4B" w:rsidRPr="001A16A4" w:rsidRDefault="00345C4B" w:rsidP="00066C57">
            <w:pPr>
              <w:rPr>
                <w:rFonts w:cs="Arial"/>
              </w:rPr>
            </w:pPr>
            <w:r w:rsidRPr="001A16A4">
              <w:rPr>
                <w:rFonts w:cs="Arial"/>
              </w:rPr>
              <w:t>075C</w:t>
            </w:r>
          </w:p>
        </w:tc>
        <w:tc>
          <w:tcPr>
            <w:tcW w:w="4240" w:type="dxa"/>
            <w:noWrap/>
            <w:hideMark/>
          </w:tcPr>
          <w:p w:rsidR="00345C4B" w:rsidRPr="001A16A4" w:rsidRDefault="00345C4B" w:rsidP="00066C57">
            <w:pPr>
              <w:rPr>
                <w:rFonts w:cs="Arial"/>
              </w:rPr>
            </w:pPr>
            <w:r w:rsidRPr="001A16A4">
              <w:rPr>
                <w:rFonts w:cs="Arial"/>
              </w:rPr>
              <w:t>ADSP_Y_PCHIME_Smute_DecayCoef_MSB</w:t>
            </w:r>
          </w:p>
        </w:tc>
      </w:tr>
      <w:tr w:rsidR="00345C4B" w:rsidRPr="001A16A4" w:rsidTr="00066C57">
        <w:trPr>
          <w:trHeight w:val="255"/>
          <w:jc w:val="center"/>
        </w:trPr>
        <w:tc>
          <w:tcPr>
            <w:tcW w:w="460" w:type="dxa"/>
            <w:noWrap/>
            <w:hideMark/>
          </w:tcPr>
          <w:p w:rsidR="00345C4B" w:rsidRPr="001A16A4" w:rsidRDefault="00345C4B" w:rsidP="00066C57">
            <w:pPr>
              <w:rPr>
                <w:rFonts w:cs="Arial"/>
              </w:rPr>
            </w:pPr>
            <w:r w:rsidRPr="001A16A4">
              <w:rPr>
                <w:rFonts w:cs="Arial"/>
              </w:rPr>
              <w:t>56</w:t>
            </w:r>
          </w:p>
        </w:tc>
        <w:tc>
          <w:tcPr>
            <w:tcW w:w="928" w:type="dxa"/>
            <w:noWrap/>
            <w:hideMark/>
          </w:tcPr>
          <w:p w:rsidR="00345C4B" w:rsidRPr="001A16A4" w:rsidRDefault="00345C4B" w:rsidP="00066C57">
            <w:pPr>
              <w:rPr>
                <w:rFonts w:cs="Arial"/>
              </w:rPr>
            </w:pPr>
            <w:r w:rsidRPr="001A16A4">
              <w:rPr>
                <w:rFonts w:cs="Arial"/>
              </w:rPr>
              <w:t>0201</w:t>
            </w:r>
          </w:p>
        </w:tc>
        <w:tc>
          <w:tcPr>
            <w:tcW w:w="4240" w:type="dxa"/>
            <w:noWrap/>
            <w:hideMark/>
          </w:tcPr>
          <w:p w:rsidR="00345C4B" w:rsidRPr="001A16A4" w:rsidRDefault="00345C4B" w:rsidP="00066C57">
            <w:pPr>
              <w:rPr>
                <w:rFonts w:cs="Arial"/>
              </w:rPr>
            </w:pPr>
            <w:r w:rsidRPr="001A16A4">
              <w:rPr>
                <w:rFonts w:cs="Arial"/>
              </w:rPr>
              <w:t>ADSP_Y_PCHIME_Smute_DecayCoef_LSB</w:t>
            </w:r>
          </w:p>
        </w:tc>
      </w:tr>
      <w:tr w:rsidR="00345C4B" w:rsidRPr="001A16A4" w:rsidTr="00066C57">
        <w:trPr>
          <w:trHeight w:val="70"/>
          <w:jc w:val="center"/>
        </w:trPr>
        <w:tc>
          <w:tcPr>
            <w:tcW w:w="460" w:type="dxa"/>
            <w:noWrap/>
            <w:hideMark/>
          </w:tcPr>
          <w:p w:rsidR="00345C4B" w:rsidRPr="001A16A4" w:rsidRDefault="00345C4B" w:rsidP="00066C57">
            <w:pPr>
              <w:rPr>
                <w:rFonts w:cs="Arial"/>
              </w:rPr>
            </w:pPr>
            <w:r w:rsidRPr="001A16A4">
              <w:rPr>
                <w:rFonts w:cs="Arial"/>
              </w:rPr>
              <w:t>57</w:t>
            </w:r>
          </w:p>
        </w:tc>
        <w:tc>
          <w:tcPr>
            <w:tcW w:w="928" w:type="dxa"/>
            <w:noWrap/>
            <w:hideMark/>
          </w:tcPr>
          <w:p w:rsidR="00345C4B" w:rsidRPr="001A16A4" w:rsidRDefault="00345C4B" w:rsidP="00066C57">
            <w:pPr>
              <w:rPr>
                <w:rFonts w:cs="Arial"/>
              </w:rPr>
            </w:pPr>
            <w:r w:rsidRPr="001A16A4">
              <w:rPr>
                <w:rFonts w:cs="Arial"/>
              </w:rPr>
              <w:t>000001</w:t>
            </w:r>
          </w:p>
        </w:tc>
        <w:tc>
          <w:tcPr>
            <w:tcW w:w="4240" w:type="dxa"/>
            <w:noWrap/>
            <w:hideMark/>
          </w:tcPr>
          <w:p w:rsidR="00345C4B" w:rsidRPr="001A16A4" w:rsidRDefault="00345C4B" w:rsidP="00066C57">
            <w:pPr>
              <w:rPr>
                <w:rFonts w:cs="Arial"/>
              </w:rPr>
            </w:pPr>
            <w:r w:rsidRPr="001A16A4">
              <w:rPr>
                <w:rFonts w:cs="Arial"/>
              </w:rPr>
              <w:t>ADSP_X_PCHIME_ControlStatusReg</w:t>
            </w:r>
          </w:p>
        </w:tc>
      </w:tr>
    </w:tbl>
    <w:p w:rsidR="00345C4B" w:rsidRPr="00AD1F61" w:rsidRDefault="00345C4B" w:rsidP="00345C4B">
      <w:pPr>
        <w:rPr>
          <w:rFonts w:cs="Arial"/>
        </w:rPr>
      </w:pPr>
    </w:p>
    <w:p w:rsidR="00345C4B" w:rsidRDefault="00345C4B" w:rsidP="00345C4B">
      <w:pPr>
        <w:pStyle w:val="Heading4"/>
        <w:numPr>
          <w:ilvl w:val="3"/>
          <w:numId w:val="48"/>
        </w:numPr>
      </w:pPr>
      <w:bookmarkStart w:id="332" w:name="_Toc45277384"/>
      <w:r w:rsidRPr="00B9479B">
        <w:lastRenderedPageBreak/>
        <w:t>AHU-SWR-REQ-165811/B-Polyphonic Chime 27 - Reverse Park Aid_RPA Continuous (Repetitions)</w:t>
      </w:r>
      <w:bookmarkEnd w:id="332"/>
    </w:p>
    <w:p w:rsidR="00345C4B" w:rsidRDefault="00345C4B" w:rsidP="00345C4B">
      <w:pPr>
        <w:jc w:val="center"/>
        <w:rPr>
          <w:rFonts w:cs="Arial"/>
        </w:rPr>
      </w:pPr>
      <w:r>
        <w:rPr>
          <w:noProof/>
        </w:rPr>
        <w:drawing>
          <wp:inline distT="0" distB="0" distL="0" distR="0" wp14:anchorId="47029540" wp14:editId="49249FE0">
            <wp:extent cx="1085850" cy="981075"/>
            <wp:effectExtent l="0" t="0" r="0" b="9525"/>
            <wp:docPr id="393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5"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D16363C" wp14:editId="782B57D0">
            <wp:extent cx="1085850" cy="981075"/>
            <wp:effectExtent l="0" t="0" r="0" b="9525"/>
            <wp:docPr id="393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6" name="Picture 5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1D4B35C" wp14:editId="47F1A05F">
            <wp:extent cx="1409700" cy="914400"/>
            <wp:effectExtent l="0" t="0" r="0" b="0"/>
            <wp:docPr id="393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7" name="Picture 41"/>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097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7642C8" w:rsidTr="00066C57">
        <w:trPr>
          <w:trHeight w:val="70"/>
          <w:jc w:val="center"/>
        </w:trPr>
        <w:tc>
          <w:tcPr>
            <w:tcW w:w="460" w:type="dxa"/>
            <w:noWrap/>
            <w:hideMark/>
          </w:tcPr>
          <w:p w:rsidR="00345C4B" w:rsidRPr="007642C8" w:rsidRDefault="00345C4B" w:rsidP="00066C57">
            <w:pPr>
              <w:rPr>
                <w:rFonts w:cs="Arial"/>
                <w:b/>
                <w:bCs/>
              </w:rPr>
            </w:pPr>
            <w:r w:rsidRPr="007642C8">
              <w:rPr>
                <w:rFonts w:cs="Arial"/>
                <w:b/>
                <w:bCs/>
              </w:rPr>
              <w:t>#</w:t>
            </w:r>
          </w:p>
        </w:tc>
        <w:tc>
          <w:tcPr>
            <w:tcW w:w="995" w:type="dxa"/>
            <w:noWrap/>
            <w:hideMark/>
          </w:tcPr>
          <w:p w:rsidR="00345C4B" w:rsidRPr="007642C8" w:rsidRDefault="00345C4B" w:rsidP="00066C57">
            <w:pPr>
              <w:rPr>
                <w:rFonts w:cs="Arial"/>
                <w:b/>
                <w:bCs/>
              </w:rPr>
            </w:pPr>
            <w:r w:rsidRPr="007642C8">
              <w:rPr>
                <w:rFonts w:cs="Arial"/>
                <w:b/>
                <w:bCs/>
              </w:rPr>
              <w:t>Hex</w:t>
            </w:r>
          </w:p>
        </w:tc>
        <w:tc>
          <w:tcPr>
            <w:tcW w:w="4240" w:type="dxa"/>
            <w:noWrap/>
            <w:hideMark/>
          </w:tcPr>
          <w:p w:rsidR="00345C4B" w:rsidRPr="007642C8" w:rsidRDefault="00345C4B" w:rsidP="00066C57">
            <w:pPr>
              <w:rPr>
                <w:rFonts w:cs="Arial"/>
                <w:b/>
                <w:bCs/>
              </w:rPr>
            </w:pPr>
            <w:r w:rsidRPr="007642C8">
              <w:rPr>
                <w:rFonts w:cs="Arial"/>
                <w:b/>
                <w:bCs/>
              </w:rPr>
              <w:t>Parameter</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w:t>
            </w:r>
          </w:p>
        </w:tc>
        <w:tc>
          <w:tcPr>
            <w:tcW w:w="995" w:type="dxa"/>
            <w:noWrap/>
            <w:hideMark/>
          </w:tcPr>
          <w:p w:rsidR="00345C4B" w:rsidRPr="007642C8" w:rsidRDefault="00345C4B" w:rsidP="00066C57">
            <w:pPr>
              <w:rPr>
                <w:rFonts w:cs="Arial"/>
              </w:rPr>
            </w:pPr>
            <w:del w:id="333" w:author="Walus, David (D.M.)" w:date="2015-07-06T08:41:00Z">
              <w:r w:rsidRPr="007642C8" w:rsidDel="004D6153">
                <w:rPr>
                  <w:rFonts w:cs="Arial"/>
                </w:rPr>
                <w:delText>0002F8</w:delText>
              </w:r>
            </w:del>
            <w:ins w:id="334" w:author="Walus, David (D.M.)" w:date="2015-07-06T08:41:00Z">
              <w:r>
                <w:rPr>
                  <w:rFonts w:cs="Arial"/>
                </w:rPr>
                <w:t>0002BB</w:t>
              </w:r>
            </w:ins>
          </w:p>
        </w:tc>
        <w:tc>
          <w:tcPr>
            <w:tcW w:w="4240" w:type="dxa"/>
            <w:noWrap/>
            <w:hideMark/>
          </w:tcPr>
          <w:p w:rsidR="00345C4B" w:rsidRPr="007642C8" w:rsidRDefault="00345C4B" w:rsidP="00066C57">
            <w:pPr>
              <w:rPr>
                <w:rFonts w:cs="Arial"/>
              </w:rPr>
            </w:pPr>
            <w:r w:rsidRPr="007642C8">
              <w:rPr>
                <w:rFonts w:cs="Arial"/>
              </w:rPr>
              <w:t>ADSP_X_PCHIME_AngleIncr_LFO</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ADSP_X_PCHIME_Env1_DelaySamples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w:t>
            </w:r>
          </w:p>
        </w:tc>
        <w:tc>
          <w:tcPr>
            <w:tcW w:w="995" w:type="dxa"/>
            <w:noWrap/>
            <w:hideMark/>
          </w:tcPr>
          <w:p w:rsidR="00345C4B" w:rsidRPr="007642C8" w:rsidRDefault="00345C4B" w:rsidP="00066C57">
            <w:pPr>
              <w:rPr>
                <w:rFonts w:cs="Arial"/>
              </w:rPr>
            </w:pPr>
            <w:r w:rsidRPr="007642C8">
              <w:rPr>
                <w:rFonts w:cs="Arial"/>
              </w:rPr>
              <w:t>0AAAAA</w:t>
            </w:r>
          </w:p>
        </w:tc>
        <w:tc>
          <w:tcPr>
            <w:tcW w:w="4240" w:type="dxa"/>
            <w:noWrap/>
            <w:hideMark/>
          </w:tcPr>
          <w:p w:rsidR="00345C4B" w:rsidRPr="007642C8" w:rsidRDefault="00345C4B" w:rsidP="00066C57">
            <w:pPr>
              <w:rPr>
                <w:rFonts w:cs="Arial"/>
              </w:rPr>
            </w:pPr>
            <w:r w:rsidRPr="007642C8">
              <w:rPr>
                <w:rFonts w:cs="Arial"/>
              </w:rPr>
              <w:t>ADSP_X_PCHIME_Env1_AttackIncr</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w:t>
            </w:r>
          </w:p>
        </w:tc>
        <w:tc>
          <w:tcPr>
            <w:tcW w:w="995" w:type="dxa"/>
            <w:noWrap/>
            <w:hideMark/>
          </w:tcPr>
          <w:p w:rsidR="00345C4B" w:rsidRPr="007642C8" w:rsidRDefault="00345C4B" w:rsidP="00066C57">
            <w:pPr>
              <w:rPr>
                <w:rFonts w:cs="Arial"/>
              </w:rPr>
            </w:pPr>
            <w:r w:rsidRPr="007642C8">
              <w:rPr>
                <w:rFonts w:cs="Arial"/>
              </w:rPr>
              <w:t>008520</w:t>
            </w:r>
          </w:p>
        </w:tc>
        <w:tc>
          <w:tcPr>
            <w:tcW w:w="4240" w:type="dxa"/>
            <w:noWrap/>
            <w:hideMark/>
          </w:tcPr>
          <w:p w:rsidR="00345C4B" w:rsidRPr="007642C8" w:rsidRDefault="00345C4B" w:rsidP="00066C57">
            <w:pPr>
              <w:rPr>
                <w:rFonts w:cs="Arial"/>
              </w:rPr>
            </w:pPr>
            <w:r w:rsidRPr="007642C8">
              <w:rPr>
                <w:rFonts w:cs="Arial"/>
              </w:rPr>
              <w:t>ADSP_X_PCHIME_Env1_SustainSamples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ADSP_X_PCHIME_Env2_DelaySamples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6</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ADSP_X_PCHIME_Env2_AttackIncr</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7</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ADSP_X_PCHIME_Env2_SustainSamples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8</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ADSP_X_PCHIME_Env3_DelaySamples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9</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ADSP_X_PCHIME_Env3_AttackIncr</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10</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ADSP_X_PCHIME_Env3_SustainSamples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11</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ADSP_X_PCHIME_Env4_DelaySamples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12</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ADSP_X_PCHIME_Env4_AttackIncr</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13</w:t>
            </w:r>
          </w:p>
        </w:tc>
        <w:tc>
          <w:tcPr>
            <w:tcW w:w="995" w:type="dxa"/>
            <w:noWrap/>
            <w:hideMark/>
          </w:tcPr>
          <w:p w:rsidR="00345C4B" w:rsidRPr="007642C8" w:rsidRDefault="00345C4B" w:rsidP="00066C57">
            <w:pPr>
              <w:rPr>
                <w:rFonts w:cs="Arial"/>
              </w:rPr>
            </w:pPr>
            <w:r w:rsidRPr="007642C8">
              <w:rPr>
                <w:rFonts w:cs="Arial"/>
              </w:rPr>
              <w:t>000000</w:t>
            </w:r>
          </w:p>
        </w:tc>
        <w:tc>
          <w:tcPr>
            <w:tcW w:w="4240" w:type="dxa"/>
            <w:noWrap/>
            <w:hideMark/>
          </w:tcPr>
          <w:p w:rsidR="00345C4B" w:rsidRPr="007642C8" w:rsidRDefault="00345C4B" w:rsidP="00066C57">
            <w:pPr>
              <w:rPr>
                <w:rFonts w:cs="Arial"/>
              </w:rPr>
            </w:pPr>
            <w:r w:rsidRPr="007642C8">
              <w:rPr>
                <w:rFonts w:cs="Arial"/>
              </w:rPr>
              <w:t>ADSP_X_PCHIME_Env4_SustainSamples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14</w:t>
            </w:r>
          </w:p>
        </w:tc>
        <w:tc>
          <w:tcPr>
            <w:tcW w:w="995" w:type="dxa"/>
            <w:noWrap/>
            <w:hideMark/>
          </w:tcPr>
          <w:p w:rsidR="00345C4B" w:rsidRPr="007642C8" w:rsidRDefault="00345C4B" w:rsidP="00066C57">
            <w:pPr>
              <w:rPr>
                <w:rFonts w:cs="Arial"/>
              </w:rPr>
            </w:pPr>
            <w:r w:rsidRPr="007642C8">
              <w:rPr>
                <w:rFonts w:cs="Arial"/>
              </w:rPr>
              <w:t>000001</w:t>
            </w:r>
          </w:p>
        </w:tc>
        <w:tc>
          <w:tcPr>
            <w:tcW w:w="4240" w:type="dxa"/>
            <w:noWrap/>
            <w:hideMark/>
          </w:tcPr>
          <w:p w:rsidR="00345C4B" w:rsidRPr="007642C8" w:rsidRDefault="00345C4B" w:rsidP="00066C57">
            <w:pPr>
              <w:rPr>
                <w:rFonts w:cs="Arial"/>
              </w:rPr>
            </w:pPr>
            <w:r w:rsidRPr="007642C8">
              <w:rPr>
                <w:rFonts w:cs="Arial"/>
              </w:rPr>
              <w:t>ADSP_X_PCHIME_NrRepetitions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15</w:t>
            </w:r>
          </w:p>
        </w:tc>
        <w:tc>
          <w:tcPr>
            <w:tcW w:w="995" w:type="dxa"/>
            <w:noWrap/>
            <w:hideMark/>
          </w:tcPr>
          <w:p w:rsidR="00345C4B" w:rsidRPr="007642C8" w:rsidRDefault="00345C4B" w:rsidP="00066C57">
            <w:pPr>
              <w:rPr>
                <w:rFonts w:cs="Arial"/>
              </w:rPr>
            </w:pPr>
            <w:r w:rsidRPr="007642C8">
              <w:rPr>
                <w:rFonts w:cs="Arial"/>
              </w:rPr>
              <w:t>008CA0</w:t>
            </w:r>
          </w:p>
        </w:tc>
        <w:tc>
          <w:tcPr>
            <w:tcW w:w="4240" w:type="dxa"/>
            <w:noWrap/>
            <w:hideMark/>
          </w:tcPr>
          <w:p w:rsidR="00345C4B" w:rsidRPr="007642C8" w:rsidRDefault="00345C4B" w:rsidP="00066C57">
            <w:pPr>
              <w:rPr>
                <w:rFonts w:cs="Arial"/>
              </w:rPr>
            </w:pPr>
            <w:r w:rsidRPr="007642C8">
              <w:rPr>
                <w:rFonts w:cs="Arial"/>
              </w:rPr>
              <w:t>ADSP_X_PCHIME_RepeatSamples</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16</w:t>
            </w:r>
          </w:p>
        </w:tc>
        <w:tc>
          <w:tcPr>
            <w:tcW w:w="995" w:type="dxa"/>
            <w:noWrap/>
            <w:hideMark/>
          </w:tcPr>
          <w:p w:rsidR="00345C4B" w:rsidRPr="007642C8" w:rsidRDefault="00345C4B" w:rsidP="00066C57">
            <w:pPr>
              <w:rPr>
                <w:rFonts w:cs="Arial"/>
              </w:rPr>
            </w:pPr>
            <w:r w:rsidRPr="007642C8">
              <w:rPr>
                <w:rFonts w:cs="Arial"/>
              </w:rPr>
              <w:t>07F6</w:t>
            </w:r>
          </w:p>
        </w:tc>
        <w:tc>
          <w:tcPr>
            <w:tcW w:w="4240" w:type="dxa"/>
            <w:noWrap/>
            <w:hideMark/>
          </w:tcPr>
          <w:p w:rsidR="00345C4B" w:rsidRPr="007642C8" w:rsidRDefault="00345C4B" w:rsidP="00066C57">
            <w:pPr>
              <w:rPr>
                <w:rFonts w:cs="Arial"/>
              </w:rPr>
            </w:pPr>
            <w:r w:rsidRPr="007642C8">
              <w:rPr>
                <w:rFonts w:cs="Arial"/>
              </w:rPr>
              <w:t>ADSP_Y_PCHIME_Freq1_MSB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17</w:t>
            </w:r>
          </w:p>
        </w:tc>
        <w:tc>
          <w:tcPr>
            <w:tcW w:w="995" w:type="dxa"/>
            <w:noWrap/>
            <w:hideMark/>
          </w:tcPr>
          <w:p w:rsidR="00345C4B" w:rsidRPr="007642C8" w:rsidRDefault="00345C4B" w:rsidP="00066C57">
            <w:pPr>
              <w:rPr>
                <w:rFonts w:cs="Arial"/>
              </w:rPr>
            </w:pPr>
            <w:r w:rsidRPr="007642C8">
              <w:rPr>
                <w:rFonts w:cs="Arial"/>
              </w:rPr>
              <w:t>011B</w:t>
            </w:r>
          </w:p>
        </w:tc>
        <w:tc>
          <w:tcPr>
            <w:tcW w:w="4240" w:type="dxa"/>
            <w:noWrap/>
            <w:hideMark/>
          </w:tcPr>
          <w:p w:rsidR="00345C4B" w:rsidRPr="007642C8" w:rsidRDefault="00345C4B" w:rsidP="00066C57">
            <w:pPr>
              <w:rPr>
                <w:rFonts w:cs="Arial"/>
              </w:rPr>
            </w:pPr>
            <w:r w:rsidRPr="007642C8">
              <w:rPr>
                <w:rFonts w:cs="Arial"/>
              </w:rPr>
              <w:t>ADSP_Y_PCHIME_Freq1_LSB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18</w:t>
            </w:r>
          </w:p>
        </w:tc>
        <w:tc>
          <w:tcPr>
            <w:tcW w:w="995" w:type="dxa"/>
            <w:noWrap/>
            <w:hideMark/>
          </w:tcPr>
          <w:p w:rsidR="00345C4B" w:rsidRPr="007642C8" w:rsidRDefault="00345C4B" w:rsidP="00066C57">
            <w:pPr>
              <w:rPr>
                <w:rFonts w:cs="Arial"/>
              </w:rPr>
            </w:pPr>
            <w:r w:rsidRPr="007642C8">
              <w:rPr>
                <w:rFonts w:cs="Arial"/>
              </w:rPr>
              <w:t>0800</w:t>
            </w:r>
          </w:p>
        </w:tc>
        <w:tc>
          <w:tcPr>
            <w:tcW w:w="4240" w:type="dxa"/>
            <w:noWrap/>
            <w:hideMark/>
          </w:tcPr>
          <w:p w:rsidR="00345C4B" w:rsidRPr="007642C8" w:rsidRDefault="00345C4B" w:rsidP="00066C57">
            <w:pPr>
              <w:rPr>
                <w:rFonts w:cs="Arial"/>
              </w:rPr>
            </w:pPr>
            <w:r w:rsidRPr="007642C8">
              <w:rPr>
                <w:rFonts w:cs="Arial"/>
              </w:rPr>
              <w:t>ADSP_Y_PCHIME_Volume1</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19</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ADSP_Y_PCHIME_Freq2_MSB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20</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ADSP_Y_PCHIME_Freq2_LSB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21</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ADSP_Y_PCHIME_Volume2</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22</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ADSP_Y_PCHIME_Freq3_MSB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23</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ADSP_Y_PCHIME_Freq3_LSB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24</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ADSP_Y_PCHIME_Volume3</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25</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ADSP_Y_PCHIME_Freq4_MSB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26</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ADSP_Y_PCHIME_Freq4_LSB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27</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ADSP_Y_PCHIME_Volume4</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28</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ADSP_Y_PCHIME_Freq5_MSB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29</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ADSP_Y_PCHIME_Freq5_LSB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30</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ADSP_Y_PCHIME_Volume5</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31</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ADSP_Y_PCHIME_Freq6_MSB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32</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ADSP_Y_PCHIME_Freq6_LSB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33</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ADSP_Y_PCHIME_Volume6</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34</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ADSP_Y_PCHIME_Freq7_MSB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35</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ADSP_Y_PCHIME_Freq7_LSB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36</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ADSP_Y_PCHIME_Volume7</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37</w:t>
            </w:r>
          </w:p>
        </w:tc>
        <w:tc>
          <w:tcPr>
            <w:tcW w:w="995" w:type="dxa"/>
            <w:noWrap/>
            <w:hideMark/>
          </w:tcPr>
          <w:p w:rsidR="00345C4B" w:rsidRPr="007642C8" w:rsidRDefault="00345C4B" w:rsidP="00066C57">
            <w:pPr>
              <w:rPr>
                <w:rFonts w:cs="Arial"/>
              </w:rPr>
            </w:pPr>
            <w:r w:rsidRPr="007642C8">
              <w:rPr>
                <w:rFonts w:cs="Arial"/>
              </w:rPr>
              <w:t>07EE</w:t>
            </w:r>
          </w:p>
        </w:tc>
        <w:tc>
          <w:tcPr>
            <w:tcW w:w="4240" w:type="dxa"/>
            <w:noWrap/>
            <w:hideMark/>
          </w:tcPr>
          <w:p w:rsidR="00345C4B" w:rsidRPr="007642C8" w:rsidRDefault="00345C4B" w:rsidP="00066C57">
            <w:pPr>
              <w:rPr>
                <w:rFonts w:cs="Arial"/>
              </w:rPr>
            </w:pPr>
            <w:r w:rsidRPr="007642C8">
              <w:rPr>
                <w:rFonts w:cs="Arial"/>
              </w:rPr>
              <w:t>ADSP_Y_PCHIME_Freq8_MSB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38</w:t>
            </w:r>
          </w:p>
        </w:tc>
        <w:tc>
          <w:tcPr>
            <w:tcW w:w="995" w:type="dxa"/>
            <w:noWrap/>
            <w:hideMark/>
          </w:tcPr>
          <w:p w:rsidR="00345C4B" w:rsidRPr="007642C8" w:rsidRDefault="00345C4B" w:rsidP="00066C57">
            <w:pPr>
              <w:rPr>
                <w:rFonts w:cs="Arial"/>
              </w:rPr>
            </w:pPr>
            <w:r w:rsidRPr="007642C8">
              <w:rPr>
                <w:rFonts w:cs="Arial"/>
              </w:rPr>
              <w:t>03D5</w:t>
            </w:r>
          </w:p>
        </w:tc>
        <w:tc>
          <w:tcPr>
            <w:tcW w:w="4240" w:type="dxa"/>
            <w:noWrap/>
            <w:hideMark/>
          </w:tcPr>
          <w:p w:rsidR="00345C4B" w:rsidRPr="007642C8" w:rsidRDefault="00345C4B" w:rsidP="00066C57">
            <w:pPr>
              <w:rPr>
                <w:rFonts w:cs="Arial"/>
              </w:rPr>
            </w:pPr>
            <w:r w:rsidRPr="007642C8">
              <w:rPr>
                <w:rFonts w:cs="Arial"/>
              </w:rPr>
              <w:t>ADSP_Y_PCHIME_Freq8_LSB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39</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ADSP_Y_PCHIME_Volume8</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lastRenderedPageBreak/>
              <w:t>40</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ADSP_Y_PCHIME_Ampli_LFO</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41</w:t>
            </w:r>
          </w:p>
        </w:tc>
        <w:tc>
          <w:tcPr>
            <w:tcW w:w="995" w:type="dxa"/>
            <w:noWrap/>
            <w:hideMark/>
          </w:tcPr>
          <w:p w:rsidR="00345C4B" w:rsidRPr="007642C8" w:rsidRDefault="00345C4B" w:rsidP="00066C57">
            <w:pPr>
              <w:rPr>
                <w:rFonts w:cs="Arial"/>
              </w:rPr>
            </w:pPr>
            <w:r w:rsidRPr="007642C8">
              <w:rPr>
                <w:rFonts w:cs="Arial"/>
              </w:rPr>
              <w:t>07FF</w:t>
            </w:r>
          </w:p>
        </w:tc>
        <w:tc>
          <w:tcPr>
            <w:tcW w:w="4240" w:type="dxa"/>
            <w:noWrap/>
            <w:hideMark/>
          </w:tcPr>
          <w:p w:rsidR="00345C4B" w:rsidRPr="007642C8" w:rsidRDefault="00345C4B" w:rsidP="00066C57">
            <w:pPr>
              <w:rPr>
                <w:rFonts w:cs="Arial"/>
              </w:rPr>
            </w:pPr>
            <w:r w:rsidRPr="007642C8">
              <w:rPr>
                <w:rFonts w:cs="Arial"/>
              </w:rPr>
              <w:t>ADSP_Y_PCHIME_Offset_LFO</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42</w:t>
            </w:r>
          </w:p>
        </w:tc>
        <w:tc>
          <w:tcPr>
            <w:tcW w:w="995" w:type="dxa"/>
            <w:noWrap/>
            <w:hideMark/>
          </w:tcPr>
          <w:p w:rsidR="00345C4B" w:rsidRPr="007642C8" w:rsidRDefault="00345C4B" w:rsidP="00066C57">
            <w:pPr>
              <w:rPr>
                <w:rFonts w:cs="Arial"/>
              </w:rPr>
            </w:pPr>
            <w:r w:rsidRPr="007642C8">
              <w:rPr>
                <w:rFonts w:cs="Arial"/>
              </w:rPr>
              <w:t>0001</w:t>
            </w:r>
          </w:p>
        </w:tc>
        <w:tc>
          <w:tcPr>
            <w:tcW w:w="4240" w:type="dxa"/>
            <w:noWrap/>
            <w:hideMark/>
          </w:tcPr>
          <w:p w:rsidR="00345C4B" w:rsidRPr="007642C8" w:rsidRDefault="00345C4B" w:rsidP="00066C57">
            <w:pPr>
              <w:rPr>
                <w:rFonts w:cs="Arial"/>
              </w:rPr>
            </w:pPr>
            <w:r w:rsidRPr="007642C8">
              <w:rPr>
                <w:rFonts w:cs="Arial"/>
              </w:rPr>
              <w:t>ADSP_Y_PCHIME_Env1_DelayVolume</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43</w:t>
            </w:r>
          </w:p>
        </w:tc>
        <w:tc>
          <w:tcPr>
            <w:tcW w:w="995" w:type="dxa"/>
            <w:noWrap/>
            <w:hideMark/>
          </w:tcPr>
          <w:p w:rsidR="00345C4B" w:rsidRPr="007642C8" w:rsidRDefault="00345C4B" w:rsidP="00066C57">
            <w:pPr>
              <w:rPr>
                <w:rFonts w:cs="Arial"/>
              </w:rPr>
            </w:pPr>
            <w:r w:rsidRPr="007642C8">
              <w:rPr>
                <w:rFonts w:cs="Arial"/>
              </w:rPr>
              <w:t>07EF</w:t>
            </w:r>
          </w:p>
        </w:tc>
        <w:tc>
          <w:tcPr>
            <w:tcW w:w="4240" w:type="dxa"/>
            <w:noWrap/>
            <w:hideMark/>
          </w:tcPr>
          <w:p w:rsidR="00345C4B" w:rsidRPr="007642C8" w:rsidRDefault="00345C4B" w:rsidP="00066C57">
            <w:pPr>
              <w:rPr>
                <w:rFonts w:cs="Arial"/>
              </w:rPr>
            </w:pPr>
            <w:r w:rsidRPr="007642C8">
              <w:rPr>
                <w:rFonts w:cs="Arial"/>
              </w:rPr>
              <w:t>ADSP_Y_PCHIME_Env1_DecayCoef_MSB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44</w:t>
            </w:r>
          </w:p>
        </w:tc>
        <w:tc>
          <w:tcPr>
            <w:tcW w:w="995" w:type="dxa"/>
            <w:noWrap/>
            <w:hideMark/>
          </w:tcPr>
          <w:p w:rsidR="00345C4B" w:rsidRPr="007642C8" w:rsidRDefault="00345C4B" w:rsidP="00066C57">
            <w:pPr>
              <w:rPr>
                <w:rFonts w:cs="Arial"/>
              </w:rPr>
            </w:pPr>
            <w:r w:rsidRPr="007642C8">
              <w:rPr>
                <w:rFonts w:cs="Arial"/>
              </w:rPr>
              <w:t>0008</w:t>
            </w:r>
          </w:p>
        </w:tc>
        <w:tc>
          <w:tcPr>
            <w:tcW w:w="4240" w:type="dxa"/>
            <w:noWrap/>
            <w:hideMark/>
          </w:tcPr>
          <w:p w:rsidR="00345C4B" w:rsidRPr="007642C8" w:rsidRDefault="00345C4B" w:rsidP="00066C57">
            <w:pPr>
              <w:rPr>
                <w:rFonts w:cs="Arial"/>
              </w:rPr>
            </w:pPr>
            <w:r w:rsidRPr="007642C8">
              <w:rPr>
                <w:rFonts w:cs="Arial"/>
              </w:rPr>
              <w:t>ADSP_Y_PCHIME_Env1_DecayCoef_LSB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45</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ADSP_Y_PCHIME_Env2_DelayVolume</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46</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ADSP_Y_PCHIME_Env2_DecayCoef_MSB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47</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ADSP_Y_PCHIME_Env2_DecayCoef_LSB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48</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ADSP_Y_PCHIME_Env3_DelayVolume</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49</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ADSP_Y_PCHIME_Env3_DecayCoef_MSB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50</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ADSP_Y_PCHIME_Env3_DecayCoef_LSB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51</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ADSP_Y_PCHIME_Env4_DelayVolume</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52</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ADSP_Y_PCHIME_Env4_DecayCoef_MSB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53</w:t>
            </w:r>
          </w:p>
        </w:tc>
        <w:tc>
          <w:tcPr>
            <w:tcW w:w="995" w:type="dxa"/>
            <w:noWrap/>
            <w:hideMark/>
          </w:tcPr>
          <w:p w:rsidR="00345C4B" w:rsidRPr="007642C8" w:rsidRDefault="00345C4B" w:rsidP="00066C57">
            <w:pPr>
              <w:rPr>
                <w:rFonts w:cs="Arial"/>
              </w:rPr>
            </w:pPr>
            <w:r w:rsidRPr="007642C8">
              <w:rPr>
                <w:rFonts w:cs="Arial"/>
              </w:rPr>
              <w:t>0000</w:t>
            </w:r>
          </w:p>
        </w:tc>
        <w:tc>
          <w:tcPr>
            <w:tcW w:w="4240" w:type="dxa"/>
            <w:noWrap/>
            <w:hideMark/>
          </w:tcPr>
          <w:p w:rsidR="00345C4B" w:rsidRPr="007642C8" w:rsidRDefault="00345C4B" w:rsidP="00066C57">
            <w:pPr>
              <w:rPr>
                <w:rFonts w:cs="Arial"/>
              </w:rPr>
            </w:pPr>
            <w:r w:rsidRPr="007642C8">
              <w:rPr>
                <w:rFonts w:cs="Arial"/>
              </w:rPr>
              <w:t>ADSP_Y_PCHIME_Env4_DecayCoef_LSB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54</w:t>
            </w:r>
          </w:p>
        </w:tc>
        <w:tc>
          <w:tcPr>
            <w:tcW w:w="995" w:type="dxa"/>
            <w:noWrap/>
            <w:hideMark/>
          </w:tcPr>
          <w:p w:rsidR="00345C4B" w:rsidRPr="007642C8" w:rsidRDefault="00345C4B" w:rsidP="00066C57">
            <w:pPr>
              <w:rPr>
                <w:rFonts w:cs="Arial"/>
              </w:rPr>
            </w:pPr>
            <w:r w:rsidRPr="007642C8">
              <w:rPr>
                <w:rFonts w:cs="Arial"/>
              </w:rPr>
              <w:t>0400</w:t>
            </w:r>
          </w:p>
        </w:tc>
        <w:tc>
          <w:tcPr>
            <w:tcW w:w="4240" w:type="dxa"/>
            <w:noWrap/>
            <w:hideMark/>
          </w:tcPr>
          <w:p w:rsidR="00345C4B" w:rsidRPr="007642C8" w:rsidRDefault="00345C4B" w:rsidP="00066C57">
            <w:pPr>
              <w:rPr>
                <w:rFonts w:cs="Arial"/>
              </w:rPr>
            </w:pPr>
            <w:r w:rsidRPr="007642C8">
              <w:rPr>
                <w:rFonts w:cs="Arial"/>
              </w:rPr>
              <w:t>ADSP_Y_PCHIME_MasterVolume</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55</w:t>
            </w:r>
          </w:p>
        </w:tc>
        <w:tc>
          <w:tcPr>
            <w:tcW w:w="995" w:type="dxa"/>
            <w:noWrap/>
            <w:hideMark/>
          </w:tcPr>
          <w:p w:rsidR="00345C4B" w:rsidRPr="007642C8" w:rsidRDefault="00345C4B" w:rsidP="00066C57">
            <w:pPr>
              <w:rPr>
                <w:rFonts w:cs="Arial"/>
              </w:rPr>
            </w:pPr>
            <w:r w:rsidRPr="007642C8">
              <w:rPr>
                <w:rFonts w:cs="Arial"/>
              </w:rPr>
              <w:t>075C</w:t>
            </w:r>
          </w:p>
        </w:tc>
        <w:tc>
          <w:tcPr>
            <w:tcW w:w="4240" w:type="dxa"/>
            <w:noWrap/>
            <w:hideMark/>
          </w:tcPr>
          <w:p w:rsidR="00345C4B" w:rsidRPr="007642C8" w:rsidRDefault="00345C4B" w:rsidP="00066C57">
            <w:pPr>
              <w:rPr>
                <w:rFonts w:cs="Arial"/>
              </w:rPr>
            </w:pPr>
            <w:r w:rsidRPr="007642C8">
              <w:rPr>
                <w:rFonts w:cs="Arial"/>
              </w:rPr>
              <w:t>ADSP_Y_PCHIME_Smute_DecayCoef_MSB</w:t>
            </w:r>
          </w:p>
        </w:tc>
      </w:tr>
      <w:tr w:rsidR="00345C4B" w:rsidRPr="007642C8" w:rsidTr="00066C57">
        <w:trPr>
          <w:trHeight w:val="255"/>
          <w:jc w:val="center"/>
        </w:trPr>
        <w:tc>
          <w:tcPr>
            <w:tcW w:w="460" w:type="dxa"/>
            <w:noWrap/>
            <w:hideMark/>
          </w:tcPr>
          <w:p w:rsidR="00345C4B" w:rsidRPr="007642C8" w:rsidRDefault="00345C4B" w:rsidP="00066C57">
            <w:pPr>
              <w:rPr>
                <w:rFonts w:cs="Arial"/>
              </w:rPr>
            </w:pPr>
            <w:r w:rsidRPr="007642C8">
              <w:rPr>
                <w:rFonts w:cs="Arial"/>
              </w:rPr>
              <w:t>56</w:t>
            </w:r>
          </w:p>
        </w:tc>
        <w:tc>
          <w:tcPr>
            <w:tcW w:w="995" w:type="dxa"/>
            <w:noWrap/>
            <w:hideMark/>
          </w:tcPr>
          <w:p w:rsidR="00345C4B" w:rsidRPr="007642C8" w:rsidRDefault="00345C4B" w:rsidP="00066C57">
            <w:pPr>
              <w:rPr>
                <w:rFonts w:cs="Arial"/>
              </w:rPr>
            </w:pPr>
            <w:r w:rsidRPr="007642C8">
              <w:rPr>
                <w:rFonts w:cs="Arial"/>
              </w:rPr>
              <w:t>0201</w:t>
            </w:r>
          </w:p>
        </w:tc>
        <w:tc>
          <w:tcPr>
            <w:tcW w:w="4240" w:type="dxa"/>
            <w:noWrap/>
            <w:hideMark/>
          </w:tcPr>
          <w:p w:rsidR="00345C4B" w:rsidRPr="007642C8" w:rsidRDefault="00345C4B" w:rsidP="00066C57">
            <w:pPr>
              <w:rPr>
                <w:rFonts w:cs="Arial"/>
              </w:rPr>
            </w:pPr>
            <w:r w:rsidRPr="007642C8">
              <w:rPr>
                <w:rFonts w:cs="Arial"/>
              </w:rPr>
              <w:t>ADSP_Y_PCHIME_Smute_DecayCoef_LSB</w:t>
            </w:r>
          </w:p>
        </w:tc>
      </w:tr>
      <w:tr w:rsidR="00345C4B" w:rsidRPr="007642C8" w:rsidTr="00066C57">
        <w:trPr>
          <w:trHeight w:val="70"/>
          <w:jc w:val="center"/>
        </w:trPr>
        <w:tc>
          <w:tcPr>
            <w:tcW w:w="460" w:type="dxa"/>
            <w:noWrap/>
            <w:hideMark/>
          </w:tcPr>
          <w:p w:rsidR="00345C4B" w:rsidRPr="007642C8" w:rsidRDefault="00345C4B" w:rsidP="00066C57">
            <w:pPr>
              <w:rPr>
                <w:rFonts w:cs="Arial"/>
              </w:rPr>
            </w:pPr>
            <w:r w:rsidRPr="007642C8">
              <w:rPr>
                <w:rFonts w:cs="Arial"/>
              </w:rPr>
              <w:t>57</w:t>
            </w:r>
          </w:p>
        </w:tc>
        <w:tc>
          <w:tcPr>
            <w:tcW w:w="995" w:type="dxa"/>
            <w:noWrap/>
            <w:hideMark/>
          </w:tcPr>
          <w:p w:rsidR="00345C4B" w:rsidRPr="007642C8" w:rsidRDefault="00345C4B" w:rsidP="00066C57">
            <w:pPr>
              <w:rPr>
                <w:rFonts w:cs="Arial"/>
              </w:rPr>
            </w:pPr>
            <w:r w:rsidRPr="007642C8">
              <w:rPr>
                <w:rFonts w:cs="Arial"/>
              </w:rPr>
              <w:t>000001</w:t>
            </w:r>
          </w:p>
        </w:tc>
        <w:tc>
          <w:tcPr>
            <w:tcW w:w="4240" w:type="dxa"/>
            <w:noWrap/>
            <w:hideMark/>
          </w:tcPr>
          <w:p w:rsidR="00345C4B" w:rsidRPr="007642C8" w:rsidRDefault="00345C4B" w:rsidP="00066C57">
            <w:pPr>
              <w:rPr>
                <w:rFonts w:cs="Arial"/>
              </w:rPr>
            </w:pPr>
            <w:r w:rsidRPr="007642C8">
              <w:rPr>
                <w:rFonts w:cs="Arial"/>
              </w:rPr>
              <w:t>ADSP_X_PCHIME_ControlStatusReg</w:t>
            </w:r>
          </w:p>
        </w:tc>
      </w:tr>
    </w:tbl>
    <w:p w:rsidR="00345C4B" w:rsidRDefault="00345C4B" w:rsidP="00345C4B">
      <w:pPr>
        <w:rPr>
          <w:rFonts w:cs="Arial"/>
        </w:rPr>
      </w:pPr>
    </w:p>
    <w:p w:rsidR="00345C4B" w:rsidRDefault="00345C4B" w:rsidP="00345C4B">
      <w:pPr>
        <w:rPr>
          <w:rFonts w:cs="Arial"/>
        </w:rPr>
      </w:pPr>
      <w:r>
        <w:rPr>
          <w:rFonts w:cs="Arial"/>
        </w:rPr>
        <w:t xml:space="preserve">See Use Cases 1 &amp; 2 in </w:t>
      </w:r>
      <w:r>
        <w:rPr>
          <w:rFonts w:cs="Arial"/>
          <w:i/>
          <w:color w:val="0070C0"/>
          <w:u w:val="single"/>
        </w:rPr>
        <w:t>AHU-SWR-REQ-092704-Repetition versus Continuous for Chime 27 &amp; 28</w:t>
      </w:r>
      <w:r>
        <w:rPr>
          <w:rFonts w:cs="Arial"/>
        </w:rPr>
        <w:t>.</w:t>
      </w:r>
    </w:p>
    <w:p w:rsidR="00345C4B" w:rsidRPr="008E1F90" w:rsidRDefault="00345C4B" w:rsidP="00345C4B">
      <w:pPr>
        <w:rPr>
          <w:rFonts w:cs="Arial"/>
        </w:rPr>
      </w:pPr>
    </w:p>
    <w:p w:rsidR="00345C4B" w:rsidRDefault="00345C4B" w:rsidP="00345C4B">
      <w:pPr>
        <w:pStyle w:val="Heading4"/>
        <w:numPr>
          <w:ilvl w:val="3"/>
          <w:numId w:val="48"/>
        </w:numPr>
      </w:pPr>
      <w:bookmarkStart w:id="335" w:name="_Toc45277385"/>
      <w:r w:rsidRPr="00B9479B">
        <w:t>AHU-SWR-REQ-165812/B-Polyphonic Chime 27 - Reverse Park Aid_RPA Continuous (Continuous)</w:t>
      </w:r>
      <w:bookmarkEnd w:id="335"/>
    </w:p>
    <w:p w:rsidR="00345C4B" w:rsidRDefault="00345C4B" w:rsidP="00345C4B">
      <w:pPr>
        <w:jc w:val="center"/>
        <w:rPr>
          <w:rFonts w:cs="Arial"/>
        </w:rPr>
      </w:pPr>
      <w:r>
        <w:rPr>
          <w:noProof/>
        </w:rPr>
        <w:drawing>
          <wp:inline distT="0" distB="0" distL="0" distR="0" wp14:anchorId="1BA22F16" wp14:editId="37F518EA">
            <wp:extent cx="1085850" cy="981075"/>
            <wp:effectExtent l="0" t="0" r="0" b="9525"/>
            <wp:docPr id="394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7" name="Picture 5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0C98C25" wp14:editId="5F1237B0">
            <wp:extent cx="1085850" cy="981075"/>
            <wp:effectExtent l="0" t="0" r="0" b="9525"/>
            <wp:docPr id="3940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8"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8EF4961" wp14:editId="6EDF0466">
            <wp:extent cx="1390650" cy="914400"/>
            <wp:effectExtent l="0" t="0" r="0" b="0"/>
            <wp:docPr id="3940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8" name="Picture 42"/>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435F9B" w:rsidTr="00066C57">
        <w:trPr>
          <w:trHeight w:val="70"/>
          <w:jc w:val="center"/>
        </w:trPr>
        <w:tc>
          <w:tcPr>
            <w:tcW w:w="460" w:type="dxa"/>
            <w:noWrap/>
            <w:hideMark/>
          </w:tcPr>
          <w:p w:rsidR="00345C4B" w:rsidRPr="00435F9B" w:rsidRDefault="00345C4B" w:rsidP="00066C57">
            <w:pPr>
              <w:rPr>
                <w:rFonts w:cs="Arial"/>
                <w:b/>
                <w:bCs/>
              </w:rPr>
            </w:pPr>
            <w:r w:rsidRPr="00435F9B">
              <w:rPr>
                <w:rFonts w:cs="Arial"/>
                <w:b/>
                <w:bCs/>
              </w:rPr>
              <w:t>#</w:t>
            </w:r>
          </w:p>
        </w:tc>
        <w:tc>
          <w:tcPr>
            <w:tcW w:w="983" w:type="dxa"/>
            <w:noWrap/>
            <w:hideMark/>
          </w:tcPr>
          <w:p w:rsidR="00345C4B" w:rsidRPr="00435F9B" w:rsidRDefault="00345C4B" w:rsidP="00066C57">
            <w:pPr>
              <w:rPr>
                <w:rFonts w:cs="Arial"/>
                <w:b/>
                <w:bCs/>
              </w:rPr>
            </w:pPr>
            <w:r w:rsidRPr="00435F9B">
              <w:rPr>
                <w:rFonts w:cs="Arial"/>
                <w:b/>
                <w:bCs/>
              </w:rPr>
              <w:t>Hex</w:t>
            </w:r>
          </w:p>
        </w:tc>
        <w:tc>
          <w:tcPr>
            <w:tcW w:w="4240" w:type="dxa"/>
            <w:noWrap/>
            <w:hideMark/>
          </w:tcPr>
          <w:p w:rsidR="00345C4B" w:rsidRPr="00435F9B" w:rsidRDefault="00345C4B" w:rsidP="00066C57">
            <w:pPr>
              <w:rPr>
                <w:rFonts w:cs="Arial"/>
                <w:b/>
                <w:bCs/>
              </w:rPr>
            </w:pPr>
            <w:r w:rsidRPr="00435F9B">
              <w:rPr>
                <w:rFonts w:cs="Arial"/>
                <w:b/>
                <w:bCs/>
              </w:rPr>
              <w:t>Parameter</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w:t>
            </w:r>
          </w:p>
        </w:tc>
        <w:tc>
          <w:tcPr>
            <w:tcW w:w="983" w:type="dxa"/>
            <w:noWrap/>
            <w:hideMark/>
          </w:tcPr>
          <w:p w:rsidR="00345C4B" w:rsidRPr="00435F9B" w:rsidRDefault="00345C4B" w:rsidP="00066C57">
            <w:pPr>
              <w:rPr>
                <w:rFonts w:cs="Arial"/>
              </w:rPr>
            </w:pPr>
            <w:del w:id="336" w:author="Walus, David (D.M.)" w:date="2015-07-06T08:42:00Z">
              <w:r w:rsidRPr="00435F9B" w:rsidDel="001445E5">
                <w:rPr>
                  <w:rFonts w:cs="Arial"/>
                </w:rPr>
                <w:delText>0002F8</w:delText>
              </w:r>
            </w:del>
            <w:ins w:id="337" w:author="Walus, David (D.M.)" w:date="2015-07-06T08:43:00Z">
              <w:r>
                <w:rPr>
                  <w:rFonts w:cs="Arial"/>
                </w:rPr>
                <w:t>0002BB</w:t>
              </w:r>
            </w:ins>
          </w:p>
        </w:tc>
        <w:tc>
          <w:tcPr>
            <w:tcW w:w="4240" w:type="dxa"/>
            <w:noWrap/>
            <w:hideMark/>
          </w:tcPr>
          <w:p w:rsidR="00345C4B" w:rsidRPr="00435F9B" w:rsidRDefault="00345C4B" w:rsidP="00066C57">
            <w:pPr>
              <w:rPr>
                <w:rFonts w:cs="Arial"/>
              </w:rPr>
            </w:pPr>
            <w:r w:rsidRPr="00435F9B">
              <w:rPr>
                <w:rFonts w:cs="Arial"/>
              </w:rPr>
              <w:t>ADSP_X_PCHIME_AngleIncr_LFO</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ADSP_X_PCHIME_Env1_DelaySamples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w:t>
            </w:r>
          </w:p>
        </w:tc>
        <w:tc>
          <w:tcPr>
            <w:tcW w:w="983" w:type="dxa"/>
            <w:noWrap/>
            <w:hideMark/>
          </w:tcPr>
          <w:p w:rsidR="00345C4B" w:rsidRPr="00435F9B" w:rsidRDefault="00345C4B" w:rsidP="00066C57">
            <w:pPr>
              <w:rPr>
                <w:rFonts w:cs="Arial"/>
              </w:rPr>
            </w:pPr>
            <w:r w:rsidRPr="00435F9B">
              <w:rPr>
                <w:rFonts w:cs="Arial"/>
              </w:rPr>
              <w:t>011111</w:t>
            </w:r>
          </w:p>
        </w:tc>
        <w:tc>
          <w:tcPr>
            <w:tcW w:w="4240" w:type="dxa"/>
            <w:noWrap/>
            <w:hideMark/>
          </w:tcPr>
          <w:p w:rsidR="00345C4B" w:rsidRPr="00435F9B" w:rsidRDefault="00345C4B" w:rsidP="00066C57">
            <w:pPr>
              <w:rPr>
                <w:rFonts w:cs="Arial"/>
              </w:rPr>
            </w:pPr>
            <w:r w:rsidRPr="00435F9B">
              <w:rPr>
                <w:rFonts w:cs="Arial"/>
              </w:rPr>
              <w:t>ADSP_X_PCHIME_Env1_AttackIncr</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w:t>
            </w:r>
          </w:p>
        </w:tc>
        <w:tc>
          <w:tcPr>
            <w:tcW w:w="983" w:type="dxa"/>
            <w:noWrap/>
            <w:hideMark/>
          </w:tcPr>
          <w:p w:rsidR="00345C4B" w:rsidRPr="00435F9B" w:rsidRDefault="00345C4B" w:rsidP="00066C57">
            <w:pPr>
              <w:rPr>
                <w:rFonts w:cs="Arial"/>
              </w:rPr>
            </w:pPr>
            <w:r w:rsidRPr="00435F9B">
              <w:rPr>
                <w:rFonts w:cs="Arial"/>
              </w:rPr>
              <w:t>6DDD00</w:t>
            </w:r>
          </w:p>
        </w:tc>
        <w:tc>
          <w:tcPr>
            <w:tcW w:w="4240" w:type="dxa"/>
            <w:noWrap/>
            <w:hideMark/>
          </w:tcPr>
          <w:p w:rsidR="00345C4B" w:rsidRPr="00435F9B" w:rsidRDefault="00345C4B" w:rsidP="00066C57">
            <w:pPr>
              <w:rPr>
                <w:rFonts w:cs="Arial"/>
              </w:rPr>
            </w:pPr>
            <w:r w:rsidRPr="00435F9B">
              <w:rPr>
                <w:rFonts w:cs="Arial"/>
              </w:rPr>
              <w:t>ADSP_X_PCHIME_Env1_SustainSamples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ADSP_X_PCHIME_Env2_DelaySamples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6</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ADSP_X_PCHIME_Env2_AttackIncr</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7</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ADSP_X_PCHIME_Env2_SustainSamples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8</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ADSP_X_PCHIME_Env3_DelaySamples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9</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ADSP_X_PCHIME_Env3_AttackIncr</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10</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ADSP_X_PCHIME_Env3_SustainSamples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11</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ADSP_X_PCHIME_Env4_DelaySamples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12</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ADSP_X_PCHIME_Env4_AttackIncr</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13</w:t>
            </w:r>
          </w:p>
        </w:tc>
        <w:tc>
          <w:tcPr>
            <w:tcW w:w="983" w:type="dxa"/>
            <w:noWrap/>
            <w:hideMark/>
          </w:tcPr>
          <w:p w:rsidR="00345C4B" w:rsidRPr="00435F9B" w:rsidRDefault="00345C4B" w:rsidP="00066C57">
            <w:pPr>
              <w:rPr>
                <w:rFonts w:cs="Arial"/>
              </w:rPr>
            </w:pPr>
            <w:r w:rsidRPr="00435F9B">
              <w:rPr>
                <w:rFonts w:cs="Arial"/>
              </w:rPr>
              <w:t>000000</w:t>
            </w:r>
          </w:p>
        </w:tc>
        <w:tc>
          <w:tcPr>
            <w:tcW w:w="4240" w:type="dxa"/>
            <w:noWrap/>
            <w:hideMark/>
          </w:tcPr>
          <w:p w:rsidR="00345C4B" w:rsidRPr="00435F9B" w:rsidRDefault="00345C4B" w:rsidP="00066C57">
            <w:pPr>
              <w:rPr>
                <w:rFonts w:cs="Arial"/>
              </w:rPr>
            </w:pPr>
            <w:r w:rsidRPr="00435F9B">
              <w:rPr>
                <w:rFonts w:cs="Arial"/>
              </w:rPr>
              <w:t>ADSP_X_PCHIME_Env4_SustainSamples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14</w:t>
            </w:r>
          </w:p>
        </w:tc>
        <w:tc>
          <w:tcPr>
            <w:tcW w:w="983" w:type="dxa"/>
            <w:noWrap/>
            <w:hideMark/>
          </w:tcPr>
          <w:p w:rsidR="00345C4B" w:rsidRPr="00435F9B" w:rsidRDefault="00345C4B" w:rsidP="00066C57">
            <w:pPr>
              <w:rPr>
                <w:rFonts w:cs="Arial"/>
              </w:rPr>
            </w:pPr>
            <w:r w:rsidRPr="00435F9B">
              <w:rPr>
                <w:rFonts w:cs="Arial"/>
              </w:rPr>
              <w:t>800000</w:t>
            </w:r>
          </w:p>
        </w:tc>
        <w:tc>
          <w:tcPr>
            <w:tcW w:w="4240" w:type="dxa"/>
            <w:noWrap/>
            <w:hideMark/>
          </w:tcPr>
          <w:p w:rsidR="00345C4B" w:rsidRPr="00435F9B" w:rsidRDefault="00345C4B" w:rsidP="00066C57">
            <w:pPr>
              <w:rPr>
                <w:rFonts w:cs="Arial"/>
              </w:rPr>
            </w:pPr>
            <w:r w:rsidRPr="00435F9B">
              <w:rPr>
                <w:rFonts w:cs="Arial"/>
              </w:rPr>
              <w:t>ADSP_X_PCHIME_NrRepetitions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15</w:t>
            </w:r>
          </w:p>
        </w:tc>
        <w:tc>
          <w:tcPr>
            <w:tcW w:w="983" w:type="dxa"/>
            <w:noWrap/>
            <w:hideMark/>
          </w:tcPr>
          <w:p w:rsidR="00345C4B" w:rsidRPr="00435F9B" w:rsidRDefault="00345C4B" w:rsidP="00066C57">
            <w:pPr>
              <w:rPr>
                <w:rFonts w:cs="Arial"/>
              </w:rPr>
            </w:pPr>
            <w:r w:rsidRPr="00435F9B">
              <w:rPr>
                <w:rFonts w:cs="Arial"/>
              </w:rPr>
              <w:t>6DDD00</w:t>
            </w:r>
          </w:p>
        </w:tc>
        <w:tc>
          <w:tcPr>
            <w:tcW w:w="4240" w:type="dxa"/>
            <w:noWrap/>
            <w:hideMark/>
          </w:tcPr>
          <w:p w:rsidR="00345C4B" w:rsidRPr="00435F9B" w:rsidRDefault="00345C4B" w:rsidP="00066C57">
            <w:pPr>
              <w:rPr>
                <w:rFonts w:cs="Arial"/>
              </w:rPr>
            </w:pPr>
            <w:r w:rsidRPr="00435F9B">
              <w:rPr>
                <w:rFonts w:cs="Arial"/>
              </w:rPr>
              <w:t>ADSP_X_PCHIME_RepeatSamples</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16</w:t>
            </w:r>
          </w:p>
        </w:tc>
        <w:tc>
          <w:tcPr>
            <w:tcW w:w="983" w:type="dxa"/>
            <w:noWrap/>
            <w:hideMark/>
          </w:tcPr>
          <w:p w:rsidR="00345C4B" w:rsidRPr="00435F9B" w:rsidRDefault="00345C4B" w:rsidP="00066C57">
            <w:pPr>
              <w:rPr>
                <w:rFonts w:cs="Arial"/>
              </w:rPr>
            </w:pPr>
            <w:r w:rsidRPr="00435F9B">
              <w:rPr>
                <w:rFonts w:cs="Arial"/>
              </w:rPr>
              <w:t>07F6</w:t>
            </w:r>
          </w:p>
        </w:tc>
        <w:tc>
          <w:tcPr>
            <w:tcW w:w="4240" w:type="dxa"/>
            <w:noWrap/>
            <w:hideMark/>
          </w:tcPr>
          <w:p w:rsidR="00345C4B" w:rsidRPr="00435F9B" w:rsidRDefault="00345C4B" w:rsidP="00066C57">
            <w:pPr>
              <w:rPr>
                <w:rFonts w:cs="Arial"/>
              </w:rPr>
            </w:pPr>
            <w:r w:rsidRPr="00435F9B">
              <w:rPr>
                <w:rFonts w:cs="Arial"/>
              </w:rPr>
              <w:t>ADSP_Y_PCHIME_Freq1_MSB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17</w:t>
            </w:r>
          </w:p>
        </w:tc>
        <w:tc>
          <w:tcPr>
            <w:tcW w:w="983" w:type="dxa"/>
            <w:noWrap/>
            <w:hideMark/>
          </w:tcPr>
          <w:p w:rsidR="00345C4B" w:rsidRPr="00435F9B" w:rsidRDefault="00345C4B" w:rsidP="00066C57">
            <w:pPr>
              <w:rPr>
                <w:rFonts w:cs="Arial"/>
              </w:rPr>
            </w:pPr>
            <w:r w:rsidRPr="00435F9B">
              <w:rPr>
                <w:rFonts w:cs="Arial"/>
              </w:rPr>
              <w:t>011B</w:t>
            </w:r>
          </w:p>
        </w:tc>
        <w:tc>
          <w:tcPr>
            <w:tcW w:w="4240" w:type="dxa"/>
            <w:noWrap/>
            <w:hideMark/>
          </w:tcPr>
          <w:p w:rsidR="00345C4B" w:rsidRPr="00435F9B" w:rsidRDefault="00345C4B" w:rsidP="00066C57">
            <w:pPr>
              <w:rPr>
                <w:rFonts w:cs="Arial"/>
              </w:rPr>
            </w:pPr>
            <w:r w:rsidRPr="00435F9B">
              <w:rPr>
                <w:rFonts w:cs="Arial"/>
              </w:rPr>
              <w:t>ADSP_Y_PCHIME_Freq1_LSB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lastRenderedPageBreak/>
              <w:t>18</w:t>
            </w:r>
          </w:p>
        </w:tc>
        <w:tc>
          <w:tcPr>
            <w:tcW w:w="983" w:type="dxa"/>
            <w:noWrap/>
            <w:hideMark/>
          </w:tcPr>
          <w:p w:rsidR="00345C4B" w:rsidRPr="00435F9B" w:rsidRDefault="00345C4B" w:rsidP="00066C57">
            <w:pPr>
              <w:rPr>
                <w:rFonts w:cs="Arial"/>
              </w:rPr>
            </w:pPr>
            <w:r w:rsidRPr="00435F9B">
              <w:rPr>
                <w:rFonts w:cs="Arial"/>
              </w:rPr>
              <w:t>0800</w:t>
            </w:r>
          </w:p>
        </w:tc>
        <w:tc>
          <w:tcPr>
            <w:tcW w:w="4240" w:type="dxa"/>
            <w:noWrap/>
            <w:hideMark/>
          </w:tcPr>
          <w:p w:rsidR="00345C4B" w:rsidRPr="00435F9B" w:rsidRDefault="00345C4B" w:rsidP="00066C57">
            <w:pPr>
              <w:rPr>
                <w:rFonts w:cs="Arial"/>
              </w:rPr>
            </w:pPr>
            <w:r w:rsidRPr="00435F9B">
              <w:rPr>
                <w:rFonts w:cs="Arial"/>
              </w:rPr>
              <w:t>ADSP_Y_PCHIME_Volume1</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19</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ADSP_Y_PCHIME_Freq2_MSB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20</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ADSP_Y_PCHIME_Freq2_LSB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21</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ADSP_Y_PCHIME_Volume2</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22</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ADSP_Y_PCHIME_Freq3_MSB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23</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ADSP_Y_PCHIME_Freq3_LSB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24</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ADSP_Y_PCHIME_Volume3</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25</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ADSP_Y_PCHIME_Freq4_MSB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26</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ADSP_Y_PCHIME_Freq4_LSB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27</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ADSP_Y_PCHIME_Volume4</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28</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ADSP_Y_PCHIME_Freq5_MSB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29</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ADSP_Y_PCHIME_Freq5_LSB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30</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ADSP_Y_PCHIME_Volume5</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31</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ADSP_Y_PCHIME_Freq6_MSB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32</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ADSP_Y_PCHIME_Freq6_LSB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33</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ADSP_Y_PCHIME_Volume6</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34</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ADSP_Y_PCHIME_Freq7_MSB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35</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ADSP_Y_PCHIME_Freq7_LSB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36</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ADSP_Y_PCHIME_Volume7</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37</w:t>
            </w:r>
          </w:p>
        </w:tc>
        <w:tc>
          <w:tcPr>
            <w:tcW w:w="983" w:type="dxa"/>
            <w:noWrap/>
            <w:hideMark/>
          </w:tcPr>
          <w:p w:rsidR="00345C4B" w:rsidRPr="00435F9B" w:rsidRDefault="00345C4B" w:rsidP="00066C57">
            <w:pPr>
              <w:rPr>
                <w:rFonts w:cs="Arial"/>
              </w:rPr>
            </w:pPr>
            <w:r w:rsidRPr="00435F9B">
              <w:rPr>
                <w:rFonts w:cs="Arial"/>
              </w:rPr>
              <w:t>07EE</w:t>
            </w:r>
          </w:p>
        </w:tc>
        <w:tc>
          <w:tcPr>
            <w:tcW w:w="4240" w:type="dxa"/>
            <w:noWrap/>
            <w:hideMark/>
          </w:tcPr>
          <w:p w:rsidR="00345C4B" w:rsidRPr="00435F9B" w:rsidRDefault="00345C4B" w:rsidP="00066C57">
            <w:pPr>
              <w:rPr>
                <w:rFonts w:cs="Arial"/>
              </w:rPr>
            </w:pPr>
            <w:r w:rsidRPr="00435F9B">
              <w:rPr>
                <w:rFonts w:cs="Arial"/>
              </w:rPr>
              <w:t>ADSP_Y_PCHIME_Freq8_MSB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38</w:t>
            </w:r>
          </w:p>
        </w:tc>
        <w:tc>
          <w:tcPr>
            <w:tcW w:w="983" w:type="dxa"/>
            <w:noWrap/>
            <w:hideMark/>
          </w:tcPr>
          <w:p w:rsidR="00345C4B" w:rsidRPr="00435F9B" w:rsidRDefault="00345C4B" w:rsidP="00066C57">
            <w:pPr>
              <w:rPr>
                <w:rFonts w:cs="Arial"/>
              </w:rPr>
            </w:pPr>
            <w:r w:rsidRPr="00435F9B">
              <w:rPr>
                <w:rFonts w:cs="Arial"/>
              </w:rPr>
              <w:t>03D5</w:t>
            </w:r>
          </w:p>
        </w:tc>
        <w:tc>
          <w:tcPr>
            <w:tcW w:w="4240" w:type="dxa"/>
            <w:noWrap/>
            <w:hideMark/>
          </w:tcPr>
          <w:p w:rsidR="00345C4B" w:rsidRPr="00435F9B" w:rsidRDefault="00345C4B" w:rsidP="00066C57">
            <w:pPr>
              <w:rPr>
                <w:rFonts w:cs="Arial"/>
              </w:rPr>
            </w:pPr>
            <w:r w:rsidRPr="00435F9B">
              <w:rPr>
                <w:rFonts w:cs="Arial"/>
              </w:rPr>
              <w:t>ADSP_Y_PCHIME_Freq8_LSB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39</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ADSP_Y_PCHIME_Volume8</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40</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ADSP_Y_PCHIME_Ampli_LFO</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41</w:t>
            </w:r>
          </w:p>
        </w:tc>
        <w:tc>
          <w:tcPr>
            <w:tcW w:w="983" w:type="dxa"/>
            <w:noWrap/>
            <w:hideMark/>
          </w:tcPr>
          <w:p w:rsidR="00345C4B" w:rsidRPr="00435F9B" w:rsidRDefault="00345C4B" w:rsidP="00066C57">
            <w:pPr>
              <w:rPr>
                <w:rFonts w:cs="Arial"/>
              </w:rPr>
            </w:pPr>
            <w:r w:rsidRPr="00435F9B">
              <w:rPr>
                <w:rFonts w:cs="Arial"/>
              </w:rPr>
              <w:t>07FF</w:t>
            </w:r>
          </w:p>
        </w:tc>
        <w:tc>
          <w:tcPr>
            <w:tcW w:w="4240" w:type="dxa"/>
            <w:noWrap/>
            <w:hideMark/>
          </w:tcPr>
          <w:p w:rsidR="00345C4B" w:rsidRPr="00435F9B" w:rsidRDefault="00345C4B" w:rsidP="00066C57">
            <w:pPr>
              <w:rPr>
                <w:rFonts w:cs="Arial"/>
              </w:rPr>
            </w:pPr>
            <w:r w:rsidRPr="00435F9B">
              <w:rPr>
                <w:rFonts w:cs="Arial"/>
              </w:rPr>
              <w:t>ADSP_Y_PCHIME_Offset_LFO</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42</w:t>
            </w:r>
          </w:p>
        </w:tc>
        <w:tc>
          <w:tcPr>
            <w:tcW w:w="983" w:type="dxa"/>
            <w:noWrap/>
            <w:hideMark/>
          </w:tcPr>
          <w:p w:rsidR="00345C4B" w:rsidRPr="00435F9B" w:rsidRDefault="00345C4B" w:rsidP="00066C57">
            <w:pPr>
              <w:rPr>
                <w:rFonts w:cs="Arial"/>
              </w:rPr>
            </w:pPr>
            <w:r w:rsidRPr="00435F9B">
              <w:rPr>
                <w:rFonts w:cs="Arial"/>
              </w:rPr>
              <w:t>0001</w:t>
            </w:r>
          </w:p>
        </w:tc>
        <w:tc>
          <w:tcPr>
            <w:tcW w:w="4240" w:type="dxa"/>
            <w:noWrap/>
            <w:hideMark/>
          </w:tcPr>
          <w:p w:rsidR="00345C4B" w:rsidRPr="00435F9B" w:rsidRDefault="00345C4B" w:rsidP="00066C57">
            <w:pPr>
              <w:rPr>
                <w:rFonts w:cs="Arial"/>
              </w:rPr>
            </w:pPr>
            <w:r w:rsidRPr="00435F9B">
              <w:rPr>
                <w:rFonts w:cs="Arial"/>
              </w:rPr>
              <w:t>ADSP_Y_PCHIME_Env1_DelayVolume</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43</w:t>
            </w:r>
          </w:p>
        </w:tc>
        <w:tc>
          <w:tcPr>
            <w:tcW w:w="983" w:type="dxa"/>
            <w:noWrap/>
            <w:hideMark/>
          </w:tcPr>
          <w:p w:rsidR="00345C4B" w:rsidRPr="00435F9B" w:rsidRDefault="00345C4B" w:rsidP="00066C57">
            <w:pPr>
              <w:rPr>
                <w:rFonts w:cs="Arial"/>
              </w:rPr>
            </w:pPr>
            <w:r w:rsidRPr="00435F9B">
              <w:rPr>
                <w:rFonts w:cs="Arial"/>
              </w:rPr>
              <w:t>07FC</w:t>
            </w:r>
          </w:p>
        </w:tc>
        <w:tc>
          <w:tcPr>
            <w:tcW w:w="4240" w:type="dxa"/>
            <w:noWrap/>
            <w:hideMark/>
          </w:tcPr>
          <w:p w:rsidR="00345C4B" w:rsidRPr="00435F9B" w:rsidRDefault="00345C4B" w:rsidP="00066C57">
            <w:pPr>
              <w:rPr>
                <w:rFonts w:cs="Arial"/>
              </w:rPr>
            </w:pPr>
            <w:r w:rsidRPr="00435F9B">
              <w:rPr>
                <w:rFonts w:cs="Arial"/>
              </w:rPr>
              <w:t>ADSP_Y_PCHIME_Env1_DecayCoef_MSB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44</w:t>
            </w:r>
          </w:p>
        </w:tc>
        <w:tc>
          <w:tcPr>
            <w:tcW w:w="983" w:type="dxa"/>
            <w:noWrap/>
            <w:hideMark/>
          </w:tcPr>
          <w:p w:rsidR="00345C4B" w:rsidRPr="00435F9B" w:rsidRDefault="00345C4B" w:rsidP="00066C57">
            <w:pPr>
              <w:rPr>
                <w:rFonts w:cs="Arial"/>
              </w:rPr>
            </w:pPr>
            <w:r w:rsidRPr="00435F9B">
              <w:rPr>
                <w:rFonts w:cs="Arial"/>
              </w:rPr>
              <w:t>04B7</w:t>
            </w:r>
          </w:p>
        </w:tc>
        <w:tc>
          <w:tcPr>
            <w:tcW w:w="4240" w:type="dxa"/>
            <w:noWrap/>
            <w:hideMark/>
          </w:tcPr>
          <w:p w:rsidR="00345C4B" w:rsidRPr="00435F9B" w:rsidRDefault="00345C4B" w:rsidP="00066C57">
            <w:pPr>
              <w:rPr>
                <w:rFonts w:cs="Arial"/>
              </w:rPr>
            </w:pPr>
            <w:r w:rsidRPr="00435F9B">
              <w:rPr>
                <w:rFonts w:cs="Arial"/>
              </w:rPr>
              <w:t>ADSP_Y_PCHIME_Env1_DecayCoef_LSB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45</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ADSP_Y_PCHIME_Env2_DelayVolume</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46</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ADSP_Y_PCHIME_Env2_DecayCoef_MSB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47</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ADSP_Y_PCHIME_Env2_DecayCoef_LSB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48</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ADSP_Y_PCHIME_Env3_DelayVolume</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49</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ADSP_Y_PCHIME_Env3_DecayCoef_MSB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50</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ADSP_Y_PCHIME_Env3_DecayCoef_LSB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51</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ADSP_Y_PCHIME_Env4_DelayVolume</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52</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ADSP_Y_PCHIME_Env4_DecayCoef_MSB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53</w:t>
            </w:r>
          </w:p>
        </w:tc>
        <w:tc>
          <w:tcPr>
            <w:tcW w:w="983" w:type="dxa"/>
            <w:noWrap/>
            <w:hideMark/>
          </w:tcPr>
          <w:p w:rsidR="00345C4B" w:rsidRPr="00435F9B" w:rsidRDefault="00345C4B" w:rsidP="00066C57">
            <w:pPr>
              <w:rPr>
                <w:rFonts w:cs="Arial"/>
              </w:rPr>
            </w:pPr>
            <w:r w:rsidRPr="00435F9B">
              <w:rPr>
                <w:rFonts w:cs="Arial"/>
              </w:rPr>
              <w:t>0000</w:t>
            </w:r>
          </w:p>
        </w:tc>
        <w:tc>
          <w:tcPr>
            <w:tcW w:w="4240" w:type="dxa"/>
            <w:noWrap/>
            <w:hideMark/>
          </w:tcPr>
          <w:p w:rsidR="00345C4B" w:rsidRPr="00435F9B" w:rsidRDefault="00345C4B" w:rsidP="00066C57">
            <w:pPr>
              <w:rPr>
                <w:rFonts w:cs="Arial"/>
              </w:rPr>
            </w:pPr>
            <w:r w:rsidRPr="00435F9B">
              <w:rPr>
                <w:rFonts w:cs="Arial"/>
              </w:rPr>
              <w:t>ADSP_Y_PCHIME_Env4_DecayCoef_LSB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54</w:t>
            </w:r>
          </w:p>
        </w:tc>
        <w:tc>
          <w:tcPr>
            <w:tcW w:w="983" w:type="dxa"/>
            <w:noWrap/>
            <w:hideMark/>
          </w:tcPr>
          <w:p w:rsidR="00345C4B" w:rsidRPr="00435F9B" w:rsidRDefault="00345C4B" w:rsidP="00066C57">
            <w:pPr>
              <w:rPr>
                <w:rFonts w:cs="Arial"/>
              </w:rPr>
            </w:pPr>
            <w:r w:rsidRPr="00435F9B">
              <w:rPr>
                <w:rFonts w:cs="Arial"/>
              </w:rPr>
              <w:t>0400</w:t>
            </w:r>
          </w:p>
        </w:tc>
        <w:tc>
          <w:tcPr>
            <w:tcW w:w="4240" w:type="dxa"/>
            <w:noWrap/>
            <w:hideMark/>
          </w:tcPr>
          <w:p w:rsidR="00345C4B" w:rsidRPr="00435F9B" w:rsidRDefault="00345C4B" w:rsidP="00066C57">
            <w:pPr>
              <w:rPr>
                <w:rFonts w:cs="Arial"/>
              </w:rPr>
            </w:pPr>
            <w:r w:rsidRPr="00435F9B">
              <w:rPr>
                <w:rFonts w:cs="Arial"/>
              </w:rPr>
              <w:t>ADSP_Y_PCHIME_MasterVolume</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55</w:t>
            </w:r>
          </w:p>
        </w:tc>
        <w:tc>
          <w:tcPr>
            <w:tcW w:w="983" w:type="dxa"/>
            <w:noWrap/>
            <w:hideMark/>
          </w:tcPr>
          <w:p w:rsidR="00345C4B" w:rsidRPr="00435F9B" w:rsidRDefault="00345C4B" w:rsidP="00066C57">
            <w:pPr>
              <w:rPr>
                <w:rFonts w:cs="Arial"/>
              </w:rPr>
            </w:pPr>
            <w:r w:rsidRPr="00435F9B">
              <w:rPr>
                <w:rFonts w:cs="Arial"/>
              </w:rPr>
              <w:t>075C</w:t>
            </w:r>
          </w:p>
        </w:tc>
        <w:tc>
          <w:tcPr>
            <w:tcW w:w="4240" w:type="dxa"/>
            <w:noWrap/>
            <w:hideMark/>
          </w:tcPr>
          <w:p w:rsidR="00345C4B" w:rsidRPr="00435F9B" w:rsidRDefault="00345C4B" w:rsidP="00066C57">
            <w:pPr>
              <w:rPr>
                <w:rFonts w:cs="Arial"/>
              </w:rPr>
            </w:pPr>
            <w:r w:rsidRPr="00435F9B">
              <w:rPr>
                <w:rFonts w:cs="Arial"/>
              </w:rPr>
              <w:t>ADSP_Y_PCHIME_Smute_DecayCoef_MSB</w:t>
            </w:r>
          </w:p>
        </w:tc>
      </w:tr>
      <w:tr w:rsidR="00345C4B" w:rsidRPr="00435F9B" w:rsidTr="00066C57">
        <w:trPr>
          <w:trHeight w:val="255"/>
          <w:jc w:val="center"/>
        </w:trPr>
        <w:tc>
          <w:tcPr>
            <w:tcW w:w="460" w:type="dxa"/>
            <w:noWrap/>
            <w:hideMark/>
          </w:tcPr>
          <w:p w:rsidR="00345C4B" w:rsidRPr="00435F9B" w:rsidRDefault="00345C4B" w:rsidP="00066C57">
            <w:pPr>
              <w:rPr>
                <w:rFonts w:cs="Arial"/>
              </w:rPr>
            </w:pPr>
            <w:r w:rsidRPr="00435F9B">
              <w:rPr>
                <w:rFonts w:cs="Arial"/>
              </w:rPr>
              <w:t>56</w:t>
            </w:r>
          </w:p>
        </w:tc>
        <w:tc>
          <w:tcPr>
            <w:tcW w:w="983" w:type="dxa"/>
            <w:noWrap/>
            <w:hideMark/>
          </w:tcPr>
          <w:p w:rsidR="00345C4B" w:rsidRPr="00435F9B" w:rsidRDefault="00345C4B" w:rsidP="00066C57">
            <w:pPr>
              <w:rPr>
                <w:rFonts w:cs="Arial"/>
              </w:rPr>
            </w:pPr>
            <w:r w:rsidRPr="00435F9B">
              <w:rPr>
                <w:rFonts w:cs="Arial"/>
              </w:rPr>
              <w:t>0201</w:t>
            </w:r>
          </w:p>
        </w:tc>
        <w:tc>
          <w:tcPr>
            <w:tcW w:w="4240" w:type="dxa"/>
            <w:noWrap/>
            <w:hideMark/>
          </w:tcPr>
          <w:p w:rsidR="00345C4B" w:rsidRPr="00435F9B" w:rsidRDefault="00345C4B" w:rsidP="00066C57">
            <w:pPr>
              <w:rPr>
                <w:rFonts w:cs="Arial"/>
              </w:rPr>
            </w:pPr>
            <w:r w:rsidRPr="00435F9B">
              <w:rPr>
                <w:rFonts w:cs="Arial"/>
              </w:rPr>
              <w:t>ADSP_Y_PCHIME_Smute_DecayCoef_LSB</w:t>
            </w:r>
          </w:p>
        </w:tc>
      </w:tr>
      <w:tr w:rsidR="00345C4B" w:rsidRPr="00435F9B" w:rsidTr="00066C57">
        <w:trPr>
          <w:trHeight w:val="70"/>
          <w:jc w:val="center"/>
        </w:trPr>
        <w:tc>
          <w:tcPr>
            <w:tcW w:w="460" w:type="dxa"/>
            <w:noWrap/>
            <w:hideMark/>
          </w:tcPr>
          <w:p w:rsidR="00345C4B" w:rsidRPr="00435F9B" w:rsidRDefault="00345C4B" w:rsidP="00066C57">
            <w:pPr>
              <w:rPr>
                <w:rFonts w:cs="Arial"/>
              </w:rPr>
            </w:pPr>
            <w:r w:rsidRPr="00435F9B">
              <w:rPr>
                <w:rFonts w:cs="Arial"/>
              </w:rPr>
              <w:t>57</w:t>
            </w:r>
          </w:p>
        </w:tc>
        <w:tc>
          <w:tcPr>
            <w:tcW w:w="983" w:type="dxa"/>
            <w:noWrap/>
            <w:hideMark/>
          </w:tcPr>
          <w:p w:rsidR="00345C4B" w:rsidRPr="00435F9B" w:rsidRDefault="00345C4B" w:rsidP="00066C57">
            <w:pPr>
              <w:rPr>
                <w:rFonts w:cs="Arial"/>
              </w:rPr>
            </w:pPr>
            <w:r w:rsidRPr="00435F9B">
              <w:rPr>
                <w:rFonts w:cs="Arial"/>
              </w:rPr>
              <w:t>000001</w:t>
            </w:r>
          </w:p>
        </w:tc>
        <w:tc>
          <w:tcPr>
            <w:tcW w:w="4240" w:type="dxa"/>
            <w:noWrap/>
            <w:hideMark/>
          </w:tcPr>
          <w:p w:rsidR="00345C4B" w:rsidRPr="00435F9B" w:rsidRDefault="00345C4B" w:rsidP="00066C57">
            <w:pPr>
              <w:rPr>
                <w:rFonts w:cs="Arial"/>
              </w:rPr>
            </w:pPr>
            <w:r w:rsidRPr="00435F9B">
              <w:rPr>
                <w:rFonts w:cs="Arial"/>
              </w:rPr>
              <w:t>ADSP_X_PCHIME_ControlStatusReg</w:t>
            </w:r>
          </w:p>
        </w:tc>
      </w:tr>
    </w:tbl>
    <w:p w:rsidR="00345C4B" w:rsidRDefault="00345C4B" w:rsidP="00345C4B">
      <w:pPr>
        <w:rPr>
          <w:rFonts w:cs="Arial"/>
        </w:rPr>
      </w:pPr>
    </w:p>
    <w:p w:rsidR="00345C4B" w:rsidRDefault="00345C4B" w:rsidP="00345C4B">
      <w:pPr>
        <w:rPr>
          <w:rFonts w:cs="Arial"/>
        </w:rPr>
      </w:pPr>
      <w:r>
        <w:rPr>
          <w:rFonts w:cs="Arial"/>
        </w:rPr>
        <w:t xml:space="preserve">See Use Cases 3 &amp; 4 in </w:t>
      </w:r>
      <w:r>
        <w:rPr>
          <w:rFonts w:cs="Arial"/>
          <w:i/>
          <w:color w:val="0070C0"/>
          <w:u w:val="single"/>
        </w:rPr>
        <w:t>AHU-SWR-REQ-092704-Repetition versus Continuous for Chime 27 &amp; 28</w:t>
      </w:r>
      <w:r>
        <w:rPr>
          <w:rFonts w:cs="Arial"/>
        </w:rPr>
        <w:t>.</w:t>
      </w:r>
    </w:p>
    <w:p w:rsidR="00345C4B" w:rsidRPr="00E32912" w:rsidRDefault="00345C4B" w:rsidP="00345C4B">
      <w:pPr>
        <w:rPr>
          <w:rFonts w:cs="Arial"/>
        </w:rPr>
      </w:pPr>
    </w:p>
    <w:p w:rsidR="00345C4B" w:rsidRDefault="00345C4B" w:rsidP="00345C4B">
      <w:pPr>
        <w:pStyle w:val="Heading4"/>
        <w:numPr>
          <w:ilvl w:val="3"/>
          <w:numId w:val="48"/>
        </w:numPr>
      </w:pPr>
      <w:bookmarkStart w:id="338" w:name="_Toc45277386"/>
      <w:r w:rsidRPr="00B9479B">
        <w:lastRenderedPageBreak/>
        <w:t>AHU-SWR-REQ-165813/C-Polyphonic Chime 28 - Forward Park Aid_FPA Continuous (Repetitions)</w:t>
      </w:r>
      <w:bookmarkEnd w:id="338"/>
    </w:p>
    <w:p w:rsidR="00345C4B" w:rsidRDefault="00345C4B" w:rsidP="00345C4B">
      <w:pPr>
        <w:jc w:val="center"/>
        <w:rPr>
          <w:rFonts w:cs="Arial"/>
        </w:rPr>
      </w:pPr>
      <w:r>
        <w:rPr>
          <w:noProof/>
        </w:rPr>
        <w:drawing>
          <wp:inline distT="0" distB="0" distL="0" distR="0" wp14:anchorId="7CB8A80D" wp14:editId="5313E33F">
            <wp:extent cx="1085850" cy="981075"/>
            <wp:effectExtent l="0" t="0" r="0" b="9525"/>
            <wp:docPr id="3950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9" name="Picture 6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3D01D0B6" wp14:editId="09B0B461">
            <wp:extent cx="1085850" cy="981075"/>
            <wp:effectExtent l="0" t="0" r="0" b="9525"/>
            <wp:docPr id="3950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B04B40B" wp14:editId="5E7BFCC9">
            <wp:extent cx="1390650" cy="914400"/>
            <wp:effectExtent l="0" t="0" r="0" b="0"/>
            <wp:docPr id="395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 name="Picture 43"/>
                    <pic:cNvPicPr>
                      <a:picLocks noChangeAspect="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4B46B4" w:rsidTr="00066C57">
        <w:trPr>
          <w:trHeight w:val="70"/>
          <w:jc w:val="center"/>
        </w:trPr>
        <w:tc>
          <w:tcPr>
            <w:tcW w:w="460" w:type="dxa"/>
            <w:noWrap/>
            <w:hideMark/>
          </w:tcPr>
          <w:p w:rsidR="00345C4B" w:rsidRPr="004B46B4" w:rsidRDefault="00345C4B" w:rsidP="00066C57">
            <w:pPr>
              <w:rPr>
                <w:rFonts w:cs="Arial"/>
                <w:b/>
                <w:bCs/>
              </w:rPr>
            </w:pPr>
            <w:r w:rsidRPr="004B46B4">
              <w:rPr>
                <w:rFonts w:cs="Arial"/>
                <w:b/>
                <w:bCs/>
              </w:rPr>
              <w:t>#</w:t>
            </w:r>
          </w:p>
        </w:tc>
        <w:tc>
          <w:tcPr>
            <w:tcW w:w="995" w:type="dxa"/>
            <w:noWrap/>
            <w:hideMark/>
          </w:tcPr>
          <w:p w:rsidR="00345C4B" w:rsidRPr="004B46B4" w:rsidRDefault="00345C4B" w:rsidP="00066C57">
            <w:pPr>
              <w:rPr>
                <w:rFonts w:cs="Arial"/>
                <w:b/>
                <w:bCs/>
              </w:rPr>
            </w:pPr>
            <w:r w:rsidRPr="004B46B4">
              <w:rPr>
                <w:rFonts w:cs="Arial"/>
                <w:b/>
                <w:bCs/>
              </w:rPr>
              <w:t>Hex</w:t>
            </w:r>
          </w:p>
        </w:tc>
        <w:tc>
          <w:tcPr>
            <w:tcW w:w="4240" w:type="dxa"/>
            <w:noWrap/>
            <w:hideMark/>
          </w:tcPr>
          <w:p w:rsidR="00345C4B" w:rsidRPr="004B46B4" w:rsidRDefault="00345C4B" w:rsidP="00066C57">
            <w:pPr>
              <w:rPr>
                <w:rFonts w:cs="Arial"/>
                <w:b/>
                <w:bCs/>
              </w:rPr>
            </w:pPr>
            <w:r w:rsidRPr="004B46B4">
              <w:rPr>
                <w:rFonts w:cs="Arial"/>
                <w:b/>
                <w:bCs/>
              </w:rPr>
              <w:t>Parameter</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w:t>
            </w:r>
          </w:p>
        </w:tc>
        <w:tc>
          <w:tcPr>
            <w:tcW w:w="995" w:type="dxa"/>
            <w:noWrap/>
            <w:hideMark/>
          </w:tcPr>
          <w:p w:rsidR="00345C4B" w:rsidRPr="004B46B4" w:rsidRDefault="00345C4B" w:rsidP="00066C57">
            <w:pPr>
              <w:rPr>
                <w:rFonts w:cs="Arial"/>
              </w:rPr>
            </w:pPr>
            <w:del w:id="339" w:author="Walus, David (D.M.)" w:date="2015-07-06T08:44:00Z">
              <w:r w:rsidRPr="004B46B4" w:rsidDel="00142F8D">
                <w:rPr>
                  <w:rFonts w:cs="Arial"/>
                </w:rPr>
                <w:delText>0002F8</w:delText>
              </w:r>
            </w:del>
            <w:ins w:id="340" w:author="Walus, David (D.M.)" w:date="2015-07-06T08:44:00Z">
              <w:r>
                <w:rPr>
                  <w:rFonts w:cs="Arial"/>
                </w:rPr>
                <w:t>0002BB</w:t>
              </w:r>
            </w:ins>
          </w:p>
        </w:tc>
        <w:tc>
          <w:tcPr>
            <w:tcW w:w="4240" w:type="dxa"/>
            <w:noWrap/>
            <w:hideMark/>
          </w:tcPr>
          <w:p w:rsidR="00345C4B" w:rsidRPr="004B46B4" w:rsidRDefault="00345C4B" w:rsidP="00066C57">
            <w:pPr>
              <w:rPr>
                <w:rFonts w:cs="Arial"/>
              </w:rPr>
            </w:pPr>
            <w:r w:rsidRPr="004B46B4">
              <w:rPr>
                <w:rFonts w:cs="Arial"/>
              </w:rPr>
              <w:t>ADSP_X_PCHIME_AngleIncr_LFO</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ADSP_X_PCHIME_Env1_DelaySamples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w:t>
            </w:r>
          </w:p>
        </w:tc>
        <w:tc>
          <w:tcPr>
            <w:tcW w:w="995" w:type="dxa"/>
            <w:noWrap/>
            <w:hideMark/>
          </w:tcPr>
          <w:p w:rsidR="00345C4B" w:rsidRPr="004B46B4" w:rsidRDefault="00345C4B" w:rsidP="00066C57">
            <w:pPr>
              <w:rPr>
                <w:rFonts w:cs="Arial"/>
              </w:rPr>
            </w:pPr>
            <w:r w:rsidRPr="004B46B4">
              <w:rPr>
                <w:rFonts w:cs="Arial"/>
              </w:rPr>
              <w:t>0AAAAA</w:t>
            </w:r>
          </w:p>
        </w:tc>
        <w:tc>
          <w:tcPr>
            <w:tcW w:w="4240" w:type="dxa"/>
            <w:noWrap/>
            <w:hideMark/>
          </w:tcPr>
          <w:p w:rsidR="00345C4B" w:rsidRPr="004B46B4" w:rsidRDefault="00345C4B" w:rsidP="00066C57">
            <w:pPr>
              <w:rPr>
                <w:rFonts w:cs="Arial"/>
              </w:rPr>
            </w:pPr>
            <w:r w:rsidRPr="004B46B4">
              <w:rPr>
                <w:rFonts w:cs="Arial"/>
              </w:rPr>
              <w:t>ADSP_X_PCHIME_Env1_AttackIncr</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w:t>
            </w:r>
          </w:p>
        </w:tc>
        <w:tc>
          <w:tcPr>
            <w:tcW w:w="995" w:type="dxa"/>
            <w:noWrap/>
            <w:hideMark/>
          </w:tcPr>
          <w:p w:rsidR="00345C4B" w:rsidRPr="00AF76EA" w:rsidRDefault="00345C4B" w:rsidP="00066C57">
            <w:pPr>
              <w:rPr>
                <w:rFonts w:cs="Arial"/>
              </w:rPr>
            </w:pPr>
            <w:ins w:id="341" w:author="Walus, David (D.M.)" w:date="2016-11-01T09:43:00Z">
              <w:r w:rsidRPr="00AF76EA">
                <w:rPr>
                  <w:rFonts w:cs="Arial"/>
                  <w:highlight w:val="yellow"/>
                </w:rPr>
                <w:t>00858C</w:t>
              </w:r>
            </w:ins>
            <w:del w:id="342" w:author="Walus, David (D.M.)" w:date="2016-11-01T09:43:00Z">
              <w:r w:rsidRPr="00AF76EA" w:rsidDel="00AF76EA">
                <w:rPr>
                  <w:rFonts w:cs="Arial"/>
                </w:rPr>
                <w:delText>007E18</w:delText>
              </w:r>
            </w:del>
          </w:p>
        </w:tc>
        <w:tc>
          <w:tcPr>
            <w:tcW w:w="4240" w:type="dxa"/>
            <w:noWrap/>
            <w:hideMark/>
          </w:tcPr>
          <w:p w:rsidR="00345C4B" w:rsidRPr="004B46B4" w:rsidRDefault="00345C4B" w:rsidP="00066C57">
            <w:pPr>
              <w:rPr>
                <w:rFonts w:cs="Arial"/>
              </w:rPr>
            </w:pPr>
            <w:r w:rsidRPr="004B46B4">
              <w:rPr>
                <w:rFonts w:cs="Arial"/>
              </w:rPr>
              <w:t>ADSP_X_PCHIME_Env1_SustainSamples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ADSP_X_PCHIME_Env2_DelaySamples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6</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ADSP_X_PCHIME_Env2_AttackIncr</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7</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ADSP_X_PCHIME_Env2_SustainSamples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8</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ADSP_X_PCHIME_Env3_DelaySamples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9</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ADSP_X_PCHIME_Env3_AttackIncr</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10</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ADSP_X_PCHIME_Env3_SustainSamples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11</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ADSP_X_PCHIME_Env4_DelaySamples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12</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ADSP_X_PCHIME_Env4_AttackIncr</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13</w:t>
            </w:r>
          </w:p>
        </w:tc>
        <w:tc>
          <w:tcPr>
            <w:tcW w:w="995" w:type="dxa"/>
            <w:noWrap/>
            <w:hideMark/>
          </w:tcPr>
          <w:p w:rsidR="00345C4B" w:rsidRPr="004B46B4" w:rsidRDefault="00345C4B" w:rsidP="00066C57">
            <w:pPr>
              <w:rPr>
                <w:rFonts w:cs="Arial"/>
              </w:rPr>
            </w:pPr>
            <w:r w:rsidRPr="004B46B4">
              <w:rPr>
                <w:rFonts w:cs="Arial"/>
              </w:rPr>
              <w:t>000000</w:t>
            </w:r>
          </w:p>
        </w:tc>
        <w:tc>
          <w:tcPr>
            <w:tcW w:w="4240" w:type="dxa"/>
            <w:noWrap/>
            <w:hideMark/>
          </w:tcPr>
          <w:p w:rsidR="00345C4B" w:rsidRPr="004B46B4" w:rsidRDefault="00345C4B" w:rsidP="00066C57">
            <w:pPr>
              <w:rPr>
                <w:rFonts w:cs="Arial"/>
              </w:rPr>
            </w:pPr>
            <w:r w:rsidRPr="004B46B4">
              <w:rPr>
                <w:rFonts w:cs="Arial"/>
              </w:rPr>
              <w:t>ADSP_X_PCHIME_Env4_SustainSamples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14</w:t>
            </w:r>
          </w:p>
        </w:tc>
        <w:tc>
          <w:tcPr>
            <w:tcW w:w="995" w:type="dxa"/>
            <w:noWrap/>
            <w:hideMark/>
          </w:tcPr>
          <w:p w:rsidR="00345C4B" w:rsidRPr="004B46B4" w:rsidRDefault="00345C4B" w:rsidP="00066C57">
            <w:pPr>
              <w:rPr>
                <w:rFonts w:cs="Arial"/>
              </w:rPr>
            </w:pPr>
            <w:r w:rsidRPr="004B46B4">
              <w:rPr>
                <w:rFonts w:cs="Arial"/>
              </w:rPr>
              <w:t>000001</w:t>
            </w:r>
          </w:p>
        </w:tc>
        <w:tc>
          <w:tcPr>
            <w:tcW w:w="4240" w:type="dxa"/>
            <w:noWrap/>
            <w:hideMark/>
          </w:tcPr>
          <w:p w:rsidR="00345C4B" w:rsidRPr="004B46B4" w:rsidRDefault="00345C4B" w:rsidP="00066C57">
            <w:pPr>
              <w:rPr>
                <w:rFonts w:cs="Arial"/>
              </w:rPr>
            </w:pPr>
            <w:r w:rsidRPr="004B46B4">
              <w:rPr>
                <w:rFonts w:cs="Arial"/>
              </w:rPr>
              <w:t>ADSP_X_PCHIME_NrRepetitions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15</w:t>
            </w:r>
          </w:p>
        </w:tc>
        <w:tc>
          <w:tcPr>
            <w:tcW w:w="995" w:type="dxa"/>
            <w:noWrap/>
            <w:hideMark/>
          </w:tcPr>
          <w:p w:rsidR="00345C4B" w:rsidRPr="004B46B4" w:rsidRDefault="00345C4B" w:rsidP="00066C57">
            <w:pPr>
              <w:rPr>
                <w:rFonts w:cs="Arial"/>
              </w:rPr>
            </w:pPr>
            <w:r w:rsidRPr="004B46B4">
              <w:rPr>
                <w:rFonts w:cs="Arial"/>
              </w:rPr>
              <w:t>008CA0</w:t>
            </w:r>
          </w:p>
        </w:tc>
        <w:tc>
          <w:tcPr>
            <w:tcW w:w="4240" w:type="dxa"/>
            <w:noWrap/>
            <w:hideMark/>
          </w:tcPr>
          <w:p w:rsidR="00345C4B" w:rsidRPr="004B46B4" w:rsidRDefault="00345C4B" w:rsidP="00066C57">
            <w:pPr>
              <w:rPr>
                <w:rFonts w:cs="Arial"/>
              </w:rPr>
            </w:pPr>
            <w:r w:rsidRPr="004B46B4">
              <w:rPr>
                <w:rFonts w:cs="Arial"/>
              </w:rPr>
              <w:t>ADSP_X_PCHIME_RepeatSamples</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16</w:t>
            </w:r>
          </w:p>
        </w:tc>
        <w:tc>
          <w:tcPr>
            <w:tcW w:w="995" w:type="dxa"/>
            <w:noWrap/>
            <w:hideMark/>
          </w:tcPr>
          <w:p w:rsidR="00345C4B" w:rsidRPr="00AF76EA" w:rsidRDefault="00345C4B" w:rsidP="00066C57">
            <w:pPr>
              <w:rPr>
                <w:rFonts w:cs="Arial"/>
              </w:rPr>
            </w:pPr>
            <w:ins w:id="343" w:author="Walus, David (D.M.)" w:date="2016-11-01T09:44:00Z">
              <w:r w:rsidRPr="00AF76EA">
                <w:rPr>
                  <w:rFonts w:cs="Arial"/>
                  <w:highlight w:val="yellow"/>
                </w:rPr>
                <w:t>07F1</w:t>
              </w:r>
            </w:ins>
            <w:del w:id="344" w:author="Walus, David (D.M.)" w:date="2016-11-01T09:44:00Z">
              <w:r w:rsidRPr="00AF76EA" w:rsidDel="00AF76EA">
                <w:rPr>
                  <w:rFonts w:cs="Arial"/>
                </w:rPr>
                <w:delText>07D8</w:delText>
              </w:r>
            </w:del>
          </w:p>
        </w:tc>
        <w:tc>
          <w:tcPr>
            <w:tcW w:w="4240" w:type="dxa"/>
            <w:noWrap/>
            <w:hideMark/>
          </w:tcPr>
          <w:p w:rsidR="00345C4B" w:rsidRPr="004B46B4" w:rsidRDefault="00345C4B" w:rsidP="00066C57">
            <w:pPr>
              <w:rPr>
                <w:rFonts w:cs="Arial"/>
              </w:rPr>
            </w:pPr>
            <w:r w:rsidRPr="004B46B4">
              <w:rPr>
                <w:rFonts w:cs="Arial"/>
              </w:rPr>
              <w:t>ADSP_Y_PCHIME_Freq1_MSB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17</w:t>
            </w:r>
          </w:p>
        </w:tc>
        <w:tc>
          <w:tcPr>
            <w:tcW w:w="995" w:type="dxa"/>
            <w:noWrap/>
            <w:hideMark/>
          </w:tcPr>
          <w:p w:rsidR="00345C4B" w:rsidRPr="00AF76EA" w:rsidRDefault="00345C4B" w:rsidP="00066C57">
            <w:pPr>
              <w:rPr>
                <w:rFonts w:cs="Arial"/>
              </w:rPr>
            </w:pPr>
            <w:ins w:id="345" w:author="Walus, David (D.M.)" w:date="2016-11-01T09:44:00Z">
              <w:r w:rsidRPr="00AF76EA">
                <w:rPr>
                  <w:rFonts w:cs="Arial"/>
                  <w:highlight w:val="yellow"/>
                </w:rPr>
                <w:t>066F</w:t>
              </w:r>
            </w:ins>
            <w:del w:id="346" w:author="Walus, David (D.M.)" w:date="2016-11-01T09:44:00Z">
              <w:r w:rsidRPr="00AF76EA" w:rsidDel="00AF76EA">
                <w:rPr>
                  <w:rFonts w:cs="Arial"/>
                </w:rPr>
                <w:delText>052F</w:delText>
              </w:r>
            </w:del>
          </w:p>
        </w:tc>
        <w:tc>
          <w:tcPr>
            <w:tcW w:w="4240" w:type="dxa"/>
            <w:noWrap/>
            <w:hideMark/>
          </w:tcPr>
          <w:p w:rsidR="00345C4B" w:rsidRPr="004B46B4" w:rsidRDefault="00345C4B" w:rsidP="00066C57">
            <w:pPr>
              <w:rPr>
                <w:rFonts w:cs="Arial"/>
              </w:rPr>
            </w:pPr>
            <w:r w:rsidRPr="004B46B4">
              <w:rPr>
                <w:rFonts w:cs="Arial"/>
              </w:rPr>
              <w:t>ADSP_Y_PCHIME_Freq1_LSB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18</w:t>
            </w:r>
          </w:p>
        </w:tc>
        <w:tc>
          <w:tcPr>
            <w:tcW w:w="995" w:type="dxa"/>
            <w:noWrap/>
            <w:hideMark/>
          </w:tcPr>
          <w:p w:rsidR="00345C4B" w:rsidRPr="00AF76EA" w:rsidRDefault="00345C4B" w:rsidP="00066C57">
            <w:pPr>
              <w:rPr>
                <w:rFonts w:cs="Arial"/>
              </w:rPr>
            </w:pPr>
            <w:ins w:id="347" w:author="Walus, David (D.M.)" w:date="2016-11-01T09:44:00Z">
              <w:r w:rsidRPr="00AF76EA">
                <w:rPr>
                  <w:rFonts w:cs="Arial"/>
                  <w:highlight w:val="yellow"/>
                </w:rPr>
                <w:t>05A9</w:t>
              </w:r>
            </w:ins>
            <w:del w:id="348" w:author="Walus, David (D.M.)" w:date="2016-11-01T09:44:00Z">
              <w:r w:rsidRPr="00AF76EA" w:rsidDel="00AF76EA">
                <w:rPr>
                  <w:rFonts w:cs="Arial"/>
                </w:rPr>
                <w:delText>0800</w:delText>
              </w:r>
            </w:del>
          </w:p>
        </w:tc>
        <w:tc>
          <w:tcPr>
            <w:tcW w:w="4240" w:type="dxa"/>
            <w:noWrap/>
            <w:hideMark/>
          </w:tcPr>
          <w:p w:rsidR="00345C4B" w:rsidRPr="004B46B4" w:rsidRDefault="00345C4B" w:rsidP="00066C57">
            <w:pPr>
              <w:rPr>
                <w:rFonts w:cs="Arial"/>
              </w:rPr>
            </w:pPr>
            <w:r w:rsidRPr="004B46B4">
              <w:rPr>
                <w:rFonts w:cs="Arial"/>
              </w:rPr>
              <w:t>ADSP_Y_PCHIME_Volume1</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19</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ADSP_Y_PCHIME_Freq2_MSB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20</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ADSP_Y_PCHIME_Freq2_LSB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21</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ADSP_Y_PCHIME_Volume2</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22</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ADSP_Y_PCHIME_Freq3_MSB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23</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ADSP_Y_PCHIME_Freq3_LSB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24</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ADSP_Y_PCHIME_Volume3</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25</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ADSP_Y_PCHIME_Freq4_MSB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26</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ADSP_Y_PCHIME_Freq4_LSB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27</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ADSP_Y_PCHIME_Volume4</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28</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ADSP_Y_PCHIME_Freq5_MSB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29</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ADSP_Y_PCHIME_Freq5_LSB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30</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ADSP_Y_PCHIME_Volume5</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31</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ADSP_Y_PCHIME_Freq6_MSB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32</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ADSP_Y_PCHIME_Freq6_LSB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33</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ADSP_Y_PCHIME_Volume6</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34</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ADSP_Y_PCHIME_Freq7_MSB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35</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ADSP_Y_PCHIME_Freq7_LSB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36</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ADSP_Y_PCHIME_Volume7</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37</w:t>
            </w:r>
          </w:p>
        </w:tc>
        <w:tc>
          <w:tcPr>
            <w:tcW w:w="995" w:type="dxa"/>
            <w:noWrap/>
            <w:hideMark/>
          </w:tcPr>
          <w:p w:rsidR="00345C4B" w:rsidRPr="004B46B4" w:rsidRDefault="00345C4B" w:rsidP="00066C57">
            <w:pPr>
              <w:rPr>
                <w:rFonts w:cs="Arial"/>
              </w:rPr>
            </w:pPr>
            <w:r w:rsidRPr="004B46B4">
              <w:rPr>
                <w:rFonts w:cs="Arial"/>
              </w:rPr>
              <w:t>07EE</w:t>
            </w:r>
          </w:p>
        </w:tc>
        <w:tc>
          <w:tcPr>
            <w:tcW w:w="4240" w:type="dxa"/>
            <w:noWrap/>
            <w:hideMark/>
          </w:tcPr>
          <w:p w:rsidR="00345C4B" w:rsidRPr="004B46B4" w:rsidRDefault="00345C4B" w:rsidP="00066C57">
            <w:pPr>
              <w:rPr>
                <w:rFonts w:cs="Arial"/>
              </w:rPr>
            </w:pPr>
            <w:r w:rsidRPr="004B46B4">
              <w:rPr>
                <w:rFonts w:cs="Arial"/>
              </w:rPr>
              <w:t>ADSP_Y_PCHIME_Freq8_MSB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38</w:t>
            </w:r>
          </w:p>
        </w:tc>
        <w:tc>
          <w:tcPr>
            <w:tcW w:w="995" w:type="dxa"/>
            <w:noWrap/>
            <w:hideMark/>
          </w:tcPr>
          <w:p w:rsidR="00345C4B" w:rsidRPr="004B46B4" w:rsidRDefault="00345C4B" w:rsidP="00066C57">
            <w:pPr>
              <w:rPr>
                <w:rFonts w:cs="Arial"/>
              </w:rPr>
            </w:pPr>
            <w:r w:rsidRPr="004B46B4">
              <w:rPr>
                <w:rFonts w:cs="Arial"/>
              </w:rPr>
              <w:t>03D5</w:t>
            </w:r>
          </w:p>
        </w:tc>
        <w:tc>
          <w:tcPr>
            <w:tcW w:w="4240" w:type="dxa"/>
            <w:noWrap/>
            <w:hideMark/>
          </w:tcPr>
          <w:p w:rsidR="00345C4B" w:rsidRPr="004B46B4" w:rsidRDefault="00345C4B" w:rsidP="00066C57">
            <w:pPr>
              <w:rPr>
                <w:rFonts w:cs="Arial"/>
              </w:rPr>
            </w:pPr>
            <w:r w:rsidRPr="004B46B4">
              <w:rPr>
                <w:rFonts w:cs="Arial"/>
              </w:rPr>
              <w:t>ADSP_Y_PCHIME_Freq8_LSB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39</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ADSP_Y_PCHIME_Volume8</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lastRenderedPageBreak/>
              <w:t>40</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ADSP_Y_PCHIME_Ampli_LFO</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41</w:t>
            </w:r>
          </w:p>
        </w:tc>
        <w:tc>
          <w:tcPr>
            <w:tcW w:w="995" w:type="dxa"/>
            <w:noWrap/>
            <w:hideMark/>
          </w:tcPr>
          <w:p w:rsidR="00345C4B" w:rsidRPr="004B46B4" w:rsidRDefault="00345C4B" w:rsidP="00066C57">
            <w:pPr>
              <w:rPr>
                <w:rFonts w:cs="Arial"/>
              </w:rPr>
            </w:pPr>
            <w:r w:rsidRPr="004B46B4">
              <w:rPr>
                <w:rFonts w:cs="Arial"/>
              </w:rPr>
              <w:t>07FF</w:t>
            </w:r>
          </w:p>
        </w:tc>
        <w:tc>
          <w:tcPr>
            <w:tcW w:w="4240" w:type="dxa"/>
            <w:noWrap/>
            <w:hideMark/>
          </w:tcPr>
          <w:p w:rsidR="00345C4B" w:rsidRPr="004B46B4" w:rsidRDefault="00345C4B" w:rsidP="00066C57">
            <w:pPr>
              <w:rPr>
                <w:rFonts w:cs="Arial"/>
              </w:rPr>
            </w:pPr>
            <w:r w:rsidRPr="004B46B4">
              <w:rPr>
                <w:rFonts w:cs="Arial"/>
              </w:rPr>
              <w:t>ADSP_Y_PCHIME_Offset_LFO</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42</w:t>
            </w:r>
          </w:p>
        </w:tc>
        <w:tc>
          <w:tcPr>
            <w:tcW w:w="995" w:type="dxa"/>
            <w:noWrap/>
            <w:hideMark/>
          </w:tcPr>
          <w:p w:rsidR="00345C4B" w:rsidRPr="004B46B4" w:rsidRDefault="00345C4B" w:rsidP="00066C57">
            <w:pPr>
              <w:rPr>
                <w:rFonts w:cs="Arial"/>
              </w:rPr>
            </w:pPr>
            <w:r w:rsidRPr="004B46B4">
              <w:rPr>
                <w:rFonts w:cs="Arial"/>
              </w:rPr>
              <w:t>0001</w:t>
            </w:r>
          </w:p>
        </w:tc>
        <w:tc>
          <w:tcPr>
            <w:tcW w:w="4240" w:type="dxa"/>
            <w:noWrap/>
            <w:hideMark/>
          </w:tcPr>
          <w:p w:rsidR="00345C4B" w:rsidRPr="004B46B4" w:rsidRDefault="00345C4B" w:rsidP="00066C57">
            <w:pPr>
              <w:rPr>
                <w:rFonts w:cs="Arial"/>
              </w:rPr>
            </w:pPr>
            <w:r w:rsidRPr="004B46B4">
              <w:rPr>
                <w:rFonts w:cs="Arial"/>
              </w:rPr>
              <w:t>ADSP_Y_PCHIME_Env1_DelayVolume</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43</w:t>
            </w:r>
          </w:p>
        </w:tc>
        <w:tc>
          <w:tcPr>
            <w:tcW w:w="995" w:type="dxa"/>
            <w:noWrap/>
            <w:hideMark/>
          </w:tcPr>
          <w:p w:rsidR="00345C4B" w:rsidRPr="004B46B4" w:rsidRDefault="00345C4B" w:rsidP="00066C57">
            <w:pPr>
              <w:rPr>
                <w:rFonts w:cs="Arial"/>
              </w:rPr>
            </w:pPr>
            <w:r w:rsidRPr="004B46B4">
              <w:rPr>
                <w:rFonts w:cs="Arial"/>
              </w:rPr>
              <w:t>07EF</w:t>
            </w:r>
          </w:p>
        </w:tc>
        <w:tc>
          <w:tcPr>
            <w:tcW w:w="4240" w:type="dxa"/>
            <w:noWrap/>
            <w:hideMark/>
          </w:tcPr>
          <w:p w:rsidR="00345C4B" w:rsidRPr="004B46B4" w:rsidRDefault="00345C4B" w:rsidP="00066C57">
            <w:pPr>
              <w:rPr>
                <w:rFonts w:cs="Arial"/>
              </w:rPr>
            </w:pPr>
            <w:r w:rsidRPr="004B46B4">
              <w:rPr>
                <w:rFonts w:cs="Arial"/>
              </w:rPr>
              <w:t>ADSP_Y_PCHIME_Env1_DecayCoef_MSB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44</w:t>
            </w:r>
          </w:p>
        </w:tc>
        <w:tc>
          <w:tcPr>
            <w:tcW w:w="995" w:type="dxa"/>
            <w:noWrap/>
            <w:hideMark/>
          </w:tcPr>
          <w:p w:rsidR="00345C4B" w:rsidRPr="004B46B4" w:rsidRDefault="00345C4B" w:rsidP="00066C57">
            <w:pPr>
              <w:rPr>
                <w:rFonts w:cs="Arial"/>
              </w:rPr>
            </w:pPr>
            <w:r w:rsidRPr="004B46B4">
              <w:rPr>
                <w:rFonts w:cs="Arial"/>
              </w:rPr>
              <w:t>0008</w:t>
            </w:r>
          </w:p>
        </w:tc>
        <w:tc>
          <w:tcPr>
            <w:tcW w:w="4240" w:type="dxa"/>
            <w:noWrap/>
            <w:hideMark/>
          </w:tcPr>
          <w:p w:rsidR="00345C4B" w:rsidRPr="004B46B4" w:rsidRDefault="00345C4B" w:rsidP="00066C57">
            <w:pPr>
              <w:rPr>
                <w:rFonts w:cs="Arial"/>
              </w:rPr>
            </w:pPr>
            <w:r w:rsidRPr="004B46B4">
              <w:rPr>
                <w:rFonts w:cs="Arial"/>
              </w:rPr>
              <w:t>ADSP_Y_PCHIME_Env1_DecayCoef_LSB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45</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ADSP_Y_PCHIME_Env2_DelayVolume</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46</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ADSP_Y_PCHIME_Env2_DecayCoef_MSB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47</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ADSP_Y_PCHIME_Env2_DecayCoef_LSB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48</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ADSP_Y_PCHIME_Env3_DelayVolume</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49</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ADSP_Y_PCHIME_Env3_DecayCoef_MSB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50</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ADSP_Y_PCHIME_Env3_DecayCoef_LSB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51</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ADSP_Y_PCHIME_Env4_DelayVolume</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52</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ADSP_Y_PCHIME_Env4_DecayCoef_MSB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53</w:t>
            </w:r>
          </w:p>
        </w:tc>
        <w:tc>
          <w:tcPr>
            <w:tcW w:w="995" w:type="dxa"/>
            <w:noWrap/>
            <w:hideMark/>
          </w:tcPr>
          <w:p w:rsidR="00345C4B" w:rsidRPr="004B46B4" w:rsidRDefault="00345C4B" w:rsidP="00066C57">
            <w:pPr>
              <w:rPr>
                <w:rFonts w:cs="Arial"/>
              </w:rPr>
            </w:pPr>
            <w:r w:rsidRPr="004B46B4">
              <w:rPr>
                <w:rFonts w:cs="Arial"/>
              </w:rPr>
              <w:t>0000</w:t>
            </w:r>
          </w:p>
        </w:tc>
        <w:tc>
          <w:tcPr>
            <w:tcW w:w="4240" w:type="dxa"/>
            <w:noWrap/>
            <w:hideMark/>
          </w:tcPr>
          <w:p w:rsidR="00345C4B" w:rsidRPr="004B46B4" w:rsidRDefault="00345C4B" w:rsidP="00066C57">
            <w:pPr>
              <w:rPr>
                <w:rFonts w:cs="Arial"/>
              </w:rPr>
            </w:pPr>
            <w:r w:rsidRPr="004B46B4">
              <w:rPr>
                <w:rFonts w:cs="Arial"/>
              </w:rPr>
              <w:t>ADSP_Y_PCHIME_Env4_DecayCoef_LSB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54</w:t>
            </w:r>
          </w:p>
        </w:tc>
        <w:tc>
          <w:tcPr>
            <w:tcW w:w="995" w:type="dxa"/>
            <w:noWrap/>
            <w:hideMark/>
          </w:tcPr>
          <w:p w:rsidR="00345C4B" w:rsidRPr="004B46B4" w:rsidRDefault="00345C4B" w:rsidP="00066C57">
            <w:pPr>
              <w:rPr>
                <w:rFonts w:cs="Arial"/>
              </w:rPr>
            </w:pPr>
            <w:r w:rsidRPr="004B46B4">
              <w:rPr>
                <w:rFonts w:cs="Arial"/>
              </w:rPr>
              <w:t>0400</w:t>
            </w:r>
          </w:p>
        </w:tc>
        <w:tc>
          <w:tcPr>
            <w:tcW w:w="4240" w:type="dxa"/>
            <w:noWrap/>
            <w:hideMark/>
          </w:tcPr>
          <w:p w:rsidR="00345C4B" w:rsidRPr="004B46B4" w:rsidRDefault="00345C4B" w:rsidP="00066C57">
            <w:pPr>
              <w:rPr>
                <w:rFonts w:cs="Arial"/>
              </w:rPr>
            </w:pPr>
            <w:r w:rsidRPr="004B46B4">
              <w:rPr>
                <w:rFonts w:cs="Arial"/>
              </w:rPr>
              <w:t>ADSP_Y_PCHIME_MasterVolume</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55</w:t>
            </w:r>
          </w:p>
        </w:tc>
        <w:tc>
          <w:tcPr>
            <w:tcW w:w="995" w:type="dxa"/>
            <w:noWrap/>
            <w:hideMark/>
          </w:tcPr>
          <w:p w:rsidR="00345C4B" w:rsidRPr="004B46B4" w:rsidRDefault="00345C4B" w:rsidP="00066C57">
            <w:pPr>
              <w:rPr>
                <w:rFonts w:cs="Arial"/>
              </w:rPr>
            </w:pPr>
            <w:r w:rsidRPr="004B46B4">
              <w:rPr>
                <w:rFonts w:cs="Arial"/>
              </w:rPr>
              <w:t>075C</w:t>
            </w:r>
          </w:p>
        </w:tc>
        <w:tc>
          <w:tcPr>
            <w:tcW w:w="4240" w:type="dxa"/>
            <w:noWrap/>
            <w:hideMark/>
          </w:tcPr>
          <w:p w:rsidR="00345C4B" w:rsidRPr="004B46B4" w:rsidRDefault="00345C4B" w:rsidP="00066C57">
            <w:pPr>
              <w:rPr>
                <w:rFonts w:cs="Arial"/>
              </w:rPr>
            </w:pPr>
            <w:r w:rsidRPr="004B46B4">
              <w:rPr>
                <w:rFonts w:cs="Arial"/>
              </w:rPr>
              <w:t>ADSP_Y_PCHIME_Smute_DecayCoef_MSB</w:t>
            </w:r>
          </w:p>
        </w:tc>
      </w:tr>
      <w:tr w:rsidR="00345C4B" w:rsidRPr="004B46B4" w:rsidTr="00066C57">
        <w:trPr>
          <w:trHeight w:val="255"/>
          <w:jc w:val="center"/>
        </w:trPr>
        <w:tc>
          <w:tcPr>
            <w:tcW w:w="460" w:type="dxa"/>
            <w:noWrap/>
            <w:hideMark/>
          </w:tcPr>
          <w:p w:rsidR="00345C4B" w:rsidRPr="004B46B4" w:rsidRDefault="00345C4B" w:rsidP="00066C57">
            <w:pPr>
              <w:rPr>
                <w:rFonts w:cs="Arial"/>
              </w:rPr>
            </w:pPr>
            <w:r w:rsidRPr="004B46B4">
              <w:rPr>
                <w:rFonts w:cs="Arial"/>
              </w:rPr>
              <w:t>56</w:t>
            </w:r>
          </w:p>
        </w:tc>
        <w:tc>
          <w:tcPr>
            <w:tcW w:w="995" w:type="dxa"/>
            <w:noWrap/>
            <w:hideMark/>
          </w:tcPr>
          <w:p w:rsidR="00345C4B" w:rsidRPr="004B46B4" w:rsidRDefault="00345C4B" w:rsidP="00066C57">
            <w:pPr>
              <w:rPr>
                <w:rFonts w:cs="Arial"/>
              </w:rPr>
            </w:pPr>
            <w:r w:rsidRPr="004B46B4">
              <w:rPr>
                <w:rFonts w:cs="Arial"/>
              </w:rPr>
              <w:t>0201</w:t>
            </w:r>
          </w:p>
        </w:tc>
        <w:tc>
          <w:tcPr>
            <w:tcW w:w="4240" w:type="dxa"/>
            <w:noWrap/>
            <w:hideMark/>
          </w:tcPr>
          <w:p w:rsidR="00345C4B" w:rsidRPr="004B46B4" w:rsidRDefault="00345C4B" w:rsidP="00066C57">
            <w:pPr>
              <w:rPr>
                <w:rFonts w:cs="Arial"/>
              </w:rPr>
            </w:pPr>
            <w:r w:rsidRPr="004B46B4">
              <w:rPr>
                <w:rFonts w:cs="Arial"/>
              </w:rPr>
              <w:t>ADSP_Y_PCHIME_Smute_DecayCoef_LSB</w:t>
            </w:r>
          </w:p>
        </w:tc>
      </w:tr>
      <w:tr w:rsidR="00345C4B" w:rsidRPr="004B46B4" w:rsidTr="00066C57">
        <w:trPr>
          <w:trHeight w:val="70"/>
          <w:jc w:val="center"/>
        </w:trPr>
        <w:tc>
          <w:tcPr>
            <w:tcW w:w="460" w:type="dxa"/>
            <w:noWrap/>
            <w:hideMark/>
          </w:tcPr>
          <w:p w:rsidR="00345C4B" w:rsidRPr="004B46B4" w:rsidRDefault="00345C4B" w:rsidP="00066C57">
            <w:pPr>
              <w:rPr>
                <w:rFonts w:cs="Arial"/>
              </w:rPr>
            </w:pPr>
            <w:r w:rsidRPr="004B46B4">
              <w:rPr>
                <w:rFonts w:cs="Arial"/>
              </w:rPr>
              <w:t>57</w:t>
            </w:r>
          </w:p>
        </w:tc>
        <w:tc>
          <w:tcPr>
            <w:tcW w:w="995" w:type="dxa"/>
            <w:noWrap/>
            <w:hideMark/>
          </w:tcPr>
          <w:p w:rsidR="00345C4B" w:rsidRPr="004B46B4" w:rsidRDefault="00345C4B" w:rsidP="00066C57">
            <w:pPr>
              <w:rPr>
                <w:rFonts w:cs="Arial"/>
              </w:rPr>
            </w:pPr>
            <w:r w:rsidRPr="004B46B4">
              <w:rPr>
                <w:rFonts w:cs="Arial"/>
              </w:rPr>
              <w:t>000001</w:t>
            </w:r>
          </w:p>
        </w:tc>
        <w:tc>
          <w:tcPr>
            <w:tcW w:w="4240" w:type="dxa"/>
            <w:noWrap/>
            <w:hideMark/>
          </w:tcPr>
          <w:p w:rsidR="00345C4B" w:rsidRPr="004B46B4" w:rsidRDefault="00345C4B" w:rsidP="00066C57">
            <w:pPr>
              <w:rPr>
                <w:rFonts w:cs="Arial"/>
              </w:rPr>
            </w:pPr>
            <w:r w:rsidRPr="004B46B4">
              <w:rPr>
                <w:rFonts w:cs="Arial"/>
              </w:rPr>
              <w:t>ADSP_X_PCHIME_ControlStatusReg</w:t>
            </w:r>
          </w:p>
        </w:tc>
      </w:tr>
    </w:tbl>
    <w:p w:rsidR="00345C4B" w:rsidRDefault="00345C4B" w:rsidP="00345C4B">
      <w:pPr>
        <w:rPr>
          <w:rFonts w:cs="Arial"/>
        </w:rPr>
      </w:pPr>
    </w:p>
    <w:p w:rsidR="00345C4B" w:rsidRDefault="00345C4B" w:rsidP="00345C4B">
      <w:pPr>
        <w:rPr>
          <w:rFonts w:cs="Arial"/>
        </w:rPr>
      </w:pPr>
      <w:r>
        <w:rPr>
          <w:rFonts w:cs="Arial"/>
        </w:rPr>
        <w:t xml:space="preserve">See Use Cases 1 &amp; 2 in </w:t>
      </w:r>
      <w:r>
        <w:rPr>
          <w:rFonts w:cs="Arial"/>
          <w:i/>
          <w:color w:val="0070C0"/>
          <w:u w:val="single"/>
        </w:rPr>
        <w:t>AHU-SWR-REQ-092704-Repetition versus Continuous for Chime 27 &amp; 28</w:t>
      </w:r>
      <w:r>
        <w:rPr>
          <w:rFonts w:cs="Arial"/>
        </w:rPr>
        <w:t>.</w:t>
      </w:r>
    </w:p>
    <w:p w:rsidR="00345C4B" w:rsidRPr="00934561" w:rsidRDefault="00345C4B" w:rsidP="00345C4B">
      <w:pPr>
        <w:rPr>
          <w:rFonts w:cs="Arial"/>
        </w:rPr>
      </w:pPr>
    </w:p>
    <w:p w:rsidR="00345C4B" w:rsidRDefault="00345C4B" w:rsidP="00345C4B">
      <w:pPr>
        <w:pStyle w:val="Heading4"/>
        <w:numPr>
          <w:ilvl w:val="3"/>
          <w:numId w:val="48"/>
        </w:numPr>
      </w:pPr>
      <w:bookmarkStart w:id="349" w:name="_Toc45277387"/>
      <w:r w:rsidRPr="00B9479B">
        <w:t>AHU-SWR-REQ-165814/C-Polyphonic Chime 28 - Forward Park Aid_FPA Continuous (Continuous)</w:t>
      </w:r>
      <w:bookmarkEnd w:id="349"/>
    </w:p>
    <w:p w:rsidR="00345C4B" w:rsidRDefault="00345C4B" w:rsidP="00345C4B">
      <w:pPr>
        <w:jc w:val="center"/>
        <w:rPr>
          <w:rFonts w:cs="Arial"/>
        </w:rPr>
      </w:pPr>
      <w:r>
        <w:rPr>
          <w:noProof/>
        </w:rPr>
        <w:drawing>
          <wp:inline distT="0" distB="0" distL="0" distR="0" wp14:anchorId="559D8F59" wp14:editId="18912B7E">
            <wp:extent cx="1085850" cy="981075"/>
            <wp:effectExtent l="0" t="0" r="0" b="9525"/>
            <wp:docPr id="3960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 name="Picture 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43E324E" wp14:editId="311C9049">
            <wp:extent cx="1085850" cy="981075"/>
            <wp:effectExtent l="0" t="0" r="0" b="9525"/>
            <wp:docPr id="3960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2" name="Picture 6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8585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2FD811F8" wp14:editId="0F361B95">
            <wp:extent cx="1390650" cy="914400"/>
            <wp:effectExtent l="0" t="0" r="0" b="0"/>
            <wp:docPr id="396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0" name="Picture 44"/>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906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621940" w:rsidTr="00066C57">
        <w:trPr>
          <w:trHeight w:val="70"/>
          <w:jc w:val="center"/>
        </w:trPr>
        <w:tc>
          <w:tcPr>
            <w:tcW w:w="460" w:type="dxa"/>
            <w:noWrap/>
            <w:hideMark/>
          </w:tcPr>
          <w:p w:rsidR="00345C4B" w:rsidRPr="00621940" w:rsidRDefault="00345C4B" w:rsidP="00066C57">
            <w:pPr>
              <w:rPr>
                <w:rFonts w:cs="Arial"/>
                <w:b/>
                <w:bCs/>
              </w:rPr>
            </w:pPr>
            <w:r w:rsidRPr="00621940">
              <w:rPr>
                <w:rFonts w:cs="Arial"/>
                <w:b/>
                <w:bCs/>
              </w:rPr>
              <w:t>#</w:t>
            </w:r>
          </w:p>
        </w:tc>
        <w:tc>
          <w:tcPr>
            <w:tcW w:w="983" w:type="dxa"/>
            <w:noWrap/>
            <w:hideMark/>
          </w:tcPr>
          <w:p w:rsidR="00345C4B" w:rsidRPr="00621940" w:rsidRDefault="00345C4B" w:rsidP="00066C57">
            <w:pPr>
              <w:rPr>
                <w:rFonts w:cs="Arial"/>
                <w:b/>
                <w:bCs/>
              </w:rPr>
            </w:pPr>
            <w:r w:rsidRPr="00621940">
              <w:rPr>
                <w:rFonts w:cs="Arial"/>
                <w:b/>
                <w:bCs/>
              </w:rPr>
              <w:t>Hex</w:t>
            </w:r>
          </w:p>
        </w:tc>
        <w:tc>
          <w:tcPr>
            <w:tcW w:w="4240" w:type="dxa"/>
            <w:noWrap/>
            <w:hideMark/>
          </w:tcPr>
          <w:p w:rsidR="00345C4B" w:rsidRPr="00621940" w:rsidRDefault="00345C4B" w:rsidP="00066C57">
            <w:pPr>
              <w:rPr>
                <w:rFonts w:cs="Arial"/>
                <w:b/>
                <w:bCs/>
              </w:rPr>
            </w:pPr>
            <w:r w:rsidRPr="00621940">
              <w:rPr>
                <w:rFonts w:cs="Arial"/>
                <w:b/>
                <w:bCs/>
              </w:rPr>
              <w:t>Parameter</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w:t>
            </w:r>
          </w:p>
        </w:tc>
        <w:tc>
          <w:tcPr>
            <w:tcW w:w="983" w:type="dxa"/>
            <w:noWrap/>
            <w:hideMark/>
          </w:tcPr>
          <w:p w:rsidR="00345C4B" w:rsidRPr="00621940" w:rsidRDefault="00345C4B" w:rsidP="00066C57">
            <w:pPr>
              <w:rPr>
                <w:rFonts w:cs="Arial"/>
              </w:rPr>
            </w:pPr>
            <w:del w:id="350" w:author="Walus, David (D.M.)" w:date="2015-07-06T08:45:00Z">
              <w:r w:rsidRPr="00621940" w:rsidDel="00990EDA">
                <w:rPr>
                  <w:rFonts w:cs="Arial"/>
                </w:rPr>
                <w:delText>0002F8</w:delText>
              </w:r>
            </w:del>
            <w:ins w:id="351" w:author="Walus, David (D.M.)" w:date="2015-07-06T08:45:00Z">
              <w:r>
                <w:rPr>
                  <w:rFonts w:cs="Arial"/>
                </w:rPr>
                <w:t>0002BB</w:t>
              </w:r>
            </w:ins>
          </w:p>
        </w:tc>
        <w:tc>
          <w:tcPr>
            <w:tcW w:w="4240" w:type="dxa"/>
            <w:noWrap/>
            <w:hideMark/>
          </w:tcPr>
          <w:p w:rsidR="00345C4B" w:rsidRPr="00621940" w:rsidRDefault="00345C4B" w:rsidP="00066C57">
            <w:pPr>
              <w:rPr>
                <w:rFonts w:cs="Arial"/>
              </w:rPr>
            </w:pPr>
            <w:r w:rsidRPr="00621940">
              <w:rPr>
                <w:rFonts w:cs="Arial"/>
              </w:rPr>
              <w:t>ADSP_X_PCHIME_AngleIncr_LFO</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ADSP_X_PCHIME_Env1_DelaySamples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w:t>
            </w:r>
          </w:p>
        </w:tc>
        <w:tc>
          <w:tcPr>
            <w:tcW w:w="983" w:type="dxa"/>
            <w:noWrap/>
            <w:hideMark/>
          </w:tcPr>
          <w:p w:rsidR="00345C4B" w:rsidRPr="00621940" w:rsidRDefault="00345C4B" w:rsidP="00066C57">
            <w:pPr>
              <w:rPr>
                <w:rFonts w:cs="Arial"/>
              </w:rPr>
            </w:pPr>
            <w:r w:rsidRPr="00621940">
              <w:rPr>
                <w:rFonts w:cs="Arial"/>
              </w:rPr>
              <w:t>011111</w:t>
            </w:r>
          </w:p>
        </w:tc>
        <w:tc>
          <w:tcPr>
            <w:tcW w:w="4240" w:type="dxa"/>
            <w:noWrap/>
            <w:hideMark/>
          </w:tcPr>
          <w:p w:rsidR="00345C4B" w:rsidRPr="00621940" w:rsidRDefault="00345C4B" w:rsidP="00066C57">
            <w:pPr>
              <w:rPr>
                <w:rFonts w:cs="Arial"/>
              </w:rPr>
            </w:pPr>
            <w:r w:rsidRPr="00621940">
              <w:rPr>
                <w:rFonts w:cs="Arial"/>
              </w:rPr>
              <w:t>ADSP_X_PCHIME_Env1_AttackIncr</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w:t>
            </w:r>
          </w:p>
        </w:tc>
        <w:tc>
          <w:tcPr>
            <w:tcW w:w="983" w:type="dxa"/>
            <w:noWrap/>
            <w:hideMark/>
          </w:tcPr>
          <w:p w:rsidR="00345C4B" w:rsidRPr="00621940" w:rsidRDefault="00345C4B" w:rsidP="00066C57">
            <w:pPr>
              <w:rPr>
                <w:rFonts w:cs="Arial"/>
              </w:rPr>
            </w:pPr>
            <w:r w:rsidRPr="00621940">
              <w:rPr>
                <w:rFonts w:cs="Arial"/>
              </w:rPr>
              <w:t>6DDD00</w:t>
            </w:r>
          </w:p>
        </w:tc>
        <w:tc>
          <w:tcPr>
            <w:tcW w:w="4240" w:type="dxa"/>
            <w:noWrap/>
            <w:hideMark/>
          </w:tcPr>
          <w:p w:rsidR="00345C4B" w:rsidRPr="00621940" w:rsidRDefault="00345C4B" w:rsidP="00066C57">
            <w:pPr>
              <w:rPr>
                <w:rFonts w:cs="Arial"/>
              </w:rPr>
            </w:pPr>
            <w:r w:rsidRPr="00621940">
              <w:rPr>
                <w:rFonts w:cs="Arial"/>
              </w:rPr>
              <w:t>ADSP_X_PCHIME_Env1_SustainSamples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ADSP_X_PCHIME_Env2_DelaySamples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6</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ADSP_X_PCHIME_Env2_AttackIncr</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7</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ADSP_X_PCHIME_Env2_SustainSamples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8</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ADSP_X_PCHIME_Env3_DelaySamples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9</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ADSP_X_PCHIME_Env3_AttackIncr</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10</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ADSP_X_PCHIME_Env3_SustainSamples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11</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ADSP_X_PCHIME_Env4_DelaySamples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12</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ADSP_X_PCHIME_Env4_AttackIncr</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13</w:t>
            </w:r>
          </w:p>
        </w:tc>
        <w:tc>
          <w:tcPr>
            <w:tcW w:w="983" w:type="dxa"/>
            <w:noWrap/>
            <w:hideMark/>
          </w:tcPr>
          <w:p w:rsidR="00345C4B" w:rsidRPr="00621940" w:rsidRDefault="00345C4B" w:rsidP="00066C57">
            <w:pPr>
              <w:rPr>
                <w:rFonts w:cs="Arial"/>
              </w:rPr>
            </w:pPr>
            <w:r w:rsidRPr="00621940">
              <w:rPr>
                <w:rFonts w:cs="Arial"/>
              </w:rPr>
              <w:t>000000</w:t>
            </w:r>
          </w:p>
        </w:tc>
        <w:tc>
          <w:tcPr>
            <w:tcW w:w="4240" w:type="dxa"/>
            <w:noWrap/>
            <w:hideMark/>
          </w:tcPr>
          <w:p w:rsidR="00345C4B" w:rsidRPr="00621940" w:rsidRDefault="00345C4B" w:rsidP="00066C57">
            <w:pPr>
              <w:rPr>
                <w:rFonts w:cs="Arial"/>
              </w:rPr>
            </w:pPr>
            <w:r w:rsidRPr="00621940">
              <w:rPr>
                <w:rFonts w:cs="Arial"/>
              </w:rPr>
              <w:t>ADSP_X_PCHIME_Env4_SustainSamples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14</w:t>
            </w:r>
          </w:p>
        </w:tc>
        <w:tc>
          <w:tcPr>
            <w:tcW w:w="983" w:type="dxa"/>
            <w:noWrap/>
            <w:hideMark/>
          </w:tcPr>
          <w:p w:rsidR="00345C4B" w:rsidRPr="00621940" w:rsidRDefault="00345C4B" w:rsidP="00066C57">
            <w:pPr>
              <w:rPr>
                <w:rFonts w:cs="Arial"/>
              </w:rPr>
            </w:pPr>
            <w:r w:rsidRPr="00621940">
              <w:rPr>
                <w:rFonts w:cs="Arial"/>
              </w:rPr>
              <w:t>800000</w:t>
            </w:r>
          </w:p>
        </w:tc>
        <w:tc>
          <w:tcPr>
            <w:tcW w:w="4240" w:type="dxa"/>
            <w:noWrap/>
            <w:hideMark/>
          </w:tcPr>
          <w:p w:rsidR="00345C4B" w:rsidRPr="00621940" w:rsidRDefault="00345C4B" w:rsidP="00066C57">
            <w:pPr>
              <w:rPr>
                <w:rFonts w:cs="Arial"/>
              </w:rPr>
            </w:pPr>
            <w:r w:rsidRPr="00621940">
              <w:rPr>
                <w:rFonts w:cs="Arial"/>
              </w:rPr>
              <w:t>ADSP_X_PCHIME_NrRepetitions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15</w:t>
            </w:r>
          </w:p>
        </w:tc>
        <w:tc>
          <w:tcPr>
            <w:tcW w:w="983" w:type="dxa"/>
            <w:noWrap/>
            <w:hideMark/>
          </w:tcPr>
          <w:p w:rsidR="00345C4B" w:rsidRPr="00621940" w:rsidRDefault="00345C4B" w:rsidP="00066C57">
            <w:pPr>
              <w:rPr>
                <w:rFonts w:cs="Arial"/>
              </w:rPr>
            </w:pPr>
            <w:r w:rsidRPr="00621940">
              <w:rPr>
                <w:rFonts w:cs="Arial"/>
              </w:rPr>
              <w:t>6DDD00</w:t>
            </w:r>
          </w:p>
        </w:tc>
        <w:tc>
          <w:tcPr>
            <w:tcW w:w="4240" w:type="dxa"/>
            <w:noWrap/>
            <w:hideMark/>
          </w:tcPr>
          <w:p w:rsidR="00345C4B" w:rsidRPr="00621940" w:rsidRDefault="00345C4B" w:rsidP="00066C57">
            <w:pPr>
              <w:rPr>
                <w:rFonts w:cs="Arial"/>
              </w:rPr>
            </w:pPr>
            <w:r w:rsidRPr="00621940">
              <w:rPr>
                <w:rFonts w:cs="Arial"/>
              </w:rPr>
              <w:t>ADSP_X_PCHIME_RepeatSamples</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16</w:t>
            </w:r>
          </w:p>
        </w:tc>
        <w:tc>
          <w:tcPr>
            <w:tcW w:w="983" w:type="dxa"/>
            <w:noWrap/>
            <w:hideMark/>
          </w:tcPr>
          <w:p w:rsidR="00345C4B" w:rsidRPr="00BC0AE5" w:rsidRDefault="00345C4B" w:rsidP="00066C57">
            <w:pPr>
              <w:rPr>
                <w:rFonts w:cs="Arial"/>
              </w:rPr>
            </w:pPr>
            <w:ins w:id="352" w:author="Walus, David (D.M.)" w:date="2016-11-01T09:47:00Z">
              <w:r w:rsidRPr="00BC0AE5">
                <w:rPr>
                  <w:rFonts w:cs="Arial"/>
                  <w:highlight w:val="yellow"/>
                </w:rPr>
                <w:t>07F1</w:t>
              </w:r>
            </w:ins>
            <w:del w:id="353" w:author="Walus, David (D.M.)" w:date="2016-11-01T09:47:00Z">
              <w:r w:rsidRPr="00BC0AE5" w:rsidDel="00BC0AE5">
                <w:rPr>
                  <w:rFonts w:cs="Arial"/>
                </w:rPr>
                <w:delText>07D8</w:delText>
              </w:r>
            </w:del>
          </w:p>
        </w:tc>
        <w:tc>
          <w:tcPr>
            <w:tcW w:w="4240" w:type="dxa"/>
            <w:noWrap/>
            <w:hideMark/>
          </w:tcPr>
          <w:p w:rsidR="00345C4B" w:rsidRPr="00621940" w:rsidRDefault="00345C4B" w:rsidP="00066C57">
            <w:pPr>
              <w:rPr>
                <w:rFonts w:cs="Arial"/>
              </w:rPr>
            </w:pPr>
            <w:r w:rsidRPr="00621940">
              <w:rPr>
                <w:rFonts w:cs="Arial"/>
              </w:rPr>
              <w:t>ADSP_Y_PCHIME_Freq1_MSB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17</w:t>
            </w:r>
          </w:p>
        </w:tc>
        <w:tc>
          <w:tcPr>
            <w:tcW w:w="983" w:type="dxa"/>
            <w:noWrap/>
            <w:hideMark/>
          </w:tcPr>
          <w:p w:rsidR="00345C4B" w:rsidRPr="00BC0AE5" w:rsidRDefault="00345C4B" w:rsidP="00066C57">
            <w:pPr>
              <w:rPr>
                <w:rFonts w:cs="Arial"/>
              </w:rPr>
            </w:pPr>
            <w:ins w:id="354" w:author="Walus, David (D.M.)" w:date="2016-11-01T09:47:00Z">
              <w:r w:rsidRPr="00BC0AE5">
                <w:rPr>
                  <w:rFonts w:cs="Arial"/>
                  <w:highlight w:val="yellow"/>
                </w:rPr>
                <w:t>066F</w:t>
              </w:r>
            </w:ins>
            <w:del w:id="355" w:author="Walus, David (D.M.)" w:date="2016-11-01T09:47:00Z">
              <w:r w:rsidRPr="00BC0AE5" w:rsidDel="00BC0AE5">
                <w:rPr>
                  <w:rFonts w:cs="Arial"/>
                </w:rPr>
                <w:delText>052F</w:delText>
              </w:r>
            </w:del>
          </w:p>
        </w:tc>
        <w:tc>
          <w:tcPr>
            <w:tcW w:w="4240" w:type="dxa"/>
            <w:noWrap/>
            <w:hideMark/>
          </w:tcPr>
          <w:p w:rsidR="00345C4B" w:rsidRPr="00621940" w:rsidRDefault="00345C4B" w:rsidP="00066C57">
            <w:pPr>
              <w:rPr>
                <w:rFonts w:cs="Arial"/>
              </w:rPr>
            </w:pPr>
            <w:r w:rsidRPr="00621940">
              <w:rPr>
                <w:rFonts w:cs="Arial"/>
              </w:rPr>
              <w:t>ADSP_Y_PCHIME_Freq1_LSB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lastRenderedPageBreak/>
              <w:t>18</w:t>
            </w:r>
          </w:p>
        </w:tc>
        <w:tc>
          <w:tcPr>
            <w:tcW w:w="983" w:type="dxa"/>
            <w:noWrap/>
            <w:hideMark/>
          </w:tcPr>
          <w:p w:rsidR="00345C4B" w:rsidRPr="00BC0AE5" w:rsidRDefault="00345C4B" w:rsidP="00066C57">
            <w:pPr>
              <w:rPr>
                <w:rFonts w:cs="Arial"/>
              </w:rPr>
            </w:pPr>
            <w:ins w:id="356" w:author="Walus, David (D.M.)" w:date="2016-11-01T09:47:00Z">
              <w:r w:rsidRPr="00BC0AE5">
                <w:rPr>
                  <w:rFonts w:cs="Arial"/>
                  <w:highlight w:val="yellow"/>
                </w:rPr>
                <w:t>05A9</w:t>
              </w:r>
            </w:ins>
            <w:del w:id="357" w:author="Walus, David (D.M.)" w:date="2016-11-01T09:47:00Z">
              <w:r w:rsidRPr="00BC0AE5" w:rsidDel="00BC0AE5">
                <w:rPr>
                  <w:rFonts w:cs="Arial"/>
                </w:rPr>
                <w:delText>0800</w:delText>
              </w:r>
            </w:del>
          </w:p>
        </w:tc>
        <w:tc>
          <w:tcPr>
            <w:tcW w:w="4240" w:type="dxa"/>
            <w:noWrap/>
            <w:hideMark/>
          </w:tcPr>
          <w:p w:rsidR="00345C4B" w:rsidRPr="00621940" w:rsidRDefault="00345C4B" w:rsidP="00066C57">
            <w:pPr>
              <w:rPr>
                <w:rFonts w:cs="Arial"/>
              </w:rPr>
            </w:pPr>
            <w:r w:rsidRPr="00621940">
              <w:rPr>
                <w:rFonts w:cs="Arial"/>
              </w:rPr>
              <w:t>ADSP_Y_PCHIME_Volume1</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19</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ADSP_Y_PCHIME_Freq2_MSB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20</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ADSP_Y_PCHIME_Freq2_LSB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21</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ADSP_Y_PCHIME_Volume2</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22</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ADSP_Y_PCHIME_Freq3_MSB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23</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ADSP_Y_PCHIME_Freq3_LSB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24</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ADSP_Y_PCHIME_Volume3</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25</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ADSP_Y_PCHIME_Freq4_MSB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26</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ADSP_Y_PCHIME_Freq4_LSB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27</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ADSP_Y_PCHIME_Volume4</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28</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ADSP_Y_PCHIME_Freq5_MSB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29</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ADSP_Y_PCHIME_Freq5_LSB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30</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ADSP_Y_PCHIME_Volume5</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31</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ADSP_Y_PCHIME_Freq6_MSB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32</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ADSP_Y_PCHIME_Freq6_LSB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33</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ADSP_Y_PCHIME_Volume6</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34</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ADSP_Y_PCHIME_Freq7_MSB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35</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ADSP_Y_PCHIME_Freq7_LSB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36</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ADSP_Y_PCHIME_Volume7</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37</w:t>
            </w:r>
          </w:p>
        </w:tc>
        <w:tc>
          <w:tcPr>
            <w:tcW w:w="983" w:type="dxa"/>
            <w:noWrap/>
            <w:hideMark/>
          </w:tcPr>
          <w:p w:rsidR="00345C4B" w:rsidRPr="00621940" w:rsidRDefault="00345C4B" w:rsidP="00066C57">
            <w:pPr>
              <w:rPr>
                <w:rFonts w:cs="Arial"/>
              </w:rPr>
            </w:pPr>
            <w:r w:rsidRPr="00621940">
              <w:rPr>
                <w:rFonts w:cs="Arial"/>
              </w:rPr>
              <w:t>07EE</w:t>
            </w:r>
          </w:p>
        </w:tc>
        <w:tc>
          <w:tcPr>
            <w:tcW w:w="4240" w:type="dxa"/>
            <w:noWrap/>
            <w:hideMark/>
          </w:tcPr>
          <w:p w:rsidR="00345C4B" w:rsidRPr="00621940" w:rsidRDefault="00345C4B" w:rsidP="00066C57">
            <w:pPr>
              <w:rPr>
                <w:rFonts w:cs="Arial"/>
              </w:rPr>
            </w:pPr>
            <w:r w:rsidRPr="00621940">
              <w:rPr>
                <w:rFonts w:cs="Arial"/>
              </w:rPr>
              <w:t>ADSP_Y_PCHIME_Freq8_MSB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38</w:t>
            </w:r>
          </w:p>
        </w:tc>
        <w:tc>
          <w:tcPr>
            <w:tcW w:w="983" w:type="dxa"/>
            <w:noWrap/>
            <w:hideMark/>
          </w:tcPr>
          <w:p w:rsidR="00345C4B" w:rsidRPr="00621940" w:rsidRDefault="00345C4B" w:rsidP="00066C57">
            <w:pPr>
              <w:rPr>
                <w:rFonts w:cs="Arial"/>
              </w:rPr>
            </w:pPr>
            <w:r w:rsidRPr="00621940">
              <w:rPr>
                <w:rFonts w:cs="Arial"/>
              </w:rPr>
              <w:t>03D5</w:t>
            </w:r>
          </w:p>
        </w:tc>
        <w:tc>
          <w:tcPr>
            <w:tcW w:w="4240" w:type="dxa"/>
            <w:noWrap/>
            <w:hideMark/>
          </w:tcPr>
          <w:p w:rsidR="00345C4B" w:rsidRPr="00621940" w:rsidRDefault="00345C4B" w:rsidP="00066C57">
            <w:pPr>
              <w:rPr>
                <w:rFonts w:cs="Arial"/>
              </w:rPr>
            </w:pPr>
            <w:r w:rsidRPr="00621940">
              <w:rPr>
                <w:rFonts w:cs="Arial"/>
              </w:rPr>
              <w:t>ADSP_Y_PCHIME_Freq8_LSB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39</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ADSP_Y_PCHIME_Volume8</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40</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ADSP_Y_PCHIME_Ampli_LFO</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41</w:t>
            </w:r>
          </w:p>
        </w:tc>
        <w:tc>
          <w:tcPr>
            <w:tcW w:w="983" w:type="dxa"/>
            <w:noWrap/>
            <w:hideMark/>
          </w:tcPr>
          <w:p w:rsidR="00345C4B" w:rsidRPr="00621940" w:rsidRDefault="00345C4B" w:rsidP="00066C57">
            <w:pPr>
              <w:rPr>
                <w:rFonts w:cs="Arial"/>
              </w:rPr>
            </w:pPr>
            <w:r w:rsidRPr="00621940">
              <w:rPr>
                <w:rFonts w:cs="Arial"/>
              </w:rPr>
              <w:t>07FF</w:t>
            </w:r>
          </w:p>
        </w:tc>
        <w:tc>
          <w:tcPr>
            <w:tcW w:w="4240" w:type="dxa"/>
            <w:noWrap/>
            <w:hideMark/>
          </w:tcPr>
          <w:p w:rsidR="00345C4B" w:rsidRPr="00621940" w:rsidRDefault="00345C4B" w:rsidP="00066C57">
            <w:pPr>
              <w:rPr>
                <w:rFonts w:cs="Arial"/>
              </w:rPr>
            </w:pPr>
            <w:r w:rsidRPr="00621940">
              <w:rPr>
                <w:rFonts w:cs="Arial"/>
              </w:rPr>
              <w:t>ADSP_Y_PCHIME_Offset_LFO</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42</w:t>
            </w:r>
          </w:p>
        </w:tc>
        <w:tc>
          <w:tcPr>
            <w:tcW w:w="983" w:type="dxa"/>
            <w:noWrap/>
            <w:hideMark/>
          </w:tcPr>
          <w:p w:rsidR="00345C4B" w:rsidRPr="00621940" w:rsidRDefault="00345C4B" w:rsidP="00066C57">
            <w:pPr>
              <w:rPr>
                <w:rFonts w:cs="Arial"/>
              </w:rPr>
            </w:pPr>
            <w:r w:rsidRPr="00621940">
              <w:rPr>
                <w:rFonts w:cs="Arial"/>
              </w:rPr>
              <w:t>0001</w:t>
            </w:r>
          </w:p>
        </w:tc>
        <w:tc>
          <w:tcPr>
            <w:tcW w:w="4240" w:type="dxa"/>
            <w:noWrap/>
            <w:hideMark/>
          </w:tcPr>
          <w:p w:rsidR="00345C4B" w:rsidRPr="00621940" w:rsidRDefault="00345C4B" w:rsidP="00066C57">
            <w:pPr>
              <w:rPr>
                <w:rFonts w:cs="Arial"/>
              </w:rPr>
            </w:pPr>
            <w:r w:rsidRPr="00621940">
              <w:rPr>
                <w:rFonts w:cs="Arial"/>
              </w:rPr>
              <w:t>ADSP_Y_PCHIME_Env1_DelayVolume</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43</w:t>
            </w:r>
          </w:p>
        </w:tc>
        <w:tc>
          <w:tcPr>
            <w:tcW w:w="983" w:type="dxa"/>
            <w:noWrap/>
            <w:hideMark/>
          </w:tcPr>
          <w:p w:rsidR="00345C4B" w:rsidRPr="00621940" w:rsidRDefault="00345C4B" w:rsidP="00066C57">
            <w:pPr>
              <w:rPr>
                <w:rFonts w:cs="Arial"/>
              </w:rPr>
            </w:pPr>
            <w:r w:rsidRPr="00621940">
              <w:rPr>
                <w:rFonts w:cs="Arial"/>
              </w:rPr>
              <w:t>07FC</w:t>
            </w:r>
          </w:p>
        </w:tc>
        <w:tc>
          <w:tcPr>
            <w:tcW w:w="4240" w:type="dxa"/>
            <w:noWrap/>
            <w:hideMark/>
          </w:tcPr>
          <w:p w:rsidR="00345C4B" w:rsidRPr="00621940" w:rsidRDefault="00345C4B" w:rsidP="00066C57">
            <w:pPr>
              <w:rPr>
                <w:rFonts w:cs="Arial"/>
              </w:rPr>
            </w:pPr>
            <w:r w:rsidRPr="00621940">
              <w:rPr>
                <w:rFonts w:cs="Arial"/>
              </w:rPr>
              <w:t>ADSP_Y_PCHIME_Env1_DecayCoef_MSB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44</w:t>
            </w:r>
          </w:p>
        </w:tc>
        <w:tc>
          <w:tcPr>
            <w:tcW w:w="983" w:type="dxa"/>
            <w:noWrap/>
            <w:hideMark/>
          </w:tcPr>
          <w:p w:rsidR="00345C4B" w:rsidRPr="00621940" w:rsidRDefault="00345C4B" w:rsidP="00066C57">
            <w:pPr>
              <w:rPr>
                <w:rFonts w:cs="Arial"/>
              </w:rPr>
            </w:pPr>
            <w:r w:rsidRPr="00621940">
              <w:rPr>
                <w:rFonts w:cs="Arial"/>
              </w:rPr>
              <w:t>04B7</w:t>
            </w:r>
          </w:p>
        </w:tc>
        <w:tc>
          <w:tcPr>
            <w:tcW w:w="4240" w:type="dxa"/>
            <w:noWrap/>
            <w:hideMark/>
          </w:tcPr>
          <w:p w:rsidR="00345C4B" w:rsidRPr="00621940" w:rsidRDefault="00345C4B" w:rsidP="00066C57">
            <w:pPr>
              <w:rPr>
                <w:rFonts w:cs="Arial"/>
              </w:rPr>
            </w:pPr>
            <w:r w:rsidRPr="00621940">
              <w:rPr>
                <w:rFonts w:cs="Arial"/>
              </w:rPr>
              <w:t>ADSP_Y_PCHIME_Env1_DecayCoef_LSB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45</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ADSP_Y_PCHIME_Env2_DelayVolume</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46</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ADSP_Y_PCHIME_Env2_DecayCoef_MSB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47</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ADSP_Y_PCHIME_Env2_DecayCoef_LSB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48</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ADSP_Y_PCHIME_Env3_DelayVolume</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49</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ADSP_Y_PCHIME_Env3_DecayCoef_MSB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50</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ADSP_Y_PCHIME_Env3_DecayCoef_LSB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51</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ADSP_Y_PCHIME_Env4_DelayVolume</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52</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ADSP_Y_PCHIME_Env4_DecayCoef_MSB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53</w:t>
            </w:r>
          </w:p>
        </w:tc>
        <w:tc>
          <w:tcPr>
            <w:tcW w:w="983" w:type="dxa"/>
            <w:noWrap/>
            <w:hideMark/>
          </w:tcPr>
          <w:p w:rsidR="00345C4B" w:rsidRPr="00621940" w:rsidRDefault="00345C4B" w:rsidP="00066C57">
            <w:pPr>
              <w:rPr>
                <w:rFonts w:cs="Arial"/>
              </w:rPr>
            </w:pPr>
            <w:r w:rsidRPr="00621940">
              <w:rPr>
                <w:rFonts w:cs="Arial"/>
              </w:rPr>
              <w:t>0000</w:t>
            </w:r>
          </w:p>
        </w:tc>
        <w:tc>
          <w:tcPr>
            <w:tcW w:w="4240" w:type="dxa"/>
            <w:noWrap/>
            <w:hideMark/>
          </w:tcPr>
          <w:p w:rsidR="00345C4B" w:rsidRPr="00621940" w:rsidRDefault="00345C4B" w:rsidP="00066C57">
            <w:pPr>
              <w:rPr>
                <w:rFonts w:cs="Arial"/>
              </w:rPr>
            </w:pPr>
            <w:r w:rsidRPr="00621940">
              <w:rPr>
                <w:rFonts w:cs="Arial"/>
              </w:rPr>
              <w:t>ADSP_Y_PCHIME_Env4_DecayCoef_LSB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54</w:t>
            </w:r>
          </w:p>
        </w:tc>
        <w:tc>
          <w:tcPr>
            <w:tcW w:w="983" w:type="dxa"/>
            <w:noWrap/>
            <w:hideMark/>
          </w:tcPr>
          <w:p w:rsidR="00345C4B" w:rsidRPr="00621940" w:rsidRDefault="00345C4B" w:rsidP="00066C57">
            <w:pPr>
              <w:rPr>
                <w:rFonts w:cs="Arial"/>
              </w:rPr>
            </w:pPr>
            <w:r w:rsidRPr="00621940">
              <w:rPr>
                <w:rFonts w:cs="Arial"/>
              </w:rPr>
              <w:t>0400</w:t>
            </w:r>
          </w:p>
        </w:tc>
        <w:tc>
          <w:tcPr>
            <w:tcW w:w="4240" w:type="dxa"/>
            <w:noWrap/>
            <w:hideMark/>
          </w:tcPr>
          <w:p w:rsidR="00345C4B" w:rsidRPr="00621940" w:rsidRDefault="00345C4B" w:rsidP="00066C57">
            <w:pPr>
              <w:rPr>
                <w:rFonts w:cs="Arial"/>
              </w:rPr>
            </w:pPr>
            <w:r w:rsidRPr="00621940">
              <w:rPr>
                <w:rFonts w:cs="Arial"/>
              </w:rPr>
              <w:t>ADSP_Y_PCHIME_MasterVolume</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55</w:t>
            </w:r>
          </w:p>
        </w:tc>
        <w:tc>
          <w:tcPr>
            <w:tcW w:w="983" w:type="dxa"/>
            <w:noWrap/>
            <w:hideMark/>
          </w:tcPr>
          <w:p w:rsidR="00345C4B" w:rsidRPr="00621940" w:rsidRDefault="00345C4B" w:rsidP="00066C57">
            <w:pPr>
              <w:rPr>
                <w:rFonts w:cs="Arial"/>
              </w:rPr>
            </w:pPr>
            <w:r w:rsidRPr="00621940">
              <w:rPr>
                <w:rFonts w:cs="Arial"/>
              </w:rPr>
              <w:t>075C</w:t>
            </w:r>
          </w:p>
        </w:tc>
        <w:tc>
          <w:tcPr>
            <w:tcW w:w="4240" w:type="dxa"/>
            <w:noWrap/>
            <w:hideMark/>
          </w:tcPr>
          <w:p w:rsidR="00345C4B" w:rsidRPr="00621940" w:rsidRDefault="00345C4B" w:rsidP="00066C57">
            <w:pPr>
              <w:rPr>
                <w:rFonts w:cs="Arial"/>
              </w:rPr>
            </w:pPr>
            <w:r w:rsidRPr="00621940">
              <w:rPr>
                <w:rFonts w:cs="Arial"/>
              </w:rPr>
              <w:t>ADSP_Y_PCHIME_Smute_DecayCoef_MSB</w:t>
            </w:r>
          </w:p>
        </w:tc>
      </w:tr>
      <w:tr w:rsidR="00345C4B" w:rsidRPr="00621940" w:rsidTr="00066C57">
        <w:trPr>
          <w:trHeight w:val="255"/>
          <w:jc w:val="center"/>
        </w:trPr>
        <w:tc>
          <w:tcPr>
            <w:tcW w:w="460" w:type="dxa"/>
            <w:noWrap/>
            <w:hideMark/>
          </w:tcPr>
          <w:p w:rsidR="00345C4B" w:rsidRPr="00621940" w:rsidRDefault="00345C4B" w:rsidP="00066C57">
            <w:pPr>
              <w:rPr>
                <w:rFonts w:cs="Arial"/>
              </w:rPr>
            </w:pPr>
            <w:r w:rsidRPr="00621940">
              <w:rPr>
                <w:rFonts w:cs="Arial"/>
              </w:rPr>
              <w:t>56</w:t>
            </w:r>
          </w:p>
        </w:tc>
        <w:tc>
          <w:tcPr>
            <w:tcW w:w="983" w:type="dxa"/>
            <w:noWrap/>
            <w:hideMark/>
          </w:tcPr>
          <w:p w:rsidR="00345C4B" w:rsidRPr="00621940" w:rsidRDefault="00345C4B" w:rsidP="00066C57">
            <w:pPr>
              <w:rPr>
                <w:rFonts w:cs="Arial"/>
              </w:rPr>
            </w:pPr>
            <w:r w:rsidRPr="00621940">
              <w:rPr>
                <w:rFonts w:cs="Arial"/>
              </w:rPr>
              <w:t>0201</w:t>
            </w:r>
          </w:p>
        </w:tc>
        <w:tc>
          <w:tcPr>
            <w:tcW w:w="4240" w:type="dxa"/>
            <w:noWrap/>
            <w:hideMark/>
          </w:tcPr>
          <w:p w:rsidR="00345C4B" w:rsidRPr="00621940" w:rsidRDefault="00345C4B" w:rsidP="00066C57">
            <w:pPr>
              <w:rPr>
                <w:rFonts w:cs="Arial"/>
              </w:rPr>
            </w:pPr>
            <w:r w:rsidRPr="00621940">
              <w:rPr>
                <w:rFonts w:cs="Arial"/>
              </w:rPr>
              <w:t>ADSP_Y_PCHIME_Smute_DecayCoef_LSB</w:t>
            </w:r>
          </w:p>
        </w:tc>
      </w:tr>
      <w:tr w:rsidR="00345C4B" w:rsidRPr="00621940" w:rsidTr="00066C57">
        <w:trPr>
          <w:trHeight w:val="70"/>
          <w:jc w:val="center"/>
        </w:trPr>
        <w:tc>
          <w:tcPr>
            <w:tcW w:w="460" w:type="dxa"/>
            <w:noWrap/>
            <w:hideMark/>
          </w:tcPr>
          <w:p w:rsidR="00345C4B" w:rsidRPr="00621940" w:rsidRDefault="00345C4B" w:rsidP="00066C57">
            <w:pPr>
              <w:rPr>
                <w:rFonts w:cs="Arial"/>
              </w:rPr>
            </w:pPr>
            <w:r w:rsidRPr="00621940">
              <w:rPr>
                <w:rFonts w:cs="Arial"/>
              </w:rPr>
              <w:t>57</w:t>
            </w:r>
          </w:p>
        </w:tc>
        <w:tc>
          <w:tcPr>
            <w:tcW w:w="983" w:type="dxa"/>
            <w:noWrap/>
            <w:hideMark/>
          </w:tcPr>
          <w:p w:rsidR="00345C4B" w:rsidRPr="00621940" w:rsidRDefault="00345C4B" w:rsidP="00066C57">
            <w:pPr>
              <w:rPr>
                <w:rFonts w:cs="Arial"/>
              </w:rPr>
            </w:pPr>
            <w:r w:rsidRPr="00621940">
              <w:rPr>
                <w:rFonts w:cs="Arial"/>
              </w:rPr>
              <w:t>000001</w:t>
            </w:r>
          </w:p>
        </w:tc>
        <w:tc>
          <w:tcPr>
            <w:tcW w:w="4240" w:type="dxa"/>
            <w:noWrap/>
            <w:hideMark/>
          </w:tcPr>
          <w:p w:rsidR="00345C4B" w:rsidRPr="00621940" w:rsidRDefault="00345C4B" w:rsidP="00066C57">
            <w:pPr>
              <w:rPr>
                <w:rFonts w:cs="Arial"/>
              </w:rPr>
            </w:pPr>
            <w:r w:rsidRPr="00621940">
              <w:rPr>
                <w:rFonts w:cs="Arial"/>
              </w:rPr>
              <w:t>ADSP_X_PCHIME_ControlStatusReg</w:t>
            </w:r>
          </w:p>
        </w:tc>
      </w:tr>
    </w:tbl>
    <w:p w:rsidR="00345C4B" w:rsidRDefault="00345C4B" w:rsidP="00345C4B">
      <w:pPr>
        <w:rPr>
          <w:rFonts w:cs="Arial"/>
        </w:rPr>
      </w:pPr>
    </w:p>
    <w:p w:rsidR="00345C4B" w:rsidRDefault="00345C4B" w:rsidP="00345C4B">
      <w:pPr>
        <w:rPr>
          <w:rFonts w:cs="Arial"/>
        </w:rPr>
      </w:pPr>
      <w:r>
        <w:rPr>
          <w:rFonts w:cs="Arial"/>
        </w:rPr>
        <w:t xml:space="preserve">See Use Cases 3 &amp; 4 in </w:t>
      </w:r>
      <w:r>
        <w:rPr>
          <w:rFonts w:cs="Arial"/>
          <w:i/>
          <w:color w:val="0070C0"/>
          <w:u w:val="single"/>
        </w:rPr>
        <w:t>AHU-SWR-REQ-092704-Repetition versus Continuous for Chime 27 &amp; 28</w:t>
      </w:r>
      <w:r>
        <w:rPr>
          <w:rFonts w:cs="Arial"/>
        </w:rPr>
        <w:t>.</w:t>
      </w:r>
    </w:p>
    <w:p w:rsidR="00345C4B" w:rsidRPr="00C05B3F" w:rsidRDefault="00345C4B" w:rsidP="00345C4B">
      <w:pPr>
        <w:rPr>
          <w:rFonts w:cs="Arial"/>
        </w:rPr>
      </w:pPr>
    </w:p>
    <w:p w:rsidR="00345C4B" w:rsidRDefault="00345C4B" w:rsidP="00345C4B">
      <w:pPr>
        <w:pStyle w:val="Heading4"/>
        <w:numPr>
          <w:ilvl w:val="3"/>
          <w:numId w:val="48"/>
        </w:numPr>
      </w:pPr>
      <w:bookmarkStart w:id="358" w:name="_Toc45277388"/>
      <w:r w:rsidRPr="00B9479B">
        <w:t>AHU-SWR-REQ-165815/A-Polyphonic Chime 29 - Does not exist</w:t>
      </w:r>
      <w:bookmarkEnd w:id="358"/>
    </w:p>
    <w:p w:rsidR="00345C4B" w:rsidRDefault="00345C4B" w:rsidP="00345C4B">
      <w:pPr>
        <w:rPr>
          <w:rFonts w:cs="Arial"/>
        </w:rPr>
      </w:pPr>
    </w:p>
    <w:p w:rsidR="00345C4B" w:rsidRPr="00BC23B9" w:rsidRDefault="00345C4B" w:rsidP="00345C4B">
      <w:pPr>
        <w:rPr>
          <w:rFonts w:cs="Arial"/>
        </w:rPr>
      </w:pPr>
    </w:p>
    <w:p w:rsidR="00345C4B" w:rsidRDefault="00345C4B" w:rsidP="00345C4B">
      <w:pPr>
        <w:pStyle w:val="Heading4"/>
        <w:numPr>
          <w:ilvl w:val="3"/>
          <w:numId w:val="48"/>
        </w:numPr>
      </w:pPr>
      <w:bookmarkStart w:id="359" w:name="_Toc45277389"/>
      <w:r w:rsidRPr="00B9479B">
        <w:lastRenderedPageBreak/>
        <w:t>AHU-SWR-REQ-165816/B-Polyphonic Chime 30 - ASLD Module</w:t>
      </w:r>
      <w:bookmarkEnd w:id="359"/>
    </w:p>
    <w:p w:rsidR="00345C4B" w:rsidRDefault="00345C4B" w:rsidP="00345C4B">
      <w:pPr>
        <w:jc w:val="center"/>
        <w:rPr>
          <w:rFonts w:cs="Arial"/>
        </w:rPr>
      </w:pPr>
      <w:r>
        <w:rPr>
          <w:noProof/>
        </w:rPr>
        <w:drawing>
          <wp:inline distT="0" distB="0" distL="0" distR="0" wp14:anchorId="29CCD75B" wp14:editId="326E88B0">
            <wp:extent cx="952500" cy="914400"/>
            <wp:effectExtent l="0" t="0" r="0" b="0"/>
            <wp:docPr id="39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 name="Picture 2"/>
                    <pic:cNvPicPr>
                      <a:picLocks noChangeAspect="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557E9E7B" wp14:editId="7592A6A7">
            <wp:extent cx="952500" cy="914400"/>
            <wp:effectExtent l="0" t="0" r="0" b="0"/>
            <wp:docPr id="39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 name="Picture 3"/>
                    <pic:cNvPicPr>
                      <a:picLocks noChangeAspect="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2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cs="Arial"/>
        </w:rPr>
        <w:t xml:space="preserve">  </w:t>
      </w:r>
      <w:r>
        <w:rPr>
          <w:noProof/>
        </w:rPr>
        <w:drawing>
          <wp:inline distT="0" distB="0" distL="0" distR="0" wp14:anchorId="161049EF" wp14:editId="09F113A5">
            <wp:extent cx="1400175" cy="914400"/>
            <wp:effectExtent l="0" t="0" r="9525" b="0"/>
            <wp:docPr id="398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 name="Picture 45"/>
                    <pic:cNvPicPr>
                      <a:picLocks noChangeAspect="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001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7E378A" w:rsidTr="00066C57">
        <w:trPr>
          <w:trHeight w:val="70"/>
          <w:jc w:val="center"/>
        </w:trPr>
        <w:tc>
          <w:tcPr>
            <w:tcW w:w="460" w:type="dxa"/>
            <w:noWrap/>
            <w:hideMark/>
          </w:tcPr>
          <w:p w:rsidR="00345C4B" w:rsidRPr="007E378A" w:rsidRDefault="00345C4B" w:rsidP="00066C57">
            <w:pPr>
              <w:rPr>
                <w:rFonts w:cs="Arial"/>
                <w:b/>
                <w:bCs/>
              </w:rPr>
            </w:pPr>
            <w:r w:rsidRPr="007E378A">
              <w:rPr>
                <w:rFonts w:cs="Arial"/>
                <w:b/>
                <w:bCs/>
              </w:rPr>
              <w:t>#</w:t>
            </w:r>
          </w:p>
        </w:tc>
        <w:tc>
          <w:tcPr>
            <w:tcW w:w="917" w:type="dxa"/>
            <w:noWrap/>
            <w:hideMark/>
          </w:tcPr>
          <w:p w:rsidR="00345C4B" w:rsidRPr="007E378A" w:rsidRDefault="00345C4B" w:rsidP="00066C57">
            <w:pPr>
              <w:rPr>
                <w:rFonts w:cs="Arial"/>
                <w:b/>
                <w:bCs/>
              </w:rPr>
            </w:pPr>
            <w:r w:rsidRPr="007E378A">
              <w:rPr>
                <w:rFonts w:cs="Arial"/>
                <w:b/>
                <w:bCs/>
              </w:rPr>
              <w:t>Hex</w:t>
            </w:r>
          </w:p>
        </w:tc>
        <w:tc>
          <w:tcPr>
            <w:tcW w:w="4240" w:type="dxa"/>
            <w:noWrap/>
            <w:hideMark/>
          </w:tcPr>
          <w:p w:rsidR="00345C4B" w:rsidRPr="007E378A" w:rsidRDefault="00345C4B" w:rsidP="00066C57">
            <w:pPr>
              <w:rPr>
                <w:rFonts w:cs="Arial"/>
                <w:b/>
                <w:bCs/>
              </w:rPr>
            </w:pPr>
            <w:r w:rsidRPr="007E378A">
              <w:rPr>
                <w:rFonts w:cs="Arial"/>
                <w:b/>
                <w:bCs/>
              </w:rPr>
              <w:t>Parameter</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w:t>
            </w:r>
          </w:p>
        </w:tc>
        <w:tc>
          <w:tcPr>
            <w:tcW w:w="917" w:type="dxa"/>
            <w:noWrap/>
            <w:hideMark/>
          </w:tcPr>
          <w:p w:rsidR="00345C4B" w:rsidRPr="007E378A" w:rsidRDefault="00345C4B" w:rsidP="00066C57">
            <w:pPr>
              <w:rPr>
                <w:rFonts w:cs="Arial"/>
              </w:rPr>
            </w:pPr>
            <w:del w:id="360" w:author="Walus, David (D.M.)" w:date="2015-07-06T08:46:00Z">
              <w:r w:rsidRPr="007E378A" w:rsidDel="0022556C">
                <w:rPr>
                  <w:rFonts w:cs="Arial"/>
                </w:rPr>
                <w:delText>0002F8</w:delText>
              </w:r>
            </w:del>
            <w:ins w:id="361" w:author="Walus, David (D.M.)" w:date="2015-07-06T08:46:00Z">
              <w:r>
                <w:rPr>
                  <w:rFonts w:cs="Arial"/>
                </w:rPr>
                <w:t>0002BB</w:t>
              </w:r>
            </w:ins>
          </w:p>
        </w:tc>
        <w:tc>
          <w:tcPr>
            <w:tcW w:w="4240" w:type="dxa"/>
            <w:noWrap/>
            <w:hideMark/>
          </w:tcPr>
          <w:p w:rsidR="00345C4B" w:rsidRPr="007E378A" w:rsidRDefault="00345C4B" w:rsidP="00066C57">
            <w:pPr>
              <w:rPr>
                <w:rFonts w:cs="Arial"/>
              </w:rPr>
            </w:pPr>
            <w:r w:rsidRPr="007E378A">
              <w:rPr>
                <w:rFonts w:cs="Arial"/>
              </w:rPr>
              <w:t>ADSP_X_PCHIME_AngleIncr_LFO</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ADSP_X_PCHIME_Env1_DelaySamples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w:t>
            </w:r>
          </w:p>
        </w:tc>
        <w:tc>
          <w:tcPr>
            <w:tcW w:w="917" w:type="dxa"/>
            <w:noWrap/>
            <w:hideMark/>
          </w:tcPr>
          <w:p w:rsidR="00345C4B" w:rsidRPr="007E378A" w:rsidRDefault="00345C4B" w:rsidP="00066C57">
            <w:pPr>
              <w:rPr>
                <w:rFonts w:cs="Arial"/>
              </w:rPr>
            </w:pPr>
            <w:r w:rsidRPr="007E378A">
              <w:rPr>
                <w:rFonts w:cs="Arial"/>
              </w:rPr>
              <w:t>011111</w:t>
            </w:r>
          </w:p>
        </w:tc>
        <w:tc>
          <w:tcPr>
            <w:tcW w:w="4240" w:type="dxa"/>
            <w:noWrap/>
            <w:hideMark/>
          </w:tcPr>
          <w:p w:rsidR="00345C4B" w:rsidRPr="007E378A" w:rsidRDefault="00345C4B" w:rsidP="00066C57">
            <w:pPr>
              <w:rPr>
                <w:rFonts w:cs="Arial"/>
              </w:rPr>
            </w:pPr>
            <w:r w:rsidRPr="007E378A">
              <w:rPr>
                <w:rFonts w:cs="Arial"/>
              </w:rPr>
              <w:t>ADSP_X_PCHIME_Env1_AttackIncr</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w:t>
            </w:r>
          </w:p>
        </w:tc>
        <w:tc>
          <w:tcPr>
            <w:tcW w:w="917" w:type="dxa"/>
            <w:noWrap/>
            <w:hideMark/>
          </w:tcPr>
          <w:p w:rsidR="00345C4B" w:rsidRPr="007E378A" w:rsidRDefault="00345C4B" w:rsidP="00066C57">
            <w:pPr>
              <w:rPr>
                <w:rFonts w:cs="Arial"/>
              </w:rPr>
            </w:pPr>
            <w:r w:rsidRPr="007E378A">
              <w:rPr>
                <w:rFonts w:cs="Arial"/>
              </w:rPr>
              <w:t>00000C</w:t>
            </w:r>
          </w:p>
        </w:tc>
        <w:tc>
          <w:tcPr>
            <w:tcW w:w="4240" w:type="dxa"/>
            <w:noWrap/>
            <w:hideMark/>
          </w:tcPr>
          <w:p w:rsidR="00345C4B" w:rsidRPr="007E378A" w:rsidRDefault="00345C4B" w:rsidP="00066C57">
            <w:pPr>
              <w:rPr>
                <w:rFonts w:cs="Arial"/>
              </w:rPr>
            </w:pPr>
            <w:r w:rsidRPr="007E378A">
              <w:rPr>
                <w:rFonts w:cs="Arial"/>
              </w:rPr>
              <w:t>ADSP_X_PCHIME_Env1_SustainSamples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ADSP_X_PCHIME_Env2_DelaySamples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6</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ADSP_X_PCHIME_Env2_AttackIncr</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7</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ADSP_X_PCHIME_Env2_SustainSamples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8</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ADSP_X_PCHIME_Env3_DelaySamples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9</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ADSP_X_PCHIME_Env3_AttackIncr</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10</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ADSP_X_PCHIME_Env3_SustainSamples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11</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ADSP_X_PCHIME_Env4_DelaySamples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12</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ADSP_X_PCHIME_Env4_AttackIncr</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13</w:t>
            </w:r>
          </w:p>
        </w:tc>
        <w:tc>
          <w:tcPr>
            <w:tcW w:w="917" w:type="dxa"/>
            <w:noWrap/>
            <w:hideMark/>
          </w:tcPr>
          <w:p w:rsidR="00345C4B" w:rsidRPr="007E378A" w:rsidRDefault="00345C4B" w:rsidP="00066C57">
            <w:pPr>
              <w:rPr>
                <w:rFonts w:cs="Arial"/>
              </w:rPr>
            </w:pPr>
            <w:r w:rsidRPr="007E378A">
              <w:rPr>
                <w:rFonts w:cs="Arial"/>
              </w:rPr>
              <w:t>000000</w:t>
            </w:r>
          </w:p>
        </w:tc>
        <w:tc>
          <w:tcPr>
            <w:tcW w:w="4240" w:type="dxa"/>
            <w:noWrap/>
            <w:hideMark/>
          </w:tcPr>
          <w:p w:rsidR="00345C4B" w:rsidRPr="007E378A" w:rsidRDefault="00345C4B" w:rsidP="00066C57">
            <w:pPr>
              <w:rPr>
                <w:rFonts w:cs="Arial"/>
              </w:rPr>
            </w:pPr>
            <w:r w:rsidRPr="007E378A">
              <w:rPr>
                <w:rFonts w:cs="Arial"/>
              </w:rPr>
              <w:t>ADSP_X_PCHIME_Env4_SustainSamples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14</w:t>
            </w:r>
          </w:p>
        </w:tc>
        <w:tc>
          <w:tcPr>
            <w:tcW w:w="917" w:type="dxa"/>
            <w:noWrap/>
            <w:hideMark/>
          </w:tcPr>
          <w:p w:rsidR="00345C4B" w:rsidRPr="007E378A" w:rsidRDefault="00345C4B" w:rsidP="00066C57">
            <w:pPr>
              <w:rPr>
                <w:rFonts w:cs="Arial"/>
              </w:rPr>
            </w:pPr>
            <w:r w:rsidRPr="007E378A">
              <w:rPr>
                <w:rFonts w:cs="Arial"/>
              </w:rPr>
              <w:t>000001</w:t>
            </w:r>
          </w:p>
        </w:tc>
        <w:tc>
          <w:tcPr>
            <w:tcW w:w="4240" w:type="dxa"/>
            <w:noWrap/>
            <w:hideMark/>
          </w:tcPr>
          <w:p w:rsidR="00345C4B" w:rsidRPr="007E378A" w:rsidRDefault="00345C4B" w:rsidP="00066C57">
            <w:pPr>
              <w:rPr>
                <w:rFonts w:cs="Arial"/>
              </w:rPr>
            </w:pPr>
            <w:r w:rsidRPr="007E378A">
              <w:rPr>
                <w:rFonts w:cs="Arial"/>
              </w:rPr>
              <w:t>ADSP_X_PCHIME_NrRepetitions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15</w:t>
            </w:r>
          </w:p>
        </w:tc>
        <w:tc>
          <w:tcPr>
            <w:tcW w:w="917" w:type="dxa"/>
            <w:noWrap/>
            <w:hideMark/>
          </w:tcPr>
          <w:p w:rsidR="00345C4B" w:rsidRPr="007E378A" w:rsidRDefault="00345C4B" w:rsidP="00066C57">
            <w:pPr>
              <w:rPr>
                <w:rFonts w:cs="Arial"/>
              </w:rPr>
            </w:pPr>
            <w:r w:rsidRPr="007E378A">
              <w:rPr>
                <w:rFonts w:cs="Arial"/>
              </w:rPr>
              <w:t>000E88</w:t>
            </w:r>
          </w:p>
        </w:tc>
        <w:tc>
          <w:tcPr>
            <w:tcW w:w="4240" w:type="dxa"/>
            <w:noWrap/>
            <w:hideMark/>
          </w:tcPr>
          <w:p w:rsidR="00345C4B" w:rsidRPr="007E378A" w:rsidRDefault="00345C4B" w:rsidP="00066C57">
            <w:pPr>
              <w:rPr>
                <w:rFonts w:cs="Arial"/>
              </w:rPr>
            </w:pPr>
            <w:r w:rsidRPr="007E378A">
              <w:rPr>
                <w:rFonts w:cs="Arial"/>
              </w:rPr>
              <w:t>ADSP_X_PCHIME_RepeatSamples</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16</w:t>
            </w:r>
          </w:p>
        </w:tc>
        <w:tc>
          <w:tcPr>
            <w:tcW w:w="917" w:type="dxa"/>
            <w:noWrap/>
            <w:hideMark/>
          </w:tcPr>
          <w:p w:rsidR="00345C4B" w:rsidRPr="007E378A" w:rsidRDefault="00345C4B" w:rsidP="00066C57">
            <w:pPr>
              <w:rPr>
                <w:rFonts w:cs="Arial"/>
              </w:rPr>
            </w:pPr>
            <w:r w:rsidRPr="007E378A">
              <w:rPr>
                <w:rFonts w:cs="Arial"/>
              </w:rPr>
              <w:t>07F2</w:t>
            </w:r>
          </w:p>
        </w:tc>
        <w:tc>
          <w:tcPr>
            <w:tcW w:w="4240" w:type="dxa"/>
            <w:noWrap/>
            <w:hideMark/>
          </w:tcPr>
          <w:p w:rsidR="00345C4B" w:rsidRPr="007E378A" w:rsidRDefault="00345C4B" w:rsidP="00066C57">
            <w:pPr>
              <w:rPr>
                <w:rFonts w:cs="Arial"/>
              </w:rPr>
            </w:pPr>
            <w:r w:rsidRPr="007E378A">
              <w:rPr>
                <w:rFonts w:cs="Arial"/>
              </w:rPr>
              <w:t>ADSP_Y_PCHIME_Freq1_MSB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17</w:t>
            </w:r>
          </w:p>
        </w:tc>
        <w:tc>
          <w:tcPr>
            <w:tcW w:w="917" w:type="dxa"/>
            <w:noWrap/>
            <w:hideMark/>
          </w:tcPr>
          <w:p w:rsidR="00345C4B" w:rsidRPr="007E378A" w:rsidRDefault="00345C4B" w:rsidP="00066C57">
            <w:pPr>
              <w:rPr>
                <w:rFonts w:cs="Arial"/>
              </w:rPr>
            </w:pPr>
            <w:r w:rsidRPr="007E378A">
              <w:rPr>
                <w:rFonts w:cs="Arial"/>
              </w:rPr>
              <w:t>036B</w:t>
            </w:r>
          </w:p>
        </w:tc>
        <w:tc>
          <w:tcPr>
            <w:tcW w:w="4240" w:type="dxa"/>
            <w:noWrap/>
            <w:hideMark/>
          </w:tcPr>
          <w:p w:rsidR="00345C4B" w:rsidRPr="007E378A" w:rsidRDefault="00345C4B" w:rsidP="00066C57">
            <w:pPr>
              <w:rPr>
                <w:rFonts w:cs="Arial"/>
              </w:rPr>
            </w:pPr>
            <w:r w:rsidRPr="007E378A">
              <w:rPr>
                <w:rFonts w:cs="Arial"/>
              </w:rPr>
              <w:t>ADSP_Y_PCHIME_Freq1_LSB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18</w:t>
            </w:r>
          </w:p>
        </w:tc>
        <w:tc>
          <w:tcPr>
            <w:tcW w:w="917" w:type="dxa"/>
            <w:noWrap/>
            <w:hideMark/>
          </w:tcPr>
          <w:p w:rsidR="00345C4B" w:rsidRPr="007E378A" w:rsidRDefault="00345C4B" w:rsidP="00066C57">
            <w:pPr>
              <w:rPr>
                <w:rFonts w:cs="Arial"/>
              </w:rPr>
            </w:pPr>
            <w:r w:rsidRPr="007E378A">
              <w:rPr>
                <w:rFonts w:cs="Arial"/>
              </w:rPr>
              <w:t>0800</w:t>
            </w:r>
          </w:p>
        </w:tc>
        <w:tc>
          <w:tcPr>
            <w:tcW w:w="4240" w:type="dxa"/>
            <w:noWrap/>
            <w:hideMark/>
          </w:tcPr>
          <w:p w:rsidR="00345C4B" w:rsidRPr="007E378A" w:rsidRDefault="00345C4B" w:rsidP="00066C57">
            <w:pPr>
              <w:rPr>
                <w:rFonts w:cs="Arial"/>
              </w:rPr>
            </w:pPr>
            <w:r w:rsidRPr="007E378A">
              <w:rPr>
                <w:rFonts w:cs="Arial"/>
              </w:rPr>
              <w:t>ADSP_Y_PCHIME_Volume1</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19</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ADSP_Y_PCHIME_Freq2_MSB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20</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ADSP_Y_PCHIME_Freq2_LSB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21</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ADSP_Y_PCHIME_Volume2</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22</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ADSP_Y_PCHIME_Freq3_MSB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23</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ADSP_Y_PCHIME_Freq3_LSB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24</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ADSP_Y_PCHIME_Volume3</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25</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ADSP_Y_PCHIME_Freq4_MSB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26</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ADSP_Y_PCHIME_Freq4_LSB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27</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ADSP_Y_PCHIME_Volume4</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28</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ADSP_Y_PCHIME_Freq5_MSB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29</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ADSP_Y_PCHIME_Freq5_LSB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30</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ADSP_Y_PCHIME_Volume5</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31</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ADSP_Y_PCHIME_Freq6_MSB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32</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ADSP_Y_PCHIME_Freq6_LSB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33</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ADSP_Y_PCHIME_Volume6</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34</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ADSP_Y_PCHIME_Freq7_MSB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35</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ADSP_Y_PCHIME_Freq7_LSB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36</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ADSP_Y_PCHIME_Volume7</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37</w:t>
            </w:r>
          </w:p>
        </w:tc>
        <w:tc>
          <w:tcPr>
            <w:tcW w:w="917" w:type="dxa"/>
            <w:noWrap/>
            <w:hideMark/>
          </w:tcPr>
          <w:p w:rsidR="00345C4B" w:rsidRPr="007E378A" w:rsidRDefault="00345C4B" w:rsidP="00066C57">
            <w:pPr>
              <w:rPr>
                <w:rFonts w:cs="Arial"/>
              </w:rPr>
            </w:pPr>
            <w:r w:rsidRPr="007E378A">
              <w:rPr>
                <w:rFonts w:cs="Arial"/>
              </w:rPr>
              <w:t>07EE</w:t>
            </w:r>
          </w:p>
        </w:tc>
        <w:tc>
          <w:tcPr>
            <w:tcW w:w="4240" w:type="dxa"/>
            <w:noWrap/>
            <w:hideMark/>
          </w:tcPr>
          <w:p w:rsidR="00345C4B" w:rsidRPr="007E378A" w:rsidRDefault="00345C4B" w:rsidP="00066C57">
            <w:pPr>
              <w:rPr>
                <w:rFonts w:cs="Arial"/>
              </w:rPr>
            </w:pPr>
            <w:r w:rsidRPr="007E378A">
              <w:rPr>
                <w:rFonts w:cs="Arial"/>
              </w:rPr>
              <w:t>ADSP_Y_PCHIME_Freq8_MSB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38</w:t>
            </w:r>
          </w:p>
        </w:tc>
        <w:tc>
          <w:tcPr>
            <w:tcW w:w="917" w:type="dxa"/>
            <w:noWrap/>
            <w:hideMark/>
          </w:tcPr>
          <w:p w:rsidR="00345C4B" w:rsidRPr="007E378A" w:rsidRDefault="00345C4B" w:rsidP="00066C57">
            <w:pPr>
              <w:rPr>
                <w:rFonts w:cs="Arial"/>
              </w:rPr>
            </w:pPr>
            <w:r w:rsidRPr="007E378A">
              <w:rPr>
                <w:rFonts w:cs="Arial"/>
              </w:rPr>
              <w:t>03D5</w:t>
            </w:r>
          </w:p>
        </w:tc>
        <w:tc>
          <w:tcPr>
            <w:tcW w:w="4240" w:type="dxa"/>
            <w:noWrap/>
            <w:hideMark/>
          </w:tcPr>
          <w:p w:rsidR="00345C4B" w:rsidRPr="007E378A" w:rsidRDefault="00345C4B" w:rsidP="00066C57">
            <w:pPr>
              <w:rPr>
                <w:rFonts w:cs="Arial"/>
              </w:rPr>
            </w:pPr>
            <w:r w:rsidRPr="007E378A">
              <w:rPr>
                <w:rFonts w:cs="Arial"/>
              </w:rPr>
              <w:t>ADSP_Y_PCHIME_Freq8_LSB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39</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ADSP_Y_PCHIME_Volume8</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40</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ADSP_Y_PCHIME_Ampli_LFO</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lastRenderedPageBreak/>
              <w:t>41</w:t>
            </w:r>
          </w:p>
        </w:tc>
        <w:tc>
          <w:tcPr>
            <w:tcW w:w="917" w:type="dxa"/>
            <w:noWrap/>
            <w:hideMark/>
          </w:tcPr>
          <w:p w:rsidR="00345C4B" w:rsidRPr="007E378A" w:rsidRDefault="00345C4B" w:rsidP="00066C57">
            <w:pPr>
              <w:rPr>
                <w:rFonts w:cs="Arial"/>
              </w:rPr>
            </w:pPr>
            <w:r w:rsidRPr="007E378A">
              <w:rPr>
                <w:rFonts w:cs="Arial"/>
              </w:rPr>
              <w:t>07FF</w:t>
            </w:r>
          </w:p>
        </w:tc>
        <w:tc>
          <w:tcPr>
            <w:tcW w:w="4240" w:type="dxa"/>
            <w:noWrap/>
            <w:hideMark/>
          </w:tcPr>
          <w:p w:rsidR="00345C4B" w:rsidRPr="007E378A" w:rsidRDefault="00345C4B" w:rsidP="00066C57">
            <w:pPr>
              <w:rPr>
                <w:rFonts w:cs="Arial"/>
              </w:rPr>
            </w:pPr>
            <w:r w:rsidRPr="007E378A">
              <w:rPr>
                <w:rFonts w:cs="Arial"/>
              </w:rPr>
              <w:t>ADSP_Y_PCHIME_Offset_LFO</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42</w:t>
            </w:r>
          </w:p>
        </w:tc>
        <w:tc>
          <w:tcPr>
            <w:tcW w:w="917" w:type="dxa"/>
            <w:noWrap/>
            <w:hideMark/>
          </w:tcPr>
          <w:p w:rsidR="00345C4B" w:rsidRPr="007E378A" w:rsidRDefault="00345C4B" w:rsidP="00066C57">
            <w:pPr>
              <w:rPr>
                <w:rFonts w:cs="Arial"/>
              </w:rPr>
            </w:pPr>
            <w:r w:rsidRPr="007E378A">
              <w:rPr>
                <w:rFonts w:cs="Arial"/>
              </w:rPr>
              <w:t>0001</w:t>
            </w:r>
          </w:p>
        </w:tc>
        <w:tc>
          <w:tcPr>
            <w:tcW w:w="4240" w:type="dxa"/>
            <w:noWrap/>
            <w:hideMark/>
          </w:tcPr>
          <w:p w:rsidR="00345C4B" w:rsidRPr="007E378A" w:rsidRDefault="00345C4B" w:rsidP="00066C57">
            <w:pPr>
              <w:rPr>
                <w:rFonts w:cs="Arial"/>
              </w:rPr>
            </w:pPr>
            <w:r w:rsidRPr="007E378A">
              <w:rPr>
                <w:rFonts w:cs="Arial"/>
              </w:rPr>
              <w:t>ADSP_Y_PCHIME_Env1_DelayVolume</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43</w:t>
            </w:r>
          </w:p>
        </w:tc>
        <w:tc>
          <w:tcPr>
            <w:tcW w:w="917" w:type="dxa"/>
            <w:noWrap/>
            <w:hideMark/>
          </w:tcPr>
          <w:p w:rsidR="00345C4B" w:rsidRPr="007E378A" w:rsidRDefault="00345C4B" w:rsidP="00066C57">
            <w:pPr>
              <w:rPr>
                <w:rFonts w:cs="Arial"/>
              </w:rPr>
            </w:pPr>
            <w:r w:rsidRPr="007E378A">
              <w:rPr>
                <w:rFonts w:cs="Arial"/>
              </w:rPr>
              <w:t>07FD</w:t>
            </w:r>
          </w:p>
        </w:tc>
        <w:tc>
          <w:tcPr>
            <w:tcW w:w="4240" w:type="dxa"/>
            <w:noWrap/>
            <w:hideMark/>
          </w:tcPr>
          <w:p w:rsidR="00345C4B" w:rsidRPr="007E378A" w:rsidRDefault="00345C4B" w:rsidP="00066C57">
            <w:pPr>
              <w:rPr>
                <w:rFonts w:cs="Arial"/>
              </w:rPr>
            </w:pPr>
            <w:r w:rsidRPr="007E378A">
              <w:rPr>
                <w:rFonts w:cs="Arial"/>
              </w:rPr>
              <w:t>ADSP_Y_PCHIME_Env1_DecayCoef_MSB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44</w:t>
            </w:r>
          </w:p>
        </w:tc>
        <w:tc>
          <w:tcPr>
            <w:tcW w:w="917" w:type="dxa"/>
            <w:noWrap/>
            <w:hideMark/>
          </w:tcPr>
          <w:p w:rsidR="00345C4B" w:rsidRPr="007E378A" w:rsidRDefault="00345C4B" w:rsidP="00066C57">
            <w:pPr>
              <w:rPr>
                <w:rFonts w:cs="Arial"/>
              </w:rPr>
            </w:pPr>
            <w:r w:rsidRPr="007E378A">
              <w:rPr>
                <w:rFonts w:cs="Arial"/>
              </w:rPr>
              <w:t>007A</w:t>
            </w:r>
          </w:p>
        </w:tc>
        <w:tc>
          <w:tcPr>
            <w:tcW w:w="4240" w:type="dxa"/>
            <w:noWrap/>
            <w:hideMark/>
          </w:tcPr>
          <w:p w:rsidR="00345C4B" w:rsidRPr="007E378A" w:rsidRDefault="00345C4B" w:rsidP="00066C57">
            <w:pPr>
              <w:rPr>
                <w:rFonts w:cs="Arial"/>
              </w:rPr>
            </w:pPr>
            <w:r w:rsidRPr="007E378A">
              <w:rPr>
                <w:rFonts w:cs="Arial"/>
              </w:rPr>
              <w:t>ADSP_Y_PCHIME_Env1_DecayCoef_LSB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45</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ADSP_Y_PCHIME_Env2_DelayVolume</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46</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ADSP_Y_PCHIME_Env2_DecayCoef_MSB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47</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ADSP_Y_PCHIME_Env2_DecayCoef_LSB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48</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ADSP_Y_PCHIME_Env3_DelayVolume</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49</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ADSP_Y_PCHIME_Env3_DecayCoef_MSB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50</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ADSP_Y_PCHIME_Env3_DecayCoef_LSB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51</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ADSP_Y_PCHIME_Env4_DelayVolume</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52</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ADSP_Y_PCHIME_Env4_DecayCoef_MSB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53</w:t>
            </w:r>
          </w:p>
        </w:tc>
        <w:tc>
          <w:tcPr>
            <w:tcW w:w="917" w:type="dxa"/>
            <w:noWrap/>
            <w:hideMark/>
          </w:tcPr>
          <w:p w:rsidR="00345C4B" w:rsidRPr="007E378A" w:rsidRDefault="00345C4B" w:rsidP="00066C57">
            <w:pPr>
              <w:rPr>
                <w:rFonts w:cs="Arial"/>
              </w:rPr>
            </w:pPr>
            <w:r w:rsidRPr="007E378A">
              <w:rPr>
                <w:rFonts w:cs="Arial"/>
              </w:rPr>
              <w:t>0000</w:t>
            </w:r>
          </w:p>
        </w:tc>
        <w:tc>
          <w:tcPr>
            <w:tcW w:w="4240" w:type="dxa"/>
            <w:noWrap/>
            <w:hideMark/>
          </w:tcPr>
          <w:p w:rsidR="00345C4B" w:rsidRPr="007E378A" w:rsidRDefault="00345C4B" w:rsidP="00066C57">
            <w:pPr>
              <w:rPr>
                <w:rFonts w:cs="Arial"/>
              </w:rPr>
            </w:pPr>
            <w:r w:rsidRPr="007E378A">
              <w:rPr>
                <w:rFonts w:cs="Arial"/>
              </w:rPr>
              <w:t>ADSP_Y_PCHIME_Env4_DecayCoef_LSB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54</w:t>
            </w:r>
          </w:p>
        </w:tc>
        <w:tc>
          <w:tcPr>
            <w:tcW w:w="917" w:type="dxa"/>
            <w:noWrap/>
            <w:hideMark/>
          </w:tcPr>
          <w:p w:rsidR="00345C4B" w:rsidRPr="007E378A" w:rsidRDefault="00345C4B" w:rsidP="00066C57">
            <w:pPr>
              <w:rPr>
                <w:rFonts w:cs="Arial"/>
              </w:rPr>
            </w:pPr>
            <w:r w:rsidRPr="007E378A">
              <w:rPr>
                <w:rFonts w:cs="Arial"/>
              </w:rPr>
              <w:t>0400</w:t>
            </w:r>
          </w:p>
        </w:tc>
        <w:tc>
          <w:tcPr>
            <w:tcW w:w="4240" w:type="dxa"/>
            <w:noWrap/>
            <w:hideMark/>
          </w:tcPr>
          <w:p w:rsidR="00345C4B" w:rsidRPr="007E378A" w:rsidRDefault="00345C4B" w:rsidP="00066C57">
            <w:pPr>
              <w:rPr>
                <w:rFonts w:cs="Arial"/>
              </w:rPr>
            </w:pPr>
            <w:r w:rsidRPr="007E378A">
              <w:rPr>
                <w:rFonts w:cs="Arial"/>
              </w:rPr>
              <w:t>ADSP_Y_PCHIME_MasterVolume</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55</w:t>
            </w:r>
          </w:p>
        </w:tc>
        <w:tc>
          <w:tcPr>
            <w:tcW w:w="917" w:type="dxa"/>
            <w:noWrap/>
            <w:hideMark/>
          </w:tcPr>
          <w:p w:rsidR="00345C4B" w:rsidRPr="007E378A" w:rsidRDefault="00345C4B" w:rsidP="00066C57">
            <w:pPr>
              <w:rPr>
                <w:rFonts w:cs="Arial"/>
              </w:rPr>
            </w:pPr>
            <w:r w:rsidRPr="007E378A">
              <w:rPr>
                <w:rFonts w:cs="Arial"/>
              </w:rPr>
              <w:t>075C</w:t>
            </w:r>
          </w:p>
        </w:tc>
        <w:tc>
          <w:tcPr>
            <w:tcW w:w="4240" w:type="dxa"/>
            <w:noWrap/>
            <w:hideMark/>
          </w:tcPr>
          <w:p w:rsidR="00345C4B" w:rsidRPr="007E378A" w:rsidRDefault="00345C4B" w:rsidP="00066C57">
            <w:pPr>
              <w:rPr>
                <w:rFonts w:cs="Arial"/>
              </w:rPr>
            </w:pPr>
            <w:r w:rsidRPr="007E378A">
              <w:rPr>
                <w:rFonts w:cs="Arial"/>
              </w:rPr>
              <w:t>ADSP_Y_PCHIME_Smute_DecayCoef_MSB</w:t>
            </w:r>
          </w:p>
        </w:tc>
      </w:tr>
      <w:tr w:rsidR="00345C4B" w:rsidRPr="007E378A" w:rsidTr="00066C57">
        <w:trPr>
          <w:trHeight w:val="255"/>
          <w:jc w:val="center"/>
        </w:trPr>
        <w:tc>
          <w:tcPr>
            <w:tcW w:w="460" w:type="dxa"/>
            <w:noWrap/>
            <w:hideMark/>
          </w:tcPr>
          <w:p w:rsidR="00345C4B" w:rsidRPr="007E378A" w:rsidRDefault="00345C4B" w:rsidP="00066C57">
            <w:pPr>
              <w:rPr>
                <w:rFonts w:cs="Arial"/>
              </w:rPr>
            </w:pPr>
            <w:r w:rsidRPr="007E378A">
              <w:rPr>
                <w:rFonts w:cs="Arial"/>
              </w:rPr>
              <w:t>56</w:t>
            </w:r>
          </w:p>
        </w:tc>
        <w:tc>
          <w:tcPr>
            <w:tcW w:w="917" w:type="dxa"/>
            <w:noWrap/>
            <w:hideMark/>
          </w:tcPr>
          <w:p w:rsidR="00345C4B" w:rsidRPr="007E378A" w:rsidRDefault="00345C4B" w:rsidP="00066C57">
            <w:pPr>
              <w:rPr>
                <w:rFonts w:cs="Arial"/>
              </w:rPr>
            </w:pPr>
            <w:r w:rsidRPr="007E378A">
              <w:rPr>
                <w:rFonts w:cs="Arial"/>
              </w:rPr>
              <w:t>0201</w:t>
            </w:r>
          </w:p>
        </w:tc>
        <w:tc>
          <w:tcPr>
            <w:tcW w:w="4240" w:type="dxa"/>
            <w:noWrap/>
            <w:hideMark/>
          </w:tcPr>
          <w:p w:rsidR="00345C4B" w:rsidRPr="007E378A" w:rsidRDefault="00345C4B" w:rsidP="00066C57">
            <w:pPr>
              <w:rPr>
                <w:rFonts w:cs="Arial"/>
              </w:rPr>
            </w:pPr>
            <w:r w:rsidRPr="007E378A">
              <w:rPr>
                <w:rFonts w:cs="Arial"/>
              </w:rPr>
              <w:t>ADSP_Y_PCHIME_Smute_DecayCoef_LSB</w:t>
            </w:r>
          </w:p>
        </w:tc>
      </w:tr>
      <w:tr w:rsidR="00345C4B" w:rsidRPr="007E378A" w:rsidTr="00066C57">
        <w:trPr>
          <w:trHeight w:val="70"/>
          <w:jc w:val="center"/>
        </w:trPr>
        <w:tc>
          <w:tcPr>
            <w:tcW w:w="460" w:type="dxa"/>
            <w:noWrap/>
            <w:hideMark/>
          </w:tcPr>
          <w:p w:rsidR="00345C4B" w:rsidRPr="007E378A" w:rsidRDefault="00345C4B" w:rsidP="00066C57">
            <w:pPr>
              <w:rPr>
                <w:rFonts w:cs="Arial"/>
              </w:rPr>
            </w:pPr>
            <w:r w:rsidRPr="007E378A">
              <w:rPr>
                <w:rFonts w:cs="Arial"/>
              </w:rPr>
              <w:t>57</w:t>
            </w:r>
          </w:p>
        </w:tc>
        <w:tc>
          <w:tcPr>
            <w:tcW w:w="917" w:type="dxa"/>
            <w:noWrap/>
            <w:hideMark/>
          </w:tcPr>
          <w:p w:rsidR="00345C4B" w:rsidRPr="007E378A" w:rsidRDefault="00345C4B" w:rsidP="00066C57">
            <w:pPr>
              <w:rPr>
                <w:rFonts w:cs="Arial"/>
              </w:rPr>
            </w:pPr>
            <w:r w:rsidRPr="007E378A">
              <w:rPr>
                <w:rFonts w:cs="Arial"/>
              </w:rPr>
              <w:t>000001</w:t>
            </w:r>
          </w:p>
        </w:tc>
        <w:tc>
          <w:tcPr>
            <w:tcW w:w="4240" w:type="dxa"/>
            <w:noWrap/>
            <w:hideMark/>
          </w:tcPr>
          <w:p w:rsidR="00345C4B" w:rsidRPr="007E378A" w:rsidRDefault="00345C4B" w:rsidP="00066C57">
            <w:pPr>
              <w:rPr>
                <w:rFonts w:cs="Arial"/>
              </w:rPr>
            </w:pPr>
            <w:r w:rsidRPr="007E378A">
              <w:rPr>
                <w:rFonts w:cs="Arial"/>
              </w:rPr>
              <w:t>ADSP_X_PCHIME_ControlStatusReg</w:t>
            </w:r>
          </w:p>
        </w:tc>
      </w:tr>
    </w:tbl>
    <w:p w:rsidR="00345C4B" w:rsidRPr="00122A94" w:rsidRDefault="00345C4B" w:rsidP="00345C4B">
      <w:pPr>
        <w:rPr>
          <w:rFonts w:cs="Arial"/>
        </w:rPr>
      </w:pPr>
    </w:p>
    <w:p w:rsidR="00345C4B" w:rsidRDefault="00345C4B" w:rsidP="00345C4B">
      <w:pPr>
        <w:pStyle w:val="Heading4"/>
        <w:numPr>
          <w:ilvl w:val="3"/>
          <w:numId w:val="48"/>
        </w:numPr>
      </w:pPr>
      <w:bookmarkStart w:id="362" w:name="_Toc45277390"/>
      <w:r w:rsidRPr="00B9479B">
        <w:t>AHU-SWR-REQ-165817/C-Polyphonic Chime 31 - Single Tone</w:t>
      </w:r>
      <w:bookmarkEnd w:id="362"/>
    </w:p>
    <w:p w:rsidR="00345C4B" w:rsidRPr="0087397F" w:rsidRDefault="00345C4B" w:rsidP="00345C4B">
      <w:pPr>
        <w:jc w:val="center"/>
        <w:rPr>
          <w:rFonts w:cs="Arial"/>
        </w:rPr>
      </w:pPr>
      <w:r w:rsidRPr="0087397F">
        <w:rPr>
          <w:rFonts w:cs="Arial"/>
          <w:noProof/>
        </w:rPr>
        <w:drawing>
          <wp:inline distT="0" distB="0" distL="0" distR="0" wp14:anchorId="008B4ECD" wp14:editId="7B5AC83D">
            <wp:extent cx="828675" cy="942975"/>
            <wp:effectExtent l="0" t="0" r="9525" b="9525"/>
            <wp:docPr id="39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9" name="Picture 2"/>
                    <pic:cNvPicPr>
                      <a:picLocks noChangeAspect="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86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87397F">
        <w:rPr>
          <w:rFonts w:cs="Arial"/>
        </w:rPr>
        <w:t xml:space="preserve">  </w:t>
      </w:r>
      <w:r w:rsidRPr="0087397F">
        <w:rPr>
          <w:rFonts w:cs="Arial"/>
          <w:noProof/>
        </w:rPr>
        <w:drawing>
          <wp:inline distT="0" distB="0" distL="0" distR="0" wp14:anchorId="64C0CE16" wp14:editId="53AF0605">
            <wp:extent cx="1838325" cy="942975"/>
            <wp:effectExtent l="0" t="0" r="9525" b="9525"/>
            <wp:docPr id="39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0" name="Picture 4"/>
                    <pic:cNvPicPr>
                      <a:picLocks noChangeAspect="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3832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345C4B" w:rsidRPr="0087397F"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81432C" w:rsidTr="00066C57">
        <w:trPr>
          <w:trHeight w:val="70"/>
          <w:jc w:val="center"/>
        </w:trPr>
        <w:tc>
          <w:tcPr>
            <w:tcW w:w="460" w:type="dxa"/>
            <w:noWrap/>
            <w:hideMark/>
          </w:tcPr>
          <w:p w:rsidR="00345C4B" w:rsidRPr="0081432C" w:rsidRDefault="00345C4B" w:rsidP="00066C57">
            <w:pPr>
              <w:rPr>
                <w:rFonts w:cs="Arial"/>
                <w:b/>
                <w:bCs/>
              </w:rPr>
            </w:pPr>
            <w:r w:rsidRPr="0081432C">
              <w:rPr>
                <w:rFonts w:cs="Arial"/>
                <w:b/>
                <w:bCs/>
              </w:rPr>
              <w:t>#</w:t>
            </w:r>
          </w:p>
        </w:tc>
        <w:tc>
          <w:tcPr>
            <w:tcW w:w="917" w:type="dxa"/>
            <w:noWrap/>
            <w:hideMark/>
          </w:tcPr>
          <w:p w:rsidR="00345C4B" w:rsidRPr="0081432C" w:rsidRDefault="00345C4B" w:rsidP="00066C57">
            <w:pPr>
              <w:rPr>
                <w:rFonts w:cs="Arial"/>
                <w:b/>
                <w:bCs/>
              </w:rPr>
            </w:pPr>
            <w:r w:rsidRPr="0081432C">
              <w:rPr>
                <w:rFonts w:cs="Arial"/>
                <w:b/>
                <w:bCs/>
              </w:rPr>
              <w:t>Hex</w:t>
            </w:r>
          </w:p>
        </w:tc>
        <w:tc>
          <w:tcPr>
            <w:tcW w:w="4240" w:type="dxa"/>
            <w:noWrap/>
            <w:hideMark/>
          </w:tcPr>
          <w:p w:rsidR="00345C4B" w:rsidRPr="0081432C" w:rsidRDefault="00345C4B" w:rsidP="00066C57">
            <w:pPr>
              <w:rPr>
                <w:rFonts w:cs="Arial"/>
                <w:b/>
                <w:bCs/>
              </w:rPr>
            </w:pPr>
            <w:r w:rsidRPr="0081432C">
              <w:rPr>
                <w:rFonts w:cs="Arial"/>
                <w:b/>
                <w:bCs/>
              </w:rPr>
              <w:t>Parameter</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w:t>
            </w:r>
          </w:p>
        </w:tc>
        <w:tc>
          <w:tcPr>
            <w:tcW w:w="917" w:type="dxa"/>
            <w:noWrap/>
            <w:hideMark/>
          </w:tcPr>
          <w:p w:rsidR="00345C4B" w:rsidRPr="0081432C" w:rsidRDefault="00345C4B" w:rsidP="00066C57">
            <w:pPr>
              <w:rPr>
                <w:rFonts w:cs="Arial"/>
              </w:rPr>
            </w:pPr>
            <w:del w:id="363" w:author="Walus, David (D.M.)" w:date="2015-07-06T08:47:00Z">
              <w:r w:rsidRPr="0081432C" w:rsidDel="00B2166A">
                <w:rPr>
                  <w:rFonts w:cs="Arial"/>
                </w:rPr>
                <w:delText>0002F8</w:delText>
              </w:r>
            </w:del>
            <w:ins w:id="364" w:author="Walus, David (D.M.)" w:date="2015-07-06T08:47:00Z">
              <w:r>
                <w:rPr>
                  <w:rFonts w:cs="Arial"/>
                </w:rPr>
                <w:t>0002BB</w:t>
              </w:r>
            </w:ins>
          </w:p>
        </w:tc>
        <w:tc>
          <w:tcPr>
            <w:tcW w:w="4240" w:type="dxa"/>
            <w:noWrap/>
            <w:hideMark/>
          </w:tcPr>
          <w:p w:rsidR="00345C4B" w:rsidRPr="0081432C" w:rsidRDefault="00345C4B" w:rsidP="00066C57">
            <w:pPr>
              <w:rPr>
                <w:rFonts w:cs="Arial"/>
              </w:rPr>
            </w:pPr>
            <w:r w:rsidRPr="0081432C">
              <w:rPr>
                <w:rFonts w:cs="Arial"/>
              </w:rPr>
              <w:t>ADSP_X_PCHIME_AngleIncr_LFO</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ADSP_X_PCHIME_Env1_DelaySamples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w:t>
            </w:r>
          </w:p>
        </w:tc>
        <w:tc>
          <w:tcPr>
            <w:tcW w:w="917" w:type="dxa"/>
            <w:noWrap/>
            <w:hideMark/>
          </w:tcPr>
          <w:p w:rsidR="00345C4B" w:rsidRPr="0081432C" w:rsidRDefault="00345C4B" w:rsidP="00066C57">
            <w:pPr>
              <w:rPr>
                <w:rFonts w:cs="Arial"/>
              </w:rPr>
            </w:pPr>
            <w:r w:rsidRPr="0081432C">
              <w:rPr>
                <w:rFonts w:cs="Arial"/>
              </w:rPr>
              <w:t>0244FE</w:t>
            </w:r>
          </w:p>
        </w:tc>
        <w:tc>
          <w:tcPr>
            <w:tcW w:w="4240" w:type="dxa"/>
            <w:noWrap/>
            <w:hideMark/>
          </w:tcPr>
          <w:p w:rsidR="00345C4B" w:rsidRPr="0081432C" w:rsidRDefault="00345C4B" w:rsidP="00066C57">
            <w:pPr>
              <w:rPr>
                <w:rFonts w:cs="Arial"/>
              </w:rPr>
            </w:pPr>
            <w:r w:rsidRPr="0081432C">
              <w:rPr>
                <w:rFonts w:cs="Arial"/>
              </w:rPr>
              <w:t>ADSP_X_PCHIME_Env1_AttackIncr</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w:t>
            </w:r>
          </w:p>
        </w:tc>
        <w:tc>
          <w:tcPr>
            <w:tcW w:w="917" w:type="dxa"/>
            <w:noWrap/>
            <w:hideMark/>
          </w:tcPr>
          <w:p w:rsidR="00345C4B" w:rsidRPr="0081432C" w:rsidRDefault="00345C4B" w:rsidP="00066C57">
            <w:pPr>
              <w:rPr>
                <w:rFonts w:cs="Arial"/>
              </w:rPr>
            </w:pPr>
            <w:r w:rsidRPr="0081432C">
              <w:rPr>
                <w:rFonts w:cs="Arial"/>
              </w:rPr>
              <w:t>00000C</w:t>
            </w:r>
          </w:p>
        </w:tc>
        <w:tc>
          <w:tcPr>
            <w:tcW w:w="4240" w:type="dxa"/>
            <w:noWrap/>
            <w:hideMark/>
          </w:tcPr>
          <w:p w:rsidR="00345C4B" w:rsidRPr="0081432C" w:rsidRDefault="00345C4B" w:rsidP="00066C57">
            <w:pPr>
              <w:rPr>
                <w:rFonts w:cs="Arial"/>
              </w:rPr>
            </w:pPr>
            <w:r w:rsidRPr="0081432C">
              <w:rPr>
                <w:rFonts w:cs="Arial"/>
              </w:rPr>
              <w:t>ADSP_X_PCHIME_Env1_SustainSamples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ADSP_X_PCHIME_Env2_DelaySamples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6</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ADSP_X_PCHIME_Env2_AttackIncr</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7</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ADSP_X_PCHIME_Env2_SustainSamples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8</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ADSP_X_PCHIME_Env3_DelaySamples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9</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ADSP_X_PCHIME_Env3_AttackIncr</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10</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ADSP_X_PCHIME_Env3_SustainSamples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11</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ADSP_X_PCHIME_Env4_DelaySamples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12</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ADSP_X_PCHIME_Env4_AttackIncr</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13</w:t>
            </w:r>
          </w:p>
        </w:tc>
        <w:tc>
          <w:tcPr>
            <w:tcW w:w="917" w:type="dxa"/>
            <w:noWrap/>
            <w:hideMark/>
          </w:tcPr>
          <w:p w:rsidR="00345C4B" w:rsidRPr="0081432C" w:rsidRDefault="00345C4B" w:rsidP="00066C57">
            <w:pPr>
              <w:rPr>
                <w:rFonts w:cs="Arial"/>
              </w:rPr>
            </w:pPr>
            <w:r w:rsidRPr="0081432C">
              <w:rPr>
                <w:rFonts w:cs="Arial"/>
              </w:rPr>
              <w:t>000000</w:t>
            </w:r>
          </w:p>
        </w:tc>
        <w:tc>
          <w:tcPr>
            <w:tcW w:w="4240" w:type="dxa"/>
            <w:noWrap/>
            <w:hideMark/>
          </w:tcPr>
          <w:p w:rsidR="00345C4B" w:rsidRPr="0081432C" w:rsidRDefault="00345C4B" w:rsidP="00066C57">
            <w:pPr>
              <w:rPr>
                <w:rFonts w:cs="Arial"/>
              </w:rPr>
            </w:pPr>
            <w:r w:rsidRPr="0081432C">
              <w:rPr>
                <w:rFonts w:cs="Arial"/>
              </w:rPr>
              <w:t>ADSP_X_PCHIME_Env4_SustainSamples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14</w:t>
            </w:r>
          </w:p>
        </w:tc>
        <w:tc>
          <w:tcPr>
            <w:tcW w:w="917" w:type="dxa"/>
            <w:noWrap/>
            <w:hideMark/>
          </w:tcPr>
          <w:p w:rsidR="00345C4B" w:rsidRPr="0081432C" w:rsidRDefault="00345C4B" w:rsidP="00066C57">
            <w:pPr>
              <w:rPr>
                <w:rFonts w:cs="Arial"/>
              </w:rPr>
            </w:pPr>
            <w:r w:rsidRPr="0081432C">
              <w:rPr>
                <w:rFonts w:cs="Arial"/>
              </w:rPr>
              <w:t>000001</w:t>
            </w:r>
          </w:p>
        </w:tc>
        <w:tc>
          <w:tcPr>
            <w:tcW w:w="4240" w:type="dxa"/>
            <w:noWrap/>
            <w:hideMark/>
          </w:tcPr>
          <w:p w:rsidR="00345C4B" w:rsidRPr="0081432C" w:rsidRDefault="00345C4B" w:rsidP="00066C57">
            <w:pPr>
              <w:rPr>
                <w:rFonts w:cs="Arial"/>
              </w:rPr>
            </w:pPr>
            <w:r w:rsidRPr="0081432C">
              <w:rPr>
                <w:rFonts w:cs="Arial"/>
              </w:rPr>
              <w:t>ADSP_X_PCHIME_NrRepetitions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15</w:t>
            </w:r>
          </w:p>
        </w:tc>
        <w:tc>
          <w:tcPr>
            <w:tcW w:w="917" w:type="dxa"/>
            <w:noWrap/>
            <w:hideMark/>
          </w:tcPr>
          <w:p w:rsidR="00345C4B" w:rsidRPr="0081432C" w:rsidRDefault="00345C4B" w:rsidP="00066C57">
            <w:pPr>
              <w:rPr>
                <w:rFonts w:cs="Arial"/>
              </w:rPr>
            </w:pPr>
            <w:r w:rsidRPr="0081432C">
              <w:rPr>
                <w:rFonts w:cs="Arial"/>
              </w:rPr>
              <w:t>002238</w:t>
            </w:r>
          </w:p>
        </w:tc>
        <w:tc>
          <w:tcPr>
            <w:tcW w:w="4240" w:type="dxa"/>
            <w:noWrap/>
            <w:hideMark/>
          </w:tcPr>
          <w:p w:rsidR="00345C4B" w:rsidRPr="0081432C" w:rsidRDefault="00345C4B" w:rsidP="00066C57">
            <w:pPr>
              <w:rPr>
                <w:rFonts w:cs="Arial"/>
              </w:rPr>
            </w:pPr>
            <w:r w:rsidRPr="0081432C">
              <w:rPr>
                <w:rFonts w:cs="Arial"/>
              </w:rPr>
              <w:t>ADSP_X_PCHIME_RepeatSamples</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16</w:t>
            </w:r>
          </w:p>
        </w:tc>
        <w:tc>
          <w:tcPr>
            <w:tcW w:w="917" w:type="dxa"/>
            <w:noWrap/>
            <w:hideMark/>
          </w:tcPr>
          <w:p w:rsidR="00345C4B" w:rsidRPr="0081432C" w:rsidRDefault="00345C4B" w:rsidP="00066C57">
            <w:pPr>
              <w:rPr>
                <w:rFonts w:cs="Arial"/>
              </w:rPr>
            </w:pPr>
            <w:r w:rsidRPr="0081432C">
              <w:rPr>
                <w:rFonts w:cs="Arial"/>
              </w:rPr>
              <w:t>07FB</w:t>
            </w:r>
          </w:p>
        </w:tc>
        <w:tc>
          <w:tcPr>
            <w:tcW w:w="4240" w:type="dxa"/>
            <w:noWrap/>
            <w:hideMark/>
          </w:tcPr>
          <w:p w:rsidR="00345C4B" w:rsidRPr="0081432C" w:rsidRDefault="00345C4B" w:rsidP="00066C57">
            <w:pPr>
              <w:rPr>
                <w:rFonts w:cs="Arial"/>
              </w:rPr>
            </w:pPr>
            <w:r w:rsidRPr="0081432C">
              <w:rPr>
                <w:rFonts w:cs="Arial"/>
              </w:rPr>
              <w:t>ADSP_Y_PCHIME_Freq1_MSB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17</w:t>
            </w:r>
          </w:p>
        </w:tc>
        <w:tc>
          <w:tcPr>
            <w:tcW w:w="917" w:type="dxa"/>
            <w:noWrap/>
            <w:hideMark/>
          </w:tcPr>
          <w:p w:rsidR="00345C4B" w:rsidRPr="0081432C" w:rsidRDefault="00345C4B" w:rsidP="00066C57">
            <w:pPr>
              <w:rPr>
                <w:rFonts w:cs="Arial"/>
              </w:rPr>
            </w:pPr>
            <w:r w:rsidRPr="0081432C">
              <w:rPr>
                <w:rFonts w:cs="Arial"/>
              </w:rPr>
              <w:t>019E</w:t>
            </w:r>
          </w:p>
        </w:tc>
        <w:tc>
          <w:tcPr>
            <w:tcW w:w="4240" w:type="dxa"/>
            <w:noWrap/>
            <w:hideMark/>
          </w:tcPr>
          <w:p w:rsidR="00345C4B" w:rsidRPr="0081432C" w:rsidRDefault="00345C4B" w:rsidP="00066C57">
            <w:pPr>
              <w:rPr>
                <w:rFonts w:cs="Arial"/>
              </w:rPr>
            </w:pPr>
            <w:r w:rsidRPr="0081432C">
              <w:rPr>
                <w:rFonts w:cs="Arial"/>
              </w:rPr>
              <w:t>ADSP_Y_PCHIME_Freq1_LSB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18</w:t>
            </w:r>
          </w:p>
        </w:tc>
        <w:tc>
          <w:tcPr>
            <w:tcW w:w="917" w:type="dxa"/>
            <w:noWrap/>
            <w:hideMark/>
          </w:tcPr>
          <w:p w:rsidR="00345C4B" w:rsidRPr="0081432C" w:rsidRDefault="00345C4B" w:rsidP="00066C57">
            <w:pPr>
              <w:rPr>
                <w:rFonts w:cs="Arial"/>
              </w:rPr>
            </w:pPr>
            <w:r w:rsidRPr="0081432C">
              <w:rPr>
                <w:rFonts w:cs="Arial"/>
              </w:rPr>
              <w:t>0800</w:t>
            </w:r>
          </w:p>
        </w:tc>
        <w:tc>
          <w:tcPr>
            <w:tcW w:w="4240" w:type="dxa"/>
            <w:noWrap/>
            <w:hideMark/>
          </w:tcPr>
          <w:p w:rsidR="00345C4B" w:rsidRPr="0081432C" w:rsidRDefault="00345C4B" w:rsidP="00066C57">
            <w:pPr>
              <w:rPr>
                <w:rFonts w:cs="Arial"/>
              </w:rPr>
            </w:pPr>
            <w:r w:rsidRPr="0081432C">
              <w:rPr>
                <w:rFonts w:cs="Arial"/>
              </w:rPr>
              <w:t>ADSP_Y_PCHIME_Volume1</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19</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ADSP_Y_PCHIME_Freq2_MSB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20</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ADSP_Y_PCHIME_Freq2_LSB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21</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ADSP_Y_PCHIME_Volume2</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lastRenderedPageBreak/>
              <w:t>22</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ADSP_Y_PCHIME_Freq3_MSB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23</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ADSP_Y_PCHIME_Freq3_LSB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24</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ADSP_Y_PCHIME_Volume3</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25</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ADSP_Y_PCHIME_Freq4_MSB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26</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ADSP_Y_PCHIME_Freq4_LSB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27</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ADSP_Y_PCHIME_Volume4</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28</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ADSP_Y_PCHIME_Freq5_MSB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29</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ADSP_Y_PCHIME_Freq5_LSB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30</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ADSP_Y_PCHIME_Volume5</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31</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ADSP_Y_PCHIME_Freq6_MSB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32</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ADSP_Y_PCHIME_Freq6_LSB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33</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ADSP_Y_PCHIME_Volume6</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34</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ADSP_Y_PCHIME_Freq7_MSB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35</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ADSP_Y_PCHIME_Freq7_LSB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36</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ADSP_Y_PCHIME_Volume7</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37</w:t>
            </w:r>
          </w:p>
        </w:tc>
        <w:tc>
          <w:tcPr>
            <w:tcW w:w="917" w:type="dxa"/>
            <w:noWrap/>
            <w:hideMark/>
          </w:tcPr>
          <w:p w:rsidR="00345C4B" w:rsidRPr="0081432C" w:rsidRDefault="00345C4B" w:rsidP="00066C57">
            <w:pPr>
              <w:rPr>
                <w:rFonts w:cs="Arial"/>
              </w:rPr>
            </w:pPr>
            <w:r w:rsidRPr="0081432C">
              <w:rPr>
                <w:rFonts w:cs="Arial"/>
              </w:rPr>
              <w:t>07EE</w:t>
            </w:r>
          </w:p>
        </w:tc>
        <w:tc>
          <w:tcPr>
            <w:tcW w:w="4240" w:type="dxa"/>
            <w:noWrap/>
            <w:hideMark/>
          </w:tcPr>
          <w:p w:rsidR="00345C4B" w:rsidRPr="0081432C" w:rsidRDefault="00345C4B" w:rsidP="00066C57">
            <w:pPr>
              <w:rPr>
                <w:rFonts w:cs="Arial"/>
              </w:rPr>
            </w:pPr>
            <w:r w:rsidRPr="0081432C">
              <w:rPr>
                <w:rFonts w:cs="Arial"/>
              </w:rPr>
              <w:t>ADSP_Y_PCHIME_Freq8_MSB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38</w:t>
            </w:r>
          </w:p>
        </w:tc>
        <w:tc>
          <w:tcPr>
            <w:tcW w:w="917" w:type="dxa"/>
            <w:noWrap/>
            <w:hideMark/>
          </w:tcPr>
          <w:p w:rsidR="00345C4B" w:rsidRPr="0081432C" w:rsidRDefault="00345C4B" w:rsidP="00066C57">
            <w:pPr>
              <w:rPr>
                <w:rFonts w:cs="Arial"/>
              </w:rPr>
            </w:pPr>
            <w:r w:rsidRPr="0081432C">
              <w:rPr>
                <w:rFonts w:cs="Arial"/>
              </w:rPr>
              <w:t>03D5</w:t>
            </w:r>
          </w:p>
        </w:tc>
        <w:tc>
          <w:tcPr>
            <w:tcW w:w="4240" w:type="dxa"/>
            <w:noWrap/>
            <w:hideMark/>
          </w:tcPr>
          <w:p w:rsidR="00345C4B" w:rsidRPr="0081432C" w:rsidRDefault="00345C4B" w:rsidP="00066C57">
            <w:pPr>
              <w:rPr>
                <w:rFonts w:cs="Arial"/>
              </w:rPr>
            </w:pPr>
            <w:r w:rsidRPr="0081432C">
              <w:rPr>
                <w:rFonts w:cs="Arial"/>
              </w:rPr>
              <w:t>ADSP_Y_PCHIME_Freq8_LSB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39</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ADSP_Y_PCHIME_Volume8</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40</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ADSP_Y_PCHIME_Ampli_LFO</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41</w:t>
            </w:r>
          </w:p>
        </w:tc>
        <w:tc>
          <w:tcPr>
            <w:tcW w:w="917" w:type="dxa"/>
            <w:noWrap/>
            <w:hideMark/>
          </w:tcPr>
          <w:p w:rsidR="00345C4B" w:rsidRPr="0081432C" w:rsidRDefault="00345C4B" w:rsidP="00066C57">
            <w:pPr>
              <w:rPr>
                <w:rFonts w:cs="Arial"/>
              </w:rPr>
            </w:pPr>
            <w:r w:rsidRPr="0081432C">
              <w:rPr>
                <w:rFonts w:cs="Arial"/>
              </w:rPr>
              <w:t>07FF</w:t>
            </w:r>
          </w:p>
        </w:tc>
        <w:tc>
          <w:tcPr>
            <w:tcW w:w="4240" w:type="dxa"/>
            <w:noWrap/>
            <w:hideMark/>
          </w:tcPr>
          <w:p w:rsidR="00345C4B" w:rsidRPr="0081432C" w:rsidRDefault="00345C4B" w:rsidP="00066C57">
            <w:pPr>
              <w:rPr>
                <w:rFonts w:cs="Arial"/>
              </w:rPr>
            </w:pPr>
            <w:r w:rsidRPr="0081432C">
              <w:rPr>
                <w:rFonts w:cs="Arial"/>
              </w:rPr>
              <w:t>ADSP_Y_PCHIME_Offset_LFO</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42</w:t>
            </w:r>
          </w:p>
        </w:tc>
        <w:tc>
          <w:tcPr>
            <w:tcW w:w="917" w:type="dxa"/>
            <w:noWrap/>
            <w:hideMark/>
          </w:tcPr>
          <w:p w:rsidR="00345C4B" w:rsidRPr="0081432C" w:rsidRDefault="00345C4B" w:rsidP="00066C57">
            <w:pPr>
              <w:rPr>
                <w:rFonts w:cs="Arial"/>
              </w:rPr>
            </w:pPr>
            <w:r w:rsidRPr="0081432C">
              <w:rPr>
                <w:rFonts w:cs="Arial"/>
              </w:rPr>
              <w:t>0001</w:t>
            </w:r>
          </w:p>
        </w:tc>
        <w:tc>
          <w:tcPr>
            <w:tcW w:w="4240" w:type="dxa"/>
            <w:noWrap/>
            <w:hideMark/>
          </w:tcPr>
          <w:p w:rsidR="00345C4B" w:rsidRPr="0081432C" w:rsidRDefault="00345C4B" w:rsidP="00066C57">
            <w:pPr>
              <w:rPr>
                <w:rFonts w:cs="Arial"/>
              </w:rPr>
            </w:pPr>
            <w:r w:rsidRPr="0081432C">
              <w:rPr>
                <w:rFonts w:cs="Arial"/>
              </w:rPr>
              <w:t>ADSP_Y_PCHIME_Env1_DelayVolume</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43</w:t>
            </w:r>
          </w:p>
        </w:tc>
        <w:tc>
          <w:tcPr>
            <w:tcW w:w="917" w:type="dxa"/>
            <w:noWrap/>
            <w:hideMark/>
          </w:tcPr>
          <w:p w:rsidR="00345C4B" w:rsidRPr="0081432C" w:rsidRDefault="00345C4B" w:rsidP="00066C57">
            <w:pPr>
              <w:rPr>
                <w:rFonts w:cs="Arial"/>
              </w:rPr>
            </w:pPr>
            <w:r w:rsidRPr="0081432C">
              <w:rPr>
                <w:rFonts w:cs="Arial"/>
              </w:rPr>
              <w:t>07FF</w:t>
            </w:r>
          </w:p>
        </w:tc>
        <w:tc>
          <w:tcPr>
            <w:tcW w:w="4240" w:type="dxa"/>
            <w:noWrap/>
            <w:hideMark/>
          </w:tcPr>
          <w:p w:rsidR="00345C4B" w:rsidRPr="0081432C" w:rsidRDefault="00345C4B" w:rsidP="00066C57">
            <w:pPr>
              <w:rPr>
                <w:rFonts w:cs="Arial"/>
              </w:rPr>
            </w:pPr>
            <w:r w:rsidRPr="0081432C">
              <w:rPr>
                <w:rFonts w:cs="Arial"/>
              </w:rPr>
              <w:t>ADSP_Y_PCHIME_Env1_DecayCoef_MSB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44</w:t>
            </w:r>
          </w:p>
        </w:tc>
        <w:tc>
          <w:tcPr>
            <w:tcW w:w="917" w:type="dxa"/>
            <w:noWrap/>
            <w:hideMark/>
          </w:tcPr>
          <w:p w:rsidR="00345C4B" w:rsidRPr="0081432C" w:rsidRDefault="00345C4B" w:rsidP="00066C57">
            <w:pPr>
              <w:rPr>
                <w:rFonts w:cs="Arial"/>
              </w:rPr>
            </w:pPr>
            <w:r w:rsidRPr="0081432C">
              <w:rPr>
                <w:rFonts w:cs="Arial"/>
              </w:rPr>
              <w:t>006A</w:t>
            </w:r>
          </w:p>
        </w:tc>
        <w:tc>
          <w:tcPr>
            <w:tcW w:w="4240" w:type="dxa"/>
            <w:noWrap/>
            <w:hideMark/>
          </w:tcPr>
          <w:p w:rsidR="00345C4B" w:rsidRPr="0081432C" w:rsidRDefault="00345C4B" w:rsidP="00066C57">
            <w:pPr>
              <w:rPr>
                <w:rFonts w:cs="Arial"/>
              </w:rPr>
            </w:pPr>
            <w:r w:rsidRPr="0081432C">
              <w:rPr>
                <w:rFonts w:cs="Arial"/>
              </w:rPr>
              <w:t>ADSP_Y_PCHIME_Env1_DecayCoef_LSB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45</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ADSP_Y_PCHIME_Env2_DelayVolume</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46</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ADSP_Y_PCHIME_Env2_DecayCoef_MSB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47</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ADSP_Y_PCHIME_Env2_DecayCoef_LSB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48</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ADSP_Y_PCHIME_Env3_DelayVolume</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49</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ADSP_Y_PCHIME_Env3_DecayCoef_MSB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50</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ADSP_Y_PCHIME_Env3_DecayCoef_LSB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51</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ADSP_Y_PCHIME_Env4_DelayVolume</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52</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ADSP_Y_PCHIME_Env4_DecayCoef_MSB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53</w:t>
            </w:r>
          </w:p>
        </w:tc>
        <w:tc>
          <w:tcPr>
            <w:tcW w:w="917" w:type="dxa"/>
            <w:noWrap/>
            <w:hideMark/>
          </w:tcPr>
          <w:p w:rsidR="00345C4B" w:rsidRPr="0081432C" w:rsidRDefault="00345C4B" w:rsidP="00066C57">
            <w:pPr>
              <w:rPr>
                <w:rFonts w:cs="Arial"/>
              </w:rPr>
            </w:pPr>
            <w:r w:rsidRPr="0081432C">
              <w:rPr>
                <w:rFonts w:cs="Arial"/>
              </w:rPr>
              <w:t>0000</w:t>
            </w:r>
          </w:p>
        </w:tc>
        <w:tc>
          <w:tcPr>
            <w:tcW w:w="4240" w:type="dxa"/>
            <w:noWrap/>
            <w:hideMark/>
          </w:tcPr>
          <w:p w:rsidR="00345C4B" w:rsidRPr="0081432C" w:rsidRDefault="00345C4B" w:rsidP="00066C57">
            <w:pPr>
              <w:rPr>
                <w:rFonts w:cs="Arial"/>
              </w:rPr>
            </w:pPr>
            <w:r w:rsidRPr="0081432C">
              <w:rPr>
                <w:rFonts w:cs="Arial"/>
              </w:rPr>
              <w:t>ADSP_Y_PCHIME_Env4_DecayCoef_LSB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54</w:t>
            </w:r>
          </w:p>
        </w:tc>
        <w:tc>
          <w:tcPr>
            <w:tcW w:w="917" w:type="dxa"/>
            <w:noWrap/>
            <w:hideMark/>
          </w:tcPr>
          <w:p w:rsidR="00345C4B" w:rsidRPr="0081432C" w:rsidRDefault="00345C4B" w:rsidP="00066C57">
            <w:pPr>
              <w:rPr>
                <w:rFonts w:cs="Arial"/>
              </w:rPr>
            </w:pPr>
            <w:r w:rsidRPr="0081432C">
              <w:rPr>
                <w:rFonts w:cs="Arial"/>
              </w:rPr>
              <w:t>0400</w:t>
            </w:r>
          </w:p>
        </w:tc>
        <w:tc>
          <w:tcPr>
            <w:tcW w:w="4240" w:type="dxa"/>
            <w:noWrap/>
            <w:hideMark/>
          </w:tcPr>
          <w:p w:rsidR="00345C4B" w:rsidRPr="0081432C" w:rsidRDefault="00345C4B" w:rsidP="00066C57">
            <w:pPr>
              <w:rPr>
                <w:rFonts w:cs="Arial"/>
              </w:rPr>
            </w:pPr>
            <w:r w:rsidRPr="0081432C">
              <w:rPr>
                <w:rFonts w:cs="Arial"/>
              </w:rPr>
              <w:t>ADSP_Y_PCHIME_MasterVolume</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55</w:t>
            </w:r>
          </w:p>
        </w:tc>
        <w:tc>
          <w:tcPr>
            <w:tcW w:w="917" w:type="dxa"/>
            <w:noWrap/>
            <w:hideMark/>
          </w:tcPr>
          <w:p w:rsidR="00345C4B" w:rsidRPr="0081432C" w:rsidRDefault="00345C4B" w:rsidP="00066C57">
            <w:pPr>
              <w:rPr>
                <w:rFonts w:cs="Arial"/>
              </w:rPr>
            </w:pPr>
            <w:r w:rsidRPr="0081432C">
              <w:rPr>
                <w:rFonts w:cs="Arial"/>
              </w:rPr>
              <w:t>075C</w:t>
            </w:r>
          </w:p>
        </w:tc>
        <w:tc>
          <w:tcPr>
            <w:tcW w:w="4240" w:type="dxa"/>
            <w:noWrap/>
            <w:hideMark/>
          </w:tcPr>
          <w:p w:rsidR="00345C4B" w:rsidRPr="0081432C" w:rsidRDefault="00345C4B" w:rsidP="00066C57">
            <w:pPr>
              <w:rPr>
                <w:rFonts w:cs="Arial"/>
              </w:rPr>
            </w:pPr>
            <w:r w:rsidRPr="0081432C">
              <w:rPr>
                <w:rFonts w:cs="Arial"/>
              </w:rPr>
              <w:t>ADSP_Y_PCHIME_Smute_DecayCoef_MSB</w:t>
            </w:r>
          </w:p>
        </w:tc>
      </w:tr>
      <w:tr w:rsidR="00345C4B" w:rsidRPr="0081432C" w:rsidTr="00066C57">
        <w:trPr>
          <w:trHeight w:val="255"/>
          <w:jc w:val="center"/>
        </w:trPr>
        <w:tc>
          <w:tcPr>
            <w:tcW w:w="460" w:type="dxa"/>
            <w:noWrap/>
            <w:hideMark/>
          </w:tcPr>
          <w:p w:rsidR="00345C4B" w:rsidRPr="0081432C" w:rsidRDefault="00345C4B" w:rsidP="00066C57">
            <w:pPr>
              <w:rPr>
                <w:rFonts w:cs="Arial"/>
              </w:rPr>
            </w:pPr>
            <w:r w:rsidRPr="0081432C">
              <w:rPr>
                <w:rFonts w:cs="Arial"/>
              </w:rPr>
              <w:t>56</w:t>
            </w:r>
          </w:p>
        </w:tc>
        <w:tc>
          <w:tcPr>
            <w:tcW w:w="917" w:type="dxa"/>
            <w:noWrap/>
            <w:hideMark/>
          </w:tcPr>
          <w:p w:rsidR="00345C4B" w:rsidRPr="0081432C" w:rsidRDefault="00345C4B" w:rsidP="00066C57">
            <w:pPr>
              <w:rPr>
                <w:rFonts w:cs="Arial"/>
              </w:rPr>
            </w:pPr>
            <w:r w:rsidRPr="0081432C">
              <w:rPr>
                <w:rFonts w:cs="Arial"/>
              </w:rPr>
              <w:t>0201</w:t>
            </w:r>
          </w:p>
        </w:tc>
        <w:tc>
          <w:tcPr>
            <w:tcW w:w="4240" w:type="dxa"/>
            <w:noWrap/>
            <w:hideMark/>
          </w:tcPr>
          <w:p w:rsidR="00345C4B" w:rsidRPr="0081432C" w:rsidRDefault="00345C4B" w:rsidP="00066C57">
            <w:pPr>
              <w:rPr>
                <w:rFonts w:cs="Arial"/>
              </w:rPr>
            </w:pPr>
            <w:r w:rsidRPr="0081432C">
              <w:rPr>
                <w:rFonts w:cs="Arial"/>
              </w:rPr>
              <w:t>ADSP_Y_PCHIME_Smute_DecayCoef_LSB</w:t>
            </w:r>
          </w:p>
        </w:tc>
      </w:tr>
      <w:tr w:rsidR="00345C4B" w:rsidRPr="0081432C" w:rsidTr="00066C57">
        <w:trPr>
          <w:trHeight w:val="70"/>
          <w:jc w:val="center"/>
        </w:trPr>
        <w:tc>
          <w:tcPr>
            <w:tcW w:w="460" w:type="dxa"/>
            <w:noWrap/>
            <w:hideMark/>
          </w:tcPr>
          <w:p w:rsidR="00345C4B" w:rsidRPr="0081432C" w:rsidRDefault="00345C4B" w:rsidP="00066C57">
            <w:pPr>
              <w:rPr>
                <w:rFonts w:cs="Arial"/>
              </w:rPr>
            </w:pPr>
            <w:r w:rsidRPr="0081432C">
              <w:rPr>
                <w:rFonts w:cs="Arial"/>
              </w:rPr>
              <w:t>57</w:t>
            </w:r>
          </w:p>
        </w:tc>
        <w:tc>
          <w:tcPr>
            <w:tcW w:w="917" w:type="dxa"/>
            <w:noWrap/>
            <w:hideMark/>
          </w:tcPr>
          <w:p w:rsidR="00345C4B" w:rsidRPr="0081432C" w:rsidRDefault="00345C4B" w:rsidP="00066C57">
            <w:pPr>
              <w:rPr>
                <w:rFonts w:cs="Arial"/>
              </w:rPr>
            </w:pPr>
            <w:r w:rsidRPr="0081432C">
              <w:rPr>
                <w:rFonts w:cs="Arial"/>
              </w:rPr>
              <w:t>000001</w:t>
            </w:r>
          </w:p>
        </w:tc>
        <w:tc>
          <w:tcPr>
            <w:tcW w:w="4240" w:type="dxa"/>
            <w:noWrap/>
            <w:hideMark/>
          </w:tcPr>
          <w:p w:rsidR="00345C4B" w:rsidRPr="0081432C" w:rsidRDefault="00345C4B" w:rsidP="00066C57">
            <w:pPr>
              <w:rPr>
                <w:rFonts w:cs="Arial"/>
              </w:rPr>
            </w:pPr>
            <w:r w:rsidRPr="0081432C">
              <w:rPr>
                <w:rFonts w:cs="Arial"/>
              </w:rPr>
              <w:t>ADSP_X_PCHIME_ControlStatusReg</w:t>
            </w:r>
          </w:p>
        </w:tc>
      </w:tr>
    </w:tbl>
    <w:p w:rsidR="00345C4B" w:rsidRPr="0087397F" w:rsidRDefault="00345C4B" w:rsidP="00345C4B">
      <w:pPr>
        <w:rPr>
          <w:rFonts w:cs="Arial"/>
        </w:rPr>
      </w:pPr>
    </w:p>
    <w:p w:rsidR="00345C4B" w:rsidRDefault="00345C4B" w:rsidP="00345C4B">
      <w:pPr>
        <w:pStyle w:val="Heading4"/>
        <w:numPr>
          <w:ilvl w:val="3"/>
          <w:numId w:val="48"/>
        </w:numPr>
      </w:pPr>
      <w:bookmarkStart w:id="365" w:name="_Toc45277391"/>
      <w:r w:rsidRPr="00B9479B">
        <w:t>AHU-SWR-REQ-165818/C-Polyphonic Chime 32 - Double Tone</w:t>
      </w:r>
      <w:bookmarkEnd w:id="365"/>
    </w:p>
    <w:p w:rsidR="00345C4B" w:rsidRPr="002D1164" w:rsidRDefault="00345C4B" w:rsidP="00345C4B">
      <w:pPr>
        <w:jc w:val="center"/>
        <w:rPr>
          <w:rFonts w:cs="Arial"/>
        </w:rPr>
      </w:pPr>
      <w:r w:rsidRPr="002D1164">
        <w:rPr>
          <w:rFonts w:cs="Arial"/>
          <w:noProof/>
        </w:rPr>
        <w:drawing>
          <wp:inline distT="0" distB="0" distL="0" distR="0" wp14:anchorId="7C86DA76" wp14:editId="5C77C93E">
            <wp:extent cx="1134110" cy="939165"/>
            <wp:effectExtent l="0" t="0" r="8890" b="0"/>
            <wp:docPr id="4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34110" cy="939165"/>
                    </a:xfrm>
                    <a:prstGeom prst="rect">
                      <a:avLst/>
                    </a:prstGeom>
                    <a:noFill/>
                  </pic:spPr>
                </pic:pic>
              </a:graphicData>
            </a:graphic>
          </wp:inline>
        </w:drawing>
      </w:r>
      <w:r w:rsidRPr="002D1164">
        <w:rPr>
          <w:rFonts w:cs="Arial"/>
        </w:rPr>
        <w:t xml:space="preserve">  </w:t>
      </w:r>
      <w:r w:rsidRPr="002D1164">
        <w:rPr>
          <w:rFonts w:cs="Arial"/>
          <w:noProof/>
        </w:rPr>
        <w:drawing>
          <wp:inline distT="0" distB="0" distL="0" distR="0" wp14:anchorId="7A702A69" wp14:editId="3C17E4A6">
            <wp:extent cx="1840865" cy="944880"/>
            <wp:effectExtent l="0" t="0" r="6985" b="7620"/>
            <wp:docPr id="40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40865" cy="944880"/>
                    </a:xfrm>
                    <a:prstGeom prst="rect">
                      <a:avLst/>
                    </a:prstGeom>
                    <a:noFill/>
                  </pic:spPr>
                </pic:pic>
              </a:graphicData>
            </a:graphic>
          </wp:inline>
        </w:drawing>
      </w:r>
    </w:p>
    <w:p w:rsidR="00345C4B" w:rsidRPr="002D1164" w:rsidRDefault="00345C4B" w:rsidP="00345C4B">
      <w:pPr>
        <w:rPr>
          <w:rFonts w:cs="Arial"/>
        </w:rPr>
      </w:pPr>
    </w:p>
    <w:tbl>
      <w:tblPr>
        <w:tblStyle w:val="TableGrid"/>
        <w:tblW w:w="0" w:type="auto"/>
        <w:jc w:val="center"/>
        <w:tblLook w:val="04A0" w:firstRow="1" w:lastRow="0" w:firstColumn="1" w:lastColumn="0" w:noHBand="0" w:noVBand="1"/>
      </w:tblPr>
      <w:tblGrid>
        <w:gridCol w:w="460"/>
        <w:gridCol w:w="1607"/>
        <w:gridCol w:w="4240"/>
      </w:tblGrid>
      <w:tr w:rsidR="00345C4B" w:rsidRPr="00E23652" w:rsidTr="00066C57">
        <w:trPr>
          <w:trHeight w:val="70"/>
          <w:jc w:val="center"/>
        </w:trPr>
        <w:tc>
          <w:tcPr>
            <w:tcW w:w="460" w:type="dxa"/>
            <w:noWrap/>
            <w:hideMark/>
          </w:tcPr>
          <w:p w:rsidR="00345C4B" w:rsidRPr="00E23652" w:rsidRDefault="00345C4B" w:rsidP="00066C57">
            <w:pPr>
              <w:rPr>
                <w:rFonts w:cs="Arial"/>
                <w:b/>
                <w:bCs/>
              </w:rPr>
            </w:pPr>
            <w:r w:rsidRPr="00E23652">
              <w:rPr>
                <w:rFonts w:cs="Arial"/>
                <w:b/>
                <w:bCs/>
              </w:rPr>
              <w:t>#</w:t>
            </w:r>
          </w:p>
        </w:tc>
        <w:tc>
          <w:tcPr>
            <w:tcW w:w="928" w:type="dxa"/>
            <w:noWrap/>
            <w:hideMark/>
          </w:tcPr>
          <w:p w:rsidR="00345C4B" w:rsidRPr="00E23652" w:rsidRDefault="00345C4B" w:rsidP="00066C57">
            <w:pPr>
              <w:rPr>
                <w:rFonts w:cs="Arial"/>
                <w:b/>
                <w:bCs/>
              </w:rPr>
            </w:pPr>
            <w:r w:rsidRPr="00E23652">
              <w:rPr>
                <w:rFonts w:cs="Arial"/>
                <w:b/>
                <w:bCs/>
              </w:rPr>
              <w:t>Hex</w:t>
            </w:r>
          </w:p>
        </w:tc>
        <w:tc>
          <w:tcPr>
            <w:tcW w:w="4240" w:type="dxa"/>
            <w:noWrap/>
            <w:hideMark/>
          </w:tcPr>
          <w:p w:rsidR="00345C4B" w:rsidRPr="00E23652" w:rsidRDefault="00345C4B" w:rsidP="00066C57">
            <w:pPr>
              <w:rPr>
                <w:rFonts w:cs="Arial"/>
                <w:b/>
                <w:bCs/>
              </w:rPr>
            </w:pPr>
            <w:r w:rsidRPr="00E23652">
              <w:rPr>
                <w:rFonts w:cs="Arial"/>
                <w:b/>
                <w:bCs/>
              </w:rPr>
              <w:t>Parameter</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w:t>
            </w:r>
          </w:p>
        </w:tc>
        <w:tc>
          <w:tcPr>
            <w:tcW w:w="928" w:type="dxa"/>
            <w:noWrap/>
            <w:hideMark/>
          </w:tcPr>
          <w:p w:rsidR="00345C4B" w:rsidRPr="00E23652" w:rsidRDefault="00345C4B" w:rsidP="00066C57">
            <w:pPr>
              <w:rPr>
                <w:rFonts w:cs="Arial"/>
              </w:rPr>
            </w:pPr>
            <w:del w:id="366" w:author="Walus, David (D.M.)" w:date="2015-07-06T08:48:00Z">
              <w:r w:rsidRPr="00E23652" w:rsidDel="00555BCE">
                <w:rPr>
                  <w:rFonts w:cs="Arial"/>
                </w:rPr>
                <w:delText>0002F8</w:delText>
              </w:r>
            </w:del>
            <w:ins w:id="367" w:author="Walus, David (D.M.)" w:date="2015-07-06T08:48:00Z">
              <w:r>
                <w:rPr>
                  <w:rFonts w:cs="Arial"/>
                </w:rPr>
                <w:t>0002BB</w:t>
              </w:r>
            </w:ins>
          </w:p>
        </w:tc>
        <w:tc>
          <w:tcPr>
            <w:tcW w:w="4240" w:type="dxa"/>
            <w:noWrap/>
            <w:hideMark/>
          </w:tcPr>
          <w:p w:rsidR="00345C4B" w:rsidRPr="00E23652" w:rsidRDefault="00345C4B" w:rsidP="00066C57">
            <w:pPr>
              <w:rPr>
                <w:rFonts w:cs="Arial"/>
              </w:rPr>
            </w:pPr>
            <w:r w:rsidRPr="00E23652">
              <w:rPr>
                <w:rFonts w:cs="Arial"/>
              </w:rPr>
              <w:t>ADSP_X_PCHIME_AngleIncr_LFO</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w:t>
            </w:r>
          </w:p>
        </w:tc>
        <w:tc>
          <w:tcPr>
            <w:tcW w:w="928" w:type="dxa"/>
            <w:noWrap/>
            <w:hideMark/>
          </w:tcPr>
          <w:p w:rsidR="00345C4B" w:rsidRPr="00E23652" w:rsidRDefault="00345C4B" w:rsidP="00066C57">
            <w:pPr>
              <w:rPr>
                <w:rFonts w:cs="Arial"/>
              </w:rPr>
            </w:pPr>
            <w:r w:rsidRPr="00E23652">
              <w:rPr>
                <w:rFonts w:cs="Arial"/>
              </w:rPr>
              <w:t>000F24</w:t>
            </w:r>
          </w:p>
        </w:tc>
        <w:tc>
          <w:tcPr>
            <w:tcW w:w="4240" w:type="dxa"/>
            <w:noWrap/>
            <w:hideMark/>
          </w:tcPr>
          <w:p w:rsidR="00345C4B" w:rsidRPr="00E23652" w:rsidRDefault="00345C4B" w:rsidP="00066C57">
            <w:pPr>
              <w:rPr>
                <w:rFonts w:cs="Arial"/>
              </w:rPr>
            </w:pPr>
            <w:r w:rsidRPr="00E23652">
              <w:rPr>
                <w:rFonts w:cs="Arial"/>
              </w:rPr>
              <w:t>ADSP_X_PCHIME_Env1_DelaySamples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lastRenderedPageBreak/>
              <w:t>3</w:t>
            </w:r>
          </w:p>
        </w:tc>
        <w:tc>
          <w:tcPr>
            <w:tcW w:w="928" w:type="dxa"/>
            <w:noWrap/>
            <w:hideMark/>
          </w:tcPr>
          <w:p w:rsidR="00345C4B" w:rsidRPr="00E23652" w:rsidRDefault="00345C4B" w:rsidP="00066C57">
            <w:pPr>
              <w:rPr>
                <w:rFonts w:cs="Arial"/>
              </w:rPr>
            </w:pPr>
            <w:r w:rsidRPr="00E23652">
              <w:rPr>
                <w:rFonts w:cs="Arial"/>
              </w:rPr>
              <w:t>0244FE</w:t>
            </w:r>
          </w:p>
        </w:tc>
        <w:tc>
          <w:tcPr>
            <w:tcW w:w="4240" w:type="dxa"/>
            <w:noWrap/>
            <w:hideMark/>
          </w:tcPr>
          <w:p w:rsidR="00345C4B" w:rsidRPr="00E23652" w:rsidRDefault="00345C4B" w:rsidP="00066C57">
            <w:pPr>
              <w:rPr>
                <w:rFonts w:cs="Arial"/>
              </w:rPr>
            </w:pPr>
            <w:r w:rsidRPr="00E23652">
              <w:rPr>
                <w:rFonts w:cs="Arial"/>
              </w:rPr>
              <w:t>ADSP_X_PCHIME_Env1_AttackIncr</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w:t>
            </w:r>
          </w:p>
        </w:tc>
        <w:tc>
          <w:tcPr>
            <w:tcW w:w="928" w:type="dxa"/>
            <w:noWrap/>
            <w:hideMark/>
          </w:tcPr>
          <w:p w:rsidR="00345C4B" w:rsidRPr="00E23652" w:rsidRDefault="00345C4B" w:rsidP="00066C57">
            <w:pPr>
              <w:rPr>
                <w:rFonts w:cs="Arial"/>
              </w:rPr>
            </w:pPr>
            <w:r w:rsidRPr="00E23652">
              <w:rPr>
                <w:rFonts w:cs="Arial"/>
              </w:rPr>
              <w:t>00000C</w:t>
            </w:r>
          </w:p>
        </w:tc>
        <w:tc>
          <w:tcPr>
            <w:tcW w:w="4240" w:type="dxa"/>
            <w:noWrap/>
            <w:hideMark/>
          </w:tcPr>
          <w:p w:rsidR="00345C4B" w:rsidRPr="00E23652" w:rsidRDefault="00345C4B" w:rsidP="00066C57">
            <w:pPr>
              <w:rPr>
                <w:rFonts w:cs="Arial"/>
              </w:rPr>
            </w:pPr>
            <w:r w:rsidRPr="00E23652">
              <w:rPr>
                <w:rFonts w:cs="Arial"/>
              </w:rPr>
              <w:t>ADSP_X_PCHIME_Env1_SustainSamples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w:t>
            </w:r>
          </w:p>
        </w:tc>
        <w:tc>
          <w:tcPr>
            <w:tcW w:w="928" w:type="dxa"/>
            <w:noWrap/>
            <w:hideMark/>
          </w:tcPr>
          <w:p w:rsidR="00345C4B" w:rsidRPr="00E23652" w:rsidRDefault="00345C4B" w:rsidP="00066C57">
            <w:pPr>
              <w:rPr>
                <w:rFonts w:cs="Arial"/>
              </w:rPr>
            </w:pPr>
            <w:r w:rsidRPr="00E23652">
              <w:rPr>
                <w:rFonts w:cs="Arial"/>
              </w:rPr>
              <w:t>0021FC</w:t>
            </w:r>
          </w:p>
        </w:tc>
        <w:tc>
          <w:tcPr>
            <w:tcW w:w="4240" w:type="dxa"/>
            <w:noWrap/>
            <w:hideMark/>
          </w:tcPr>
          <w:p w:rsidR="00345C4B" w:rsidRPr="00E23652" w:rsidRDefault="00345C4B" w:rsidP="00066C57">
            <w:pPr>
              <w:rPr>
                <w:rFonts w:cs="Arial"/>
              </w:rPr>
            </w:pPr>
            <w:r w:rsidRPr="00E23652">
              <w:rPr>
                <w:rFonts w:cs="Arial"/>
              </w:rPr>
              <w:t>ADSP_X_PCHIME_Env2_DelaySamples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6</w:t>
            </w:r>
          </w:p>
        </w:tc>
        <w:tc>
          <w:tcPr>
            <w:tcW w:w="928" w:type="dxa"/>
            <w:noWrap/>
            <w:hideMark/>
          </w:tcPr>
          <w:p w:rsidR="00345C4B" w:rsidRPr="00E23652" w:rsidRDefault="00345C4B" w:rsidP="00066C57">
            <w:pPr>
              <w:rPr>
                <w:rFonts w:cs="Arial"/>
              </w:rPr>
            </w:pPr>
            <w:r w:rsidRPr="00E23652">
              <w:rPr>
                <w:rFonts w:cs="Arial"/>
              </w:rPr>
              <w:t>0244FE</w:t>
            </w:r>
          </w:p>
        </w:tc>
        <w:tc>
          <w:tcPr>
            <w:tcW w:w="4240" w:type="dxa"/>
            <w:noWrap/>
            <w:hideMark/>
          </w:tcPr>
          <w:p w:rsidR="00345C4B" w:rsidRPr="00E23652" w:rsidRDefault="00345C4B" w:rsidP="00066C57">
            <w:pPr>
              <w:rPr>
                <w:rFonts w:cs="Arial"/>
              </w:rPr>
            </w:pPr>
            <w:r w:rsidRPr="00E23652">
              <w:rPr>
                <w:rFonts w:cs="Arial"/>
              </w:rPr>
              <w:t>ADSP_X_PCHIME_Env2_AttackIncr</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7</w:t>
            </w:r>
          </w:p>
        </w:tc>
        <w:tc>
          <w:tcPr>
            <w:tcW w:w="928" w:type="dxa"/>
            <w:noWrap/>
            <w:hideMark/>
          </w:tcPr>
          <w:p w:rsidR="00345C4B" w:rsidRPr="00E23652" w:rsidRDefault="00345C4B" w:rsidP="00066C57">
            <w:pPr>
              <w:rPr>
                <w:rFonts w:cs="Arial"/>
              </w:rPr>
            </w:pPr>
            <w:r w:rsidRPr="00E23652">
              <w:rPr>
                <w:rFonts w:cs="Arial"/>
              </w:rPr>
              <w:t>00000C</w:t>
            </w:r>
          </w:p>
        </w:tc>
        <w:tc>
          <w:tcPr>
            <w:tcW w:w="4240" w:type="dxa"/>
            <w:noWrap/>
            <w:hideMark/>
          </w:tcPr>
          <w:p w:rsidR="00345C4B" w:rsidRPr="00E23652" w:rsidRDefault="00345C4B" w:rsidP="00066C57">
            <w:pPr>
              <w:rPr>
                <w:rFonts w:cs="Arial"/>
              </w:rPr>
            </w:pPr>
            <w:r w:rsidRPr="00E23652">
              <w:rPr>
                <w:rFonts w:cs="Arial"/>
              </w:rPr>
              <w:t>ADSP_X_PCHIME_Env2_SustainSamples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8</w:t>
            </w:r>
          </w:p>
        </w:tc>
        <w:tc>
          <w:tcPr>
            <w:tcW w:w="928" w:type="dxa"/>
            <w:noWrap/>
            <w:hideMark/>
          </w:tcPr>
          <w:p w:rsidR="00345C4B" w:rsidRPr="00E23652" w:rsidRDefault="00345C4B" w:rsidP="00066C57">
            <w:pPr>
              <w:rPr>
                <w:rFonts w:cs="Arial"/>
              </w:rPr>
            </w:pPr>
            <w:r w:rsidRPr="00E23652">
              <w:rPr>
                <w:rFonts w:cs="Arial"/>
              </w:rPr>
              <w:t>000000</w:t>
            </w:r>
          </w:p>
        </w:tc>
        <w:tc>
          <w:tcPr>
            <w:tcW w:w="4240" w:type="dxa"/>
            <w:noWrap/>
            <w:hideMark/>
          </w:tcPr>
          <w:p w:rsidR="00345C4B" w:rsidRPr="00E23652" w:rsidRDefault="00345C4B" w:rsidP="00066C57">
            <w:pPr>
              <w:rPr>
                <w:rFonts w:cs="Arial"/>
              </w:rPr>
            </w:pPr>
            <w:r w:rsidRPr="00E23652">
              <w:rPr>
                <w:rFonts w:cs="Arial"/>
              </w:rPr>
              <w:t>ADSP_X_PCHIME_Env3_DelaySamples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9</w:t>
            </w:r>
          </w:p>
        </w:tc>
        <w:tc>
          <w:tcPr>
            <w:tcW w:w="928" w:type="dxa"/>
            <w:noWrap/>
            <w:hideMark/>
          </w:tcPr>
          <w:p w:rsidR="00345C4B" w:rsidRPr="00E23652" w:rsidRDefault="00345C4B" w:rsidP="00066C57">
            <w:pPr>
              <w:rPr>
                <w:rFonts w:cs="Arial"/>
              </w:rPr>
            </w:pPr>
            <w:r w:rsidRPr="00E23652">
              <w:rPr>
                <w:rFonts w:cs="Arial"/>
              </w:rPr>
              <w:t>000000</w:t>
            </w:r>
          </w:p>
        </w:tc>
        <w:tc>
          <w:tcPr>
            <w:tcW w:w="4240" w:type="dxa"/>
            <w:noWrap/>
            <w:hideMark/>
          </w:tcPr>
          <w:p w:rsidR="00345C4B" w:rsidRPr="00E23652" w:rsidRDefault="00345C4B" w:rsidP="00066C57">
            <w:pPr>
              <w:rPr>
                <w:rFonts w:cs="Arial"/>
              </w:rPr>
            </w:pPr>
            <w:r w:rsidRPr="00E23652">
              <w:rPr>
                <w:rFonts w:cs="Arial"/>
              </w:rPr>
              <w:t>ADSP_X_PCHIME_Env3_AttackIncr</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10</w:t>
            </w:r>
          </w:p>
        </w:tc>
        <w:tc>
          <w:tcPr>
            <w:tcW w:w="928" w:type="dxa"/>
            <w:noWrap/>
            <w:hideMark/>
          </w:tcPr>
          <w:p w:rsidR="00345C4B" w:rsidRPr="00E23652" w:rsidRDefault="00345C4B" w:rsidP="00066C57">
            <w:pPr>
              <w:rPr>
                <w:rFonts w:cs="Arial"/>
              </w:rPr>
            </w:pPr>
            <w:r w:rsidRPr="00E23652">
              <w:rPr>
                <w:rFonts w:cs="Arial"/>
              </w:rPr>
              <w:t>000000</w:t>
            </w:r>
          </w:p>
        </w:tc>
        <w:tc>
          <w:tcPr>
            <w:tcW w:w="4240" w:type="dxa"/>
            <w:noWrap/>
            <w:hideMark/>
          </w:tcPr>
          <w:p w:rsidR="00345C4B" w:rsidRPr="00E23652" w:rsidRDefault="00345C4B" w:rsidP="00066C57">
            <w:pPr>
              <w:rPr>
                <w:rFonts w:cs="Arial"/>
              </w:rPr>
            </w:pPr>
            <w:r w:rsidRPr="00E23652">
              <w:rPr>
                <w:rFonts w:cs="Arial"/>
              </w:rPr>
              <w:t>ADSP_X_PCHIME_Env3_SustainSamples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11</w:t>
            </w:r>
          </w:p>
        </w:tc>
        <w:tc>
          <w:tcPr>
            <w:tcW w:w="928" w:type="dxa"/>
            <w:noWrap/>
            <w:hideMark/>
          </w:tcPr>
          <w:p w:rsidR="00345C4B" w:rsidRPr="00E23652" w:rsidRDefault="00345C4B" w:rsidP="00066C57">
            <w:pPr>
              <w:rPr>
                <w:rFonts w:cs="Arial"/>
              </w:rPr>
            </w:pPr>
            <w:r w:rsidRPr="00E23652">
              <w:rPr>
                <w:rFonts w:cs="Arial"/>
              </w:rPr>
              <w:t>000000</w:t>
            </w:r>
          </w:p>
        </w:tc>
        <w:tc>
          <w:tcPr>
            <w:tcW w:w="4240" w:type="dxa"/>
            <w:noWrap/>
            <w:hideMark/>
          </w:tcPr>
          <w:p w:rsidR="00345C4B" w:rsidRPr="00E23652" w:rsidRDefault="00345C4B" w:rsidP="00066C57">
            <w:pPr>
              <w:rPr>
                <w:rFonts w:cs="Arial"/>
              </w:rPr>
            </w:pPr>
            <w:r w:rsidRPr="00E23652">
              <w:rPr>
                <w:rFonts w:cs="Arial"/>
              </w:rPr>
              <w:t>ADSP_X_PCHIME_Env4_DelaySamples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12</w:t>
            </w:r>
          </w:p>
        </w:tc>
        <w:tc>
          <w:tcPr>
            <w:tcW w:w="928" w:type="dxa"/>
            <w:noWrap/>
            <w:hideMark/>
          </w:tcPr>
          <w:p w:rsidR="00345C4B" w:rsidRPr="00E23652" w:rsidRDefault="00345C4B" w:rsidP="00066C57">
            <w:pPr>
              <w:rPr>
                <w:rFonts w:cs="Arial"/>
              </w:rPr>
            </w:pPr>
            <w:r w:rsidRPr="00E23652">
              <w:rPr>
                <w:rFonts w:cs="Arial"/>
              </w:rPr>
              <w:t>000000</w:t>
            </w:r>
          </w:p>
        </w:tc>
        <w:tc>
          <w:tcPr>
            <w:tcW w:w="4240" w:type="dxa"/>
            <w:noWrap/>
            <w:hideMark/>
          </w:tcPr>
          <w:p w:rsidR="00345C4B" w:rsidRPr="00E23652" w:rsidRDefault="00345C4B" w:rsidP="00066C57">
            <w:pPr>
              <w:rPr>
                <w:rFonts w:cs="Arial"/>
              </w:rPr>
            </w:pPr>
            <w:r w:rsidRPr="00E23652">
              <w:rPr>
                <w:rFonts w:cs="Arial"/>
              </w:rPr>
              <w:t>ADSP_X_PCHIME_Env4_AttackIncr</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13</w:t>
            </w:r>
          </w:p>
        </w:tc>
        <w:tc>
          <w:tcPr>
            <w:tcW w:w="928" w:type="dxa"/>
            <w:noWrap/>
            <w:hideMark/>
          </w:tcPr>
          <w:p w:rsidR="00345C4B" w:rsidRPr="00E23652" w:rsidRDefault="00345C4B" w:rsidP="00066C57">
            <w:pPr>
              <w:rPr>
                <w:rFonts w:cs="Arial"/>
              </w:rPr>
            </w:pPr>
            <w:r w:rsidRPr="00E23652">
              <w:rPr>
                <w:rFonts w:cs="Arial"/>
              </w:rPr>
              <w:t>000000</w:t>
            </w:r>
          </w:p>
        </w:tc>
        <w:tc>
          <w:tcPr>
            <w:tcW w:w="4240" w:type="dxa"/>
            <w:noWrap/>
            <w:hideMark/>
          </w:tcPr>
          <w:p w:rsidR="00345C4B" w:rsidRPr="00E23652" w:rsidRDefault="00345C4B" w:rsidP="00066C57">
            <w:pPr>
              <w:rPr>
                <w:rFonts w:cs="Arial"/>
              </w:rPr>
            </w:pPr>
            <w:r w:rsidRPr="00E23652">
              <w:rPr>
                <w:rFonts w:cs="Arial"/>
              </w:rPr>
              <w:t>ADSP_X_PCHIME_Env4_SustainSamples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14</w:t>
            </w:r>
          </w:p>
        </w:tc>
        <w:tc>
          <w:tcPr>
            <w:tcW w:w="928" w:type="dxa"/>
            <w:noWrap/>
            <w:hideMark/>
          </w:tcPr>
          <w:p w:rsidR="00345C4B" w:rsidRPr="00E23652" w:rsidRDefault="00345C4B" w:rsidP="00066C57">
            <w:pPr>
              <w:rPr>
                <w:rFonts w:cs="Arial"/>
              </w:rPr>
            </w:pPr>
            <w:r w:rsidRPr="00E23652">
              <w:rPr>
                <w:rFonts w:cs="Arial"/>
              </w:rPr>
              <w:t>000001</w:t>
            </w:r>
          </w:p>
        </w:tc>
        <w:tc>
          <w:tcPr>
            <w:tcW w:w="4240" w:type="dxa"/>
            <w:noWrap/>
            <w:hideMark/>
          </w:tcPr>
          <w:p w:rsidR="00345C4B" w:rsidRPr="00E23652" w:rsidRDefault="00345C4B" w:rsidP="00066C57">
            <w:pPr>
              <w:rPr>
                <w:rFonts w:cs="Arial"/>
              </w:rPr>
            </w:pPr>
            <w:r w:rsidRPr="00E23652">
              <w:rPr>
                <w:rFonts w:cs="Arial"/>
              </w:rPr>
              <w:t>ADSP_X_PCHIME_NrRepetitions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15</w:t>
            </w:r>
          </w:p>
        </w:tc>
        <w:tc>
          <w:tcPr>
            <w:tcW w:w="928" w:type="dxa"/>
            <w:noWrap/>
            <w:hideMark/>
          </w:tcPr>
          <w:p w:rsidR="00345C4B" w:rsidRPr="00E23652" w:rsidRDefault="00345C4B" w:rsidP="00066C57">
            <w:pPr>
              <w:rPr>
                <w:rFonts w:cs="Arial"/>
              </w:rPr>
            </w:pPr>
            <w:r w:rsidRPr="00E23652">
              <w:rPr>
                <w:rFonts w:cs="Arial"/>
              </w:rPr>
              <w:t>0043E0</w:t>
            </w:r>
          </w:p>
        </w:tc>
        <w:tc>
          <w:tcPr>
            <w:tcW w:w="4240" w:type="dxa"/>
            <w:noWrap/>
            <w:hideMark/>
          </w:tcPr>
          <w:p w:rsidR="00345C4B" w:rsidRPr="00E23652" w:rsidRDefault="00345C4B" w:rsidP="00066C57">
            <w:pPr>
              <w:rPr>
                <w:rFonts w:cs="Arial"/>
              </w:rPr>
            </w:pPr>
            <w:r w:rsidRPr="00E23652">
              <w:rPr>
                <w:rFonts w:cs="Arial"/>
              </w:rPr>
              <w:t>ADSP_X_PCHIME_RepeatSamples</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16</w:t>
            </w:r>
          </w:p>
        </w:tc>
        <w:tc>
          <w:tcPr>
            <w:tcW w:w="928" w:type="dxa"/>
            <w:noWrap/>
            <w:hideMark/>
          </w:tcPr>
          <w:p w:rsidR="00345C4B" w:rsidRPr="00E23652" w:rsidRDefault="00345C4B" w:rsidP="00066C57">
            <w:pPr>
              <w:rPr>
                <w:rFonts w:cs="Arial"/>
              </w:rPr>
            </w:pPr>
            <w:r w:rsidRPr="00E23652">
              <w:rPr>
                <w:rFonts w:cs="Arial"/>
              </w:rPr>
              <w:t>07FB</w:t>
            </w:r>
          </w:p>
        </w:tc>
        <w:tc>
          <w:tcPr>
            <w:tcW w:w="4240" w:type="dxa"/>
            <w:noWrap/>
            <w:hideMark/>
          </w:tcPr>
          <w:p w:rsidR="00345C4B" w:rsidRPr="00E23652" w:rsidRDefault="00345C4B" w:rsidP="00066C57">
            <w:pPr>
              <w:rPr>
                <w:rFonts w:cs="Arial"/>
              </w:rPr>
            </w:pPr>
            <w:r w:rsidRPr="00E23652">
              <w:rPr>
                <w:rFonts w:cs="Arial"/>
              </w:rPr>
              <w:t>ADSP_Y_PCHIME_Freq1_MSB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17</w:t>
            </w:r>
          </w:p>
        </w:tc>
        <w:tc>
          <w:tcPr>
            <w:tcW w:w="928" w:type="dxa"/>
            <w:noWrap/>
            <w:hideMark/>
          </w:tcPr>
          <w:p w:rsidR="00345C4B" w:rsidRPr="00E23652" w:rsidRDefault="00345C4B" w:rsidP="00066C57">
            <w:pPr>
              <w:rPr>
                <w:rFonts w:cs="Arial"/>
              </w:rPr>
            </w:pPr>
            <w:r w:rsidRPr="00E23652">
              <w:rPr>
                <w:rFonts w:cs="Arial"/>
              </w:rPr>
              <w:t>019E</w:t>
            </w:r>
          </w:p>
        </w:tc>
        <w:tc>
          <w:tcPr>
            <w:tcW w:w="4240" w:type="dxa"/>
            <w:noWrap/>
            <w:hideMark/>
          </w:tcPr>
          <w:p w:rsidR="00345C4B" w:rsidRPr="00E23652" w:rsidRDefault="00345C4B" w:rsidP="00066C57">
            <w:pPr>
              <w:rPr>
                <w:rFonts w:cs="Arial"/>
              </w:rPr>
            </w:pPr>
            <w:r w:rsidRPr="00E23652">
              <w:rPr>
                <w:rFonts w:cs="Arial"/>
              </w:rPr>
              <w:t>ADSP_Y_PCHIME_Freq1_LSB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18</w:t>
            </w:r>
          </w:p>
        </w:tc>
        <w:tc>
          <w:tcPr>
            <w:tcW w:w="928" w:type="dxa"/>
            <w:noWrap/>
            <w:hideMark/>
          </w:tcPr>
          <w:p w:rsidR="00345C4B" w:rsidRPr="00E23652" w:rsidRDefault="00345C4B" w:rsidP="00066C57">
            <w:pPr>
              <w:rPr>
                <w:rFonts w:cs="Arial"/>
              </w:rPr>
            </w:pPr>
            <w:r w:rsidRPr="00E23652">
              <w:rPr>
                <w:rFonts w:cs="Arial"/>
              </w:rPr>
              <w:t>0800</w:t>
            </w:r>
          </w:p>
        </w:tc>
        <w:tc>
          <w:tcPr>
            <w:tcW w:w="4240" w:type="dxa"/>
            <w:noWrap/>
            <w:hideMark/>
          </w:tcPr>
          <w:p w:rsidR="00345C4B" w:rsidRPr="00E23652" w:rsidRDefault="00345C4B" w:rsidP="00066C57">
            <w:pPr>
              <w:rPr>
                <w:rFonts w:cs="Arial"/>
              </w:rPr>
            </w:pPr>
            <w:r w:rsidRPr="00E23652">
              <w:rPr>
                <w:rFonts w:cs="Arial"/>
              </w:rPr>
              <w:t>ADSP_Y_PCHIME_Volume1</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19</w:t>
            </w:r>
          </w:p>
        </w:tc>
        <w:tc>
          <w:tcPr>
            <w:tcW w:w="928" w:type="dxa"/>
            <w:noWrap/>
            <w:hideMark/>
          </w:tcPr>
          <w:p w:rsidR="00345C4B" w:rsidRPr="00E23652" w:rsidRDefault="00345C4B" w:rsidP="00066C57">
            <w:pPr>
              <w:rPr>
                <w:rFonts w:cs="Arial"/>
              </w:rPr>
            </w:pPr>
            <w:r w:rsidRPr="00E23652">
              <w:rPr>
                <w:rFonts w:cs="Arial"/>
              </w:rPr>
              <w:t>07EE</w:t>
            </w:r>
          </w:p>
        </w:tc>
        <w:tc>
          <w:tcPr>
            <w:tcW w:w="4240" w:type="dxa"/>
            <w:noWrap/>
            <w:hideMark/>
          </w:tcPr>
          <w:p w:rsidR="00345C4B" w:rsidRPr="00E23652" w:rsidRDefault="00345C4B" w:rsidP="00066C57">
            <w:pPr>
              <w:rPr>
                <w:rFonts w:cs="Arial"/>
              </w:rPr>
            </w:pPr>
            <w:r w:rsidRPr="00E23652">
              <w:rPr>
                <w:rFonts w:cs="Arial"/>
              </w:rPr>
              <w:t>ADSP_Y_PCHIME_Freq2_MSB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20</w:t>
            </w:r>
          </w:p>
        </w:tc>
        <w:tc>
          <w:tcPr>
            <w:tcW w:w="928" w:type="dxa"/>
            <w:noWrap/>
            <w:hideMark/>
          </w:tcPr>
          <w:p w:rsidR="00345C4B" w:rsidRPr="00E23652" w:rsidRDefault="00345C4B" w:rsidP="00066C57">
            <w:pPr>
              <w:rPr>
                <w:rFonts w:cs="Arial"/>
              </w:rPr>
            </w:pPr>
            <w:r w:rsidRPr="00E23652">
              <w:rPr>
                <w:rFonts w:cs="Arial"/>
              </w:rPr>
              <w:t>03D5</w:t>
            </w:r>
          </w:p>
        </w:tc>
        <w:tc>
          <w:tcPr>
            <w:tcW w:w="4240" w:type="dxa"/>
            <w:noWrap/>
            <w:hideMark/>
          </w:tcPr>
          <w:p w:rsidR="00345C4B" w:rsidRPr="00E23652" w:rsidRDefault="00345C4B" w:rsidP="00066C57">
            <w:pPr>
              <w:rPr>
                <w:rFonts w:cs="Arial"/>
              </w:rPr>
            </w:pPr>
            <w:r w:rsidRPr="00E23652">
              <w:rPr>
                <w:rFonts w:cs="Arial"/>
              </w:rPr>
              <w:t>ADSP_Y_PCHIME_Freq2_LSB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21</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ADSP_Y_PCHIME_Volume2</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22</w:t>
            </w:r>
          </w:p>
        </w:tc>
        <w:tc>
          <w:tcPr>
            <w:tcW w:w="928" w:type="dxa"/>
            <w:noWrap/>
            <w:hideMark/>
          </w:tcPr>
          <w:p w:rsidR="00345C4B" w:rsidRPr="00E23652" w:rsidRDefault="00345C4B" w:rsidP="00066C57">
            <w:pPr>
              <w:rPr>
                <w:rFonts w:cs="Arial"/>
              </w:rPr>
            </w:pPr>
            <w:r w:rsidRPr="00E23652">
              <w:rPr>
                <w:rFonts w:cs="Arial"/>
              </w:rPr>
              <w:t>07FB</w:t>
            </w:r>
          </w:p>
        </w:tc>
        <w:tc>
          <w:tcPr>
            <w:tcW w:w="4240" w:type="dxa"/>
            <w:noWrap/>
            <w:hideMark/>
          </w:tcPr>
          <w:p w:rsidR="00345C4B" w:rsidRPr="00E23652" w:rsidRDefault="00345C4B" w:rsidP="00066C57">
            <w:pPr>
              <w:rPr>
                <w:rFonts w:cs="Arial"/>
              </w:rPr>
            </w:pPr>
            <w:r w:rsidRPr="00E23652">
              <w:rPr>
                <w:rFonts w:cs="Arial"/>
              </w:rPr>
              <w:t>ADSP_Y_PCHIME_Freq3_MSB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23</w:t>
            </w:r>
          </w:p>
        </w:tc>
        <w:tc>
          <w:tcPr>
            <w:tcW w:w="928" w:type="dxa"/>
            <w:noWrap/>
            <w:hideMark/>
          </w:tcPr>
          <w:p w:rsidR="00345C4B" w:rsidRPr="00E23652" w:rsidRDefault="00345C4B" w:rsidP="00066C57">
            <w:pPr>
              <w:rPr>
                <w:rFonts w:cs="Arial"/>
              </w:rPr>
            </w:pPr>
            <w:r w:rsidRPr="00E23652">
              <w:rPr>
                <w:rFonts w:cs="Arial"/>
              </w:rPr>
              <w:t>019E</w:t>
            </w:r>
          </w:p>
        </w:tc>
        <w:tc>
          <w:tcPr>
            <w:tcW w:w="4240" w:type="dxa"/>
            <w:noWrap/>
            <w:hideMark/>
          </w:tcPr>
          <w:p w:rsidR="00345C4B" w:rsidRPr="00E23652" w:rsidRDefault="00345C4B" w:rsidP="00066C57">
            <w:pPr>
              <w:rPr>
                <w:rFonts w:cs="Arial"/>
              </w:rPr>
            </w:pPr>
            <w:r w:rsidRPr="00E23652">
              <w:rPr>
                <w:rFonts w:cs="Arial"/>
              </w:rPr>
              <w:t>ADSP_Y_PCHIME_Freq3_LSB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24</w:t>
            </w:r>
          </w:p>
        </w:tc>
        <w:tc>
          <w:tcPr>
            <w:tcW w:w="928" w:type="dxa"/>
            <w:noWrap/>
            <w:hideMark/>
          </w:tcPr>
          <w:p w:rsidR="00345C4B" w:rsidRPr="00E23652" w:rsidRDefault="00345C4B" w:rsidP="00066C57">
            <w:pPr>
              <w:rPr>
                <w:rFonts w:cs="Arial"/>
              </w:rPr>
            </w:pPr>
            <w:r w:rsidRPr="00E23652">
              <w:rPr>
                <w:rFonts w:cs="Arial"/>
              </w:rPr>
              <w:t>07A3</w:t>
            </w:r>
          </w:p>
        </w:tc>
        <w:tc>
          <w:tcPr>
            <w:tcW w:w="4240" w:type="dxa"/>
            <w:noWrap/>
            <w:hideMark/>
          </w:tcPr>
          <w:p w:rsidR="00345C4B" w:rsidRPr="00E23652" w:rsidRDefault="00345C4B" w:rsidP="00066C57">
            <w:pPr>
              <w:rPr>
                <w:rFonts w:cs="Arial"/>
              </w:rPr>
            </w:pPr>
            <w:r w:rsidRPr="00E23652">
              <w:rPr>
                <w:rFonts w:cs="Arial"/>
              </w:rPr>
              <w:t>ADSP_Y_PCHIME_Volume3</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25</w:t>
            </w:r>
          </w:p>
        </w:tc>
        <w:tc>
          <w:tcPr>
            <w:tcW w:w="928" w:type="dxa"/>
            <w:noWrap/>
            <w:hideMark/>
          </w:tcPr>
          <w:p w:rsidR="00345C4B" w:rsidRPr="00E23652" w:rsidRDefault="00345C4B" w:rsidP="00066C57">
            <w:pPr>
              <w:rPr>
                <w:rFonts w:cs="Arial"/>
              </w:rPr>
            </w:pPr>
            <w:r w:rsidRPr="00E23652">
              <w:rPr>
                <w:rFonts w:cs="Arial"/>
              </w:rPr>
              <w:t>07EE</w:t>
            </w:r>
          </w:p>
        </w:tc>
        <w:tc>
          <w:tcPr>
            <w:tcW w:w="4240" w:type="dxa"/>
            <w:noWrap/>
            <w:hideMark/>
          </w:tcPr>
          <w:p w:rsidR="00345C4B" w:rsidRPr="00E23652" w:rsidRDefault="00345C4B" w:rsidP="00066C57">
            <w:pPr>
              <w:rPr>
                <w:rFonts w:cs="Arial"/>
              </w:rPr>
            </w:pPr>
            <w:r w:rsidRPr="00E23652">
              <w:rPr>
                <w:rFonts w:cs="Arial"/>
              </w:rPr>
              <w:t>ADSP_Y_PCHIME_Freq4_MSB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26</w:t>
            </w:r>
          </w:p>
        </w:tc>
        <w:tc>
          <w:tcPr>
            <w:tcW w:w="928" w:type="dxa"/>
            <w:noWrap/>
            <w:hideMark/>
          </w:tcPr>
          <w:p w:rsidR="00345C4B" w:rsidRPr="00E23652" w:rsidRDefault="00345C4B" w:rsidP="00066C57">
            <w:pPr>
              <w:rPr>
                <w:rFonts w:cs="Arial"/>
              </w:rPr>
            </w:pPr>
            <w:r w:rsidRPr="00E23652">
              <w:rPr>
                <w:rFonts w:cs="Arial"/>
              </w:rPr>
              <w:t>03D5</w:t>
            </w:r>
          </w:p>
        </w:tc>
        <w:tc>
          <w:tcPr>
            <w:tcW w:w="4240" w:type="dxa"/>
            <w:noWrap/>
            <w:hideMark/>
          </w:tcPr>
          <w:p w:rsidR="00345C4B" w:rsidRPr="00E23652" w:rsidRDefault="00345C4B" w:rsidP="00066C57">
            <w:pPr>
              <w:rPr>
                <w:rFonts w:cs="Arial"/>
              </w:rPr>
            </w:pPr>
            <w:r w:rsidRPr="00E23652">
              <w:rPr>
                <w:rFonts w:cs="Arial"/>
              </w:rPr>
              <w:t>ADSP_Y_PCHIME_Freq4_LSB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27</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ADSP_Y_PCHIME_Volume4</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28</w:t>
            </w:r>
          </w:p>
        </w:tc>
        <w:tc>
          <w:tcPr>
            <w:tcW w:w="928" w:type="dxa"/>
            <w:noWrap/>
            <w:hideMark/>
          </w:tcPr>
          <w:p w:rsidR="00345C4B" w:rsidRPr="00E23652" w:rsidRDefault="00345C4B" w:rsidP="00066C57">
            <w:pPr>
              <w:rPr>
                <w:rFonts w:cs="Arial"/>
              </w:rPr>
            </w:pPr>
            <w:r w:rsidRPr="00E23652">
              <w:rPr>
                <w:rFonts w:cs="Arial"/>
              </w:rPr>
              <w:t>07EE</w:t>
            </w:r>
          </w:p>
        </w:tc>
        <w:tc>
          <w:tcPr>
            <w:tcW w:w="4240" w:type="dxa"/>
            <w:noWrap/>
            <w:hideMark/>
          </w:tcPr>
          <w:p w:rsidR="00345C4B" w:rsidRPr="00E23652" w:rsidRDefault="00345C4B" w:rsidP="00066C57">
            <w:pPr>
              <w:rPr>
                <w:rFonts w:cs="Arial"/>
              </w:rPr>
            </w:pPr>
            <w:r w:rsidRPr="00E23652">
              <w:rPr>
                <w:rFonts w:cs="Arial"/>
              </w:rPr>
              <w:t>ADSP_Y_PCHIME_Freq5_MSB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29</w:t>
            </w:r>
          </w:p>
        </w:tc>
        <w:tc>
          <w:tcPr>
            <w:tcW w:w="928" w:type="dxa"/>
            <w:noWrap/>
            <w:hideMark/>
          </w:tcPr>
          <w:p w:rsidR="00345C4B" w:rsidRPr="00E23652" w:rsidRDefault="00345C4B" w:rsidP="00066C57">
            <w:pPr>
              <w:rPr>
                <w:rFonts w:cs="Arial"/>
              </w:rPr>
            </w:pPr>
            <w:r w:rsidRPr="00E23652">
              <w:rPr>
                <w:rFonts w:cs="Arial"/>
              </w:rPr>
              <w:t>03D5</w:t>
            </w:r>
          </w:p>
        </w:tc>
        <w:tc>
          <w:tcPr>
            <w:tcW w:w="4240" w:type="dxa"/>
            <w:noWrap/>
            <w:hideMark/>
          </w:tcPr>
          <w:p w:rsidR="00345C4B" w:rsidRPr="00E23652" w:rsidRDefault="00345C4B" w:rsidP="00066C57">
            <w:pPr>
              <w:rPr>
                <w:rFonts w:cs="Arial"/>
              </w:rPr>
            </w:pPr>
            <w:r w:rsidRPr="00E23652">
              <w:rPr>
                <w:rFonts w:cs="Arial"/>
              </w:rPr>
              <w:t>ADSP_Y_PCHIME_Freq5_LSB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30</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ADSP_Y_PCHIME_Volume5</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31</w:t>
            </w:r>
          </w:p>
        </w:tc>
        <w:tc>
          <w:tcPr>
            <w:tcW w:w="928" w:type="dxa"/>
            <w:noWrap/>
            <w:hideMark/>
          </w:tcPr>
          <w:p w:rsidR="00345C4B" w:rsidRPr="00E23652" w:rsidRDefault="00345C4B" w:rsidP="00066C57">
            <w:pPr>
              <w:rPr>
                <w:rFonts w:cs="Arial"/>
              </w:rPr>
            </w:pPr>
            <w:r w:rsidRPr="00E23652">
              <w:rPr>
                <w:rFonts w:cs="Arial"/>
              </w:rPr>
              <w:t>07EE</w:t>
            </w:r>
          </w:p>
        </w:tc>
        <w:tc>
          <w:tcPr>
            <w:tcW w:w="4240" w:type="dxa"/>
            <w:noWrap/>
            <w:hideMark/>
          </w:tcPr>
          <w:p w:rsidR="00345C4B" w:rsidRPr="00E23652" w:rsidRDefault="00345C4B" w:rsidP="00066C57">
            <w:pPr>
              <w:rPr>
                <w:rFonts w:cs="Arial"/>
              </w:rPr>
            </w:pPr>
            <w:r w:rsidRPr="00E23652">
              <w:rPr>
                <w:rFonts w:cs="Arial"/>
              </w:rPr>
              <w:t>ADSP_Y_PCHIME_Freq6_MSB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32</w:t>
            </w:r>
          </w:p>
        </w:tc>
        <w:tc>
          <w:tcPr>
            <w:tcW w:w="928" w:type="dxa"/>
            <w:noWrap/>
            <w:hideMark/>
          </w:tcPr>
          <w:p w:rsidR="00345C4B" w:rsidRPr="00E23652" w:rsidRDefault="00345C4B" w:rsidP="00066C57">
            <w:pPr>
              <w:rPr>
                <w:rFonts w:cs="Arial"/>
              </w:rPr>
            </w:pPr>
            <w:r w:rsidRPr="00E23652">
              <w:rPr>
                <w:rFonts w:cs="Arial"/>
              </w:rPr>
              <w:t>03D5</w:t>
            </w:r>
          </w:p>
        </w:tc>
        <w:tc>
          <w:tcPr>
            <w:tcW w:w="4240" w:type="dxa"/>
            <w:noWrap/>
            <w:hideMark/>
          </w:tcPr>
          <w:p w:rsidR="00345C4B" w:rsidRPr="00E23652" w:rsidRDefault="00345C4B" w:rsidP="00066C57">
            <w:pPr>
              <w:rPr>
                <w:rFonts w:cs="Arial"/>
              </w:rPr>
            </w:pPr>
            <w:r w:rsidRPr="00E23652">
              <w:rPr>
                <w:rFonts w:cs="Arial"/>
              </w:rPr>
              <w:t>ADSP_Y_PCHIME_Freq6_LSB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33</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ADSP_Y_PCHIME_Volume6</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34</w:t>
            </w:r>
          </w:p>
        </w:tc>
        <w:tc>
          <w:tcPr>
            <w:tcW w:w="928" w:type="dxa"/>
            <w:noWrap/>
            <w:hideMark/>
          </w:tcPr>
          <w:p w:rsidR="00345C4B" w:rsidRPr="00E23652" w:rsidRDefault="00345C4B" w:rsidP="00066C57">
            <w:pPr>
              <w:rPr>
                <w:rFonts w:cs="Arial"/>
              </w:rPr>
            </w:pPr>
            <w:r w:rsidRPr="00E23652">
              <w:rPr>
                <w:rFonts w:cs="Arial"/>
              </w:rPr>
              <w:t>07EE</w:t>
            </w:r>
          </w:p>
        </w:tc>
        <w:tc>
          <w:tcPr>
            <w:tcW w:w="4240" w:type="dxa"/>
            <w:noWrap/>
            <w:hideMark/>
          </w:tcPr>
          <w:p w:rsidR="00345C4B" w:rsidRPr="00E23652" w:rsidRDefault="00345C4B" w:rsidP="00066C57">
            <w:pPr>
              <w:rPr>
                <w:rFonts w:cs="Arial"/>
              </w:rPr>
            </w:pPr>
            <w:r w:rsidRPr="00E23652">
              <w:rPr>
                <w:rFonts w:cs="Arial"/>
              </w:rPr>
              <w:t>ADSP_Y_PCHIME_Freq7_MSB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35</w:t>
            </w:r>
          </w:p>
        </w:tc>
        <w:tc>
          <w:tcPr>
            <w:tcW w:w="928" w:type="dxa"/>
            <w:noWrap/>
            <w:hideMark/>
          </w:tcPr>
          <w:p w:rsidR="00345C4B" w:rsidRPr="00E23652" w:rsidRDefault="00345C4B" w:rsidP="00066C57">
            <w:pPr>
              <w:rPr>
                <w:rFonts w:cs="Arial"/>
              </w:rPr>
            </w:pPr>
            <w:r w:rsidRPr="00E23652">
              <w:rPr>
                <w:rFonts w:cs="Arial"/>
              </w:rPr>
              <w:t>03D5</w:t>
            </w:r>
          </w:p>
        </w:tc>
        <w:tc>
          <w:tcPr>
            <w:tcW w:w="4240" w:type="dxa"/>
            <w:noWrap/>
            <w:hideMark/>
          </w:tcPr>
          <w:p w:rsidR="00345C4B" w:rsidRPr="00E23652" w:rsidRDefault="00345C4B" w:rsidP="00066C57">
            <w:pPr>
              <w:rPr>
                <w:rFonts w:cs="Arial"/>
              </w:rPr>
            </w:pPr>
            <w:r w:rsidRPr="00E23652">
              <w:rPr>
                <w:rFonts w:cs="Arial"/>
              </w:rPr>
              <w:t>ADSP_Y_PCHIME_Freq7_LSB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36</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ADSP_Y_PCHIME_Volume7</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37</w:t>
            </w:r>
          </w:p>
        </w:tc>
        <w:tc>
          <w:tcPr>
            <w:tcW w:w="928" w:type="dxa"/>
            <w:noWrap/>
            <w:hideMark/>
          </w:tcPr>
          <w:p w:rsidR="00345C4B" w:rsidRPr="00E23652" w:rsidRDefault="00345C4B" w:rsidP="00066C57">
            <w:pPr>
              <w:rPr>
                <w:rFonts w:cs="Arial"/>
              </w:rPr>
            </w:pPr>
            <w:r w:rsidRPr="00E23652">
              <w:rPr>
                <w:rFonts w:cs="Arial"/>
              </w:rPr>
              <w:t>07EE</w:t>
            </w:r>
          </w:p>
        </w:tc>
        <w:tc>
          <w:tcPr>
            <w:tcW w:w="4240" w:type="dxa"/>
            <w:noWrap/>
            <w:hideMark/>
          </w:tcPr>
          <w:p w:rsidR="00345C4B" w:rsidRPr="00E23652" w:rsidRDefault="00345C4B" w:rsidP="00066C57">
            <w:pPr>
              <w:rPr>
                <w:rFonts w:cs="Arial"/>
              </w:rPr>
            </w:pPr>
            <w:r w:rsidRPr="00E23652">
              <w:rPr>
                <w:rFonts w:cs="Arial"/>
              </w:rPr>
              <w:t>ADSP_Y_PCHIME_Freq8_MSB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38</w:t>
            </w:r>
          </w:p>
        </w:tc>
        <w:tc>
          <w:tcPr>
            <w:tcW w:w="928" w:type="dxa"/>
            <w:noWrap/>
            <w:hideMark/>
          </w:tcPr>
          <w:p w:rsidR="00345C4B" w:rsidRPr="00E23652" w:rsidRDefault="00345C4B" w:rsidP="00066C57">
            <w:pPr>
              <w:rPr>
                <w:rFonts w:cs="Arial"/>
              </w:rPr>
            </w:pPr>
            <w:r w:rsidRPr="00E23652">
              <w:rPr>
                <w:rFonts w:cs="Arial"/>
              </w:rPr>
              <w:t>03D5</w:t>
            </w:r>
          </w:p>
        </w:tc>
        <w:tc>
          <w:tcPr>
            <w:tcW w:w="4240" w:type="dxa"/>
            <w:noWrap/>
            <w:hideMark/>
          </w:tcPr>
          <w:p w:rsidR="00345C4B" w:rsidRPr="00E23652" w:rsidRDefault="00345C4B" w:rsidP="00066C57">
            <w:pPr>
              <w:rPr>
                <w:rFonts w:cs="Arial"/>
              </w:rPr>
            </w:pPr>
            <w:r w:rsidRPr="00E23652">
              <w:rPr>
                <w:rFonts w:cs="Arial"/>
              </w:rPr>
              <w:t>ADSP_Y_PCHIME_Freq8_LSB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39</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ADSP_Y_PCHIME_Volume8</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40</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ADSP_Y_PCHIME_Ampli_LFO</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41</w:t>
            </w:r>
          </w:p>
        </w:tc>
        <w:tc>
          <w:tcPr>
            <w:tcW w:w="928" w:type="dxa"/>
            <w:noWrap/>
            <w:hideMark/>
          </w:tcPr>
          <w:p w:rsidR="00345C4B" w:rsidRPr="00E23652" w:rsidRDefault="00345C4B" w:rsidP="00066C57">
            <w:pPr>
              <w:rPr>
                <w:rFonts w:cs="Arial"/>
              </w:rPr>
            </w:pPr>
            <w:r w:rsidRPr="00E23652">
              <w:rPr>
                <w:rFonts w:cs="Arial"/>
              </w:rPr>
              <w:t>07FF</w:t>
            </w:r>
          </w:p>
        </w:tc>
        <w:tc>
          <w:tcPr>
            <w:tcW w:w="4240" w:type="dxa"/>
            <w:noWrap/>
            <w:hideMark/>
          </w:tcPr>
          <w:p w:rsidR="00345C4B" w:rsidRPr="00E23652" w:rsidRDefault="00345C4B" w:rsidP="00066C57">
            <w:pPr>
              <w:rPr>
                <w:rFonts w:cs="Arial"/>
              </w:rPr>
            </w:pPr>
            <w:r w:rsidRPr="00E23652">
              <w:rPr>
                <w:rFonts w:cs="Arial"/>
              </w:rPr>
              <w:t>ADSP_Y_PCHIME_Offset_LFO</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42</w:t>
            </w:r>
          </w:p>
        </w:tc>
        <w:tc>
          <w:tcPr>
            <w:tcW w:w="928" w:type="dxa"/>
            <w:noWrap/>
            <w:hideMark/>
          </w:tcPr>
          <w:p w:rsidR="00345C4B" w:rsidRPr="00E23652" w:rsidRDefault="00345C4B" w:rsidP="00066C57">
            <w:pPr>
              <w:rPr>
                <w:rFonts w:cs="Arial"/>
              </w:rPr>
            </w:pPr>
            <w:r w:rsidRPr="00E23652">
              <w:rPr>
                <w:rFonts w:cs="Arial"/>
              </w:rPr>
              <w:t>0001</w:t>
            </w:r>
          </w:p>
        </w:tc>
        <w:tc>
          <w:tcPr>
            <w:tcW w:w="4240" w:type="dxa"/>
            <w:noWrap/>
            <w:hideMark/>
          </w:tcPr>
          <w:p w:rsidR="00345C4B" w:rsidRPr="00E23652" w:rsidRDefault="00345C4B" w:rsidP="00066C57">
            <w:pPr>
              <w:rPr>
                <w:rFonts w:cs="Arial"/>
              </w:rPr>
            </w:pPr>
            <w:r w:rsidRPr="00E23652">
              <w:rPr>
                <w:rFonts w:cs="Arial"/>
              </w:rPr>
              <w:t>ADSP_Y_PCHIME_Env1_DelayVolume</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43</w:t>
            </w:r>
          </w:p>
        </w:tc>
        <w:tc>
          <w:tcPr>
            <w:tcW w:w="928" w:type="dxa"/>
            <w:noWrap/>
            <w:hideMark/>
          </w:tcPr>
          <w:p w:rsidR="00345C4B" w:rsidRPr="00E23652" w:rsidRDefault="00345C4B" w:rsidP="00066C57">
            <w:pPr>
              <w:rPr>
                <w:rFonts w:cs="Arial"/>
              </w:rPr>
            </w:pPr>
            <w:r w:rsidRPr="00E23652">
              <w:rPr>
                <w:rFonts w:cs="Arial"/>
              </w:rPr>
              <w:t>07FF</w:t>
            </w:r>
          </w:p>
        </w:tc>
        <w:tc>
          <w:tcPr>
            <w:tcW w:w="4240" w:type="dxa"/>
            <w:noWrap/>
            <w:hideMark/>
          </w:tcPr>
          <w:p w:rsidR="00345C4B" w:rsidRPr="00E23652" w:rsidRDefault="00345C4B" w:rsidP="00066C57">
            <w:pPr>
              <w:rPr>
                <w:rFonts w:cs="Arial"/>
              </w:rPr>
            </w:pPr>
            <w:r w:rsidRPr="00E23652">
              <w:rPr>
                <w:rFonts w:cs="Arial"/>
              </w:rPr>
              <w:t>ADSP_Y_PCHIME_Env1_DecayCoef_MSB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44</w:t>
            </w:r>
          </w:p>
        </w:tc>
        <w:tc>
          <w:tcPr>
            <w:tcW w:w="928" w:type="dxa"/>
            <w:noWrap/>
            <w:hideMark/>
          </w:tcPr>
          <w:p w:rsidR="00345C4B" w:rsidRPr="00E23652" w:rsidRDefault="00345C4B" w:rsidP="00066C57">
            <w:pPr>
              <w:rPr>
                <w:rFonts w:cs="Arial"/>
              </w:rPr>
            </w:pPr>
            <w:r w:rsidRPr="00E23652">
              <w:rPr>
                <w:rFonts w:cs="Arial"/>
              </w:rPr>
              <w:t>00D0</w:t>
            </w:r>
          </w:p>
        </w:tc>
        <w:tc>
          <w:tcPr>
            <w:tcW w:w="4240" w:type="dxa"/>
            <w:noWrap/>
            <w:hideMark/>
          </w:tcPr>
          <w:p w:rsidR="00345C4B" w:rsidRPr="00E23652" w:rsidRDefault="00345C4B" w:rsidP="00066C57">
            <w:pPr>
              <w:rPr>
                <w:rFonts w:cs="Arial"/>
              </w:rPr>
            </w:pPr>
            <w:r w:rsidRPr="00E23652">
              <w:rPr>
                <w:rFonts w:cs="Arial"/>
              </w:rPr>
              <w:t>ADSP_Y_PCHIME_Env1_DecayCoef_LSB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45</w:t>
            </w:r>
          </w:p>
        </w:tc>
        <w:tc>
          <w:tcPr>
            <w:tcW w:w="928" w:type="dxa"/>
            <w:noWrap/>
            <w:hideMark/>
          </w:tcPr>
          <w:p w:rsidR="00345C4B" w:rsidRPr="00E23652" w:rsidRDefault="00345C4B" w:rsidP="00066C57">
            <w:pPr>
              <w:rPr>
                <w:rFonts w:cs="Arial"/>
              </w:rPr>
            </w:pPr>
            <w:r w:rsidRPr="00E23652">
              <w:rPr>
                <w:rFonts w:cs="Arial"/>
              </w:rPr>
              <w:t>0001</w:t>
            </w:r>
          </w:p>
        </w:tc>
        <w:tc>
          <w:tcPr>
            <w:tcW w:w="4240" w:type="dxa"/>
            <w:noWrap/>
            <w:hideMark/>
          </w:tcPr>
          <w:p w:rsidR="00345C4B" w:rsidRPr="00E23652" w:rsidRDefault="00345C4B" w:rsidP="00066C57">
            <w:pPr>
              <w:rPr>
                <w:rFonts w:cs="Arial"/>
              </w:rPr>
            </w:pPr>
            <w:r w:rsidRPr="00E23652">
              <w:rPr>
                <w:rFonts w:cs="Arial"/>
              </w:rPr>
              <w:t>ADSP_Y_PCHIME_Env2_DelayVolume</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46</w:t>
            </w:r>
          </w:p>
        </w:tc>
        <w:tc>
          <w:tcPr>
            <w:tcW w:w="928" w:type="dxa"/>
            <w:noWrap/>
            <w:hideMark/>
          </w:tcPr>
          <w:p w:rsidR="00345C4B" w:rsidRPr="00E23652" w:rsidRDefault="00345C4B" w:rsidP="00066C57">
            <w:pPr>
              <w:rPr>
                <w:rFonts w:cs="Arial"/>
              </w:rPr>
            </w:pPr>
            <w:r w:rsidRPr="00E23652">
              <w:rPr>
                <w:rFonts w:cs="Arial"/>
              </w:rPr>
              <w:t>07FF</w:t>
            </w:r>
          </w:p>
        </w:tc>
        <w:tc>
          <w:tcPr>
            <w:tcW w:w="4240" w:type="dxa"/>
            <w:noWrap/>
            <w:hideMark/>
          </w:tcPr>
          <w:p w:rsidR="00345C4B" w:rsidRPr="00E23652" w:rsidRDefault="00345C4B" w:rsidP="00066C57">
            <w:pPr>
              <w:rPr>
                <w:rFonts w:cs="Arial"/>
              </w:rPr>
            </w:pPr>
            <w:r w:rsidRPr="00E23652">
              <w:rPr>
                <w:rFonts w:cs="Arial"/>
              </w:rPr>
              <w:t>ADSP_Y_PCHIME_Env2_DecayCoef_MSB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47</w:t>
            </w:r>
          </w:p>
        </w:tc>
        <w:tc>
          <w:tcPr>
            <w:tcW w:w="928" w:type="dxa"/>
            <w:noWrap/>
            <w:hideMark/>
          </w:tcPr>
          <w:p w:rsidR="00345C4B" w:rsidRPr="00E23652" w:rsidRDefault="00345C4B" w:rsidP="00066C57">
            <w:pPr>
              <w:rPr>
                <w:rFonts w:cs="Arial"/>
              </w:rPr>
            </w:pPr>
            <w:r w:rsidRPr="00E23652">
              <w:rPr>
                <w:rFonts w:cs="Arial"/>
              </w:rPr>
              <w:t>00D0</w:t>
            </w:r>
          </w:p>
        </w:tc>
        <w:tc>
          <w:tcPr>
            <w:tcW w:w="4240" w:type="dxa"/>
            <w:noWrap/>
            <w:hideMark/>
          </w:tcPr>
          <w:p w:rsidR="00345C4B" w:rsidRPr="00E23652" w:rsidRDefault="00345C4B" w:rsidP="00066C57">
            <w:pPr>
              <w:rPr>
                <w:rFonts w:cs="Arial"/>
              </w:rPr>
            </w:pPr>
            <w:r w:rsidRPr="00E23652">
              <w:rPr>
                <w:rFonts w:cs="Arial"/>
              </w:rPr>
              <w:t>ADSP_Y_PCHIME_Env2_DecayCoef_LSB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48</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ADSP_Y_PCHIME_Env3_DelayVolume</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49</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ADSP_Y_PCHIME_Env3_DecayCoef_MSB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50</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ADSP_Y_PCHIME_Env3_DecayCoef_LSB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lastRenderedPageBreak/>
              <w:t>51</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ADSP_Y_PCHIME_Env4_DelayVolume</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52</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ADSP_Y_PCHIME_Env4_DecayCoef_MSB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53</w:t>
            </w:r>
          </w:p>
        </w:tc>
        <w:tc>
          <w:tcPr>
            <w:tcW w:w="928" w:type="dxa"/>
            <w:noWrap/>
            <w:hideMark/>
          </w:tcPr>
          <w:p w:rsidR="00345C4B" w:rsidRPr="00E23652" w:rsidRDefault="00345C4B" w:rsidP="00066C57">
            <w:pPr>
              <w:rPr>
                <w:rFonts w:cs="Arial"/>
              </w:rPr>
            </w:pPr>
            <w:r w:rsidRPr="00E23652">
              <w:rPr>
                <w:rFonts w:cs="Arial"/>
              </w:rPr>
              <w:t>0000</w:t>
            </w:r>
          </w:p>
        </w:tc>
        <w:tc>
          <w:tcPr>
            <w:tcW w:w="4240" w:type="dxa"/>
            <w:noWrap/>
            <w:hideMark/>
          </w:tcPr>
          <w:p w:rsidR="00345C4B" w:rsidRPr="00E23652" w:rsidRDefault="00345C4B" w:rsidP="00066C57">
            <w:pPr>
              <w:rPr>
                <w:rFonts w:cs="Arial"/>
              </w:rPr>
            </w:pPr>
            <w:r w:rsidRPr="00E23652">
              <w:rPr>
                <w:rFonts w:cs="Arial"/>
              </w:rPr>
              <w:t>ADSP_Y_PCHIME_Env4_DecayCoef_LSB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54</w:t>
            </w:r>
          </w:p>
        </w:tc>
        <w:tc>
          <w:tcPr>
            <w:tcW w:w="928" w:type="dxa"/>
            <w:noWrap/>
            <w:hideMark/>
          </w:tcPr>
          <w:p w:rsidR="00345C4B" w:rsidRPr="00E23652" w:rsidRDefault="00345C4B" w:rsidP="00066C57">
            <w:pPr>
              <w:rPr>
                <w:rFonts w:cs="Arial"/>
              </w:rPr>
            </w:pPr>
            <w:r w:rsidRPr="00E23652">
              <w:rPr>
                <w:rFonts w:cs="Arial"/>
              </w:rPr>
              <w:t>0400</w:t>
            </w:r>
          </w:p>
        </w:tc>
        <w:tc>
          <w:tcPr>
            <w:tcW w:w="4240" w:type="dxa"/>
            <w:noWrap/>
            <w:hideMark/>
          </w:tcPr>
          <w:p w:rsidR="00345C4B" w:rsidRPr="00E23652" w:rsidRDefault="00345C4B" w:rsidP="00066C57">
            <w:pPr>
              <w:rPr>
                <w:rFonts w:cs="Arial"/>
              </w:rPr>
            </w:pPr>
            <w:r w:rsidRPr="00E23652">
              <w:rPr>
                <w:rFonts w:cs="Arial"/>
              </w:rPr>
              <w:t>ADSP_Y_PCHIME_MasterVolume</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55</w:t>
            </w:r>
          </w:p>
        </w:tc>
        <w:tc>
          <w:tcPr>
            <w:tcW w:w="928" w:type="dxa"/>
            <w:noWrap/>
            <w:hideMark/>
          </w:tcPr>
          <w:p w:rsidR="00345C4B" w:rsidRPr="00E23652" w:rsidRDefault="00345C4B" w:rsidP="00066C57">
            <w:pPr>
              <w:rPr>
                <w:rFonts w:cs="Arial"/>
              </w:rPr>
            </w:pPr>
            <w:r w:rsidRPr="00E23652">
              <w:rPr>
                <w:rFonts w:cs="Arial"/>
              </w:rPr>
              <w:t>075C</w:t>
            </w:r>
          </w:p>
        </w:tc>
        <w:tc>
          <w:tcPr>
            <w:tcW w:w="4240" w:type="dxa"/>
            <w:noWrap/>
            <w:hideMark/>
          </w:tcPr>
          <w:p w:rsidR="00345C4B" w:rsidRPr="00E23652" w:rsidRDefault="00345C4B" w:rsidP="00066C57">
            <w:pPr>
              <w:rPr>
                <w:rFonts w:cs="Arial"/>
              </w:rPr>
            </w:pPr>
            <w:r w:rsidRPr="00E23652">
              <w:rPr>
                <w:rFonts w:cs="Arial"/>
              </w:rPr>
              <w:t>ADSP_Y_PCHIME_Smute_DecayCoef_MSB</w:t>
            </w:r>
          </w:p>
        </w:tc>
      </w:tr>
      <w:tr w:rsidR="00345C4B" w:rsidRPr="00E23652" w:rsidTr="00066C57">
        <w:trPr>
          <w:trHeight w:val="255"/>
          <w:jc w:val="center"/>
        </w:trPr>
        <w:tc>
          <w:tcPr>
            <w:tcW w:w="460" w:type="dxa"/>
            <w:noWrap/>
            <w:hideMark/>
          </w:tcPr>
          <w:p w:rsidR="00345C4B" w:rsidRPr="00E23652" w:rsidRDefault="00345C4B" w:rsidP="00066C57">
            <w:pPr>
              <w:rPr>
                <w:rFonts w:cs="Arial"/>
              </w:rPr>
            </w:pPr>
            <w:r w:rsidRPr="00E23652">
              <w:rPr>
                <w:rFonts w:cs="Arial"/>
              </w:rPr>
              <w:t>56</w:t>
            </w:r>
          </w:p>
        </w:tc>
        <w:tc>
          <w:tcPr>
            <w:tcW w:w="928" w:type="dxa"/>
            <w:noWrap/>
            <w:hideMark/>
          </w:tcPr>
          <w:p w:rsidR="00345C4B" w:rsidRPr="00E23652" w:rsidRDefault="00345C4B" w:rsidP="00066C57">
            <w:pPr>
              <w:rPr>
                <w:rFonts w:cs="Arial"/>
              </w:rPr>
            </w:pPr>
            <w:r w:rsidRPr="00E23652">
              <w:rPr>
                <w:rFonts w:cs="Arial"/>
              </w:rPr>
              <w:t>0201</w:t>
            </w:r>
          </w:p>
        </w:tc>
        <w:tc>
          <w:tcPr>
            <w:tcW w:w="4240" w:type="dxa"/>
            <w:noWrap/>
            <w:hideMark/>
          </w:tcPr>
          <w:p w:rsidR="00345C4B" w:rsidRPr="00E23652" w:rsidRDefault="00345C4B" w:rsidP="00066C57">
            <w:pPr>
              <w:rPr>
                <w:rFonts w:cs="Arial"/>
              </w:rPr>
            </w:pPr>
            <w:r w:rsidRPr="00E23652">
              <w:rPr>
                <w:rFonts w:cs="Arial"/>
              </w:rPr>
              <w:t>ADSP_Y_PCHIME_Smute_DecayCoef_LSB</w:t>
            </w:r>
          </w:p>
        </w:tc>
      </w:tr>
      <w:tr w:rsidR="00345C4B" w:rsidRPr="00E23652" w:rsidTr="00066C57">
        <w:trPr>
          <w:trHeight w:val="70"/>
          <w:jc w:val="center"/>
        </w:trPr>
        <w:tc>
          <w:tcPr>
            <w:tcW w:w="460" w:type="dxa"/>
            <w:noWrap/>
            <w:hideMark/>
          </w:tcPr>
          <w:p w:rsidR="00345C4B" w:rsidRPr="00E23652" w:rsidRDefault="00345C4B" w:rsidP="00066C57">
            <w:pPr>
              <w:rPr>
                <w:rFonts w:cs="Arial"/>
              </w:rPr>
            </w:pPr>
            <w:r w:rsidRPr="00E23652">
              <w:rPr>
                <w:rFonts w:cs="Arial"/>
              </w:rPr>
              <w:t>57</w:t>
            </w:r>
          </w:p>
        </w:tc>
        <w:tc>
          <w:tcPr>
            <w:tcW w:w="928" w:type="dxa"/>
            <w:noWrap/>
            <w:hideMark/>
          </w:tcPr>
          <w:p w:rsidR="00345C4B" w:rsidRPr="00E23652" w:rsidRDefault="00345C4B" w:rsidP="00066C57">
            <w:pPr>
              <w:rPr>
                <w:rFonts w:cs="Arial"/>
              </w:rPr>
            </w:pPr>
            <w:r w:rsidRPr="00E23652">
              <w:rPr>
                <w:rFonts w:cs="Arial"/>
              </w:rPr>
              <w:t>000001</w:t>
            </w:r>
          </w:p>
        </w:tc>
        <w:tc>
          <w:tcPr>
            <w:tcW w:w="4240" w:type="dxa"/>
            <w:noWrap/>
            <w:hideMark/>
          </w:tcPr>
          <w:p w:rsidR="00345C4B" w:rsidRPr="00E23652" w:rsidRDefault="00345C4B" w:rsidP="00066C57">
            <w:pPr>
              <w:rPr>
                <w:rFonts w:cs="Arial"/>
              </w:rPr>
            </w:pPr>
            <w:r w:rsidRPr="00E23652">
              <w:rPr>
                <w:rFonts w:cs="Arial"/>
              </w:rPr>
              <w:t>ADSP_X_PCHIME_ControlStatusReg</w:t>
            </w:r>
          </w:p>
        </w:tc>
      </w:tr>
    </w:tbl>
    <w:p w:rsidR="00345C4B" w:rsidRPr="002D1164" w:rsidRDefault="00345C4B" w:rsidP="00345C4B">
      <w:pPr>
        <w:rPr>
          <w:rFonts w:cs="Arial"/>
        </w:rPr>
      </w:pPr>
    </w:p>
    <w:p w:rsidR="00345C4B" w:rsidRDefault="00345C4B" w:rsidP="00345C4B">
      <w:pPr>
        <w:pStyle w:val="Heading4"/>
        <w:numPr>
          <w:ilvl w:val="3"/>
          <w:numId w:val="48"/>
        </w:numPr>
      </w:pPr>
      <w:bookmarkStart w:id="368" w:name="_Toc45277392"/>
      <w:r w:rsidRPr="00B9479B">
        <w:t>AHU-SWR-REQ-199238/A-Polyphonic Chime 33 - Does not exist</w:t>
      </w:r>
      <w:bookmarkEnd w:id="368"/>
    </w:p>
    <w:p w:rsidR="00345C4B" w:rsidRDefault="00345C4B" w:rsidP="00345C4B">
      <w:pPr>
        <w:pStyle w:val="Heading4"/>
        <w:numPr>
          <w:ilvl w:val="3"/>
          <w:numId w:val="48"/>
        </w:numPr>
      </w:pPr>
      <w:bookmarkStart w:id="369" w:name="_Toc45277393"/>
      <w:r w:rsidRPr="00B9479B">
        <w:t>AHU-SWR-REQ-199329/A-Polyphonic Chime 34 - Does not exist</w:t>
      </w:r>
      <w:bookmarkEnd w:id="369"/>
    </w:p>
    <w:p w:rsidR="00345C4B" w:rsidRDefault="00345C4B" w:rsidP="00345C4B">
      <w:pPr>
        <w:pStyle w:val="Heading4"/>
        <w:numPr>
          <w:ilvl w:val="3"/>
          <w:numId w:val="48"/>
        </w:numPr>
      </w:pPr>
      <w:bookmarkStart w:id="370" w:name="_Toc45277394"/>
      <w:r w:rsidRPr="00B9479B">
        <w:t>AHU-SWR-REQ-342461/A-Polyphonic Chime 45 - Heavy Truck LDW</w:t>
      </w:r>
      <w:bookmarkEnd w:id="370"/>
    </w:p>
    <w:p w:rsidR="00345C4B" w:rsidRDefault="00345C4B" w:rsidP="00345C4B">
      <w:pPr>
        <w:jc w:val="center"/>
        <w:rPr>
          <w:rFonts w:cs="Arial"/>
        </w:rPr>
      </w:pPr>
      <w:r>
        <w:rPr>
          <w:noProof/>
        </w:rPr>
        <w:drawing>
          <wp:inline distT="0" distB="0" distL="0" distR="0" wp14:anchorId="7BAB7A5C" wp14:editId="7C821540">
            <wp:extent cx="1089660" cy="982980"/>
            <wp:effectExtent l="0" t="0" r="0" b="7620"/>
            <wp:docPr id="40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9660" cy="982980"/>
                    </a:xfrm>
                    <a:prstGeom prst="rect">
                      <a:avLst/>
                    </a:prstGeom>
                    <a:noFill/>
                    <a:ln>
                      <a:noFill/>
                    </a:ln>
                  </pic:spPr>
                </pic:pic>
              </a:graphicData>
            </a:graphic>
          </wp:inline>
        </w:drawing>
      </w:r>
      <w:r>
        <w:rPr>
          <w:rFonts w:cs="Arial"/>
        </w:rPr>
        <w:t xml:space="preserve">  </w:t>
      </w:r>
      <w:r>
        <w:rPr>
          <w:noProof/>
        </w:rPr>
        <w:drawing>
          <wp:inline distT="0" distB="0" distL="0" distR="0" wp14:anchorId="257645F1" wp14:editId="4565F49C">
            <wp:extent cx="1089660" cy="982980"/>
            <wp:effectExtent l="0" t="0" r="0" b="7620"/>
            <wp:docPr id="40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9660" cy="982980"/>
                    </a:xfrm>
                    <a:prstGeom prst="rect">
                      <a:avLst/>
                    </a:prstGeom>
                    <a:noFill/>
                    <a:ln>
                      <a:noFill/>
                    </a:ln>
                  </pic:spPr>
                </pic:pic>
              </a:graphicData>
            </a:graphic>
          </wp:inline>
        </w:drawing>
      </w:r>
      <w:r>
        <w:rPr>
          <w:rFonts w:cs="Arial"/>
        </w:rPr>
        <w:t xml:space="preserve">  </w:t>
      </w:r>
      <w:r>
        <w:rPr>
          <w:noProof/>
        </w:rPr>
        <w:drawing>
          <wp:inline distT="0" distB="0" distL="0" distR="0" wp14:anchorId="7365D824" wp14:editId="2521C442">
            <wp:extent cx="1402080" cy="914400"/>
            <wp:effectExtent l="0" t="0" r="7620" b="0"/>
            <wp:docPr id="4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02080" cy="914400"/>
                    </a:xfrm>
                    <a:prstGeom prst="rect">
                      <a:avLst/>
                    </a:prstGeom>
                    <a:noFill/>
                    <a:ln>
                      <a:noFill/>
                    </a:ln>
                  </pic:spPr>
                </pic:pic>
              </a:graphicData>
            </a:graphic>
          </wp:inline>
        </w:drawing>
      </w: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550"/>
        <w:gridCol w:w="928"/>
        <w:gridCol w:w="4240"/>
      </w:tblGrid>
      <w:tr w:rsidR="00345C4B" w:rsidTr="00066C57">
        <w:trPr>
          <w:trHeight w:val="70"/>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b/>
                <w:bCs/>
              </w:rPr>
            </w:pPr>
            <w:r>
              <w:rPr>
                <w:rFonts w:cs="Arial"/>
                <w:b/>
                <w:bCs/>
              </w:rPr>
              <w:t>#</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b/>
                <w:bCs/>
              </w:rPr>
            </w:pPr>
            <w:r>
              <w:rPr>
                <w:rFonts w:cs="Arial"/>
                <w:b/>
                <w:bCs/>
              </w:rPr>
              <w:t>Hex</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b/>
                <w:bCs/>
              </w:rPr>
            </w:pPr>
            <w:r>
              <w:rPr>
                <w:rFonts w:cs="Arial"/>
                <w:b/>
                <w:bCs/>
              </w:rPr>
              <w:t>Parameter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0002BB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ADSP_X_PCHIME_AngleIncr_LFO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00000C</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0004B0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000078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000960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000078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ADSP_X_PCHIME_NrRepetitions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001068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ADSP_X_PCHIME_RepeatSamples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ADSP_Y_PCHIME_Volume1</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ADSP_Y_PCHIME_Volume2</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ADSP_Y_PCHIME_Volume3</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ADSP_Y_PCHIME_Volume4</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lastRenderedPageBreak/>
              <w:t>28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ADSP_Y_PCHIME_Volume5</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ADSP_Y_PCHIME_Volume6</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ADSP_Y_PCHIME_Volume7</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ADSP_Y_PCHIME_Volume8</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ADSP_Y_PCHIME_Ampli_LFO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05A7</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ADSP_Y_PCHIME_Offset_LFO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ADSP_Y_PCHIME_MasterVolume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075C</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ADSP_Y_PCHIME_Smute_DecayCoef_LSB</w:t>
            </w:r>
          </w:p>
        </w:tc>
      </w:tr>
      <w:tr w:rsidR="00345C4B" w:rsidTr="00066C57">
        <w:trPr>
          <w:trHeight w:val="70"/>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ADSP_X_PCHIME_ControlStatusReg</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58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0002BB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ADSP_X_PCHIME_AngleIncr_LFO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59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00000C</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0004B0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000078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000960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000078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69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ADSP_X_PCHIME_NrRepetitions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001068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ADSP_X_PCHIME_RepeatSamples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ADSP_Y_PCHIME_Volume1</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lastRenderedPageBreak/>
              <w:t>76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ADSP_Y_PCHIME_Volume2</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79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ADSP_Y_PCHIME_Volume3</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ADSP_Y_PCHIME_Volume4</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ADSP_Y_PCHIME_Volume5</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89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ADSP_Y_PCHIME_Volume6</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ADSP_Y_PCHIME_Volume7</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ADSP_Y_PCHIME_Volume8</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ADSP_Y_PCHIME_Ampli_LFO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03AE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ADSP_Y_PCHIME_Offset_LFO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99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109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ADSP_Y_PCHIME_MasterVolume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075C</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400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h</w:t>
            </w:r>
          </w:p>
        </w:tc>
      </w:tr>
      <w:tr w:rsidR="00345C4B" w:rsidTr="00066C57">
        <w:trPr>
          <w:trHeight w:val="70"/>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ADSP_X_PCHIME_ControlStatusReg</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0002BB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ADSP_X_PCHIME_AngleIncr_LFO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119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00000C</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0004B0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000078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000960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lastRenderedPageBreak/>
              <w:t>124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000078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ADSP_X_PCHIME_Env4_DelaySamples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ADSP_X_PCHIME_Env4_AttackIncr</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ADSP_X_PCHIME_Env4_SustainSamples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129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ADSP_X_PCHIME_NrRepetitions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001068</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ADSP_X_PCHIME_RepeatSamples</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ADSP_Y_PCHIME_Volume1</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ADSP_Y_PCHIME_Volume2</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139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ADSP_Y_PCHIME_Volume3</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ADSP_Y_PCHIME_Volume4</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ADSP_Y_PCHIME_Volume5</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018B</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0800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ADSP_Y_PCHIME_Volume6</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149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ADSP_Y_PCHIME_Volume7</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ADSP_Y_PCHIME_Volume8</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ADSP_Y_PCHIME_Ampli_LFO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01C3</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ADSP_Y_PCHIME_Offset_LFO</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159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164</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07FA</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165</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028D</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166</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ADSP_Y_PCHIME_Env4_DelayVolume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167</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168</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169</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ADSP_Y_PCHIME_MasterVolume</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170</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075C</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ADSP_Y_PCHIME_Smute_DecayCoef_MSB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171</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ADSP_Y_PCHIME_Smute_DecayCoef_LSB</w:t>
            </w:r>
          </w:p>
        </w:tc>
      </w:tr>
      <w:tr w:rsidR="00345C4B"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lastRenderedPageBreak/>
              <w:t>172</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400</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h</w:t>
            </w:r>
          </w:p>
        </w:tc>
      </w:tr>
      <w:tr w:rsidR="00345C4B" w:rsidTr="00066C57">
        <w:trPr>
          <w:trHeight w:val="70"/>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jc w:val="right"/>
              <w:rPr>
                <w:rFonts w:cs="Arial"/>
              </w:rPr>
            </w:pPr>
            <w:r>
              <w:rPr>
                <w:rFonts w:cs="Arial"/>
              </w:rPr>
              <w:t>173</w:t>
            </w:r>
          </w:p>
        </w:tc>
        <w:tc>
          <w:tcPr>
            <w:tcW w:w="91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ADSP_X_PCHIME_ControlStatusReg</w:t>
            </w:r>
          </w:p>
        </w:tc>
      </w:tr>
    </w:tbl>
    <w:p w:rsidR="00345C4B" w:rsidRDefault="00345C4B" w:rsidP="00345C4B"/>
    <w:p w:rsidR="00345C4B" w:rsidRDefault="00345C4B" w:rsidP="00345C4B">
      <w:pPr>
        <w:pStyle w:val="Heading4"/>
        <w:numPr>
          <w:ilvl w:val="3"/>
          <w:numId w:val="48"/>
        </w:numPr>
      </w:pPr>
      <w:bookmarkStart w:id="371" w:name="_Toc45277395"/>
      <w:r w:rsidRPr="00B9479B">
        <w:t>SWR-REQ-349007/B-Polyphonic Chime 47 - Hands On Wheel 1</w:t>
      </w:r>
      <w:bookmarkEnd w:id="371"/>
    </w:p>
    <w:p w:rsidR="00345C4B" w:rsidRPr="007C0C80" w:rsidRDefault="00345C4B" w:rsidP="00345C4B">
      <w:pPr>
        <w:rPr>
          <w:rFonts w:cs="Arial"/>
        </w:rPr>
      </w:pPr>
    </w:p>
    <w:p w:rsidR="00345C4B" w:rsidRPr="007C0C80" w:rsidRDefault="00345C4B" w:rsidP="00345C4B">
      <w:pPr>
        <w:jc w:val="center"/>
        <w:rPr>
          <w:rFonts w:cs="Arial"/>
        </w:rPr>
      </w:pPr>
      <w:r>
        <w:rPr>
          <w:noProof/>
        </w:rPr>
        <w:drawing>
          <wp:inline distT="0" distB="0" distL="0" distR="0" wp14:anchorId="1B72D01A" wp14:editId="1EA62ACC">
            <wp:extent cx="1841092" cy="499534"/>
            <wp:effectExtent l="0" t="0" r="6985" b="0"/>
            <wp:docPr id="4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49129" b="-25066"/>
                    <a:stretch/>
                  </pic:blipFill>
                  <pic:spPr bwMode="auto">
                    <a:xfrm>
                      <a:off x="0" y="0"/>
                      <a:ext cx="1900545" cy="515665"/>
                    </a:xfrm>
                    <a:prstGeom prst="rect">
                      <a:avLst/>
                    </a:prstGeom>
                    <a:ln>
                      <a:noFill/>
                    </a:ln>
                    <a:extLst>
                      <a:ext uri="{53640926-AAD7-44D8-BBD7-CCE9431645EC}">
                        <a14:shadowObscured xmlns:a14="http://schemas.microsoft.com/office/drawing/2010/main"/>
                      </a:ext>
                    </a:extLst>
                  </pic:spPr>
                </pic:pic>
              </a:graphicData>
            </a:graphic>
          </wp:inline>
        </w:drawing>
      </w:r>
    </w:p>
    <w:p w:rsidR="00345C4B" w:rsidRPr="007C0C80" w:rsidRDefault="00345C4B" w:rsidP="00345C4B">
      <w:pPr>
        <w:rPr>
          <w:rFonts w:cs="Arial"/>
        </w:rPr>
      </w:pPr>
    </w:p>
    <w:p w:rsidR="00345C4B" w:rsidRPr="007C0C80" w:rsidRDefault="00345C4B" w:rsidP="00345C4B">
      <w:pPr>
        <w:rPr>
          <w:rFonts w:cs="Arial"/>
        </w:rPr>
      </w:pPr>
    </w:p>
    <w:tbl>
      <w:tblPr>
        <w:tblStyle w:val="TableGrid"/>
        <w:tblW w:w="0" w:type="auto"/>
        <w:jc w:val="center"/>
        <w:tblLook w:val="04A0" w:firstRow="1" w:lastRow="0" w:firstColumn="1" w:lastColumn="0" w:noHBand="0" w:noVBand="1"/>
      </w:tblPr>
      <w:tblGrid>
        <w:gridCol w:w="440"/>
        <w:gridCol w:w="928"/>
        <w:gridCol w:w="4229"/>
      </w:tblGrid>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Hex</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Parameter</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0002BB</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ADSP_X_PCHIME_AngleIncr_LFO</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ADSP_X_PCHIME_Env1_DelaySamples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ADSP_X_PCHIME_Env1_AttackIncr</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0001E0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ADSP_X_PCHIME_Env1_SustainSamples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000984</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ADSP_X_PCHIME_Env2_DelaySamples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ADSP_X_PCHIME_Env2_AttackIncr</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0001E0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ADSP_X_PCHIME_Env2_SustainSamples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001308</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ADSP_X_PCHIME_Env3_DelaySamples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011111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ADSP_X_PCHIME_Env3_AttackIncr</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10</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0001E0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ADSP_X_PCHIME_Env3_SustainSamples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ADSP_X_PCHIME_Env4_DelaySamples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ADSP_X_PCHIME_Env4_AttackIncr</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ADSP_X_PCHIME_Env4_SustainSamples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ADSP_X_PCHIME_NrRepetitions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002550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ADSP_X_PCHIME_RepeatSamples</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07FE</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03E4</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ADSP_Y_PCHIME_Freq1_LSB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047F</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ADSP_Y_PCHIME_Volume1</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19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07FF</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20</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04F9</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ADSP_Y_PCHIME_Freq2_LSB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02D6</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ADSP_Y_PCHIME_Volume2</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04C7</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ADSP_Y_PCHIME_Freq3_LSB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047F</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ADSP_Y_PCHIME_Volume3</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07FF</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04F9</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ADSP_Y_PCHIME_Freq4_LSB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02D6</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ADSP_Y_PCHIME_Volume4</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07FD</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29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026C</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ADSP_Y_PCHIME_Freq5_LSB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30</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047F</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ADSP_Y_PCHIME_Volume5</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07FF</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04F9</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ADSP_Y_PCHIME_Freq6_LSB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02D6</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ADSP_Y_PCHIME_Volume6</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ADSP_Y_PCHIME_Freq7_LSB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ADSP_Y_PCHIME_Volume7</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lastRenderedPageBreak/>
              <w:t>37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07EE</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03D5</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ADSP_Y_PCHIME_Freq8_LSB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39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ADSP_Y_PCHIME_Volume8</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40</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ADSP_Y_PCHIME_Ampli_LFO</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05A7</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ADSP_Y_PCHIME_Offset_LFO</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ADSP_Y_PCHIME_Env1_DelayVolume</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07FC</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04B7</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ADSP_Y_PCHIME_Env1_DecayCoef_LSB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ADSP_Y_PCHIME_Env2_DelayVolume</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07FC</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04B7</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ADSP_Y_PCHIME_Env2_DecayCoef_LSB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ADSP_Y_PCHIME_Env3_DelayVolume</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49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07FE</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50</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025A</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ADSP_Y_PCHIME_Env3_DecayCoef_LSB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ADSP_Y_PCHIME_Env4_DelayVolume</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ADSP_Y_PCHIME_Env4_DecayCoef_LSB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0400</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ADSP_Y_PCHIME_MasterVolume</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07FE</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ADSP_Y_PCHIME_SMute_DecayCoef_MSB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025A</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ADSP_Y_PCHIME_SMute_DecayCoef_LSB</w:t>
            </w:r>
          </w:p>
        </w:tc>
      </w:tr>
      <w:tr w:rsidR="00345C4B" w:rsidTr="00066C57">
        <w:trPr>
          <w:trHeight w:val="264"/>
          <w:jc w:val="center"/>
        </w:trPr>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57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000001</w:t>
            </w:r>
          </w:p>
        </w:tc>
        <w:tc>
          <w:tcPr>
            <w:tcW w:w="41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ADSP_X_PCHIME_ControlStatusReg</w:t>
            </w:r>
          </w:p>
        </w:tc>
      </w:tr>
    </w:tbl>
    <w:p w:rsidR="00345C4B" w:rsidRDefault="00345C4B" w:rsidP="00345C4B">
      <w:pPr>
        <w:rPr>
          <w:rFonts w:cs="Arial"/>
        </w:rPr>
      </w:pPr>
    </w:p>
    <w:p w:rsidR="00345C4B" w:rsidRPr="007C0C80" w:rsidRDefault="00345C4B" w:rsidP="00345C4B">
      <w:pPr>
        <w:rPr>
          <w:rFonts w:cs="Arial"/>
        </w:rPr>
      </w:pPr>
    </w:p>
    <w:p w:rsidR="00345C4B" w:rsidRDefault="00345C4B" w:rsidP="00345C4B">
      <w:pPr>
        <w:pStyle w:val="Heading4"/>
        <w:numPr>
          <w:ilvl w:val="3"/>
          <w:numId w:val="48"/>
        </w:numPr>
      </w:pPr>
      <w:bookmarkStart w:id="372" w:name="_Toc45277396"/>
      <w:r w:rsidRPr="00B9479B">
        <w:t>SWR-REQ-349008/A-Polyphonic Chime 48 - Hands On Wheel 2</w:t>
      </w:r>
      <w:bookmarkEnd w:id="372"/>
    </w:p>
    <w:p w:rsidR="00345C4B" w:rsidRDefault="00345C4B" w:rsidP="00345C4B">
      <w:pPr>
        <w:rPr>
          <w:rFonts w:cs="Arial"/>
        </w:rPr>
      </w:pPr>
    </w:p>
    <w:p w:rsidR="00345C4B" w:rsidRDefault="00345C4B" w:rsidP="00345C4B">
      <w:pPr>
        <w:jc w:val="center"/>
        <w:rPr>
          <w:rFonts w:cs="Arial"/>
        </w:rPr>
      </w:pPr>
      <w:r>
        <w:rPr>
          <w:noProof/>
        </w:rPr>
        <w:drawing>
          <wp:inline distT="0" distB="0" distL="0" distR="0" wp14:anchorId="67C4942C" wp14:editId="7B75416F">
            <wp:extent cx="2857500" cy="485775"/>
            <wp:effectExtent l="0" t="0" r="0" b="9525"/>
            <wp:docPr id="4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57500" cy="485775"/>
                    </a:xfrm>
                    <a:prstGeom prst="rect">
                      <a:avLst/>
                    </a:prstGeom>
                  </pic:spPr>
                </pic:pic>
              </a:graphicData>
            </a:graphic>
          </wp:inline>
        </w:drawing>
      </w:r>
    </w:p>
    <w:p w:rsidR="00345C4B" w:rsidRPr="00517E50" w:rsidRDefault="00345C4B" w:rsidP="00345C4B">
      <w:pPr>
        <w:rPr>
          <w:rFonts w:cs="Arial"/>
        </w:rPr>
      </w:pPr>
    </w:p>
    <w:tbl>
      <w:tblPr>
        <w:tblStyle w:val="TableGrid"/>
        <w:tblW w:w="0" w:type="auto"/>
        <w:jc w:val="center"/>
        <w:tblLook w:val="04A0" w:firstRow="1" w:lastRow="0" w:firstColumn="1" w:lastColumn="0" w:noHBand="0" w:noVBand="1"/>
      </w:tblPr>
      <w:tblGrid>
        <w:gridCol w:w="439"/>
        <w:gridCol w:w="928"/>
        <w:gridCol w:w="4229"/>
      </w:tblGrid>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w:t>
            </w:r>
          </w:p>
        </w:tc>
        <w:tc>
          <w:tcPr>
            <w:tcW w:w="800" w:type="dxa"/>
            <w:noWrap/>
            <w:hideMark/>
          </w:tcPr>
          <w:p w:rsidR="00345C4B" w:rsidRPr="00517E50" w:rsidRDefault="00345C4B" w:rsidP="00066C57">
            <w:pPr>
              <w:rPr>
                <w:rFonts w:cs="Arial"/>
              </w:rPr>
            </w:pPr>
            <w:r w:rsidRPr="00517E50">
              <w:rPr>
                <w:rFonts w:cs="Arial"/>
              </w:rPr>
              <w:t>Hex</w:t>
            </w:r>
          </w:p>
        </w:tc>
        <w:tc>
          <w:tcPr>
            <w:tcW w:w="4120" w:type="dxa"/>
            <w:noWrap/>
            <w:hideMark/>
          </w:tcPr>
          <w:p w:rsidR="00345C4B" w:rsidRPr="00517E50" w:rsidRDefault="00345C4B" w:rsidP="00066C57">
            <w:pPr>
              <w:rPr>
                <w:rFonts w:cs="Arial"/>
              </w:rPr>
            </w:pPr>
            <w:r w:rsidRPr="00517E50">
              <w:rPr>
                <w:rFonts w:cs="Arial"/>
              </w:rPr>
              <w:t>Parameter</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w:t>
            </w:r>
          </w:p>
        </w:tc>
        <w:tc>
          <w:tcPr>
            <w:tcW w:w="800" w:type="dxa"/>
            <w:noWrap/>
            <w:hideMark/>
          </w:tcPr>
          <w:p w:rsidR="00345C4B" w:rsidRPr="00517E50" w:rsidRDefault="00345C4B" w:rsidP="00066C57">
            <w:pPr>
              <w:rPr>
                <w:rFonts w:cs="Arial"/>
              </w:rPr>
            </w:pPr>
            <w:r w:rsidRPr="00517E50">
              <w:rPr>
                <w:rFonts w:cs="Arial"/>
              </w:rPr>
              <w:t>0002BB</w:t>
            </w:r>
          </w:p>
        </w:tc>
        <w:tc>
          <w:tcPr>
            <w:tcW w:w="4120" w:type="dxa"/>
            <w:noWrap/>
            <w:hideMark/>
          </w:tcPr>
          <w:p w:rsidR="00345C4B" w:rsidRPr="00517E50" w:rsidRDefault="00345C4B" w:rsidP="00066C57">
            <w:pPr>
              <w:rPr>
                <w:rFonts w:cs="Arial"/>
              </w:rPr>
            </w:pPr>
            <w:r w:rsidRPr="00517E50">
              <w:rPr>
                <w:rFonts w:cs="Arial"/>
              </w:rPr>
              <w:t>ADSP_X_PCHIME_AngleIncr_LFO</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ADSP_X_PCHIME_Env1_DelaySamples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w:t>
            </w:r>
          </w:p>
        </w:tc>
        <w:tc>
          <w:tcPr>
            <w:tcW w:w="800" w:type="dxa"/>
            <w:noWrap/>
            <w:hideMark/>
          </w:tcPr>
          <w:p w:rsidR="00345C4B" w:rsidRPr="00517E50" w:rsidRDefault="00345C4B" w:rsidP="00066C57">
            <w:pPr>
              <w:rPr>
                <w:rFonts w:cs="Arial"/>
              </w:rPr>
            </w:pPr>
            <w:r w:rsidRPr="00517E50">
              <w:rPr>
                <w:rFonts w:cs="Arial"/>
              </w:rPr>
              <w:t>011111</w:t>
            </w:r>
          </w:p>
        </w:tc>
        <w:tc>
          <w:tcPr>
            <w:tcW w:w="4120" w:type="dxa"/>
            <w:noWrap/>
            <w:hideMark/>
          </w:tcPr>
          <w:p w:rsidR="00345C4B" w:rsidRPr="00517E50" w:rsidRDefault="00345C4B" w:rsidP="00066C57">
            <w:pPr>
              <w:rPr>
                <w:rFonts w:cs="Arial"/>
              </w:rPr>
            </w:pPr>
            <w:r w:rsidRPr="00517E50">
              <w:rPr>
                <w:rFonts w:cs="Arial"/>
              </w:rPr>
              <w:t>ADSP_X_PCHIME_Env1_AttackIncr</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w:t>
            </w:r>
          </w:p>
        </w:tc>
        <w:tc>
          <w:tcPr>
            <w:tcW w:w="800" w:type="dxa"/>
            <w:noWrap/>
            <w:hideMark/>
          </w:tcPr>
          <w:p w:rsidR="00345C4B" w:rsidRPr="00517E50" w:rsidRDefault="00345C4B" w:rsidP="00066C57">
            <w:pPr>
              <w:rPr>
                <w:rFonts w:cs="Arial"/>
              </w:rPr>
            </w:pPr>
            <w:r w:rsidRPr="00517E50">
              <w:rPr>
                <w:rFonts w:cs="Arial"/>
              </w:rPr>
              <w:t>0001E0</w:t>
            </w:r>
          </w:p>
        </w:tc>
        <w:tc>
          <w:tcPr>
            <w:tcW w:w="4120" w:type="dxa"/>
            <w:noWrap/>
            <w:hideMark/>
          </w:tcPr>
          <w:p w:rsidR="00345C4B" w:rsidRPr="00517E50" w:rsidRDefault="00345C4B" w:rsidP="00066C57">
            <w:pPr>
              <w:rPr>
                <w:rFonts w:cs="Arial"/>
              </w:rPr>
            </w:pPr>
            <w:r w:rsidRPr="00517E50">
              <w:rPr>
                <w:rFonts w:cs="Arial"/>
              </w:rPr>
              <w:t>ADSP_X_PCHIME_Env1_SustainSamples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w:t>
            </w:r>
          </w:p>
        </w:tc>
        <w:tc>
          <w:tcPr>
            <w:tcW w:w="800" w:type="dxa"/>
            <w:noWrap/>
            <w:hideMark/>
          </w:tcPr>
          <w:p w:rsidR="00345C4B" w:rsidRPr="00517E50" w:rsidRDefault="00345C4B" w:rsidP="00066C57">
            <w:pPr>
              <w:rPr>
                <w:rFonts w:cs="Arial"/>
              </w:rPr>
            </w:pPr>
            <w:r w:rsidRPr="00517E50">
              <w:rPr>
                <w:rFonts w:cs="Arial"/>
              </w:rPr>
              <w:t>000BB8</w:t>
            </w:r>
          </w:p>
        </w:tc>
        <w:tc>
          <w:tcPr>
            <w:tcW w:w="4120" w:type="dxa"/>
            <w:noWrap/>
            <w:hideMark/>
          </w:tcPr>
          <w:p w:rsidR="00345C4B" w:rsidRPr="00517E50" w:rsidRDefault="00345C4B" w:rsidP="00066C57">
            <w:pPr>
              <w:rPr>
                <w:rFonts w:cs="Arial"/>
              </w:rPr>
            </w:pPr>
            <w:r w:rsidRPr="00517E50">
              <w:rPr>
                <w:rFonts w:cs="Arial"/>
              </w:rPr>
              <w:t>ADSP_X_PCHIME_Env2_DelaySamples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6</w:t>
            </w:r>
          </w:p>
        </w:tc>
        <w:tc>
          <w:tcPr>
            <w:tcW w:w="800" w:type="dxa"/>
            <w:noWrap/>
            <w:hideMark/>
          </w:tcPr>
          <w:p w:rsidR="00345C4B" w:rsidRPr="00517E50" w:rsidRDefault="00345C4B" w:rsidP="00066C57">
            <w:pPr>
              <w:rPr>
                <w:rFonts w:cs="Arial"/>
              </w:rPr>
            </w:pPr>
            <w:r w:rsidRPr="00517E50">
              <w:rPr>
                <w:rFonts w:cs="Arial"/>
              </w:rPr>
              <w:t>011111</w:t>
            </w:r>
          </w:p>
        </w:tc>
        <w:tc>
          <w:tcPr>
            <w:tcW w:w="4120" w:type="dxa"/>
            <w:noWrap/>
            <w:hideMark/>
          </w:tcPr>
          <w:p w:rsidR="00345C4B" w:rsidRPr="00517E50" w:rsidRDefault="00345C4B" w:rsidP="00066C57">
            <w:pPr>
              <w:rPr>
                <w:rFonts w:cs="Arial"/>
              </w:rPr>
            </w:pPr>
            <w:r w:rsidRPr="00517E50">
              <w:rPr>
                <w:rFonts w:cs="Arial"/>
              </w:rPr>
              <w:t>ADSP_X_PCHIME_Env2_AttackIncr</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7</w:t>
            </w:r>
          </w:p>
        </w:tc>
        <w:tc>
          <w:tcPr>
            <w:tcW w:w="800" w:type="dxa"/>
            <w:noWrap/>
            <w:hideMark/>
          </w:tcPr>
          <w:p w:rsidR="00345C4B" w:rsidRPr="00517E50" w:rsidRDefault="00345C4B" w:rsidP="00066C57">
            <w:pPr>
              <w:rPr>
                <w:rFonts w:cs="Arial"/>
              </w:rPr>
            </w:pPr>
            <w:r w:rsidRPr="00517E50">
              <w:rPr>
                <w:rFonts w:cs="Arial"/>
              </w:rPr>
              <w:t>0001E0</w:t>
            </w:r>
          </w:p>
        </w:tc>
        <w:tc>
          <w:tcPr>
            <w:tcW w:w="4120" w:type="dxa"/>
            <w:noWrap/>
            <w:hideMark/>
          </w:tcPr>
          <w:p w:rsidR="00345C4B" w:rsidRPr="00517E50" w:rsidRDefault="00345C4B" w:rsidP="00066C57">
            <w:pPr>
              <w:rPr>
                <w:rFonts w:cs="Arial"/>
              </w:rPr>
            </w:pPr>
            <w:r w:rsidRPr="00517E50">
              <w:rPr>
                <w:rFonts w:cs="Arial"/>
              </w:rPr>
              <w:t>ADSP_X_PCHIME_Env2_SustainSamples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8</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ADSP_X_PCHIME_Env3_DelaySamples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9</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ADSP_X_PCHIME_Env3_AttackIncr</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10</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ADSP_X_PCHIME_Env3_SustainSamples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11</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ADSP_X_PCHIME_Env4_DelaySamples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12</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ADSP_X_PCHIME_Env4_AttackIncr</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13</w:t>
            </w:r>
          </w:p>
        </w:tc>
        <w:tc>
          <w:tcPr>
            <w:tcW w:w="800" w:type="dxa"/>
            <w:noWrap/>
            <w:hideMark/>
          </w:tcPr>
          <w:p w:rsidR="00345C4B" w:rsidRPr="00517E50" w:rsidRDefault="00345C4B" w:rsidP="00066C57">
            <w:pPr>
              <w:rPr>
                <w:rFonts w:cs="Arial"/>
              </w:rPr>
            </w:pPr>
            <w:r w:rsidRPr="00517E50">
              <w:rPr>
                <w:rFonts w:cs="Arial"/>
              </w:rPr>
              <w:t>000000</w:t>
            </w:r>
          </w:p>
        </w:tc>
        <w:tc>
          <w:tcPr>
            <w:tcW w:w="4120" w:type="dxa"/>
            <w:noWrap/>
            <w:hideMark/>
          </w:tcPr>
          <w:p w:rsidR="00345C4B" w:rsidRPr="00517E50" w:rsidRDefault="00345C4B" w:rsidP="00066C57">
            <w:pPr>
              <w:rPr>
                <w:rFonts w:cs="Arial"/>
              </w:rPr>
            </w:pPr>
            <w:r w:rsidRPr="00517E50">
              <w:rPr>
                <w:rFonts w:cs="Arial"/>
              </w:rPr>
              <w:t>ADSP_X_PCHIME_Env4_SustainSamples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14</w:t>
            </w:r>
          </w:p>
        </w:tc>
        <w:tc>
          <w:tcPr>
            <w:tcW w:w="800" w:type="dxa"/>
            <w:noWrap/>
            <w:hideMark/>
          </w:tcPr>
          <w:p w:rsidR="00345C4B" w:rsidRPr="00517E50" w:rsidRDefault="00345C4B" w:rsidP="00066C57">
            <w:pPr>
              <w:rPr>
                <w:rFonts w:cs="Arial"/>
              </w:rPr>
            </w:pPr>
            <w:r w:rsidRPr="00517E50">
              <w:rPr>
                <w:rFonts w:cs="Arial"/>
              </w:rPr>
              <w:t>000001</w:t>
            </w:r>
          </w:p>
        </w:tc>
        <w:tc>
          <w:tcPr>
            <w:tcW w:w="4120" w:type="dxa"/>
            <w:noWrap/>
            <w:hideMark/>
          </w:tcPr>
          <w:p w:rsidR="00345C4B" w:rsidRPr="00517E50" w:rsidRDefault="00345C4B" w:rsidP="00066C57">
            <w:pPr>
              <w:rPr>
                <w:rFonts w:cs="Arial"/>
              </w:rPr>
            </w:pPr>
            <w:r w:rsidRPr="00517E50">
              <w:rPr>
                <w:rFonts w:cs="Arial"/>
              </w:rPr>
              <w:t>ADSP_X_PCHIME_NrRepetitions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15</w:t>
            </w:r>
          </w:p>
        </w:tc>
        <w:tc>
          <w:tcPr>
            <w:tcW w:w="800" w:type="dxa"/>
            <w:noWrap/>
            <w:hideMark/>
          </w:tcPr>
          <w:p w:rsidR="00345C4B" w:rsidRPr="00517E50" w:rsidRDefault="00345C4B" w:rsidP="00066C57">
            <w:pPr>
              <w:rPr>
                <w:rFonts w:cs="Arial"/>
              </w:rPr>
            </w:pPr>
            <w:r w:rsidRPr="00517E50">
              <w:rPr>
                <w:rFonts w:cs="Arial"/>
              </w:rPr>
              <w:t>00171C</w:t>
            </w:r>
          </w:p>
        </w:tc>
        <w:tc>
          <w:tcPr>
            <w:tcW w:w="4120" w:type="dxa"/>
            <w:noWrap/>
            <w:hideMark/>
          </w:tcPr>
          <w:p w:rsidR="00345C4B" w:rsidRPr="00517E50" w:rsidRDefault="00345C4B" w:rsidP="00066C57">
            <w:pPr>
              <w:rPr>
                <w:rFonts w:cs="Arial"/>
              </w:rPr>
            </w:pPr>
            <w:r w:rsidRPr="00517E50">
              <w:rPr>
                <w:rFonts w:cs="Arial"/>
              </w:rPr>
              <w:t>ADSP_X_PCHIME_RepeatSamples</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16</w:t>
            </w:r>
          </w:p>
        </w:tc>
        <w:tc>
          <w:tcPr>
            <w:tcW w:w="800" w:type="dxa"/>
            <w:noWrap/>
            <w:hideMark/>
          </w:tcPr>
          <w:p w:rsidR="00345C4B" w:rsidRPr="00517E50" w:rsidRDefault="00345C4B" w:rsidP="00066C57">
            <w:pPr>
              <w:rPr>
                <w:rFonts w:cs="Arial"/>
              </w:rPr>
            </w:pPr>
            <w:r w:rsidRPr="00517E50">
              <w:rPr>
                <w:rFonts w:cs="Arial"/>
              </w:rPr>
              <w:t>07FD</w:t>
            </w:r>
          </w:p>
        </w:tc>
        <w:tc>
          <w:tcPr>
            <w:tcW w:w="4120" w:type="dxa"/>
            <w:noWrap/>
            <w:hideMark/>
          </w:tcPr>
          <w:p w:rsidR="00345C4B" w:rsidRPr="00517E50" w:rsidRDefault="00345C4B" w:rsidP="00066C57">
            <w:pPr>
              <w:rPr>
                <w:rFonts w:cs="Arial"/>
              </w:rPr>
            </w:pPr>
            <w:r w:rsidRPr="00517E50">
              <w:rPr>
                <w:rFonts w:cs="Arial"/>
              </w:rPr>
              <w:t>ADSP_Y_PCHIME_Freq1_MSB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17</w:t>
            </w:r>
          </w:p>
        </w:tc>
        <w:tc>
          <w:tcPr>
            <w:tcW w:w="800" w:type="dxa"/>
            <w:noWrap/>
            <w:hideMark/>
          </w:tcPr>
          <w:p w:rsidR="00345C4B" w:rsidRPr="00517E50" w:rsidRDefault="00345C4B" w:rsidP="00066C57">
            <w:pPr>
              <w:rPr>
                <w:rFonts w:cs="Arial"/>
              </w:rPr>
            </w:pPr>
            <w:r w:rsidRPr="00517E50">
              <w:rPr>
                <w:rFonts w:cs="Arial"/>
              </w:rPr>
              <w:t>04C7</w:t>
            </w:r>
          </w:p>
        </w:tc>
        <w:tc>
          <w:tcPr>
            <w:tcW w:w="4120" w:type="dxa"/>
            <w:noWrap/>
            <w:hideMark/>
          </w:tcPr>
          <w:p w:rsidR="00345C4B" w:rsidRPr="00517E50" w:rsidRDefault="00345C4B" w:rsidP="00066C57">
            <w:pPr>
              <w:rPr>
                <w:rFonts w:cs="Arial"/>
              </w:rPr>
            </w:pPr>
            <w:r w:rsidRPr="00517E50">
              <w:rPr>
                <w:rFonts w:cs="Arial"/>
              </w:rPr>
              <w:t>ADSP_Y_PCHIME_Freq1_LSB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lastRenderedPageBreak/>
              <w:t>18</w:t>
            </w:r>
          </w:p>
        </w:tc>
        <w:tc>
          <w:tcPr>
            <w:tcW w:w="800" w:type="dxa"/>
            <w:noWrap/>
            <w:hideMark/>
          </w:tcPr>
          <w:p w:rsidR="00345C4B" w:rsidRPr="00517E50" w:rsidRDefault="00345C4B" w:rsidP="00066C57">
            <w:pPr>
              <w:rPr>
                <w:rFonts w:cs="Arial"/>
              </w:rPr>
            </w:pPr>
            <w:r w:rsidRPr="00517E50">
              <w:rPr>
                <w:rFonts w:cs="Arial"/>
              </w:rPr>
              <w:t>047F</w:t>
            </w:r>
          </w:p>
        </w:tc>
        <w:tc>
          <w:tcPr>
            <w:tcW w:w="4120" w:type="dxa"/>
            <w:noWrap/>
            <w:hideMark/>
          </w:tcPr>
          <w:p w:rsidR="00345C4B" w:rsidRPr="00517E50" w:rsidRDefault="00345C4B" w:rsidP="00066C57">
            <w:pPr>
              <w:rPr>
                <w:rFonts w:cs="Arial"/>
              </w:rPr>
            </w:pPr>
            <w:r w:rsidRPr="00517E50">
              <w:rPr>
                <w:rFonts w:cs="Arial"/>
              </w:rPr>
              <w:t>ADSP_Y_PCHIME_Volume1</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19</w:t>
            </w:r>
          </w:p>
        </w:tc>
        <w:tc>
          <w:tcPr>
            <w:tcW w:w="800" w:type="dxa"/>
            <w:noWrap/>
            <w:hideMark/>
          </w:tcPr>
          <w:p w:rsidR="00345C4B" w:rsidRPr="00517E50" w:rsidRDefault="00345C4B" w:rsidP="00066C57">
            <w:pPr>
              <w:rPr>
                <w:rFonts w:cs="Arial"/>
              </w:rPr>
            </w:pPr>
            <w:r w:rsidRPr="00517E50">
              <w:rPr>
                <w:rFonts w:cs="Arial"/>
              </w:rPr>
              <w:t>07FE</w:t>
            </w:r>
          </w:p>
        </w:tc>
        <w:tc>
          <w:tcPr>
            <w:tcW w:w="4120" w:type="dxa"/>
            <w:noWrap/>
            <w:hideMark/>
          </w:tcPr>
          <w:p w:rsidR="00345C4B" w:rsidRPr="00517E50" w:rsidRDefault="00345C4B" w:rsidP="00066C57">
            <w:pPr>
              <w:rPr>
                <w:rFonts w:cs="Arial"/>
              </w:rPr>
            </w:pPr>
            <w:r w:rsidRPr="00517E50">
              <w:rPr>
                <w:rFonts w:cs="Arial"/>
              </w:rPr>
              <w:t>ADSP_Y_PCHIME_Freq2_MSB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20</w:t>
            </w:r>
          </w:p>
        </w:tc>
        <w:tc>
          <w:tcPr>
            <w:tcW w:w="800" w:type="dxa"/>
            <w:noWrap/>
            <w:hideMark/>
          </w:tcPr>
          <w:p w:rsidR="00345C4B" w:rsidRPr="00517E50" w:rsidRDefault="00345C4B" w:rsidP="00066C57">
            <w:pPr>
              <w:rPr>
                <w:rFonts w:cs="Arial"/>
              </w:rPr>
            </w:pPr>
            <w:r w:rsidRPr="00517E50">
              <w:rPr>
                <w:rFonts w:cs="Arial"/>
              </w:rPr>
              <w:t>0663</w:t>
            </w:r>
          </w:p>
        </w:tc>
        <w:tc>
          <w:tcPr>
            <w:tcW w:w="4120" w:type="dxa"/>
            <w:noWrap/>
            <w:hideMark/>
          </w:tcPr>
          <w:p w:rsidR="00345C4B" w:rsidRPr="00517E50" w:rsidRDefault="00345C4B" w:rsidP="00066C57">
            <w:pPr>
              <w:rPr>
                <w:rFonts w:cs="Arial"/>
              </w:rPr>
            </w:pPr>
            <w:r w:rsidRPr="00517E50">
              <w:rPr>
                <w:rFonts w:cs="Arial"/>
              </w:rPr>
              <w:t>ADSP_Y_PCHIME_Freq2_LSB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21</w:t>
            </w:r>
          </w:p>
        </w:tc>
        <w:tc>
          <w:tcPr>
            <w:tcW w:w="800" w:type="dxa"/>
            <w:noWrap/>
            <w:hideMark/>
          </w:tcPr>
          <w:p w:rsidR="00345C4B" w:rsidRPr="00517E50" w:rsidRDefault="00345C4B" w:rsidP="00066C57">
            <w:pPr>
              <w:rPr>
                <w:rFonts w:cs="Arial"/>
              </w:rPr>
            </w:pPr>
            <w:r w:rsidRPr="00517E50">
              <w:rPr>
                <w:rFonts w:cs="Arial"/>
              </w:rPr>
              <w:t>02D6</w:t>
            </w:r>
          </w:p>
        </w:tc>
        <w:tc>
          <w:tcPr>
            <w:tcW w:w="4120" w:type="dxa"/>
            <w:noWrap/>
            <w:hideMark/>
          </w:tcPr>
          <w:p w:rsidR="00345C4B" w:rsidRPr="00517E50" w:rsidRDefault="00345C4B" w:rsidP="00066C57">
            <w:pPr>
              <w:rPr>
                <w:rFonts w:cs="Arial"/>
              </w:rPr>
            </w:pPr>
            <w:r w:rsidRPr="00517E50">
              <w:rPr>
                <w:rFonts w:cs="Arial"/>
              </w:rPr>
              <w:t>ADSP_Y_PCHIME_Volume2</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22</w:t>
            </w:r>
          </w:p>
        </w:tc>
        <w:tc>
          <w:tcPr>
            <w:tcW w:w="800" w:type="dxa"/>
            <w:noWrap/>
            <w:hideMark/>
          </w:tcPr>
          <w:p w:rsidR="00345C4B" w:rsidRPr="00517E50" w:rsidRDefault="00345C4B" w:rsidP="00066C57">
            <w:pPr>
              <w:rPr>
                <w:rFonts w:cs="Arial"/>
              </w:rPr>
            </w:pPr>
            <w:r w:rsidRPr="00517E50">
              <w:rPr>
                <w:rFonts w:cs="Arial"/>
              </w:rPr>
              <w:t>07FD</w:t>
            </w:r>
          </w:p>
        </w:tc>
        <w:tc>
          <w:tcPr>
            <w:tcW w:w="4120" w:type="dxa"/>
            <w:noWrap/>
            <w:hideMark/>
          </w:tcPr>
          <w:p w:rsidR="00345C4B" w:rsidRPr="00517E50" w:rsidRDefault="00345C4B" w:rsidP="00066C57">
            <w:pPr>
              <w:rPr>
                <w:rFonts w:cs="Arial"/>
              </w:rPr>
            </w:pPr>
            <w:r w:rsidRPr="00517E50">
              <w:rPr>
                <w:rFonts w:cs="Arial"/>
              </w:rPr>
              <w:t>ADSP_Y_PCHIME_Freq3_MSB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23</w:t>
            </w:r>
          </w:p>
        </w:tc>
        <w:tc>
          <w:tcPr>
            <w:tcW w:w="800" w:type="dxa"/>
            <w:noWrap/>
            <w:hideMark/>
          </w:tcPr>
          <w:p w:rsidR="00345C4B" w:rsidRPr="00517E50" w:rsidRDefault="00345C4B" w:rsidP="00066C57">
            <w:pPr>
              <w:rPr>
                <w:rFonts w:cs="Arial"/>
              </w:rPr>
            </w:pPr>
            <w:r w:rsidRPr="00517E50">
              <w:rPr>
                <w:rFonts w:cs="Arial"/>
              </w:rPr>
              <w:t>026C</w:t>
            </w:r>
          </w:p>
        </w:tc>
        <w:tc>
          <w:tcPr>
            <w:tcW w:w="4120" w:type="dxa"/>
            <w:noWrap/>
            <w:hideMark/>
          </w:tcPr>
          <w:p w:rsidR="00345C4B" w:rsidRPr="00517E50" w:rsidRDefault="00345C4B" w:rsidP="00066C57">
            <w:pPr>
              <w:rPr>
                <w:rFonts w:cs="Arial"/>
              </w:rPr>
            </w:pPr>
            <w:r w:rsidRPr="00517E50">
              <w:rPr>
                <w:rFonts w:cs="Arial"/>
              </w:rPr>
              <w:t>ADSP_Y_PCHIME_Freq3_LSB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24</w:t>
            </w:r>
          </w:p>
        </w:tc>
        <w:tc>
          <w:tcPr>
            <w:tcW w:w="800" w:type="dxa"/>
            <w:noWrap/>
            <w:hideMark/>
          </w:tcPr>
          <w:p w:rsidR="00345C4B" w:rsidRPr="00517E50" w:rsidRDefault="00345C4B" w:rsidP="00066C57">
            <w:pPr>
              <w:rPr>
                <w:rFonts w:cs="Arial"/>
              </w:rPr>
            </w:pPr>
            <w:r w:rsidRPr="00517E50">
              <w:rPr>
                <w:rFonts w:cs="Arial"/>
              </w:rPr>
              <w:t>047F</w:t>
            </w:r>
          </w:p>
        </w:tc>
        <w:tc>
          <w:tcPr>
            <w:tcW w:w="4120" w:type="dxa"/>
            <w:noWrap/>
            <w:hideMark/>
          </w:tcPr>
          <w:p w:rsidR="00345C4B" w:rsidRPr="00517E50" w:rsidRDefault="00345C4B" w:rsidP="00066C57">
            <w:pPr>
              <w:rPr>
                <w:rFonts w:cs="Arial"/>
              </w:rPr>
            </w:pPr>
            <w:r w:rsidRPr="00517E50">
              <w:rPr>
                <w:rFonts w:cs="Arial"/>
              </w:rPr>
              <w:t>ADSP_Y_PCHIME_Volume3</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25</w:t>
            </w:r>
          </w:p>
        </w:tc>
        <w:tc>
          <w:tcPr>
            <w:tcW w:w="800" w:type="dxa"/>
            <w:noWrap/>
            <w:hideMark/>
          </w:tcPr>
          <w:p w:rsidR="00345C4B" w:rsidRPr="00517E50" w:rsidRDefault="00345C4B" w:rsidP="00066C57">
            <w:pPr>
              <w:rPr>
                <w:rFonts w:cs="Arial"/>
              </w:rPr>
            </w:pPr>
            <w:r w:rsidRPr="00517E50">
              <w:rPr>
                <w:rFonts w:cs="Arial"/>
              </w:rPr>
              <w:t>07FE</w:t>
            </w:r>
          </w:p>
        </w:tc>
        <w:tc>
          <w:tcPr>
            <w:tcW w:w="4120" w:type="dxa"/>
            <w:noWrap/>
            <w:hideMark/>
          </w:tcPr>
          <w:p w:rsidR="00345C4B" w:rsidRPr="00517E50" w:rsidRDefault="00345C4B" w:rsidP="00066C57">
            <w:pPr>
              <w:rPr>
                <w:rFonts w:cs="Arial"/>
              </w:rPr>
            </w:pPr>
            <w:r w:rsidRPr="00517E50">
              <w:rPr>
                <w:rFonts w:cs="Arial"/>
              </w:rPr>
              <w:t>ADSP_Y_PCHIME_Freq4_MSB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26</w:t>
            </w:r>
          </w:p>
        </w:tc>
        <w:tc>
          <w:tcPr>
            <w:tcW w:w="800" w:type="dxa"/>
            <w:noWrap/>
            <w:hideMark/>
          </w:tcPr>
          <w:p w:rsidR="00345C4B" w:rsidRPr="00517E50" w:rsidRDefault="00345C4B" w:rsidP="00066C57">
            <w:pPr>
              <w:rPr>
                <w:rFonts w:cs="Arial"/>
              </w:rPr>
            </w:pPr>
            <w:r w:rsidRPr="00517E50">
              <w:rPr>
                <w:rFonts w:cs="Arial"/>
              </w:rPr>
              <w:t>0663</w:t>
            </w:r>
          </w:p>
        </w:tc>
        <w:tc>
          <w:tcPr>
            <w:tcW w:w="4120" w:type="dxa"/>
            <w:noWrap/>
            <w:hideMark/>
          </w:tcPr>
          <w:p w:rsidR="00345C4B" w:rsidRPr="00517E50" w:rsidRDefault="00345C4B" w:rsidP="00066C57">
            <w:pPr>
              <w:rPr>
                <w:rFonts w:cs="Arial"/>
              </w:rPr>
            </w:pPr>
            <w:r w:rsidRPr="00517E50">
              <w:rPr>
                <w:rFonts w:cs="Arial"/>
              </w:rPr>
              <w:t>ADSP_Y_PCHIME_Freq4_LSB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27</w:t>
            </w:r>
          </w:p>
        </w:tc>
        <w:tc>
          <w:tcPr>
            <w:tcW w:w="800" w:type="dxa"/>
            <w:noWrap/>
            <w:hideMark/>
          </w:tcPr>
          <w:p w:rsidR="00345C4B" w:rsidRPr="00517E50" w:rsidRDefault="00345C4B" w:rsidP="00066C57">
            <w:pPr>
              <w:rPr>
                <w:rFonts w:cs="Arial"/>
              </w:rPr>
            </w:pPr>
            <w:r w:rsidRPr="00517E50">
              <w:rPr>
                <w:rFonts w:cs="Arial"/>
              </w:rPr>
              <w:t>02D6</w:t>
            </w:r>
          </w:p>
        </w:tc>
        <w:tc>
          <w:tcPr>
            <w:tcW w:w="4120" w:type="dxa"/>
            <w:noWrap/>
            <w:hideMark/>
          </w:tcPr>
          <w:p w:rsidR="00345C4B" w:rsidRPr="00517E50" w:rsidRDefault="00345C4B" w:rsidP="00066C57">
            <w:pPr>
              <w:rPr>
                <w:rFonts w:cs="Arial"/>
              </w:rPr>
            </w:pPr>
            <w:r w:rsidRPr="00517E50">
              <w:rPr>
                <w:rFonts w:cs="Arial"/>
              </w:rPr>
              <w:t>ADSP_Y_PCHIME_Volume4</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28</w:t>
            </w:r>
          </w:p>
        </w:tc>
        <w:tc>
          <w:tcPr>
            <w:tcW w:w="800" w:type="dxa"/>
            <w:noWrap/>
            <w:hideMark/>
          </w:tcPr>
          <w:p w:rsidR="00345C4B" w:rsidRPr="00517E50" w:rsidRDefault="00345C4B" w:rsidP="00066C57">
            <w:pPr>
              <w:rPr>
                <w:rFonts w:cs="Arial"/>
              </w:rPr>
            </w:pPr>
            <w:r w:rsidRPr="00517E50">
              <w:rPr>
                <w:rFonts w:cs="Arial"/>
              </w:rPr>
              <w:t>07EE</w:t>
            </w:r>
          </w:p>
        </w:tc>
        <w:tc>
          <w:tcPr>
            <w:tcW w:w="4120" w:type="dxa"/>
            <w:noWrap/>
            <w:hideMark/>
          </w:tcPr>
          <w:p w:rsidR="00345C4B" w:rsidRPr="00517E50" w:rsidRDefault="00345C4B" w:rsidP="00066C57">
            <w:pPr>
              <w:rPr>
                <w:rFonts w:cs="Arial"/>
              </w:rPr>
            </w:pPr>
            <w:r w:rsidRPr="00517E50">
              <w:rPr>
                <w:rFonts w:cs="Arial"/>
              </w:rPr>
              <w:t>ADSP_Y_PCHIME_Freq5_MSB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29</w:t>
            </w:r>
          </w:p>
        </w:tc>
        <w:tc>
          <w:tcPr>
            <w:tcW w:w="800" w:type="dxa"/>
            <w:noWrap/>
            <w:hideMark/>
          </w:tcPr>
          <w:p w:rsidR="00345C4B" w:rsidRPr="00517E50" w:rsidRDefault="00345C4B" w:rsidP="00066C57">
            <w:pPr>
              <w:rPr>
                <w:rFonts w:cs="Arial"/>
              </w:rPr>
            </w:pPr>
            <w:r w:rsidRPr="00517E50">
              <w:rPr>
                <w:rFonts w:cs="Arial"/>
              </w:rPr>
              <w:t>03D5</w:t>
            </w:r>
          </w:p>
        </w:tc>
        <w:tc>
          <w:tcPr>
            <w:tcW w:w="4120" w:type="dxa"/>
            <w:noWrap/>
            <w:hideMark/>
          </w:tcPr>
          <w:p w:rsidR="00345C4B" w:rsidRPr="00517E50" w:rsidRDefault="00345C4B" w:rsidP="00066C57">
            <w:pPr>
              <w:rPr>
                <w:rFonts w:cs="Arial"/>
              </w:rPr>
            </w:pPr>
            <w:r w:rsidRPr="00517E50">
              <w:rPr>
                <w:rFonts w:cs="Arial"/>
              </w:rPr>
              <w:t>ADSP_Y_PCHIME_Freq5_LSB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30</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ADSP_Y_PCHIME_Volume5</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31</w:t>
            </w:r>
          </w:p>
        </w:tc>
        <w:tc>
          <w:tcPr>
            <w:tcW w:w="800" w:type="dxa"/>
            <w:noWrap/>
            <w:hideMark/>
          </w:tcPr>
          <w:p w:rsidR="00345C4B" w:rsidRPr="00517E50" w:rsidRDefault="00345C4B" w:rsidP="00066C57">
            <w:pPr>
              <w:rPr>
                <w:rFonts w:cs="Arial"/>
              </w:rPr>
            </w:pPr>
            <w:r w:rsidRPr="00517E50">
              <w:rPr>
                <w:rFonts w:cs="Arial"/>
              </w:rPr>
              <w:t>07EE</w:t>
            </w:r>
          </w:p>
        </w:tc>
        <w:tc>
          <w:tcPr>
            <w:tcW w:w="4120" w:type="dxa"/>
            <w:noWrap/>
            <w:hideMark/>
          </w:tcPr>
          <w:p w:rsidR="00345C4B" w:rsidRPr="00517E50" w:rsidRDefault="00345C4B" w:rsidP="00066C57">
            <w:pPr>
              <w:rPr>
                <w:rFonts w:cs="Arial"/>
              </w:rPr>
            </w:pPr>
            <w:r w:rsidRPr="00517E50">
              <w:rPr>
                <w:rFonts w:cs="Arial"/>
              </w:rPr>
              <w:t>ADSP_Y_PCHIME_Freq6_MSB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32</w:t>
            </w:r>
          </w:p>
        </w:tc>
        <w:tc>
          <w:tcPr>
            <w:tcW w:w="800" w:type="dxa"/>
            <w:noWrap/>
            <w:hideMark/>
          </w:tcPr>
          <w:p w:rsidR="00345C4B" w:rsidRPr="00517E50" w:rsidRDefault="00345C4B" w:rsidP="00066C57">
            <w:pPr>
              <w:rPr>
                <w:rFonts w:cs="Arial"/>
              </w:rPr>
            </w:pPr>
            <w:r w:rsidRPr="00517E50">
              <w:rPr>
                <w:rFonts w:cs="Arial"/>
              </w:rPr>
              <w:t>03D5</w:t>
            </w:r>
          </w:p>
        </w:tc>
        <w:tc>
          <w:tcPr>
            <w:tcW w:w="4120" w:type="dxa"/>
            <w:noWrap/>
            <w:hideMark/>
          </w:tcPr>
          <w:p w:rsidR="00345C4B" w:rsidRPr="00517E50" w:rsidRDefault="00345C4B" w:rsidP="00066C57">
            <w:pPr>
              <w:rPr>
                <w:rFonts w:cs="Arial"/>
              </w:rPr>
            </w:pPr>
            <w:r w:rsidRPr="00517E50">
              <w:rPr>
                <w:rFonts w:cs="Arial"/>
              </w:rPr>
              <w:t>ADSP_Y_PCHIME_Freq6_LSB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33</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ADSP_Y_PCHIME_Volume6</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34</w:t>
            </w:r>
          </w:p>
        </w:tc>
        <w:tc>
          <w:tcPr>
            <w:tcW w:w="800" w:type="dxa"/>
            <w:noWrap/>
            <w:hideMark/>
          </w:tcPr>
          <w:p w:rsidR="00345C4B" w:rsidRPr="00517E50" w:rsidRDefault="00345C4B" w:rsidP="00066C57">
            <w:pPr>
              <w:rPr>
                <w:rFonts w:cs="Arial"/>
              </w:rPr>
            </w:pPr>
            <w:r w:rsidRPr="00517E50">
              <w:rPr>
                <w:rFonts w:cs="Arial"/>
              </w:rPr>
              <w:t>07EE</w:t>
            </w:r>
          </w:p>
        </w:tc>
        <w:tc>
          <w:tcPr>
            <w:tcW w:w="4120" w:type="dxa"/>
            <w:noWrap/>
            <w:hideMark/>
          </w:tcPr>
          <w:p w:rsidR="00345C4B" w:rsidRPr="00517E50" w:rsidRDefault="00345C4B" w:rsidP="00066C57">
            <w:pPr>
              <w:rPr>
                <w:rFonts w:cs="Arial"/>
              </w:rPr>
            </w:pPr>
            <w:r w:rsidRPr="00517E50">
              <w:rPr>
                <w:rFonts w:cs="Arial"/>
              </w:rPr>
              <w:t>ADSP_Y_PCHIME_Freq7_MSB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35</w:t>
            </w:r>
          </w:p>
        </w:tc>
        <w:tc>
          <w:tcPr>
            <w:tcW w:w="800" w:type="dxa"/>
            <w:noWrap/>
            <w:hideMark/>
          </w:tcPr>
          <w:p w:rsidR="00345C4B" w:rsidRPr="00517E50" w:rsidRDefault="00345C4B" w:rsidP="00066C57">
            <w:pPr>
              <w:rPr>
                <w:rFonts w:cs="Arial"/>
              </w:rPr>
            </w:pPr>
            <w:r w:rsidRPr="00517E50">
              <w:rPr>
                <w:rFonts w:cs="Arial"/>
              </w:rPr>
              <w:t>03D5</w:t>
            </w:r>
          </w:p>
        </w:tc>
        <w:tc>
          <w:tcPr>
            <w:tcW w:w="4120" w:type="dxa"/>
            <w:noWrap/>
            <w:hideMark/>
          </w:tcPr>
          <w:p w:rsidR="00345C4B" w:rsidRPr="00517E50" w:rsidRDefault="00345C4B" w:rsidP="00066C57">
            <w:pPr>
              <w:rPr>
                <w:rFonts w:cs="Arial"/>
              </w:rPr>
            </w:pPr>
            <w:r w:rsidRPr="00517E50">
              <w:rPr>
                <w:rFonts w:cs="Arial"/>
              </w:rPr>
              <w:t>ADSP_Y_PCHIME_Freq7_LSB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36</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ADSP_Y_PCHIME_Volume7</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37</w:t>
            </w:r>
          </w:p>
        </w:tc>
        <w:tc>
          <w:tcPr>
            <w:tcW w:w="800" w:type="dxa"/>
            <w:noWrap/>
            <w:hideMark/>
          </w:tcPr>
          <w:p w:rsidR="00345C4B" w:rsidRPr="00517E50" w:rsidRDefault="00345C4B" w:rsidP="00066C57">
            <w:pPr>
              <w:rPr>
                <w:rFonts w:cs="Arial"/>
              </w:rPr>
            </w:pPr>
            <w:r w:rsidRPr="00517E50">
              <w:rPr>
                <w:rFonts w:cs="Arial"/>
              </w:rPr>
              <w:t>07EE</w:t>
            </w:r>
          </w:p>
        </w:tc>
        <w:tc>
          <w:tcPr>
            <w:tcW w:w="4120" w:type="dxa"/>
            <w:noWrap/>
            <w:hideMark/>
          </w:tcPr>
          <w:p w:rsidR="00345C4B" w:rsidRPr="00517E50" w:rsidRDefault="00345C4B" w:rsidP="00066C57">
            <w:pPr>
              <w:rPr>
                <w:rFonts w:cs="Arial"/>
              </w:rPr>
            </w:pPr>
            <w:r w:rsidRPr="00517E50">
              <w:rPr>
                <w:rFonts w:cs="Arial"/>
              </w:rPr>
              <w:t>ADSP_Y_PCHIME_Freq8_MSB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38</w:t>
            </w:r>
          </w:p>
        </w:tc>
        <w:tc>
          <w:tcPr>
            <w:tcW w:w="800" w:type="dxa"/>
            <w:noWrap/>
            <w:hideMark/>
          </w:tcPr>
          <w:p w:rsidR="00345C4B" w:rsidRPr="00517E50" w:rsidRDefault="00345C4B" w:rsidP="00066C57">
            <w:pPr>
              <w:rPr>
                <w:rFonts w:cs="Arial"/>
              </w:rPr>
            </w:pPr>
            <w:r w:rsidRPr="00517E50">
              <w:rPr>
                <w:rFonts w:cs="Arial"/>
              </w:rPr>
              <w:t>03D5</w:t>
            </w:r>
          </w:p>
        </w:tc>
        <w:tc>
          <w:tcPr>
            <w:tcW w:w="4120" w:type="dxa"/>
            <w:noWrap/>
            <w:hideMark/>
          </w:tcPr>
          <w:p w:rsidR="00345C4B" w:rsidRPr="00517E50" w:rsidRDefault="00345C4B" w:rsidP="00066C57">
            <w:pPr>
              <w:rPr>
                <w:rFonts w:cs="Arial"/>
              </w:rPr>
            </w:pPr>
            <w:r w:rsidRPr="00517E50">
              <w:rPr>
                <w:rFonts w:cs="Arial"/>
              </w:rPr>
              <w:t>ADSP_Y_PCHIME_Freq8_LSB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39</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ADSP_Y_PCHIME_Volume8</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40</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ADSP_Y_PCHIME_Ampli_LFO</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41</w:t>
            </w:r>
          </w:p>
        </w:tc>
        <w:tc>
          <w:tcPr>
            <w:tcW w:w="800" w:type="dxa"/>
            <w:noWrap/>
            <w:hideMark/>
          </w:tcPr>
          <w:p w:rsidR="00345C4B" w:rsidRPr="00517E50" w:rsidRDefault="00345C4B" w:rsidP="00066C57">
            <w:pPr>
              <w:rPr>
                <w:rFonts w:cs="Arial"/>
              </w:rPr>
            </w:pPr>
            <w:r w:rsidRPr="00517E50">
              <w:rPr>
                <w:rFonts w:cs="Arial"/>
              </w:rPr>
              <w:t>05A7</w:t>
            </w:r>
          </w:p>
        </w:tc>
        <w:tc>
          <w:tcPr>
            <w:tcW w:w="4120" w:type="dxa"/>
            <w:noWrap/>
            <w:hideMark/>
          </w:tcPr>
          <w:p w:rsidR="00345C4B" w:rsidRPr="00517E50" w:rsidRDefault="00345C4B" w:rsidP="00066C57">
            <w:pPr>
              <w:rPr>
                <w:rFonts w:cs="Arial"/>
              </w:rPr>
            </w:pPr>
            <w:r w:rsidRPr="00517E50">
              <w:rPr>
                <w:rFonts w:cs="Arial"/>
              </w:rPr>
              <w:t>ADSP_Y_PCHIME_Offset_LFO</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42</w:t>
            </w:r>
          </w:p>
        </w:tc>
        <w:tc>
          <w:tcPr>
            <w:tcW w:w="800" w:type="dxa"/>
            <w:noWrap/>
            <w:hideMark/>
          </w:tcPr>
          <w:p w:rsidR="00345C4B" w:rsidRPr="00517E50" w:rsidRDefault="00345C4B" w:rsidP="00066C57">
            <w:pPr>
              <w:rPr>
                <w:rFonts w:cs="Arial"/>
              </w:rPr>
            </w:pPr>
            <w:r w:rsidRPr="00517E50">
              <w:rPr>
                <w:rFonts w:cs="Arial"/>
              </w:rPr>
              <w:t>0001</w:t>
            </w:r>
          </w:p>
        </w:tc>
        <w:tc>
          <w:tcPr>
            <w:tcW w:w="4120" w:type="dxa"/>
            <w:noWrap/>
            <w:hideMark/>
          </w:tcPr>
          <w:p w:rsidR="00345C4B" w:rsidRPr="00517E50" w:rsidRDefault="00345C4B" w:rsidP="00066C57">
            <w:pPr>
              <w:rPr>
                <w:rFonts w:cs="Arial"/>
              </w:rPr>
            </w:pPr>
            <w:r w:rsidRPr="00517E50">
              <w:rPr>
                <w:rFonts w:cs="Arial"/>
              </w:rPr>
              <w:t>ADSP_Y_PCHIME_Env1_DelayVolume</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43</w:t>
            </w:r>
          </w:p>
        </w:tc>
        <w:tc>
          <w:tcPr>
            <w:tcW w:w="800" w:type="dxa"/>
            <w:noWrap/>
            <w:hideMark/>
          </w:tcPr>
          <w:p w:rsidR="00345C4B" w:rsidRPr="00517E50" w:rsidRDefault="00345C4B" w:rsidP="00066C57">
            <w:pPr>
              <w:rPr>
                <w:rFonts w:cs="Arial"/>
              </w:rPr>
            </w:pPr>
            <w:r w:rsidRPr="00517E50">
              <w:rPr>
                <w:rFonts w:cs="Arial"/>
              </w:rPr>
              <w:t>07FC</w:t>
            </w:r>
          </w:p>
        </w:tc>
        <w:tc>
          <w:tcPr>
            <w:tcW w:w="4120" w:type="dxa"/>
            <w:noWrap/>
            <w:hideMark/>
          </w:tcPr>
          <w:p w:rsidR="00345C4B" w:rsidRPr="00517E50" w:rsidRDefault="00345C4B" w:rsidP="00066C57">
            <w:pPr>
              <w:rPr>
                <w:rFonts w:cs="Arial"/>
              </w:rPr>
            </w:pPr>
            <w:r w:rsidRPr="00517E50">
              <w:rPr>
                <w:rFonts w:cs="Arial"/>
              </w:rPr>
              <w:t>ADSP_Y_PCHIME_Env1_DecayCoef_MSB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44</w:t>
            </w:r>
          </w:p>
        </w:tc>
        <w:tc>
          <w:tcPr>
            <w:tcW w:w="800" w:type="dxa"/>
            <w:noWrap/>
            <w:hideMark/>
          </w:tcPr>
          <w:p w:rsidR="00345C4B" w:rsidRPr="00517E50" w:rsidRDefault="00345C4B" w:rsidP="00066C57">
            <w:pPr>
              <w:rPr>
                <w:rFonts w:cs="Arial"/>
              </w:rPr>
            </w:pPr>
            <w:r w:rsidRPr="00517E50">
              <w:rPr>
                <w:rFonts w:cs="Arial"/>
              </w:rPr>
              <w:t>04B7</w:t>
            </w:r>
          </w:p>
        </w:tc>
        <w:tc>
          <w:tcPr>
            <w:tcW w:w="4120" w:type="dxa"/>
            <w:noWrap/>
            <w:hideMark/>
          </w:tcPr>
          <w:p w:rsidR="00345C4B" w:rsidRPr="00517E50" w:rsidRDefault="00345C4B" w:rsidP="00066C57">
            <w:pPr>
              <w:rPr>
                <w:rFonts w:cs="Arial"/>
              </w:rPr>
            </w:pPr>
            <w:r w:rsidRPr="00517E50">
              <w:rPr>
                <w:rFonts w:cs="Arial"/>
              </w:rPr>
              <w:t>ADSP_Y_PCHIME_Env1_DecayCoef_LSB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45</w:t>
            </w:r>
          </w:p>
        </w:tc>
        <w:tc>
          <w:tcPr>
            <w:tcW w:w="800" w:type="dxa"/>
            <w:noWrap/>
            <w:hideMark/>
          </w:tcPr>
          <w:p w:rsidR="00345C4B" w:rsidRPr="00517E50" w:rsidRDefault="00345C4B" w:rsidP="00066C57">
            <w:pPr>
              <w:rPr>
                <w:rFonts w:cs="Arial"/>
              </w:rPr>
            </w:pPr>
            <w:r w:rsidRPr="00517E50">
              <w:rPr>
                <w:rFonts w:cs="Arial"/>
              </w:rPr>
              <w:t>0001</w:t>
            </w:r>
          </w:p>
        </w:tc>
        <w:tc>
          <w:tcPr>
            <w:tcW w:w="4120" w:type="dxa"/>
            <w:noWrap/>
            <w:hideMark/>
          </w:tcPr>
          <w:p w:rsidR="00345C4B" w:rsidRPr="00517E50" w:rsidRDefault="00345C4B" w:rsidP="00066C57">
            <w:pPr>
              <w:rPr>
                <w:rFonts w:cs="Arial"/>
              </w:rPr>
            </w:pPr>
            <w:r w:rsidRPr="00517E50">
              <w:rPr>
                <w:rFonts w:cs="Arial"/>
              </w:rPr>
              <w:t>ADSP_Y_PCHIME_Env2_DelayVolume</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46</w:t>
            </w:r>
          </w:p>
        </w:tc>
        <w:tc>
          <w:tcPr>
            <w:tcW w:w="800" w:type="dxa"/>
            <w:noWrap/>
            <w:hideMark/>
          </w:tcPr>
          <w:p w:rsidR="00345C4B" w:rsidRPr="00517E50" w:rsidRDefault="00345C4B" w:rsidP="00066C57">
            <w:pPr>
              <w:rPr>
                <w:rFonts w:cs="Arial"/>
              </w:rPr>
            </w:pPr>
            <w:r w:rsidRPr="00517E50">
              <w:rPr>
                <w:rFonts w:cs="Arial"/>
              </w:rPr>
              <w:t>07FC</w:t>
            </w:r>
          </w:p>
        </w:tc>
        <w:tc>
          <w:tcPr>
            <w:tcW w:w="4120" w:type="dxa"/>
            <w:noWrap/>
            <w:hideMark/>
          </w:tcPr>
          <w:p w:rsidR="00345C4B" w:rsidRPr="00517E50" w:rsidRDefault="00345C4B" w:rsidP="00066C57">
            <w:pPr>
              <w:rPr>
                <w:rFonts w:cs="Arial"/>
              </w:rPr>
            </w:pPr>
            <w:r w:rsidRPr="00517E50">
              <w:rPr>
                <w:rFonts w:cs="Arial"/>
              </w:rPr>
              <w:t>ADSP_Y_PCHIME_Env2_DecayCoef_MSB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47</w:t>
            </w:r>
          </w:p>
        </w:tc>
        <w:tc>
          <w:tcPr>
            <w:tcW w:w="800" w:type="dxa"/>
            <w:noWrap/>
            <w:hideMark/>
          </w:tcPr>
          <w:p w:rsidR="00345C4B" w:rsidRPr="00517E50" w:rsidRDefault="00345C4B" w:rsidP="00066C57">
            <w:pPr>
              <w:rPr>
                <w:rFonts w:cs="Arial"/>
              </w:rPr>
            </w:pPr>
            <w:r w:rsidRPr="00517E50">
              <w:rPr>
                <w:rFonts w:cs="Arial"/>
              </w:rPr>
              <w:t>04B7</w:t>
            </w:r>
          </w:p>
        </w:tc>
        <w:tc>
          <w:tcPr>
            <w:tcW w:w="4120" w:type="dxa"/>
            <w:noWrap/>
            <w:hideMark/>
          </w:tcPr>
          <w:p w:rsidR="00345C4B" w:rsidRPr="00517E50" w:rsidRDefault="00345C4B" w:rsidP="00066C57">
            <w:pPr>
              <w:rPr>
                <w:rFonts w:cs="Arial"/>
              </w:rPr>
            </w:pPr>
            <w:r w:rsidRPr="00517E50">
              <w:rPr>
                <w:rFonts w:cs="Arial"/>
              </w:rPr>
              <w:t>ADSP_Y_PCHIME_Env2_DecayCoef_LSB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48</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ADSP_Y_PCHIME_Env3_DelayVolume</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49</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ADSP_Y_PCHIME_Env3_DecayCoef_MSB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50</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ADSP_Y_PCHIME_Env3_DecayCoef_LSB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51</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ADSP_Y_PCHIME_Env4_DelayVolume</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52</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ADSP_Y_PCHIME_Env4_DecayCoef_MSB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53</w:t>
            </w:r>
          </w:p>
        </w:tc>
        <w:tc>
          <w:tcPr>
            <w:tcW w:w="800" w:type="dxa"/>
            <w:noWrap/>
            <w:hideMark/>
          </w:tcPr>
          <w:p w:rsidR="00345C4B" w:rsidRPr="00517E50" w:rsidRDefault="00345C4B" w:rsidP="00066C57">
            <w:pPr>
              <w:rPr>
                <w:rFonts w:cs="Arial"/>
              </w:rPr>
            </w:pPr>
            <w:r w:rsidRPr="00517E50">
              <w:rPr>
                <w:rFonts w:cs="Arial"/>
              </w:rPr>
              <w:t>0000</w:t>
            </w:r>
          </w:p>
        </w:tc>
        <w:tc>
          <w:tcPr>
            <w:tcW w:w="4120" w:type="dxa"/>
            <w:noWrap/>
            <w:hideMark/>
          </w:tcPr>
          <w:p w:rsidR="00345C4B" w:rsidRPr="00517E50" w:rsidRDefault="00345C4B" w:rsidP="00066C57">
            <w:pPr>
              <w:rPr>
                <w:rFonts w:cs="Arial"/>
              </w:rPr>
            </w:pPr>
            <w:r w:rsidRPr="00517E50">
              <w:rPr>
                <w:rFonts w:cs="Arial"/>
              </w:rPr>
              <w:t>ADSP_Y_PCHIME_Env4_DecayCoef_LSB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54</w:t>
            </w:r>
          </w:p>
        </w:tc>
        <w:tc>
          <w:tcPr>
            <w:tcW w:w="800" w:type="dxa"/>
            <w:noWrap/>
            <w:hideMark/>
          </w:tcPr>
          <w:p w:rsidR="00345C4B" w:rsidRPr="00517E50" w:rsidRDefault="00345C4B" w:rsidP="00066C57">
            <w:pPr>
              <w:rPr>
                <w:rFonts w:cs="Arial"/>
              </w:rPr>
            </w:pPr>
            <w:r w:rsidRPr="00517E50">
              <w:rPr>
                <w:rFonts w:cs="Arial"/>
              </w:rPr>
              <w:t>0400</w:t>
            </w:r>
          </w:p>
        </w:tc>
        <w:tc>
          <w:tcPr>
            <w:tcW w:w="4120" w:type="dxa"/>
            <w:noWrap/>
            <w:hideMark/>
          </w:tcPr>
          <w:p w:rsidR="00345C4B" w:rsidRPr="00517E50" w:rsidRDefault="00345C4B" w:rsidP="00066C57">
            <w:pPr>
              <w:rPr>
                <w:rFonts w:cs="Arial"/>
              </w:rPr>
            </w:pPr>
            <w:r w:rsidRPr="00517E50">
              <w:rPr>
                <w:rFonts w:cs="Arial"/>
              </w:rPr>
              <w:t>ADSP_Y_PCHIME_MasterVolume</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55</w:t>
            </w:r>
          </w:p>
        </w:tc>
        <w:tc>
          <w:tcPr>
            <w:tcW w:w="800" w:type="dxa"/>
            <w:noWrap/>
            <w:hideMark/>
          </w:tcPr>
          <w:p w:rsidR="00345C4B" w:rsidRPr="00517E50" w:rsidRDefault="00345C4B" w:rsidP="00066C57">
            <w:pPr>
              <w:rPr>
                <w:rFonts w:cs="Arial"/>
              </w:rPr>
            </w:pPr>
            <w:r w:rsidRPr="00517E50">
              <w:rPr>
                <w:rFonts w:cs="Arial"/>
              </w:rPr>
              <w:t>07FE</w:t>
            </w:r>
          </w:p>
        </w:tc>
        <w:tc>
          <w:tcPr>
            <w:tcW w:w="4120" w:type="dxa"/>
            <w:noWrap/>
            <w:hideMark/>
          </w:tcPr>
          <w:p w:rsidR="00345C4B" w:rsidRPr="00517E50" w:rsidRDefault="00345C4B" w:rsidP="00066C57">
            <w:pPr>
              <w:rPr>
                <w:rFonts w:cs="Arial"/>
              </w:rPr>
            </w:pPr>
            <w:r w:rsidRPr="00517E50">
              <w:rPr>
                <w:rFonts w:cs="Arial"/>
              </w:rPr>
              <w:t>ADSP_Y_PCHIME_SMute_DecayCoef_MSB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56</w:t>
            </w:r>
          </w:p>
        </w:tc>
        <w:tc>
          <w:tcPr>
            <w:tcW w:w="800" w:type="dxa"/>
            <w:noWrap/>
            <w:hideMark/>
          </w:tcPr>
          <w:p w:rsidR="00345C4B" w:rsidRPr="00517E50" w:rsidRDefault="00345C4B" w:rsidP="00066C57">
            <w:pPr>
              <w:rPr>
                <w:rFonts w:cs="Arial"/>
              </w:rPr>
            </w:pPr>
            <w:r w:rsidRPr="00517E50">
              <w:rPr>
                <w:rFonts w:cs="Arial"/>
              </w:rPr>
              <w:t>025A</w:t>
            </w:r>
          </w:p>
        </w:tc>
        <w:tc>
          <w:tcPr>
            <w:tcW w:w="4120" w:type="dxa"/>
            <w:noWrap/>
            <w:hideMark/>
          </w:tcPr>
          <w:p w:rsidR="00345C4B" w:rsidRPr="00517E50" w:rsidRDefault="00345C4B" w:rsidP="00066C57">
            <w:pPr>
              <w:rPr>
                <w:rFonts w:cs="Arial"/>
              </w:rPr>
            </w:pPr>
            <w:r w:rsidRPr="00517E50">
              <w:rPr>
                <w:rFonts w:cs="Arial"/>
              </w:rPr>
              <w:t>ADSP_Y_PCHIME_SMute_DecayCoef_LSB</w:t>
            </w:r>
          </w:p>
        </w:tc>
      </w:tr>
      <w:tr w:rsidR="00345C4B" w:rsidRPr="00517E50" w:rsidTr="00066C57">
        <w:trPr>
          <w:trHeight w:val="264"/>
          <w:jc w:val="center"/>
        </w:trPr>
        <w:tc>
          <w:tcPr>
            <w:tcW w:w="320" w:type="dxa"/>
            <w:noWrap/>
            <w:hideMark/>
          </w:tcPr>
          <w:p w:rsidR="00345C4B" w:rsidRPr="00517E50" w:rsidRDefault="00345C4B" w:rsidP="00066C57">
            <w:pPr>
              <w:rPr>
                <w:rFonts w:cs="Arial"/>
              </w:rPr>
            </w:pPr>
            <w:r w:rsidRPr="00517E50">
              <w:rPr>
                <w:rFonts w:cs="Arial"/>
              </w:rPr>
              <w:t>57</w:t>
            </w:r>
          </w:p>
        </w:tc>
        <w:tc>
          <w:tcPr>
            <w:tcW w:w="800" w:type="dxa"/>
            <w:noWrap/>
            <w:hideMark/>
          </w:tcPr>
          <w:p w:rsidR="00345C4B" w:rsidRPr="00517E50" w:rsidRDefault="00345C4B" w:rsidP="00066C57">
            <w:pPr>
              <w:rPr>
                <w:rFonts w:cs="Arial"/>
              </w:rPr>
            </w:pPr>
            <w:r w:rsidRPr="00517E50">
              <w:rPr>
                <w:rFonts w:cs="Arial"/>
              </w:rPr>
              <w:t>000001</w:t>
            </w:r>
          </w:p>
        </w:tc>
        <w:tc>
          <w:tcPr>
            <w:tcW w:w="4120" w:type="dxa"/>
            <w:noWrap/>
            <w:hideMark/>
          </w:tcPr>
          <w:p w:rsidR="00345C4B" w:rsidRPr="00517E50" w:rsidRDefault="00345C4B" w:rsidP="00066C57">
            <w:pPr>
              <w:rPr>
                <w:rFonts w:cs="Arial"/>
              </w:rPr>
            </w:pPr>
            <w:r w:rsidRPr="00517E50">
              <w:rPr>
                <w:rFonts w:cs="Arial"/>
              </w:rPr>
              <w:t>ADSP_X_PCHIME_ControlStatusReg</w:t>
            </w:r>
          </w:p>
        </w:tc>
      </w:tr>
    </w:tbl>
    <w:p w:rsidR="00345C4B" w:rsidRPr="00517E50" w:rsidRDefault="00345C4B" w:rsidP="00345C4B">
      <w:pPr>
        <w:rPr>
          <w:rFonts w:cs="Arial"/>
        </w:rPr>
      </w:pPr>
    </w:p>
    <w:p w:rsidR="00345C4B" w:rsidRPr="00517E50" w:rsidRDefault="00345C4B" w:rsidP="00345C4B">
      <w:pPr>
        <w:rPr>
          <w:rFonts w:cs="Arial"/>
        </w:rPr>
      </w:pPr>
    </w:p>
    <w:p w:rsidR="00345C4B" w:rsidRDefault="00345C4B" w:rsidP="00345C4B">
      <w:pPr>
        <w:pStyle w:val="Heading4"/>
        <w:numPr>
          <w:ilvl w:val="3"/>
          <w:numId w:val="48"/>
        </w:numPr>
      </w:pPr>
      <w:bookmarkStart w:id="373" w:name="_Toc45277397"/>
      <w:r w:rsidRPr="00B9479B">
        <w:t>SWR-REQ-349009/A-Polyphonic Chime 49 - Hands On Wheel 3</w:t>
      </w:r>
      <w:bookmarkEnd w:id="373"/>
    </w:p>
    <w:p w:rsidR="00345C4B" w:rsidRDefault="00345C4B" w:rsidP="00345C4B">
      <w:pPr>
        <w:rPr>
          <w:rFonts w:cs="Arial"/>
        </w:rPr>
      </w:pPr>
    </w:p>
    <w:p w:rsidR="00345C4B" w:rsidRDefault="00345C4B" w:rsidP="00345C4B">
      <w:pPr>
        <w:jc w:val="center"/>
        <w:rPr>
          <w:rFonts w:cs="Arial"/>
        </w:rPr>
      </w:pPr>
      <w:r>
        <w:rPr>
          <w:noProof/>
        </w:rPr>
        <w:lastRenderedPageBreak/>
        <w:drawing>
          <wp:inline distT="0" distB="0" distL="0" distR="0" wp14:anchorId="5C5C3D47" wp14:editId="59A7B3AB">
            <wp:extent cx="2886075" cy="504825"/>
            <wp:effectExtent l="0" t="0" r="9525" b="9525"/>
            <wp:docPr id="4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86075" cy="504825"/>
                    </a:xfrm>
                    <a:prstGeom prst="rect">
                      <a:avLst/>
                    </a:prstGeom>
                  </pic:spPr>
                </pic:pic>
              </a:graphicData>
            </a:graphic>
          </wp:inline>
        </w:drawing>
      </w:r>
    </w:p>
    <w:p w:rsidR="00345C4B" w:rsidRPr="004515C1" w:rsidRDefault="00345C4B" w:rsidP="00345C4B">
      <w:pPr>
        <w:rPr>
          <w:rFonts w:cs="Arial"/>
        </w:rPr>
      </w:pPr>
    </w:p>
    <w:tbl>
      <w:tblPr>
        <w:tblStyle w:val="TableGrid"/>
        <w:tblW w:w="0" w:type="auto"/>
        <w:jc w:val="center"/>
        <w:tblLook w:val="04A0" w:firstRow="1" w:lastRow="0" w:firstColumn="1" w:lastColumn="0" w:noHBand="0" w:noVBand="1"/>
      </w:tblPr>
      <w:tblGrid>
        <w:gridCol w:w="480"/>
        <w:gridCol w:w="950"/>
        <w:gridCol w:w="4229"/>
      </w:tblGrid>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w:t>
            </w:r>
          </w:p>
        </w:tc>
        <w:tc>
          <w:tcPr>
            <w:tcW w:w="820" w:type="dxa"/>
            <w:noWrap/>
            <w:hideMark/>
          </w:tcPr>
          <w:p w:rsidR="00345C4B" w:rsidRPr="004515C1" w:rsidRDefault="00345C4B" w:rsidP="00066C57">
            <w:pPr>
              <w:rPr>
                <w:rFonts w:cs="Arial"/>
              </w:rPr>
            </w:pPr>
            <w:r w:rsidRPr="004515C1">
              <w:rPr>
                <w:rFonts w:cs="Arial"/>
              </w:rPr>
              <w:t>Hex</w:t>
            </w:r>
          </w:p>
        </w:tc>
        <w:tc>
          <w:tcPr>
            <w:tcW w:w="4120" w:type="dxa"/>
            <w:noWrap/>
            <w:hideMark/>
          </w:tcPr>
          <w:p w:rsidR="00345C4B" w:rsidRPr="004515C1" w:rsidRDefault="00345C4B" w:rsidP="00066C57">
            <w:pPr>
              <w:rPr>
                <w:rFonts w:cs="Arial"/>
              </w:rPr>
            </w:pPr>
            <w:r w:rsidRPr="004515C1">
              <w:rPr>
                <w:rFonts w:cs="Arial"/>
              </w:rPr>
              <w:t>Parameter</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w:t>
            </w:r>
          </w:p>
        </w:tc>
        <w:tc>
          <w:tcPr>
            <w:tcW w:w="820" w:type="dxa"/>
            <w:noWrap/>
            <w:hideMark/>
          </w:tcPr>
          <w:p w:rsidR="00345C4B" w:rsidRPr="004515C1" w:rsidRDefault="00345C4B" w:rsidP="00066C57">
            <w:pPr>
              <w:rPr>
                <w:rFonts w:cs="Arial"/>
              </w:rPr>
            </w:pPr>
            <w:r w:rsidRPr="004515C1">
              <w:rPr>
                <w:rFonts w:cs="Arial"/>
              </w:rPr>
              <w:t>0002BB</w:t>
            </w:r>
          </w:p>
        </w:tc>
        <w:tc>
          <w:tcPr>
            <w:tcW w:w="4120" w:type="dxa"/>
            <w:noWrap/>
            <w:hideMark/>
          </w:tcPr>
          <w:p w:rsidR="00345C4B" w:rsidRPr="004515C1" w:rsidRDefault="00345C4B" w:rsidP="00066C57">
            <w:pPr>
              <w:rPr>
                <w:rFonts w:cs="Arial"/>
              </w:rPr>
            </w:pPr>
            <w:r w:rsidRPr="004515C1">
              <w:rPr>
                <w:rFonts w:cs="Arial"/>
              </w:rPr>
              <w:t>ADSP_X_PCHIME_AngleIncr_LFO</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ADSP_X_PCHIME_Env1_DelaySamples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w:t>
            </w:r>
          </w:p>
        </w:tc>
        <w:tc>
          <w:tcPr>
            <w:tcW w:w="820" w:type="dxa"/>
            <w:noWrap/>
            <w:hideMark/>
          </w:tcPr>
          <w:p w:rsidR="00345C4B" w:rsidRPr="004515C1" w:rsidRDefault="00345C4B" w:rsidP="00066C57">
            <w:pPr>
              <w:rPr>
                <w:rFonts w:cs="Arial"/>
              </w:rPr>
            </w:pPr>
            <w:r w:rsidRPr="004515C1">
              <w:rPr>
                <w:rFonts w:cs="Arial"/>
              </w:rPr>
              <w:t>011111</w:t>
            </w:r>
          </w:p>
        </w:tc>
        <w:tc>
          <w:tcPr>
            <w:tcW w:w="4120" w:type="dxa"/>
            <w:noWrap/>
            <w:hideMark/>
          </w:tcPr>
          <w:p w:rsidR="00345C4B" w:rsidRPr="004515C1" w:rsidRDefault="00345C4B" w:rsidP="00066C57">
            <w:pPr>
              <w:rPr>
                <w:rFonts w:cs="Arial"/>
              </w:rPr>
            </w:pPr>
            <w:r w:rsidRPr="004515C1">
              <w:rPr>
                <w:rFonts w:cs="Arial"/>
              </w:rPr>
              <w:t>ADSP_X_PCHIME_Env1_AttackIncr</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w:t>
            </w:r>
          </w:p>
        </w:tc>
        <w:tc>
          <w:tcPr>
            <w:tcW w:w="820" w:type="dxa"/>
            <w:noWrap/>
            <w:hideMark/>
          </w:tcPr>
          <w:p w:rsidR="00345C4B" w:rsidRPr="004515C1" w:rsidRDefault="00345C4B" w:rsidP="00066C57">
            <w:pPr>
              <w:rPr>
                <w:rFonts w:cs="Arial"/>
              </w:rPr>
            </w:pPr>
            <w:r w:rsidRPr="004515C1">
              <w:rPr>
                <w:rFonts w:cs="Arial"/>
              </w:rPr>
              <w:t>0004B0</w:t>
            </w:r>
          </w:p>
        </w:tc>
        <w:tc>
          <w:tcPr>
            <w:tcW w:w="4120" w:type="dxa"/>
            <w:noWrap/>
            <w:hideMark/>
          </w:tcPr>
          <w:p w:rsidR="00345C4B" w:rsidRPr="004515C1" w:rsidRDefault="00345C4B" w:rsidP="00066C57">
            <w:pPr>
              <w:rPr>
                <w:rFonts w:cs="Arial"/>
              </w:rPr>
            </w:pPr>
            <w:r w:rsidRPr="004515C1">
              <w:rPr>
                <w:rFonts w:cs="Arial"/>
              </w:rPr>
              <w:t>ADSP_X_PCHIME_Env1_SustainSamples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w:t>
            </w:r>
          </w:p>
        </w:tc>
        <w:tc>
          <w:tcPr>
            <w:tcW w:w="820" w:type="dxa"/>
            <w:noWrap/>
            <w:hideMark/>
          </w:tcPr>
          <w:p w:rsidR="00345C4B" w:rsidRPr="004515C1" w:rsidRDefault="00345C4B" w:rsidP="00066C57">
            <w:pPr>
              <w:rPr>
                <w:rFonts w:cs="Arial"/>
              </w:rPr>
            </w:pPr>
            <w:r w:rsidRPr="004515C1">
              <w:rPr>
                <w:rFonts w:cs="Arial"/>
              </w:rPr>
              <w:t>0005DC</w:t>
            </w:r>
          </w:p>
        </w:tc>
        <w:tc>
          <w:tcPr>
            <w:tcW w:w="4120" w:type="dxa"/>
            <w:noWrap/>
            <w:hideMark/>
          </w:tcPr>
          <w:p w:rsidR="00345C4B" w:rsidRPr="004515C1" w:rsidRDefault="00345C4B" w:rsidP="00066C57">
            <w:pPr>
              <w:rPr>
                <w:rFonts w:cs="Arial"/>
              </w:rPr>
            </w:pPr>
            <w:r w:rsidRPr="004515C1">
              <w:rPr>
                <w:rFonts w:cs="Arial"/>
              </w:rPr>
              <w:t>ADSP_X_PCHIME_Env2_DelaySamples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6</w:t>
            </w:r>
          </w:p>
        </w:tc>
        <w:tc>
          <w:tcPr>
            <w:tcW w:w="820" w:type="dxa"/>
            <w:noWrap/>
            <w:hideMark/>
          </w:tcPr>
          <w:p w:rsidR="00345C4B" w:rsidRPr="004515C1" w:rsidRDefault="00345C4B" w:rsidP="00066C57">
            <w:pPr>
              <w:rPr>
                <w:rFonts w:cs="Arial"/>
              </w:rPr>
            </w:pPr>
            <w:r w:rsidRPr="004515C1">
              <w:rPr>
                <w:rFonts w:cs="Arial"/>
              </w:rPr>
              <w:t>011111</w:t>
            </w:r>
          </w:p>
        </w:tc>
        <w:tc>
          <w:tcPr>
            <w:tcW w:w="4120" w:type="dxa"/>
            <w:noWrap/>
            <w:hideMark/>
          </w:tcPr>
          <w:p w:rsidR="00345C4B" w:rsidRPr="004515C1" w:rsidRDefault="00345C4B" w:rsidP="00066C57">
            <w:pPr>
              <w:rPr>
                <w:rFonts w:cs="Arial"/>
              </w:rPr>
            </w:pPr>
            <w:r w:rsidRPr="004515C1">
              <w:rPr>
                <w:rFonts w:cs="Arial"/>
              </w:rPr>
              <w:t>ADSP_X_PCHIME_Env2_AttackIncr</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7</w:t>
            </w:r>
          </w:p>
        </w:tc>
        <w:tc>
          <w:tcPr>
            <w:tcW w:w="820" w:type="dxa"/>
            <w:noWrap/>
            <w:hideMark/>
          </w:tcPr>
          <w:p w:rsidR="00345C4B" w:rsidRPr="004515C1" w:rsidRDefault="00345C4B" w:rsidP="00066C57">
            <w:pPr>
              <w:rPr>
                <w:rFonts w:cs="Arial"/>
              </w:rPr>
            </w:pPr>
            <w:r w:rsidRPr="004515C1">
              <w:rPr>
                <w:rFonts w:cs="Arial"/>
              </w:rPr>
              <w:t>0000F0</w:t>
            </w:r>
          </w:p>
        </w:tc>
        <w:tc>
          <w:tcPr>
            <w:tcW w:w="4120" w:type="dxa"/>
            <w:noWrap/>
            <w:hideMark/>
          </w:tcPr>
          <w:p w:rsidR="00345C4B" w:rsidRPr="004515C1" w:rsidRDefault="00345C4B" w:rsidP="00066C57">
            <w:pPr>
              <w:rPr>
                <w:rFonts w:cs="Arial"/>
              </w:rPr>
            </w:pPr>
            <w:r w:rsidRPr="004515C1">
              <w:rPr>
                <w:rFonts w:cs="Arial"/>
              </w:rPr>
              <w:t>ADSP_X_PCHIME_Env2_SustainSamples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8</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ADSP_X_PCHIME_Env3_DelaySamples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9</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ADSP_X_PCHIME_Env3_AttackIncr</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10</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ADSP_X_PCHIME_Env3_SustainSamples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11</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ADSP_X_PCHIME_Env4_DelaySamples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12</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ADSP_X_PCHIME_Env4_AttackIncr</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13</w:t>
            </w:r>
          </w:p>
        </w:tc>
        <w:tc>
          <w:tcPr>
            <w:tcW w:w="820" w:type="dxa"/>
            <w:noWrap/>
            <w:hideMark/>
          </w:tcPr>
          <w:p w:rsidR="00345C4B" w:rsidRPr="004515C1" w:rsidRDefault="00345C4B" w:rsidP="00066C57">
            <w:pPr>
              <w:rPr>
                <w:rFonts w:cs="Arial"/>
              </w:rPr>
            </w:pPr>
            <w:r w:rsidRPr="004515C1">
              <w:rPr>
                <w:rFonts w:cs="Arial"/>
              </w:rPr>
              <w:t>000000</w:t>
            </w:r>
          </w:p>
        </w:tc>
        <w:tc>
          <w:tcPr>
            <w:tcW w:w="4120" w:type="dxa"/>
            <w:noWrap/>
            <w:hideMark/>
          </w:tcPr>
          <w:p w:rsidR="00345C4B" w:rsidRPr="004515C1" w:rsidRDefault="00345C4B" w:rsidP="00066C57">
            <w:pPr>
              <w:rPr>
                <w:rFonts w:cs="Arial"/>
              </w:rPr>
            </w:pPr>
            <w:r w:rsidRPr="004515C1">
              <w:rPr>
                <w:rFonts w:cs="Arial"/>
              </w:rPr>
              <w:t>ADSP_X_PCHIME_Env4_SustainSamples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14</w:t>
            </w:r>
          </w:p>
        </w:tc>
        <w:tc>
          <w:tcPr>
            <w:tcW w:w="820" w:type="dxa"/>
            <w:noWrap/>
            <w:hideMark/>
          </w:tcPr>
          <w:p w:rsidR="00345C4B" w:rsidRPr="004515C1" w:rsidRDefault="00345C4B" w:rsidP="00066C57">
            <w:pPr>
              <w:rPr>
                <w:rFonts w:cs="Arial"/>
              </w:rPr>
            </w:pPr>
            <w:r w:rsidRPr="004515C1">
              <w:rPr>
                <w:rFonts w:cs="Arial"/>
              </w:rPr>
              <w:t>000001</w:t>
            </w:r>
          </w:p>
        </w:tc>
        <w:tc>
          <w:tcPr>
            <w:tcW w:w="4120" w:type="dxa"/>
            <w:noWrap/>
            <w:hideMark/>
          </w:tcPr>
          <w:p w:rsidR="00345C4B" w:rsidRPr="004515C1" w:rsidRDefault="00345C4B" w:rsidP="00066C57">
            <w:pPr>
              <w:rPr>
                <w:rFonts w:cs="Arial"/>
              </w:rPr>
            </w:pPr>
            <w:r w:rsidRPr="004515C1">
              <w:rPr>
                <w:rFonts w:cs="Arial"/>
              </w:rPr>
              <w:t>ADSP_X_PCHIME_NrRepetitions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15</w:t>
            </w:r>
          </w:p>
        </w:tc>
        <w:tc>
          <w:tcPr>
            <w:tcW w:w="820" w:type="dxa"/>
            <w:noWrap/>
            <w:hideMark/>
          </w:tcPr>
          <w:p w:rsidR="00345C4B" w:rsidRPr="004515C1" w:rsidRDefault="00345C4B" w:rsidP="00066C57">
            <w:pPr>
              <w:rPr>
                <w:rFonts w:cs="Arial"/>
              </w:rPr>
            </w:pPr>
            <w:r w:rsidRPr="004515C1">
              <w:rPr>
                <w:rFonts w:cs="Arial"/>
              </w:rPr>
              <w:t>001110</w:t>
            </w:r>
          </w:p>
        </w:tc>
        <w:tc>
          <w:tcPr>
            <w:tcW w:w="4120" w:type="dxa"/>
            <w:noWrap/>
            <w:hideMark/>
          </w:tcPr>
          <w:p w:rsidR="00345C4B" w:rsidRPr="004515C1" w:rsidRDefault="00345C4B" w:rsidP="00066C57">
            <w:pPr>
              <w:rPr>
                <w:rFonts w:cs="Arial"/>
              </w:rPr>
            </w:pPr>
            <w:r w:rsidRPr="004515C1">
              <w:rPr>
                <w:rFonts w:cs="Arial"/>
              </w:rPr>
              <w:t>ADSP_X_PCHIME_RepeatSamples</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16</w:t>
            </w:r>
          </w:p>
        </w:tc>
        <w:tc>
          <w:tcPr>
            <w:tcW w:w="820" w:type="dxa"/>
            <w:noWrap/>
            <w:hideMark/>
          </w:tcPr>
          <w:p w:rsidR="00345C4B" w:rsidRPr="004515C1" w:rsidRDefault="00345C4B" w:rsidP="00066C57">
            <w:pPr>
              <w:rPr>
                <w:rFonts w:cs="Arial"/>
              </w:rPr>
            </w:pPr>
            <w:r w:rsidRPr="004515C1">
              <w:rPr>
                <w:rFonts w:cs="Arial"/>
              </w:rPr>
              <w:t>07FD</w:t>
            </w:r>
          </w:p>
        </w:tc>
        <w:tc>
          <w:tcPr>
            <w:tcW w:w="4120" w:type="dxa"/>
            <w:noWrap/>
            <w:hideMark/>
          </w:tcPr>
          <w:p w:rsidR="00345C4B" w:rsidRPr="004515C1" w:rsidRDefault="00345C4B" w:rsidP="00066C57">
            <w:pPr>
              <w:rPr>
                <w:rFonts w:cs="Arial"/>
              </w:rPr>
            </w:pPr>
            <w:r w:rsidRPr="004515C1">
              <w:rPr>
                <w:rFonts w:cs="Arial"/>
              </w:rPr>
              <w:t>ADSP_Y_PCHIME_Freq1_MSB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17</w:t>
            </w:r>
          </w:p>
        </w:tc>
        <w:tc>
          <w:tcPr>
            <w:tcW w:w="820" w:type="dxa"/>
            <w:noWrap/>
            <w:hideMark/>
          </w:tcPr>
          <w:p w:rsidR="00345C4B" w:rsidRPr="004515C1" w:rsidRDefault="00345C4B" w:rsidP="00066C57">
            <w:pPr>
              <w:rPr>
                <w:rFonts w:cs="Arial"/>
              </w:rPr>
            </w:pPr>
            <w:r w:rsidRPr="004515C1">
              <w:rPr>
                <w:rFonts w:cs="Arial"/>
              </w:rPr>
              <w:t>04C7</w:t>
            </w:r>
          </w:p>
        </w:tc>
        <w:tc>
          <w:tcPr>
            <w:tcW w:w="4120" w:type="dxa"/>
            <w:noWrap/>
            <w:hideMark/>
          </w:tcPr>
          <w:p w:rsidR="00345C4B" w:rsidRPr="004515C1" w:rsidRDefault="00345C4B" w:rsidP="00066C57">
            <w:pPr>
              <w:rPr>
                <w:rFonts w:cs="Arial"/>
              </w:rPr>
            </w:pPr>
            <w:r w:rsidRPr="004515C1">
              <w:rPr>
                <w:rFonts w:cs="Arial"/>
              </w:rPr>
              <w:t>ADSP_Y_PCHIME_Freq1_LSB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18</w:t>
            </w:r>
          </w:p>
        </w:tc>
        <w:tc>
          <w:tcPr>
            <w:tcW w:w="820" w:type="dxa"/>
            <w:noWrap/>
            <w:hideMark/>
          </w:tcPr>
          <w:p w:rsidR="00345C4B" w:rsidRPr="004515C1" w:rsidRDefault="00345C4B" w:rsidP="00066C57">
            <w:pPr>
              <w:rPr>
                <w:rFonts w:cs="Arial"/>
              </w:rPr>
            </w:pPr>
            <w:r w:rsidRPr="004515C1">
              <w:rPr>
                <w:rFonts w:cs="Arial"/>
              </w:rPr>
              <w:t>047F</w:t>
            </w:r>
          </w:p>
        </w:tc>
        <w:tc>
          <w:tcPr>
            <w:tcW w:w="4120" w:type="dxa"/>
            <w:noWrap/>
            <w:hideMark/>
          </w:tcPr>
          <w:p w:rsidR="00345C4B" w:rsidRPr="004515C1" w:rsidRDefault="00345C4B" w:rsidP="00066C57">
            <w:pPr>
              <w:rPr>
                <w:rFonts w:cs="Arial"/>
              </w:rPr>
            </w:pPr>
            <w:r w:rsidRPr="004515C1">
              <w:rPr>
                <w:rFonts w:cs="Arial"/>
              </w:rPr>
              <w:t>ADSP_Y_PCHIME_Volume1</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19</w:t>
            </w:r>
          </w:p>
        </w:tc>
        <w:tc>
          <w:tcPr>
            <w:tcW w:w="820" w:type="dxa"/>
            <w:noWrap/>
            <w:hideMark/>
          </w:tcPr>
          <w:p w:rsidR="00345C4B" w:rsidRPr="004515C1" w:rsidRDefault="00345C4B" w:rsidP="00066C57">
            <w:pPr>
              <w:rPr>
                <w:rFonts w:cs="Arial"/>
              </w:rPr>
            </w:pPr>
            <w:r w:rsidRPr="004515C1">
              <w:rPr>
                <w:rFonts w:cs="Arial"/>
              </w:rPr>
              <w:t>07FE</w:t>
            </w:r>
          </w:p>
        </w:tc>
        <w:tc>
          <w:tcPr>
            <w:tcW w:w="4120" w:type="dxa"/>
            <w:noWrap/>
            <w:hideMark/>
          </w:tcPr>
          <w:p w:rsidR="00345C4B" w:rsidRPr="004515C1" w:rsidRDefault="00345C4B" w:rsidP="00066C57">
            <w:pPr>
              <w:rPr>
                <w:rFonts w:cs="Arial"/>
              </w:rPr>
            </w:pPr>
            <w:r w:rsidRPr="004515C1">
              <w:rPr>
                <w:rFonts w:cs="Arial"/>
              </w:rPr>
              <w:t>ADSP_Y_PCHIME_Freq2_MSB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20</w:t>
            </w:r>
          </w:p>
        </w:tc>
        <w:tc>
          <w:tcPr>
            <w:tcW w:w="820" w:type="dxa"/>
            <w:noWrap/>
            <w:hideMark/>
          </w:tcPr>
          <w:p w:rsidR="00345C4B" w:rsidRPr="004515C1" w:rsidRDefault="00345C4B" w:rsidP="00066C57">
            <w:pPr>
              <w:rPr>
                <w:rFonts w:cs="Arial"/>
              </w:rPr>
            </w:pPr>
            <w:r w:rsidRPr="004515C1">
              <w:rPr>
                <w:rFonts w:cs="Arial"/>
              </w:rPr>
              <w:t>0663</w:t>
            </w:r>
          </w:p>
        </w:tc>
        <w:tc>
          <w:tcPr>
            <w:tcW w:w="4120" w:type="dxa"/>
            <w:noWrap/>
            <w:hideMark/>
          </w:tcPr>
          <w:p w:rsidR="00345C4B" w:rsidRPr="004515C1" w:rsidRDefault="00345C4B" w:rsidP="00066C57">
            <w:pPr>
              <w:rPr>
                <w:rFonts w:cs="Arial"/>
              </w:rPr>
            </w:pPr>
            <w:r w:rsidRPr="004515C1">
              <w:rPr>
                <w:rFonts w:cs="Arial"/>
              </w:rPr>
              <w:t>ADSP_Y_PCHIME_Freq2_LSB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21</w:t>
            </w:r>
          </w:p>
        </w:tc>
        <w:tc>
          <w:tcPr>
            <w:tcW w:w="820" w:type="dxa"/>
            <w:noWrap/>
            <w:hideMark/>
          </w:tcPr>
          <w:p w:rsidR="00345C4B" w:rsidRPr="004515C1" w:rsidRDefault="00345C4B" w:rsidP="00066C57">
            <w:pPr>
              <w:rPr>
                <w:rFonts w:cs="Arial"/>
              </w:rPr>
            </w:pPr>
            <w:r w:rsidRPr="004515C1">
              <w:rPr>
                <w:rFonts w:cs="Arial"/>
              </w:rPr>
              <w:t>02D6</w:t>
            </w:r>
          </w:p>
        </w:tc>
        <w:tc>
          <w:tcPr>
            <w:tcW w:w="4120" w:type="dxa"/>
            <w:noWrap/>
            <w:hideMark/>
          </w:tcPr>
          <w:p w:rsidR="00345C4B" w:rsidRPr="004515C1" w:rsidRDefault="00345C4B" w:rsidP="00066C57">
            <w:pPr>
              <w:rPr>
                <w:rFonts w:cs="Arial"/>
              </w:rPr>
            </w:pPr>
            <w:r w:rsidRPr="004515C1">
              <w:rPr>
                <w:rFonts w:cs="Arial"/>
              </w:rPr>
              <w:t>ADSP_Y_PCHIME_Volume2</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22</w:t>
            </w:r>
          </w:p>
        </w:tc>
        <w:tc>
          <w:tcPr>
            <w:tcW w:w="820" w:type="dxa"/>
            <w:noWrap/>
            <w:hideMark/>
          </w:tcPr>
          <w:p w:rsidR="00345C4B" w:rsidRPr="004515C1" w:rsidRDefault="00345C4B" w:rsidP="00066C57">
            <w:pPr>
              <w:rPr>
                <w:rFonts w:cs="Arial"/>
              </w:rPr>
            </w:pPr>
            <w:r w:rsidRPr="004515C1">
              <w:rPr>
                <w:rFonts w:cs="Arial"/>
              </w:rPr>
              <w:t>07FD</w:t>
            </w:r>
          </w:p>
        </w:tc>
        <w:tc>
          <w:tcPr>
            <w:tcW w:w="4120" w:type="dxa"/>
            <w:noWrap/>
            <w:hideMark/>
          </w:tcPr>
          <w:p w:rsidR="00345C4B" w:rsidRPr="004515C1" w:rsidRDefault="00345C4B" w:rsidP="00066C57">
            <w:pPr>
              <w:rPr>
                <w:rFonts w:cs="Arial"/>
              </w:rPr>
            </w:pPr>
            <w:r w:rsidRPr="004515C1">
              <w:rPr>
                <w:rFonts w:cs="Arial"/>
              </w:rPr>
              <w:t>ADSP_Y_PCHIME_Freq3_MSB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23</w:t>
            </w:r>
          </w:p>
        </w:tc>
        <w:tc>
          <w:tcPr>
            <w:tcW w:w="820" w:type="dxa"/>
            <w:noWrap/>
            <w:hideMark/>
          </w:tcPr>
          <w:p w:rsidR="00345C4B" w:rsidRPr="004515C1" w:rsidRDefault="00345C4B" w:rsidP="00066C57">
            <w:pPr>
              <w:rPr>
                <w:rFonts w:cs="Arial"/>
              </w:rPr>
            </w:pPr>
            <w:r w:rsidRPr="004515C1">
              <w:rPr>
                <w:rFonts w:cs="Arial"/>
              </w:rPr>
              <w:t>04C7</w:t>
            </w:r>
          </w:p>
        </w:tc>
        <w:tc>
          <w:tcPr>
            <w:tcW w:w="4120" w:type="dxa"/>
            <w:noWrap/>
            <w:hideMark/>
          </w:tcPr>
          <w:p w:rsidR="00345C4B" w:rsidRPr="004515C1" w:rsidRDefault="00345C4B" w:rsidP="00066C57">
            <w:pPr>
              <w:rPr>
                <w:rFonts w:cs="Arial"/>
              </w:rPr>
            </w:pPr>
            <w:r w:rsidRPr="004515C1">
              <w:rPr>
                <w:rFonts w:cs="Arial"/>
              </w:rPr>
              <w:t>ADSP_Y_PCHIME_Freq3_LSB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24</w:t>
            </w:r>
          </w:p>
        </w:tc>
        <w:tc>
          <w:tcPr>
            <w:tcW w:w="820" w:type="dxa"/>
            <w:noWrap/>
            <w:hideMark/>
          </w:tcPr>
          <w:p w:rsidR="00345C4B" w:rsidRPr="004515C1" w:rsidRDefault="00345C4B" w:rsidP="00066C57">
            <w:pPr>
              <w:rPr>
                <w:rFonts w:cs="Arial"/>
              </w:rPr>
            </w:pPr>
            <w:r w:rsidRPr="004515C1">
              <w:rPr>
                <w:rFonts w:cs="Arial"/>
              </w:rPr>
              <w:t>047F</w:t>
            </w:r>
          </w:p>
        </w:tc>
        <w:tc>
          <w:tcPr>
            <w:tcW w:w="4120" w:type="dxa"/>
            <w:noWrap/>
            <w:hideMark/>
          </w:tcPr>
          <w:p w:rsidR="00345C4B" w:rsidRPr="004515C1" w:rsidRDefault="00345C4B" w:rsidP="00066C57">
            <w:pPr>
              <w:rPr>
                <w:rFonts w:cs="Arial"/>
              </w:rPr>
            </w:pPr>
            <w:r w:rsidRPr="004515C1">
              <w:rPr>
                <w:rFonts w:cs="Arial"/>
              </w:rPr>
              <w:t>ADSP_Y_PCHIME_Volume3</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25</w:t>
            </w:r>
          </w:p>
        </w:tc>
        <w:tc>
          <w:tcPr>
            <w:tcW w:w="820" w:type="dxa"/>
            <w:noWrap/>
            <w:hideMark/>
          </w:tcPr>
          <w:p w:rsidR="00345C4B" w:rsidRPr="004515C1" w:rsidRDefault="00345C4B" w:rsidP="00066C57">
            <w:pPr>
              <w:rPr>
                <w:rFonts w:cs="Arial"/>
              </w:rPr>
            </w:pPr>
            <w:r w:rsidRPr="004515C1">
              <w:rPr>
                <w:rFonts w:cs="Arial"/>
              </w:rPr>
              <w:t>07FE</w:t>
            </w:r>
          </w:p>
        </w:tc>
        <w:tc>
          <w:tcPr>
            <w:tcW w:w="4120" w:type="dxa"/>
            <w:noWrap/>
            <w:hideMark/>
          </w:tcPr>
          <w:p w:rsidR="00345C4B" w:rsidRPr="004515C1" w:rsidRDefault="00345C4B" w:rsidP="00066C57">
            <w:pPr>
              <w:rPr>
                <w:rFonts w:cs="Arial"/>
              </w:rPr>
            </w:pPr>
            <w:r w:rsidRPr="004515C1">
              <w:rPr>
                <w:rFonts w:cs="Arial"/>
              </w:rPr>
              <w:t>ADSP_Y_PCHIME_Freq4_MSB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26</w:t>
            </w:r>
          </w:p>
        </w:tc>
        <w:tc>
          <w:tcPr>
            <w:tcW w:w="820" w:type="dxa"/>
            <w:noWrap/>
            <w:hideMark/>
          </w:tcPr>
          <w:p w:rsidR="00345C4B" w:rsidRPr="004515C1" w:rsidRDefault="00345C4B" w:rsidP="00066C57">
            <w:pPr>
              <w:rPr>
                <w:rFonts w:cs="Arial"/>
              </w:rPr>
            </w:pPr>
            <w:r w:rsidRPr="004515C1">
              <w:rPr>
                <w:rFonts w:cs="Arial"/>
              </w:rPr>
              <w:t>0663</w:t>
            </w:r>
          </w:p>
        </w:tc>
        <w:tc>
          <w:tcPr>
            <w:tcW w:w="4120" w:type="dxa"/>
            <w:noWrap/>
            <w:hideMark/>
          </w:tcPr>
          <w:p w:rsidR="00345C4B" w:rsidRPr="004515C1" w:rsidRDefault="00345C4B" w:rsidP="00066C57">
            <w:pPr>
              <w:rPr>
                <w:rFonts w:cs="Arial"/>
              </w:rPr>
            </w:pPr>
            <w:r w:rsidRPr="004515C1">
              <w:rPr>
                <w:rFonts w:cs="Arial"/>
              </w:rPr>
              <w:t>ADSP_Y_PCHIME_Freq4_LSB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27</w:t>
            </w:r>
          </w:p>
        </w:tc>
        <w:tc>
          <w:tcPr>
            <w:tcW w:w="820" w:type="dxa"/>
            <w:noWrap/>
            <w:hideMark/>
          </w:tcPr>
          <w:p w:rsidR="00345C4B" w:rsidRPr="004515C1" w:rsidRDefault="00345C4B" w:rsidP="00066C57">
            <w:pPr>
              <w:rPr>
                <w:rFonts w:cs="Arial"/>
              </w:rPr>
            </w:pPr>
            <w:r w:rsidRPr="004515C1">
              <w:rPr>
                <w:rFonts w:cs="Arial"/>
              </w:rPr>
              <w:t>02D6</w:t>
            </w:r>
          </w:p>
        </w:tc>
        <w:tc>
          <w:tcPr>
            <w:tcW w:w="4120" w:type="dxa"/>
            <w:noWrap/>
            <w:hideMark/>
          </w:tcPr>
          <w:p w:rsidR="00345C4B" w:rsidRPr="004515C1" w:rsidRDefault="00345C4B" w:rsidP="00066C57">
            <w:pPr>
              <w:rPr>
                <w:rFonts w:cs="Arial"/>
              </w:rPr>
            </w:pPr>
            <w:r w:rsidRPr="004515C1">
              <w:rPr>
                <w:rFonts w:cs="Arial"/>
              </w:rPr>
              <w:t>ADSP_Y_PCHIME_Volume4</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28</w:t>
            </w:r>
          </w:p>
        </w:tc>
        <w:tc>
          <w:tcPr>
            <w:tcW w:w="820" w:type="dxa"/>
            <w:noWrap/>
            <w:hideMark/>
          </w:tcPr>
          <w:p w:rsidR="00345C4B" w:rsidRPr="004515C1" w:rsidRDefault="00345C4B" w:rsidP="00066C57">
            <w:pPr>
              <w:rPr>
                <w:rFonts w:cs="Arial"/>
              </w:rPr>
            </w:pPr>
            <w:r w:rsidRPr="004515C1">
              <w:rPr>
                <w:rFonts w:cs="Arial"/>
              </w:rPr>
              <w:t>07EE</w:t>
            </w:r>
          </w:p>
        </w:tc>
        <w:tc>
          <w:tcPr>
            <w:tcW w:w="4120" w:type="dxa"/>
            <w:noWrap/>
            <w:hideMark/>
          </w:tcPr>
          <w:p w:rsidR="00345C4B" w:rsidRPr="004515C1" w:rsidRDefault="00345C4B" w:rsidP="00066C57">
            <w:pPr>
              <w:rPr>
                <w:rFonts w:cs="Arial"/>
              </w:rPr>
            </w:pPr>
            <w:r w:rsidRPr="004515C1">
              <w:rPr>
                <w:rFonts w:cs="Arial"/>
              </w:rPr>
              <w:t>ADSP_Y_PCHIME_Freq5_MSB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29</w:t>
            </w:r>
          </w:p>
        </w:tc>
        <w:tc>
          <w:tcPr>
            <w:tcW w:w="820" w:type="dxa"/>
            <w:noWrap/>
            <w:hideMark/>
          </w:tcPr>
          <w:p w:rsidR="00345C4B" w:rsidRPr="004515C1" w:rsidRDefault="00345C4B" w:rsidP="00066C57">
            <w:pPr>
              <w:rPr>
                <w:rFonts w:cs="Arial"/>
              </w:rPr>
            </w:pPr>
            <w:r w:rsidRPr="004515C1">
              <w:rPr>
                <w:rFonts w:cs="Arial"/>
              </w:rPr>
              <w:t>03D5</w:t>
            </w:r>
          </w:p>
        </w:tc>
        <w:tc>
          <w:tcPr>
            <w:tcW w:w="4120" w:type="dxa"/>
            <w:noWrap/>
            <w:hideMark/>
          </w:tcPr>
          <w:p w:rsidR="00345C4B" w:rsidRPr="004515C1" w:rsidRDefault="00345C4B" w:rsidP="00066C57">
            <w:pPr>
              <w:rPr>
                <w:rFonts w:cs="Arial"/>
              </w:rPr>
            </w:pPr>
            <w:r w:rsidRPr="004515C1">
              <w:rPr>
                <w:rFonts w:cs="Arial"/>
              </w:rPr>
              <w:t>ADSP_Y_PCHIME_Freq5_LSB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30</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ADSP_Y_PCHIME_Volume5</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31</w:t>
            </w:r>
          </w:p>
        </w:tc>
        <w:tc>
          <w:tcPr>
            <w:tcW w:w="820" w:type="dxa"/>
            <w:noWrap/>
            <w:hideMark/>
          </w:tcPr>
          <w:p w:rsidR="00345C4B" w:rsidRPr="004515C1" w:rsidRDefault="00345C4B" w:rsidP="00066C57">
            <w:pPr>
              <w:rPr>
                <w:rFonts w:cs="Arial"/>
              </w:rPr>
            </w:pPr>
            <w:r w:rsidRPr="004515C1">
              <w:rPr>
                <w:rFonts w:cs="Arial"/>
              </w:rPr>
              <w:t>07EE</w:t>
            </w:r>
          </w:p>
        </w:tc>
        <w:tc>
          <w:tcPr>
            <w:tcW w:w="4120" w:type="dxa"/>
            <w:noWrap/>
            <w:hideMark/>
          </w:tcPr>
          <w:p w:rsidR="00345C4B" w:rsidRPr="004515C1" w:rsidRDefault="00345C4B" w:rsidP="00066C57">
            <w:pPr>
              <w:rPr>
                <w:rFonts w:cs="Arial"/>
              </w:rPr>
            </w:pPr>
            <w:r w:rsidRPr="004515C1">
              <w:rPr>
                <w:rFonts w:cs="Arial"/>
              </w:rPr>
              <w:t>ADSP_Y_PCHIME_Freq6_MSB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32</w:t>
            </w:r>
          </w:p>
        </w:tc>
        <w:tc>
          <w:tcPr>
            <w:tcW w:w="820" w:type="dxa"/>
            <w:noWrap/>
            <w:hideMark/>
          </w:tcPr>
          <w:p w:rsidR="00345C4B" w:rsidRPr="004515C1" w:rsidRDefault="00345C4B" w:rsidP="00066C57">
            <w:pPr>
              <w:rPr>
                <w:rFonts w:cs="Arial"/>
              </w:rPr>
            </w:pPr>
            <w:r w:rsidRPr="004515C1">
              <w:rPr>
                <w:rFonts w:cs="Arial"/>
              </w:rPr>
              <w:t>03D5</w:t>
            </w:r>
          </w:p>
        </w:tc>
        <w:tc>
          <w:tcPr>
            <w:tcW w:w="4120" w:type="dxa"/>
            <w:noWrap/>
            <w:hideMark/>
          </w:tcPr>
          <w:p w:rsidR="00345C4B" w:rsidRPr="004515C1" w:rsidRDefault="00345C4B" w:rsidP="00066C57">
            <w:pPr>
              <w:rPr>
                <w:rFonts w:cs="Arial"/>
              </w:rPr>
            </w:pPr>
            <w:r w:rsidRPr="004515C1">
              <w:rPr>
                <w:rFonts w:cs="Arial"/>
              </w:rPr>
              <w:t>ADSP_Y_PCHIME_Freq6_LSB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33</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ADSP_Y_PCHIME_Volume6</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34</w:t>
            </w:r>
          </w:p>
        </w:tc>
        <w:tc>
          <w:tcPr>
            <w:tcW w:w="820" w:type="dxa"/>
            <w:noWrap/>
            <w:hideMark/>
          </w:tcPr>
          <w:p w:rsidR="00345C4B" w:rsidRPr="004515C1" w:rsidRDefault="00345C4B" w:rsidP="00066C57">
            <w:pPr>
              <w:rPr>
                <w:rFonts w:cs="Arial"/>
              </w:rPr>
            </w:pPr>
            <w:r w:rsidRPr="004515C1">
              <w:rPr>
                <w:rFonts w:cs="Arial"/>
              </w:rPr>
              <w:t>07EE</w:t>
            </w:r>
          </w:p>
        </w:tc>
        <w:tc>
          <w:tcPr>
            <w:tcW w:w="4120" w:type="dxa"/>
            <w:noWrap/>
            <w:hideMark/>
          </w:tcPr>
          <w:p w:rsidR="00345C4B" w:rsidRPr="004515C1" w:rsidRDefault="00345C4B" w:rsidP="00066C57">
            <w:pPr>
              <w:rPr>
                <w:rFonts w:cs="Arial"/>
              </w:rPr>
            </w:pPr>
            <w:r w:rsidRPr="004515C1">
              <w:rPr>
                <w:rFonts w:cs="Arial"/>
              </w:rPr>
              <w:t>ADSP_Y_PCHIME_Freq7_MSB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35</w:t>
            </w:r>
          </w:p>
        </w:tc>
        <w:tc>
          <w:tcPr>
            <w:tcW w:w="820" w:type="dxa"/>
            <w:noWrap/>
            <w:hideMark/>
          </w:tcPr>
          <w:p w:rsidR="00345C4B" w:rsidRPr="004515C1" w:rsidRDefault="00345C4B" w:rsidP="00066C57">
            <w:pPr>
              <w:rPr>
                <w:rFonts w:cs="Arial"/>
              </w:rPr>
            </w:pPr>
            <w:r w:rsidRPr="004515C1">
              <w:rPr>
                <w:rFonts w:cs="Arial"/>
              </w:rPr>
              <w:t>03D5</w:t>
            </w:r>
          </w:p>
        </w:tc>
        <w:tc>
          <w:tcPr>
            <w:tcW w:w="4120" w:type="dxa"/>
            <w:noWrap/>
            <w:hideMark/>
          </w:tcPr>
          <w:p w:rsidR="00345C4B" w:rsidRPr="004515C1" w:rsidRDefault="00345C4B" w:rsidP="00066C57">
            <w:pPr>
              <w:rPr>
                <w:rFonts w:cs="Arial"/>
              </w:rPr>
            </w:pPr>
            <w:r w:rsidRPr="004515C1">
              <w:rPr>
                <w:rFonts w:cs="Arial"/>
              </w:rPr>
              <w:t>ADSP_Y_PCHIME_Freq7_LSB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36</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ADSP_Y_PCHIME_Volume7</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37</w:t>
            </w:r>
          </w:p>
        </w:tc>
        <w:tc>
          <w:tcPr>
            <w:tcW w:w="820" w:type="dxa"/>
            <w:noWrap/>
            <w:hideMark/>
          </w:tcPr>
          <w:p w:rsidR="00345C4B" w:rsidRPr="004515C1" w:rsidRDefault="00345C4B" w:rsidP="00066C57">
            <w:pPr>
              <w:rPr>
                <w:rFonts w:cs="Arial"/>
              </w:rPr>
            </w:pPr>
            <w:r w:rsidRPr="004515C1">
              <w:rPr>
                <w:rFonts w:cs="Arial"/>
              </w:rPr>
              <w:t>07EE</w:t>
            </w:r>
          </w:p>
        </w:tc>
        <w:tc>
          <w:tcPr>
            <w:tcW w:w="4120" w:type="dxa"/>
            <w:noWrap/>
            <w:hideMark/>
          </w:tcPr>
          <w:p w:rsidR="00345C4B" w:rsidRPr="004515C1" w:rsidRDefault="00345C4B" w:rsidP="00066C57">
            <w:pPr>
              <w:rPr>
                <w:rFonts w:cs="Arial"/>
              </w:rPr>
            </w:pPr>
            <w:r w:rsidRPr="004515C1">
              <w:rPr>
                <w:rFonts w:cs="Arial"/>
              </w:rPr>
              <w:t>ADSP_Y_PCHIME_Freq8_MSB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38</w:t>
            </w:r>
          </w:p>
        </w:tc>
        <w:tc>
          <w:tcPr>
            <w:tcW w:w="820" w:type="dxa"/>
            <w:noWrap/>
            <w:hideMark/>
          </w:tcPr>
          <w:p w:rsidR="00345C4B" w:rsidRPr="004515C1" w:rsidRDefault="00345C4B" w:rsidP="00066C57">
            <w:pPr>
              <w:rPr>
                <w:rFonts w:cs="Arial"/>
              </w:rPr>
            </w:pPr>
            <w:r w:rsidRPr="004515C1">
              <w:rPr>
                <w:rFonts w:cs="Arial"/>
              </w:rPr>
              <w:t>03D5</w:t>
            </w:r>
          </w:p>
        </w:tc>
        <w:tc>
          <w:tcPr>
            <w:tcW w:w="4120" w:type="dxa"/>
            <w:noWrap/>
            <w:hideMark/>
          </w:tcPr>
          <w:p w:rsidR="00345C4B" w:rsidRPr="004515C1" w:rsidRDefault="00345C4B" w:rsidP="00066C57">
            <w:pPr>
              <w:rPr>
                <w:rFonts w:cs="Arial"/>
              </w:rPr>
            </w:pPr>
            <w:r w:rsidRPr="004515C1">
              <w:rPr>
                <w:rFonts w:cs="Arial"/>
              </w:rPr>
              <w:t>ADSP_Y_PCHIME_Freq8_LSB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39</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ADSP_Y_PCHIME_Volume8</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40</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ADSP_Y_PCHIME_Ampli_LFO</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41</w:t>
            </w:r>
          </w:p>
        </w:tc>
        <w:tc>
          <w:tcPr>
            <w:tcW w:w="820" w:type="dxa"/>
            <w:noWrap/>
            <w:hideMark/>
          </w:tcPr>
          <w:p w:rsidR="00345C4B" w:rsidRPr="004515C1" w:rsidRDefault="00345C4B" w:rsidP="00066C57">
            <w:pPr>
              <w:rPr>
                <w:rFonts w:cs="Arial"/>
              </w:rPr>
            </w:pPr>
            <w:r w:rsidRPr="004515C1">
              <w:rPr>
                <w:rFonts w:cs="Arial"/>
              </w:rPr>
              <w:t>05A7</w:t>
            </w:r>
          </w:p>
        </w:tc>
        <w:tc>
          <w:tcPr>
            <w:tcW w:w="4120" w:type="dxa"/>
            <w:noWrap/>
            <w:hideMark/>
          </w:tcPr>
          <w:p w:rsidR="00345C4B" w:rsidRPr="004515C1" w:rsidRDefault="00345C4B" w:rsidP="00066C57">
            <w:pPr>
              <w:rPr>
                <w:rFonts w:cs="Arial"/>
              </w:rPr>
            </w:pPr>
            <w:r w:rsidRPr="004515C1">
              <w:rPr>
                <w:rFonts w:cs="Arial"/>
              </w:rPr>
              <w:t>ADSP_Y_PCHIME_Offset_LFO</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42</w:t>
            </w:r>
          </w:p>
        </w:tc>
        <w:tc>
          <w:tcPr>
            <w:tcW w:w="820" w:type="dxa"/>
            <w:noWrap/>
            <w:hideMark/>
          </w:tcPr>
          <w:p w:rsidR="00345C4B" w:rsidRPr="004515C1" w:rsidRDefault="00345C4B" w:rsidP="00066C57">
            <w:pPr>
              <w:rPr>
                <w:rFonts w:cs="Arial"/>
              </w:rPr>
            </w:pPr>
            <w:r w:rsidRPr="004515C1">
              <w:rPr>
                <w:rFonts w:cs="Arial"/>
              </w:rPr>
              <w:t>0001</w:t>
            </w:r>
          </w:p>
        </w:tc>
        <w:tc>
          <w:tcPr>
            <w:tcW w:w="4120" w:type="dxa"/>
            <w:noWrap/>
            <w:hideMark/>
          </w:tcPr>
          <w:p w:rsidR="00345C4B" w:rsidRPr="004515C1" w:rsidRDefault="00345C4B" w:rsidP="00066C57">
            <w:pPr>
              <w:rPr>
                <w:rFonts w:cs="Arial"/>
              </w:rPr>
            </w:pPr>
            <w:r w:rsidRPr="004515C1">
              <w:rPr>
                <w:rFonts w:cs="Arial"/>
              </w:rPr>
              <w:t>ADSP_Y_PCHIME_Env1_DelayVolume</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lastRenderedPageBreak/>
              <w:t>43</w:t>
            </w:r>
          </w:p>
        </w:tc>
        <w:tc>
          <w:tcPr>
            <w:tcW w:w="820" w:type="dxa"/>
            <w:noWrap/>
            <w:hideMark/>
          </w:tcPr>
          <w:p w:rsidR="00345C4B" w:rsidRPr="004515C1" w:rsidRDefault="00345C4B" w:rsidP="00066C57">
            <w:pPr>
              <w:rPr>
                <w:rFonts w:cs="Arial"/>
              </w:rPr>
            </w:pPr>
            <w:r w:rsidRPr="004515C1">
              <w:rPr>
                <w:rFonts w:cs="Arial"/>
              </w:rPr>
              <w:t>07EF</w:t>
            </w:r>
          </w:p>
        </w:tc>
        <w:tc>
          <w:tcPr>
            <w:tcW w:w="4120" w:type="dxa"/>
            <w:noWrap/>
            <w:hideMark/>
          </w:tcPr>
          <w:p w:rsidR="00345C4B" w:rsidRPr="004515C1" w:rsidRDefault="00345C4B" w:rsidP="00066C57">
            <w:pPr>
              <w:rPr>
                <w:rFonts w:cs="Arial"/>
              </w:rPr>
            </w:pPr>
            <w:r w:rsidRPr="004515C1">
              <w:rPr>
                <w:rFonts w:cs="Arial"/>
              </w:rPr>
              <w:t>ADSP_Y_PCHIME_Env1_DecayCoef_MSB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44</w:t>
            </w:r>
          </w:p>
        </w:tc>
        <w:tc>
          <w:tcPr>
            <w:tcW w:w="820" w:type="dxa"/>
            <w:noWrap/>
            <w:hideMark/>
          </w:tcPr>
          <w:p w:rsidR="00345C4B" w:rsidRPr="004515C1" w:rsidRDefault="00345C4B" w:rsidP="00066C57">
            <w:pPr>
              <w:rPr>
                <w:rFonts w:cs="Arial"/>
              </w:rPr>
            </w:pPr>
            <w:r w:rsidRPr="004515C1">
              <w:rPr>
                <w:rFonts w:cs="Arial"/>
              </w:rPr>
              <w:t>0008</w:t>
            </w:r>
          </w:p>
        </w:tc>
        <w:tc>
          <w:tcPr>
            <w:tcW w:w="4120" w:type="dxa"/>
            <w:noWrap/>
            <w:hideMark/>
          </w:tcPr>
          <w:p w:rsidR="00345C4B" w:rsidRPr="004515C1" w:rsidRDefault="00345C4B" w:rsidP="00066C57">
            <w:pPr>
              <w:rPr>
                <w:rFonts w:cs="Arial"/>
              </w:rPr>
            </w:pPr>
            <w:r w:rsidRPr="004515C1">
              <w:rPr>
                <w:rFonts w:cs="Arial"/>
              </w:rPr>
              <w:t>ADSP_Y_PCHIME_Env1_DecayCoef_LSB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45</w:t>
            </w:r>
          </w:p>
        </w:tc>
        <w:tc>
          <w:tcPr>
            <w:tcW w:w="820" w:type="dxa"/>
            <w:noWrap/>
            <w:hideMark/>
          </w:tcPr>
          <w:p w:rsidR="00345C4B" w:rsidRPr="004515C1" w:rsidRDefault="00345C4B" w:rsidP="00066C57">
            <w:pPr>
              <w:rPr>
                <w:rFonts w:cs="Arial"/>
              </w:rPr>
            </w:pPr>
            <w:r w:rsidRPr="004515C1">
              <w:rPr>
                <w:rFonts w:cs="Arial"/>
              </w:rPr>
              <w:t>0001</w:t>
            </w:r>
          </w:p>
        </w:tc>
        <w:tc>
          <w:tcPr>
            <w:tcW w:w="4120" w:type="dxa"/>
            <w:noWrap/>
            <w:hideMark/>
          </w:tcPr>
          <w:p w:rsidR="00345C4B" w:rsidRPr="004515C1" w:rsidRDefault="00345C4B" w:rsidP="00066C57">
            <w:pPr>
              <w:rPr>
                <w:rFonts w:cs="Arial"/>
              </w:rPr>
            </w:pPr>
            <w:r w:rsidRPr="004515C1">
              <w:rPr>
                <w:rFonts w:cs="Arial"/>
              </w:rPr>
              <w:t>ADSP_Y_PCHIME_Env2_DelayVolume</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46</w:t>
            </w:r>
          </w:p>
        </w:tc>
        <w:tc>
          <w:tcPr>
            <w:tcW w:w="820" w:type="dxa"/>
            <w:noWrap/>
            <w:hideMark/>
          </w:tcPr>
          <w:p w:rsidR="00345C4B" w:rsidRPr="004515C1" w:rsidRDefault="00345C4B" w:rsidP="00066C57">
            <w:pPr>
              <w:rPr>
                <w:rFonts w:cs="Arial"/>
              </w:rPr>
            </w:pPr>
            <w:r w:rsidRPr="004515C1">
              <w:rPr>
                <w:rFonts w:cs="Arial"/>
              </w:rPr>
              <w:t>07FC</w:t>
            </w:r>
          </w:p>
        </w:tc>
        <w:tc>
          <w:tcPr>
            <w:tcW w:w="4120" w:type="dxa"/>
            <w:noWrap/>
            <w:hideMark/>
          </w:tcPr>
          <w:p w:rsidR="00345C4B" w:rsidRPr="004515C1" w:rsidRDefault="00345C4B" w:rsidP="00066C57">
            <w:pPr>
              <w:rPr>
                <w:rFonts w:cs="Arial"/>
              </w:rPr>
            </w:pPr>
            <w:r w:rsidRPr="004515C1">
              <w:rPr>
                <w:rFonts w:cs="Arial"/>
              </w:rPr>
              <w:t>ADSP_Y_PCHIME_Env2_DecayCoef_MSB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47</w:t>
            </w:r>
          </w:p>
        </w:tc>
        <w:tc>
          <w:tcPr>
            <w:tcW w:w="820" w:type="dxa"/>
            <w:noWrap/>
            <w:hideMark/>
          </w:tcPr>
          <w:p w:rsidR="00345C4B" w:rsidRPr="004515C1" w:rsidRDefault="00345C4B" w:rsidP="00066C57">
            <w:pPr>
              <w:rPr>
                <w:rFonts w:cs="Arial"/>
              </w:rPr>
            </w:pPr>
            <w:r w:rsidRPr="004515C1">
              <w:rPr>
                <w:rFonts w:cs="Arial"/>
              </w:rPr>
              <w:t>04B7</w:t>
            </w:r>
          </w:p>
        </w:tc>
        <w:tc>
          <w:tcPr>
            <w:tcW w:w="4120" w:type="dxa"/>
            <w:noWrap/>
            <w:hideMark/>
          </w:tcPr>
          <w:p w:rsidR="00345C4B" w:rsidRPr="004515C1" w:rsidRDefault="00345C4B" w:rsidP="00066C57">
            <w:pPr>
              <w:rPr>
                <w:rFonts w:cs="Arial"/>
              </w:rPr>
            </w:pPr>
            <w:r w:rsidRPr="004515C1">
              <w:rPr>
                <w:rFonts w:cs="Arial"/>
              </w:rPr>
              <w:t>ADSP_Y_PCHIME_Env2_DecayCoef_LSB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48</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ADSP_Y_PCHIME_Env3_DelayVolume</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49</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ADSP_Y_PCHIME_Env3_DecayCoef_MSB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50</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ADSP_Y_PCHIME_Env3_DecayCoef_LSB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51</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ADSP_Y_PCHIME_Env4_DelayVolume</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52</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ADSP_Y_PCHIME_Env4_DecayCoef_MSB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53</w:t>
            </w:r>
          </w:p>
        </w:tc>
        <w:tc>
          <w:tcPr>
            <w:tcW w:w="820" w:type="dxa"/>
            <w:noWrap/>
            <w:hideMark/>
          </w:tcPr>
          <w:p w:rsidR="00345C4B" w:rsidRPr="004515C1" w:rsidRDefault="00345C4B" w:rsidP="00066C57">
            <w:pPr>
              <w:rPr>
                <w:rFonts w:cs="Arial"/>
              </w:rPr>
            </w:pPr>
            <w:r w:rsidRPr="004515C1">
              <w:rPr>
                <w:rFonts w:cs="Arial"/>
              </w:rPr>
              <w:t>0000</w:t>
            </w:r>
          </w:p>
        </w:tc>
        <w:tc>
          <w:tcPr>
            <w:tcW w:w="4120" w:type="dxa"/>
            <w:noWrap/>
            <w:hideMark/>
          </w:tcPr>
          <w:p w:rsidR="00345C4B" w:rsidRPr="004515C1" w:rsidRDefault="00345C4B" w:rsidP="00066C57">
            <w:pPr>
              <w:rPr>
                <w:rFonts w:cs="Arial"/>
              </w:rPr>
            </w:pPr>
            <w:r w:rsidRPr="004515C1">
              <w:rPr>
                <w:rFonts w:cs="Arial"/>
              </w:rPr>
              <w:t>ADSP_Y_PCHIME_Env4_DecayCoef_LSB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54</w:t>
            </w:r>
          </w:p>
        </w:tc>
        <w:tc>
          <w:tcPr>
            <w:tcW w:w="820" w:type="dxa"/>
            <w:noWrap/>
            <w:hideMark/>
          </w:tcPr>
          <w:p w:rsidR="00345C4B" w:rsidRPr="004515C1" w:rsidRDefault="00345C4B" w:rsidP="00066C57">
            <w:pPr>
              <w:rPr>
                <w:rFonts w:cs="Arial"/>
              </w:rPr>
            </w:pPr>
            <w:r w:rsidRPr="004515C1">
              <w:rPr>
                <w:rFonts w:cs="Arial"/>
              </w:rPr>
              <w:t>0400</w:t>
            </w:r>
          </w:p>
        </w:tc>
        <w:tc>
          <w:tcPr>
            <w:tcW w:w="4120" w:type="dxa"/>
            <w:noWrap/>
            <w:hideMark/>
          </w:tcPr>
          <w:p w:rsidR="00345C4B" w:rsidRPr="004515C1" w:rsidRDefault="00345C4B" w:rsidP="00066C57">
            <w:pPr>
              <w:rPr>
                <w:rFonts w:cs="Arial"/>
              </w:rPr>
            </w:pPr>
            <w:r w:rsidRPr="004515C1">
              <w:rPr>
                <w:rFonts w:cs="Arial"/>
              </w:rPr>
              <w:t>ADSP_Y_PCHIME_MasterVolume</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55</w:t>
            </w:r>
          </w:p>
        </w:tc>
        <w:tc>
          <w:tcPr>
            <w:tcW w:w="820" w:type="dxa"/>
            <w:noWrap/>
            <w:hideMark/>
          </w:tcPr>
          <w:p w:rsidR="00345C4B" w:rsidRPr="004515C1" w:rsidRDefault="00345C4B" w:rsidP="00066C57">
            <w:pPr>
              <w:rPr>
                <w:rFonts w:cs="Arial"/>
              </w:rPr>
            </w:pPr>
            <w:r w:rsidRPr="004515C1">
              <w:rPr>
                <w:rFonts w:cs="Arial"/>
              </w:rPr>
              <w:t>07FE</w:t>
            </w:r>
          </w:p>
        </w:tc>
        <w:tc>
          <w:tcPr>
            <w:tcW w:w="4120" w:type="dxa"/>
            <w:noWrap/>
            <w:hideMark/>
          </w:tcPr>
          <w:p w:rsidR="00345C4B" w:rsidRPr="004515C1" w:rsidRDefault="00345C4B" w:rsidP="00066C57">
            <w:pPr>
              <w:rPr>
                <w:rFonts w:cs="Arial"/>
              </w:rPr>
            </w:pPr>
            <w:r w:rsidRPr="004515C1">
              <w:rPr>
                <w:rFonts w:cs="Arial"/>
              </w:rPr>
              <w:t>ADSP_Y_PCHIME_SMute_DecayCoef_MSB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56</w:t>
            </w:r>
          </w:p>
        </w:tc>
        <w:tc>
          <w:tcPr>
            <w:tcW w:w="820" w:type="dxa"/>
            <w:noWrap/>
            <w:hideMark/>
          </w:tcPr>
          <w:p w:rsidR="00345C4B" w:rsidRPr="004515C1" w:rsidRDefault="00345C4B" w:rsidP="00066C57">
            <w:pPr>
              <w:rPr>
                <w:rFonts w:cs="Arial"/>
              </w:rPr>
            </w:pPr>
            <w:r w:rsidRPr="004515C1">
              <w:rPr>
                <w:rFonts w:cs="Arial"/>
              </w:rPr>
              <w:t>025A</w:t>
            </w:r>
          </w:p>
        </w:tc>
        <w:tc>
          <w:tcPr>
            <w:tcW w:w="4120" w:type="dxa"/>
            <w:noWrap/>
            <w:hideMark/>
          </w:tcPr>
          <w:p w:rsidR="00345C4B" w:rsidRPr="004515C1" w:rsidRDefault="00345C4B" w:rsidP="00066C57">
            <w:pPr>
              <w:rPr>
                <w:rFonts w:cs="Arial"/>
              </w:rPr>
            </w:pPr>
            <w:r w:rsidRPr="004515C1">
              <w:rPr>
                <w:rFonts w:cs="Arial"/>
              </w:rPr>
              <w:t>ADSP_Y_PCHIME_SMute_DecayCoef_LSB</w:t>
            </w:r>
          </w:p>
        </w:tc>
      </w:tr>
      <w:tr w:rsidR="00345C4B" w:rsidRPr="004515C1" w:rsidTr="00066C57">
        <w:trPr>
          <w:trHeight w:val="264"/>
          <w:jc w:val="center"/>
        </w:trPr>
        <w:tc>
          <w:tcPr>
            <w:tcW w:w="480" w:type="dxa"/>
            <w:noWrap/>
            <w:hideMark/>
          </w:tcPr>
          <w:p w:rsidR="00345C4B" w:rsidRPr="004515C1" w:rsidRDefault="00345C4B" w:rsidP="00066C57">
            <w:pPr>
              <w:rPr>
                <w:rFonts w:cs="Arial"/>
              </w:rPr>
            </w:pPr>
            <w:r w:rsidRPr="004515C1">
              <w:rPr>
                <w:rFonts w:cs="Arial"/>
              </w:rPr>
              <w:t>57</w:t>
            </w:r>
          </w:p>
        </w:tc>
        <w:tc>
          <w:tcPr>
            <w:tcW w:w="820" w:type="dxa"/>
            <w:noWrap/>
            <w:hideMark/>
          </w:tcPr>
          <w:p w:rsidR="00345C4B" w:rsidRPr="004515C1" w:rsidRDefault="00345C4B" w:rsidP="00066C57">
            <w:pPr>
              <w:rPr>
                <w:rFonts w:cs="Arial"/>
              </w:rPr>
            </w:pPr>
            <w:r w:rsidRPr="004515C1">
              <w:rPr>
                <w:rFonts w:cs="Arial"/>
              </w:rPr>
              <w:t>000001</w:t>
            </w:r>
          </w:p>
        </w:tc>
        <w:tc>
          <w:tcPr>
            <w:tcW w:w="4120" w:type="dxa"/>
            <w:noWrap/>
            <w:hideMark/>
          </w:tcPr>
          <w:p w:rsidR="00345C4B" w:rsidRPr="004515C1" w:rsidRDefault="00345C4B" w:rsidP="00066C57">
            <w:pPr>
              <w:rPr>
                <w:rFonts w:cs="Arial"/>
              </w:rPr>
            </w:pPr>
            <w:r w:rsidRPr="004515C1">
              <w:rPr>
                <w:rFonts w:cs="Arial"/>
              </w:rPr>
              <w:t>ADSP_X_PCHIME_ControlStatusReg</w:t>
            </w:r>
          </w:p>
        </w:tc>
      </w:tr>
    </w:tbl>
    <w:p w:rsidR="00345C4B" w:rsidRPr="004515C1" w:rsidRDefault="00345C4B" w:rsidP="00345C4B">
      <w:pPr>
        <w:rPr>
          <w:rFonts w:cs="Arial"/>
        </w:rPr>
      </w:pPr>
    </w:p>
    <w:p w:rsidR="00345C4B" w:rsidRPr="004515C1" w:rsidRDefault="00345C4B" w:rsidP="00345C4B">
      <w:pPr>
        <w:rPr>
          <w:rFonts w:cs="Arial"/>
        </w:rPr>
      </w:pPr>
    </w:p>
    <w:p w:rsidR="00345C4B" w:rsidRDefault="00345C4B" w:rsidP="00345C4B">
      <w:pPr>
        <w:pStyle w:val="Heading3"/>
        <w:numPr>
          <w:ilvl w:val="2"/>
          <w:numId w:val="48"/>
        </w:numPr>
      </w:pPr>
      <w:bookmarkStart w:id="374" w:name="_Toc45277398"/>
      <w:r>
        <w:t>Click/Clack Chimes Hex Code (Dirana 3, 48kHz Sampling Rate, N204/N205/N206 ROM with R6 or R7 Firmware)</w:t>
      </w:r>
      <w:bookmarkEnd w:id="374"/>
    </w:p>
    <w:p w:rsidR="00345C4B" w:rsidRDefault="00345C4B" w:rsidP="00345C4B">
      <w:pPr>
        <w:pStyle w:val="Heading4"/>
        <w:numPr>
          <w:ilvl w:val="3"/>
          <w:numId w:val="48"/>
        </w:numPr>
      </w:pPr>
      <w:bookmarkStart w:id="375" w:name="_Toc45277399"/>
      <w:r w:rsidRPr="00B9479B">
        <w:t>AHU-SWR-REQ-199345/A-Dirana Click/Clack Chime Parameter Definition</w:t>
      </w:r>
      <w:bookmarkEnd w:id="375"/>
    </w:p>
    <w:p w:rsidR="00345C4B" w:rsidRDefault="00345C4B" w:rsidP="00345C4B">
      <w:pPr>
        <w:rPr>
          <w:rFonts w:cs="Arial"/>
        </w:rPr>
      </w:pPr>
    </w:p>
    <w:p w:rsidR="00345C4B" w:rsidRDefault="00345C4B" w:rsidP="00345C4B">
      <w:pPr>
        <w:rPr>
          <w:rFonts w:cs="Arial"/>
        </w:rPr>
      </w:pPr>
      <w:r>
        <w:rPr>
          <w:rFonts w:cs="Arial"/>
        </w:rPr>
        <w:t>The following is an excerpt from the NXP SAF775 Audio User Manual (Rev 1.19 - 20140711) regarding the parameters used to define the click/clack generator chimes.</w:t>
      </w:r>
    </w:p>
    <w:p w:rsidR="00345C4B" w:rsidRDefault="00345C4B" w:rsidP="00345C4B">
      <w:pPr>
        <w:rPr>
          <w:rFonts w:cs="Arial"/>
        </w:rPr>
      </w:pPr>
    </w:p>
    <w:p w:rsidR="00345C4B" w:rsidRDefault="00345C4B" w:rsidP="00345C4B">
      <w:pPr>
        <w:rPr>
          <w:rFonts w:cs="Arial"/>
        </w:rPr>
      </w:pPr>
      <w:r>
        <w:rPr>
          <w:rFonts w:cs="Arial"/>
        </w:rPr>
        <w:t>The waveform is loaded into the Dirana 3 memory starting at memory location 0xF4074B. For a 48000kHz sampling frequency, the last memory location for the waveform shall not exceed 0xF40BA1.</w:t>
      </w:r>
    </w:p>
    <w:p w:rsidR="00345C4B" w:rsidRDefault="00345C4B" w:rsidP="00345C4B">
      <w:pPr>
        <w:rPr>
          <w:rFonts w:cs="Arial"/>
        </w:rPr>
      </w:pPr>
    </w:p>
    <w:p w:rsidR="00345C4B" w:rsidRDefault="00345C4B" w:rsidP="00345C4B">
      <w:pPr>
        <w:rPr>
          <w:rFonts w:cs="Arial"/>
        </w:rPr>
      </w:pPr>
      <w:r>
        <w:rPr>
          <w:rFonts w:cs="Arial"/>
        </w:rPr>
        <w:t>The parameters used to set up the Dirana to play the chimes are as follows, with 12 3-byte X-memory parameters.</w:t>
      </w:r>
    </w:p>
    <w:p w:rsidR="00345C4B" w:rsidRDefault="00345C4B" w:rsidP="00345C4B">
      <w:pPr>
        <w:rPr>
          <w:rFonts w:cs="Arial"/>
        </w:rPr>
      </w:pPr>
    </w:p>
    <w:p w:rsidR="00345C4B" w:rsidRDefault="00345C4B" w:rsidP="00345C4B">
      <w:pPr>
        <w:rPr>
          <w:rFonts w:cs="Arial"/>
        </w:rPr>
      </w:pPr>
      <w:r>
        <w:rPr>
          <w:rFonts w:cs="Arial"/>
        </w:rPr>
        <w:t>To start the Click (or index 1) Chime to play, use the following command:</w:t>
      </w:r>
    </w:p>
    <w:tbl>
      <w:tblPr>
        <w:tblStyle w:val="TableGrid"/>
        <w:tblW w:w="0" w:type="auto"/>
        <w:jc w:val="center"/>
        <w:tblLook w:val="04A0" w:firstRow="1" w:lastRow="0" w:firstColumn="1" w:lastColumn="0" w:noHBand="0" w:noVBand="1"/>
      </w:tblPr>
      <w:tblGrid>
        <w:gridCol w:w="3199"/>
        <w:gridCol w:w="6151"/>
      </w:tblGrid>
      <w:tr w:rsidR="00345C4B" w:rsidTr="00066C57">
        <w:trPr>
          <w:trHeight w:val="270"/>
          <w:jc w:val="center"/>
        </w:trPr>
        <w:tc>
          <w:tcPr>
            <w:tcW w:w="3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b/>
                <w:bCs/>
              </w:rPr>
            </w:pPr>
            <w:r>
              <w:rPr>
                <w:rFonts w:cs="Arial"/>
                <w:b/>
                <w:bCs/>
              </w:rPr>
              <w:t>HEX</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b/>
                <w:bCs/>
              </w:rPr>
            </w:pPr>
            <w:r>
              <w:rPr>
                <w:rFonts w:cs="Arial"/>
                <w:b/>
                <w:bCs/>
              </w:rPr>
              <w:t>Parameter</w:t>
            </w:r>
          </w:p>
        </w:tc>
      </w:tr>
      <w:tr w:rsidR="00345C4B" w:rsidTr="00066C57">
        <w:trPr>
          <w:trHeight w:val="285"/>
          <w:jc w:val="center"/>
        </w:trPr>
        <w:tc>
          <w:tcPr>
            <w:tcW w:w="3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rPr>
            </w:pPr>
            <w:r>
              <w:rPr>
                <w:rFonts w:cs="Arial"/>
              </w:rPr>
              <w:t>0xFFFFFF</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rPr>
            </w:pPr>
            <w:r>
              <w:rPr>
                <w:rFonts w:cs="Arial"/>
              </w:rPr>
              <w:t xml:space="preserve">X: </w:t>
            </w:r>
            <w:r w:rsidRPr="000C1817">
              <w:rPr>
                <w:rFonts w:cs="Arial"/>
              </w:rPr>
              <w:t>WavTab_Control</w:t>
            </w:r>
          </w:p>
        </w:tc>
      </w:tr>
    </w:tbl>
    <w:p w:rsidR="00345C4B" w:rsidRDefault="00345C4B" w:rsidP="00345C4B">
      <w:pPr>
        <w:rPr>
          <w:rFonts w:cs="Arial"/>
        </w:rPr>
      </w:pPr>
    </w:p>
    <w:p w:rsidR="00345C4B" w:rsidRDefault="00345C4B" w:rsidP="00345C4B">
      <w:pPr>
        <w:rPr>
          <w:rFonts w:cs="Arial"/>
        </w:rPr>
      </w:pPr>
      <w:r>
        <w:rPr>
          <w:rFonts w:cs="Arial"/>
        </w:rPr>
        <w:t>To start the Clack (or index 2) Chime to play, use the following command:</w:t>
      </w:r>
    </w:p>
    <w:tbl>
      <w:tblPr>
        <w:tblStyle w:val="TableGrid"/>
        <w:tblW w:w="0" w:type="auto"/>
        <w:jc w:val="center"/>
        <w:tblLook w:val="04A0" w:firstRow="1" w:lastRow="0" w:firstColumn="1" w:lastColumn="0" w:noHBand="0" w:noVBand="1"/>
      </w:tblPr>
      <w:tblGrid>
        <w:gridCol w:w="3194"/>
        <w:gridCol w:w="6156"/>
      </w:tblGrid>
      <w:tr w:rsidR="00345C4B" w:rsidTr="00066C57">
        <w:trPr>
          <w:trHeight w:val="270"/>
          <w:jc w:val="center"/>
        </w:trPr>
        <w:tc>
          <w:tcPr>
            <w:tcW w:w="3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b/>
                <w:bCs/>
              </w:rPr>
            </w:pPr>
            <w:r>
              <w:rPr>
                <w:rFonts w:cs="Arial"/>
                <w:b/>
                <w:bCs/>
              </w:rPr>
              <w:t>HEX</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b/>
                <w:bCs/>
              </w:rPr>
            </w:pPr>
            <w:r>
              <w:rPr>
                <w:rFonts w:cs="Arial"/>
                <w:b/>
                <w:bCs/>
              </w:rPr>
              <w:t>Parameter</w:t>
            </w:r>
          </w:p>
        </w:tc>
      </w:tr>
      <w:tr w:rsidR="00345C4B" w:rsidTr="00066C57">
        <w:trPr>
          <w:trHeight w:val="285"/>
          <w:jc w:val="center"/>
        </w:trPr>
        <w:tc>
          <w:tcPr>
            <w:tcW w:w="3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rPr>
            </w:pPr>
            <w:r>
              <w:rPr>
                <w:rFonts w:cs="Arial"/>
              </w:rPr>
              <w:t>0x000001</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5C4B" w:rsidRDefault="00345C4B" w:rsidP="00066C57">
            <w:pPr>
              <w:rPr>
                <w:rFonts w:cs="Arial"/>
              </w:rPr>
            </w:pPr>
            <w:r>
              <w:rPr>
                <w:rFonts w:cs="Arial"/>
              </w:rPr>
              <w:t xml:space="preserve">X: </w:t>
            </w:r>
            <w:r w:rsidRPr="000C1817">
              <w:rPr>
                <w:rFonts w:cs="Arial"/>
              </w:rPr>
              <w:t>WavTab_Control</w:t>
            </w:r>
          </w:p>
        </w:tc>
      </w:tr>
    </w:tbl>
    <w:p w:rsidR="00345C4B" w:rsidRDefault="00345C4B" w:rsidP="00345C4B">
      <w:pPr>
        <w:rPr>
          <w:rFonts w:cs="Arial"/>
        </w:rPr>
      </w:pP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2676"/>
        <w:gridCol w:w="2554"/>
        <w:gridCol w:w="4120"/>
      </w:tblGrid>
      <w:tr w:rsidR="00345C4B" w:rsidTr="00066C57">
        <w:trPr>
          <w:trHeight w:val="270"/>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b/>
                <w:bCs/>
              </w:rPr>
            </w:pPr>
            <w:r>
              <w:rPr>
                <w:rFonts w:cs="Arial"/>
                <w:b/>
                <w:bCs/>
              </w:rPr>
              <w:t>X-Memory Parameters</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b/>
                <w:bCs/>
              </w:rPr>
            </w:pPr>
            <w:r>
              <w:rPr>
                <w:rFonts w:cs="Arial"/>
                <w:b/>
                <w:bCs/>
              </w:rPr>
              <w:t>Initial Values</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b/>
                <w:bCs/>
              </w:rPr>
            </w:pPr>
            <w:r>
              <w:rPr>
                <w:rFonts w:cs="Arial"/>
                <w:b/>
                <w:bCs/>
              </w:rPr>
              <w:t>Description</w:t>
            </w:r>
          </w:p>
        </w:tc>
      </w:tr>
      <w:tr w:rsidR="00345C4B" w:rsidTr="00066C57">
        <w:trPr>
          <w:trHeight w:val="270"/>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0C1817">
              <w:rPr>
                <w:rFonts w:cs="Arial"/>
              </w:rPr>
              <w:t>EasyP_index</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0C1817">
              <w:rPr>
                <w:rFonts w:cs="Arial"/>
              </w:rPr>
              <w:t>EASYP_ClickClack_Disable</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0C1817">
              <w:rPr>
                <w:rFonts w:cs="Arial"/>
              </w:rPr>
              <w:t>Disable Click/Clack generator via EasyP</w:t>
            </w:r>
          </w:p>
        </w:tc>
      </w:tr>
      <w:tr w:rsidR="00345C4B" w:rsidTr="00066C57">
        <w:trPr>
          <w:trHeight w:val="270"/>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X: WavTab_UseIOFlag</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Pr="000C1817" w:rsidRDefault="00345C4B" w:rsidP="00066C57">
            <w:pPr>
              <w:rPr>
                <w:rFonts w:cs="Arial"/>
              </w:rPr>
            </w:pPr>
            <w:r>
              <w:rPr>
                <w:rFonts w:cs="Arial"/>
              </w:rPr>
              <w:t>000000</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Pr="000C1817" w:rsidRDefault="00345C4B" w:rsidP="00066C57">
            <w:pPr>
              <w:rPr>
                <w:rFonts w:cs="Arial"/>
              </w:rPr>
            </w:pPr>
            <w:r>
              <w:rPr>
                <w:rFonts w:cs="Arial"/>
              </w:rPr>
              <w:t>Switch to RAM based WaveTable</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WavTab_Control</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000000</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Zero out Register values used to play chime</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WavTab_Pointer</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000000</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Reinitialize wave table</w:t>
            </w:r>
            <w:r w:rsidRPr="004E044B">
              <w:rPr>
                <w:rFonts w:cs="Arial"/>
              </w:rPr>
              <w:t xml:space="preserve"> sample pointer</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WavTab_UseRamFlag</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000001</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Selection for ROM or XRAM click clack table</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WavTab_TicStartPntr</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Click sound Start Pointer</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lastRenderedPageBreak/>
              <w:t xml:space="preserve">X: </w:t>
            </w:r>
            <w:r w:rsidRPr="004E044B">
              <w:rPr>
                <w:rFonts w:cs="Arial"/>
              </w:rPr>
              <w:t>WavTab_TicEndPntr</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Click sound End Pointer</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WavTab_TacStartPntr</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Clack sound Start Pointer</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WavTab_TacEndPntr</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Clack sound End Pointer</w:t>
            </w:r>
          </w:p>
        </w:tc>
      </w:tr>
      <w:tr w:rsidR="00345C4B" w:rsidTr="00066C57">
        <w:trPr>
          <w:trHeight w:val="255"/>
          <w:jc w:val="center"/>
        </w:trPr>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 xml:space="preserve">X: </w:t>
            </w:r>
            <w:r w:rsidRPr="004E044B">
              <w:rPr>
                <w:rFonts w:cs="Arial"/>
              </w:rPr>
              <w:t>EasyP_index</w:t>
            </w:r>
          </w:p>
        </w:tc>
        <w:tc>
          <w:tcPr>
            <w:tcW w:w="236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sidRPr="004E044B">
              <w:rPr>
                <w:rFonts w:cs="Arial"/>
              </w:rPr>
              <w:t>EASYP_ClickClack_Enable</w:t>
            </w:r>
          </w:p>
        </w:tc>
        <w:tc>
          <w:tcPr>
            <w:tcW w:w="437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Default="00345C4B" w:rsidP="00066C57">
            <w:pPr>
              <w:rPr>
                <w:rFonts w:cs="Arial"/>
              </w:rPr>
            </w:pPr>
            <w:r>
              <w:rPr>
                <w:rFonts w:cs="Arial"/>
              </w:rPr>
              <w:t>Enable</w:t>
            </w:r>
            <w:r w:rsidRPr="004E044B">
              <w:rPr>
                <w:rFonts w:cs="Arial"/>
              </w:rPr>
              <w:t xml:space="preserve"> Click Clack generator via EasyP</w:t>
            </w:r>
          </w:p>
        </w:tc>
      </w:tr>
    </w:tbl>
    <w:p w:rsidR="00345C4B" w:rsidRDefault="00345C4B" w:rsidP="00345C4B">
      <w:pPr>
        <w:rPr>
          <w:rFonts w:cs="Arial"/>
        </w:rPr>
      </w:pPr>
    </w:p>
    <w:p w:rsidR="00345C4B" w:rsidRDefault="00345C4B" w:rsidP="00345C4B">
      <w:pPr>
        <w:rPr>
          <w:rFonts w:cs="Arial"/>
        </w:rPr>
      </w:pPr>
    </w:p>
    <w:tbl>
      <w:tblPr>
        <w:tblStyle w:val="TableGrid"/>
        <w:tblW w:w="0" w:type="auto"/>
        <w:jc w:val="center"/>
        <w:tblLook w:val="04A0" w:firstRow="1" w:lastRow="0" w:firstColumn="1" w:lastColumn="0" w:noHBand="0" w:noVBand="1"/>
      </w:tblPr>
      <w:tblGrid>
        <w:gridCol w:w="3184"/>
        <w:gridCol w:w="6166"/>
      </w:tblGrid>
      <w:tr w:rsidR="00345C4B" w:rsidTr="00066C57">
        <w:trPr>
          <w:trHeight w:val="255"/>
          <w:jc w:val="center"/>
        </w:trPr>
        <w:tc>
          <w:tcPr>
            <w:tcW w:w="34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h ### \\</w:t>
            </w:r>
          </w:p>
        </w:tc>
        <w:tc>
          <w:tcPr>
            <w:tcW w:w="672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Default="00345C4B" w:rsidP="00066C57">
            <w:pPr>
              <w:rPr>
                <w:rFonts w:cs="Arial"/>
              </w:rPr>
            </w:pPr>
            <w:r>
              <w:rPr>
                <w:rFonts w:cs="Arial"/>
              </w:rPr>
              <w:t>Defined as a delay loop of ### length to allow the NXP processor to correctly play the first set of chime parameters before starting to play the second set of chime parameters. This 'delay' will have to be tweaked for every application of HEX code.</w:t>
            </w:r>
          </w:p>
        </w:tc>
      </w:tr>
    </w:tbl>
    <w:p w:rsidR="00345C4B" w:rsidRDefault="00345C4B" w:rsidP="00345C4B"/>
    <w:p w:rsidR="00345C4B" w:rsidRDefault="00345C4B" w:rsidP="00345C4B">
      <w:pPr>
        <w:pStyle w:val="Heading4"/>
        <w:numPr>
          <w:ilvl w:val="3"/>
          <w:numId w:val="48"/>
        </w:numPr>
      </w:pPr>
      <w:bookmarkStart w:id="376" w:name="_Toc45277400"/>
      <w:r w:rsidRPr="00B9479B">
        <w:t>AHU-SWR-REQ-199239/A-ClickClack Chime 33 - eLatch Lock Chime</w:t>
      </w:r>
      <w:bookmarkEnd w:id="376"/>
    </w:p>
    <w:p w:rsidR="00345C4B" w:rsidRPr="00D732F9" w:rsidRDefault="00345C4B" w:rsidP="00345C4B">
      <w:pPr>
        <w:rPr>
          <w:rFonts w:cs="Arial"/>
        </w:rPr>
      </w:pPr>
    </w:p>
    <w:p w:rsidR="00345C4B" w:rsidRPr="00D732F9" w:rsidRDefault="00345C4B" w:rsidP="00345C4B">
      <w:pPr>
        <w:jc w:val="center"/>
        <w:rPr>
          <w:rFonts w:cs="Arial"/>
        </w:rPr>
      </w:pPr>
      <w:r w:rsidRPr="00D732F9">
        <w:rPr>
          <w:rFonts w:cs="Arial"/>
          <w:noProof/>
        </w:rPr>
        <w:drawing>
          <wp:inline distT="0" distB="0" distL="0" distR="0" wp14:anchorId="11A49006" wp14:editId="7135F50B">
            <wp:extent cx="5357095" cy="1352686"/>
            <wp:effectExtent l="0" t="0" r="0" b="0"/>
            <wp:docPr id="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360131" cy="1353453"/>
                    </a:xfrm>
                    <a:prstGeom prst="rect">
                      <a:avLst/>
                    </a:prstGeom>
                    <a:noFill/>
                  </pic:spPr>
                </pic:pic>
              </a:graphicData>
            </a:graphic>
          </wp:inline>
        </w:drawing>
      </w:r>
    </w:p>
    <w:p w:rsidR="00345C4B" w:rsidRPr="00D732F9" w:rsidRDefault="00345C4B" w:rsidP="00345C4B">
      <w:pPr>
        <w:rPr>
          <w:rFonts w:cs="Arial"/>
        </w:rPr>
      </w:pPr>
    </w:p>
    <w:tbl>
      <w:tblPr>
        <w:tblStyle w:val="TableGrid"/>
        <w:tblW w:w="8492" w:type="dxa"/>
        <w:jc w:val="center"/>
        <w:tblLook w:val="04A0" w:firstRow="1" w:lastRow="0" w:firstColumn="1" w:lastColumn="0" w:noHBand="0" w:noVBand="1"/>
      </w:tblPr>
      <w:tblGrid>
        <w:gridCol w:w="550"/>
        <w:gridCol w:w="3496"/>
        <w:gridCol w:w="4876"/>
      </w:tblGrid>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w:t>
            </w:r>
          </w:p>
        </w:tc>
        <w:tc>
          <w:tcPr>
            <w:tcW w:w="3280" w:type="dxa"/>
            <w:noWrap/>
            <w:hideMark/>
          </w:tcPr>
          <w:p w:rsidR="00345C4B" w:rsidRPr="00D732F9" w:rsidRDefault="00345C4B" w:rsidP="00066C57">
            <w:pPr>
              <w:rPr>
                <w:rFonts w:cs="Arial"/>
              </w:rPr>
            </w:pPr>
            <w:r w:rsidRPr="00D732F9">
              <w:rPr>
                <w:rFonts w:cs="Arial"/>
              </w:rPr>
              <w:t>Hex</w:t>
            </w:r>
          </w:p>
        </w:tc>
        <w:tc>
          <w:tcPr>
            <w:tcW w:w="4876" w:type="dxa"/>
            <w:noWrap/>
            <w:hideMark/>
          </w:tcPr>
          <w:p w:rsidR="00345C4B" w:rsidRPr="00D732F9" w:rsidRDefault="00345C4B" w:rsidP="00066C57">
            <w:pPr>
              <w:rPr>
                <w:rFonts w:cs="Arial"/>
              </w:rPr>
            </w:pPr>
            <w:r w:rsidRPr="00D732F9">
              <w:rPr>
                <w:rFonts w:cs="Arial"/>
              </w:rPr>
              <w:t>Parameter</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w:t>
            </w:r>
          </w:p>
        </w:tc>
        <w:tc>
          <w:tcPr>
            <w:tcW w:w="3280" w:type="dxa"/>
            <w:noWrap/>
            <w:hideMark/>
          </w:tcPr>
          <w:p w:rsidR="00345C4B" w:rsidRPr="00D732F9" w:rsidRDefault="00345C4B" w:rsidP="00066C57">
            <w:pPr>
              <w:rPr>
                <w:rFonts w:cs="Arial"/>
              </w:rPr>
            </w:pPr>
            <w:r w:rsidRPr="00D732F9">
              <w:rPr>
                <w:rFonts w:cs="Arial"/>
              </w:rPr>
              <w:t>&amp;ADSP_EASYP_ClickClack_Disable</w:t>
            </w:r>
          </w:p>
        </w:tc>
        <w:tc>
          <w:tcPr>
            <w:tcW w:w="4876" w:type="dxa"/>
            <w:noWrap/>
            <w:hideMark/>
          </w:tcPr>
          <w:p w:rsidR="00345C4B" w:rsidRPr="00D732F9" w:rsidRDefault="00345C4B" w:rsidP="00066C57">
            <w:pPr>
              <w:rPr>
                <w:rFonts w:cs="Arial"/>
              </w:rPr>
            </w:pPr>
            <w:r w:rsidRPr="00D732F9">
              <w:rPr>
                <w:rFonts w:cs="Arial"/>
              </w:rPr>
              <w:t>ADSP_X_EasyP_index</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w:t>
            </w:r>
          </w:p>
        </w:tc>
        <w:tc>
          <w:tcPr>
            <w:tcW w:w="3280" w:type="dxa"/>
            <w:noWrap/>
            <w:hideMark/>
          </w:tcPr>
          <w:p w:rsidR="00345C4B" w:rsidRPr="00D732F9" w:rsidRDefault="00345C4B" w:rsidP="00066C57">
            <w:pPr>
              <w:rPr>
                <w:rFonts w:cs="Arial"/>
              </w:rPr>
            </w:pPr>
            <w:r w:rsidRPr="00D732F9">
              <w:rPr>
                <w:rFonts w:cs="Arial"/>
              </w:rPr>
              <w:t>168F82</w:t>
            </w:r>
          </w:p>
        </w:tc>
        <w:tc>
          <w:tcPr>
            <w:tcW w:w="4876" w:type="dxa"/>
            <w:noWrap/>
            <w:hideMark/>
          </w:tcPr>
          <w:p w:rsidR="00345C4B" w:rsidRPr="00D732F9" w:rsidRDefault="00345C4B" w:rsidP="00066C57">
            <w:pPr>
              <w:rPr>
                <w:rFonts w:cs="Arial"/>
              </w:rPr>
            </w:pPr>
            <w:r w:rsidRPr="00D732F9">
              <w:rPr>
                <w:rFonts w:cs="Arial"/>
              </w:rPr>
              <w:t>F4074B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w:t>
            </w:r>
          </w:p>
        </w:tc>
        <w:tc>
          <w:tcPr>
            <w:tcW w:w="3280" w:type="dxa"/>
            <w:noWrap/>
            <w:hideMark/>
          </w:tcPr>
          <w:p w:rsidR="00345C4B" w:rsidRPr="00D732F9" w:rsidRDefault="00345C4B" w:rsidP="00066C57">
            <w:pPr>
              <w:rPr>
                <w:rFonts w:cs="Arial"/>
              </w:rPr>
            </w:pPr>
            <w:r w:rsidRPr="00D732F9">
              <w:rPr>
                <w:rFonts w:cs="Arial"/>
              </w:rPr>
              <w:t>0F8D91</w:t>
            </w:r>
          </w:p>
        </w:tc>
        <w:tc>
          <w:tcPr>
            <w:tcW w:w="4876" w:type="dxa"/>
            <w:noWrap/>
            <w:hideMark/>
          </w:tcPr>
          <w:p w:rsidR="00345C4B" w:rsidRPr="00D732F9" w:rsidRDefault="00345C4B" w:rsidP="00066C57">
            <w:pPr>
              <w:rPr>
                <w:rFonts w:cs="Arial"/>
              </w:rPr>
            </w:pPr>
            <w:r w:rsidRPr="00D732F9">
              <w:rPr>
                <w:rFonts w:cs="Arial"/>
              </w:rPr>
              <w:t>F4074C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w:t>
            </w:r>
          </w:p>
        </w:tc>
        <w:tc>
          <w:tcPr>
            <w:tcW w:w="3280" w:type="dxa"/>
            <w:noWrap/>
            <w:hideMark/>
          </w:tcPr>
          <w:p w:rsidR="00345C4B" w:rsidRPr="00D732F9" w:rsidRDefault="00345C4B" w:rsidP="00066C57">
            <w:pPr>
              <w:rPr>
                <w:rFonts w:cs="Arial"/>
              </w:rPr>
            </w:pPr>
            <w:r w:rsidRPr="00D732F9">
              <w:rPr>
                <w:rFonts w:cs="Arial"/>
              </w:rPr>
              <w:t>088F92</w:t>
            </w:r>
          </w:p>
        </w:tc>
        <w:tc>
          <w:tcPr>
            <w:tcW w:w="4876" w:type="dxa"/>
            <w:noWrap/>
            <w:hideMark/>
          </w:tcPr>
          <w:p w:rsidR="00345C4B" w:rsidRPr="00D732F9" w:rsidRDefault="00345C4B" w:rsidP="00066C57">
            <w:pPr>
              <w:rPr>
                <w:rFonts w:cs="Arial"/>
              </w:rPr>
            </w:pPr>
            <w:r w:rsidRPr="00D732F9">
              <w:rPr>
                <w:rFonts w:cs="Arial"/>
              </w:rPr>
              <w:t>F4074D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w:t>
            </w:r>
          </w:p>
        </w:tc>
        <w:tc>
          <w:tcPr>
            <w:tcW w:w="3280" w:type="dxa"/>
            <w:noWrap/>
            <w:hideMark/>
          </w:tcPr>
          <w:p w:rsidR="00345C4B" w:rsidRPr="00D732F9" w:rsidRDefault="00345C4B" w:rsidP="00066C57">
            <w:pPr>
              <w:rPr>
                <w:rFonts w:cs="Arial"/>
              </w:rPr>
            </w:pPr>
            <w:r w:rsidRPr="00D732F9">
              <w:rPr>
                <w:rFonts w:cs="Arial"/>
              </w:rPr>
              <w:t>047D80</w:t>
            </w:r>
          </w:p>
        </w:tc>
        <w:tc>
          <w:tcPr>
            <w:tcW w:w="4876" w:type="dxa"/>
            <w:noWrap/>
            <w:hideMark/>
          </w:tcPr>
          <w:p w:rsidR="00345C4B" w:rsidRPr="00D732F9" w:rsidRDefault="00345C4B" w:rsidP="00066C57">
            <w:pPr>
              <w:rPr>
                <w:rFonts w:cs="Arial"/>
              </w:rPr>
            </w:pPr>
            <w:r w:rsidRPr="00D732F9">
              <w:rPr>
                <w:rFonts w:cs="Arial"/>
              </w:rPr>
              <w:t>F4074E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w:t>
            </w:r>
          </w:p>
        </w:tc>
        <w:tc>
          <w:tcPr>
            <w:tcW w:w="3280" w:type="dxa"/>
            <w:noWrap/>
            <w:hideMark/>
          </w:tcPr>
          <w:p w:rsidR="00345C4B" w:rsidRPr="00D732F9" w:rsidRDefault="00345C4B" w:rsidP="00066C57">
            <w:pPr>
              <w:rPr>
                <w:rFonts w:cs="Arial"/>
              </w:rPr>
            </w:pPr>
            <w:r w:rsidRPr="00D732F9">
              <w:rPr>
                <w:rFonts w:cs="Arial"/>
              </w:rPr>
              <w:t>24A193</w:t>
            </w:r>
          </w:p>
        </w:tc>
        <w:tc>
          <w:tcPr>
            <w:tcW w:w="4876" w:type="dxa"/>
            <w:noWrap/>
            <w:hideMark/>
          </w:tcPr>
          <w:p w:rsidR="00345C4B" w:rsidRPr="00D732F9" w:rsidRDefault="00345C4B" w:rsidP="00066C57">
            <w:pPr>
              <w:rPr>
                <w:rFonts w:cs="Arial"/>
              </w:rPr>
            </w:pPr>
            <w:r w:rsidRPr="00D732F9">
              <w:rPr>
                <w:rFonts w:cs="Arial"/>
              </w:rPr>
              <w:t>F4074F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w:t>
            </w:r>
          </w:p>
        </w:tc>
        <w:tc>
          <w:tcPr>
            <w:tcW w:w="3280" w:type="dxa"/>
            <w:noWrap/>
            <w:hideMark/>
          </w:tcPr>
          <w:p w:rsidR="00345C4B" w:rsidRPr="00D732F9" w:rsidRDefault="00345C4B" w:rsidP="00066C57">
            <w:pPr>
              <w:rPr>
                <w:rFonts w:cs="Arial"/>
              </w:rPr>
            </w:pPr>
            <w:r w:rsidRPr="00D732F9">
              <w:rPr>
                <w:rFonts w:cs="Arial"/>
              </w:rPr>
              <w:t>008C9A</w:t>
            </w:r>
          </w:p>
        </w:tc>
        <w:tc>
          <w:tcPr>
            <w:tcW w:w="4876" w:type="dxa"/>
            <w:noWrap/>
            <w:hideMark/>
          </w:tcPr>
          <w:p w:rsidR="00345C4B" w:rsidRPr="00D732F9" w:rsidRDefault="00345C4B" w:rsidP="00066C57">
            <w:pPr>
              <w:rPr>
                <w:rFonts w:cs="Arial"/>
              </w:rPr>
            </w:pPr>
            <w:r w:rsidRPr="00D732F9">
              <w:rPr>
                <w:rFonts w:cs="Arial"/>
              </w:rPr>
              <w:t>F40750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w:t>
            </w:r>
          </w:p>
        </w:tc>
        <w:tc>
          <w:tcPr>
            <w:tcW w:w="3280" w:type="dxa"/>
            <w:noWrap/>
            <w:hideMark/>
          </w:tcPr>
          <w:p w:rsidR="00345C4B" w:rsidRPr="00D732F9" w:rsidRDefault="00345C4B" w:rsidP="00066C57">
            <w:pPr>
              <w:rPr>
                <w:rFonts w:cs="Arial"/>
              </w:rPr>
            </w:pPr>
            <w:r w:rsidRPr="00D732F9">
              <w:rPr>
                <w:rFonts w:cs="Arial"/>
              </w:rPr>
              <w:t>097E79</w:t>
            </w:r>
          </w:p>
        </w:tc>
        <w:tc>
          <w:tcPr>
            <w:tcW w:w="4876" w:type="dxa"/>
            <w:noWrap/>
            <w:hideMark/>
          </w:tcPr>
          <w:p w:rsidR="00345C4B" w:rsidRPr="00D732F9" w:rsidRDefault="00345C4B" w:rsidP="00066C57">
            <w:pPr>
              <w:rPr>
                <w:rFonts w:cs="Arial"/>
              </w:rPr>
            </w:pPr>
            <w:r w:rsidRPr="00D732F9">
              <w:rPr>
                <w:rFonts w:cs="Arial"/>
              </w:rPr>
              <w:t>F40751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w:t>
            </w:r>
          </w:p>
        </w:tc>
        <w:tc>
          <w:tcPr>
            <w:tcW w:w="3280" w:type="dxa"/>
            <w:noWrap/>
            <w:hideMark/>
          </w:tcPr>
          <w:p w:rsidR="00345C4B" w:rsidRPr="00D732F9" w:rsidRDefault="00345C4B" w:rsidP="00066C57">
            <w:pPr>
              <w:rPr>
                <w:rFonts w:cs="Arial"/>
              </w:rPr>
            </w:pPr>
            <w:r w:rsidRPr="00D732F9">
              <w:rPr>
                <w:rFonts w:cs="Arial"/>
              </w:rPr>
              <w:t>068D8F</w:t>
            </w:r>
          </w:p>
        </w:tc>
        <w:tc>
          <w:tcPr>
            <w:tcW w:w="4876" w:type="dxa"/>
            <w:noWrap/>
            <w:hideMark/>
          </w:tcPr>
          <w:p w:rsidR="00345C4B" w:rsidRPr="00D732F9" w:rsidRDefault="00345C4B" w:rsidP="00066C57">
            <w:pPr>
              <w:rPr>
                <w:rFonts w:cs="Arial"/>
              </w:rPr>
            </w:pPr>
            <w:r w:rsidRPr="00D732F9">
              <w:rPr>
                <w:rFonts w:cs="Arial"/>
              </w:rPr>
              <w:t>F40752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w:t>
            </w:r>
          </w:p>
        </w:tc>
        <w:tc>
          <w:tcPr>
            <w:tcW w:w="3280" w:type="dxa"/>
            <w:noWrap/>
            <w:hideMark/>
          </w:tcPr>
          <w:p w:rsidR="00345C4B" w:rsidRPr="00D732F9" w:rsidRDefault="00345C4B" w:rsidP="00066C57">
            <w:pPr>
              <w:rPr>
                <w:rFonts w:cs="Arial"/>
              </w:rPr>
            </w:pPr>
            <w:r w:rsidRPr="00D732F9">
              <w:rPr>
                <w:rFonts w:cs="Arial"/>
              </w:rPr>
              <w:t>16958A</w:t>
            </w:r>
          </w:p>
        </w:tc>
        <w:tc>
          <w:tcPr>
            <w:tcW w:w="4876" w:type="dxa"/>
            <w:noWrap/>
            <w:hideMark/>
          </w:tcPr>
          <w:p w:rsidR="00345C4B" w:rsidRPr="00D732F9" w:rsidRDefault="00345C4B" w:rsidP="00066C57">
            <w:pPr>
              <w:rPr>
                <w:rFonts w:cs="Arial"/>
              </w:rPr>
            </w:pPr>
            <w:r w:rsidRPr="00D732F9">
              <w:rPr>
                <w:rFonts w:cs="Arial"/>
              </w:rPr>
              <w:t>F40753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w:t>
            </w:r>
          </w:p>
        </w:tc>
        <w:tc>
          <w:tcPr>
            <w:tcW w:w="3280" w:type="dxa"/>
            <w:noWrap/>
            <w:hideMark/>
          </w:tcPr>
          <w:p w:rsidR="00345C4B" w:rsidRPr="00D732F9" w:rsidRDefault="00345C4B" w:rsidP="00066C57">
            <w:pPr>
              <w:rPr>
                <w:rFonts w:cs="Arial"/>
              </w:rPr>
            </w:pPr>
            <w:r w:rsidRPr="00D732F9">
              <w:rPr>
                <w:rFonts w:cs="Arial"/>
              </w:rPr>
              <w:t>F48590</w:t>
            </w:r>
          </w:p>
        </w:tc>
        <w:tc>
          <w:tcPr>
            <w:tcW w:w="4876" w:type="dxa"/>
            <w:noWrap/>
            <w:hideMark/>
          </w:tcPr>
          <w:p w:rsidR="00345C4B" w:rsidRPr="00D732F9" w:rsidRDefault="00345C4B" w:rsidP="00066C57">
            <w:pPr>
              <w:rPr>
                <w:rFonts w:cs="Arial"/>
              </w:rPr>
            </w:pPr>
            <w:r w:rsidRPr="00D732F9">
              <w:rPr>
                <w:rFonts w:cs="Arial"/>
              </w:rPr>
              <w:t>F40754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w:t>
            </w:r>
          </w:p>
        </w:tc>
        <w:tc>
          <w:tcPr>
            <w:tcW w:w="3280" w:type="dxa"/>
            <w:noWrap/>
            <w:hideMark/>
          </w:tcPr>
          <w:p w:rsidR="00345C4B" w:rsidRPr="00D732F9" w:rsidRDefault="00345C4B" w:rsidP="00066C57">
            <w:pPr>
              <w:rPr>
                <w:rFonts w:cs="Arial"/>
              </w:rPr>
            </w:pPr>
            <w:r w:rsidRPr="00D732F9">
              <w:rPr>
                <w:rFonts w:cs="Arial"/>
              </w:rPr>
              <w:t>178471</w:t>
            </w:r>
          </w:p>
        </w:tc>
        <w:tc>
          <w:tcPr>
            <w:tcW w:w="4876" w:type="dxa"/>
            <w:noWrap/>
            <w:hideMark/>
          </w:tcPr>
          <w:p w:rsidR="00345C4B" w:rsidRPr="00D732F9" w:rsidRDefault="00345C4B" w:rsidP="00066C57">
            <w:pPr>
              <w:rPr>
                <w:rFonts w:cs="Arial"/>
              </w:rPr>
            </w:pPr>
            <w:r w:rsidRPr="00D732F9">
              <w:rPr>
                <w:rFonts w:cs="Arial"/>
              </w:rPr>
              <w:t>F40755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w:t>
            </w:r>
          </w:p>
        </w:tc>
        <w:tc>
          <w:tcPr>
            <w:tcW w:w="3280" w:type="dxa"/>
            <w:noWrap/>
            <w:hideMark/>
          </w:tcPr>
          <w:p w:rsidR="00345C4B" w:rsidRPr="00D732F9" w:rsidRDefault="00345C4B" w:rsidP="00066C57">
            <w:pPr>
              <w:rPr>
                <w:rFonts w:cs="Arial"/>
              </w:rPr>
            </w:pPr>
            <w:r w:rsidRPr="00D732F9">
              <w:rPr>
                <w:rFonts w:cs="Arial"/>
              </w:rPr>
              <w:t>17A5A3</w:t>
            </w:r>
          </w:p>
        </w:tc>
        <w:tc>
          <w:tcPr>
            <w:tcW w:w="4876" w:type="dxa"/>
            <w:noWrap/>
            <w:hideMark/>
          </w:tcPr>
          <w:p w:rsidR="00345C4B" w:rsidRPr="00D732F9" w:rsidRDefault="00345C4B" w:rsidP="00066C57">
            <w:pPr>
              <w:rPr>
                <w:rFonts w:cs="Arial"/>
              </w:rPr>
            </w:pPr>
            <w:r w:rsidRPr="00D732F9">
              <w:rPr>
                <w:rFonts w:cs="Arial"/>
              </w:rPr>
              <w:t>F40756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w:t>
            </w:r>
          </w:p>
        </w:tc>
        <w:tc>
          <w:tcPr>
            <w:tcW w:w="3280" w:type="dxa"/>
            <w:noWrap/>
            <w:hideMark/>
          </w:tcPr>
          <w:p w:rsidR="00345C4B" w:rsidRPr="00D732F9" w:rsidRDefault="00345C4B" w:rsidP="00066C57">
            <w:pPr>
              <w:rPr>
                <w:rFonts w:cs="Arial"/>
              </w:rPr>
            </w:pPr>
            <w:r w:rsidRPr="00D732F9">
              <w:rPr>
                <w:rFonts w:cs="Arial"/>
              </w:rPr>
              <w:t>017F86</w:t>
            </w:r>
          </w:p>
        </w:tc>
        <w:tc>
          <w:tcPr>
            <w:tcW w:w="4876" w:type="dxa"/>
            <w:noWrap/>
            <w:hideMark/>
          </w:tcPr>
          <w:p w:rsidR="00345C4B" w:rsidRPr="00D732F9" w:rsidRDefault="00345C4B" w:rsidP="00066C57">
            <w:pPr>
              <w:rPr>
                <w:rFonts w:cs="Arial"/>
              </w:rPr>
            </w:pPr>
            <w:r w:rsidRPr="00D732F9">
              <w:rPr>
                <w:rFonts w:cs="Arial"/>
              </w:rPr>
              <w:t>F40757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w:t>
            </w:r>
          </w:p>
        </w:tc>
        <w:tc>
          <w:tcPr>
            <w:tcW w:w="3280" w:type="dxa"/>
            <w:noWrap/>
            <w:hideMark/>
          </w:tcPr>
          <w:p w:rsidR="00345C4B" w:rsidRPr="00D732F9" w:rsidRDefault="00345C4B" w:rsidP="00066C57">
            <w:pPr>
              <w:rPr>
                <w:rFonts w:cs="Arial"/>
              </w:rPr>
            </w:pPr>
            <w:r w:rsidRPr="00D732F9">
              <w:rPr>
                <w:rFonts w:cs="Arial"/>
              </w:rPr>
              <w:t>1B9489</w:t>
            </w:r>
          </w:p>
        </w:tc>
        <w:tc>
          <w:tcPr>
            <w:tcW w:w="4876" w:type="dxa"/>
            <w:noWrap/>
            <w:hideMark/>
          </w:tcPr>
          <w:p w:rsidR="00345C4B" w:rsidRPr="00D732F9" w:rsidRDefault="00345C4B" w:rsidP="00066C57">
            <w:pPr>
              <w:rPr>
                <w:rFonts w:cs="Arial"/>
              </w:rPr>
            </w:pPr>
            <w:r w:rsidRPr="00D732F9">
              <w:rPr>
                <w:rFonts w:cs="Arial"/>
              </w:rPr>
              <w:t>F40758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w:t>
            </w:r>
          </w:p>
        </w:tc>
        <w:tc>
          <w:tcPr>
            <w:tcW w:w="3280" w:type="dxa"/>
            <w:noWrap/>
            <w:hideMark/>
          </w:tcPr>
          <w:p w:rsidR="00345C4B" w:rsidRPr="00D732F9" w:rsidRDefault="00345C4B" w:rsidP="00066C57">
            <w:pPr>
              <w:rPr>
                <w:rFonts w:cs="Arial"/>
              </w:rPr>
            </w:pPr>
            <w:r w:rsidRPr="00D732F9">
              <w:rPr>
                <w:rFonts w:cs="Arial"/>
              </w:rPr>
              <w:t>0D959B</w:t>
            </w:r>
          </w:p>
        </w:tc>
        <w:tc>
          <w:tcPr>
            <w:tcW w:w="4876" w:type="dxa"/>
            <w:noWrap/>
            <w:hideMark/>
          </w:tcPr>
          <w:p w:rsidR="00345C4B" w:rsidRPr="00D732F9" w:rsidRDefault="00345C4B" w:rsidP="00066C57">
            <w:pPr>
              <w:rPr>
                <w:rFonts w:cs="Arial"/>
              </w:rPr>
            </w:pPr>
            <w:r w:rsidRPr="00D732F9">
              <w:rPr>
                <w:rFonts w:cs="Arial"/>
              </w:rPr>
              <w:t>F40759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w:t>
            </w:r>
          </w:p>
        </w:tc>
        <w:tc>
          <w:tcPr>
            <w:tcW w:w="3280" w:type="dxa"/>
            <w:noWrap/>
            <w:hideMark/>
          </w:tcPr>
          <w:p w:rsidR="00345C4B" w:rsidRPr="00D732F9" w:rsidRDefault="00345C4B" w:rsidP="00066C57">
            <w:pPr>
              <w:rPr>
                <w:rFonts w:cs="Arial"/>
              </w:rPr>
            </w:pPr>
            <w:r w:rsidRPr="00D732F9">
              <w:rPr>
                <w:rFonts w:cs="Arial"/>
              </w:rPr>
              <w:t>018588</w:t>
            </w:r>
          </w:p>
        </w:tc>
        <w:tc>
          <w:tcPr>
            <w:tcW w:w="4876" w:type="dxa"/>
            <w:noWrap/>
            <w:hideMark/>
          </w:tcPr>
          <w:p w:rsidR="00345C4B" w:rsidRPr="00D732F9" w:rsidRDefault="00345C4B" w:rsidP="00066C57">
            <w:pPr>
              <w:rPr>
                <w:rFonts w:cs="Arial"/>
              </w:rPr>
            </w:pPr>
            <w:r w:rsidRPr="00D732F9">
              <w:rPr>
                <w:rFonts w:cs="Arial"/>
              </w:rPr>
              <w:t>F4075A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w:t>
            </w:r>
          </w:p>
        </w:tc>
        <w:tc>
          <w:tcPr>
            <w:tcW w:w="3280" w:type="dxa"/>
            <w:noWrap/>
            <w:hideMark/>
          </w:tcPr>
          <w:p w:rsidR="00345C4B" w:rsidRPr="00D732F9" w:rsidRDefault="00345C4B" w:rsidP="00066C57">
            <w:pPr>
              <w:rPr>
                <w:rFonts w:cs="Arial"/>
              </w:rPr>
            </w:pPr>
            <w:r w:rsidRPr="00D732F9">
              <w:rPr>
                <w:rFonts w:cs="Arial"/>
              </w:rPr>
              <w:t>128680</w:t>
            </w:r>
          </w:p>
        </w:tc>
        <w:tc>
          <w:tcPr>
            <w:tcW w:w="4876" w:type="dxa"/>
            <w:noWrap/>
            <w:hideMark/>
          </w:tcPr>
          <w:p w:rsidR="00345C4B" w:rsidRPr="00D732F9" w:rsidRDefault="00345C4B" w:rsidP="00066C57">
            <w:pPr>
              <w:rPr>
                <w:rFonts w:cs="Arial"/>
              </w:rPr>
            </w:pPr>
            <w:r w:rsidRPr="00D732F9">
              <w:rPr>
                <w:rFonts w:cs="Arial"/>
              </w:rPr>
              <w:t>F4075B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w:t>
            </w:r>
          </w:p>
        </w:tc>
        <w:tc>
          <w:tcPr>
            <w:tcW w:w="3280" w:type="dxa"/>
            <w:noWrap/>
            <w:hideMark/>
          </w:tcPr>
          <w:p w:rsidR="00345C4B" w:rsidRPr="00D732F9" w:rsidRDefault="00345C4B" w:rsidP="00066C57">
            <w:pPr>
              <w:rPr>
                <w:rFonts w:cs="Arial"/>
              </w:rPr>
            </w:pPr>
            <w:r w:rsidRPr="00D732F9">
              <w:rPr>
                <w:rFonts w:cs="Arial"/>
              </w:rPr>
              <w:t>0E9699</w:t>
            </w:r>
          </w:p>
        </w:tc>
        <w:tc>
          <w:tcPr>
            <w:tcW w:w="4876" w:type="dxa"/>
            <w:noWrap/>
            <w:hideMark/>
          </w:tcPr>
          <w:p w:rsidR="00345C4B" w:rsidRPr="00D732F9" w:rsidRDefault="00345C4B" w:rsidP="00066C57">
            <w:pPr>
              <w:rPr>
                <w:rFonts w:cs="Arial"/>
              </w:rPr>
            </w:pPr>
            <w:r w:rsidRPr="00D732F9">
              <w:rPr>
                <w:rFonts w:cs="Arial"/>
              </w:rPr>
              <w:t>F4075C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w:t>
            </w:r>
          </w:p>
        </w:tc>
        <w:tc>
          <w:tcPr>
            <w:tcW w:w="3280" w:type="dxa"/>
            <w:noWrap/>
            <w:hideMark/>
          </w:tcPr>
          <w:p w:rsidR="00345C4B" w:rsidRPr="00D732F9" w:rsidRDefault="00345C4B" w:rsidP="00066C57">
            <w:pPr>
              <w:rPr>
                <w:rFonts w:cs="Arial"/>
              </w:rPr>
            </w:pPr>
            <w:r w:rsidRPr="00D732F9">
              <w:rPr>
                <w:rFonts w:cs="Arial"/>
              </w:rPr>
              <w:t>038689</w:t>
            </w:r>
          </w:p>
        </w:tc>
        <w:tc>
          <w:tcPr>
            <w:tcW w:w="4876" w:type="dxa"/>
            <w:noWrap/>
            <w:hideMark/>
          </w:tcPr>
          <w:p w:rsidR="00345C4B" w:rsidRPr="00D732F9" w:rsidRDefault="00345C4B" w:rsidP="00066C57">
            <w:pPr>
              <w:rPr>
                <w:rFonts w:cs="Arial"/>
              </w:rPr>
            </w:pPr>
            <w:r w:rsidRPr="00D732F9">
              <w:rPr>
                <w:rFonts w:cs="Arial"/>
              </w:rPr>
              <w:t>F4075D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w:t>
            </w:r>
          </w:p>
        </w:tc>
        <w:tc>
          <w:tcPr>
            <w:tcW w:w="3280" w:type="dxa"/>
            <w:noWrap/>
            <w:hideMark/>
          </w:tcPr>
          <w:p w:rsidR="00345C4B" w:rsidRPr="00D732F9" w:rsidRDefault="00345C4B" w:rsidP="00066C57">
            <w:pPr>
              <w:rPr>
                <w:rFonts w:cs="Arial"/>
              </w:rPr>
            </w:pPr>
            <w:r w:rsidRPr="00D732F9">
              <w:rPr>
                <w:rFonts w:cs="Arial"/>
              </w:rPr>
              <w:t>149187</w:t>
            </w:r>
          </w:p>
        </w:tc>
        <w:tc>
          <w:tcPr>
            <w:tcW w:w="4876" w:type="dxa"/>
            <w:noWrap/>
            <w:hideMark/>
          </w:tcPr>
          <w:p w:rsidR="00345C4B" w:rsidRPr="00D732F9" w:rsidRDefault="00345C4B" w:rsidP="00066C57">
            <w:pPr>
              <w:rPr>
                <w:rFonts w:cs="Arial"/>
              </w:rPr>
            </w:pPr>
            <w:r w:rsidRPr="00D732F9">
              <w:rPr>
                <w:rFonts w:cs="Arial"/>
              </w:rPr>
              <w:t>F4075E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w:t>
            </w:r>
          </w:p>
        </w:tc>
        <w:tc>
          <w:tcPr>
            <w:tcW w:w="3280" w:type="dxa"/>
            <w:noWrap/>
            <w:hideMark/>
          </w:tcPr>
          <w:p w:rsidR="00345C4B" w:rsidRPr="00D732F9" w:rsidRDefault="00345C4B" w:rsidP="00066C57">
            <w:pPr>
              <w:rPr>
                <w:rFonts w:cs="Arial"/>
              </w:rPr>
            </w:pPr>
            <w:r w:rsidRPr="00D732F9">
              <w:rPr>
                <w:rFonts w:cs="Arial"/>
              </w:rPr>
              <w:t>027F88</w:t>
            </w:r>
          </w:p>
        </w:tc>
        <w:tc>
          <w:tcPr>
            <w:tcW w:w="4876" w:type="dxa"/>
            <w:noWrap/>
            <w:hideMark/>
          </w:tcPr>
          <w:p w:rsidR="00345C4B" w:rsidRPr="00D732F9" w:rsidRDefault="00345C4B" w:rsidP="00066C57">
            <w:pPr>
              <w:rPr>
                <w:rFonts w:cs="Arial"/>
              </w:rPr>
            </w:pPr>
            <w:r w:rsidRPr="00D732F9">
              <w:rPr>
                <w:rFonts w:cs="Arial"/>
              </w:rPr>
              <w:t>F4075F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w:t>
            </w:r>
          </w:p>
        </w:tc>
        <w:tc>
          <w:tcPr>
            <w:tcW w:w="3280" w:type="dxa"/>
            <w:noWrap/>
            <w:hideMark/>
          </w:tcPr>
          <w:p w:rsidR="00345C4B" w:rsidRPr="00D732F9" w:rsidRDefault="00345C4B" w:rsidP="00066C57">
            <w:pPr>
              <w:rPr>
                <w:rFonts w:cs="Arial"/>
              </w:rPr>
            </w:pPr>
            <w:r w:rsidRPr="00D732F9">
              <w:rPr>
                <w:rFonts w:cs="Arial"/>
              </w:rPr>
              <w:t>0D8A87</w:t>
            </w:r>
          </w:p>
        </w:tc>
        <w:tc>
          <w:tcPr>
            <w:tcW w:w="4876" w:type="dxa"/>
            <w:noWrap/>
            <w:hideMark/>
          </w:tcPr>
          <w:p w:rsidR="00345C4B" w:rsidRPr="00D732F9" w:rsidRDefault="00345C4B" w:rsidP="00066C57">
            <w:pPr>
              <w:rPr>
                <w:rFonts w:cs="Arial"/>
              </w:rPr>
            </w:pPr>
            <w:r w:rsidRPr="00D732F9">
              <w:rPr>
                <w:rFonts w:cs="Arial"/>
              </w:rPr>
              <w:t>F40760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w:t>
            </w:r>
          </w:p>
        </w:tc>
        <w:tc>
          <w:tcPr>
            <w:tcW w:w="3280" w:type="dxa"/>
            <w:noWrap/>
            <w:hideMark/>
          </w:tcPr>
          <w:p w:rsidR="00345C4B" w:rsidRPr="00D732F9" w:rsidRDefault="00345C4B" w:rsidP="00066C57">
            <w:pPr>
              <w:rPr>
                <w:rFonts w:cs="Arial"/>
              </w:rPr>
            </w:pPr>
            <w:r w:rsidRPr="00D732F9">
              <w:rPr>
                <w:rFonts w:cs="Arial"/>
              </w:rPr>
              <w:t>0B8A8C</w:t>
            </w:r>
          </w:p>
        </w:tc>
        <w:tc>
          <w:tcPr>
            <w:tcW w:w="4876" w:type="dxa"/>
            <w:noWrap/>
            <w:hideMark/>
          </w:tcPr>
          <w:p w:rsidR="00345C4B" w:rsidRPr="00D732F9" w:rsidRDefault="00345C4B" w:rsidP="00066C57">
            <w:pPr>
              <w:rPr>
                <w:rFonts w:cs="Arial"/>
              </w:rPr>
            </w:pPr>
            <w:r w:rsidRPr="00D732F9">
              <w:rPr>
                <w:rFonts w:cs="Arial"/>
              </w:rPr>
              <w:t>F40761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w:t>
            </w:r>
          </w:p>
        </w:tc>
        <w:tc>
          <w:tcPr>
            <w:tcW w:w="3280" w:type="dxa"/>
            <w:noWrap/>
            <w:hideMark/>
          </w:tcPr>
          <w:p w:rsidR="00345C4B" w:rsidRPr="00D732F9" w:rsidRDefault="00345C4B" w:rsidP="00066C57">
            <w:pPr>
              <w:rPr>
                <w:rFonts w:cs="Arial"/>
              </w:rPr>
            </w:pPr>
            <w:r w:rsidRPr="00D732F9">
              <w:rPr>
                <w:rFonts w:cs="Arial"/>
              </w:rPr>
              <w:t>099090</w:t>
            </w:r>
          </w:p>
        </w:tc>
        <w:tc>
          <w:tcPr>
            <w:tcW w:w="4876" w:type="dxa"/>
            <w:noWrap/>
            <w:hideMark/>
          </w:tcPr>
          <w:p w:rsidR="00345C4B" w:rsidRPr="00D732F9" w:rsidRDefault="00345C4B" w:rsidP="00066C57">
            <w:pPr>
              <w:rPr>
                <w:rFonts w:cs="Arial"/>
              </w:rPr>
            </w:pPr>
            <w:r w:rsidRPr="00D732F9">
              <w:rPr>
                <w:rFonts w:cs="Arial"/>
              </w:rPr>
              <w:t>F40762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26</w:t>
            </w:r>
          </w:p>
        </w:tc>
        <w:tc>
          <w:tcPr>
            <w:tcW w:w="3280" w:type="dxa"/>
            <w:noWrap/>
            <w:hideMark/>
          </w:tcPr>
          <w:p w:rsidR="00345C4B" w:rsidRPr="00D732F9" w:rsidRDefault="00345C4B" w:rsidP="00066C57">
            <w:pPr>
              <w:rPr>
                <w:rFonts w:cs="Arial"/>
              </w:rPr>
            </w:pPr>
            <w:r w:rsidRPr="00D732F9">
              <w:rPr>
                <w:rFonts w:cs="Arial"/>
              </w:rPr>
              <w:t>088485</w:t>
            </w:r>
          </w:p>
        </w:tc>
        <w:tc>
          <w:tcPr>
            <w:tcW w:w="4876" w:type="dxa"/>
            <w:noWrap/>
            <w:hideMark/>
          </w:tcPr>
          <w:p w:rsidR="00345C4B" w:rsidRPr="00D732F9" w:rsidRDefault="00345C4B" w:rsidP="00066C57">
            <w:pPr>
              <w:rPr>
                <w:rFonts w:cs="Arial"/>
              </w:rPr>
            </w:pPr>
            <w:r w:rsidRPr="00D732F9">
              <w:rPr>
                <w:rFonts w:cs="Arial"/>
              </w:rPr>
              <w:t>F40763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w:t>
            </w:r>
          </w:p>
        </w:tc>
        <w:tc>
          <w:tcPr>
            <w:tcW w:w="3280" w:type="dxa"/>
            <w:noWrap/>
            <w:hideMark/>
          </w:tcPr>
          <w:p w:rsidR="00345C4B" w:rsidRPr="00D732F9" w:rsidRDefault="00345C4B" w:rsidP="00066C57">
            <w:pPr>
              <w:rPr>
                <w:rFonts w:cs="Arial"/>
              </w:rPr>
            </w:pPr>
            <w:r w:rsidRPr="00D732F9">
              <w:rPr>
                <w:rFonts w:cs="Arial"/>
              </w:rPr>
              <w:t>0E918F</w:t>
            </w:r>
          </w:p>
        </w:tc>
        <w:tc>
          <w:tcPr>
            <w:tcW w:w="4876" w:type="dxa"/>
            <w:noWrap/>
            <w:hideMark/>
          </w:tcPr>
          <w:p w:rsidR="00345C4B" w:rsidRPr="00D732F9" w:rsidRDefault="00345C4B" w:rsidP="00066C57">
            <w:pPr>
              <w:rPr>
                <w:rFonts w:cs="Arial"/>
              </w:rPr>
            </w:pPr>
            <w:r w:rsidRPr="00D732F9">
              <w:rPr>
                <w:rFonts w:cs="Arial"/>
              </w:rPr>
              <w:t>F40764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w:t>
            </w:r>
          </w:p>
        </w:tc>
        <w:tc>
          <w:tcPr>
            <w:tcW w:w="3280" w:type="dxa"/>
            <w:noWrap/>
            <w:hideMark/>
          </w:tcPr>
          <w:p w:rsidR="00345C4B" w:rsidRPr="00D732F9" w:rsidRDefault="00345C4B" w:rsidP="00066C57">
            <w:pPr>
              <w:rPr>
                <w:rFonts w:cs="Arial"/>
              </w:rPr>
            </w:pPr>
            <w:r w:rsidRPr="00D732F9">
              <w:rPr>
                <w:rFonts w:cs="Arial"/>
              </w:rPr>
              <w:t>01868B</w:t>
            </w:r>
          </w:p>
        </w:tc>
        <w:tc>
          <w:tcPr>
            <w:tcW w:w="4876" w:type="dxa"/>
            <w:noWrap/>
            <w:hideMark/>
          </w:tcPr>
          <w:p w:rsidR="00345C4B" w:rsidRPr="00D732F9" w:rsidRDefault="00345C4B" w:rsidP="00066C57">
            <w:pPr>
              <w:rPr>
                <w:rFonts w:cs="Arial"/>
              </w:rPr>
            </w:pPr>
            <w:r w:rsidRPr="00D732F9">
              <w:rPr>
                <w:rFonts w:cs="Arial"/>
              </w:rPr>
              <w:t>F40765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w:t>
            </w:r>
          </w:p>
        </w:tc>
        <w:tc>
          <w:tcPr>
            <w:tcW w:w="3280" w:type="dxa"/>
            <w:noWrap/>
            <w:hideMark/>
          </w:tcPr>
          <w:p w:rsidR="00345C4B" w:rsidRPr="00D732F9" w:rsidRDefault="00345C4B" w:rsidP="00066C57">
            <w:pPr>
              <w:rPr>
                <w:rFonts w:cs="Arial"/>
              </w:rPr>
            </w:pPr>
            <w:r w:rsidRPr="00D732F9">
              <w:rPr>
                <w:rFonts w:cs="Arial"/>
              </w:rPr>
              <w:t>02807F</w:t>
            </w:r>
          </w:p>
        </w:tc>
        <w:tc>
          <w:tcPr>
            <w:tcW w:w="4876" w:type="dxa"/>
            <w:noWrap/>
            <w:hideMark/>
          </w:tcPr>
          <w:p w:rsidR="00345C4B" w:rsidRPr="00D732F9" w:rsidRDefault="00345C4B" w:rsidP="00066C57">
            <w:pPr>
              <w:rPr>
                <w:rFonts w:cs="Arial"/>
              </w:rPr>
            </w:pPr>
            <w:r w:rsidRPr="00D732F9">
              <w:rPr>
                <w:rFonts w:cs="Arial"/>
              </w:rPr>
              <w:t>F40766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w:t>
            </w:r>
          </w:p>
        </w:tc>
        <w:tc>
          <w:tcPr>
            <w:tcW w:w="3280" w:type="dxa"/>
            <w:noWrap/>
            <w:hideMark/>
          </w:tcPr>
          <w:p w:rsidR="00345C4B" w:rsidRPr="00D732F9" w:rsidRDefault="00345C4B" w:rsidP="00066C57">
            <w:pPr>
              <w:rPr>
                <w:rFonts w:cs="Arial"/>
              </w:rPr>
            </w:pPr>
            <w:r w:rsidRPr="00D732F9">
              <w:rPr>
                <w:rFonts w:cs="Arial"/>
              </w:rPr>
              <w:t>098884</w:t>
            </w:r>
          </w:p>
        </w:tc>
        <w:tc>
          <w:tcPr>
            <w:tcW w:w="4876" w:type="dxa"/>
            <w:noWrap/>
            <w:hideMark/>
          </w:tcPr>
          <w:p w:rsidR="00345C4B" w:rsidRPr="00D732F9" w:rsidRDefault="00345C4B" w:rsidP="00066C57">
            <w:pPr>
              <w:rPr>
                <w:rFonts w:cs="Arial"/>
              </w:rPr>
            </w:pPr>
            <w:r w:rsidRPr="00D732F9">
              <w:rPr>
                <w:rFonts w:cs="Arial"/>
              </w:rPr>
              <w:t>F40767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w:t>
            </w:r>
          </w:p>
        </w:tc>
        <w:tc>
          <w:tcPr>
            <w:tcW w:w="3280" w:type="dxa"/>
            <w:noWrap/>
            <w:hideMark/>
          </w:tcPr>
          <w:p w:rsidR="00345C4B" w:rsidRPr="00D732F9" w:rsidRDefault="00345C4B" w:rsidP="00066C57">
            <w:pPr>
              <w:rPr>
                <w:rFonts w:cs="Arial"/>
              </w:rPr>
            </w:pPr>
            <w:r w:rsidRPr="00D732F9">
              <w:rPr>
                <w:rFonts w:cs="Arial"/>
              </w:rPr>
              <w:t>FC7F84</w:t>
            </w:r>
          </w:p>
        </w:tc>
        <w:tc>
          <w:tcPr>
            <w:tcW w:w="4876" w:type="dxa"/>
            <w:noWrap/>
            <w:hideMark/>
          </w:tcPr>
          <w:p w:rsidR="00345C4B" w:rsidRPr="00D732F9" w:rsidRDefault="00345C4B" w:rsidP="00066C57">
            <w:pPr>
              <w:rPr>
                <w:rFonts w:cs="Arial"/>
              </w:rPr>
            </w:pPr>
            <w:r w:rsidRPr="00D732F9">
              <w:rPr>
                <w:rFonts w:cs="Arial"/>
              </w:rPr>
              <w:t>F40768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w:t>
            </w:r>
          </w:p>
        </w:tc>
        <w:tc>
          <w:tcPr>
            <w:tcW w:w="3280" w:type="dxa"/>
            <w:noWrap/>
            <w:hideMark/>
          </w:tcPr>
          <w:p w:rsidR="00345C4B" w:rsidRPr="00D732F9" w:rsidRDefault="00345C4B" w:rsidP="00066C57">
            <w:pPr>
              <w:rPr>
                <w:rFonts w:cs="Arial"/>
              </w:rPr>
            </w:pPr>
            <w:r w:rsidRPr="00D732F9">
              <w:rPr>
                <w:rFonts w:cs="Arial"/>
              </w:rPr>
              <w:t>058580</w:t>
            </w:r>
          </w:p>
        </w:tc>
        <w:tc>
          <w:tcPr>
            <w:tcW w:w="4876" w:type="dxa"/>
            <w:noWrap/>
            <w:hideMark/>
          </w:tcPr>
          <w:p w:rsidR="00345C4B" w:rsidRPr="00D732F9" w:rsidRDefault="00345C4B" w:rsidP="00066C57">
            <w:pPr>
              <w:rPr>
                <w:rFonts w:cs="Arial"/>
              </w:rPr>
            </w:pPr>
            <w:r w:rsidRPr="00D732F9">
              <w:rPr>
                <w:rFonts w:cs="Arial"/>
              </w:rPr>
              <w:t>F40769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w:t>
            </w:r>
          </w:p>
        </w:tc>
        <w:tc>
          <w:tcPr>
            <w:tcW w:w="3280" w:type="dxa"/>
            <w:noWrap/>
            <w:hideMark/>
          </w:tcPr>
          <w:p w:rsidR="00345C4B" w:rsidRPr="00D732F9" w:rsidRDefault="00345C4B" w:rsidP="00066C57">
            <w:pPr>
              <w:rPr>
                <w:rFonts w:cs="Arial"/>
              </w:rPr>
            </w:pPr>
            <w:r w:rsidRPr="00D732F9">
              <w:rPr>
                <w:rFonts w:cs="Arial"/>
              </w:rPr>
              <w:t>038081</w:t>
            </w:r>
          </w:p>
        </w:tc>
        <w:tc>
          <w:tcPr>
            <w:tcW w:w="4876" w:type="dxa"/>
            <w:noWrap/>
            <w:hideMark/>
          </w:tcPr>
          <w:p w:rsidR="00345C4B" w:rsidRPr="00D732F9" w:rsidRDefault="00345C4B" w:rsidP="00066C57">
            <w:pPr>
              <w:rPr>
                <w:rFonts w:cs="Arial"/>
              </w:rPr>
            </w:pPr>
            <w:r w:rsidRPr="00D732F9">
              <w:rPr>
                <w:rFonts w:cs="Arial"/>
              </w:rPr>
              <w:t>F4076A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w:t>
            </w:r>
          </w:p>
        </w:tc>
        <w:tc>
          <w:tcPr>
            <w:tcW w:w="3280" w:type="dxa"/>
            <w:noWrap/>
            <w:hideMark/>
          </w:tcPr>
          <w:p w:rsidR="00345C4B" w:rsidRPr="00D732F9" w:rsidRDefault="00345C4B" w:rsidP="00066C57">
            <w:pPr>
              <w:rPr>
                <w:rFonts w:cs="Arial"/>
              </w:rPr>
            </w:pPr>
            <w:r w:rsidRPr="00D732F9">
              <w:rPr>
                <w:rFonts w:cs="Arial"/>
              </w:rPr>
              <w:t>058787</w:t>
            </w:r>
          </w:p>
        </w:tc>
        <w:tc>
          <w:tcPr>
            <w:tcW w:w="4876" w:type="dxa"/>
            <w:noWrap/>
            <w:hideMark/>
          </w:tcPr>
          <w:p w:rsidR="00345C4B" w:rsidRPr="00D732F9" w:rsidRDefault="00345C4B" w:rsidP="00066C57">
            <w:pPr>
              <w:rPr>
                <w:rFonts w:cs="Arial"/>
              </w:rPr>
            </w:pPr>
            <w:r w:rsidRPr="00D732F9">
              <w:rPr>
                <w:rFonts w:cs="Arial"/>
              </w:rPr>
              <w:t>F4076B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w:t>
            </w:r>
          </w:p>
        </w:tc>
        <w:tc>
          <w:tcPr>
            <w:tcW w:w="3280" w:type="dxa"/>
            <w:noWrap/>
            <w:hideMark/>
          </w:tcPr>
          <w:p w:rsidR="00345C4B" w:rsidRPr="00D732F9" w:rsidRDefault="00345C4B" w:rsidP="00066C57">
            <w:pPr>
              <w:rPr>
                <w:rFonts w:cs="Arial"/>
              </w:rPr>
            </w:pPr>
            <w:r w:rsidRPr="00D732F9">
              <w:rPr>
                <w:rFonts w:cs="Arial"/>
              </w:rPr>
              <w:t>058584</w:t>
            </w:r>
          </w:p>
        </w:tc>
        <w:tc>
          <w:tcPr>
            <w:tcW w:w="4876" w:type="dxa"/>
            <w:noWrap/>
            <w:hideMark/>
          </w:tcPr>
          <w:p w:rsidR="00345C4B" w:rsidRPr="00D732F9" w:rsidRDefault="00345C4B" w:rsidP="00066C57">
            <w:pPr>
              <w:rPr>
                <w:rFonts w:cs="Arial"/>
              </w:rPr>
            </w:pPr>
            <w:r w:rsidRPr="00D732F9">
              <w:rPr>
                <w:rFonts w:cs="Arial"/>
              </w:rPr>
              <w:t>F4076C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w:t>
            </w:r>
          </w:p>
        </w:tc>
        <w:tc>
          <w:tcPr>
            <w:tcW w:w="3280" w:type="dxa"/>
            <w:noWrap/>
            <w:hideMark/>
          </w:tcPr>
          <w:p w:rsidR="00345C4B" w:rsidRPr="00D732F9" w:rsidRDefault="00345C4B" w:rsidP="00066C57">
            <w:pPr>
              <w:rPr>
                <w:rFonts w:cs="Arial"/>
              </w:rPr>
            </w:pPr>
            <w:r w:rsidRPr="00D732F9">
              <w:rPr>
                <w:rFonts w:cs="Arial"/>
              </w:rPr>
              <w:t>058585</w:t>
            </w:r>
          </w:p>
        </w:tc>
        <w:tc>
          <w:tcPr>
            <w:tcW w:w="4876" w:type="dxa"/>
            <w:noWrap/>
            <w:hideMark/>
          </w:tcPr>
          <w:p w:rsidR="00345C4B" w:rsidRPr="00D732F9" w:rsidRDefault="00345C4B" w:rsidP="00066C57">
            <w:pPr>
              <w:rPr>
                <w:rFonts w:cs="Arial"/>
              </w:rPr>
            </w:pPr>
            <w:r w:rsidRPr="00D732F9">
              <w:rPr>
                <w:rFonts w:cs="Arial"/>
              </w:rPr>
              <w:t>F4076D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w:t>
            </w:r>
          </w:p>
        </w:tc>
        <w:tc>
          <w:tcPr>
            <w:tcW w:w="3280" w:type="dxa"/>
            <w:noWrap/>
            <w:hideMark/>
          </w:tcPr>
          <w:p w:rsidR="00345C4B" w:rsidRPr="00D732F9" w:rsidRDefault="00345C4B" w:rsidP="00066C57">
            <w:pPr>
              <w:rPr>
                <w:rFonts w:cs="Arial"/>
              </w:rPr>
            </w:pPr>
            <w:r w:rsidRPr="00D732F9">
              <w:rPr>
                <w:rFonts w:cs="Arial"/>
              </w:rPr>
              <w:t>FE7F82</w:t>
            </w:r>
          </w:p>
        </w:tc>
        <w:tc>
          <w:tcPr>
            <w:tcW w:w="4876" w:type="dxa"/>
            <w:noWrap/>
            <w:hideMark/>
          </w:tcPr>
          <w:p w:rsidR="00345C4B" w:rsidRPr="00D732F9" w:rsidRDefault="00345C4B" w:rsidP="00066C57">
            <w:pPr>
              <w:rPr>
                <w:rFonts w:cs="Arial"/>
              </w:rPr>
            </w:pPr>
            <w:r w:rsidRPr="00D732F9">
              <w:rPr>
                <w:rFonts w:cs="Arial"/>
              </w:rPr>
              <w:t>F4076E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w:t>
            </w:r>
          </w:p>
        </w:tc>
        <w:tc>
          <w:tcPr>
            <w:tcW w:w="3280" w:type="dxa"/>
            <w:noWrap/>
            <w:hideMark/>
          </w:tcPr>
          <w:p w:rsidR="00345C4B" w:rsidRPr="00D732F9" w:rsidRDefault="00345C4B" w:rsidP="00066C57">
            <w:pPr>
              <w:rPr>
                <w:rFonts w:cs="Arial"/>
              </w:rPr>
            </w:pPr>
            <w:r w:rsidRPr="00D732F9">
              <w:rPr>
                <w:rFonts w:cs="Arial"/>
              </w:rPr>
              <w:t>FF7E7E</w:t>
            </w:r>
          </w:p>
        </w:tc>
        <w:tc>
          <w:tcPr>
            <w:tcW w:w="4876" w:type="dxa"/>
            <w:noWrap/>
            <w:hideMark/>
          </w:tcPr>
          <w:p w:rsidR="00345C4B" w:rsidRPr="00D732F9" w:rsidRDefault="00345C4B" w:rsidP="00066C57">
            <w:pPr>
              <w:rPr>
                <w:rFonts w:cs="Arial"/>
              </w:rPr>
            </w:pPr>
            <w:r w:rsidRPr="00D732F9">
              <w:rPr>
                <w:rFonts w:cs="Arial"/>
              </w:rPr>
              <w:t>F4076F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w:t>
            </w:r>
          </w:p>
        </w:tc>
        <w:tc>
          <w:tcPr>
            <w:tcW w:w="3280" w:type="dxa"/>
            <w:noWrap/>
            <w:hideMark/>
          </w:tcPr>
          <w:p w:rsidR="00345C4B" w:rsidRPr="00D732F9" w:rsidRDefault="00345C4B" w:rsidP="00066C57">
            <w:pPr>
              <w:rPr>
                <w:rFonts w:cs="Arial"/>
              </w:rPr>
            </w:pPr>
            <w:r w:rsidRPr="00D732F9">
              <w:rPr>
                <w:rFonts w:cs="Arial"/>
              </w:rPr>
              <w:t>008281</w:t>
            </w:r>
          </w:p>
        </w:tc>
        <w:tc>
          <w:tcPr>
            <w:tcW w:w="4876" w:type="dxa"/>
            <w:noWrap/>
            <w:hideMark/>
          </w:tcPr>
          <w:p w:rsidR="00345C4B" w:rsidRPr="00D732F9" w:rsidRDefault="00345C4B" w:rsidP="00066C57">
            <w:pPr>
              <w:rPr>
                <w:rFonts w:cs="Arial"/>
              </w:rPr>
            </w:pPr>
            <w:r w:rsidRPr="00D732F9">
              <w:rPr>
                <w:rFonts w:cs="Arial"/>
              </w:rPr>
              <w:t>F40770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w:t>
            </w:r>
          </w:p>
        </w:tc>
        <w:tc>
          <w:tcPr>
            <w:tcW w:w="3280" w:type="dxa"/>
            <w:noWrap/>
            <w:hideMark/>
          </w:tcPr>
          <w:p w:rsidR="00345C4B" w:rsidRPr="00D732F9" w:rsidRDefault="00345C4B" w:rsidP="00066C57">
            <w:pPr>
              <w:rPr>
                <w:rFonts w:cs="Arial"/>
              </w:rPr>
            </w:pPr>
            <w:r w:rsidRPr="00D732F9">
              <w:rPr>
                <w:rFonts w:cs="Arial"/>
              </w:rPr>
              <w:t>087F7E</w:t>
            </w:r>
          </w:p>
        </w:tc>
        <w:tc>
          <w:tcPr>
            <w:tcW w:w="4876" w:type="dxa"/>
            <w:noWrap/>
            <w:hideMark/>
          </w:tcPr>
          <w:p w:rsidR="00345C4B" w:rsidRPr="00D732F9" w:rsidRDefault="00345C4B" w:rsidP="00066C57">
            <w:pPr>
              <w:rPr>
                <w:rFonts w:cs="Arial"/>
              </w:rPr>
            </w:pPr>
            <w:r w:rsidRPr="00D732F9">
              <w:rPr>
                <w:rFonts w:cs="Arial"/>
              </w:rPr>
              <w:t>F40771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w:t>
            </w:r>
          </w:p>
        </w:tc>
        <w:tc>
          <w:tcPr>
            <w:tcW w:w="3280" w:type="dxa"/>
            <w:noWrap/>
            <w:hideMark/>
          </w:tcPr>
          <w:p w:rsidR="00345C4B" w:rsidRPr="00D732F9" w:rsidRDefault="00345C4B" w:rsidP="00066C57">
            <w:pPr>
              <w:rPr>
                <w:rFonts w:cs="Arial"/>
              </w:rPr>
            </w:pPr>
            <w:r w:rsidRPr="00D732F9">
              <w:rPr>
                <w:rFonts w:cs="Arial"/>
              </w:rPr>
              <w:t>059193</w:t>
            </w:r>
          </w:p>
        </w:tc>
        <w:tc>
          <w:tcPr>
            <w:tcW w:w="4876" w:type="dxa"/>
            <w:noWrap/>
            <w:hideMark/>
          </w:tcPr>
          <w:p w:rsidR="00345C4B" w:rsidRPr="00D732F9" w:rsidRDefault="00345C4B" w:rsidP="00066C57">
            <w:pPr>
              <w:rPr>
                <w:rFonts w:cs="Arial"/>
              </w:rPr>
            </w:pPr>
            <w:r w:rsidRPr="00D732F9">
              <w:rPr>
                <w:rFonts w:cs="Arial"/>
              </w:rPr>
              <w:t>F40772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w:t>
            </w:r>
          </w:p>
        </w:tc>
        <w:tc>
          <w:tcPr>
            <w:tcW w:w="3280" w:type="dxa"/>
            <w:noWrap/>
            <w:hideMark/>
          </w:tcPr>
          <w:p w:rsidR="00345C4B" w:rsidRPr="00D732F9" w:rsidRDefault="00345C4B" w:rsidP="00066C57">
            <w:pPr>
              <w:rPr>
                <w:rFonts w:cs="Arial"/>
              </w:rPr>
            </w:pPr>
            <w:r w:rsidRPr="00D732F9">
              <w:rPr>
                <w:rFonts w:cs="Arial"/>
              </w:rPr>
              <w:t>FA7378</w:t>
            </w:r>
          </w:p>
        </w:tc>
        <w:tc>
          <w:tcPr>
            <w:tcW w:w="4876" w:type="dxa"/>
            <w:noWrap/>
            <w:hideMark/>
          </w:tcPr>
          <w:p w:rsidR="00345C4B" w:rsidRPr="00D732F9" w:rsidRDefault="00345C4B" w:rsidP="00066C57">
            <w:pPr>
              <w:rPr>
                <w:rFonts w:cs="Arial"/>
              </w:rPr>
            </w:pPr>
            <w:r w:rsidRPr="00D732F9">
              <w:rPr>
                <w:rFonts w:cs="Arial"/>
              </w:rPr>
              <w:t>F40773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w:t>
            </w:r>
          </w:p>
        </w:tc>
        <w:tc>
          <w:tcPr>
            <w:tcW w:w="3280" w:type="dxa"/>
            <w:noWrap/>
            <w:hideMark/>
          </w:tcPr>
          <w:p w:rsidR="00345C4B" w:rsidRPr="00D732F9" w:rsidRDefault="00345C4B" w:rsidP="00066C57">
            <w:pPr>
              <w:rPr>
                <w:rFonts w:cs="Arial"/>
              </w:rPr>
            </w:pPr>
            <w:r w:rsidRPr="00D732F9">
              <w:rPr>
                <w:rFonts w:cs="Arial"/>
              </w:rPr>
              <w:t>0D8984</w:t>
            </w:r>
          </w:p>
        </w:tc>
        <w:tc>
          <w:tcPr>
            <w:tcW w:w="4876" w:type="dxa"/>
            <w:noWrap/>
            <w:hideMark/>
          </w:tcPr>
          <w:p w:rsidR="00345C4B" w:rsidRPr="00D732F9" w:rsidRDefault="00345C4B" w:rsidP="00066C57">
            <w:pPr>
              <w:rPr>
                <w:rFonts w:cs="Arial"/>
              </w:rPr>
            </w:pPr>
            <w:r w:rsidRPr="00D732F9">
              <w:rPr>
                <w:rFonts w:cs="Arial"/>
              </w:rPr>
              <w:t>F40774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w:t>
            </w:r>
          </w:p>
        </w:tc>
        <w:tc>
          <w:tcPr>
            <w:tcW w:w="3280" w:type="dxa"/>
            <w:noWrap/>
            <w:hideMark/>
          </w:tcPr>
          <w:p w:rsidR="00345C4B" w:rsidRPr="00D732F9" w:rsidRDefault="00345C4B" w:rsidP="00066C57">
            <w:pPr>
              <w:rPr>
                <w:rFonts w:cs="Arial"/>
              </w:rPr>
            </w:pPr>
            <w:r w:rsidRPr="00D732F9">
              <w:rPr>
                <w:rFonts w:cs="Arial"/>
              </w:rPr>
              <w:t>FF838B</w:t>
            </w:r>
          </w:p>
        </w:tc>
        <w:tc>
          <w:tcPr>
            <w:tcW w:w="4876" w:type="dxa"/>
            <w:noWrap/>
            <w:hideMark/>
          </w:tcPr>
          <w:p w:rsidR="00345C4B" w:rsidRPr="00D732F9" w:rsidRDefault="00345C4B" w:rsidP="00066C57">
            <w:pPr>
              <w:rPr>
                <w:rFonts w:cs="Arial"/>
              </w:rPr>
            </w:pPr>
            <w:r w:rsidRPr="00D732F9">
              <w:rPr>
                <w:rFonts w:cs="Arial"/>
              </w:rPr>
              <w:t>F40775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w:t>
            </w:r>
          </w:p>
        </w:tc>
        <w:tc>
          <w:tcPr>
            <w:tcW w:w="3280" w:type="dxa"/>
            <w:noWrap/>
            <w:hideMark/>
          </w:tcPr>
          <w:p w:rsidR="00345C4B" w:rsidRPr="00D732F9" w:rsidRDefault="00345C4B" w:rsidP="00066C57">
            <w:pPr>
              <w:rPr>
                <w:rFonts w:cs="Arial"/>
              </w:rPr>
            </w:pPr>
            <w:r w:rsidRPr="00D732F9">
              <w:rPr>
                <w:rFonts w:cs="Arial"/>
              </w:rPr>
              <w:t>128D84</w:t>
            </w:r>
          </w:p>
        </w:tc>
        <w:tc>
          <w:tcPr>
            <w:tcW w:w="4876" w:type="dxa"/>
            <w:noWrap/>
            <w:hideMark/>
          </w:tcPr>
          <w:p w:rsidR="00345C4B" w:rsidRPr="00D732F9" w:rsidRDefault="00345C4B" w:rsidP="00066C57">
            <w:pPr>
              <w:rPr>
                <w:rFonts w:cs="Arial"/>
              </w:rPr>
            </w:pPr>
            <w:r w:rsidRPr="00D732F9">
              <w:rPr>
                <w:rFonts w:cs="Arial"/>
              </w:rPr>
              <w:t>F40776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w:t>
            </w:r>
          </w:p>
        </w:tc>
        <w:tc>
          <w:tcPr>
            <w:tcW w:w="3280" w:type="dxa"/>
            <w:noWrap/>
            <w:hideMark/>
          </w:tcPr>
          <w:p w:rsidR="00345C4B" w:rsidRPr="00D732F9" w:rsidRDefault="00345C4B" w:rsidP="00066C57">
            <w:pPr>
              <w:rPr>
                <w:rFonts w:cs="Arial"/>
              </w:rPr>
            </w:pPr>
            <w:r w:rsidRPr="00D732F9">
              <w:rPr>
                <w:rFonts w:cs="Arial"/>
              </w:rPr>
              <w:t>F57F8B</w:t>
            </w:r>
          </w:p>
        </w:tc>
        <w:tc>
          <w:tcPr>
            <w:tcW w:w="4876" w:type="dxa"/>
            <w:noWrap/>
            <w:hideMark/>
          </w:tcPr>
          <w:p w:rsidR="00345C4B" w:rsidRPr="00D732F9" w:rsidRDefault="00345C4B" w:rsidP="00066C57">
            <w:pPr>
              <w:rPr>
                <w:rFonts w:cs="Arial"/>
              </w:rPr>
            </w:pPr>
            <w:r w:rsidRPr="00D732F9">
              <w:rPr>
                <w:rFonts w:cs="Arial"/>
              </w:rPr>
              <w:t>F40777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w:t>
            </w:r>
          </w:p>
        </w:tc>
        <w:tc>
          <w:tcPr>
            <w:tcW w:w="3280" w:type="dxa"/>
            <w:noWrap/>
            <w:hideMark/>
          </w:tcPr>
          <w:p w:rsidR="00345C4B" w:rsidRPr="00D732F9" w:rsidRDefault="00345C4B" w:rsidP="00066C57">
            <w:pPr>
              <w:rPr>
                <w:rFonts w:cs="Arial"/>
              </w:rPr>
            </w:pPr>
            <w:r w:rsidRPr="00D732F9">
              <w:rPr>
                <w:rFonts w:cs="Arial"/>
              </w:rPr>
              <w:t>027671</w:t>
            </w:r>
          </w:p>
        </w:tc>
        <w:tc>
          <w:tcPr>
            <w:tcW w:w="4876" w:type="dxa"/>
            <w:noWrap/>
            <w:hideMark/>
          </w:tcPr>
          <w:p w:rsidR="00345C4B" w:rsidRPr="00D732F9" w:rsidRDefault="00345C4B" w:rsidP="00066C57">
            <w:pPr>
              <w:rPr>
                <w:rFonts w:cs="Arial"/>
              </w:rPr>
            </w:pPr>
            <w:r w:rsidRPr="00D732F9">
              <w:rPr>
                <w:rFonts w:cs="Arial"/>
              </w:rPr>
              <w:t>F40778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w:t>
            </w:r>
          </w:p>
        </w:tc>
        <w:tc>
          <w:tcPr>
            <w:tcW w:w="3280" w:type="dxa"/>
            <w:noWrap/>
            <w:hideMark/>
          </w:tcPr>
          <w:p w:rsidR="00345C4B" w:rsidRPr="00D732F9" w:rsidRDefault="00345C4B" w:rsidP="00066C57">
            <w:pPr>
              <w:rPr>
                <w:rFonts w:cs="Arial"/>
              </w:rPr>
            </w:pPr>
            <w:r w:rsidRPr="00D732F9">
              <w:rPr>
                <w:rFonts w:cs="Arial"/>
              </w:rPr>
              <w:t>088E8C</w:t>
            </w:r>
          </w:p>
        </w:tc>
        <w:tc>
          <w:tcPr>
            <w:tcW w:w="4876" w:type="dxa"/>
            <w:noWrap/>
            <w:hideMark/>
          </w:tcPr>
          <w:p w:rsidR="00345C4B" w:rsidRPr="00D732F9" w:rsidRDefault="00345C4B" w:rsidP="00066C57">
            <w:pPr>
              <w:rPr>
                <w:rFonts w:cs="Arial"/>
              </w:rPr>
            </w:pPr>
            <w:r w:rsidRPr="00D732F9">
              <w:rPr>
                <w:rFonts w:cs="Arial"/>
              </w:rPr>
              <w:t>F40779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w:t>
            </w:r>
          </w:p>
        </w:tc>
        <w:tc>
          <w:tcPr>
            <w:tcW w:w="3280" w:type="dxa"/>
            <w:noWrap/>
            <w:hideMark/>
          </w:tcPr>
          <w:p w:rsidR="00345C4B" w:rsidRPr="00D732F9" w:rsidRDefault="00345C4B" w:rsidP="00066C57">
            <w:pPr>
              <w:rPr>
                <w:rFonts w:cs="Arial"/>
              </w:rPr>
            </w:pPr>
            <w:r w:rsidRPr="00D732F9">
              <w:rPr>
                <w:rFonts w:cs="Arial"/>
              </w:rPr>
              <w:t>F4727B</w:t>
            </w:r>
          </w:p>
        </w:tc>
        <w:tc>
          <w:tcPr>
            <w:tcW w:w="4876" w:type="dxa"/>
            <w:noWrap/>
            <w:hideMark/>
          </w:tcPr>
          <w:p w:rsidR="00345C4B" w:rsidRPr="00D732F9" w:rsidRDefault="00345C4B" w:rsidP="00066C57">
            <w:pPr>
              <w:rPr>
                <w:rFonts w:cs="Arial"/>
              </w:rPr>
            </w:pPr>
            <w:r w:rsidRPr="00D732F9">
              <w:rPr>
                <w:rFonts w:cs="Arial"/>
              </w:rPr>
              <w:t>F4077A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w:t>
            </w:r>
          </w:p>
        </w:tc>
        <w:tc>
          <w:tcPr>
            <w:tcW w:w="3280" w:type="dxa"/>
            <w:noWrap/>
            <w:hideMark/>
          </w:tcPr>
          <w:p w:rsidR="00345C4B" w:rsidRPr="00D732F9" w:rsidRDefault="00345C4B" w:rsidP="00066C57">
            <w:pPr>
              <w:rPr>
                <w:rFonts w:cs="Arial"/>
              </w:rPr>
            </w:pPr>
            <w:r w:rsidRPr="00D732F9">
              <w:rPr>
                <w:rFonts w:cs="Arial"/>
              </w:rPr>
              <w:t>1C8B7D</w:t>
            </w:r>
          </w:p>
        </w:tc>
        <w:tc>
          <w:tcPr>
            <w:tcW w:w="4876" w:type="dxa"/>
            <w:noWrap/>
            <w:hideMark/>
          </w:tcPr>
          <w:p w:rsidR="00345C4B" w:rsidRPr="00D732F9" w:rsidRDefault="00345C4B" w:rsidP="00066C57">
            <w:pPr>
              <w:rPr>
                <w:rFonts w:cs="Arial"/>
              </w:rPr>
            </w:pPr>
            <w:r w:rsidRPr="00D732F9">
              <w:rPr>
                <w:rFonts w:cs="Arial"/>
              </w:rPr>
              <w:t>F4077B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w:t>
            </w:r>
          </w:p>
        </w:tc>
        <w:tc>
          <w:tcPr>
            <w:tcW w:w="3280" w:type="dxa"/>
            <w:noWrap/>
            <w:hideMark/>
          </w:tcPr>
          <w:p w:rsidR="00345C4B" w:rsidRPr="00D732F9" w:rsidRDefault="00345C4B" w:rsidP="00066C57">
            <w:pPr>
              <w:rPr>
                <w:rFonts w:cs="Arial"/>
              </w:rPr>
            </w:pPr>
            <w:r w:rsidRPr="00D732F9">
              <w:rPr>
                <w:rFonts w:cs="Arial"/>
              </w:rPr>
              <w:t>0A98A1</w:t>
            </w:r>
          </w:p>
        </w:tc>
        <w:tc>
          <w:tcPr>
            <w:tcW w:w="4876" w:type="dxa"/>
            <w:noWrap/>
            <w:hideMark/>
          </w:tcPr>
          <w:p w:rsidR="00345C4B" w:rsidRPr="00D732F9" w:rsidRDefault="00345C4B" w:rsidP="00066C57">
            <w:pPr>
              <w:rPr>
                <w:rFonts w:cs="Arial"/>
              </w:rPr>
            </w:pPr>
            <w:r w:rsidRPr="00D732F9">
              <w:rPr>
                <w:rFonts w:cs="Arial"/>
              </w:rPr>
              <w:t>F4077C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w:t>
            </w:r>
          </w:p>
        </w:tc>
        <w:tc>
          <w:tcPr>
            <w:tcW w:w="3280" w:type="dxa"/>
            <w:noWrap/>
            <w:hideMark/>
          </w:tcPr>
          <w:p w:rsidR="00345C4B" w:rsidRPr="00D732F9" w:rsidRDefault="00345C4B" w:rsidP="00066C57">
            <w:pPr>
              <w:rPr>
                <w:rFonts w:cs="Arial"/>
              </w:rPr>
            </w:pPr>
            <w:r w:rsidRPr="00D732F9">
              <w:rPr>
                <w:rFonts w:cs="Arial"/>
              </w:rPr>
              <w:t>FB7B7F</w:t>
            </w:r>
          </w:p>
        </w:tc>
        <w:tc>
          <w:tcPr>
            <w:tcW w:w="4876" w:type="dxa"/>
            <w:noWrap/>
            <w:hideMark/>
          </w:tcPr>
          <w:p w:rsidR="00345C4B" w:rsidRPr="00D732F9" w:rsidRDefault="00345C4B" w:rsidP="00066C57">
            <w:pPr>
              <w:rPr>
                <w:rFonts w:cs="Arial"/>
              </w:rPr>
            </w:pPr>
            <w:r w:rsidRPr="00D732F9">
              <w:rPr>
                <w:rFonts w:cs="Arial"/>
              </w:rPr>
              <w:t>F4077D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w:t>
            </w:r>
          </w:p>
        </w:tc>
        <w:tc>
          <w:tcPr>
            <w:tcW w:w="3280" w:type="dxa"/>
            <w:noWrap/>
            <w:hideMark/>
          </w:tcPr>
          <w:p w:rsidR="00345C4B" w:rsidRPr="00D732F9" w:rsidRDefault="00345C4B" w:rsidP="00066C57">
            <w:pPr>
              <w:rPr>
                <w:rFonts w:cs="Arial"/>
              </w:rPr>
            </w:pPr>
            <w:r w:rsidRPr="00D732F9">
              <w:rPr>
                <w:rFonts w:cs="Arial"/>
              </w:rPr>
              <w:t>07817D</w:t>
            </w:r>
          </w:p>
        </w:tc>
        <w:tc>
          <w:tcPr>
            <w:tcW w:w="4876" w:type="dxa"/>
            <w:noWrap/>
            <w:hideMark/>
          </w:tcPr>
          <w:p w:rsidR="00345C4B" w:rsidRPr="00D732F9" w:rsidRDefault="00345C4B" w:rsidP="00066C57">
            <w:pPr>
              <w:rPr>
                <w:rFonts w:cs="Arial"/>
              </w:rPr>
            </w:pPr>
            <w:r w:rsidRPr="00D732F9">
              <w:rPr>
                <w:rFonts w:cs="Arial"/>
              </w:rPr>
              <w:t>F4077E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w:t>
            </w:r>
          </w:p>
        </w:tc>
        <w:tc>
          <w:tcPr>
            <w:tcW w:w="3280" w:type="dxa"/>
            <w:noWrap/>
            <w:hideMark/>
          </w:tcPr>
          <w:p w:rsidR="00345C4B" w:rsidRPr="00D732F9" w:rsidRDefault="00345C4B" w:rsidP="00066C57">
            <w:pPr>
              <w:rPr>
                <w:rFonts w:cs="Arial"/>
              </w:rPr>
            </w:pPr>
            <w:r w:rsidRPr="00D732F9">
              <w:rPr>
                <w:rFonts w:cs="Arial"/>
              </w:rPr>
              <w:t>FF848A</w:t>
            </w:r>
          </w:p>
        </w:tc>
        <w:tc>
          <w:tcPr>
            <w:tcW w:w="4876" w:type="dxa"/>
            <w:noWrap/>
            <w:hideMark/>
          </w:tcPr>
          <w:p w:rsidR="00345C4B" w:rsidRPr="00D732F9" w:rsidRDefault="00345C4B" w:rsidP="00066C57">
            <w:pPr>
              <w:rPr>
                <w:rFonts w:cs="Arial"/>
              </w:rPr>
            </w:pPr>
            <w:r w:rsidRPr="00D732F9">
              <w:rPr>
                <w:rFonts w:cs="Arial"/>
              </w:rPr>
              <w:t>F4077F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w:t>
            </w:r>
          </w:p>
        </w:tc>
        <w:tc>
          <w:tcPr>
            <w:tcW w:w="3280" w:type="dxa"/>
            <w:noWrap/>
            <w:hideMark/>
          </w:tcPr>
          <w:p w:rsidR="00345C4B" w:rsidRPr="00D732F9" w:rsidRDefault="00345C4B" w:rsidP="00066C57">
            <w:pPr>
              <w:rPr>
                <w:rFonts w:cs="Arial"/>
              </w:rPr>
            </w:pPr>
            <w:r w:rsidRPr="00D732F9">
              <w:rPr>
                <w:rFonts w:cs="Arial"/>
              </w:rPr>
              <w:t>0C8882</w:t>
            </w:r>
          </w:p>
        </w:tc>
        <w:tc>
          <w:tcPr>
            <w:tcW w:w="4876" w:type="dxa"/>
            <w:noWrap/>
            <w:hideMark/>
          </w:tcPr>
          <w:p w:rsidR="00345C4B" w:rsidRPr="00D732F9" w:rsidRDefault="00345C4B" w:rsidP="00066C57">
            <w:pPr>
              <w:rPr>
                <w:rFonts w:cs="Arial"/>
              </w:rPr>
            </w:pPr>
            <w:r w:rsidRPr="00D732F9">
              <w:rPr>
                <w:rFonts w:cs="Arial"/>
              </w:rPr>
              <w:t>F40780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w:t>
            </w:r>
          </w:p>
        </w:tc>
        <w:tc>
          <w:tcPr>
            <w:tcW w:w="3280" w:type="dxa"/>
            <w:noWrap/>
            <w:hideMark/>
          </w:tcPr>
          <w:p w:rsidR="00345C4B" w:rsidRPr="00D732F9" w:rsidRDefault="00345C4B" w:rsidP="00066C57">
            <w:pPr>
              <w:rPr>
                <w:rFonts w:cs="Arial"/>
              </w:rPr>
            </w:pPr>
            <w:r w:rsidRPr="00D732F9">
              <w:rPr>
                <w:rFonts w:cs="Arial"/>
              </w:rPr>
              <w:t>078C8E</w:t>
            </w:r>
          </w:p>
        </w:tc>
        <w:tc>
          <w:tcPr>
            <w:tcW w:w="4876" w:type="dxa"/>
            <w:noWrap/>
            <w:hideMark/>
          </w:tcPr>
          <w:p w:rsidR="00345C4B" w:rsidRPr="00D732F9" w:rsidRDefault="00345C4B" w:rsidP="00066C57">
            <w:pPr>
              <w:rPr>
                <w:rFonts w:cs="Arial"/>
              </w:rPr>
            </w:pPr>
            <w:r w:rsidRPr="00D732F9">
              <w:rPr>
                <w:rFonts w:cs="Arial"/>
              </w:rPr>
              <w:t>F40781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w:t>
            </w:r>
          </w:p>
        </w:tc>
        <w:tc>
          <w:tcPr>
            <w:tcW w:w="3280" w:type="dxa"/>
            <w:noWrap/>
            <w:hideMark/>
          </w:tcPr>
          <w:p w:rsidR="00345C4B" w:rsidRPr="00D732F9" w:rsidRDefault="00345C4B" w:rsidP="00066C57">
            <w:pPr>
              <w:rPr>
                <w:rFonts w:cs="Arial"/>
              </w:rPr>
            </w:pPr>
            <w:r w:rsidRPr="00D732F9">
              <w:rPr>
                <w:rFonts w:cs="Arial"/>
              </w:rPr>
              <w:t>F2757F</w:t>
            </w:r>
          </w:p>
        </w:tc>
        <w:tc>
          <w:tcPr>
            <w:tcW w:w="4876" w:type="dxa"/>
            <w:noWrap/>
            <w:hideMark/>
          </w:tcPr>
          <w:p w:rsidR="00345C4B" w:rsidRPr="00D732F9" w:rsidRDefault="00345C4B" w:rsidP="00066C57">
            <w:pPr>
              <w:rPr>
                <w:rFonts w:cs="Arial"/>
              </w:rPr>
            </w:pPr>
            <w:r w:rsidRPr="00D732F9">
              <w:rPr>
                <w:rFonts w:cs="Arial"/>
              </w:rPr>
              <w:t>F40782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w:t>
            </w:r>
          </w:p>
        </w:tc>
        <w:tc>
          <w:tcPr>
            <w:tcW w:w="3280" w:type="dxa"/>
            <w:noWrap/>
            <w:hideMark/>
          </w:tcPr>
          <w:p w:rsidR="00345C4B" w:rsidRPr="00D732F9" w:rsidRDefault="00345C4B" w:rsidP="00066C57">
            <w:pPr>
              <w:rPr>
                <w:rFonts w:cs="Arial"/>
              </w:rPr>
            </w:pPr>
            <w:r w:rsidRPr="00D732F9">
              <w:rPr>
                <w:rFonts w:cs="Arial"/>
              </w:rPr>
              <w:t>0B8178</w:t>
            </w:r>
          </w:p>
        </w:tc>
        <w:tc>
          <w:tcPr>
            <w:tcW w:w="4876" w:type="dxa"/>
            <w:noWrap/>
            <w:hideMark/>
          </w:tcPr>
          <w:p w:rsidR="00345C4B" w:rsidRPr="00D732F9" w:rsidRDefault="00345C4B" w:rsidP="00066C57">
            <w:pPr>
              <w:rPr>
                <w:rFonts w:cs="Arial"/>
              </w:rPr>
            </w:pPr>
            <w:r w:rsidRPr="00D732F9">
              <w:rPr>
                <w:rFonts w:cs="Arial"/>
              </w:rPr>
              <w:t>F40783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w:t>
            </w:r>
          </w:p>
        </w:tc>
        <w:tc>
          <w:tcPr>
            <w:tcW w:w="3280" w:type="dxa"/>
            <w:noWrap/>
            <w:hideMark/>
          </w:tcPr>
          <w:p w:rsidR="00345C4B" w:rsidRPr="00D732F9" w:rsidRDefault="00345C4B" w:rsidP="00066C57">
            <w:pPr>
              <w:rPr>
                <w:rFonts w:cs="Arial"/>
              </w:rPr>
            </w:pPr>
            <w:r w:rsidRPr="00D732F9">
              <w:rPr>
                <w:rFonts w:cs="Arial"/>
              </w:rPr>
              <w:t>058C90</w:t>
            </w:r>
          </w:p>
        </w:tc>
        <w:tc>
          <w:tcPr>
            <w:tcW w:w="4876" w:type="dxa"/>
            <w:noWrap/>
            <w:hideMark/>
          </w:tcPr>
          <w:p w:rsidR="00345C4B" w:rsidRPr="00D732F9" w:rsidRDefault="00345C4B" w:rsidP="00066C57">
            <w:pPr>
              <w:rPr>
                <w:rFonts w:cs="Arial"/>
              </w:rPr>
            </w:pPr>
            <w:r w:rsidRPr="00D732F9">
              <w:rPr>
                <w:rFonts w:cs="Arial"/>
              </w:rPr>
              <w:t>F40784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w:t>
            </w:r>
          </w:p>
        </w:tc>
        <w:tc>
          <w:tcPr>
            <w:tcW w:w="3280" w:type="dxa"/>
            <w:noWrap/>
            <w:hideMark/>
          </w:tcPr>
          <w:p w:rsidR="00345C4B" w:rsidRPr="00D732F9" w:rsidRDefault="00345C4B" w:rsidP="00066C57">
            <w:pPr>
              <w:rPr>
                <w:rFonts w:cs="Arial"/>
              </w:rPr>
            </w:pPr>
            <w:r w:rsidRPr="00D732F9">
              <w:rPr>
                <w:rFonts w:cs="Arial"/>
              </w:rPr>
              <w:t>018081</w:t>
            </w:r>
          </w:p>
        </w:tc>
        <w:tc>
          <w:tcPr>
            <w:tcW w:w="4876" w:type="dxa"/>
            <w:noWrap/>
            <w:hideMark/>
          </w:tcPr>
          <w:p w:rsidR="00345C4B" w:rsidRPr="00D732F9" w:rsidRDefault="00345C4B" w:rsidP="00066C57">
            <w:pPr>
              <w:rPr>
                <w:rFonts w:cs="Arial"/>
              </w:rPr>
            </w:pPr>
            <w:r w:rsidRPr="00D732F9">
              <w:rPr>
                <w:rFonts w:cs="Arial"/>
              </w:rPr>
              <w:t>F40785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w:t>
            </w:r>
          </w:p>
        </w:tc>
        <w:tc>
          <w:tcPr>
            <w:tcW w:w="3280" w:type="dxa"/>
            <w:noWrap/>
            <w:hideMark/>
          </w:tcPr>
          <w:p w:rsidR="00345C4B" w:rsidRPr="00D732F9" w:rsidRDefault="00345C4B" w:rsidP="00066C57">
            <w:pPr>
              <w:rPr>
                <w:rFonts w:cs="Arial"/>
              </w:rPr>
            </w:pPr>
            <w:r w:rsidRPr="00D732F9">
              <w:rPr>
                <w:rFonts w:cs="Arial"/>
              </w:rPr>
              <w:t>138D86</w:t>
            </w:r>
          </w:p>
        </w:tc>
        <w:tc>
          <w:tcPr>
            <w:tcW w:w="4876" w:type="dxa"/>
            <w:noWrap/>
            <w:hideMark/>
          </w:tcPr>
          <w:p w:rsidR="00345C4B" w:rsidRPr="00D732F9" w:rsidRDefault="00345C4B" w:rsidP="00066C57">
            <w:pPr>
              <w:rPr>
                <w:rFonts w:cs="Arial"/>
              </w:rPr>
            </w:pPr>
            <w:r w:rsidRPr="00D732F9">
              <w:rPr>
                <w:rFonts w:cs="Arial"/>
              </w:rPr>
              <w:t>F40786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w:t>
            </w:r>
          </w:p>
        </w:tc>
        <w:tc>
          <w:tcPr>
            <w:tcW w:w="3280" w:type="dxa"/>
            <w:noWrap/>
            <w:hideMark/>
          </w:tcPr>
          <w:p w:rsidR="00345C4B" w:rsidRPr="00D732F9" w:rsidRDefault="00345C4B" w:rsidP="00066C57">
            <w:pPr>
              <w:rPr>
                <w:rFonts w:cs="Arial"/>
              </w:rPr>
            </w:pPr>
            <w:r w:rsidRPr="00D732F9">
              <w:rPr>
                <w:rFonts w:cs="Arial"/>
              </w:rPr>
              <w:t>048E94</w:t>
            </w:r>
          </w:p>
        </w:tc>
        <w:tc>
          <w:tcPr>
            <w:tcW w:w="4876" w:type="dxa"/>
            <w:noWrap/>
            <w:hideMark/>
          </w:tcPr>
          <w:p w:rsidR="00345C4B" w:rsidRPr="00D732F9" w:rsidRDefault="00345C4B" w:rsidP="00066C57">
            <w:pPr>
              <w:rPr>
                <w:rFonts w:cs="Arial"/>
              </w:rPr>
            </w:pPr>
            <w:r w:rsidRPr="00D732F9">
              <w:rPr>
                <w:rFonts w:cs="Arial"/>
              </w:rPr>
              <w:t>F40787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w:t>
            </w:r>
          </w:p>
        </w:tc>
        <w:tc>
          <w:tcPr>
            <w:tcW w:w="3280" w:type="dxa"/>
            <w:noWrap/>
            <w:hideMark/>
          </w:tcPr>
          <w:p w:rsidR="00345C4B" w:rsidRPr="00D732F9" w:rsidRDefault="00345C4B" w:rsidP="00066C57">
            <w:pPr>
              <w:rPr>
                <w:rFonts w:cs="Arial"/>
              </w:rPr>
            </w:pPr>
            <w:r w:rsidRPr="00D732F9">
              <w:rPr>
                <w:rFonts w:cs="Arial"/>
              </w:rPr>
              <w:t>017D7E</w:t>
            </w:r>
          </w:p>
        </w:tc>
        <w:tc>
          <w:tcPr>
            <w:tcW w:w="4876" w:type="dxa"/>
            <w:noWrap/>
            <w:hideMark/>
          </w:tcPr>
          <w:p w:rsidR="00345C4B" w:rsidRPr="00D732F9" w:rsidRDefault="00345C4B" w:rsidP="00066C57">
            <w:pPr>
              <w:rPr>
                <w:rFonts w:cs="Arial"/>
              </w:rPr>
            </w:pPr>
            <w:r w:rsidRPr="00D732F9">
              <w:rPr>
                <w:rFonts w:cs="Arial"/>
              </w:rPr>
              <w:t>F40788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w:t>
            </w:r>
          </w:p>
        </w:tc>
        <w:tc>
          <w:tcPr>
            <w:tcW w:w="3280" w:type="dxa"/>
            <w:noWrap/>
            <w:hideMark/>
          </w:tcPr>
          <w:p w:rsidR="00345C4B" w:rsidRPr="00D732F9" w:rsidRDefault="00345C4B" w:rsidP="00066C57">
            <w:pPr>
              <w:rPr>
                <w:rFonts w:cs="Arial"/>
              </w:rPr>
            </w:pPr>
            <w:r w:rsidRPr="00D732F9">
              <w:rPr>
                <w:rFonts w:cs="Arial"/>
              </w:rPr>
              <w:t>108D88</w:t>
            </w:r>
          </w:p>
        </w:tc>
        <w:tc>
          <w:tcPr>
            <w:tcW w:w="4876" w:type="dxa"/>
            <w:noWrap/>
            <w:hideMark/>
          </w:tcPr>
          <w:p w:rsidR="00345C4B" w:rsidRPr="00D732F9" w:rsidRDefault="00345C4B" w:rsidP="00066C57">
            <w:pPr>
              <w:rPr>
                <w:rFonts w:cs="Arial"/>
              </w:rPr>
            </w:pPr>
            <w:r w:rsidRPr="00D732F9">
              <w:rPr>
                <w:rFonts w:cs="Arial"/>
              </w:rPr>
              <w:t>F40789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w:t>
            </w:r>
          </w:p>
        </w:tc>
        <w:tc>
          <w:tcPr>
            <w:tcW w:w="3280" w:type="dxa"/>
            <w:noWrap/>
            <w:hideMark/>
          </w:tcPr>
          <w:p w:rsidR="00345C4B" w:rsidRPr="00D732F9" w:rsidRDefault="00345C4B" w:rsidP="00066C57">
            <w:pPr>
              <w:rPr>
                <w:rFonts w:cs="Arial"/>
              </w:rPr>
            </w:pPr>
            <w:r w:rsidRPr="00D732F9">
              <w:rPr>
                <w:rFonts w:cs="Arial"/>
              </w:rPr>
              <w:t>109191</w:t>
            </w:r>
          </w:p>
        </w:tc>
        <w:tc>
          <w:tcPr>
            <w:tcW w:w="4876" w:type="dxa"/>
            <w:noWrap/>
            <w:hideMark/>
          </w:tcPr>
          <w:p w:rsidR="00345C4B" w:rsidRPr="00D732F9" w:rsidRDefault="00345C4B" w:rsidP="00066C57">
            <w:pPr>
              <w:rPr>
                <w:rFonts w:cs="Arial"/>
              </w:rPr>
            </w:pPr>
            <w:r w:rsidRPr="00D732F9">
              <w:rPr>
                <w:rFonts w:cs="Arial"/>
              </w:rPr>
              <w:t>F4078A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w:t>
            </w:r>
          </w:p>
        </w:tc>
        <w:tc>
          <w:tcPr>
            <w:tcW w:w="3280" w:type="dxa"/>
            <w:noWrap/>
            <w:hideMark/>
          </w:tcPr>
          <w:p w:rsidR="00345C4B" w:rsidRPr="00D732F9" w:rsidRDefault="00345C4B" w:rsidP="00066C57">
            <w:pPr>
              <w:rPr>
                <w:rFonts w:cs="Arial"/>
              </w:rPr>
            </w:pPr>
            <w:r w:rsidRPr="00D732F9">
              <w:rPr>
                <w:rFonts w:cs="Arial"/>
              </w:rPr>
              <w:t>ED7988</w:t>
            </w:r>
          </w:p>
        </w:tc>
        <w:tc>
          <w:tcPr>
            <w:tcW w:w="4876" w:type="dxa"/>
            <w:noWrap/>
            <w:hideMark/>
          </w:tcPr>
          <w:p w:rsidR="00345C4B" w:rsidRPr="00D732F9" w:rsidRDefault="00345C4B" w:rsidP="00066C57">
            <w:pPr>
              <w:rPr>
                <w:rFonts w:cs="Arial"/>
              </w:rPr>
            </w:pPr>
            <w:r w:rsidRPr="00D732F9">
              <w:rPr>
                <w:rFonts w:cs="Arial"/>
              </w:rPr>
              <w:t>F4078B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w:t>
            </w:r>
          </w:p>
        </w:tc>
        <w:tc>
          <w:tcPr>
            <w:tcW w:w="3280" w:type="dxa"/>
            <w:noWrap/>
            <w:hideMark/>
          </w:tcPr>
          <w:p w:rsidR="00345C4B" w:rsidRPr="00D732F9" w:rsidRDefault="00345C4B" w:rsidP="00066C57">
            <w:pPr>
              <w:rPr>
                <w:rFonts w:cs="Arial"/>
              </w:rPr>
            </w:pPr>
            <w:r w:rsidRPr="00D732F9">
              <w:rPr>
                <w:rFonts w:cs="Arial"/>
              </w:rPr>
              <w:t>04726A</w:t>
            </w:r>
          </w:p>
        </w:tc>
        <w:tc>
          <w:tcPr>
            <w:tcW w:w="4876" w:type="dxa"/>
            <w:noWrap/>
            <w:hideMark/>
          </w:tcPr>
          <w:p w:rsidR="00345C4B" w:rsidRPr="00D732F9" w:rsidRDefault="00345C4B" w:rsidP="00066C57">
            <w:pPr>
              <w:rPr>
                <w:rFonts w:cs="Arial"/>
              </w:rPr>
            </w:pPr>
            <w:r w:rsidRPr="00D732F9">
              <w:rPr>
                <w:rFonts w:cs="Arial"/>
              </w:rPr>
              <w:t>F4078C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w:t>
            </w:r>
          </w:p>
        </w:tc>
        <w:tc>
          <w:tcPr>
            <w:tcW w:w="3280" w:type="dxa"/>
            <w:noWrap/>
            <w:hideMark/>
          </w:tcPr>
          <w:p w:rsidR="00345C4B" w:rsidRPr="00D732F9" w:rsidRDefault="00345C4B" w:rsidP="00066C57">
            <w:pPr>
              <w:rPr>
                <w:rFonts w:cs="Arial"/>
              </w:rPr>
            </w:pPr>
            <w:r w:rsidRPr="00D732F9">
              <w:rPr>
                <w:rFonts w:cs="Arial"/>
              </w:rPr>
              <w:t>289F95</w:t>
            </w:r>
          </w:p>
        </w:tc>
        <w:tc>
          <w:tcPr>
            <w:tcW w:w="4876" w:type="dxa"/>
            <w:noWrap/>
            <w:hideMark/>
          </w:tcPr>
          <w:p w:rsidR="00345C4B" w:rsidRPr="00D732F9" w:rsidRDefault="00345C4B" w:rsidP="00066C57">
            <w:pPr>
              <w:rPr>
                <w:rFonts w:cs="Arial"/>
              </w:rPr>
            </w:pPr>
            <w:r w:rsidRPr="00D732F9">
              <w:rPr>
                <w:rFonts w:cs="Arial"/>
              </w:rPr>
              <w:t>F4078D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w:t>
            </w:r>
          </w:p>
        </w:tc>
        <w:tc>
          <w:tcPr>
            <w:tcW w:w="3280" w:type="dxa"/>
            <w:noWrap/>
            <w:hideMark/>
          </w:tcPr>
          <w:p w:rsidR="00345C4B" w:rsidRPr="00D732F9" w:rsidRDefault="00345C4B" w:rsidP="00066C57">
            <w:pPr>
              <w:rPr>
                <w:rFonts w:cs="Arial"/>
              </w:rPr>
            </w:pPr>
            <w:r w:rsidRPr="00D732F9">
              <w:rPr>
                <w:rFonts w:cs="Arial"/>
              </w:rPr>
              <w:t>30B7B2</w:t>
            </w:r>
          </w:p>
        </w:tc>
        <w:tc>
          <w:tcPr>
            <w:tcW w:w="4876" w:type="dxa"/>
            <w:noWrap/>
            <w:hideMark/>
          </w:tcPr>
          <w:p w:rsidR="00345C4B" w:rsidRPr="00D732F9" w:rsidRDefault="00345C4B" w:rsidP="00066C57">
            <w:pPr>
              <w:rPr>
                <w:rFonts w:cs="Arial"/>
              </w:rPr>
            </w:pPr>
            <w:r w:rsidRPr="00D732F9">
              <w:rPr>
                <w:rFonts w:cs="Arial"/>
              </w:rPr>
              <w:t>F4078E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w:t>
            </w:r>
          </w:p>
        </w:tc>
        <w:tc>
          <w:tcPr>
            <w:tcW w:w="3280" w:type="dxa"/>
            <w:noWrap/>
            <w:hideMark/>
          </w:tcPr>
          <w:p w:rsidR="00345C4B" w:rsidRPr="00D732F9" w:rsidRDefault="00345C4B" w:rsidP="00066C57">
            <w:pPr>
              <w:rPr>
                <w:rFonts w:cs="Arial"/>
              </w:rPr>
            </w:pPr>
            <w:r w:rsidRPr="00D732F9">
              <w:rPr>
                <w:rFonts w:cs="Arial"/>
              </w:rPr>
              <w:t>ED819B</w:t>
            </w:r>
          </w:p>
        </w:tc>
        <w:tc>
          <w:tcPr>
            <w:tcW w:w="4876" w:type="dxa"/>
            <w:noWrap/>
            <w:hideMark/>
          </w:tcPr>
          <w:p w:rsidR="00345C4B" w:rsidRPr="00D732F9" w:rsidRDefault="00345C4B" w:rsidP="00066C57">
            <w:pPr>
              <w:rPr>
                <w:rFonts w:cs="Arial"/>
              </w:rPr>
            </w:pPr>
            <w:r w:rsidRPr="00D732F9">
              <w:rPr>
                <w:rFonts w:cs="Arial"/>
              </w:rPr>
              <w:t>F4078F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w:t>
            </w:r>
          </w:p>
        </w:tc>
        <w:tc>
          <w:tcPr>
            <w:tcW w:w="3280" w:type="dxa"/>
            <w:noWrap/>
            <w:hideMark/>
          </w:tcPr>
          <w:p w:rsidR="00345C4B" w:rsidRPr="00D732F9" w:rsidRDefault="00345C4B" w:rsidP="00066C57">
            <w:pPr>
              <w:rPr>
                <w:rFonts w:cs="Arial"/>
              </w:rPr>
            </w:pPr>
            <w:r w:rsidRPr="00D732F9">
              <w:rPr>
                <w:rFonts w:cs="Arial"/>
              </w:rPr>
              <w:t>F06461</w:t>
            </w:r>
          </w:p>
        </w:tc>
        <w:tc>
          <w:tcPr>
            <w:tcW w:w="4876" w:type="dxa"/>
            <w:noWrap/>
            <w:hideMark/>
          </w:tcPr>
          <w:p w:rsidR="00345C4B" w:rsidRPr="00D732F9" w:rsidRDefault="00345C4B" w:rsidP="00066C57">
            <w:pPr>
              <w:rPr>
                <w:rFonts w:cs="Arial"/>
              </w:rPr>
            </w:pPr>
            <w:r w:rsidRPr="00D732F9">
              <w:rPr>
                <w:rFonts w:cs="Arial"/>
              </w:rPr>
              <w:t>F40790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w:t>
            </w:r>
          </w:p>
        </w:tc>
        <w:tc>
          <w:tcPr>
            <w:tcW w:w="3280" w:type="dxa"/>
            <w:noWrap/>
            <w:hideMark/>
          </w:tcPr>
          <w:p w:rsidR="00345C4B" w:rsidRPr="00D732F9" w:rsidRDefault="00345C4B" w:rsidP="00066C57">
            <w:pPr>
              <w:rPr>
                <w:rFonts w:cs="Arial"/>
              </w:rPr>
            </w:pPr>
            <w:r w:rsidRPr="00D732F9">
              <w:rPr>
                <w:rFonts w:cs="Arial"/>
              </w:rPr>
              <w:t>06817A</w:t>
            </w:r>
          </w:p>
        </w:tc>
        <w:tc>
          <w:tcPr>
            <w:tcW w:w="4876" w:type="dxa"/>
            <w:noWrap/>
            <w:hideMark/>
          </w:tcPr>
          <w:p w:rsidR="00345C4B" w:rsidRPr="00D732F9" w:rsidRDefault="00345C4B" w:rsidP="00066C57">
            <w:pPr>
              <w:rPr>
                <w:rFonts w:cs="Arial"/>
              </w:rPr>
            </w:pPr>
            <w:r w:rsidRPr="00D732F9">
              <w:rPr>
                <w:rFonts w:cs="Arial"/>
              </w:rPr>
              <w:t>F40791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w:t>
            </w:r>
          </w:p>
        </w:tc>
        <w:tc>
          <w:tcPr>
            <w:tcW w:w="3280" w:type="dxa"/>
            <w:noWrap/>
            <w:hideMark/>
          </w:tcPr>
          <w:p w:rsidR="00345C4B" w:rsidRPr="00D732F9" w:rsidRDefault="00345C4B" w:rsidP="00066C57">
            <w:pPr>
              <w:rPr>
                <w:rFonts w:cs="Arial"/>
              </w:rPr>
            </w:pPr>
            <w:r w:rsidRPr="00D732F9">
              <w:rPr>
                <w:rFonts w:cs="Arial"/>
              </w:rPr>
              <w:t>11918B</w:t>
            </w:r>
          </w:p>
        </w:tc>
        <w:tc>
          <w:tcPr>
            <w:tcW w:w="4876" w:type="dxa"/>
            <w:noWrap/>
            <w:hideMark/>
          </w:tcPr>
          <w:p w:rsidR="00345C4B" w:rsidRPr="00D732F9" w:rsidRDefault="00345C4B" w:rsidP="00066C57">
            <w:pPr>
              <w:rPr>
                <w:rFonts w:cs="Arial"/>
              </w:rPr>
            </w:pPr>
            <w:r w:rsidRPr="00D732F9">
              <w:rPr>
                <w:rFonts w:cs="Arial"/>
              </w:rPr>
              <w:t>F40792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74</w:t>
            </w:r>
          </w:p>
        </w:tc>
        <w:tc>
          <w:tcPr>
            <w:tcW w:w="3280" w:type="dxa"/>
            <w:noWrap/>
            <w:hideMark/>
          </w:tcPr>
          <w:p w:rsidR="00345C4B" w:rsidRPr="00D732F9" w:rsidRDefault="00345C4B" w:rsidP="00066C57">
            <w:pPr>
              <w:rPr>
                <w:rFonts w:cs="Arial"/>
              </w:rPr>
            </w:pPr>
            <w:r w:rsidRPr="00D732F9">
              <w:rPr>
                <w:rFonts w:cs="Arial"/>
              </w:rPr>
              <w:t>0A8289</w:t>
            </w:r>
          </w:p>
        </w:tc>
        <w:tc>
          <w:tcPr>
            <w:tcW w:w="4876" w:type="dxa"/>
            <w:noWrap/>
            <w:hideMark/>
          </w:tcPr>
          <w:p w:rsidR="00345C4B" w:rsidRPr="00D732F9" w:rsidRDefault="00345C4B" w:rsidP="00066C57">
            <w:pPr>
              <w:rPr>
                <w:rFonts w:cs="Arial"/>
              </w:rPr>
            </w:pPr>
            <w:r w:rsidRPr="00D732F9">
              <w:rPr>
                <w:rFonts w:cs="Arial"/>
              </w:rPr>
              <w:t>F40793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w:t>
            </w:r>
          </w:p>
        </w:tc>
        <w:tc>
          <w:tcPr>
            <w:tcW w:w="3280" w:type="dxa"/>
            <w:noWrap/>
            <w:hideMark/>
          </w:tcPr>
          <w:p w:rsidR="00345C4B" w:rsidRPr="00D732F9" w:rsidRDefault="00345C4B" w:rsidP="00066C57">
            <w:pPr>
              <w:rPr>
                <w:rFonts w:cs="Arial"/>
              </w:rPr>
            </w:pPr>
            <w:r w:rsidRPr="00D732F9">
              <w:rPr>
                <w:rFonts w:cs="Arial"/>
              </w:rPr>
              <w:t>1DA49C</w:t>
            </w:r>
          </w:p>
        </w:tc>
        <w:tc>
          <w:tcPr>
            <w:tcW w:w="4876" w:type="dxa"/>
            <w:noWrap/>
            <w:hideMark/>
          </w:tcPr>
          <w:p w:rsidR="00345C4B" w:rsidRPr="00D732F9" w:rsidRDefault="00345C4B" w:rsidP="00066C57">
            <w:pPr>
              <w:rPr>
                <w:rFonts w:cs="Arial"/>
              </w:rPr>
            </w:pPr>
            <w:r w:rsidRPr="00D732F9">
              <w:rPr>
                <w:rFonts w:cs="Arial"/>
              </w:rPr>
              <w:t>F40794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w:t>
            </w:r>
          </w:p>
        </w:tc>
        <w:tc>
          <w:tcPr>
            <w:tcW w:w="3280" w:type="dxa"/>
            <w:noWrap/>
            <w:hideMark/>
          </w:tcPr>
          <w:p w:rsidR="00345C4B" w:rsidRPr="00D732F9" w:rsidRDefault="00345C4B" w:rsidP="00066C57">
            <w:pPr>
              <w:rPr>
                <w:rFonts w:cs="Arial"/>
              </w:rPr>
            </w:pPr>
            <w:r w:rsidRPr="00D732F9">
              <w:rPr>
                <w:rFonts w:cs="Arial"/>
              </w:rPr>
              <w:t>AE5683</w:t>
            </w:r>
          </w:p>
        </w:tc>
        <w:tc>
          <w:tcPr>
            <w:tcW w:w="4876" w:type="dxa"/>
            <w:noWrap/>
            <w:hideMark/>
          </w:tcPr>
          <w:p w:rsidR="00345C4B" w:rsidRPr="00D732F9" w:rsidRDefault="00345C4B" w:rsidP="00066C57">
            <w:pPr>
              <w:rPr>
                <w:rFonts w:cs="Arial"/>
              </w:rPr>
            </w:pPr>
            <w:r w:rsidRPr="00D732F9">
              <w:rPr>
                <w:rFonts w:cs="Arial"/>
              </w:rPr>
              <w:t>F40795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w:t>
            </w:r>
          </w:p>
        </w:tc>
        <w:tc>
          <w:tcPr>
            <w:tcW w:w="3280" w:type="dxa"/>
            <w:noWrap/>
            <w:hideMark/>
          </w:tcPr>
          <w:p w:rsidR="00345C4B" w:rsidRPr="00D732F9" w:rsidRDefault="00345C4B" w:rsidP="00066C57">
            <w:pPr>
              <w:rPr>
                <w:rFonts w:cs="Arial"/>
              </w:rPr>
            </w:pPr>
            <w:r w:rsidRPr="00D732F9">
              <w:rPr>
                <w:rFonts w:cs="Arial"/>
              </w:rPr>
              <w:t>ED4028</w:t>
            </w:r>
          </w:p>
        </w:tc>
        <w:tc>
          <w:tcPr>
            <w:tcW w:w="4876" w:type="dxa"/>
            <w:noWrap/>
            <w:hideMark/>
          </w:tcPr>
          <w:p w:rsidR="00345C4B" w:rsidRPr="00D732F9" w:rsidRDefault="00345C4B" w:rsidP="00066C57">
            <w:pPr>
              <w:rPr>
                <w:rFonts w:cs="Arial"/>
              </w:rPr>
            </w:pPr>
            <w:r w:rsidRPr="00D732F9">
              <w:rPr>
                <w:rFonts w:cs="Arial"/>
              </w:rPr>
              <w:t>F40796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w:t>
            </w:r>
          </w:p>
        </w:tc>
        <w:tc>
          <w:tcPr>
            <w:tcW w:w="3280" w:type="dxa"/>
            <w:noWrap/>
            <w:hideMark/>
          </w:tcPr>
          <w:p w:rsidR="00345C4B" w:rsidRPr="00D732F9" w:rsidRDefault="00345C4B" w:rsidP="00066C57">
            <w:pPr>
              <w:rPr>
                <w:rFonts w:cs="Arial"/>
              </w:rPr>
            </w:pPr>
            <w:r w:rsidRPr="00D732F9">
              <w:rPr>
                <w:rFonts w:cs="Arial"/>
              </w:rPr>
              <w:t>4BC8A3</w:t>
            </w:r>
          </w:p>
        </w:tc>
        <w:tc>
          <w:tcPr>
            <w:tcW w:w="4876" w:type="dxa"/>
            <w:noWrap/>
            <w:hideMark/>
          </w:tcPr>
          <w:p w:rsidR="00345C4B" w:rsidRPr="00D732F9" w:rsidRDefault="00345C4B" w:rsidP="00066C57">
            <w:pPr>
              <w:rPr>
                <w:rFonts w:cs="Arial"/>
              </w:rPr>
            </w:pPr>
            <w:r w:rsidRPr="00D732F9">
              <w:rPr>
                <w:rFonts w:cs="Arial"/>
              </w:rPr>
              <w:t>F40797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w:t>
            </w:r>
          </w:p>
        </w:tc>
        <w:tc>
          <w:tcPr>
            <w:tcW w:w="3280" w:type="dxa"/>
            <w:noWrap/>
            <w:hideMark/>
          </w:tcPr>
          <w:p w:rsidR="00345C4B" w:rsidRPr="00D732F9" w:rsidRDefault="00345C4B" w:rsidP="00066C57">
            <w:pPr>
              <w:rPr>
                <w:rFonts w:cs="Arial"/>
              </w:rPr>
            </w:pPr>
            <w:r w:rsidRPr="00D732F9">
              <w:rPr>
                <w:rFonts w:cs="Arial"/>
              </w:rPr>
              <w:t>D17EAF</w:t>
            </w:r>
          </w:p>
        </w:tc>
        <w:tc>
          <w:tcPr>
            <w:tcW w:w="4876" w:type="dxa"/>
            <w:noWrap/>
            <w:hideMark/>
          </w:tcPr>
          <w:p w:rsidR="00345C4B" w:rsidRPr="00D732F9" w:rsidRDefault="00345C4B" w:rsidP="00066C57">
            <w:pPr>
              <w:rPr>
                <w:rFonts w:cs="Arial"/>
              </w:rPr>
            </w:pPr>
            <w:r w:rsidRPr="00D732F9">
              <w:rPr>
                <w:rFonts w:cs="Arial"/>
              </w:rPr>
              <w:t>F40798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w:t>
            </w:r>
          </w:p>
        </w:tc>
        <w:tc>
          <w:tcPr>
            <w:tcW w:w="3280" w:type="dxa"/>
            <w:noWrap/>
            <w:hideMark/>
          </w:tcPr>
          <w:p w:rsidR="00345C4B" w:rsidRPr="00D732F9" w:rsidRDefault="00345C4B" w:rsidP="00066C57">
            <w:pPr>
              <w:rPr>
                <w:rFonts w:cs="Arial"/>
              </w:rPr>
            </w:pPr>
            <w:r w:rsidRPr="00D732F9">
              <w:rPr>
                <w:rFonts w:cs="Arial"/>
              </w:rPr>
              <w:t>F15745</w:t>
            </w:r>
          </w:p>
        </w:tc>
        <w:tc>
          <w:tcPr>
            <w:tcW w:w="4876" w:type="dxa"/>
            <w:noWrap/>
            <w:hideMark/>
          </w:tcPr>
          <w:p w:rsidR="00345C4B" w:rsidRPr="00D732F9" w:rsidRDefault="00345C4B" w:rsidP="00066C57">
            <w:pPr>
              <w:rPr>
                <w:rFonts w:cs="Arial"/>
              </w:rPr>
            </w:pPr>
            <w:r w:rsidRPr="00D732F9">
              <w:rPr>
                <w:rFonts w:cs="Arial"/>
              </w:rPr>
              <w:t>F40799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w:t>
            </w:r>
          </w:p>
        </w:tc>
        <w:tc>
          <w:tcPr>
            <w:tcW w:w="3280" w:type="dxa"/>
            <w:noWrap/>
            <w:hideMark/>
          </w:tcPr>
          <w:p w:rsidR="00345C4B" w:rsidRPr="00D732F9" w:rsidRDefault="00345C4B" w:rsidP="00066C57">
            <w:pPr>
              <w:rPr>
                <w:rFonts w:cs="Arial"/>
              </w:rPr>
            </w:pPr>
            <w:r w:rsidRPr="00D732F9">
              <w:rPr>
                <w:rFonts w:cs="Arial"/>
              </w:rPr>
              <w:t>FC8784</w:t>
            </w:r>
          </w:p>
        </w:tc>
        <w:tc>
          <w:tcPr>
            <w:tcW w:w="4876" w:type="dxa"/>
            <w:noWrap/>
            <w:hideMark/>
          </w:tcPr>
          <w:p w:rsidR="00345C4B" w:rsidRPr="00D732F9" w:rsidRDefault="00345C4B" w:rsidP="00066C57">
            <w:pPr>
              <w:rPr>
                <w:rFonts w:cs="Arial"/>
              </w:rPr>
            </w:pPr>
            <w:r w:rsidRPr="00D732F9">
              <w:rPr>
                <w:rFonts w:cs="Arial"/>
              </w:rPr>
              <w:t>F4079A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w:t>
            </w:r>
          </w:p>
        </w:tc>
        <w:tc>
          <w:tcPr>
            <w:tcW w:w="3280" w:type="dxa"/>
            <w:noWrap/>
            <w:hideMark/>
          </w:tcPr>
          <w:p w:rsidR="00345C4B" w:rsidRPr="00D732F9" w:rsidRDefault="00345C4B" w:rsidP="00066C57">
            <w:pPr>
              <w:rPr>
                <w:rFonts w:cs="Arial"/>
              </w:rPr>
            </w:pPr>
            <w:r w:rsidRPr="00D732F9">
              <w:rPr>
                <w:rFonts w:cs="Arial"/>
              </w:rPr>
              <w:t>0B7974</w:t>
            </w:r>
          </w:p>
        </w:tc>
        <w:tc>
          <w:tcPr>
            <w:tcW w:w="4876" w:type="dxa"/>
            <w:noWrap/>
            <w:hideMark/>
          </w:tcPr>
          <w:p w:rsidR="00345C4B" w:rsidRPr="00D732F9" w:rsidRDefault="00345C4B" w:rsidP="00066C57">
            <w:pPr>
              <w:rPr>
                <w:rFonts w:cs="Arial"/>
              </w:rPr>
            </w:pPr>
            <w:r w:rsidRPr="00D732F9">
              <w:rPr>
                <w:rFonts w:cs="Arial"/>
              </w:rPr>
              <w:t>F4079B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w:t>
            </w:r>
          </w:p>
        </w:tc>
        <w:tc>
          <w:tcPr>
            <w:tcW w:w="3280" w:type="dxa"/>
            <w:noWrap/>
            <w:hideMark/>
          </w:tcPr>
          <w:p w:rsidR="00345C4B" w:rsidRPr="00D732F9" w:rsidRDefault="00345C4B" w:rsidP="00066C57">
            <w:pPr>
              <w:rPr>
                <w:rFonts w:cs="Arial"/>
              </w:rPr>
            </w:pPr>
            <w:r w:rsidRPr="00D732F9">
              <w:rPr>
                <w:rFonts w:cs="Arial"/>
              </w:rPr>
              <w:t>3CB9A6</w:t>
            </w:r>
          </w:p>
        </w:tc>
        <w:tc>
          <w:tcPr>
            <w:tcW w:w="4876" w:type="dxa"/>
            <w:noWrap/>
            <w:hideMark/>
          </w:tcPr>
          <w:p w:rsidR="00345C4B" w:rsidRPr="00D732F9" w:rsidRDefault="00345C4B" w:rsidP="00066C57">
            <w:pPr>
              <w:rPr>
                <w:rFonts w:cs="Arial"/>
              </w:rPr>
            </w:pPr>
            <w:r w:rsidRPr="00D732F9">
              <w:rPr>
                <w:rFonts w:cs="Arial"/>
              </w:rPr>
              <w:t>F4079C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w:t>
            </w:r>
          </w:p>
        </w:tc>
        <w:tc>
          <w:tcPr>
            <w:tcW w:w="3280" w:type="dxa"/>
            <w:noWrap/>
            <w:hideMark/>
          </w:tcPr>
          <w:p w:rsidR="00345C4B" w:rsidRPr="00D732F9" w:rsidRDefault="00345C4B" w:rsidP="00066C57">
            <w:pPr>
              <w:rPr>
                <w:rFonts w:cs="Arial"/>
              </w:rPr>
            </w:pPr>
            <w:r w:rsidRPr="00D732F9">
              <w:rPr>
                <w:rFonts w:cs="Arial"/>
              </w:rPr>
              <w:t>1EB1B9</w:t>
            </w:r>
          </w:p>
        </w:tc>
        <w:tc>
          <w:tcPr>
            <w:tcW w:w="4876" w:type="dxa"/>
            <w:noWrap/>
            <w:hideMark/>
          </w:tcPr>
          <w:p w:rsidR="00345C4B" w:rsidRPr="00D732F9" w:rsidRDefault="00345C4B" w:rsidP="00066C57">
            <w:pPr>
              <w:rPr>
                <w:rFonts w:cs="Arial"/>
              </w:rPr>
            </w:pPr>
            <w:r w:rsidRPr="00D732F9">
              <w:rPr>
                <w:rFonts w:cs="Arial"/>
              </w:rPr>
              <w:t>F4079D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w:t>
            </w:r>
          </w:p>
        </w:tc>
        <w:tc>
          <w:tcPr>
            <w:tcW w:w="3280" w:type="dxa"/>
            <w:noWrap/>
            <w:hideMark/>
          </w:tcPr>
          <w:p w:rsidR="00345C4B" w:rsidRPr="00D732F9" w:rsidRDefault="00345C4B" w:rsidP="00066C57">
            <w:pPr>
              <w:rPr>
                <w:rFonts w:cs="Arial"/>
              </w:rPr>
            </w:pPr>
            <w:r w:rsidRPr="00D732F9">
              <w:rPr>
                <w:rFonts w:cs="Arial"/>
              </w:rPr>
              <w:t>F77E89</w:t>
            </w:r>
          </w:p>
        </w:tc>
        <w:tc>
          <w:tcPr>
            <w:tcW w:w="4876" w:type="dxa"/>
            <w:noWrap/>
            <w:hideMark/>
          </w:tcPr>
          <w:p w:rsidR="00345C4B" w:rsidRPr="00D732F9" w:rsidRDefault="00345C4B" w:rsidP="00066C57">
            <w:pPr>
              <w:rPr>
                <w:rFonts w:cs="Arial"/>
              </w:rPr>
            </w:pPr>
            <w:r w:rsidRPr="00D732F9">
              <w:rPr>
                <w:rFonts w:cs="Arial"/>
              </w:rPr>
              <w:t>F4079E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w:t>
            </w:r>
          </w:p>
        </w:tc>
        <w:tc>
          <w:tcPr>
            <w:tcW w:w="3280" w:type="dxa"/>
            <w:noWrap/>
            <w:hideMark/>
          </w:tcPr>
          <w:p w:rsidR="00345C4B" w:rsidRPr="00D732F9" w:rsidRDefault="00345C4B" w:rsidP="00066C57">
            <w:pPr>
              <w:rPr>
                <w:rFonts w:cs="Arial"/>
              </w:rPr>
            </w:pPr>
            <w:r w:rsidRPr="00D732F9">
              <w:rPr>
                <w:rFonts w:cs="Arial"/>
              </w:rPr>
              <w:t>D5606C</w:t>
            </w:r>
          </w:p>
        </w:tc>
        <w:tc>
          <w:tcPr>
            <w:tcW w:w="4876" w:type="dxa"/>
            <w:noWrap/>
            <w:hideMark/>
          </w:tcPr>
          <w:p w:rsidR="00345C4B" w:rsidRPr="00D732F9" w:rsidRDefault="00345C4B" w:rsidP="00066C57">
            <w:pPr>
              <w:rPr>
                <w:rFonts w:cs="Arial"/>
              </w:rPr>
            </w:pPr>
            <w:r w:rsidRPr="00D732F9">
              <w:rPr>
                <w:rFonts w:cs="Arial"/>
              </w:rPr>
              <w:t>F4079F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w:t>
            </w:r>
          </w:p>
        </w:tc>
        <w:tc>
          <w:tcPr>
            <w:tcW w:w="3280" w:type="dxa"/>
            <w:noWrap/>
            <w:hideMark/>
          </w:tcPr>
          <w:p w:rsidR="00345C4B" w:rsidRPr="00D732F9" w:rsidRDefault="00345C4B" w:rsidP="00066C57">
            <w:pPr>
              <w:rPr>
                <w:rFonts w:cs="Arial"/>
              </w:rPr>
            </w:pPr>
            <w:r w:rsidRPr="00D732F9">
              <w:rPr>
                <w:rFonts w:cs="Arial"/>
              </w:rPr>
              <w:t>CD4B4E</w:t>
            </w:r>
          </w:p>
        </w:tc>
        <w:tc>
          <w:tcPr>
            <w:tcW w:w="4876" w:type="dxa"/>
            <w:noWrap/>
            <w:hideMark/>
          </w:tcPr>
          <w:p w:rsidR="00345C4B" w:rsidRPr="00D732F9" w:rsidRDefault="00345C4B" w:rsidP="00066C57">
            <w:pPr>
              <w:rPr>
                <w:rFonts w:cs="Arial"/>
              </w:rPr>
            </w:pPr>
            <w:r w:rsidRPr="00D732F9">
              <w:rPr>
                <w:rFonts w:cs="Arial"/>
              </w:rPr>
              <w:t>F407A0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w:t>
            </w:r>
          </w:p>
        </w:tc>
        <w:tc>
          <w:tcPr>
            <w:tcW w:w="3280" w:type="dxa"/>
            <w:noWrap/>
            <w:hideMark/>
          </w:tcPr>
          <w:p w:rsidR="00345C4B" w:rsidRPr="00D732F9" w:rsidRDefault="00345C4B" w:rsidP="00066C57">
            <w:pPr>
              <w:rPr>
                <w:rFonts w:cs="Arial"/>
              </w:rPr>
            </w:pPr>
            <w:r w:rsidRPr="00D732F9">
              <w:rPr>
                <w:rFonts w:cs="Arial"/>
              </w:rPr>
              <w:t>046E58</w:t>
            </w:r>
          </w:p>
        </w:tc>
        <w:tc>
          <w:tcPr>
            <w:tcW w:w="4876" w:type="dxa"/>
            <w:noWrap/>
            <w:hideMark/>
          </w:tcPr>
          <w:p w:rsidR="00345C4B" w:rsidRPr="00D732F9" w:rsidRDefault="00345C4B" w:rsidP="00066C57">
            <w:pPr>
              <w:rPr>
                <w:rFonts w:cs="Arial"/>
              </w:rPr>
            </w:pPr>
            <w:r w:rsidRPr="00D732F9">
              <w:rPr>
                <w:rFonts w:cs="Arial"/>
              </w:rPr>
              <w:t>F407A1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w:t>
            </w:r>
          </w:p>
        </w:tc>
        <w:tc>
          <w:tcPr>
            <w:tcW w:w="3280" w:type="dxa"/>
            <w:noWrap/>
            <w:hideMark/>
          </w:tcPr>
          <w:p w:rsidR="00345C4B" w:rsidRPr="00D732F9" w:rsidRDefault="00345C4B" w:rsidP="00066C57">
            <w:pPr>
              <w:rPr>
                <w:rFonts w:cs="Arial"/>
              </w:rPr>
            </w:pPr>
            <w:r w:rsidRPr="00D732F9">
              <w:rPr>
                <w:rFonts w:cs="Arial"/>
              </w:rPr>
              <w:t>F68A90</w:t>
            </w:r>
          </w:p>
        </w:tc>
        <w:tc>
          <w:tcPr>
            <w:tcW w:w="4876" w:type="dxa"/>
            <w:noWrap/>
            <w:hideMark/>
          </w:tcPr>
          <w:p w:rsidR="00345C4B" w:rsidRPr="00D732F9" w:rsidRDefault="00345C4B" w:rsidP="00066C57">
            <w:pPr>
              <w:rPr>
                <w:rFonts w:cs="Arial"/>
              </w:rPr>
            </w:pPr>
            <w:r w:rsidRPr="00D732F9">
              <w:rPr>
                <w:rFonts w:cs="Arial"/>
              </w:rPr>
              <w:t>F407A2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90</w:t>
            </w:r>
          </w:p>
        </w:tc>
        <w:tc>
          <w:tcPr>
            <w:tcW w:w="3280" w:type="dxa"/>
            <w:noWrap/>
            <w:hideMark/>
          </w:tcPr>
          <w:p w:rsidR="00345C4B" w:rsidRPr="00D732F9" w:rsidRDefault="00345C4B" w:rsidP="00066C57">
            <w:pPr>
              <w:rPr>
                <w:rFonts w:cs="Arial"/>
              </w:rPr>
            </w:pPr>
            <w:r w:rsidRPr="00D732F9">
              <w:rPr>
                <w:rFonts w:cs="Arial"/>
              </w:rPr>
              <w:t>F06966</w:t>
            </w:r>
          </w:p>
        </w:tc>
        <w:tc>
          <w:tcPr>
            <w:tcW w:w="4876" w:type="dxa"/>
            <w:noWrap/>
            <w:hideMark/>
          </w:tcPr>
          <w:p w:rsidR="00345C4B" w:rsidRPr="00D732F9" w:rsidRDefault="00345C4B" w:rsidP="00066C57">
            <w:pPr>
              <w:rPr>
                <w:rFonts w:cs="Arial"/>
              </w:rPr>
            </w:pPr>
            <w:r w:rsidRPr="00D732F9">
              <w:rPr>
                <w:rFonts w:cs="Arial"/>
              </w:rPr>
              <w:t>F407A3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91</w:t>
            </w:r>
          </w:p>
        </w:tc>
        <w:tc>
          <w:tcPr>
            <w:tcW w:w="3280" w:type="dxa"/>
            <w:noWrap/>
            <w:hideMark/>
          </w:tcPr>
          <w:p w:rsidR="00345C4B" w:rsidRPr="00D732F9" w:rsidRDefault="00345C4B" w:rsidP="00066C57">
            <w:pPr>
              <w:rPr>
                <w:rFonts w:cs="Arial"/>
              </w:rPr>
            </w:pPr>
            <w:r w:rsidRPr="00D732F9">
              <w:rPr>
                <w:rFonts w:cs="Arial"/>
              </w:rPr>
              <w:t>E5656D</w:t>
            </w:r>
          </w:p>
        </w:tc>
        <w:tc>
          <w:tcPr>
            <w:tcW w:w="4876" w:type="dxa"/>
            <w:noWrap/>
            <w:hideMark/>
          </w:tcPr>
          <w:p w:rsidR="00345C4B" w:rsidRPr="00D732F9" w:rsidRDefault="00345C4B" w:rsidP="00066C57">
            <w:pPr>
              <w:rPr>
                <w:rFonts w:cs="Arial"/>
              </w:rPr>
            </w:pPr>
            <w:r w:rsidRPr="00D732F9">
              <w:rPr>
                <w:rFonts w:cs="Arial"/>
              </w:rPr>
              <w:t>F407A4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92</w:t>
            </w:r>
          </w:p>
        </w:tc>
        <w:tc>
          <w:tcPr>
            <w:tcW w:w="3280" w:type="dxa"/>
            <w:noWrap/>
            <w:hideMark/>
          </w:tcPr>
          <w:p w:rsidR="00345C4B" w:rsidRPr="00D732F9" w:rsidRDefault="00345C4B" w:rsidP="00066C57">
            <w:pPr>
              <w:rPr>
                <w:rFonts w:cs="Arial"/>
              </w:rPr>
            </w:pPr>
            <w:r w:rsidRPr="00D732F9">
              <w:rPr>
                <w:rFonts w:cs="Arial"/>
              </w:rPr>
              <w:t>F0726D</w:t>
            </w:r>
          </w:p>
        </w:tc>
        <w:tc>
          <w:tcPr>
            <w:tcW w:w="4876" w:type="dxa"/>
            <w:noWrap/>
            <w:hideMark/>
          </w:tcPr>
          <w:p w:rsidR="00345C4B" w:rsidRPr="00D732F9" w:rsidRDefault="00345C4B" w:rsidP="00066C57">
            <w:pPr>
              <w:rPr>
                <w:rFonts w:cs="Arial"/>
              </w:rPr>
            </w:pPr>
            <w:r w:rsidRPr="00D732F9">
              <w:rPr>
                <w:rFonts w:cs="Arial"/>
              </w:rPr>
              <w:t>F407A5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93</w:t>
            </w:r>
          </w:p>
        </w:tc>
        <w:tc>
          <w:tcPr>
            <w:tcW w:w="3280" w:type="dxa"/>
            <w:noWrap/>
            <w:hideMark/>
          </w:tcPr>
          <w:p w:rsidR="00345C4B" w:rsidRPr="00D732F9" w:rsidRDefault="00345C4B" w:rsidP="00066C57">
            <w:pPr>
              <w:rPr>
                <w:rFonts w:cs="Arial"/>
              </w:rPr>
            </w:pPr>
            <w:r w:rsidRPr="00D732F9">
              <w:rPr>
                <w:rFonts w:cs="Arial"/>
              </w:rPr>
              <w:t>CE5968</w:t>
            </w:r>
          </w:p>
        </w:tc>
        <w:tc>
          <w:tcPr>
            <w:tcW w:w="4876" w:type="dxa"/>
            <w:noWrap/>
            <w:hideMark/>
          </w:tcPr>
          <w:p w:rsidR="00345C4B" w:rsidRPr="00D732F9" w:rsidRDefault="00345C4B" w:rsidP="00066C57">
            <w:pPr>
              <w:rPr>
                <w:rFonts w:cs="Arial"/>
              </w:rPr>
            </w:pPr>
            <w:r w:rsidRPr="00D732F9">
              <w:rPr>
                <w:rFonts w:cs="Arial"/>
              </w:rPr>
              <w:t>F407A6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94</w:t>
            </w:r>
          </w:p>
        </w:tc>
        <w:tc>
          <w:tcPr>
            <w:tcW w:w="3280" w:type="dxa"/>
            <w:noWrap/>
            <w:hideMark/>
          </w:tcPr>
          <w:p w:rsidR="00345C4B" w:rsidRPr="00D732F9" w:rsidRDefault="00345C4B" w:rsidP="00066C57">
            <w:pPr>
              <w:rPr>
                <w:rFonts w:cs="Arial"/>
              </w:rPr>
            </w:pPr>
            <w:r w:rsidRPr="00D732F9">
              <w:rPr>
                <w:rFonts w:cs="Arial"/>
              </w:rPr>
              <w:t>E25B51</w:t>
            </w:r>
          </w:p>
        </w:tc>
        <w:tc>
          <w:tcPr>
            <w:tcW w:w="4876" w:type="dxa"/>
            <w:noWrap/>
            <w:hideMark/>
          </w:tcPr>
          <w:p w:rsidR="00345C4B" w:rsidRPr="00D732F9" w:rsidRDefault="00345C4B" w:rsidP="00066C57">
            <w:pPr>
              <w:rPr>
                <w:rFonts w:cs="Arial"/>
              </w:rPr>
            </w:pPr>
            <w:r w:rsidRPr="00D732F9">
              <w:rPr>
                <w:rFonts w:cs="Arial"/>
              </w:rPr>
              <w:t>F407A7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95</w:t>
            </w:r>
          </w:p>
        </w:tc>
        <w:tc>
          <w:tcPr>
            <w:tcW w:w="3280" w:type="dxa"/>
            <w:noWrap/>
            <w:hideMark/>
          </w:tcPr>
          <w:p w:rsidR="00345C4B" w:rsidRPr="00D732F9" w:rsidRDefault="00345C4B" w:rsidP="00066C57">
            <w:pPr>
              <w:rPr>
                <w:rFonts w:cs="Arial"/>
              </w:rPr>
            </w:pPr>
            <w:r w:rsidRPr="00D732F9">
              <w:rPr>
                <w:rFonts w:cs="Arial"/>
              </w:rPr>
              <w:t>017167</w:t>
            </w:r>
          </w:p>
        </w:tc>
        <w:tc>
          <w:tcPr>
            <w:tcW w:w="4876" w:type="dxa"/>
            <w:noWrap/>
            <w:hideMark/>
          </w:tcPr>
          <w:p w:rsidR="00345C4B" w:rsidRPr="00D732F9" w:rsidRDefault="00345C4B" w:rsidP="00066C57">
            <w:pPr>
              <w:rPr>
                <w:rFonts w:cs="Arial"/>
              </w:rPr>
            </w:pPr>
            <w:r w:rsidRPr="00D732F9">
              <w:rPr>
                <w:rFonts w:cs="Arial"/>
              </w:rPr>
              <w:t>F407A8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96</w:t>
            </w:r>
          </w:p>
        </w:tc>
        <w:tc>
          <w:tcPr>
            <w:tcW w:w="3280" w:type="dxa"/>
            <w:noWrap/>
            <w:hideMark/>
          </w:tcPr>
          <w:p w:rsidR="00345C4B" w:rsidRPr="00D732F9" w:rsidRDefault="00345C4B" w:rsidP="00066C57">
            <w:pPr>
              <w:rPr>
                <w:rFonts w:cs="Arial"/>
              </w:rPr>
            </w:pPr>
            <w:r w:rsidRPr="00D732F9">
              <w:rPr>
                <w:rFonts w:cs="Arial"/>
              </w:rPr>
              <w:t>1D9D91</w:t>
            </w:r>
          </w:p>
        </w:tc>
        <w:tc>
          <w:tcPr>
            <w:tcW w:w="4876" w:type="dxa"/>
            <w:noWrap/>
            <w:hideMark/>
          </w:tcPr>
          <w:p w:rsidR="00345C4B" w:rsidRPr="00D732F9" w:rsidRDefault="00345C4B" w:rsidP="00066C57">
            <w:pPr>
              <w:rPr>
                <w:rFonts w:cs="Arial"/>
              </w:rPr>
            </w:pPr>
            <w:r w:rsidRPr="00D732F9">
              <w:rPr>
                <w:rFonts w:cs="Arial"/>
              </w:rPr>
              <w:t>F407A9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97</w:t>
            </w:r>
          </w:p>
        </w:tc>
        <w:tc>
          <w:tcPr>
            <w:tcW w:w="3280" w:type="dxa"/>
            <w:noWrap/>
            <w:hideMark/>
          </w:tcPr>
          <w:p w:rsidR="00345C4B" w:rsidRPr="00D732F9" w:rsidRDefault="00345C4B" w:rsidP="00066C57">
            <w:pPr>
              <w:rPr>
                <w:rFonts w:cs="Arial"/>
              </w:rPr>
            </w:pPr>
            <w:r w:rsidRPr="00D732F9">
              <w:rPr>
                <w:rFonts w:cs="Arial"/>
              </w:rPr>
              <w:t>048590</w:t>
            </w:r>
          </w:p>
        </w:tc>
        <w:tc>
          <w:tcPr>
            <w:tcW w:w="4876" w:type="dxa"/>
            <w:noWrap/>
            <w:hideMark/>
          </w:tcPr>
          <w:p w:rsidR="00345C4B" w:rsidRPr="00D732F9" w:rsidRDefault="00345C4B" w:rsidP="00066C57">
            <w:pPr>
              <w:rPr>
                <w:rFonts w:cs="Arial"/>
              </w:rPr>
            </w:pPr>
            <w:r w:rsidRPr="00D732F9">
              <w:rPr>
                <w:rFonts w:cs="Arial"/>
              </w:rPr>
              <w:t>F407AA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98</w:t>
            </w:r>
          </w:p>
        </w:tc>
        <w:tc>
          <w:tcPr>
            <w:tcW w:w="3280" w:type="dxa"/>
            <w:noWrap/>
            <w:hideMark/>
          </w:tcPr>
          <w:p w:rsidR="00345C4B" w:rsidRPr="00D732F9" w:rsidRDefault="00345C4B" w:rsidP="00066C57">
            <w:pPr>
              <w:rPr>
                <w:rFonts w:cs="Arial"/>
              </w:rPr>
            </w:pPr>
            <w:r w:rsidRPr="00D732F9">
              <w:rPr>
                <w:rFonts w:cs="Arial"/>
              </w:rPr>
              <w:t>088F8A</w:t>
            </w:r>
          </w:p>
        </w:tc>
        <w:tc>
          <w:tcPr>
            <w:tcW w:w="4876" w:type="dxa"/>
            <w:noWrap/>
            <w:hideMark/>
          </w:tcPr>
          <w:p w:rsidR="00345C4B" w:rsidRPr="00D732F9" w:rsidRDefault="00345C4B" w:rsidP="00066C57">
            <w:pPr>
              <w:rPr>
                <w:rFonts w:cs="Arial"/>
              </w:rPr>
            </w:pPr>
            <w:r w:rsidRPr="00D732F9">
              <w:rPr>
                <w:rFonts w:cs="Arial"/>
              </w:rPr>
              <w:t>F407AB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99</w:t>
            </w:r>
          </w:p>
        </w:tc>
        <w:tc>
          <w:tcPr>
            <w:tcW w:w="3280" w:type="dxa"/>
            <w:noWrap/>
            <w:hideMark/>
          </w:tcPr>
          <w:p w:rsidR="00345C4B" w:rsidRPr="00D732F9" w:rsidRDefault="00345C4B" w:rsidP="00066C57">
            <w:pPr>
              <w:rPr>
                <w:rFonts w:cs="Arial"/>
              </w:rPr>
            </w:pPr>
            <w:r w:rsidRPr="00D732F9">
              <w:rPr>
                <w:rFonts w:cs="Arial"/>
              </w:rPr>
              <w:t>FA777C</w:t>
            </w:r>
          </w:p>
        </w:tc>
        <w:tc>
          <w:tcPr>
            <w:tcW w:w="4876" w:type="dxa"/>
            <w:noWrap/>
            <w:hideMark/>
          </w:tcPr>
          <w:p w:rsidR="00345C4B" w:rsidRPr="00D732F9" w:rsidRDefault="00345C4B" w:rsidP="00066C57">
            <w:pPr>
              <w:rPr>
                <w:rFonts w:cs="Arial"/>
              </w:rPr>
            </w:pPr>
            <w:r w:rsidRPr="00D732F9">
              <w:rPr>
                <w:rFonts w:cs="Arial"/>
              </w:rPr>
              <w:t>F407AC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100</w:t>
            </w:r>
          </w:p>
        </w:tc>
        <w:tc>
          <w:tcPr>
            <w:tcW w:w="3280" w:type="dxa"/>
            <w:noWrap/>
            <w:hideMark/>
          </w:tcPr>
          <w:p w:rsidR="00345C4B" w:rsidRPr="00D732F9" w:rsidRDefault="00345C4B" w:rsidP="00066C57">
            <w:pPr>
              <w:rPr>
                <w:rFonts w:cs="Arial"/>
              </w:rPr>
            </w:pPr>
            <w:r w:rsidRPr="00D732F9">
              <w:rPr>
                <w:rFonts w:cs="Arial"/>
              </w:rPr>
              <w:t>008481</w:t>
            </w:r>
          </w:p>
        </w:tc>
        <w:tc>
          <w:tcPr>
            <w:tcW w:w="4876" w:type="dxa"/>
            <w:noWrap/>
            <w:hideMark/>
          </w:tcPr>
          <w:p w:rsidR="00345C4B" w:rsidRPr="00D732F9" w:rsidRDefault="00345C4B" w:rsidP="00066C57">
            <w:pPr>
              <w:rPr>
                <w:rFonts w:cs="Arial"/>
              </w:rPr>
            </w:pPr>
            <w:r w:rsidRPr="00D732F9">
              <w:rPr>
                <w:rFonts w:cs="Arial"/>
              </w:rPr>
              <w:t>F407AD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101</w:t>
            </w:r>
          </w:p>
        </w:tc>
        <w:tc>
          <w:tcPr>
            <w:tcW w:w="3280" w:type="dxa"/>
            <w:noWrap/>
            <w:hideMark/>
          </w:tcPr>
          <w:p w:rsidR="00345C4B" w:rsidRPr="00D732F9" w:rsidRDefault="00345C4B" w:rsidP="00066C57">
            <w:pPr>
              <w:rPr>
                <w:rFonts w:cs="Arial"/>
              </w:rPr>
            </w:pPr>
            <w:r w:rsidRPr="00D732F9">
              <w:rPr>
                <w:rFonts w:cs="Arial"/>
              </w:rPr>
              <w:t>DB6676</w:t>
            </w:r>
          </w:p>
        </w:tc>
        <w:tc>
          <w:tcPr>
            <w:tcW w:w="4876" w:type="dxa"/>
            <w:noWrap/>
            <w:hideMark/>
          </w:tcPr>
          <w:p w:rsidR="00345C4B" w:rsidRPr="00D732F9" w:rsidRDefault="00345C4B" w:rsidP="00066C57">
            <w:pPr>
              <w:rPr>
                <w:rFonts w:cs="Arial"/>
              </w:rPr>
            </w:pPr>
            <w:r w:rsidRPr="00D732F9">
              <w:rPr>
                <w:rFonts w:cs="Arial"/>
              </w:rPr>
              <w:t>F407AE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102</w:t>
            </w:r>
          </w:p>
        </w:tc>
        <w:tc>
          <w:tcPr>
            <w:tcW w:w="3280" w:type="dxa"/>
            <w:noWrap/>
            <w:hideMark/>
          </w:tcPr>
          <w:p w:rsidR="00345C4B" w:rsidRPr="00D732F9" w:rsidRDefault="00345C4B" w:rsidP="00066C57">
            <w:pPr>
              <w:rPr>
                <w:rFonts w:cs="Arial"/>
              </w:rPr>
            </w:pPr>
            <w:r w:rsidRPr="00D732F9">
              <w:rPr>
                <w:rFonts w:cs="Arial"/>
              </w:rPr>
              <w:t>D35859</w:t>
            </w:r>
          </w:p>
        </w:tc>
        <w:tc>
          <w:tcPr>
            <w:tcW w:w="4876" w:type="dxa"/>
            <w:noWrap/>
            <w:hideMark/>
          </w:tcPr>
          <w:p w:rsidR="00345C4B" w:rsidRPr="00D732F9" w:rsidRDefault="00345C4B" w:rsidP="00066C57">
            <w:pPr>
              <w:rPr>
                <w:rFonts w:cs="Arial"/>
              </w:rPr>
            </w:pPr>
            <w:r w:rsidRPr="00D732F9">
              <w:rPr>
                <w:rFonts w:cs="Arial"/>
              </w:rPr>
              <w:t>F407AF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103</w:t>
            </w:r>
          </w:p>
        </w:tc>
        <w:tc>
          <w:tcPr>
            <w:tcW w:w="3280" w:type="dxa"/>
            <w:noWrap/>
            <w:hideMark/>
          </w:tcPr>
          <w:p w:rsidR="00345C4B" w:rsidRPr="00D732F9" w:rsidRDefault="00345C4B" w:rsidP="00066C57">
            <w:pPr>
              <w:rPr>
                <w:rFonts w:cs="Arial"/>
              </w:rPr>
            </w:pPr>
            <w:r w:rsidRPr="00D732F9">
              <w:rPr>
                <w:rFonts w:cs="Arial"/>
              </w:rPr>
              <w:t>C84D50</w:t>
            </w:r>
          </w:p>
        </w:tc>
        <w:tc>
          <w:tcPr>
            <w:tcW w:w="4876" w:type="dxa"/>
            <w:noWrap/>
            <w:hideMark/>
          </w:tcPr>
          <w:p w:rsidR="00345C4B" w:rsidRPr="00D732F9" w:rsidRDefault="00345C4B" w:rsidP="00066C57">
            <w:pPr>
              <w:rPr>
                <w:rFonts w:cs="Arial"/>
              </w:rPr>
            </w:pPr>
            <w:r w:rsidRPr="00D732F9">
              <w:rPr>
                <w:rFonts w:cs="Arial"/>
              </w:rPr>
              <w:t>F407B0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104</w:t>
            </w:r>
          </w:p>
        </w:tc>
        <w:tc>
          <w:tcPr>
            <w:tcW w:w="3280" w:type="dxa"/>
            <w:noWrap/>
            <w:hideMark/>
          </w:tcPr>
          <w:p w:rsidR="00345C4B" w:rsidRPr="00D732F9" w:rsidRDefault="00345C4B" w:rsidP="00066C57">
            <w:pPr>
              <w:rPr>
                <w:rFonts w:cs="Arial"/>
              </w:rPr>
            </w:pPr>
            <w:r w:rsidRPr="00D732F9">
              <w:rPr>
                <w:rFonts w:cs="Arial"/>
              </w:rPr>
              <w:t>C84847</w:t>
            </w:r>
          </w:p>
        </w:tc>
        <w:tc>
          <w:tcPr>
            <w:tcW w:w="4876" w:type="dxa"/>
            <w:noWrap/>
            <w:hideMark/>
          </w:tcPr>
          <w:p w:rsidR="00345C4B" w:rsidRPr="00D732F9" w:rsidRDefault="00345C4B" w:rsidP="00066C57">
            <w:pPr>
              <w:rPr>
                <w:rFonts w:cs="Arial"/>
              </w:rPr>
            </w:pPr>
            <w:r w:rsidRPr="00D732F9">
              <w:rPr>
                <w:rFonts w:cs="Arial"/>
              </w:rPr>
              <w:t>F407B1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105</w:t>
            </w:r>
          </w:p>
        </w:tc>
        <w:tc>
          <w:tcPr>
            <w:tcW w:w="3280" w:type="dxa"/>
            <w:noWrap/>
            <w:hideMark/>
          </w:tcPr>
          <w:p w:rsidR="00345C4B" w:rsidRPr="00D732F9" w:rsidRDefault="00345C4B" w:rsidP="00066C57">
            <w:pPr>
              <w:rPr>
                <w:rFonts w:cs="Arial"/>
              </w:rPr>
            </w:pPr>
            <w:r w:rsidRPr="00D732F9">
              <w:rPr>
                <w:rFonts w:cs="Arial"/>
              </w:rPr>
              <w:t>CF4947</w:t>
            </w:r>
          </w:p>
        </w:tc>
        <w:tc>
          <w:tcPr>
            <w:tcW w:w="4876" w:type="dxa"/>
            <w:noWrap/>
            <w:hideMark/>
          </w:tcPr>
          <w:p w:rsidR="00345C4B" w:rsidRPr="00D732F9" w:rsidRDefault="00345C4B" w:rsidP="00066C57">
            <w:pPr>
              <w:rPr>
                <w:rFonts w:cs="Arial"/>
              </w:rPr>
            </w:pPr>
            <w:r w:rsidRPr="00D732F9">
              <w:rPr>
                <w:rFonts w:cs="Arial"/>
              </w:rPr>
              <w:t>F407B2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106</w:t>
            </w:r>
          </w:p>
        </w:tc>
        <w:tc>
          <w:tcPr>
            <w:tcW w:w="3280" w:type="dxa"/>
            <w:noWrap/>
            <w:hideMark/>
          </w:tcPr>
          <w:p w:rsidR="00345C4B" w:rsidRPr="00D732F9" w:rsidRDefault="00345C4B" w:rsidP="00066C57">
            <w:pPr>
              <w:rPr>
                <w:rFonts w:cs="Arial"/>
              </w:rPr>
            </w:pPr>
            <w:r w:rsidRPr="00D732F9">
              <w:rPr>
                <w:rFonts w:cs="Arial"/>
              </w:rPr>
              <w:t>EB6259</w:t>
            </w:r>
          </w:p>
        </w:tc>
        <w:tc>
          <w:tcPr>
            <w:tcW w:w="4876" w:type="dxa"/>
            <w:noWrap/>
            <w:hideMark/>
          </w:tcPr>
          <w:p w:rsidR="00345C4B" w:rsidRPr="00D732F9" w:rsidRDefault="00345C4B" w:rsidP="00066C57">
            <w:pPr>
              <w:rPr>
                <w:rFonts w:cs="Arial"/>
              </w:rPr>
            </w:pPr>
            <w:r w:rsidRPr="00D732F9">
              <w:rPr>
                <w:rFonts w:cs="Arial"/>
              </w:rPr>
              <w:t>F407B3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107</w:t>
            </w:r>
          </w:p>
        </w:tc>
        <w:tc>
          <w:tcPr>
            <w:tcW w:w="3280" w:type="dxa"/>
            <w:noWrap/>
            <w:hideMark/>
          </w:tcPr>
          <w:p w:rsidR="00345C4B" w:rsidRPr="00D732F9" w:rsidRDefault="00345C4B" w:rsidP="00066C57">
            <w:pPr>
              <w:rPr>
                <w:rFonts w:cs="Arial"/>
              </w:rPr>
            </w:pPr>
            <w:r w:rsidRPr="00D732F9">
              <w:rPr>
                <w:rFonts w:cs="Arial"/>
              </w:rPr>
              <w:t>ED7171</w:t>
            </w:r>
          </w:p>
        </w:tc>
        <w:tc>
          <w:tcPr>
            <w:tcW w:w="4876" w:type="dxa"/>
            <w:noWrap/>
            <w:hideMark/>
          </w:tcPr>
          <w:p w:rsidR="00345C4B" w:rsidRPr="00D732F9" w:rsidRDefault="00345C4B" w:rsidP="00066C57">
            <w:pPr>
              <w:rPr>
                <w:rFonts w:cs="Arial"/>
              </w:rPr>
            </w:pPr>
            <w:r w:rsidRPr="00D732F9">
              <w:rPr>
                <w:rFonts w:cs="Arial"/>
              </w:rPr>
              <w:t>F407B4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108</w:t>
            </w:r>
          </w:p>
        </w:tc>
        <w:tc>
          <w:tcPr>
            <w:tcW w:w="3280" w:type="dxa"/>
            <w:noWrap/>
            <w:hideMark/>
          </w:tcPr>
          <w:p w:rsidR="00345C4B" w:rsidRPr="00D732F9" w:rsidRDefault="00345C4B" w:rsidP="00066C57">
            <w:pPr>
              <w:rPr>
                <w:rFonts w:cs="Arial"/>
              </w:rPr>
            </w:pPr>
            <w:r w:rsidRPr="00D732F9">
              <w:rPr>
                <w:rFonts w:cs="Arial"/>
              </w:rPr>
              <w:t>DB5D66</w:t>
            </w:r>
          </w:p>
        </w:tc>
        <w:tc>
          <w:tcPr>
            <w:tcW w:w="4876" w:type="dxa"/>
            <w:noWrap/>
            <w:hideMark/>
          </w:tcPr>
          <w:p w:rsidR="00345C4B" w:rsidRPr="00D732F9" w:rsidRDefault="00345C4B" w:rsidP="00066C57">
            <w:pPr>
              <w:rPr>
                <w:rFonts w:cs="Arial"/>
              </w:rPr>
            </w:pPr>
            <w:r w:rsidRPr="00D732F9">
              <w:rPr>
                <w:rFonts w:cs="Arial"/>
              </w:rPr>
              <w:t>F407B5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109</w:t>
            </w:r>
          </w:p>
        </w:tc>
        <w:tc>
          <w:tcPr>
            <w:tcW w:w="3280" w:type="dxa"/>
            <w:noWrap/>
            <w:hideMark/>
          </w:tcPr>
          <w:p w:rsidR="00345C4B" w:rsidRPr="00D732F9" w:rsidRDefault="00345C4B" w:rsidP="00066C57">
            <w:pPr>
              <w:rPr>
                <w:rFonts w:cs="Arial"/>
              </w:rPr>
            </w:pPr>
            <w:r w:rsidRPr="00D732F9">
              <w:rPr>
                <w:rFonts w:cs="Arial"/>
              </w:rPr>
              <w:t>F97164</w:t>
            </w:r>
          </w:p>
        </w:tc>
        <w:tc>
          <w:tcPr>
            <w:tcW w:w="4876" w:type="dxa"/>
            <w:noWrap/>
            <w:hideMark/>
          </w:tcPr>
          <w:p w:rsidR="00345C4B" w:rsidRPr="00D732F9" w:rsidRDefault="00345C4B" w:rsidP="00066C57">
            <w:pPr>
              <w:rPr>
                <w:rFonts w:cs="Arial"/>
              </w:rPr>
            </w:pPr>
            <w:r w:rsidRPr="00D732F9">
              <w:rPr>
                <w:rFonts w:cs="Arial"/>
              </w:rPr>
              <w:t>F407B6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110</w:t>
            </w:r>
          </w:p>
        </w:tc>
        <w:tc>
          <w:tcPr>
            <w:tcW w:w="3280" w:type="dxa"/>
            <w:noWrap/>
            <w:hideMark/>
          </w:tcPr>
          <w:p w:rsidR="00345C4B" w:rsidRPr="00D732F9" w:rsidRDefault="00345C4B" w:rsidP="00066C57">
            <w:pPr>
              <w:rPr>
                <w:rFonts w:cs="Arial"/>
              </w:rPr>
            </w:pPr>
            <w:r w:rsidRPr="00D732F9">
              <w:rPr>
                <w:rFonts w:cs="Arial"/>
              </w:rPr>
              <w:t>0C857E</w:t>
            </w:r>
          </w:p>
        </w:tc>
        <w:tc>
          <w:tcPr>
            <w:tcW w:w="4876" w:type="dxa"/>
            <w:noWrap/>
            <w:hideMark/>
          </w:tcPr>
          <w:p w:rsidR="00345C4B" w:rsidRPr="00D732F9" w:rsidRDefault="00345C4B" w:rsidP="00066C57">
            <w:pPr>
              <w:rPr>
                <w:rFonts w:cs="Arial"/>
              </w:rPr>
            </w:pPr>
            <w:r w:rsidRPr="00D732F9">
              <w:rPr>
                <w:rFonts w:cs="Arial"/>
              </w:rPr>
              <w:t>F407B7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111</w:t>
            </w:r>
          </w:p>
        </w:tc>
        <w:tc>
          <w:tcPr>
            <w:tcW w:w="3280" w:type="dxa"/>
            <w:noWrap/>
            <w:hideMark/>
          </w:tcPr>
          <w:p w:rsidR="00345C4B" w:rsidRPr="00D732F9" w:rsidRDefault="00345C4B" w:rsidP="00066C57">
            <w:pPr>
              <w:rPr>
                <w:rFonts w:cs="Arial"/>
              </w:rPr>
            </w:pPr>
            <w:r w:rsidRPr="00D732F9">
              <w:rPr>
                <w:rFonts w:cs="Arial"/>
              </w:rPr>
              <w:t>03868B</w:t>
            </w:r>
          </w:p>
        </w:tc>
        <w:tc>
          <w:tcPr>
            <w:tcW w:w="4876" w:type="dxa"/>
            <w:noWrap/>
            <w:hideMark/>
          </w:tcPr>
          <w:p w:rsidR="00345C4B" w:rsidRPr="00D732F9" w:rsidRDefault="00345C4B" w:rsidP="00066C57">
            <w:pPr>
              <w:rPr>
                <w:rFonts w:cs="Arial"/>
              </w:rPr>
            </w:pPr>
            <w:r w:rsidRPr="00D732F9">
              <w:rPr>
                <w:rFonts w:cs="Arial"/>
              </w:rPr>
              <w:t>F407B8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112</w:t>
            </w:r>
          </w:p>
        </w:tc>
        <w:tc>
          <w:tcPr>
            <w:tcW w:w="3280" w:type="dxa"/>
            <w:noWrap/>
            <w:hideMark/>
          </w:tcPr>
          <w:p w:rsidR="00345C4B" w:rsidRPr="00D732F9" w:rsidRDefault="00345C4B" w:rsidP="00066C57">
            <w:pPr>
              <w:rPr>
                <w:rFonts w:cs="Arial"/>
              </w:rPr>
            </w:pPr>
            <w:r w:rsidRPr="00D732F9">
              <w:rPr>
                <w:rFonts w:cs="Arial"/>
              </w:rPr>
              <w:t>1A8C84</w:t>
            </w:r>
          </w:p>
        </w:tc>
        <w:tc>
          <w:tcPr>
            <w:tcW w:w="4876" w:type="dxa"/>
            <w:noWrap/>
            <w:hideMark/>
          </w:tcPr>
          <w:p w:rsidR="00345C4B" w:rsidRPr="00D732F9" w:rsidRDefault="00345C4B" w:rsidP="00066C57">
            <w:pPr>
              <w:rPr>
                <w:rFonts w:cs="Arial"/>
              </w:rPr>
            </w:pPr>
            <w:r w:rsidRPr="00D732F9">
              <w:rPr>
                <w:rFonts w:cs="Arial"/>
              </w:rPr>
              <w:t>F407B9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113</w:t>
            </w:r>
          </w:p>
        </w:tc>
        <w:tc>
          <w:tcPr>
            <w:tcW w:w="3280" w:type="dxa"/>
            <w:noWrap/>
            <w:hideMark/>
          </w:tcPr>
          <w:p w:rsidR="00345C4B" w:rsidRPr="00D732F9" w:rsidRDefault="00345C4B" w:rsidP="00066C57">
            <w:pPr>
              <w:rPr>
                <w:rFonts w:cs="Arial"/>
              </w:rPr>
            </w:pPr>
            <w:r w:rsidRPr="00D732F9">
              <w:rPr>
                <w:rFonts w:cs="Arial"/>
              </w:rPr>
              <w:t>2BAFA8</w:t>
            </w:r>
          </w:p>
        </w:tc>
        <w:tc>
          <w:tcPr>
            <w:tcW w:w="4876" w:type="dxa"/>
            <w:noWrap/>
            <w:hideMark/>
          </w:tcPr>
          <w:p w:rsidR="00345C4B" w:rsidRPr="00D732F9" w:rsidRDefault="00345C4B" w:rsidP="00066C57">
            <w:pPr>
              <w:rPr>
                <w:rFonts w:cs="Arial"/>
              </w:rPr>
            </w:pPr>
            <w:r w:rsidRPr="00D732F9">
              <w:rPr>
                <w:rFonts w:cs="Arial"/>
              </w:rPr>
              <w:t>F407BA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114</w:t>
            </w:r>
          </w:p>
        </w:tc>
        <w:tc>
          <w:tcPr>
            <w:tcW w:w="3280" w:type="dxa"/>
            <w:noWrap/>
            <w:hideMark/>
          </w:tcPr>
          <w:p w:rsidR="00345C4B" w:rsidRPr="00D732F9" w:rsidRDefault="00345C4B" w:rsidP="00066C57">
            <w:pPr>
              <w:rPr>
                <w:rFonts w:cs="Arial"/>
              </w:rPr>
            </w:pPr>
            <w:r w:rsidRPr="00D732F9">
              <w:rPr>
                <w:rFonts w:cs="Arial"/>
              </w:rPr>
              <w:t>028E9E</w:t>
            </w:r>
          </w:p>
        </w:tc>
        <w:tc>
          <w:tcPr>
            <w:tcW w:w="4876" w:type="dxa"/>
            <w:noWrap/>
            <w:hideMark/>
          </w:tcPr>
          <w:p w:rsidR="00345C4B" w:rsidRPr="00D732F9" w:rsidRDefault="00345C4B" w:rsidP="00066C57">
            <w:pPr>
              <w:rPr>
                <w:rFonts w:cs="Arial"/>
              </w:rPr>
            </w:pPr>
            <w:r w:rsidRPr="00D732F9">
              <w:rPr>
                <w:rFonts w:cs="Arial"/>
              </w:rPr>
              <w:t>F407BB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115</w:t>
            </w:r>
          </w:p>
        </w:tc>
        <w:tc>
          <w:tcPr>
            <w:tcW w:w="3280" w:type="dxa"/>
            <w:noWrap/>
            <w:hideMark/>
          </w:tcPr>
          <w:p w:rsidR="00345C4B" w:rsidRPr="00D732F9" w:rsidRDefault="00345C4B" w:rsidP="00066C57">
            <w:pPr>
              <w:rPr>
                <w:rFonts w:cs="Arial"/>
              </w:rPr>
            </w:pPr>
            <w:r w:rsidRPr="00D732F9">
              <w:rPr>
                <w:rFonts w:cs="Arial"/>
              </w:rPr>
              <w:t>F6777A</w:t>
            </w:r>
          </w:p>
        </w:tc>
        <w:tc>
          <w:tcPr>
            <w:tcW w:w="4876" w:type="dxa"/>
            <w:noWrap/>
            <w:hideMark/>
          </w:tcPr>
          <w:p w:rsidR="00345C4B" w:rsidRPr="00D732F9" w:rsidRDefault="00345C4B" w:rsidP="00066C57">
            <w:pPr>
              <w:rPr>
                <w:rFonts w:cs="Arial"/>
              </w:rPr>
            </w:pPr>
            <w:r w:rsidRPr="00D732F9">
              <w:rPr>
                <w:rFonts w:cs="Arial"/>
              </w:rPr>
              <w:t>F407BC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116</w:t>
            </w:r>
          </w:p>
        </w:tc>
        <w:tc>
          <w:tcPr>
            <w:tcW w:w="3280" w:type="dxa"/>
            <w:noWrap/>
            <w:hideMark/>
          </w:tcPr>
          <w:p w:rsidR="00345C4B" w:rsidRPr="00D732F9" w:rsidRDefault="00345C4B" w:rsidP="00066C57">
            <w:pPr>
              <w:rPr>
                <w:rFonts w:cs="Arial"/>
              </w:rPr>
            </w:pPr>
            <w:r w:rsidRPr="00D732F9">
              <w:rPr>
                <w:rFonts w:cs="Arial"/>
              </w:rPr>
              <w:t>EB7376</w:t>
            </w:r>
          </w:p>
        </w:tc>
        <w:tc>
          <w:tcPr>
            <w:tcW w:w="4876" w:type="dxa"/>
            <w:noWrap/>
            <w:hideMark/>
          </w:tcPr>
          <w:p w:rsidR="00345C4B" w:rsidRPr="00D732F9" w:rsidRDefault="00345C4B" w:rsidP="00066C57">
            <w:pPr>
              <w:rPr>
                <w:rFonts w:cs="Arial"/>
              </w:rPr>
            </w:pPr>
            <w:r w:rsidRPr="00D732F9">
              <w:rPr>
                <w:rFonts w:cs="Arial"/>
              </w:rPr>
              <w:t>F407BD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117</w:t>
            </w:r>
          </w:p>
        </w:tc>
        <w:tc>
          <w:tcPr>
            <w:tcW w:w="3280" w:type="dxa"/>
            <w:noWrap/>
            <w:hideMark/>
          </w:tcPr>
          <w:p w:rsidR="00345C4B" w:rsidRPr="00D732F9" w:rsidRDefault="00345C4B" w:rsidP="00066C57">
            <w:pPr>
              <w:rPr>
                <w:rFonts w:cs="Arial"/>
              </w:rPr>
            </w:pPr>
            <w:r w:rsidRPr="00D732F9">
              <w:rPr>
                <w:rFonts w:cs="Arial"/>
              </w:rPr>
              <w:t>DC5A60</w:t>
            </w:r>
          </w:p>
        </w:tc>
        <w:tc>
          <w:tcPr>
            <w:tcW w:w="4876" w:type="dxa"/>
            <w:noWrap/>
            <w:hideMark/>
          </w:tcPr>
          <w:p w:rsidR="00345C4B" w:rsidRPr="00D732F9" w:rsidRDefault="00345C4B" w:rsidP="00066C57">
            <w:pPr>
              <w:rPr>
                <w:rFonts w:cs="Arial"/>
              </w:rPr>
            </w:pPr>
            <w:r w:rsidRPr="00D732F9">
              <w:rPr>
                <w:rFonts w:cs="Arial"/>
              </w:rPr>
              <w:t>F407BE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118</w:t>
            </w:r>
          </w:p>
        </w:tc>
        <w:tc>
          <w:tcPr>
            <w:tcW w:w="3280" w:type="dxa"/>
            <w:noWrap/>
            <w:hideMark/>
          </w:tcPr>
          <w:p w:rsidR="00345C4B" w:rsidRPr="00D732F9" w:rsidRDefault="00345C4B" w:rsidP="00066C57">
            <w:pPr>
              <w:rPr>
                <w:rFonts w:cs="Arial"/>
              </w:rPr>
            </w:pPr>
            <w:r w:rsidRPr="00D732F9">
              <w:rPr>
                <w:rFonts w:cs="Arial"/>
              </w:rPr>
              <w:t>DB5F5F</w:t>
            </w:r>
          </w:p>
        </w:tc>
        <w:tc>
          <w:tcPr>
            <w:tcW w:w="4876" w:type="dxa"/>
            <w:noWrap/>
            <w:hideMark/>
          </w:tcPr>
          <w:p w:rsidR="00345C4B" w:rsidRPr="00D732F9" w:rsidRDefault="00345C4B" w:rsidP="00066C57">
            <w:pPr>
              <w:rPr>
                <w:rFonts w:cs="Arial"/>
              </w:rPr>
            </w:pPr>
            <w:r w:rsidRPr="00D732F9">
              <w:rPr>
                <w:rFonts w:cs="Arial"/>
              </w:rPr>
              <w:t>F407BF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119</w:t>
            </w:r>
          </w:p>
        </w:tc>
        <w:tc>
          <w:tcPr>
            <w:tcW w:w="3280" w:type="dxa"/>
            <w:noWrap/>
            <w:hideMark/>
          </w:tcPr>
          <w:p w:rsidR="00345C4B" w:rsidRPr="00D732F9" w:rsidRDefault="00345C4B" w:rsidP="00066C57">
            <w:pPr>
              <w:rPr>
                <w:rFonts w:cs="Arial"/>
              </w:rPr>
            </w:pPr>
            <w:r w:rsidRPr="00D732F9">
              <w:rPr>
                <w:rFonts w:cs="Arial"/>
              </w:rPr>
              <w:t>DC5757</w:t>
            </w:r>
          </w:p>
        </w:tc>
        <w:tc>
          <w:tcPr>
            <w:tcW w:w="4876" w:type="dxa"/>
            <w:noWrap/>
            <w:hideMark/>
          </w:tcPr>
          <w:p w:rsidR="00345C4B" w:rsidRPr="00D732F9" w:rsidRDefault="00345C4B" w:rsidP="00066C57">
            <w:pPr>
              <w:rPr>
                <w:rFonts w:cs="Arial"/>
              </w:rPr>
            </w:pPr>
            <w:r w:rsidRPr="00D732F9">
              <w:rPr>
                <w:rFonts w:cs="Arial"/>
              </w:rPr>
              <w:t>F407C0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120</w:t>
            </w:r>
          </w:p>
        </w:tc>
        <w:tc>
          <w:tcPr>
            <w:tcW w:w="3280" w:type="dxa"/>
            <w:noWrap/>
            <w:hideMark/>
          </w:tcPr>
          <w:p w:rsidR="00345C4B" w:rsidRPr="00D732F9" w:rsidRDefault="00345C4B" w:rsidP="00066C57">
            <w:pPr>
              <w:rPr>
                <w:rFonts w:cs="Arial"/>
              </w:rPr>
            </w:pPr>
            <w:r w:rsidRPr="00D732F9">
              <w:rPr>
                <w:rFonts w:cs="Arial"/>
              </w:rPr>
              <w:t>DF6261</w:t>
            </w:r>
          </w:p>
        </w:tc>
        <w:tc>
          <w:tcPr>
            <w:tcW w:w="4876" w:type="dxa"/>
            <w:noWrap/>
            <w:hideMark/>
          </w:tcPr>
          <w:p w:rsidR="00345C4B" w:rsidRPr="00D732F9" w:rsidRDefault="00345C4B" w:rsidP="00066C57">
            <w:pPr>
              <w:rPr>
                <w:rFonts w:cs="Arial"/>
              </w:rPr>
            </w:pPr>
            <w:r w:rsidRPr="00D732F9">
              <w:rPr>
                <w:rFonts w:cs="Arial"/>
              </w:rPr>
              <w:t>F407C1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121</w:t>
            </w:r>
          </w:p>
        </w:tc>
        <w:tc>
          <w:tcPr>
            <w:tcW w:w="3280" w:type="dxa"/>
            <w:noWrap/>
            <w:hideMark/>
          </w:tcPr>
          <w:p w:rsidR="00345C4B" w:rsidRPr="00D732F9" w:rsidRDefault="00345C4B" w:rsidP="00066C57">
            <w:pPr>
              <w:rPr>
                <w:rFonts w:cs="Arial"/>
              </w:rPr>
            </w:pPr>
            <w:r w:rsidRPr="00D732F9">
              <w:rPr>
                <w:rFonts w:cs="Arial"/>
              </w:rPr>
              <w:t>D85A5C</w:t>
            </w:r>
          </w:p>
        </w:tc>
        <w:tc>
          <w:tcPr>
            <w:tcW w:w="4876" w:type="dxa"/>
            <w:noWrap/>
            <w:hideMark/>
          </w:tcPr>
          <w:p w:rsidR="00345C4B" w:rsidRPr="00D732F9" w:rsidRDefault="00345C4B" w:rsidP="00066C57">
            <w:pPr>
              <w:rPr>
                <w:rFonts w:cs="Arial"/>
              </w:rPr>
            </w:pPr>
            <w:r w:rsidRPr="00D732F9">
              <w:rPr>
                <w:rFonts w:cs="Arial"/>
              </w:rPr>
              <w:t>F407C2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122</w:t>
            </w:r>
          </w:p>
        </w:tc>
        <w:tc>
          <w:tcPr>
            <w:tcW w:w="3280" w:type="dxa"/>
            <w:noWrap/>
            <w:hideMark/>
          </w:tcPr>
          <w:p w:rsidR="00345C4B" w:rsidRPr="00D732F9" w:rsidRDefault="00345C4B" w:rsidP="00066C57">
            <w:pPr>
              <w:rPr>
                <w:rFonts w:cs="Arial"/>
              </w:rPr>
            </w:pPr>
            <w:r w:rsidRPr="00D732F9">
              <w:rPr>
                <w:rFonts w:cs="Arial"/>
              </w:rPr>
              <w:t>CB4C52</w:t>
            </w:r>
          </w:p>
        </w:tc>
        <w:tc>
          <w:tcPr>
            <w:tcW w:w="4876" w:type="dxa"/>
            <w:noWrap/>
            <w:hideMark/>
          </w:tcPr>
          <w:p w:rsidR="00345C4B" w:rsidRPr="00D732F9" w:rsidRDefault="00345C4B" w:rsidP="00066C57">
            <w:pPr>
              <w:rPr>
                <w:rFonts w:cs="Arial"/>
              </w:rPr>
            </w:pPr>
            <w:r w:rsidRPr="00D732F9">
              <w:rPr>
                <w:rFonts w:cs="Arial"/>
              </w:rPr>
              <w:t>F407C3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123</w:t>
            </w:r>
          </w:p>
        </w:tc>
        <w:tc>
          <w:tcPr>
            <w:tcW w:w="3280" w:type="dxa"/>
            <w:noWrap/>
            <w:hideMark/>
          </w:tcPr>
          <w:p w:rsidR="00345C4B" w:rsidRPr="00D732F9" w:rsidRDefault="00345C4B" w:rsidP="00066C57">
            <w:pPr>
              <w:rPr>
                <w:rFonts w:cs="Arial"/>
              </w:rPr>
            </w:pPr>
            <w:r w:rsidRPr="00D732F9">
              <w:rPr>
                <w:rFonts w:cs="Arial"/>
              </w:rPr>
              <w:t>DF574F</w:t>
            </w:r>
          </w:p>
        </w:tc>
        <w:tc>
          <w:tcPr>
            <w:tcW w:w="4876" w:type="dxa"/>
            <w:noWrap/>
            <w:hideMark/>
          </w:tcPr>
          <w:p w:rsidR="00345C4B" w:rsidRPr="00D732F9" w:rsidRDefault="00345C4B" w:rsidP="00066C57">
            <w:pPr>
              <w:rPr>
                <w:rFonts w:cs="Arial"/>
              </w:rPr>
            </w:pPr>
            <w:r w:rsidRPr="00D732F9">
              <w:rPr>
                <w:rFonts w:cs="Arial"/>
              </w:rPr>
              <w:t>F407C4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124</w:t>
            </w:r>
          </w:p>
        </w:tc>
        <w:tc>
          <w:tcPr>
            <w:tcW w:w="3280" w:type="dxa"/>
            <w:noWrap/>
            <w:hideMark/>
          </w:tcPr>
          <w:p w:rsidR="00345C4B" w:rsidRPr="00D732F9" w:rsidRDefault="00345C4B" w:rsidP="00066C57">
            <w:pPr>
              <w:rPr>
                <w:rFonts w:cs="Arial"/>
              </w:rPr>
            </w:pPr>
            <w:r w:rsidRPr="00D732F9">
              <w:rPr>
                <w:rFonts w:cs="Arial"/>
              </w:rPr>
              <w:t>F06D68</w:t>
            </w:r>
          </w:p>
        </w:tc>
        <w:tc>
          <w:tcPr>
            <w:tcW w:w="4876" w:type="dxa"/>
            <w:noWrap/>
            <w:hideMark/>
          </w:tcPr>
          <w:p w:rsidR="00345C4B" w:rsidRPr="00D732F9" w:rsidRDefault="00345C4B" w:rsidP="00066C57">
            <w:pPr>
              <w:rPr>
                <w:rFonts w:cs="Arial"/>
              </w:rPr>
            </w:pPr>
            <w:r w:rsidRPr="00D732F9">
              <w:rPr>
                <w:rFonts w:cs="Arial"/>
              </w:rPr>
              <w:t>F407C5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125</w:t>
            </w:r>
          </w:p>
        </w:tc>
        <w:tc>
          <w:tcPr>
            <w:tcW w:w="3280" w:type="dxa"/>
            <w:noWrap/>
            <w:hideMark/>
          </w:tcPr>
          <w:p w:rsidR="00345C4B" w:rsidRPr="00D732F9" w:rsidRDefault="00345C4B" w:rsidP="00066C57">
            <w:pPr>
              <w:rPr>
                <w:rFonts w:cs="Arial"/>
              </w:rPr>
            </w:pPr>
            <w:r w:rsidRPr="00D732F9">
              <w:rPr>
                <w:rFonts w:cs="Arial"/>
              </w:rPr>
              <w:t>EF7171</w:t>
            </w:r>
          </w:p>
        </w:tc>
        <w:tc>
          <w:tcPr>
            <w:tcW w:w="4876" w:type="dxa"/>
            <w:noWrap/>
            <w:hideMark/>
          </w:tcPr>
          <w:p w:rsidR="00345C4B" w:rsidRPr="00D732F9" w:rsidRDefault="00345C4B" w:rsidP="00066C57">
            <w:pPr>
              <w:rPr>
                <w:rFonts w:cs="Arial"/>
              </w:rPr>
            </w:pPr>
            <w:r w:rsidRPr="00D732F9">
              <w:rPr>
                <w:rFonts w:cs="Arial"/>
              </w:rPr>
              <w:t>F407C6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126</w:t>
            </w:r>
          </w:p>
        </w:tc>
        <w:tc>
          <w:tcPr>
            <w:tcW w:w="3280" w:type="dxa"/>
            <w:noWrap/>
            <w:hideMark/>
          </w:tcPr>
          <w:p w:rsidR="00345C4B" w:rsidRPr="00D732F9" w:rsidRDefault="00345C4B" w:rsidP="00066C57">
            <w:pPr>
              <w:rPr>
                <w:rFonts w:cs="Arial"/>
              </w:rPr>
            </w:pPr>
            <w:r w:rsidRPr="00D732F9">
              <w:rPr>
                <w:rFonts w:cs="Arial"/>
              </w:rPr>
              <w:t>E5666A</w:t>
            </w:r>
          </w:p>
        </w:tc>
        <w:tc>
          <w:tcPr>
            <w:tcW w:w="4876" w:type="dxa"/>
            <w:noWrap/>
            <w:hideMark/>
          </w:tcPr>
          <w:p w:rsidR="00345C4B" w:rsidRPr="00D732F9" w:rsidRDefault="00345C4B" w:rsidP="00066C57">
            <w:pPr>
              <w:rPr>
                <w:rFonts w:cs="Arial"/>
              </w:rPr>
            </w:pPr>
            <w:r w:rsidRPr="00D732F9">
              <w:rPr>
                <w:rFonts w:cs="Arial"/>
              </w:rPr>
              <w:t>F407C7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127</w:t>
            </w:r>
          </w:p>
        </w:tc>
        <w:tc>
          <w:tcPr>
            <w:tcW w:w="3280" w:type="dxa"/>
            <w:noWrap/>
            <w:hideMark/>
          </w:tcPr>
          <w:p w:rsidR="00345C4B" w:rsidRPr="00D732F9" w:rsidRDefault="00345C4B" w:rsidP="00066C57">
            <w:pPr>
              <w:rPr>
                <w:rFonts w:cs="Arial"/>
              </w:rPr>
            </w:pPr>
            <w:r w:rsidRPr="00D732F9">
              <w:rPr>
                <w:rFonts w:cs="Arial"/>
              </w:rPr>
              <w:t>F16F69</w:t>
            </w:r>
          </w:p>
        </w:tc>
        <w:tc>
          <w:tcPr>
            <w:tcW w:w="4876" w:type="dxa"/>
            <w:noWrap/>
            <w:hideMark/>
          </w:tcPr>
          <w:p w:rsidR="00345C4B" w:rsidRPr="00D732F9" w:rsidRDefault="00345C4B" w:rsidP="00066C57">
            <w:pPr>
              <w:rPr>
                <w:rFonts w:cs="Arial"/>
              </w:rPr>
            </w:pPr>
            <w:r w:rsidRPr="00D732F9">
              <w:rPr>
                <w:rFonts w:cs="Arial"/>
              </w:rPr>
              <w:t>F407C8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128</w:t>
            </w:r>
          </w:p>
        </w:tc>
        <w:tc>
          <w:tcPr>
            <w:tcW w:w="3280" w:type="dxa"/>
            <w:noWrap/>
            <w:hideMark/>
          </w:tcPr>
          <w:p w:rsidR="00345C4B" w:rsidRPr="00D732F9" w:rsidRDefault="00345C4B" w:rsidP="00066C57">
            <w:pPr>
              <w:rPr>
                <w:rFonts w:cs="Arial"/>
              </w:rPr>
            </w:pPr>
            <w:r w:rsidRPr="00D732F9">
              <w:rPr>
                <w:rFonts w:cs="Arial"/>
              </w:rPr>
              <w:t>D7646D</w:t>
            </w:r>
          </w:p>
        </w:tc>
        <w:tc>
          <w:tcPr>
            <w:tcW w:w="4876" w:type="dxa"/>
            <w:noWrap/>
            <w:hideMark/>
          </w:tcPr>
          <w:p w:rsidR="00345C4B" w:rsidRPr="00D732F9" w:rsidRDefault="00345C4B" w:rsidP="00066C57">
            <w:pPr>
              <w:rPr>
                <w:rFonts w:cs="Arial"/>
              </w:rPr>
            </w:pPr>
            <w:r w:rsidRPr="00D732F9">
              <w:rPr>
                <w:rFonts w:cs="Arial"/>
              </w:rPr>
              <w:t>F407C9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129</w:t>
            </w:r>
          </w:p>
        </w:tc>
        <w:tc>
          <w:tcPr>
            <w:tcW w:w="3280" w:type="dxa"/>
            <w:noWrap/>
            <w:hideMark/>
          </w:tcPr>
          <w:p w:rsidR="00345C4B" w:rsidRPr="00D732F9" w:rsidRDefault="00345C4B" w:rsidP="00066C57">
            <w:pPr>
              <w:rPr>
                <w:rFonts w:cs="Arial"/>
              </w:rPr>
            </w:pPr>
            <w:r w:rsidRPr="00D732F9">
              <w:rPr>
                <w:rFonts w:cs="Arial"/>
              </w:rPr>
              <w:t>C7484C</w:t>
            </w:r>
          </w:p>
        </w:tc>
        <w:tc>
          <w:tcPr>
            <w:tcW w:w="4876" w:type="dxa"/>
            <w:noWrap/>
            <w:hideMark/>
          </w:tcPr>
          <w:p w:rsidR="00345C4B" w:rsidRPr="00D732F9" w:rsidRDefault="00345C4B" w:rsidP="00066C57">
            <w:pPr>
              <w:rPr>
                <w:rFonts w:cs="Arial"/>
              </w:rPr>
            </w:pPr>
            <w:r w:rsidRPr="00D732F9">
              <w:rPr>
                <w:rFonts w:cs="Arial"/>
              </w:rPr>
              <w:t>F407CA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130</w:t>
            </w:r>
          </w:p>
        </w:tc>
        <w:tc>
          <w:tcPr>
            <w:tcW w:w="3280" w:type="dxa"/>
            <w:noWrap/>
            <w:hideMark/>
          </w:tcPr>
          <w:p w:rsidR="00345C4B" w:rsidRPr="00D732F9" w:rsidRDefault="00345C4B" w:rsidP="00066C57">
            <w:pPr>
              <w:rPr>
                <w:rFonts w:cs="Arial"/>
              </w:rPr>
            </w:pPr>
            <w:r w:rsidRPr="00D732F9">
              <w:rPr>
                <w:rFonts w:cs="Arial"/>
              </w:rPr>
              <w:t>D44C47</w:t>
            </w:r>
          </w:p>
        </w:tc>
        <w:tc>
          <w:tcPr>
            <w:tcW w:w="4876" w:type="dxa"/>
            <w:noWrap/>
            <w:hideMark/>
          </w:tcPr>
          <w:p w:rsidR="00345C4B" w:rsidRPr="00D732F9" w:rsidRDefault="00345C4B" w:rsidP="00066C57">
            <w:pPr>
              <w:rPr>
                <w:rFonts w:cs="Arial"/>
              </w:rPr>
            </w:pPr>
            <w:r w:rsidRPr="00D732F9">
              <w:rPr>
                <w:rFonts w:cs="Arial"/>
              </w:rPr>
              <w:t>F407CB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131</w:t>
            </w:r>
          </w:p>
        </w:tc>
        <w:tc>
          <w:tcPr>
            <w:tcW w:w="3280" w:type="dxa"/>
            <w:noWrap/>
            <w:hideMark/>
          </w:tcPr>
          <w:p w:rsidR="00345C4B" w:rsidRPr="00D732F9" w:rsidRDefault="00345C4B" w:rsidP="00066C57">
            <w:pPr>
              <w:rPr>
                <w:rFonts w:cs="Arial"/>
              </w:rPr>
            </w:pPr>
            <w:r w:rsidRPr="00D732F9">
              <w:rPr>
                <w:rFonts w:cs="Arial"/>
              </w:rPr>
              <w:t>DC5D5B</w:t>
            </w:r>
          </w:p>
        </w:tc>
        <w:tc>
          <w:tcPr>
            <w:tcW w:w="4876" w:type="dxa"/>
            <w:noWrap/>
            <w:hideMark/>
          </w:tcPr>
          <w:p w:rsidR="00345C4B" w:rsidRPr="00D732F9" w:rsidRDefault="00345C4B" w:rsidP="00066C57">
            <w:pPr>
              <w:rPr>
                <w:rFonts w:cs="Arial"/>
              </w:rPr>
            </w:pPr>
            <w:r w:rsidRPr="00D732F9">
              <w:rPr>
                <w:rFonts w:cs="Arial"/>
              </w:rPr>
              <w:t>F407CC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132</w:t>
            </w:r>
          </w:p>
        </w:tc>
        <w:tc>
          <w:tcPr>
            <w:tcW w:w="3280" w:type="dxa"/>
            <w:noWrap/>
            <w:hideMark/>
          </w:tcPr>
          <w:p w:rsidR="00345C4B" w:rsidRPr="00D732F9" w:rsidRDefault="00345C4B" w:rsidP="00066C57">
            <w:pPr>
              <w:rPr>
                <w:rFonts w:cs="Arial"/>
              </w:rPr>
            </w:pPr>
            <w:r w:rsidRPr="00D732F9">
              <w:rPr>
                <w:rFonts w:cs="Arial"/>
              </w:rPr>
              <w:t>BE4855</w:t>
            </w:r>
          </w:p>
        </w:tc>
        <w:tc>
          <w:tcPr>
            <w:tcW w:w="4876" w:type="dxa"/>
            <w:noWrap/>
            <w:hideMark/>
          </w:tcPr>
          <w:p w:rsidR="00345C4B" w:rsidRPr="00D732F9" w:rsidRDefault="00345C4B" w:rsidP="00066C57">
            <w:pPr>
              <w:rPr>
                <w:rFonts w:cs="Arial"/>
              </w:rPr>
            </w:pPr>
            <w:r w:rsidRPr="00D732F9">
              <w:rPr>
                <w:rFonts w:cs="Arial"/>
              </w:rPr>
              <w:t>F407CD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133</w:t>
            </w:r>
          </w:p>
        </w:tc>
        <w:tc>
          <w:tcPr>
            <w:tcW w:w="3280" w:type="dxa"/>
            <w:noWrap/>
            <w:hideMark/>
          </w:tcPr>
          <w:p w:rsidR="00345C4B" w:rsidRPr="00D732F9" w:rsidRDefault="00345C4B" w:rsidP="00066C57">
            <w:pPr>
              <w:rPr>
                <w:rFonts w:cs="Arial"/>
              </w:rPr>
            </w:pPr>
            <w:r w:rsidRPr="00D732F9">
              <w:rPr>
                <w:rFonts w:cs="Arial"/>
              </w:rPr>
              <w:t>B83A3B</w:t>
            </w:r>
          </w:p>
        </w:tc>
        <w:tc>
          <w:tcPr>
            <w:tcW w:w="4876" w:type="dxa"/>
            <w:noWrap/>
            <w:hideMark/>
          </w:tcPr>
          <w:p w:rsidR="00345C4B" w:rsidRPr="00D732F9" w:rsidRDefault="00345C4B" w:rsidP="00066C57">
            <w:pPr>
              <w:rPr>
                <w:rFonts w:cs="Arial"/>
              </w:rPr>
            </w:pPr>
            <w:r w:rsidRPr="00D732F9">
              <w:rPr>
                <w:rFonts w:cs="Arial"/>
              </w:rPr>
              <w:t>F407CE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134</w:t>
            </w:r>
          </w:p>
        </w:tc>
        <w:tc>
          <w:tcPr>
            <w:tcW w:w="3280" w:type="dxa"/>
            <w:noWrap/>
            <w:hideMark/>
          </w:tcPr>
          <w:p w:rsidR="00345C4B" w:rsidRPr="00D732F9" w:rsidRDefault="00345C4B" w:rsidP="00066C57">
            <w:pPr>
              <w:rPr>
                <w:rFonts w:cs="Arial"/>
              </w:rPr>
            </w:pPr>
            <w:r w:rsidRPr="00D732F9">
              <w:rPr>
                <w:rFonts w:cs="Arial"/>
              </w:rPr>
              <w:t>C53D38</w:t>
            </w:r>
          </w:p>
        </w:tc>
        <w:tc>
          <w:tcPr>
            <w:tcW w:w="4876" w:type="dxa"/>
            <w:noWrap/>
            <w:hideMark/>
          </w:tcPr>
          <w:p w:rsidR="00345C4B" w:rsidRPr="00D732F9" w:rsidRDefault="00345C4B" w:rsidP="00066C57">
            <w:pPr>
              <w:rPr>
                <w:rFonts w:cs="Arial"/>
              </w:rPr>
            </w:pPr>
            <w:r w:rsidRPr="00D732F9">
              <w:rPr>
                <w:rFonts w:cs="Arial"/>
              </w:rPr>
              <w:t>F407CF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135</w:t>
            </w:r>
          </w:p>
        </w:tc>
        <w:tc>
          <w:tcPr>
            <w:tcW w:w="3280" w:type="dxa"/>
            <w:noWrap/>
            <w:hideMark/>
          </w:tcPr>
          <w:p w:rsidR="00345C4B" w:rsidRPr="00D732F9" w:rsidRDefault="00345C4B" w:rsidP="00066C57">
            <w:pPr>
              <w:rPr>
                <w:rFonts w:cs="Arial"/>
              </w:rPr>
            </w:pPr>
            <w:r w:rsidRPr="00D732F9">
              <w:rPr>
                <w:rFonts w:cs="Arial"/>
              </w:rPr>
              <w:t>CF4F4C</w:t>
            </w:r>
          </w:p>
        </w:tc>
        <w:tc>
          <w:tcPr>
            <w:tcW w:w="4876" w:type="dxa"/>
            <w:noWrap/>
            <w:hideMark/>
          </w:tcPr>
          <w:p w:rsidR="00345C4B" w:rsidRPr="00D732F9" w:rsidRDefault="00345C4B" w:rsidP="00066C57">
            <w:pPr>
              <w:rPr>
                <w:rFonts w:cs="Arial"/>
              </w:rPr>
            </w:pPr>
            <w:r w:rsidRPr="00D732F9">
              <w:rPr>
                <w:rFonts w:cs="Arial"/>
              </w:rPr>
              <w:t>F407D0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136</w:t>
            </w:r>
          </w:p>
        </w:tc>
        <w:tc>
          <w:tcPr>
            <w:tcW w:w="3280" w:type="dxa"/>
            <w:noWrap/>
            <w:hideMark/>
          </w:tcPr>
          <w:p w:rsidR="00345C4B" w:rsidRPr="00D732F9" w:rsidRDefault="00345C4B" w:rsidP="00066C57">
            <w:pPr>
              <w:rPr>
                <w:rFonts w:cs="Arial"/>
              </w:rPr>
            </w:pPr>
            <w:r w:rsidRPr="00D732F9">
              <w:rPr>
                <w:rFonts w:cs="Arial"/>
              </w:rPr>
              <w:t>E05751</w:t>
            </w:r>
          </w:p>
        </w:tc>
        <w:tc>
          <w:tcPr>
            <w:tcW w:w="4876" w:type="dxa"/>
            <w:noWrap/>
            <w:hideMark/>
          </w:tcPr>
          <w:p w:rsidR="00345C4B" w:rsidRPr="00D732F9" w:rsidRDefault="00345C4B" w:rsidP="00066C57">
            <w:pPr>
              <w:rPr>
                <w:rFonts w:cs="Arial"/>
              </w:rPr>
            </w:pPr>
            <w:r w:rsidRPr="00D732F9">
              <w:rPr>
                <w:rFonts w:cs="Arial"/>
              </w:rPr>
              <w:t>F407D1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137</w:t>
            </w:r>
          </w:p>
        </w:tc>
        <w:tc>
          <w:tcPr>
            <w:tcW w:w="3280" w:type="dxa"/>
            <w:noWrap/>
            <w:hideMark/>
          </w:tcPr>
          <w:p w:rsidR="00345C4B" w:rsidRPr="00D732F9" w:rsidRDefault="00345C4B" w:rsidP="00066C57">
            <w:pPr>
              <w:rPr>
                <w:rFonts w:cs="Arial"/>
              </w:rPr>
            </w:pPr>
            <w:r w:rsidRPr="00D732F9">
              <w:rPr>
                <w:rFonts w:cs="Arial"/>
              </w:rPr>
              <w:t>E66B69</w:t>
            </w:r>
          </w:p>
        </w:tc>
        <w:tc>
          <w:tcPr>
            <w:tcW w:w="4876" w:type="dxa"/>
            <w:noWrap/>
            <w:hideMark/>
          </w:tcPr>
          <w:p w:rsidR="00345C4B" w:rsidRPr="00D732F9" w:rsidRDefault="00345C4B" w:rsidP="00066C57">
            <w:pPr>
              <w:rPr>
                <w:rFonts w:cs="Arial"/>
              </w:rPr>
            </w:pPr>
            <w:r w:rsidRPr="00D732F9">
              <w:rPr>
                <w:rFonts w:cs="Arial"/>
              </w:rPr>
              <w:t>F407D2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138</w:t>
            </w:r>
          </w:p>
        </w:tc>
        <w:tc>
          <w:tcPr>
            <w:tcW w:w="3280" w:type="dxa"/>
            <w:noWrap/>
            <w:hideMark/>
          </w:tcPr>
          <w:p w:rsidR="00345C4B" w:rsidRPr="00D732F9" w:rsidRDefault="00345C4B" w:rsidP="00066C57">
            <w:pPr>
              <w:rPr>
                <w:rFonts w:cs="Arial"/>
              </w:rPr>
            </w:pPr>
            <w:r w:rsidRPr="00D732F9">
              <w:rPr>
                <w:rFonts w:cs="Arial"/>
              </w:rPr>
              <w:t>DC5C5F</w:t>
            </w:r>
          </w:p>
        </w:tc>
        <w:tc>
          <w:tcPr>
            <w:tcW w:w="4876" w:type="dxa"/>
            <w:noWrap/>
            <w:hideMark/>
          </w:tcPr>
          <w:p w:rsidR="00345C4B" w:rsidRPr="00D732F9" w:rsidRDefault="00345C4B" w:rsidP="00066C57">
            <w:pPr>
              <w:rPr>
                <w:rFonts w:cs="Arial"/>
              </w:rPr>
            </w:pPr>
            <w:r w:rsidRPr="00D732F9">
              <w:rPr>
                <w:rFonts w:cs="Arial"/>
              </w:rPr>
              <w:t>F407D3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139</w:t>
            </w:r>
          </w:p>
        </w:tc>
        <w:tc>
          <w:tcPr>
            <w:tcW w:w="3280" w:type="dxa"/>
            <w:noWrap/>
            <w:hideMark/>
          </w:tcPr>
          <w:p w:rsidR="00345C4B" w:rsidRPr="00D732F9" w:rsidRDefault="00345C4B" w:rsidP="00066C57">
            <w:pPr>
              <w:rPr>
                <w:rFonts w:cs="Arial"/>
              </w:rPr>
            </w:pPr>
            <w:r w:rsidRPr="00D732F9">
              <w:rPr>
                <w:rFonts w:cs="Arial"/>
              </w:rPr>
              <w:t>DC5C5C</w:t>
            </w:r>
          </w:p>
        </w:tc>
        <w:tc>
          <w:tcPr>
            <w:tcW w:w="4876" w:type="dxa"/>
            <w:noWrap/>
            <w:hideMark/>
          </w:tcPr>
          <w:p w:rsidR="00345C4B" w:rsidRPr="00D732F9" w:rsidRDefault="00345C4B" w:rsidP="00066C57">
            <w:pPr>
              <w:rPr>
                <w:rFonts w:cs="Arial"/>
              </w:rPr>
            </w:pPr>
            <w:r w:rsidRPr="00D732F9">
              <w:rPr>
                <w:rFonts w:cs="Arial"/>
              </w:rPr>
              <w:t>F407D4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140</w:t>
            </w:r>
          </w:p>
        </w:tc>
        <w:tc>
          <w:tcPr>
            <w:tcW w:w="3280" w:type="dxa"/>
            <w:noWrap/>
            <w:hideMark/>
          </w:tcPr>
          <w:p w:rsidR="00345C4B" w:rsidRPr="00D732F9" w:rsidRDefault="00345C4B" w:rsidP="00066C57">
            <w:pPr>
              <w:rPr>
                <w:rFonts w:cs="Arial"/>
              </w:rPr>
            </w:pPr>
            <w:r w:rsidRPr="00D732F9">
              <w:rPr>
                <w:rFonts w:cs="Arial"/>
              </w:rPr>
              <w:t>DB5C5D</w:t>
            </w:r>
          </w:p>
        </w:tc>
        <w:tc>
          <w:tcPr>
            <w:tcW w:w="4876" w:type="dxa"/>
            <w:noWrap/>
            <w:hideMark/>
          </w:tcPr>
          <w:p w:rsidR="00345C4B" w:rsidRPr="00D732F9" w:rsidRDefault="00345C4B" w:rsidP="00066C57">
            <w:pPr>
              <w:rPr>
                <w:rFonts w:cs="Arial"/>
              </w:rPr>
            </w:pPr>
            <w:r w:rsidRPr="00D732F9">
              <w:rPr>
                <w:rFonts w:cs="Arial"/>
              </w:rPr>
              <w:t>F407D5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141</w:t>
            </w:r>
          </w:p>
        </w:tc>
        <w:tc>
          <w:tcPr>
            <w:tcW w:w="3280" w:type="dxa"/>
            <w:noWrap/>
            <w:hideMark/>
          </w:tcPr>
          <w:p w:rsidR="00345C4B" w:rsidRPr="00D732F9" w:rsidRDefault="00345C4B" w:rsidP="00066C57">
            <w:pPr>
              <w:rPr>
                <w:rFonts w:cs="Arial"/>
              </w:rPr>
            </w:pPr>
            <w:r w:rsidRPr="00D732F9">
              <w:rPr>
                <w:rFonts w:cs="Arial"/>
              </w:rPr>
              <w:t>E6605B</w:t>
            </w:r>
          </w:p>
        </w:tc>
        <w:tc>
          <w:tcPr>
            <w:tcW w:w="4876" w:type="dxa"/>
            <w:noWrap/>
            <w:hideMark/>
          </w:tcPr>
          <w:p w:rsidR="00345C4B" w:rsidRPr="00D732F9" w:rsidRDefault="00345C4B" w:rsidP="00066C57">
            <w:pPr>
              <w:rPr>
                <w:rFonts w:cs="Arial"/>
              </w:rPr>
            </w:pPr>
            <w:r w:rsidRPr="00D732F9">
              <w:rPr>
                <w:rFonts w:cs="Arial"/>
              </w:rPr>
              <w:t>F407D6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142</w:t>
            </w:r>
          </w:p>
        </w:tc>
        <w:tc>
          <w:tcPr>
            <w:tcW w:w="3280" w:type="dxa"/>
            <w:noWrap/>
            <w:hideMark/>
          </w:tcPr>
          <w:p w:rsidR="00345C4B" w:rsidRPr="00D732F9" w:rsidRDefault="00345C4B" w:rsidP="00066C57">
            <w:pPr>
              <w:rPr>
                <w:rFonts w:cs="Arial"/>
              </w:rPr>
            </w:pPr>
            <w:r w:rsidRPr="00D732F9">
              <w:rPr>
                <w:rFonts w:cs="Arial"/>
              </w:rPr>
              <w:t>F2746D</w:t>
            </w:r>
          </w:p>
        </w:tc>
        <w:tc>
          <w:tcPr>
            <w:tcW w:w="4876" w:type="dxa"/>
            <w:noWrap/>
            <w:hideMark/>
          </w:tcPr>
          <w:p w:rsidR="00345C4B" w:rsidRPr="00D732F9" w:rsidRDefault="00345C4B" w:rsidP="00066C57">
            <w:pPr>
              <w:rPr>
                <w:rFonts w:cs="Arial"/>
              </w:rPr>
            </w:pPr>
            <w:r w:rsidRPr="00D732F9">
              <w:rPr>
                <w:rFonts w:cs="Arial"/>
              </w:rPr>
              <w:t>F407D7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143</w:t>
            </w:r>
          </w:p>
        </w:tc>
        <w:tc>
          <w:tcPr>
            <w:tcW w:w="3280" w:type="dxa"/>
            <w:noWrap/>
            <w:hideMark/>
          </w:tcPr>
          <w:p w:rsidR="00345C4B" w:rsidRPr="00D732F9" w:rsidRDefault="00345C4B" w:rsidP="00066C57">
            <w:pPr>
              <w:rPr>
                <w:rFonts w:cs="Arial"/>
              </w:rPr>
            </w:pPr>
            <w:r w:rsidRPr="00D732F9">
              <w:rPr>
                <w:rFonts w:cs="Arial"/>
              </w:rPr>
              <w:t>CE5766</w:t>
            </w:r>
          </w:p>
        </w:tc>
        <w:tc>
          <w:tcPr>
            <w:tcW w:w="4876" w:type="dxa"/>
            <w:noWrap/>
            <w:hideMark/>
          </w:tcPr>
          <w:p w:rsidR="00345C4B" w:rsidRPr="00D732F9" w:rsidRDefault="00345C4B" w:rsidP="00066C57">
            <w:pPr>
              <w:rPr>
                <w:rFonts w:cs="Arial"/>
              </w:rPr>
            </w:pPr>
            <w:r w:rsidRPr="00D732F9">
              <w:rPr>
                <w:rFonts w:cs="Arial"/>
              </w:rPr>
              <w:t>F407D8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144</w:t>
            </w:r>
          </w:p>
        </w:tc>
        <w:tc>
          <w:tcPr>
            <w:tcW w:w="3280" w:type="dxa"/>
            <w:noWrap/>
            <w:hideMark/>
          </w:tcPr>
          <w:p w:rsidR="00345C4B" w:rsidRPr="00D732F9" w:rsidRDefault="00345C4B" w:rsidP="00066C57">
            <w:pPr>
              <w:rPr>
                <w:rFonts w:cs="Arial"/>
              </w:rPr>
            </w:pPr>
            <w:r w:rsidRPr="00D732F9">
              <w:rPr>
                <w:rFonts w:cs="Arial"/>
              </w:rPr>
              <w:t>C84B4C</w:t>
            </w:r>
          </w:p>
        </w:tc>
        <w:tc>
          <w:tcPr>
            <w:tcW w:w="4876" w:type="dxa"/>
            <w:noWrap/>
            <w:hideMark/>
          </w:tcPr>
          <w:p w:rsidR="00345C4B" w:rsidRPr="00D732F9" w:rsidRDefault="00345C4B" w:rsidP="00066C57">
            <w:pPr>
              <w:rPr>
                <w:rFonts w:cs="Arial"/>
              </w:rPr>
            </w:pPr>
            <w:r w:rsidRPr="00D732F9">
              <w:rPr>
                <w:rFonts w:cs="Arial"/>
              </w:rPr>
              <w:t>F407D9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145</w:t>
            </w:r>
          </w:p>
        </w:tc>
        <w:tc>
          <w:tcPr>
            <w:tcW w:w="3280" w:type="dxa"/>
            <w:noWrap/>
            <w:hideMark/>
          </w:tcPr>
          <w:p w:rsidR="00345C4B" w:rsidRPr="00D732F9" w:rsidRDefault="00345C4B" w:rsidP="00066C57">
            <w:pPr>
              <w:rPr>
                <w:rFonts w:cs="Arial"/>
              </w:rPr>
            </w:pPr>
            <w:r w:rsidRPr="00D732F9">
              <w:rPr>
                <w:rFonts w:cs="Arial"/>
              </w:rPr>
              <w:t>C64343</w:t>
            </w:r>
          </w:p>
        </w:tc>
        <w:tc>
          <w:tcPr>
            <w:tcW w:w="4876" w:type="dxa"/>
            <w:noWrap/>
            <w:hideMark/>
          </w:tcPr>
          <w:p w:rsidR="00345C4B" w:rsidRPr="00D732F9" w:rsidRDefault="00345C4B" w:rsidP="00066C57">
            <w:pPr>
              <w:rPr>
                <w:rFonts w:cs="Arial"/>
              </w:rPr>
            </w:pPr>
            <w:r w:rsidRPr="00D732F9">
              <w:rPr>
                <w:rFonts w:cs="Arial"/>
              </w:rPr>
              <w:t>F407DA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146</w:t>
            </w:r>
          </w:p>
        </w:tc>
        <w:tc>
          <w:tcPr>
            <w:tcW w:w="3280" w:type="dxa"/>
            <w:noWrap/>
            <w:hideMark/>
          </w:tcPr>
          <w:p w:rsidR="00345C4B" w:rsidRPr="00D732F9" w:rsidRDefault="00345C4B" w:rsidP="00066C57">
            <w:pPr>
              <w:rPr>
                <w:rFonts w:cs="Arial"/>
              </w:rPr>
            </w:pPr>
            <w:r w:rsidRPr="00D732F9">
              <w:rPr>
                <w:rFonts w:cs="Arial"/>
              </w:rPr>
              <w:t>CE4E4B</w:t>
            </w:r>
          </w:p>
        </w:tc>
        <w:tc>
          <w:tcPr>
            <w:tcW w:w="4876" w:type="dxa"/>
            <w:noWrap/>
            <w:hideMark/>
          </w:tcPr>
          <w:p w:rsidR="00345C4B" w:rsidRPr="00D732F9" w:rsidRDefault="00345C4B" w:rsidP="00066C57">
            <w:pPr>
              <w:rPr>
                <w:rFonts w:cs="Arial"/>
              </w:rPr>
            </w:pPr>
            <w:r w:rsidRPr="00D732F9">
              <w:rPr>
                <w:rFonts w:cs="Arial"/>
              </w:rPr>
              <w:t>F407DB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147</w:t>
            </w:r>
          </w:p>
        </w:tc>
        <w:tc>
          <w:tcPr>
            <w:tcW w:w="3280" w:type="dxa"/>
            <w:noWrap/>
            <w:hideMark/>
          </w:tcPr>
          <w:p w:rsidR="00345C4B" w:rsidRPr="00D732F9" w:rsidRDefault="00345C4B" w:rsidP="00066C57">
            <w:pPr>
              <w:rPr>
                <w:rFonts w:cs="Arial"/>
              </w:rPr>
            </w:pPr>
            <w:r w:rsidRPr="00D732F9">
              <w:rPr>
                <w:rFonts w:cs="Arial"/>
              </w:rPr>
              <w:t>C9484B</w:t>
            </w:r>
          </w:p>
        </w:tc>
        <w:tc>
          <w:tcPr>
            <w:tcW w:w="4876" w:type="dxa"/>
            <w:noWrap/>
            <w:hideMark/>
          </w:tcPr>
          <w:p w:rsidR="00345C4B" w:rsidRPr="00D732F9" w:rsidRDefault="00345C4B" w:rsidP="00066C57">
            <w:pPr>
              <w:rPr>
                <w:rFonts w:cs="Arial"/>
              </w:rPr>
            </w:pPr>
            <w:r w:rsidRPr="00D732F9">
              <w:rPr>
                <w:rFonts w:cs="Arial"/>
              </w:rPr>
              <w:t>F407DC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148</w:t>
            </w:r>
          </w:p>
        </w:tc>
        <w:tc>
          <w:tcPr>
            <w:tcW w:w="3280" w:type="dxa"/>
            <w:noWrap/>
            <w:hideMark/>
          </w:tcPr>
          <w:p w:rsidR="00345C4B" w:rsidRPr="00D732F9" w:rsidRDefault="00345C4B" w:rsidP="00066C57">
            <w:pPr>
              <w:rPr>
                <w:rFonts w:cs="Arial"/>
              </w:rPr>
            </w:pPr>
            <w:r w:rsidRPr="00D732F9">
              <w:rPr>
                <w:rFonts w:cs="Arial"/>
              </w:rPr>
              <w:t>D3544F</w:t>
            </w:r>
          </w:p>
        </w:tc>
        <w:tc>
          <w:tcPr>
            <w:tcW w:w="4876" w:type="dxa"/>
            <w:noWrap/>
            <w:hideMark/>
          </w:tcPr>
          <w:p w:rsidR="00345C4B" w:rsidRPr="00D732F9" w:rsidRDefault="00345C4B" w:rsidP="00066C57">
            <w:pPr>
              <w:rPr>
                <w:rFonts w:cs="Arial"/>
              </w:rPr>
            </w:pPr>
            <w:r w:rsidRPr="00D732F9">
              <w:rPr>
                <w:rFonts w:cs="Arial"/>
              </w:rPr>
              <w:t>F407DD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149</w:t>
            </w:r>
          </w:p>
        </w:tc>
        <w:tc>
          <w:tcPr>
            <w:tcW w:w="3280" w:type="dxa"/>
            <w:noWrap/>
            <w:hideMark/>
          </w:tcPr>
          <w:p w:rsidR="00345C4B" w:rsidRPr="00D732F9" w:rsidRDefault="00345C4B" w:rsidP="00066C57">
            <w:pPr>
              <w:rPr>
                <w:rFonts w:cs="Arial"/>
              </w:rPr>
            </w:pPr>
            <w:r w:rsidRPr="00D732F9">
              <w:rPr>
                <w:rFonts w:cs="Arial"/>
              </w:rPr>
              <w:t>C3454D</w:t>
            </w:r>
          </w:p>
        </w:tc>
        <w:tc>
          <w:tcPr>
            <w:tcW w:w="4876" w:type="dxa"/>
            <w:noWrap/>
            <w:hideMark/>
          </w:tcPr>
          <w:p w:rsidR="00345C4B" w:rsidRPr="00D732F9" w:rsidRDefault="00345C4B" w:rsidP="00066C57">
            <w:pPr>
              <w:rPr>
                <w:rFonts w:cs="Arial"/>
              </w:rPr>
            </w:pPr>
            <w:r w:rsidRPr="00D732F9">
              <w:rPr>
                <w:rFonts w:cs="Arial"/>
              </w:rPr>
              <w:t>F407DE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150</w:t>
            </w:r>
          </w:p>
        </w:tc>
        <w:tc>
          <w:tcPr>
            <w:tcW w:w="3280" w:type="dxa"/>
            <w:noWrap/>
            <w:hideMark/>
          </w:tcPr>
          <w:p w:rsidR="00345C4B" w:rsidRPr="00D732F9" w:rsidRDefault="00345C4B" w:rsidP="00066C57">
            <w:pPr>
              <w:rPr>
                <w:rFonts w:cs="Arial"/>
              </w:rPr>
            </w:pPr>
            <w:r w:rsidRPr="00D732F9">
              <w:rPr>
                <w:rFonts w:cs="Arial"/>
              </w:rPr>
              <w:t>D74E46</w:t>
            </w:r>
          </w:p>
        </w:tc>
        <w:tc>
          <w:tcPr>
            <w:tcW w:w="4876" w:type="dxa"/>
            <w:noWrap/>
            <w:hideMark/>
          </w:tcPr>
          <w:p w:rsidR="00345C4B" w:rsidRPr="00D732F9" w:rsidRDefault="00345C4B" w:rsidP="00066C57">
            <w:pPr>
              <w:rPr>
                <w:rFonts w:cs="Arial"/>
              </w:rPr>
            </w:pPr>
            <w:r w:rsidRPr="00D732F9">
              <w:rPr>
                <w:rFonts w:cs="Arial"/>
              </w:rPr>
              <w:t>F407DF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151</w:t>
            </w:r>
          </w:p>
        </w:tc>
        <w:tc>
          <w:tcPr>
            <w:tcW w:w="3280" w:type="dxa"/>
            <w:noWrap/>
            <w:hideMark/>
          </w:tcPr>
          <w:p w:rsidR="00345C4B" w:rsidRPr="00D732F9" w:rsidRDefault="00345C4B" w:rsidP="00066C57">
            <w:pPr>
              <w:rPr>
                <w:rFonts w:cs="Arial"/>
              </w:rPr>
            </w:pPr>
            <w:r w:rsidRPr="00D732F9">
              <w:rPr>
                <w:rFonts w:cs="Arial"/>
              </w:rPr>
              <w:t>E0615E</w:t>
            </w:r>
          </w:p>
        </w:tc>
        <w:tc>
          <w:tcPr>
            <w:tcW w:w="4876" w:type="dxa"/>
            <w:noWrap/>
            <w:hideMark/>
          </w:tcPr>
          <w:p w:rsidR="00345C4B" w:rsidRPr="00D732F9" w:rsidRDefault="00345C4B" w:rsidP="00066C57">
            <w:pPr>
              <w:rPr>
                <w:rFonts w:cs="Arial"/>
              </w:rPr>
            </w:pPr>
            <w:r w:rsidRPr="00D732F9">
              <w:rPr>
                <w:rFonts w:cs="Arial"/>
              </w:rPr>
              <w:t>F407E0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152</w:t>
            </w:r>
          </w:p>
        </w:tc>
        <w:tc>
          <w:tcPr>
            <w:tcW w:w="3280" w:type="dxa"/>
            <w:noWrap/>
            <w:hideMark/>
          </w:tcPr>
          <w:p w:rsidR="00345C4B" w:rsidRPr="00D732F9" w:rsidRDefault="00345C4B" w:rsidP="00066C57">
            <w:pPr>
              <w:rPr>
                <w:rFonts w:cs="Arial"/>
              </w:rPr>
            </w:pPr>
            <w:r w:rsidRPr="00D732F9">
              <w:rPr>
                <w:rFonts w:cs="Arial"/>
              </w:rPr>
              <w:t>D65A5E</w:t>
            </w:r>
          </w:p>
        </w:tc>
        <w:tc>
          <w:tcPr>
            <w:tcW w:w="4876" w:type="dxa"/>
            <w:noWrap/>
            <w:hideMark/>
          </w:tcPr>
          <w:p w:rsidR="00345C4B" w:rsidRPr="00D732F9" w:rsidRDefault="00345C4B" w:rsidP="00066C57">
            <w:pPr>
              <w:rPr>
                <w:rFonts w:cs="Arial"/>
              </w:rPr>
            </w:pPr>
            <w:r w:rsidRPr="00D732F9">
              <w:rPr>
                <w:rFonts w:cs="Arial"/>
              </w:rPr>
              <w:t>F407E1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153</w:t>
            </w:r>
          </w:p>
        </w:tc>
        <w:tc>
          <w:tcPr>
            <w:tcW w:w="3280" w:type="dxa"/>
            <w:noWrap/>
            <w:hideMark/>
          </w:tcPr>
          <w:p w:rsidR="00345C4B" w:rsidRPr="00D732F9" w:rsidRDefault="00345C4B" w:rsidP="00066C57">
            <w:pPr>
              <w:rPr>
                <w:rFonts w:cs="Arial"/>
              </w:rPr>
            </w:pPr>
            <w:r w:rsidRPr="00D732F9">
              <w:rPr>
                <w:rFonts w:cs="Arial"/>
              </w:rPr>
              <w:t>E55B55</w:t>
            </w:r>
          </w:p>
        </w:tc>
        <w:tc>
          <w:tcPr>
            <w:tcW w:w="4876" w:type="dxa"/>
            <w:noWrap/>
            <w:hideMark/>
          </w:tcPr>
          <w:p w:rsidR="00345C4B" w:rsidRPr="00D732F9" w:rsidRDefault="00345C4B" w:rsidP="00066C57">
            <w:pPr>
              <w:rPr>
                <w:rFonts w:cs="Arial"/>
              </w:rPr>
            </w:pPr>
            <w:r w:rsidRPr="00D732F9">
              <w:rPr>
                <w:rFonts w:cs="Arial"/>
              </w:rPr>
              <w:t>F407E2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154</w:t>
            </w:r>
          </w:p>
        </w:tc>
        <w:tc>
          <w:tcPr>
            <w:tcW w:w="3280" w:type="dxa"/>
            <w:noWrap/>
            <w:hideMark/>
          </w:tcPr>
          <w:p w:rsidR="00345C4B" w:rsidRPr="00D732F9" w:rsidRDefault="00345C4B" w:rsidP="00066C57">
            <w:pPr>
              <w:rPr>
                <w:rFonts w:cs="Arial"/>
              </w:rPr>
            </w:pPr>
            <w:r w:rsidRPr="00D732F9">
              <w:rPr>
                <w:rFonts w:cs="Arial"/>
              </w:rPr>
              <w:t>F5756F</w:t>
            </w:r>
          </w:p>
        </w:tc>
        <w:tc>
          <w:tcPr>
            <w:tcW w:w="4876" w:type="dxa"/>
            <w:noWrap/>
            <w:hideMark/>
          </w:tcPr>
          <w:p w:rsidR="00345C4B" w:rsidRPr="00D732F9" w:rsidRDefault="00345C4B" w:rsidP="00066C57">
            <w:pPr>
              <w:rPr>
                <w:rFonts w:cs="Arial"/>
              </w:rPr>
            </w:pPr>
            <w:r w:rsidRPr="00D732F9">
              <w:rPr>
                <w:rFonts w:cs="Arial"/>
              </w:rPr>
              <w:t>F407E3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155</w:t>
            </w:r>
          </w:p>
        </w:tc>
        <w:tc>
          <w:tcPr>
            <w:tcW w:w="3280" w:type="dxa"/>
            <w:noWrap/>
            <w:hideMark/>
          </w:tcPr>
          <w:p w:rsidR="00345C4B" w:rsidRPr="00D732F9" w:rsidRDefault="00345C4B" w:rsidP="00066C57">
            <w:pPr>
              <w:rPr>
                <w:rFonts w:cs="Arial"/>
              </w:rPr>
            </w:pPr>
            <w:r w:rsidRPr="00D732F9">
              <w:rPr>
                <w:rFonts w:cs="Arial"/>
              </w:rPr>
              <w:t>E46A71</w:t>
            </w:r>
          </w:p>
        </w:tc>
        <w:tc>
          <w:tcPr>
            <w:tcW w:w="4876" w:type="dxa"/>
            <w:noWrap/>
            <w:hideMark/>
          </w:tcPr>
          <w:p w:rsidR="00345C4B" w:rsidRPr="00D732F9" w:rsidRDefault="00345C4B" w:rsidP="00066C57">
            <w:pPr>
              <w:rPr>
                <w:rFonts w:cs="Arial"/>
              </w:rPr>
            </w:pPr>
            <w:r w:rsidRPr="00D732F9">
              <w:rPr>
                <w:rFonts w:cs="Arial"/>
              </w:rPr>
              <w:t>F407E4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156</w:t>
            </w:r>
          </w:p>
        </w:tc>
        <w:tc>
          <w:tcPr>
            <w:tcW w:w="3280" w:type="dxa"/>
            <w:noWrap/>
            <w:hideMark/>
          </w:tcPr>
          <w:p w:rsidR="00345C4B" w:rsidRPr="00D732F9" w:rsidRDefault="00345C4B" w:rsidP="00066C57">
            <w:pPr>
              <w:rPr>
                <w:rFonts w:cs="Arial"/>
              </w:rPr>
            </w:pPr>
            <w:r w:rsidRPr="00D732F9">
              <w:rPr>
                <w:rFonts w:cs="Arial"/>
              </w:rPr>
              <w:t>E36160</w:t>
            </w:r>
          </w:p>
        </w:tc>
        <w:tc>
          <w:tcPr>
            <w:tcW w:w="4876" w:type="dxa"/>
            <w:noWrap/>
            <w:hideMark/>
          </w:tcPr>
          <w:p w:rsidR="00345C4B" w:rsidRPr="00D732F9" w:rsidRDefault="00345C4B" w:rsidP="00066C57">
            <w:pPr>
              <w:rPr>
                <w:rFonts w:cs="Arial"/>
              </w:rPr>
            </w:pPr>
            <w:r w:rsidRPr="00D732F9">
              <w:rPr>
                <w:rFonts w:cs="Arial"/>
              </w:rPr>
              <w:t>F407E5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157</w:t>
            </w:r>
          </w:p>
        </w:tc>
        <w:tc>
          <w:tcPr>
            <w:tcW w:w="3280" w:type="dxa"/>
            <w:noWrap/>
            <w:hideMark/>
          </w:tcPr>
          <w:p w:rsidR="00345C4B" w:rsidRPr="00D732F9" w:rsidRDefault="00345C4B" w:rsidP="00066C57">
            <w:pPr>
              <w:rPr>
                <w:rFonts w:cs="Arial"/>
              </w:rPr>
            </w:pPr>
            <w:r w:rsidRPr="00D732F9">
              <w:rPr>
                <w:rFonts w:cs="Arial"/>
              </w:rPr>
              <w:t>E16465</w:t>
            </w:r>
          </w:p>
        </w:tc>
        <w:tc>
          <w:tcPr>
            <w:tcW w:w="4876" w:type="dxa"/>
            <w:noWrap/>
            <w:hideMark/>
          </w:tcPr>
          <w:p w:rsidR="00345C4B" w:rsidRPr="00D732F9" w:rsidRDefault="00345C4B" w:rsidP="00066C57">
            <w:pPr>
              <w:rPr>
                <w:rFonts w:cs="Arial"/>
              </w:rPr>
            </w:pPr>
            <w:r w:rsidRPr="00D732F9">
              <w:rPr>
                <w:rFonts w:cs="Arial"/>
              </w:rPr>
              <w:t>F407E6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158</w:t>
            </w:r>
          </w:p>
        </w:tc>
        <w:tc>
          <w:tcPr>
            <w:tcW w:w="3280" w:type="dxa"/>
            <w:noWrap/>
            <w:hideMark/>
          </w:tcPr>
          <w:p w:rsidR="00345C4B" w:rsidRPr="00D732F9" w:rsidRDefault="00345C4B" w:rsidP="00066C57">
            <w:pPr>
              <w:rPr>
                <w:rFonts w:cs="Arial"/>
              </w:rPr>
            </w:pPr>
            <w:r w:rsidRPr="00D732F9">
              <w:rPr>
                <w:rFonts w:cs="Arial"/>
              </w:rPr>
              <w:t>D6585C</w:t>
            </w:r>
          </w:p>
        </w:tc>
        <w:tc>
          <w:tcPr>
            <w:tcW w:w="4876" w:type="dxa"/>
            <w:noWrap/>
            <w:hideMark/>
          </w:tcPr>
          <w:p w:rsidR="00345C4B" w:rsidRPr="00D732F9" w:rsidRDefault="00345C4B" w:rsidP="00066C57">
            <w:pPr>
              <w:rPr>
                <w:rFonts w:cs="Arial"/>
              </w:rPr>
            </w:pPr>
            <w:r w:rsidRPr="00D732F9">
              <w:rPr>
                <w:rFonts w:cs="Arial"/>
              </w:rPr>
              <w:t>F407E7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159</w:t>
            </w:r>
          </w:p>
        </w:tc>
        <w:tc>
          <w:tcPr>
            <w:tcW w:w="3280" w:type="dxa"/>
            <w:noWrap/>
            <w:hideMark/>
          </w:tcPr>
          <w:p w:rsidR="00345C4B" w:rsidRPr="00D732F9" w:rsidRDefault="00345C4B" w:rsidP="00066C57">
            <w:pPr>
              <w:rPr>
                <w:rFonts w:cs="Arial"/>
              </w:rPr>
            </w:pPr>
            <w:r w:rsidRPr="00D732F9">
              <w:rPr>
                <w:rFonts w:cs="Arial"/>
              </w:rPr>
              <w:t>DC5856</w:t>
            </w:r>
          </w:p>
        </w:tc>
        <w:tc>
          <w:tcPr>
            <w:tcW w:w="4876" w:type="dxa"/>
            <w:noWrap/>
            <w:hideMark/>
          </w:tcPr>
          <w:p w:rsidR="00345C4B" w:rsidRPr="00D732F9" w:rsidRDefault="00345C4B" w:rsidP="00066C57">
            <w:pPr>
              <w:rPr>
                <w:rFonts w:cs="Arial"/>
              </w:rPr>
            </w:pPr>
            <w:r w:rsidRPr="00D732F9">
              <w:rPr>
                <w:rFonts w:cs="Arial"/>
              </w:rPr>
              <w:t>F407E8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160</w:t>
            </w:r>
          </w:p>
        </w:tc>
        <w:tc>
          <w:tcPr>
            <w:tcW w:w="3280" w:type="dxa"/>
            <w:noWrap/>
            <w:hideMark/>
          </w:tcPr>
          <w:p w:rsidR="00345C4B" w:rsidRPr="00D732F9" w:rsidRDefault="00345C4B" w:rsidP="00066C57">
            <w:pPr>
              <w:rPr>
                <w:rFonts w:cs="Arial"/>
              </w:rPr>
            </w:pPr>
            <w:r w:rsidRPr="00D732F9">
              <w:rPr>
                <w:rFonts w:cs="Arial"/>
              </w:rPr>
              <w:t>E16260</w:t>
            </w:r>
          </w:p>
        </w:tc>
        <w:tc>
          <w:tcPr>
            <w:tcW w:w="4876" w:type="dxa"/>
            <w:noWrap/>
            <w:hideMark/>
          </w:tcPr>
          <w:p w:rsidR="00345C4B" w:rsidRPr="00D732F9" w:rsidRDefault="00345C4B" w:rsidP="00066C57">
            <w:pPr>
              <w:rPr>
                <w:rFonts w:cs="Arial"/>
              </w:rPr>
            </w:pPr>
            <w:r w:rsidRPr="00D732F9">
              <w:rPr>
                <w:rFonts w:cs="Arial"/>
              </w:rPr>
              <w:t>F407E9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161</w:t>
            </w:r>
          </w:p>
        </w:tc>
        <w:tc>
          <w:tcPr>
            <w:tcW w:w="3280" w:type="dxa"/>
            <w:noWrap/>
            <w:hideMark/>
          </w:tcPr>
          <w:p w:rsidR="00345C4B" w:rsidRPr="00D732F9" w:rsidRDefault="00345C4B" w:rsidP="00066C57">
            <w:pPr>
              <w:rPr>
                <w:rFonts w:cs="Arial"/>
              </w:rPr>
            </w:pPr>
            <w:r w:rsidRPr="00D732F9">
              <w:rPr>
                <w:rFonts w:cs="Arial"/>
              </w:rPr>
              <w:t>CC535C</w:t>
            </w:r>
          </w:p>
        </w:tc>
        <w:tc>
          <w:tcPr>
            <w:tcW w:w="4876" w:type="dxa"/>
            <w:noWrap/>
            <w:hideMark/>
          </w:tcPr>
          <w:p w:rsidR="00345C4B" w:rsidRPr="00D732F9" w:rsidRDefault="00345C4B" w:rsidP="00066C57">
            <w:pPr>
              <w:rPr>
                <w:rFonts w:cs="Arial"/>
              </w:rPr>
            </w:pPr>
            <w:r w:rsidRPr="00D732F9">
              <w:rPr>
                <w:rFonts w:cs="Arial"/>
              </w:rPr>
              <w:t>F407EA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162</w:t>
            </w:r>
          </w:p>
        </w:tc>
        <w:tc>
          <w:tcPr>
            <w:tcW w:w="3280" w:type="dxa"/>
            <w:noWrap/>
            <w:hideMark/>
          </w:tcPr>
          <w:p w:rsidR="00345C4B" w:rsidRPr="00D732F9" w:rsidRDefault="00345C4B" w:rsidP="00066C57">
            <w:pPr>
              <w:rPr>
                <w:rFonts w:cs="Arial"/>
              </w:rPr>
            </w:pPr>
            <w:r w:rsidRPr="00D732F9">
              <w:rPr>
                <w:rFonts w:cs="Arial"/>
              </w:rPr>
              <w:t>CE4C4B</w:t>
            </w:r>
          </w:p>
        </w:tc>
        <w:tc>
          <w:tcPr>
            <w:tcW w:w="4876" w:type="dxa"/>
            <w:noWrap/>
            <w:hideMark/>
          </w:tcPr>
          <w:p w:rsidR="00345C4B" w:rsidRPr="00D732F9" w:rsidRDefault="00345C4B" w:rsidP="00066C57">
            <w:pPr>
              <w:rPr>
                <w:rFonts w:cs="Arial"/>
              </w:rPr>
            </w:pPr>
            <w:r w:rsidRPr="00D732F9">
              <w:rPr>
                <w:rFonts w:cs="Arial"/>
              </w:rPr>
              <w:t>F407EB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163</w:t>
            </w:r>
          </w:p>
        </w:tc>
        <w:tc>
          <w:tcPr>
            <w:tcW w:w="3280" w:type="dxa"/>
            <w:noWrap/>
            <w:hideMark/>
          </w:tcPr>
          <w:p w:rsidR="00345C4B" w:rsidRPr="00D732F9" w:rsidRDefault="00345C4B" w:rsidP="00066C57">
            <w:pPr>
              <w:rPr>
                <w:rFonts w:cs="Arial"/>
              </w:rPr>
            </w:pPr>
            <w:r w:rsidRPr="00D732F9">
              <w:rPr>
                <w:rFonts w:cs="Arial"/>
              </w:rPr>
              <w:t>D75653</w:t>
            </w:r>
          </w:p>
        </w:tc>
        <w:tc>
          <w:tcPr>
            <w:tcW w:w="4876" w:type="dxa"/>
            <w:noWrap/>
            <w:hideMark/>
          </w:tcPr>
          <w:p w:rsidR="00345C4B" w:rsidRPr="00D732F9" w:rsidRDefault="00345C4B" w:rsidP="00066C57">
            <w:pPr>
              <w:rPr>
                <w:rFonts w:cs="Arial"/>
              </w:rPr>
            </w:pPr>
            <w:r w:rsidRPr="00D732F9">
              <w:rPr>
                <w:rFonts w:cs="Arial"/>
              </w:rPr>
              <w:t>F407EC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164</w:t>
            </w:r>
          </w:p>
        </w:tc>
        <w:tc>
          <w:tcPr>
            <w:tcW w:w="3280" w:type="dxa"/>
            <w:noWrap/>
            <w:hideMark/>
          </w:tcPr>
          <w:p w:rsidR="00345C4B" w:rsidRPr="00D732F9" w:rsidRDefault="00345C4B" w:rsidP="00066C57">
            <w:pPr>
              <w:rPr>
                <w:rFonts w:cs="Arial"/>
              </w:rPr>
            </w:pPr>
            <w:r w:rsidRPr="00D732F9">
              <w:rPr>
                <w:rFonts w:cs="Arial"/>
              </w:rPr>
              <w:t>D85555</w:t>
            </w:r>
          </w:p>
        </w:tc>
        <w:tc>
          <w:tcPr>
            <w:tcW w:w="4876" w:type="dxa"/>
            <w:noWrap/>
            <w:hideMark/>
          </w:tcPr>
          <w:p w:rsidR="00345C4B" w:rsidRPr="00D732F9" w:rsidRDefault="00345C4B" w:rsidP="00066C57">
            <w:pPr>
              <w:rPr>
                <w:rFonts w:cs="Arial"/>
              </w:rPr>
            </w:pPr>
            <w:r w:rsidRPr="00D732F9">
              <w:rPr>
                <w:rFonts w:cs="Arial"/>
              </w:rPr>
              <w:t>F407ED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165</w:t>
            </w:r>
          </w:p>
        </w:tc>
        <w:tc>
          <w:tcPr>
            <w:tcW w:w="3280" w:type="dxa"/>
            <w:noWrap/>
            <w:hideMark/>
          </w:tcPr>
          <w:p w:rsidR="00345C4B" w:rsidRPr="00D732F9" w:rsidRDefault="00345C4B" w:rsidP="00066C57">
            <w:pPr>
              <w:rPr>
                <w:rFonts w:cs="Arial"/>
              </w:rPr>
            </w:pPr>
            <w:r w:rsidRPr="00D732F9">
              <w:rPr>
                <w:rFonts w:cs="Arial"/>
              </w:rPr>
              <w:t>E5625E</w:t>
            </w:r>
          </w:p>
        </w:tc>
        <w:tc>
          <w:tcPr>
            <w:tcW w:w="4876" w:type="dxa"/>
            <w:noWrap/>
            <w:hideMark/>
          </w:tcPr>
          <w:p w:rsidR="00345C4B" w:rsidRPr="00D732F9" w:rsidRDefault="00345C4B" w:rsidP="00066C57">
            <w:pPr>
              <w:rPr>
                <w:rFonts w:cs="Arial"/>
              </w:rPr>
            </w:pPr>
            <w:r w:rsidRPr="00D732F9">
              <w:rPr>
                <w:rFonts w:cs="Arial"/>
              </w:rPr>
              <w:t>F407EE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166</w:t>
            </w:r>
          </w:p>
        </w:tc>
        <w:tc>
          <w:tcPr>
            <w:tcW w:w="3280" w:type="dxa"/>
            <w:noWrap/>
            <w:hideMark/>
          </w:tcPr>
          <w:p w:rsidR="00345C4B" w:rsidRPr="00D732F9" w:rsidRDefault="00345C4B" w:rsidP="00066C57">
            <w:pPr>
              <w:rPr>
                <w:rFonts w:cs="Arial"/>
              </w:rPr>
            </w:pPr>
            <w:r w:rsidRPr="00D732F9">
              <w:rPr>
                <w:rFonts w:cs="Arial"/>
              </w:rPr>
              <w:t>EE6E69</w:t>
            </w:r>
          </w:p>
        </w:tc>
        <w:tc>
          <w:tcPr>
            <w:tcW w:w="4876" w:type="dxa"/>
            <w:noWrap/>
            <w:hideMark/>
          </w:tcPr>
          <w:p w:rsidR="00345C4B" w:rsidRPr="00D732F9" w:rsidRDefault="00345C4B" w:rsidP="00066C57">
            <w:pPr>
              <w:rPr>
                <w:rFonts w:cs="Arial"/>
              </w:rPr>
            </w:pPr>
            <w:r w:rsidRPr="00D732F9">
              <w:rPr>
                <w:rFonts w:cs="Arial"/>
              </w:rPr>
              <w:t>F407EF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167</w:t>
            </w:r>
          </w:p>
        </w:tc>
        <w:tc>
          <w:tcPr>
            <w:tcW w:w="3280" w:type="dxa"/>
            <w:noWrap/>
            <w:hideMark/>
          </w:tcPr>
          <w:p w:rsidR="00345C4B" w:rsidRPr="00D732F9" w:rsidRDefault="00345C4B" w:rsidP="00066C57">
            <w:pPr>
              <w:rPr>
                <w:rFonts w:cs="Arial"/>
              </w:rPr>
            </w:pPr>
            <w:r w:rsidRPr="00D732F9">
              <w:rPr>
                <w:rFonts w:cs="Arial"/>
              </w:rPr>
              <w:t>EB6B6C</w:t>
            </w:r>
          </w:p>
        </w:tc>
        <w:tc>
          <w:tcPr>
            <w:tcW w:w="4876" w:type="dxa"/>
            <w:noWrap/>
            <w:hideMark/>
          </w:tcPr>
          <w:p w:rsidR="00345C4B" w:rsidRPr="00D732F9" w:rsidRDefault="00345C4B" w:rsidP="00066C57">
            <w:pPr>
              <w:rPr>
                <w:rFonts w:cs="Arial"/>
              </w:rPr>
            </w:pPr>
            <w:r w:rsidRPr="00D732F9">
              <w:rPr>
                <w:rFonts w:cs="Arial"/>
              </w:rPr>
              <w:t>F407F0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168</w:t>
            </w:r>
          </w:p>
        </w:tc>
        <w:tc>
          <w:tcPr>
            <w:tcW w:w="3280" w:type="dxa"/>
            <w:noWrap/>
            <w:hideMark/>
          </w:tcPr>
          <w:p w:rsidR="00345C4B" w:rsidRPr="00D732F9" w:rsidRDefault="00345C4B" w:rsidP="00066C57">
            <w:pPr>
              <w:rPr>
                <w:rFonts w:cs="Arial"/>
              </w:rPr>
            </w:pPr>
            <w:r w:rsidRPr="00D732F9">
              <w:rPr>
                <w:rFonts w:cs="Arial"/>
              </w:rPr>
              <w:t>F5716E</w:t>
            </w:r>
          </w:p>
        </w:tc>
        <w:tc>
          <w:tcPr>
            <w:tcW w:w="4876" w:type="dxa"/>
            <w:noWrap/>
            <w:hideMark/>
          </w:tcPr>
          <w:p w:rsidR="00345C4B" w:rsidRPr="00D732F9" w:rsidRDefault="00345C4B" w:rsidP="00066C57">
            <w:pPr>
              <w:rPr>
                <w:rFonts w:cs="Arial"/>
              </w:rPr>
            </w:pPr>
            <w:r w:rsidRPr="00D732F9">
              <w:rPr>
                <w:rFonts w:cs="Arial"/>
              </w:rPr>
              <w:t>F407F1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169</w:t>
            </w:r>
          </w:p>
        </w:tc>
        <w:tc>
          <w:tcPr>
            <w:tcW w:w="3280" w:type="dxa"/>
            <w:noWrap/>
            <w:hideMark/>
          </w:tcPr>
          <w:p w:rsidR="00345C4B" w:rsidRPr="00D732F9" w:rsidRDefault="00345C4B" w:rsidP="00066C57">
            <w:pPr>
              <w:rPr>
                <w:rFonts w:cs="Arial"/>
              </w:rPr>
            </w:pPr>
            <w:r w:rsidRPr="00D732F9">
              <w:rPr>
                <w:rFonts w:cs="Arial"/>
              </w:rPr>
              <w:t>FC7A78</w:t>
            </w:r>
          </w:p>
        </w:tc>
        <w:tc>
          <w:tcPr>
            <w:tcW w:w="4876" w:type="dxa"/>
            <w:noWrap/>
            <w:hideMark/>
          </w:tcPr>
          <w:p w:rsidR="00345C4B" w:rsidRPr="00D732F9" w:rsidRDefault="00345C4B" w:rsidP="00066C57">
            <w:pPr>
              <w:rPr>
                <w:rFonts w:cs="Arial"/>
              </w:rPr>
            </w:pPr>
            <w:r w:rsidRPr="00D732F9">
              <w:rPr>
                <w:rFonts w:cs="Arial"/>
              </w:rPr>
              <w:t>F407F2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170</w:t>
            </w:r>
          </w:p>
        </w:tc>
        <w:tc>
          <w:tcPr>
            <w:tcW w:w="3280" w:type="dxa"/>
            <w:noWrap/>
            <w:hideMark/>
          </w:tcPr>
          <w:p w:rsidR="00345C4B" w:rsidRPr="00D732F9" w:rsidRDefault="00345C4B" w:rsidP="00066C57">
            <w:pPr>
              <w:rPr>
                <w:rFonts w:cs="Arial"/>
              </w:rPr>
            </w:pPr>
            <w:r w:rsidRPr="00D732F9">
              <w:rPr>
                <w:rFonts w:cs="Arial"/>
              </w:rPr>
              <w:t>FD7C7D</w:t>
            </w:r>
          </w:p>
        </w:tc>
        <w:tc>
          <w:tcPr>
            <w:tcW w:w="4876" w:type="dxa"/>
            <w:noWrap/>
            <w:hideMark/>
          </w:tcPr>
          <w:p w:rsidR="00345C4B" w:rsidRPr="00D732F9" w:rsidRDefault="00345C4B" w:rsidP="00066C57">
            <w:pPr>
              <w:rPr>
                <w:rFonts w:cs="Arial"/>
              </w:rPr>
            </w:pPr>
            <w:r w:rsidRPr="00D732F9">
              <w:rPr>
                <w:rFonts w:cs="Arial"/>
              </w:rPr>
              <w:t>F407F3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171</w:t>
            </w:r>
          </w:p>
        </w:tc>
        <w:tc>
          <w:tcPr>
            <w:tcW w:w="3280" w:type="dxa"/>
            <w:noWrap/>
            <w:hideMark/>
          </w:tcPr>
          <w:p w:rsidR="00345C4B" w:rsidRPr="00D732F9" w:rsidRDefault="00345C4B" w:rsidP="00066C57">
            <w:pPr>
              <w:rPr>
                <w:rFonts w:cs="Arial"/>
              </w:rPr>
            </w:pPr>
            <w:r w:rsidRPr="00D732F9">
              <w:rPr>
                <w:rFonts w:cs="Arial"/>
              </w:rPr>
              <w:t>0F8982</w:t>
            </w:r>
          </w:p>
        </w:tc>
        <w:tc>
          <w:tcPr>
            <w:tcW w:w="4876" w:type="dxa"/>
            <w:noWrap/>
            <w:hideMark/>
          </w:tcPr>
          <w:p w:rsidR="00345C4B" w:rsidRPr="00D732F9" w:rsidRDefault="00345C4B" w:rsidP="00066C57">
            <w:pPr>
              <w:rPr>
                <w:rFonts w:cs="Arial"/>
              </w:rPr>
            </w:pPr>
            <w:r w:rsidRPr="00D732F9">
              <w:rPr>
                <w:rFonts w:cs="Arial"/>
              </w:rPr>
              <w:t>F407F4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172</w:t>
            </w:r>
          </w:p>
        </w:tc>
        <w:tc>
          <w:tcPr>
            <w:tcW w:w="3280" w:type="dxa"/>
            <w:noWrap/>
            <w:hideMark/>
          </w:tcPr>
          <w:p w:rsidR="00345C4B" w:rsidRPr="00D732F9" w:rsidRDefault="00345C4B" w:rsidP="00066C57">
            <w:pPr>
              <w:rPr>
                <w:rFonts w:cs="Arial"/>
              </w:rPr>
            </w:pPr>
            <w:r w:rsidRPr="00D732F9">
              <w:rPr>
                <w:rFonts w:cs="Arial"/>
              </w:rPr>
              <w:t>189592</w:t>
            </w:r>
          </w:p>
        </w:tc>
        <w:tc>
          <w:tcPr>
            <w:tcW w:w="4876" w:type="dxa"/>
            <w:noWrap/>
            <w:hideMark/>
          </w:tcPr>
          <w:p w:rsidR="00345C4B" w:rsidRPr="00D732F9" w:rsidRDefault="00345C4B" w:rsidP="00066C57">
            <w:pPr>
              <w:rPr>
                <w:rFonts w:cs="Arial"/>
              </w:rPr>
            </w:pPr>
            <w:r w:rsidRPr="00D732F9">
              <w:rPr>
                <w:rFonts w:cs="Arial"/>
              </w:rPr>
              <w:t>F407F5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173</w:t>
            </w:r>
          </w:p>
        </w:tc>
        <w:tc>
          <w:tcPr>
            <w:tcW w:w="3280" w:type="dxa"/>
            <w:noWrap/>
            <w:hideMark/>
          </w:tcPr>
          <w:p w:rsidR="00345C4B" w:rsidRPr="00D732F9" w:rsidRDefault="00345C4B" w:rsidP="00066C57">
            <w:pPr>
              <w:rPr>
                <w:rFonts w:cs="Arial"/>
              </w:rPr>
            </w:pPr>
            <w:r w:rsidRPr="00D732F9">
              <w:rPr>
                <w:rFonts w:cs="Arial"/>
              </w:rPr>
              <w:t>159698</w:t>
            </w:r>
          </w:p>
        </w:tc>
        <w:tc>
          <w:tcPr>
            <w:tcW w:w="4876" w:type="dxa"/>
            <w:noWrap/>
            <w:hideMark/>
          </w:tcPr>
          <w:p w:rsidR="00345C4B" w:rsidRPr="00D732F9" w:rsidRDefault="00345C4B" w:rsidP="00066C57">
            <w:pPr>
              <w:rPr>
                <w:rFonts w:cs="Arial"/>
              </w:rPr>
            </w:pPr>
            <w:r w:rsidRPr="00D732F9">
              <w:rPr>
                <w:rFonts w:cs="Arial"/>
              </w:rPr>
              <w:t>F407F6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174</w:t>
            </w:r>
          </w:p>
        </w:tc>
        <w:tc>
          <w:tcPr>
            <w:tcW w:w="3280" w:type="dxa"/>
            <w:noWrap/>
            <w:hideMark/>
          </w:tcPr>
          <w:p w:rsidR="00345C4B" w:rsidRPr="00D732F9" w:rsidRDefault="00345C4B" w:rsidP="00066C57">
            <w:pPr>
              <w:rPr>
                <w:rFonts w:cs="Arial"/>
              </w:rPr>
            </w:pPr>
            <w:r w:rsidRPr="00D732F9">
              <w:rPr>
                <w:rFonts w:cs="Arial"/>
              </w:rPr>
              <w:t>189795</w:t>
            </w:r>
          </w:p>
        </w:tc>
        <w:tc>
          <w:tcPr>
            <w:tcW w:w="4876" w:type="dxa"/>
            <w:noWrap/>
            <w:hideMark/>
          </w:tcPr>
          <w:p w:rsidR="00345C4B" w:rsidRPr="00D732F9" w:rsidRDefault="00345C4B" w:rsidP="00066C57">
            <w:pPr>
              <w:rPr>
                <w:rFonts w:cs="Arial"/>
              </w:rPr>
            </w:pPr>
            <w:r w:rsidRPr="00D732F9">
              <w:rPr>
                <w:rFonts w:cs="Arial"/>
              </w:rPr>
              <w:t>F407F7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175</w:t>
            </w:r>
          </w:p>
        </w:tc>
        <w:tc>
          <w:tcPr>
            <w:tcW w:w="3280" w:type="dxa"/>
            <w:noWrap/>
            <w:hideMark/>
          </w:tcPr>
          <w:p w:rsidR="00345C4B" w:rsidRPr="00D732F9" w:rsidRDefault="00345C4B" w:rsidP="00066C57">
            <w:pPr>
              <w:rPr>
                <w:rFonts w:cs="Arial"/>
              </w:rPr>
            </w:pPr>
            <w:r w:rsidRPr="00D732F9">
              <w:rPr>
                <w:rFonts w:cs="Arial"/>
              </w:rPr>
              <w:t>159698</w:t>
            </w:r>
          </w:p>
        </w:tc>
        <w:tc>
          <w:tcPr>
            <w:tcW w:w="4876" w:type="dxa"/>
            <w:noWrap/>
            <w:hideMark/>
          </w:tcPr>
          <w:p w:rsidR="00345C4B" w:rsidRPr="00D732F9" w:rsidRDefault="00345C4B" w:rsidP="00066C57">
            <w:pPr>
              <w:rPr>
                <w:rFonts w:cs="Arial"/>
              </w:rPr>
            </w:pPr>
            <w:r w:rsidRPr="00D732F9">
              <w:rPr>
                <w:rFonts w:cs="Arial"/>
              </w:rPr>
              <w:t>F407F8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176</w:t>
            </w:r>
          </w:p>
        </w:tc>
        <w:tc>
          <w:tcPr>
            <w:tcW w:w="3280" w:type="dxa"/>
            <w:noWrap/>
            <w:hideMark/>
          </w:tcPr>
          <w:p w:rsidR="00345C4B" w:rsidRPr="00D732F9" w:rsidRDefault="00345C4B" w:rsidP="00066C57">
            <w:pPr>
              <w:rPr>
                <w:rFonts w:cs="Arial"/>
              </w:rPr>
            </w:pPr>
            <w:r w:rsidRPr="00D732F9">
              <w:rPr>
                <w:rFonts w:cs="Arial"/>
              </w:rPr>
              <w:t>1C9795</w:t>
            </w:r>
          </w:p>
        </w:tc>
        <w:tc>
          <w:tcPr>
            <w:tcW w:w="4876" w:type="dxa"/>
            <w:noWrap/>
            <w:hideMark/>
          </w:tcPr>
          <w:p w:rsidR="00345C4B" w:rsidRPr="00D732F9" w:rsidRDefault="00345C4B" w:rsidP="00066C57">
            <w:pPr>
              <w:rPr>
                <w:rFonts w:cs="Arial"/>
              </w:rPr>
            </w:pPr>
            <w:r w:rsidRPr="00D732F9">
              <w:rPr>
                <w:rFonts w:cs="Arial"/>
              </w:rPr>
              <w:t>F407F9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177</w:t>
            </w:r>
          </w:p>
        </w:tc>
        <w:tc>
          <w:tcPr>
            <w:tcW w:w="3280" w:type="dxa"/>
            <w:noWrap/>
            <w:hideMark/>
          </w:tcPr>
          <w:p w:rsidR="00345C4B" w:rsidRPr="00D732F9" w:rsidRDefault="00345C4B" w:rsidP="00066C57">
            <w:pPr>
              <w:rPr>
                <w:rFonts w:cs="Arial"/>
              </w:rPr>
            </w:pPr>
            <w:r w:rsidRPr="00D732F9">
              <w:rPr>
                <w:rFonts w:cs="Arial"/>
              </w:rPr>
              <w:t>2AA6A1</w:t>
            </w:r>
          </w:p>
        </w:tc>
        <w:tc>
          <w:tcPr>
            <w:tcW w:w="4876" w:type="dxa"/>
            <w:noWrap/>
            <w:hideMark/>
          </w:tcPr>
          <w:p w:rsidR="00345C4B" w:rsidRPr="00D732F9" w:rsidRDefault="00345C4B" w:rsidP="00066C57">
            <w:pPr>
              <w:rPr>
                <w:rFonts w:cs="Arial"/>
              </w:rPr>
            </w:pPr>
            <w:r w:rsidRPr="00D732F9">
              <w:rPr>
                <w:rFonts w:cs="Arial"/>
              </w:rPr>
              <w:t>F407FA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178</w:t>
            </w:r>
          </w:p>
        </w:tc>
        <w:tc>
          <w:tcPr>
            <w:tcW w:w="3280" w:type="dxa"/>
            <w:noWrap/>
            <w:hideMark/>
          </w:tcPr>
          <w:p w:rsidR="00345C4B" w:rsidRPr="00D732F9" w:rsidRDefault="00345C4B" w:rsidP="00066C57">
            <w:pPr>
              <w:rPr>
                <w:rFonts w:cs="Arial"/>
              </w:rPr>
            </w:pPr>
            <w:r w:rsidRPr="00D732F9">
              <w:rPr>
                <w:rFonts w:cs="Arial"/>
              </w:rPr>
              <w:t>2AACAC</w:t>
            </w:r>
          </w:p>
        </w:tc>
        <w:tc>
          <w:tcPr>
            <w:tcW w:w="4876" w:type="dxa"/>
            <w:noWrap/>
            <w:hideMark/>
          </w:tcPr>
          <w:p w:rsidR="00345C4B" w:rsidRPr="00D732F9" w:rsidRDefault="00345C4B" w:rsidP="00066C57">
            <w:pPr>
              <w:rPr>
                <w:rFonts w:cs="Arial"/>
              </w:rPr>
            </w:pPr>
            <w:r w:rsidRPr="00D732F9">
              <w:rPr>
                <w:rFonts w:cs="Arial"/>
              </w:rPr>
              <w:t>F407FB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179</w:t>
            </w:r>
          </w:p>
        </w:tc>
        <w:tc>
          <w:tcPr>
            <w:tcW w:w="3280" w:type="dxa"/>
            <w:noWrap/>
            <w:hideMark/>
          </w:tcPr>
          <w:p w:rsidR="00345C4B" w:rsidRPr="00D732F9" w:rsidRDefault="00345C4B" w:rsidP="00066C57">
            <w:pPr>
              <w:rPr>
                <w:rFonts w:cs="Arial"/>
              </w:rPr>
            </w:pPr>
            <w:r w:rsidRPr="00D732F9">
              <w:rPr>
                <w:rFonts w:cs="Arial"/>
              </w:rPr>
              <w:t>29A8A9</w:t>
            </w:r>
          </w:p>
        </w:tc>
        <w:tc>
          <w:tcPr>
            <w:tcW w:w="4876" w:type="dxa"/>
            <w:noWrap/>
            <w:hideMark/>
          </w:tcPr>
          <w:p w:rsidR="00345C4B" w:rsidRPr="00D732F9" w:rsidRDefault="00345C4B" w:rsidP="00066C57">
            <w:pPr>
              <w:rPr>
                <w:rFonts w:cs="Arial"/>
              </w:rPr>
            </w:pPr>
            <w:r w:rsidRPr="00D732F9">
              <w:rPr>
                <w:rFonts w:cs="Arial"/>
              </w:rPr>
              <w:t>F407FC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180</w:t>
            </w:r>
          </w:p>
        </w:tc>
        <w:tc>
          <w:tcPr>
            <w:tcW w:w="3280" w:type="dxa"/>
            <w:noWrap/>
            <w:hideMark/>
          </w:tcPr>
          <w:p w:rsidR="00345C4B" w:rsidRPr="00D732F9" w:rsidRDefault="00345C4B" w:rsidP="00066C57">
            <w:pPr>
              <w:rPr>
                <w:rFonts w:cs="Arial"/>
              </w:rPr>
            </w:pPr>
            <w:r w:rsidRPr="00D732F9">
              <w:rPr>
                <w:rFonts w:cs="Arial"/>
              </w:rPr>
              <w:t>2DADAB</w:t>
            </w:r>
          </w:p>
        </w:tc>
        <w:tc>
          <w:tcPr>
            <w:tcW w:w="4876" w:type="dxa"/>
            <w:noWrap/>
            <w:hideMark/>
          </w:tcPr>
          <w:p w:rsidR="00345C4B" w:rsidRPr="00D732F9" w:rsidRDefault="00345C4B" w:rsidP="00066C57">
            <w:pPr>
              <w:rPr>
                <w:rFonts w:cs="Arial"/>
              </w:rPr>
            </w:pPr>
            <w:r w:rsidRPr="00D732F9">
              <w:rPr>
                <w:rFonts w:cs="Arial"/>
              </w:rPr>
              <w:t>F407FD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181</w:t>
            </w:r>
          </w:p>
        </w:tc>
        <w:tc>
          <w:tcPr>
            <w:tcW w:w="3280" w:type="dxa"/>
            <w:noWrap/>
            <w:hideMark/>
          </w:tcPr>
          <w:p w:rsidR="00345C4B" w:rsidRPr="00D732F9" w:rsidRDefault="00345C4B" w:rsidP="00066C57">
            <w:pPr>
              <w:rPr>
                <w:rFonts w:cs="Arial"/>
              </w:rPr>
            </w:pPr>
            <w:r w:rsidRPr="00D732F9">
              <w:rPr>
                <w:rFonts w:cs="Arial"/>
              </w:rPr>
              <w:t>31AFAE</w:t>
            </w:r>
          </w:p>
        </w:tc>
        <w:tc>
          <w:tcPr>
            <w:tcW w:w="4876" w:type="dxa"/>
            <w:noWrap/>
            <w:hideMark/>
          </w:tcPr>
          <w:p w:rsidR="00345C4B" w:rsidRPr="00D732F9" w:rsidRDefault="00345C4B" w:rsidP="00066C57">
            <w:pPr>
              <w:rPr>
                <w:rFonts w:cs="Arial"/>
              </w:rPr>
            </w:pPr>
            <w:r w:rsidRPr="00D732F9">
              <w:rPr>
                <w:rFonts w:cs="Arial"/>
              </w:rPr>
              <w:t>F407FE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182</w:t>
            </w:r>
          </w:p>
        </w:tc>
        <w:tc>
          <w:tcPr>
            <w:tcW w:w="3280" w:type="dxa"/>
            <w:noWrap/>
            <w:hideMark/>
          </w:tcPr>
          <w:p w:rsidR="00345C4B" w:rsidRPr="00D732F9" w:rsidRDefault="00345C4B" w:rsidP="00066C57">
            <w:pPr>
              <w:rPr>
                <w:rFonts w:cs="Arial"/>
              </w:rPr>
            </w:pPr>
            <w:r w:rsidRPr="00D732F9">
              <w:rPr>
                <w:rFonts w:cs="Arial"/>
              </w:rPr>
              <w:t>3FBBB5</w:t>
            </w:r>
          </w:p>
        </w:tc>
        <w:tc>
          <w:tcPr>
            <w:tcW w:w="4876" w:type="dxa"/>
            <w:noWrap/>
            <w:hideMark/>
          </w:tcPr>
          <w:p w:rsidR="00345C4B" w:rsidRPr="00D732F9" w:rsidRDefault="00345C4B" w:rsidP="00066C57">
            <w:pPr>
              <w:rPr>
                <w:rFonts w:cs="Arial"/>
              </w:rPr>
            </w:pPr>
            <w:r w:rsidRPr="00D732F9">
              <w:rPr>
                <w:rFonts w:cs="Arial"/>
              </w:rPr>
              <w:t>F407FF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183</w:t>
            </w:r>
          </w:p>
        </w:tc>
        <w:tc>
          <w:tcPr>
            <w:tcW w:w="3280" w:type="dxa"/>
            <w:noWrap/>
            <w:hideMark/>
          </w:tcPr>
          <w:p w:rsidR="00345C4B" w:rsidRPr="00D732F9" w:rsidRDefault="00345C4B" w:rsidP="00066C57">
            <w:pPr>
              <w:rPr>
                <w:rFonts w:cs="Arial"/>
              </w:rPr>
            </w:pPr>
            <w:r w:rsidRPr="00D732F9">
              <w:rPr>
                <w:rFonts w:cs="Arial"/>
              </w:rPr>
              <w:t>3EBEC0</w:t>
            </w:r>
          </w:p>
        </w:tc>
        <w:tc>
          <w:tcPr>
            <w:tcW w:w="4876" w:type="dxa"/>
            <w:noWrap/>
            <w:hideMark/>
          </w:tcPr>
          <w:p w:rsidR="00345C4B" w:rsidRPr="00D732F9" w:rsidRDefault="00345C4B" w:rsidP="00066C57">
            <w:pPr>
              <w:rPr>
                <w:rFonts w:cs="Arial"/>
              </w:rPr>
            </w:pPr>
            <w:r w:rsidRPr="00D732F9">
              <w:rPr>
                <w:rFonts w:cs="Arial"/>
              </w:rPr>
              <w:t>F40800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184</w:t>
            </w:r>
          </w:p>
        </w:tc>
        <w:tc>
          <w:tcPr>
            <w:tcW w:w="3280" w:type="dxa"/>
            <w:noWrap/>
            <w:hideMark/>
          </w:tcPr>
          <w:p w:rsidR="00345C4B" w:rsidRPr="00D732F9" w:rsidRDefault="00345C4B" w:rsidP="00066C57">
            <w:pPr>
              <w:rPr>
                <w:rFonts w:cs="Arial"/>
              </w:rPr>
            </w:pPr>
            <w:r w:rsidRPr="00D732F9">
              <w:rPr>
                <w:rFonts w:cs="Arial"/>
              </w:rPr>
              <w:t>44C5C2</w:t>
            </w:r>
          </w:p>
        </w:tc>
        <w:tc>
          <w:tcPr>
            <w:tcW w:w="4876" w:type="dxa"/>
            <w:noWrap/>
            <w:hideMark/>
          </w:tcPr>
          <w:p w:rsidR="00345C4B" w:rsidRPr="00D732F9" w:rsidRDefault="00345C4B" w:rsidP="00066C57">
            <w:pPr>
              <w:rPr>
                <w:rFonts w:cs="Arial"/>
              </w:rPr>
            </w:pPr>
            <w:r w:rsidRPr="00D732F9">
              <w:rPr>
                <w:rFonts w:cs="Arial"/>
              </w:rPr>
              <w:t>F40801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185</w:t>
            </w:r>
          </w:p>
        </w:tc>
        <w:tc>
          <w:tcPr>
            <w:tcW w:w="3280" w:type="dxa"/>
            <w:noWrap/>
            <w:hideMark/>
          </w:tcPr>
          <w:p w:rsidR="00345C4B" w:rsidRPr="00D732F9" w:rsidRDefault="00345C4B" w:rsidP="00066C57">
            <w:pPr>
              <w:rPr>
                <w:rFonts w:cs="Arial"/>
              </w:rPr>
            </w:pPr>
            <w:r w:rsidRPr="00D732F9">
              <w:rPr>
                <w:rFonts w:cs="Arial"/>
              </w:rPr>
              <w:t>37B9BE</w:t>
            </w:r>
          </w:p>
        </w:tc>
        <w:tc>
          <w:tcPr>
            <w:tcW w:w="4876" w:type="dxa"/>
            <w:noWrap/>
            <w:hideMark/>
          </w:tcPr>
          <w:p w:rsidR="00345C4B" w:rsidRPr="00D732F9" w:rsidRDefault="00345C4B" w:rsidP="00066C57">
            <w:pPr>
              <w:rPr>
                <w:rFonts w:cs="Arial"/>
              </w:rPr>
            </w:pPr>
            <w:r w:rsidRPr="00D732F9">
              <w:rPr>
                <w:rFonts w:cs="Arial"/>
              </w:rPr>
              <w:t>F40802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186</w:t>
            </w:r>
          </w:p>
        </w:tc>
        <w:tc>
          <w:tcPr>
            <w:tcW w:w="3280" w:type="dxa"/>
            <w:noWrap/>
            <w:hideMark/>
          </w:tcPr>
          <w:p w:rsidR="00345C4B" w:rsidRPr="00D732F9" w:rsidRDefault="00345C4B" w:rsidP="00066C57">
            <w:pPr>
              <w:rPr>
                <w:rFonts w:cs="Arial"/>
              </w:rPr>
            </w:pPr>
            <w:r w:rsidRPr="00D732F9">
              <w:rPr>
                <w:rFonts w:cs="Arial"/>
              </w:rPr>
              <w:t>42BFBA</w:t>
            </w:r>
          </w:p>
        </w:tc>
        <w:tc>
          <w:tcPr>
            <w:tcW w:w="4876" w:type="dxa"/>
            <w:noWrap/>
            <w:hideMark/>
          </w:tcPr>
          <w:p w:rsidR="00345C4B" w:rsidRPr="00D732F9" w:rsidRDefault="00345C4B" w:rsidP="00066C57">
            <w:pPr>
              <w:rPr>
                <w:rFonts w:cs="Arial"/>
              </w:rPr>
            </w:pPr>
            <w:r w:rsidRPr="00D732F9">
              <w:rPr>
                <w:rFonts w:cs="Arial"/>
              </w:rPr>
              <w:t>F40803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187</w:t>
            </w:r>
          </w:p>
        </w:tc>
        <w:tc>
          <w:tcPr>
            <w:tcW w:w="3280" w:type="dxa"/>
            <w:noWrap/>
            <w:hideMark/>
          </w:tcPr>
          <w:p w:rsidR="00345C4B" w:rsidRPr="00D732F9" w:rsidRDefault="00345C4B" w:rsidP="00066C57">
            <w:pPr>
              <w:rPr>
                <w:rFonts w:cs="Arial"/>
              </w:rPr>
            </w:pPr>
            <w:r w:rsidRPr="00D732F9">
              <w:rPr>
                <w:rFonts w:cs="Arial"/>
              </w:rPr>
              <w:t>36BBC0</w:t>
            </w:r>
          </w:p>
        </w:tc>
        <w:tc>
          <w:tcPr>
            <w:tcW w:w="4876" w:type="dxa"/>
            <w:noWrap/>
            <w:hideMark/>
          </w:tcPr>
          <w:p w:rsidR="00345C4B" w:rsidRPr="00D732F9" w:rsidRDefault="00345C4B" w:rsidP="00066C57">
            <w:pPr>
              <w:rPr>
                <w:rFonts w:cs="Arial"/>
              </w:rPr>
            </w:pPr>
            <w:r w:rsidRPr="00D732F9">
              <w:rPr>
                <w:rFonts w:cs="Arial"/>
              </w:rPr>
              <w:t>F40804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188</w:t>
            </w:r>
          </w:p>
        </w:tc>
        <w:tc>
          <w:tcPr>
            <w:tcW w:w="3280" w:type="dxa"/>
            <w:noWrap/>
            <w:hideMark/>
          </w:tcPr>
          <w:p w:rsidR="00345C4B" w:rsidRPr="00D732F9" w:rsidRDefault="00345C4B" w:rsidP="00066C57">
            <w:pPr>
              <w:rPr>
                <w:rFonts w:cs="Arial"/>
              </w:rPr>
            </w:pPr>
            <w:r w:rsidRPr="00D732F9">
              <w:rPr>
                <w:rFonts w:cs="Arial"/>
              </w:rPr>
              <w:t>31B0B3</w:t>
            </w:r>
          </w:p>
        </w:tc>
        <w:tc>
          <w:tcPr>
            <w:tcW w:w="4876" w:type="dxa"/>
            <w:noWrap/>
            <w:hideMark/>
          </w:tcPr>
          <w:p w:rsidR="00345C4B" w:rsidRPr="00D732F9" w:rsidRDefault="00345C4B" w:rsidP="00066C57">
            <w:pPr>
              <w:rPr>
                <w:rFonts w:cs="Arial"/>
              </w:rPr>
            </w:pPr>
            <w:r w:rsidRPr="00D732F9">
              <w:rPr>
                <w:rFonts w:cs="Arial"/>
              </w:rPr>
              <w:t>F40805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189</w:t>
            </w:r>
          </w:p>
        </w:tc>
        <w:tc>
          <w:tcPr>
            <w:tcW w:w="3280" w:type="dxa"/>
            <w:noWrap/>
            <w:hideMark/>
          </w:tcPr>
          <w:p w:rsidR="00345C4B" w:rsidRPr="00D732F9" w:rsidRDefault="00345C4B" w:rsidP="00066C57">
            <w:pPr>
              <w:rPr>
                <w:rFonts w:cs="Arial"/>
              </w:rPr>
            </w:pPr>
            <w:r w:rsidRPr="00D732F9">
              <w:rPr>
                <w:rFonts w:cs="Arial"/>
              </w:rPr>
              <w:t>3AB7B3</w:t>
            </w:r>
          </w:p>
        </w:tc>
        <w:tc>
          <w:tcPr>
            <w:tcW w:w="4876" w:type="dxa"/>
            <w:noWrap/>
            <w:hideMark/>
          </w:tcPr>
          <w:p w:rsidR="00345C4B" w:rsidRPr="00D732F9" w:rsidRDefault="00345C4B" w:rsidP="00066C57">
            <w:pPr>
              <w:rPr>
                <w:rFonts w:cs="Arial"/>
              </w:rPr>
            </w:pPr>
            <w:r w:rsidRPr="00D732F9">
              <w:rPr>
                <w:rFonts w:cs="Arial"/>
              </w:rPr>
              <w:t>F40806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190</w:t>
            </w:r>
          </w:p>
        </w:tc>
        <w:tc>
          <w:tcPr>
            <w:tcW w:w="3280" w:type="dxa"/>
            <w:noWrap/>
            <w:hideMark/>
          </w:tcPr>
          <w:p w:rsidR="00345C4B" w:rsidRPr="00D732F9" w:rsidRDefault="00345C4B" w:rsidP="00066C57">
            <w:pPr>
              <w:rPr>
                <w:rFonts w:cs="Arial"/>
              </w:rPr>
            </w:pPr>
            <w:r w:rsidRPr="00D732F9">
              <w:rPr>
                <w:rFonts w:cs="Arial"/>
              </w:rPr>
              <w:t>42BFBC</w:t>
            </w:r>
          </w:p>
        </w:tc>
        <w:tc>
          <w:tcPr>
            <w:tcW w:w="4876" w:type="dxa"/>
            <w:noWrap/>
            <w:hideMark/>
          </w:tcPr>
          <w:p w:rsidR="00345C4B" w:rsidRPr="00D732F9" w:rsidRDefault="00345C4B" w:rsidP="00066C57">
            <w:pPr>
              <w:rPr>
                <w:rFonts w:cs="Arial"/>
              </w:rPr>
            </w:pPr>
            <w:r w:rsidRPr="00D732F9">
              <w:rPr>
                <w:rFonts w:cs="Arial"/>
              </w:rPr>
              <w:t>F40807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191</w:t>
            </w:r>
          </w:p>
        </w:tc>
        <w:tc>
          <w:tcPr>
            <w:tcW w:w="3280" w:type="dxa"/>
            <w:noWrap/>
            <w:hideMark/>
          </w:tcPr>
          <w:p w:rsidR="00345C4B" w:rsidRPr="00D732F9" w:rsidRDefault="00345C4B" w:rsidP="00066C57">
            <w:pPr>
              <w:rPr>
                <w:rFonts w:cs="Arial"/>
              </w:rPr>
            </w:pPr>
            <w:r w:rsidRPr="00D732F9">
              <w:rPr>
                <w:rFonts w:cs="Arial"/>
              </w:rPr>
              <w:t>3EC0C2</w:t>
            </w:r>
          </w:p>
        </w:tc>
        <w:tc>
          <w:tcPr>
            <w:tcW w:w="4876" w:type="dxa"/>
            <w:noWrap/>
            <w:hideMark/>
          </w:tcPr>
          <w:p w:rsidR="00345C4B" w:rsidRPr="00D732F9" w:rsidRDefault="00345C4B" w:rsidP="00066C57">
            <w:pPr>
              <w:rPr>
                <w:rFonts w:cs="Arial"/>
              </w:rPr>
            </w:pPr>
            <w:r w:rsidRPr="00D732F9">
              <w:rPr>
                <w:rFonts w:cs="Arial"/>
              </w:rPr>
              <w:t>F40808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192</w:t>
            </w:r>
          </w:p>
        </w:tc>
        <w:tc>
          <w:tcPr>
            <w:tcW w:w="3280" w:type="dxa"/>
            <w:noWrap/>
            <w:hideMark/>
          </w:tcPr>
          <w:p w:rsidR="00345C4B" w:rsidRPr="00D732F9" w:rsidRDefault="00345C4B" w:rsidP="00066C57">
            <w:pPr>
              <w:rPr>
                <w:rFonts w:cs="Arial"/>
              </w:rPr>
            </w:pPr>
            <w:r w:rsidRPr="00D732F9">
              <w:rPr>
                <w:rFonts w:cs="Arial"/>
              </w:rPr>
              <w:t>37B8BB</w:t>
            </w:r>
          </w:p>
        </w:tc>
        <w:tc>
          <w:tcPr>
            <w:tcW w:w="4876" w:type="dxa"/>
            <w:noWrap/>
            <w:hideMark/>
          </w:tcPr>
          <w:p w:rsidR="00345C4B" w:rsidRPr="00D732F9" w:rsidRDefault="00345C4B" w:rsidP="00066C57">
            <w:pPr>
              <w:rPr>
                <w:rFonts w:cs="Arial"/>
              </w:rPr>
            </w:pPr>
            <w:r w:rsidRPr="00D732F9">
              <w:rPr>
                <w:rFonts w:cs="Arial"/>
              </w:rPr>
              <w:t>F40809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193</w:t>
            </w:r>
          </w:p>
        </w:tc>
        <w:tc>
          <w:tcPr>
            <w:tcW w:w="3280" w:type="dxa"/>
            <w:noWrap/>
            <w:hideMark/>
          </w:tcPr>
          <w:p w:rsidR="00345C4B" w:rsidRPr="00D732F9" w:rsidRDefault="00345C4B" w:rsidP="00066C57">
            <w:pPr>
              <w:rPr>
                <w:rFonts w:cs="Arial"/>
              </w:rPr>
            </w:pPr>
            <w:r w:rsidRPr="00D732F9">
              <w:rPr>
                <w:rFonts w:cs="Arial"/>
              </w:rPr>
              <w:t>36B6B7</w:t>
            </w:r>
          </w:p>
        </w:tc>
        <w:tc>
          <w:tcPr>
            <w:tcW w:w="4876" w:type="dxa"/>
            <w:noWrap/>
            <w:hideMark/>
          </w:tcPr>
          <w:p w:rsidR="00345C4B" w:rsidRPr="00D732F9" w:rsidRDefault="00345C4B" w:rsidP="00066C57">
            <w:pPr>
              <w:rPr>
                <w:rFonts w:cs="Arial"/>
              </w:rPr>
            </w:pPr>
            <w:r w:rsidRPr="00D732F9">
              <w:rPr>
                <w:rFonts w:cs="Arial"/>
              </w:rPr>
              <w:t>F4080A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194</w:t>
            </w:r>
          </w:p>
        </w:tc>
        <w:tc>
          <w:tcPr>
            <w:tcW w:w="3280" w:type="dxa"/>
            <w:noWrap/>
            <w:hideMark/>
          </w:tcPr>
          <w:p w:rsidR="00345C4B" w:rsidRPr="00D732F9" w:rsidRDefault="00345C4B" w:rsidP="00066C57">
            <w:pPr>
              <w:rPr>
                <w:rFonts w:cs="Arial"/>
              </w:rPr>
            </w:pPr>
            <w:r w:rsidRPr="00D732F9">
              <w:rPr>
                <w:rFonts w:cs="Arial"/>
              </w:rPr>
              <w:t>3EBBB7</w:t>
            </w:r>
          </w:p>
        </w:tc>
        <w:tc>
          <w:tcPr>
            <w:tcW w:w="4876" w:type="dxa"/>
            <w:noWrap/>
            <w:hideMark/>
          </w:tcPr>
          <w:p w:rsidR="00345C4B" w:rsidRPr="00D732F9" w:rsidRDefault="00345C4B" w:rsidP="00066C57">
            <w:pPr>
              <w:rPr>
                <w:rFonts w:cs="Arial"/>
              </w:rPr>
            </w:pPr>
            <w:r w:rsidRPr="00D732F9">
              <w:rPr>
                <w:rFonts w:cs="Arial"/>
              </w:rPr>
              <w:t>F4080B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195</w:t>
            </w:r>
          </w:p>
        </w:tc>
        <w:tc>
          <w:tcPr>
            <w:tcW w:w="3280" w:type="dxa"/>
            <w:noWrap/>
            <w:hideMark/>
          </w:tcPr>
          <w:p w:rsidR="00345C4B" w:rsidRPr="00D732F9" w:rsidRDefault="00345C4B" w:rsidP="00066C57">
            <w:pPr>
              <w:rPr>
                <w:rFonts w:cs="Arial"/>
              </w:rPr>
            </w:pPr>
            <w:r w:rsidRPr="00D732F9">
              <w:rPr>
                <w:rFonts w:cs="Arial"/>
              </w:rPr>
              <w:t>43C2C1</w:t>
            </w:r>
          </w:p>
        </w:tc>
        <w:tc>
          <w:tcPr>
            <w:tcW w:w="4876" w:type="dxa"/>
            <w:noWrap/>
            <w:hideMark/>
          </w:tcPr>
          <w:p w:rsidR="00345C4B" w:rsidRPr="00D732F9" w:rsidRDefault="00345C4B" w:rsidP="00066C57">
            <w:pPr>
              <w:rPr>
                <w:rFonts w:cs="Arial"/>
              </w:rPr>
            </w:pPr>
            <w:r w:rsidRPr="00D732F9">
              <w:rPr>
                <w:rFonts w:cs="Arial"/>
              </w:rPr>
              <w:t>F4080C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196</w:t>
            </w:r>
          </w:p>
        </w:tc>
        <w:tc>
          <w:tcPr>
            <w:tcW w:w="3280" w:type="dxa"/>
            <w:noWrap/>
            <w:hideMark/>
          </w:tcPr>
          <w:p w:rsidR="00345C4B" w:rsidRPr="00D732F9" w:rsidRDefault="00345C4B" w:rsidP="00066C57">
            <w:pPr>
              <w:rPr>
                <w:rFonts w:cs="Arial"/>
              </w:rPr>
            </w:pPr>
            <w:r w:rsidRPr="00D732F9">
              <w:rPr>
                <w:rFonts w:cs="Arial"/>
              </w:rPr>
              <w:t>4AC6C4</w:t>
            </w:r>
          </w:p>
        </w:tc>
        <w:tc>
          <w:tcPr>
            <w:tcW w:w="4876" w:type="dxa"/>
            <w:noWrap/>
            <w:hideMark/>
          </w:tcPr>
          <w:p w:rsidR="00345C4B" w:rsidRPr="00D732F9" w:rsidRDefault="00345C4B" w:rsidP="00066C57">
            <w:pPr>
              <w:rPr>
                <w:rFonts w:cs="Arial"/>
              </w:rPr>
            </w:pPr>
            <w:r w:rsidRPr="00D732F9">
              <w:rPr>
                <w:rFonts w:cs="Arial"/>
              </w:rPr>
              <w:t>F4080D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197</w:t>
            </w:r>
          </w:p>
        </w:tc>
        <w:tc>
          <w:tcPr>
            <w:tcW w:w="3280" w:type="dxa"/>
            <w:noWrap/>
            <w:hideMark/>
          </w:tcPr>
          <w:p w:rsidR="00345C4B" w:rsidRPr="00D732F9" w:rsidRDefault="00345C4B" w:rsidP="00066C57">
            <w:pPr>
              <w:rPr>
                <w:rFonts w:cs="Arial"/>
              </w:rPr>
            </w:pPr>
            <w:r w:rsidRPr="00D732F9">
              <w:rPr>
                <w:rFonts w:cs="Arial"/>
              </w:rPr>
              <w:t>49CCCD</w:t>
            </w:r>
          </w:p>
        </w:tc>
        <w:tc>
          <w:tcPr>
            <w:tcW w:w="4876" w:type="dxa"/>
            <w:noWrap/>
            <w:hideMark/>
          </w:tcPr>
          <w:p w:rsidR="00345C4B" w:rsidRPr="00D732F9" w:rsidRDefault="00345C4B" w:rsidP="00066C57">
            <w:pPr>
              <w:rPr>
                <w:rFonts w:cs="Arial"/>
              </w:rPr>
            </w:pPr>
            <w:r w:rsidRPr="00D732F9">
              <w:rPr>
                <w:rFonts w:cs="Arial"/>
              </w:rPr>
              <w:t>F4080E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198</w:t>
            </w:r>
          </w:p>
        </w:tc>
        <w:tc>
          <w:tcPr>
            <w:tcW w:w="3280" w:type="dxa"/>
            <w:noWrap/>
            <w:hideMark/>
          </w:tcPr>
          <w:p w:rsidR="00345C4B" w:rsidRPr="00D732F9" w:rsidRDefault="00345C4B" w:rsidP="00066C57">
            <w:pPr>
              <w:rPr>
                <w:rFonts w:cs="Arial"/>
              </w:rPr>
            </w:pPr>
            <w:r w:rsidRPr="00D732F9">
              <w:rPr>
                <w:rFonts w:cs="Arial"/>
              </w:rPr>
              <w:t>42C2C5</w:t>
            </w:r>
          </w:p>
        </w:tc>
        <w:tc>
          <w:tcPr>
            <w:tcW w:w="4876" w:type="dxa"/>
            <w:noWrap/>
            <w:hideMark/>
          </w:tcPr>
          <w:p w:rsidR="00345C4B" w:rsidRPr="00D732F9" w:rsidRDefault="00345C4B" w:rsidP="00066C57">
            <w:pPr>
              <w:rPr>
                <w:rFonts w:cs="Arial"/>
              </w:rPr>
            </w:pPr>
            <w:r w:rsidRPr="00D732F9">
              <w:rPr>
                <w:rFonts w:cs="Arial"/>
              </w:rPr>
              <w:t>F4080F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199</w:t>
            </w:r>
          </w:p>
        </w:tc>
        <w:tc>
          <w:tcPr>
            <w:tcW w:w="3280" w:type="dxa"/>
            <w:noWrap/>
            <w:hideMark/>
          </w:tcPr>
          <w:p w:rsidR="00345C4B" w:rsidRPr="00D732F9" w:rsidRDefault="00345C4B" w:rsidP="00066C57">
            <w:pPr>
              <w:rPr>
                <w:rFonts w:cs="Arial"/>
              </w:rPr>
            </w:pPr>
            <w:r w:rsidRPr="00D732F9">
              <w:rPr>
                <w:rFonts w:cs="Arial"/>
              </w:rPr>
              <w:t>46C6C5</w:t>
            </w:r>
          </w:p>
        </w:tc>
        <w:tc>
          <w:tcPr>
            <w:tcW w:w="4876" w:type="dxa"/>
            <w:noWrap/>
            <w:hideMark/>
          </w:tcPr>
          <w:p w:rsidR="00345C4B" w:rsidRPr="00D732F9" w:rsidRDefault="00345C4B" w:rsidP="00066C57">
            <w:pPr>
              <w:rPr>
                <w:rFonts w:cs="Arial"/>
              </w:rPr>
            </w:pPr>
            <w:r w:rsidRPr="00D732F9">
              <w:rPr>
                <w:rFonts w:cs="Arial"/>
              </w:rPr>
              <w:t>F40810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200</w:t>
            </w:r>
          </w:p>
        </w:tc>
        <w:tc>
          <w:tcPr>
            <w:tcW w:w="3280" w:type="dxa"/>
            <w:noWrap/>
            <w:hideMark/>
          </w:tcPr>
          <w:p w:rsidR="00345C4B" w:rsidRPr="00D732F9" w:rsidRDefault="00345C4B" w:rsidP="00066C57">
            <w:pPr>
              <w:rPr>
                <w:rFonts w:cs="Arial"/>
              </w:rPr>
            </w:pPr>
            <w:r w:rsidRPr="00D732F9">
              <w:rPr>
                <w:rFonts w:cs="Arial"/>
              </w:rPr>
              <w:t>48C7C6</w:t>
            </w:r>
          </w:p>
        </w:tc>
        <w:tc>
          <w:tcPr>
            <w:tcW w:w="4876" w:type="dxa"/>
            <w:noWrap/>
            <w:hideMark/>
          </w:tcPr>
          <w:p w:rsidR="00345C4B" w:rsidRPr="00D732F9" w:rsidRDefault="00345C4B" w:rsidP="00066C57">
            <w:pPr>
              <w:rPr>
                <w:rFonts w:cs="Arial"/>
              </w:rPr>
            </w:pPr>
            <w:r w:rsidRPr="00D732F9">
              <w:rPr>
                <w:rFonts w:cs="Arial"/>
              </w:rPr>
              <w:t>F40811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201</w:t>
            </w:r>
          </w:p>
        </w:tc>
        <w:tc>
          <w:tcPr>
            <w:tcW w:w="3280" w:type="dxa"/>
            <w:noWrap/>
            <w:hideMark/>
          </w:tcPr>
          <w:p w:rsidR="00345C4B" w:rsidRPr="00D732F9" w:rsidRDefault="00345C4B" w:rsidP="00066C57">
            <w:pPr>
              <w:rPr>
                <w:rFonts w:cs="Arial"/>
              </w:rPr>
            </w:pPr>
            <w:r w:rsidRPr="00D732F9">
              <w:rPr>
                <w:rFonts w:cs="Arial"/>
              </w:rPr>
              <w:t>44C8C9</w:t>
            </w:r>
          </w:p>
        </w:tc>
        <w:tc>
          <w:tcPr>
            <w:tcW w:w="4876" w:type="dxa"/>
            <w:noWrap/>
            <w:hideMark/>
          </w:tcPr>
          <w:p w:rsidR="00345C4B" w:rsidRPr="00D732F9" w:rsidRDefault="00345C4B" w:rsidP="00066C57">
            <w:pPr>
              <w:rPr>
                <w:rFonts w:cs="Arial"/>
              </w:rPr>
            </w:pPr>
            <w:r w:rsidRPr="00D732F9">
              <w:rPr>
                <w:rFonts w:cs="Arial"/>
              </w:rPr>
              <w:t>F40812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202</w:t>
            </w:r>
          </w:p>
        </w:tc>
        <w:tc>
          <w:tcPr>
            <w:tcW w:w="3280" w:type="dxa"/>
            <w:noWrap/>
            <w:hideMark/>
          </w:tcPr>
          <w:p w:rsidR="00345C4B" w:rsidRPr="00D732F9" w:rsidRDefault="00345C4B" w:rsidP="00066C57">
            <w:pPr>
              <w:rPr>
                <w:rFonts w:cs="Arial"/>
              </w:rPr>
            </w:pPr>
            <w:r w:rsidRPr="00D732F9">
              <w:rPr>
                <w:rFonts w:cs="Arial"/>
              </w:rPr>
              <w:t>42C1C1</w:t>
            </w:r>
          </w:p>
        </w:tc>
        <w:tc>
          <w:tcPr>
            <w:tcW w:w="4876" w:type="dxa"/>
            <w:noWrap/>
            <w:hideMark/>
          </w:tcPr>
          <w:p w:rsidR="00345C4B" w:rsidRPr="00D732F9" w:rsidRDefault="00345C4B" w:rsidP="00066C57">
            <w:pPr>
              <w:rPr>
                <w:rFonts w:cs="Arial"/>
              </w:rPr>
            </w:pPr>
            <w:r w:rsidRPr="00D732F9">
              <w:rPr>
                <w:rFonts w:cs="Arial"/>
              </w:rPr>
              <w:t>F40813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203</w:t>
            </w:r>
          </w:p>
        </w:tc>
        <w:tc>
          <w:tcPr>
            <w:tcW w:w="3280" w:type="dxa"/>
            <w:noWrap/>
            <w:hideMark/>
          </w:tcPr>
          <w:p w:rsidR="00345C4B" w:rsidRPr="00D732F9" w:rsidRDefault="00345C4B" w:rsidP="00066C57">
            <w:pPr>
              <w:rPr>
                <w:rFonts w:cs="Arial"/>
              </w:rPr>
            </w:pPr>
            <w:r w:rsidRPr="00D732F9">
              <w:rPr>
                <w:rFonts w:cs="Arial"/>
              </w:rPr>
              <w:t>3CBFC1</w:t>
            </w:r>
          </w:p>
        </w:tc>
        <w:tc>
          <w:tcPr>
            <w:tcW w:w="4876" w:type="dxa"/>
            <w:noWrap/>
            <w:hideMark/>
          </w:tcPr>
          <w:p w:rsidR="00345C4B" w:rsidRPr="00D732F9" w:rsidRDefault="00345C4B" w:rsidP="00066C57">
            <w:pPr>
              <w:rPr>
                <w:rFonts w:cs="Arial"/>
              </w:rPr>
            </w:pPr>
            <w:r w:rsidRPr="00D732F9">
              <w:rPr>
                <w:rFonts w:cs="Arial"/>
              </w:rPr>
              <w:t>F40814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204</w:t>
            </w:r>
          </w:p>
        </w:tc>
        <w:tc>
          <w:tcPr>
            <w:tcW w:w="3280" w:type="dxa"/>
            <w:noWrap/>
            <w:hideMark/>
          </w:tcPr>
          <w:p w:rsidR="00345C4B" w:rsidRPr="00D732F9" w:rsidRDefault="00345C4B" w:rsidP="00066C57">
            <w:pPr>
              <w:rPr>
                <w:rFonts w:cs="Arial"/>
              </w:rPr>
            </w:pPr>
            <w:r w:rsidRPr="00D732F9">
              <w:rPr>
                <w:rFonts w:cs="Arial"/>
              </w:rPr>
              <w:t>33B5B8</w:t>
            </w:r>
          </w:p>
        </w:tc>
        <w:tc>
          <w:tcPr>
            <w:tcW w:w="4876" w:type="dxa"/>
            <w:noWrap/>
            <w:hideMark/>
          </w:tcPr>
          <w:p w:rsidR="00345C4B" w:rsidRPr="00D732F9" w:rsidRDefault="00345C4B" w:rsidP="00066C57">
            <w:pPr>
              <w:rPr>
                <w:rFonts w:cs="Arial"/>
              </w:rPr>
            </w:pPr>
            <w:r w:rsidRPr="00D732F9">
              <w:rPr>
                <w:rFonts w:cs="Arial"/>
              </w:rPr>
              <w:t>F40815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205</w:t>
            </w:r>
          </w:p>
        </w:tc>
        <w:tc>
          <w:tcPr>
            <w:tcW w:w="3280" w:type="dxa"/>
            <w:noWrap/>
            <w:hideMark/>
          </w:tcPr>
          <w:p w:rsidR="00345C4B" w:rsidRPr="00D732F9" w:rsidRDefault="00345C4B" w:rsidP="00066C57">
            <w:pPr>
              <w:rPr>
                <w:rFonts w:cs="Arial"/>
              </w:rPr>
            </w:pPr>
            <w:r w:rsidRPr="00D732F9">
              <w:rPr>
                <w:rFonts w:cs="Arial"/>
              </w:rPr>
              <w:t>33B3B2</w:t>
            </w:r>
          </w:p>
        </w:tc>
        <w:tc>
          <w:tcPr>
            <w:tcW w:w="4876" w:type="dxa"/>
            <w:noWrap/>
            <w:hideMark/>
          </w:tcPr>
          <w:p w:rsidR="00345C4B" w:rsidRPr="00D732F9" w:rsidRDefault="00345C4B" w:rsidP="00066C57">
            <w:pPr>
              <w:rPr>
                <w:rFonts w:cs="Arial"/>
              </w:rPr>
            </w:pPr>
            <w:r w:rsidRPr="00D732F9">
              <w:rPr>
                <w:rFonts w:cs="Arial"/>
              </w:rPr>
              <w:t>F40816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206</w:t>
            </w:r>
          </w:p>
        </w:tc>
        <w:tc>
          <w:tcPr>
            <w:tcW w:w="3280" w:type="dxa"/>
            <w:noWrap/>
            <w:hideMark/>
          </w:tcPr>
          <w:p w:rsidR="00345C4B" w:rsidRPr="00D732F9" w:rsidRDefault="00345C4B" w:rsidP="00066C57">
            <w:pPr>
              <w:rPr>
                <w:rFonts w:cs="Arial"/>
              </w:rPr>
            </w:pPr>
            <w:r w:rsidRPr="00D732F9">
              <w:rPr>
                <w:rFonts w:cs="Arial"/>
              </w:rPr>
              <w:t>2EB0B1</w:t>
            </w:r>
          </w:p>
        </w:tc>
        <w:tc>
          <w:tcPr>
            <w:tcW w:w="4876" w:type="dxa"/>
            <w:noWrap/>
            <w:hideMark/>
          </w:tcPr>
          <w:p w:rsidR="00345C4B" w:rsidRPr="00D732F9" w:rsidRDefault="00345C4B" w:rsidP="00066C57">
            <w:pPr>
              <w:rPr>
                <w:rFonts w:cs="Arial"/>
              </w:rPr>
            </w:pPr>
            <w:r w:rsidRPr="00D732F9">
              <w:rPr>
                <w:rFonts w:cs="Arial"/>
              </w:rPr>
              <w:t>F40817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207</w:t>
            </w:r>
          </w:p>
        </w:tc>
        <w:tc>
          <w:tcPr>
            <w:tcW w:w="3280" w:type="dxa"/>
            <w:noWrap/>
            <w:hideMark/>
          </w:tcPr>
          <w:p w:rsidR="00345C4B" w:rsidRPr="00D732F9" w:rsidRDefault="00345C4B" w:rsidP="00066C57">
            <w:pPr>
              <w:rPr>
                <w:rFonts w:cs="Arial"/>
              </w:rPr>
            </w:pPr>
            <w:r w:rsidRPr="00D732F9">
              <w:rPr>
                <w:rFonts w:cs="Arial"/>
              </w:rPr>
              <w:t>2DADAD</w:t>
            </w:r>
          </w:p>
        </w:tc>
        <w:tc>
          <w:tcPr>
            <w:tcW w:w="4876" w:type="dxa"/>
            <w:noWrap/>
            <w:hideMark/>
          </w:tcPr>
          <w:p w:rsidR="00345C4B" w:rsidRPr="00D732F9" w:rsidRDefault="00345C4B" w:rsidP="00066C57">
            <w:pPr>
              <w:rPr>
                <w:rFonts w:cs="Arial"/>
              </w:rPr>
            </w:pPr>
            <w:r w:rsidRPr="00D732F9">
              <w:rPr>
                <w:rFonts w:cs="Arial"/>
              </w:rPr>
              <w:t>F40818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208</w:t>
            </w:r>
          </w:p>
        </w:tc>
        <w:tc>
          <w:tcPr>
            <w:tcW w:w="3280" w:type="dxa"/>
            <w:noWrap/>
            <w:hideMark/>
          </w:tcPr>
          <w:p w:rsidR="00345C4B" w:rsidRPr="00D732F9" w:rsidRDefault="00345C4B" w:rsidP="00066C57">
            <w:pPr>
              <w:rPr>
                <w:rFonts w:cs="Arial"/>
              </w:rPr>
            </w:pPr>
            <w:r w:rsidRPr="00D732F9">
              <w:rPr>
                <w:rFonts w:cs="Arial"/>
              </w:rPr>
              <w:t>2BADAE</w:t>
            </w:r>
          </w:p>
        </w:tc>
        <w:tc>
          <w:tcPr>
            <w:tcW w:w="4876" w:type="dxa"/>
            <w:noWrap/>
            <w:hideMark/>
          </w:tcPr>
          <w:p w:rsidR="00345C4B" w:rsidRPr="00D732F9" w:rsidRDefault="00345C4B" w:rsidP="00066C57">
            <w:pPr>
              <w:rPr>
                <w:rFonts w:cs="Arial"/>
              </w:rPr>
            </w:pPr>
            <w:r w:rsidRPr="00D732F9">
              <w:rPr>
                <w:rFonts w:cs="Arial"/>
              </w:rPr>
              <w:t>F40819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209</w:t>
            </w:r>
          </w:p>
        </w:tc>
        <w:tc>
          <w:tcPr>
            <w:tcW w:w="3280" w:type="dxa"/>
            <w:noWrap/>
            <w:hideMark/>
          </w:tcPr>
          <w:p w:rsidR="00345C4B" w:rsidRPr="00D732F9" w:rsidRDefault="00345C4B" w:rsidP="00066C57">
            <w:pPr>
              <w:rPr>
                <w:rFonts w:cs="Arial"/>
              </w:rPr>
            </w:pPr>
            <w:r w:rsidRPr="00D732F9">
              <w:rPr>
                <w:rFonts w:cs="Arial"/>
              </w:rPr>
              <w:t>26A7A8</w:t>
            </w:r>
          </w:p>
        </w:tc>
        <w:tc>
          <w:tcPr>
            <w:tcW w:w="4876" w:type="dxa"/>
            <w:noWrap/>
            <w:hideMark/>
          </w:tcPr>
          <w:p w:rsidR="00345C4B" w:rsidRPr="00D732F9" w:rsidRDefault="00345C4B" w:rsidP="00066C57">
            <w:pPr>
              <w:rPr>
                <w:rFonts w:cs="Arial"/>
              </w:rPr>
            </w:pPr>
            <w:r w:rsidRPr="00D732F9">
              <w:rPr>
                <w:rFonts w:cs="Arial"/>
              </w:rPr>
              <w:t>F4081A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210</w:t>
            </w:r>
          </w:p>
        </w:tc>
        <w:tc>
          <w:tcPr>
            <w:tcW w:w="3280" w:type="dxa"/>
            <w:noWrap/>
            <w:hideMark/>
          </w:tcPr>
          <w:p w:rsidR="00345C4B" w:rsidRPr="00D732F9" w:rsidRDefault="00345C4B" w:rsidP="00066C57">
            <w:pPr>
              <w:rPr>
                <w:rFonts w:cs="Arial"/>
              </w:rPr>
            </w:pPr>
            <w:r w:rsidRPr="00D732F9">
              <w:rPr>
                <w:rFonts w:cs="Arial"/>
              </w:rPr>
              <w:t>23A5A6</w:t>
            </w:r>
          </w:p>
        </w:tc>
        <w:tc>
          <w:tcPr>
            <w:tcW w:w="4876" w:type="dxa"/>
            <w:noWrap/>
            <w:hideMark/>
          </w:tcPr>
          <w:p w:rsidR="00345C4B" w:rsidRPr="00D732F9" w:rsidRDefault="00345C4B" w:rsidP="00066C57">
            <w:pPr>
              <w:rPr>
                <w:rFonts w:cs="Arial"/>
              </w:rPr>
            </w:pPr>
            <w:r w:rsidRPr="00D732F9">
              <w:rPr>
                <w:rFonts w:cs="Arial"/>
              </w:rPr>
              <w:t>F4081B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211</w:t>
            </w:r>
          </w:p>
        </w:tc>
        <w:tc>
          <w:tcPr>
            <w:tcW w:w="3280" w:type="dxa"/>
            <w:noWrap/>
            <w:hideMark/>
          </w:tcPr>
          <w:p w:rsidR="00345C4B" w:rsidRPr="00D732F9" w:rsidRDefault="00345C4B" w:rsidP="00066C57">
            <w:pPr>
              <w:rPr>
                <w:rFonts w:cs="Arial"/>
              </w:rPr>
            </w:pPr>
            <w:r w:rsidRPr="00D732F9">
              <w:rPr>
                <w:rFonts w:cs="Arial"/>
              </w:rPr>
              <w:t>1C9FA1</w:t>
            </w:r>
          </w:p>
        </w:tc>
        <w:tc>
          <w:tcPr>
            <w:tcW w:w="4876" w:type="dxa"/>
            <w:noWrap/>
            <w:hideMark/>
          </w:tcPr>
          <w:p w:rsidR="00345C4B" w:rsidRPr="00D732F9" w:rsidRDefault="00345C4B" w:rsidP="00066C57">
            <w:pPr>
              <w:rPr>
                <w:rFonts w:cs="Arial"/>
              </w:rPr>
            </w:pPr>
            <w:r w:rsidRPr="00D732F9">
              <w:rPr>
                <w:rFonts w:cs="Arial"/>
              </w:rPr>
              <w:t>F4081C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212</w:t>
            </w:r>
          </w:p>
        </w:tc>
        <w:tc>
          <w:tcPr>
            <w:tcW w:w="3280" w:type="dxa"/>
            <w:noWrap/>
            <w:hideMark/>
          </w:tcPr>
          <w:p w:rsidR="00345C4B" w:rsidRPr="00D732F9" w:rsidRDefault="00345C4B" w:rsidP="00066C57">
            <w:pPr>
              <w:rPr>
                <w:rFonts w:cs="Arial"/>
              </w:rPr>
            </w:pPr>
            <w:r w:rsidRPr="00D732F9">
              <w:rPr>
                <w:rFonts w:cs="Arial"/>
              </w:rPr>
              <w:t>209D9B</w:t>
            </w:r>
          </w:p>
        </w:tc>
        <w:tc>
          <w:tcPr>
            <w:tcW w:w="4876" w:type="dxa"/>
            <w:noWrap/>
            <w:hideMark/>
          </w:tcPr>
          <w:p w:rsidR="00345C4B" w:rsidRPr="00D732F9" w:rsidRDefault="00345C4B" w:rsidP="00066C57">
            <w:pPr>
              <w:rPr>
                <w:rFonts w:cs="Arial"/>
              </w:rPr>
            </w:pPr>
            <w:r w:rsidRPr="00D732F9">
              <w:rPr>
                <w:rFonts w:cs="Arial"/>
              </w:rPr>
              <w:t>F4081D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213</w:t>
            </w:r>
          </w:p>
        </w:tc>
        <w:tc>
          <w:tcPr>
            <w:tcW w:w="3280" w:type="dxa"/>
            <w:noWrap/>
            <w:hideMark/>
          </w:tcPr>
          <w:p w:rsidR="00345C4B" w:rsidRPr="00D732F9" w:rsidRDefault="00345C4B" w:rsidP="00066C57">
            <w:pPr>
              <w:rPr>
                <w:rFonts w:cs="Arial"/>
              </w:rPr>
            </w:pPr>
            <w:r w:rsidRPr="00D732F9">
              <w:rPr>
                <w:rFonts w:cs="Arial"/>
              </w:rPr>
              <w:t>26A4A2</w:t>
            </w:r>
          </w:p>
        </w:tc>
        <w:tc>
          <w:tcPr>
            <w:tcW w:w="4876" w:type="dxa"/>
            <w:noWrap/>
            <w:hideMark/>
          </w:tcPr>
          <w:p w:rsidR="00345C4B" w:rsidRPr="00D732F9" w:rsidRDefault="00345C4B" w:rsidP="00066C57">
            <w:pPr>
              <w:rPr>
                <w:rFonts w:cs="Arial"/>
              </w:rPr>
            </w:pPr>
            <w:r w:rsidRPr="00D732F9">
              <w:rPr>
                <w:rFonts w:cs="Arial"/>
              </w:rPr>
              <w:t>F4081E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214</w:t>
            </w:r>
          </w:p>
        </w:tc>
        <w:tc>
          <w:tcPr>
            <w:tcW w:w="3280" w:type="dxa"/>
            <w:noWrap/>
            <w:hideMark/>
          </w:tcPr>
          <w:p w:rsidR="00345C4B" w:rsidRPr="00D732F9" w:rsidRDefault="00345C4B" w:rsidP="00066C57">
            <w:pPr>
              <w:rPr>
                <w:rFonts w:cs="Arial"/>
              </w:rPr>
            </w:pPr>
            <w:r w:rsidRPr="00D732F9">
              <w:rPr>
                <w:rFonts w:cs="Arial"/>
              </w:rPr>
              <w:t>26A7A7</w:t>
            </w:r>
          </w:p>
        </w:tc>
        <w:tc>
          <w:tcPr>
            <w:tcW w:w="4876" w:type="dxa"/>
            <w:noWrap/>
            <w:hideMark/>
          </w:tcPr>
          <w:p w:rsidR="00345C4B" w:rsidRPr="00D732F9" w:rsidRDefault="00345C4B" w:rsidP="00066C57">
            <w:pPr>
              <w:rPr>
                <w:rFonts w:cs="Arial"/>
              </w:rPr>
            </w:pPr>
            <w:r w:rsidRPr="00D732F9">
              <w:rPr>
                <w:rFonts w:cs="Arial"/>
              </w:rPr>
              <w:t>F4081F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215</w:t>
            </w:r>
          </w:p>
        </w:tc>
        <w:tc>
          <w:tcPr>
            <w:tcW w:w="3280" w:type="dxa"/>
            <w:noWrap/>
            <w:hideMark/>
          </w:tcPr>
          <w:p w:rsidR="00345C4B" w:rsidRPr="00D732F9" w:rsidRDefault="00345C4B" w:rsidP="00066C57">
            <w:pPr>
              <w:rPr>
                <w:rFonts w:cs="Arial"/>
              </w:rPr>
            </w:pPr>
            <w:r w:rsidRPr="00D732F9">
              <w:rPr>
                <w:rFonts w:cs="Arial"/>
              </w:rPr>
              <w:t>26A5A6</w:t>
            </w:r>
          </w:p>
        </w:tc>
        <w:tc>
          <w:tcPr>
            <w:tcW w:w="4876" w:type="dxa"/>
            <w:noWrap/>
            <w:hideMark/>
          </w:tcPr>
          <w:p w:rsidR="00345C4B" w:rsidRPr="00D732F9" w:rsidRDefault="00345C4B" w:rsidP="00066C57">
            <w:pPr>
              <w:rPr>
                <w:rFonts w:cs="Arial"/>
              </w:rPr>
            </w:pPr>
            <w:r w:rsidRPr="00D732F9">
              <w:rPr>
                <w:rFonts w:cs="Arial"/>
              </w:rPr>
              <w:t>F40820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216</w:t>
            </w:r>
          </w:p>
        </w:tc>
        <w:tc>
          <w:tcPr>
            <w:tcW w:w="3280" w:type="dxa"/>
            <w:noWrap/>
            <w:hideMark/>
          </w:tcPr>
          <w:p w:rsidR="00345C4B" w:rsidRPr="00D732F9" w:rsidRDefault="00345C4B" w:rsidP="00066C57">
            <w:pPr>
              <w:rPr>
                <w:rFonts w:cs="Arial"/>
              </w:rPr>
            </w:pPr>
            <w:r w:rsidRPr="00D732F9">
              <w:rPr>
                <w:rFonts w:cs="Arial"/>
              </w:rPr>
              <w:t>26A5A6</w:t>
            </w:r>
          </w:p>
        </w:tc>
        <w:tc>
          <w:tcPr>
            <w:tcW w:w="4876" w:type="dxa"/>
            <w:noWrap/>
            <w:hideMark/>
          </w:tcPr>
          <w:p w:rsidR="00345C4B" w:rsidRPr="00D732F9" w:rsidRDefault="00345C4B" w:rsidP="00066C57">
            <w:pPr>
              <w:rPr>
                <w:rFonts w:cs="Arial"/>
              </w:rPr>
            </w:pPr>
            <w:r w:rsidRPr="00D732F9">
              <w:rPr>
                <w:rFonts w:cs="Arial"/>
              </w:rPr>
              <w:t>F40821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217</w:t>
            </w:r>
          </w:p>
        </w:tc>
        <w:tc>
          <w:tcPr>
            <w:tcW w:w="3280" w:type="dxa"/>
            <w:noWrap/>
            <w:hideMark/>
          </w:tcPr>
          <w:p w:rsidR="00345C4B" w:rsidRPr="00D732F9" w:rsidRDefault="00345C4B" w:rsidP="00066C57">
            <w:pPr>
              <w:rPr>
                <w:rFonts w:cs="Arial"/>
              </w:rPr>
            </w:pPr>
            <w:r w:rsidRPr="00D732F9">
              <w:rPr>
                <w:rFonts w:cs="Arial"/>
              </w:rPr>
              <w:t>28A8A7</w:t>
            </w:r>
          </w:p>
        </w:tc>
        <w:tc>
          <w:tcPr>
            <w:tcW w:w="4876" w:type="dxa"/>
            <w:noWrap/>
            <w:hideMark/>
          </w:tcPr>
          <w:p w:rsidR="00345C4B" w:rsidRPr="00D732F9" w:rsidRDefault="00345C4B" w:rsidP="00066C57">
            <w:pPr>
              <w:rPr>
                <w:rFonts w:cs="Arial"/>
              </w:rPr>
            </w:pPr>
            <w:r w:rsidRPr="00D732F9">
              <w:rPr>
                <w:rFonts w:cs="Arial"/>
              </w:rPr>
              <w:t>F40822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218</w:t>
            </w:r>
          </w:p>
        </w:tc>
        <w:tc>
          <w:tcPr>
            <w:tcW w:w="3280" w:type="dxa"/>
            <w:noWrap/>
            <w:hideMark/>
          </w:tcPr>
          <w:p w:rsidR="00345C4B" w:rsidRPr="00D732F9" w:rsidRDefault="00345C4B" w:rsidP="00066C57">
            <w:pPr>
              <w:rPr>
                <w:rFonts w:cs="Arial"/>
              </w:rPr>
            </w:pPr>
            <w:r w:rsidRPr="00D732F9">
              <w:rPr>
                <w:rFonts w:cs="Arial"/>
              </w:rPr>
              <w:t>29A6A7</w:t>
            </w:r>
          </w:p>
        </w:tc>
        <w:tc>
          <w:tcPr>
            <w:tcW w:w="4876" w:type="dxa"/>
            <w:noWrap/>
            <w:hideMark/>
          </w:tcPr>
          <w:p w:rsidR="00345C4B" w:rsidRPr="00D732F9" w:rsidRDefault="00345C4B" w:rsidP="00066C57">
            <w:pPr>
              <w:rPr>
                <w:rFonts w:cs="Arial"/>
              </w:rPr>
            </w:pPr>
            <w:r w:rsidRPr="00D732F9">
              <w:rPr>
                <w:rFonts w:cs="Arial"/>
              </w:rPr>
              <w:t>F40823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219</w:t>
            </w:r>
          </w:p>
        </w:tc>
        <w:tc>
          <w:tcPr>
            <w:tcW w:w="3280" w:type="dxa"/>
            <w:noWrap/>
            <w:hideMark/>
          </w:tcPr>
          <w:p w:rsidR="00345C4B" w:rsidRPr="00D732F9" w:rsidRDefault="00345C4B" w:rsidP="00066C57">
            <w:pPr>
              <w:rPr>
                <w:rFonts w:cs="Arial"/>
              </w:rPr>
            </w:pPr>
            <w:r w:rsidRPr="00D732F9">
              <w:rPr>
                <w:rFonts w:cs="Arial"/>
              </w:rPr>
              <w:t>39B6B0</w:t>
            </w:r>
          </w:p>
        </w:tc>
        <w:tc>
          <w:tcPr>
            <w:tcW w:w="4876" w:type="dxa"/>
            <w:noWrap/>
            <w:hideMark/>
          </w:tcPr>
          <w:p w:rsidR="00345C4B" w:rsidRPr="00D732F9" w:rsidRDefault="00345C4B" w:rsidP="00066C57">
            <w:pPr>
              <w:rPr>
                <w:rFonts w:cs="Arial"/>
              </w:rPr>
            </w:pPr>
            <w:r w:rsidRPr="00D732F9">
              <w:rPr>
                <w:rFonts w:cs="Arial"/>
              </w:rPr>
              <w:t>F40824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220</w:t>
            </w:r>
          </w:p>
        </w:tc>
        <w:tc>
          <w:tcPr>
            <w:tcW w:w="3280" w:type="dxa"/>
            <w:noWrap/>
            <w:hideMark/>
          </w:tcPr>
          <w:p w:rsidR="00345C4B" w:rsidRPr="00D732F9" w:rsidRDefault="00345C4B" w:rsidP="00066C57">
            <w:pPr>
              <w:rPr>
                <w:rFonts w:cs="Arial"/>
              </w:rPr>
            </w:pPr>
            <w:r w:rsidRPr="00D732F9">
              <w:rPr>
                <w:rFonts w:cs="Arial"/>
              </w:rPr>
              <w:t>32B4B8</w:t>
            </w:r>
          </w:p>
        </w:tc>
        <w:tc>
          <w:tcPr>
            <w:tcW w:w="4876" w:type="dxa"/>
            <w:noWrap/>
            <w:hideMark/>
          </w:tcPr>
          <w:p w:rsidR="00345C4B" w:rsidRPr="00D732F9" w:rsidRDefault="00345C4B" w:rsidP="00066C57">
            <w:pPr>
              <w:rPr>
                <w:rFonts w:cs="Arial"/>
              </w:rPr>
            </w:pPr>
            <w:r w:rsidRPr="00D732F9">
              <w:rPr>
                <w:rFonts w:cs="Arial"/>
              </w:rPr>
              <w:t>F40825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221</w:t>
            </w:r>
          </w:p>
        </w:tc>
        <w:tc>
          <w:tcPr>
            <w:tcW w:w="3280" w:type="dxa"/>
            <w:noWrap/>
            <w:hideMark/>
          </w:tcPr>
          <w:p w:rsidR="00345C4B" w:rsidRPr="00D732F9" w:rsidRDefault="00345C4B" w:rsidP="00066C57">
            <w:pPr>
              <w:rPr>
                <w:rFonts w:cs="Arial"/>
              </w:rPr>
            </w:pPr>
            <w:r w:rsidRPr="00D732F9">
              <w:rPr>
                <w:rFonts w:cs="Arial"/>
              </w:rPr>
              <w:t>31B2B2</w:t>
            </w:r>
          </w:p>
        </w:tc>
        <w:tc>
          <w:tcPr>
            <w:tcW w:w="4876" w:type="dxa"/>
            <w:noWrap/>
            <w:hideMark/>
          </w:tcPr>
          <w:p w:rsidR="00345C4B" w:rsidRPr="00D732F9" w:rsidRDefault="00345C4B" w:rsidP="00066C57">
            <w:pPr>
              <w:rPr>
                <w:rFonts w:cs="Arial"/>
              </w:rPr>
            </w:pPr>
            <w:r w:rsidRPr="00D732F9">
              <w:rPr>
                <w:rFonts w:cs="Arial"/>
              </w:rPr>
              <w:t>F40826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222</w:t>
            </w:r>
          </w:p>
        </w:tc>
        <w:tc>
          <w:tcPr>
            <w:tcW w:w="3280" w:type="dxa"/>
            <w:noWrap/>
            <w:hideMark/>
          </w:tcPr>
          <w:p w:rsidR="00345C4B" w:rsidRPr="00D732F9" w:rsidRDefault="00345C4B" w:rsidP="00066C57">
            <w:pPr>
              <w:rPr>
                <w:rFonts w:cs="Arial"/>
              </w:rPr>
            </w:pPr>
            <w:r w:rsidRPr="00D732F9">
              <w:rPr>
                <w:rFonts w:cs="Arial"/>
              </w:rPr>
              <w:t>36B3B1</w:t>
            </w:r>
          </w:p>
        </w:tc>
        <w:tc>
          <w:tcPr>
            <w:tcW w:w="4876" w:type="dxa"/>
            <w:noWrap/>
            <w:hideMark/>
          </w:tcPr>
          <w:p w:rsidR="00345C4B" w:rsidRPr="00D732F9" w:rsidRDefault="00345C4B" w:rsidP="00066C57">
            <w:pPr>
              <w:rPr>
                <w:rFonts w:cs="Arial"/>
              </w:rPr>
            </w:pPr>
            <w:r w:rsidRPr="00D732F9">
              <w:rPr>
                <w:rFonts w:cs="Arial"/>
              </w:rPr>
              <w:t>F40827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223</w:t>
            </w:r>
          </w:p>
        </w:tc>
        <w:tc>
          <w:tcPr>
            <w:tcW w:w="3280" w:type="dxa"/>
            <w:noWrap/>
            <w:hideMark/>
          </w:tcPr>
          <w:p w:rsidR="00345C4B" w:rsidRPr="00D732F9" w:rsidRDefault="00345C4B" w:rsidP="00066C57">
            <w:pPr>
              <w:rPr>
                <w:rFonts w:cs="Arial"/>
              </w:rPr>
            </w:pPr>
            <w:r w:rsidRPr="00D732F9">
              <w:rPr>
                <w:rFonts w:cs="Arial"/>
              </w:rPr>
              <w:t>36B8B8</w:t>
            </w:r>
          </w:p>
        </w:tc>
        <w:tc>
          <w:tcPr>
            <w:tcW w:w="4876" w:type="dxa"/>
            <w:noWrap/>
            <w:hideMark/>
          </w:tcPr>
          <w:p w:rsidR="00345C4B" w:rsidRPr="00D732F9" w:rsidRDefault="00345C4B" w:rsidP="00066C57">
            <w:pPr>
              <w:rPr>
                <w:rFonts w:cs="Arial"/>
              </w:rPr>
            </w:pPr>
            <w:r w:rsidRPr="00D732F9">
              <w:rPr>
                <w:rFonts w:cs="Arial"/>
              </w:rPr>
              <w:t>F40828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224</w:t>
            </w:r>
          </w:p>
        </w:tc>
        <w:tc>
          <w:tcPr>
            <w:tcW w:w="3280" w:type="dxa"/>
            <w:noWrap/>
            <w:hideMark/>
          </w:tcPr>
          <w:p w:rsidR="00345C4B" w:rsidRPr="00D732F9" w:rsidRDefault="00345C4B" w:rsidP="00066C57">
            <w:pPr>
              <w:rPr>
                <w:rFonts w:cs="Arial"/>
              </w:rPr>
            </w:pPr>
            <w:r w:rsidRPr="00D732F9">
              <w:rPr>
                <w:rFonts w:cs="Arial"/>
              </w:rPr>
              <w:t>2FB1B3</w:t>
            </w:r>
          </w:p>
        </w:tc>
        <w:tc>
          <w:tcPr>
            <w:tcW w:w="4876" w:type="dxa"/>
            <w:noWrap/>
            <w:hideMark/>
          </w:tcPr>
          <w:p w:rsidR="00345C4B" w:rsidRPr="00D732F9" w:rsidRDefault="00345C4B" w:rsidP="00066C57">
            <w:pPr>
              <w:rPr>
                <w:rFonts w:cs="Arial"/>
              </w:rPr>
            </w:pPr>
            <w:r w:rsidRPr="00D732F9">
              <w:rPr>
                <w:rFonts w:cs="Arial"/>
              </w:rPr>
              <w:t>F40829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225</w:t>
            </w:r>
          </w:p>
        </w:tc>
        <w:tc>
          <w:tcPr>
            <w:tcW w:w="3280" w:type="dxa"/>
            <w:noWrap/>
            <w:hideMark/>
          </w:tcPr>
          <w:p w:rsidR="00345C4B" w:rsidRPr="00D732F9" w:rsidRDefault="00345C4B" w:rsidP="00066C57">
            <w:pPr>
              <w:rPr>
                <w:rFonts w:cs="Arial"/>
              </w:rPr>
            </w:pPr>
            <w:r w:rsidRPr="00D732F9">
              <w:rPr>
                <w:rFonts w:cs="Arial"/>
              </w:rPr>
              <w:t>36B2B0</w:t>
            </w:r>
          </w:p>
        </w:tc>
        <w:tc>
          <w:tcPr>
            <w:tcW w:w="4876" w:type="dxa"/>
            <w:noWrap/>
            <w:hideMark/>
          </w:tcPr>
          <w:p w:rsidR="00345C4B" w:rsidRPr="00D732F9" w:rsidRDefault="00345C4B" w:rsidP="00066C57">
            <w:pPr>
              <w:rPr>
                <w:rFonts w:cs="Arial"/>
              </w:rPr>
            </w:pPr>
            <w:r w:rsidRPr="00D732F9">
              <w:rPr>
                <w:rFonts w:cs="Arial"/>
              </w:rPr>
              <w:t>F4082A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226</w:t>
            </w:r>
          </w:p>
        </w:tc>
        <w:tc>
          <w:tcPr>
            <w:tcW w:w="3280" w:type="dxa"/>
            <w:noWrap/>
            <w:hideMark/>
          </w:tcPr>
          <w:p w:rsidR="00345C4B" w:rsidRPr="00D732F9" w:rsidRDefault="00345C4B" w:rsidP="00066C57">
            <w:pPr>
              <w:rPr>
                <w:rFonts w:cs="Arial"/>
              </w:rPr>
            </w:pPr>
            <w:r w:rsidRPr="00D732F9">
              <w:rPr>
                <w:rFonts w:cs="Arial"/>
              </w:rPr>
              <w:t>37B9B9</w:t>
            </w:r>
          </w:p>
        </w:tc>
        <w:tc>
          <w:tcPr>
            <w:tcW w:w="4876" w:type="dxa"/>
            <w:noWrap/>
            <w:hideMark/>
          </w:tcPr>
          <w:p w:rsidR="00345C4B" w:rsidRPr="00D732F9" w:rsidRDefault="00345C4B" w:rsidP="00066C57">
            <w:pPr>
              <w:rPr>
                <w:rFonts w:cs="Arial"/>
              </w:rPr>
            </w:pPr>
            <w:r w:rsidRPr="00D732F9">
              <w:rPr>
                <w:rFonts w:cs="Arial"/>
              </w:rPr>
              <w:t>F4082B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227</w:t>
            </w:r>
          </w:p>
        </w:tc>
        <w:tc>
          <w:tcPr>
            <w:tcW w:w="3280" w:type="dxa"/>
            <w:noWrap/>
            <w:hideMark/>
          </w:tcPr>
          <w:p w:rsidR="00345C4B" w:rsidRPr="00D732F9" w:rsidRDefault="00345C4B" w:rsidP="00066C57">
            <w:pPr>
              <w:rPr>
                <w:rFonts w:cs="Arial"/>
              </w:rPr>
            </w:pPr>
            <w:r w:rsidRPr="00D732F9">
              <w:rPr>
                <w:rFonts w:cs="Arial"/>
              </w:rPr>
              <w:t>36B6B6</w:t>
            </w:r>
          </w:p>
        </w:tc>
        <w:tc>
          <w:tcPr>
            <w:tcW w:w="4876" w:type="dxa"/>
            <w:noWrap/>
            <w:hideMark/>
          </w:tcPr>
          <w:p w:rsidR="00345C4B" w:rsidRPr="00D732F9" w:rsidRDefault="00345C4B" w:rsidP="00066C57">
            <w:pPr>
              <w:rPr>
                <w:rFonts w:cs="Arial"/>
              </w:rPr>
            </w:pPr>
            <w:r w:rsidRPr="00D732F9">
              <w:rPr>
                <w:rFonts w:cs="Arial"/>
              </w:rPr>
              <w:t>F4082C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228</w:t>
            </w:r>
          </w:p>
        </w:tc>
        <w:tc>
          <w:tcPr>
            <w:tcW w:w="3280" w:type="dxa"/>
            <w:noWrap/>
            <w:hideMark/>
          </w:tcPr>
          <w:p w:rsidR="00345C4B" w:rsidRPr="00D732F9" w:rsidRDefault="00345C4B" w:rsidP="00066C57">
            <w:pPr>
              <w:rPr>
                <w:rFonts w:cs="Arial"/>
              </w:rPr>
            </w:pPr>
            <w:r w:rsidRPr="00D732F9">
              <w:rPr>
                <w:rFonts w:cs="Arial"/>
              </w:rPr>
              <w:t>3BB8B6</w:t>
            </w:r>
          </w:p>
        </w:tc>
        <w:tc>
          <w:tcPr>
            <w:tcW w:w="4876" w:type="dxa"/>
            <w:noWrap/>
            <w:hideMark/>
          </w:tcPr>
          <w:p w:rsidR="00345C4B" w:rsidRPr="00D732F9" w:rsidRDefault="00345C4B" w:rsidP="00066C57">
            <w:pPr>
              <w:rPr>
                <w:rFonts w:cs="Arial"/>
              </w:rPr>
            </w:pPr>
            <w:r w:rsidRPr="00D732F9">
              <w:rPr>
                <w:rFonts w:cs="Arial"/>
              </w:rPr>
              <w:t>F4082D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229</w:t>
            </w:r>
          </w:p>
        </w:tc>
        <w:tc>
          <w:tcPr>
            <w:tcW w:w="3280" w:type="dxa"/>
            <w:noWrap/>
            <w:hideMark/>
          </w:tcPr>
          <w:p w:rsidR="00345C4B" w:rsidRPr="00D732F9" w:rsidRDefault="00345C4B" w:rsidP="00066C57">
            <w:pPr>
              <w:rPr>
                <w:rFonts w:cs="Arial"/>
              </w:rPr>
            </w:pPr>
            <w:r w:rsidRPr="00D732F9">
              <w:rPr>
                <w:rFonts w:cs="Arial"/>
              </w:rPr>
              <w:t>41C0BF</w:t>
            </w:r>
          </w:p>
        </w:tc>
        <w:tc>
          <w:tcPr>
            <w:tcW w:w="4876" w:type="dxa"/>
            <w:noWrap/>
            <w:hideMark/>
          </w:tcPr>
          <w:p w:rsidR="00345C4B" w:rsidRPr="00D732F9" w:rsidRDefault="00345C4B" w:rsidP="00066C57">
            <w:pPr>
              <w:rPr>
                <w:rFonts w:cs="Arial"/>
              </w:rPr>
            </w:pPr>
            <w:r w:rsidRPr="00D732F9">
              <w:rPr>
                <w:rFonts w:cs="Arial"/>
              </w:rPr>
              <w:t>F4082E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230</w:t>
            </w:r>
          </w:p>
        </w:tc>
        <w:tc>
          <w:tcPr>
            <w:tcW w:w="3280" w:type="dxa"/>
            <w:noWrap/>
            <w:hideMark/>
          </w:tcPr>
          <w:p w:rsidR="00345C4B" w:rsidRPr="00D732F9" w:rsidRDefault="00345C4B" w:rsidP="00066C57">
            <w:pPr>
              <w:rPr>
                <w:rFonts w:cs="Arial"/>
              </w:rPr>
            </w:pPr>
            <w:r w:rsidRPr="00D732F9">
              <w:rPr>
                <w:rFonts w:cs="Arial"/>
              </w:rPr>
              <w:t>3FC1C1</w:t>
            </w:r>
          </w:p>
        </w:tc>
        <w:tc>
          <w:tcPr>
            <w:tcW w:w="4876" w:type="dxa"/>
            <w:noWrap/>
            <w:hideMark/>
          </w:tcPr>
          <w:p w:rsidR="00345C4B" w:rsidRPr="00D732F9" w:rsidRDefault="00345C4B" w:rsidP="00066C57">
            <w:pPr>
              <w:rPr>
                <w:rFonts w:cs="Arial"/>
              </w:rPr>
            </w:pPr>
            <w:r w:rsidRPr="00D732F9">
              <w:rPr>
                <w:rFonts w:cs="Arial"/>
              </w:rPr>
              <w:t>F4082F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231</w:t>
            </w:r>
          </w:p>
        </w:tc>
        <w:tc>
          <w:tcPr>
            <w:tcW w:w="3280" w:type="dxa"/>
            <w:noWrap/>
            <w:hideMark/>
          </w:tcPr>
          <w:p w:rsidR="00345C4B" w:rsidRPr="00D732F9" w:rsidRDefault="00345C4B" w:rsidP="00066C57">
            <w:pPr>
              <w:rPr>
                <w:rFonts w:cs="Arial"/>
              </w:rPr>
            </w:pPr>
            <w:r w:rsidRPr="00D732F9">
              <w:rPr>
                <w:rFonts w:cs="Arial"/>
              </w:rPr>
              <w:t>3BB9BB</w:t>
            </w:r>
          </w:p>
        </w:tc>
        <w:tc>
          <w:tcPr>
            <w:tcW w:w="4876" w:type="dxa"/>
            <w:noWrap/>
            <w:hideMark/>
          </w:tcPr>
          <w:p w:rsidR="00345C4B" w:rsidRPr="00D732F9" w:rsidRDefault="00345C4B" w:rsidP="00066C57">
            <w:pPr>
              <w:rPr>
                <w:rFonts w:cs="Arial"/>
              </w:rPr>
            </w:pPr>
            <w:r w:rsidRPr="00D732F9">
              <w:rPr>
                <w:rFonts w:cs="Arial"/>
              </w:rPr>
              <w:t>F40830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232</w:t>
            </w:r>
          </w:p>
        </w:tc>
        <w:tc>
          <w:tcPr>
            <w:tcW w:w="3280" w:type="dxa"/>
            <w:noWrap/>
            <w:hideMark/>
          </w:tcPr>
          <w:p w:rsidR="00345C4B" w:rsidRPr="00D732F9" w:rsidRDefault="00345C4B" w:rsidP="00066C57">
            <w:pPr>
              <w:rPr>
                <w:rFonts w:cs="Arial"/>
              </w:rPr>
            </w:pPr>
            <w:r w:rsidRPr="00D732F9">
              <w:rPr>
                <w:rFonts w:cs="Arial"/>
              </w:rPr>
              <w:t>44C3BE</w:t>
            </w:r>
          </w:p>
        </w:tc>
        <w:tc>
          <w:tcPr>
            <w:tcW w:w="4876" w:type="dxa"/>
            <w:noWrap/>
            <w:hideMark/>
          </w:tcPr>
          <w:p w:rsidR="00345C4B" w:rsidRPr="00D732F9" w:rsidRDefault="00345C4B" w:rsidP="00066C57">
            <w:pPr>
              <w:rPr>
                <w:rFonts w:cs="Arial"/>
              </w:rPr>
            </w:pPr>
            <w:r w:rsidRPr="00D732F9">
              <w:rPr>
                <w:rFonts w:cs="Arial"/>
              </w:rPr>
              <w:t>F40831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233</w:t>
            </w:r>
          </w:p>
        </w:tc>
        <w:tc>
          <w:tcPr>
            <w:tcW w:w="3280" w:type="dxa"/>
            <w:noWrap/>
            <w:hideMark/>
          </w:tcPr>
          <w:p w:rsidR="00345C4B" w:rsidRPr="00D732F9" w:rsidRDefault="00345C4B" w:rsidP="00066C57">
            <w:pPr>
              <w:rPr>
                <w:rFonts w:cs="Arial"/>
              </w:rPr>
            </w:pPr>
            <w:r w:rsidRPr="00D732F9">
              <w:rPr>
                <w:rFonts w:cs="Arial"/>
              </w:rPr>
              <w:t>3DBEC1</w:t>
            </w:r>
          </w:p>
        </w:tc>
        <w:tc>
          <w:tcPr>
            <w:tcW w:w="4876" w:type="dxa"/>
            <w:noWrap/>
            <w:hideMark/>
          </w:tcPr>
          <w:p w:rsidR="00345C4B" w:rsidRPr="00D732F9" w:rsidRDefault="00345C4B" w:rsidP="00066C57">
            <w:pPr>
              <w:rPr>
                <w:rFonts w:cs="Arial"/>
              </w:rPr>
            </w:pPr>
            <w:r w:rsidRPr="00D732F9">
              <w:rPr>
                <w:rFonts w:cs="Arial"/>
              </w:rPr>
              <w:t>F40832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234</w:t>
            </w:r>
          </w:p>
        </w:tc>
        <w:tc>
          <w:tcPr>
            <w:tcW w:w="3280" w:type="dxa"/>
            <w:noWrap/>
            <w:hideMark/>
          </w:tcPr>
          <w:p w:rsidR="00345C4B" w:rsidRPr="00D732F9" w:rsidRDefault="00345C4B" w:rsidP="00066C57">
            <w:pPr>
              <w:rPr>
                <w:rFonts w:cs="Arial"/>
              </w:rPr>
            </w:pPr>
            <w:r w:rsidRPr="00D732F9">
              <w:rPr>
                <w:rFonts w:cs="Arial"/>
              </w:rPr>
              <w:t>36BABC</w:t>
            </w:r>
          </w:p>
        </w:tc>
        <w:tc>
          <w:tcPr>
            <w:tcW w:w="4876" w:type="dxa"/>
            <w:noWrap/>
            <w:hideMark/>
          </w:tcPr>
          <w:p w:rsidR="00345C4B" w:rsidRPr="00D732F9" w:rsidRDefault="00345C4B" w:rsidP="00066C57">
            <w:pPr>
              <w:rPr>
                <w:rFonts w:cs="Arial"/>
              </w:rPr>
            </w:pPr>
            <w:r w:rsidRPr="00D732F9">
              <w:rPr>
                <w:rFonts w:cs="Arial"/>
              </w:rPr>
              <w:t>F40833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235</w:t>
            </w:r>
          </w:p>
        </w:tc>
        <w:tc>
          <w:tcPr>
            <w:tcW w:w="3280" w:type="dxa"/>
            <w:noWrap/>
            <w:hideMark/>
          </w:tcPr>
          <w:p w:rsidR="00345C4B" w:rsidRPr="00D732F9" w:rsidRDefault="00345C4B" w:rsidP="00066C57">
            <w:pPr>
              <w:rPr>
                <w:rFonts w:cs="Arial"/>
              </w:rPr>
            </w:pPr>
            <w:r w:rsidRPr="00D732F9">
              <w:rPr>
                <w:rFonts w:cs="Arial"/>
              </w:rPr>
              <w:t>35B4B4</w:t>
            </w:r>
          </w:p>
        </w:tc>
        <w:tc>
          <w:tcPr>
            <w:tcW w:w="4876" w:type="dxa"/>
            <w:noWrap/>
            <w:hideMark/>
          </w:tcPr>
          <w:p w:rsidR="00345C4B" w:rsidRPr="00D732F9" w:rsidRDefault="00345C4B" w:rsidP="00066C57">
            <w:pPr>
              <w:rPr>
                <w:rFonts w:cs="Arial"/>
              </w:rPr>
            </w:pPr>
            <w:r w:rsidRPr="00D732F9">
              <w:rPr>
                <w:rFonts w:cs="Arial"/>
              </w:rPr>
              <w:t>F40834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236</w:t>
            </w:r>
          </w:p>
        </w:tc>
        <w:tc>
          <w:tcPr>
            <w:tcW w:w="3280" w:type="dxa"/>
            <w:noWrap/>
            <w:hideMark/>
          </w:tcPr>
          <w:p w:rsidR="00345C4B" w:rsidRPr="00D732F9" w:rsidRDefault="00345C4B" w:rsidP="00066C57">
            <w:pPr>
              <w:rPr>
                <w:rFonts w:cs="Arial"/>
              </w:rPr>
            </w:pPr>
            <w:r w:rsidRPr="00D732F9">
              <w:rPr>
                <w:rFonts w:cs="Arial"/>
              </w:rPr>
              <w:t>38B8B7</w:t>
            </w:r>
          </w:p>
        </w:tc>
        <w:tc>
          <w:tcPr>
            <w:tcW w:w="4876" w:type="dxa"/>
            <w:noWrap/>
            <w:hideMark/>
          </w:tcPr>
          <w:p w:rsidR="00345C4B" w:rsidRPr="00D732F9" w:rsidRDefault="00345C4B" w:rsidP="00066C57">
            <w:pPr>
              <w:rPr>
                <w:rFonts w:cs="Arial"/>
              </w:rPr>
            </w:pPr>
            <w:r w:rsidRPr="00D732F9">
              <w:rPr>
                <w:rFonts w:cs="Arial"/>
              </w:rPr>
              <w:t>F40835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237</w:t>
            </w:r>
          </w:p>
        </w:tc>
        <w:tc>
          <w:tcPr>
            <w:tcW w:w="3280" w:type="dxa"/>
            <w:noWrap/>
            <w:hideMark/>
          </w:tcPr>
          <w:p w:rsidR="00345C4B" w:rsidRPr="00D732F9" w:rsidRDefault="00345C4B" w:rsidP="00066C57">
            <w:pPr>
              <w:rPr>
                <w:rFonts w:cs="Arial"/>
              </w:rPr>
            </w:pPr>
            <w:r w:rsidRPr="00D732F9">
              <w:rPr>
                <w:rFonts w:cs="Arial"/>
              </w:rPr>
              <w:t>31B3B6</w:t>
            </w:r>
          </w:p>
        </w:tc>
        <w:tc>
          <w:tcPr>
            <w:tcW w:w="4876" w:type="dxa"/>
            <w:noWrap/>
            <w:hideMark/>
          </w:tcPr>
          <w:p w:rsidR="00345C4B" w:rsidRPr="00D732F9" w:rsidRDefault="00345C4B" w:rsidP="00066C57">
            <w:pPr>
              <w:rPr>
                <w:rFonts w:cs="Arial"/>
              </w:rPr>
            </w:pPr>
            <w:r w:rsidRPr="00D732F9">
              <w:rPr>
                <w:rFonts w:cs="Arial"/>
              </w:rPr>
              <w:t>F40836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238</w:t>
            </w:r>
          </w:p>
        </w:tc>
        <w:tc>
          <w:tcPr>
            <w:tcW w:w="3280" w:type="dxa"/>
            <w:noWrap/>
            <w:hideMark/>
          </w:tcPr>
          <w:p w:rsidR="00345C4B" w:rsidRPr="00D732F9" w:rsidRDefault="00345C4B" w:rsidP="00066C57">
            <w:pPr>
              <w:rPr>
                <w:rFonts w:cs="Arial"/>
              </w:rPr>
            </w:pPr>
            <w:r w:rsidRPr="00D732F9">
              <w:rPr>
                <w:rFonts w:cs="Arial"/>
              </w:rPr>
              <w:t>30B1B1</w:t>
            </w:r>
          </w:p>
        </w:tc>
        <w:tc>
          <w:tcPr>
            <w:tcW w:w="4876" w:type="dxa"/>
            <w:noWrap/>
            <w:hideMark/>
          </w:tcPr>
          <w:p w:rsidR="00345C4B" w:rsidRPr="00D732F9" w:rsidRDefault="00345C4B" w:rsidP="00066C57">
            <w:pPr>
              <w:rPr>
                <w:rFonts w:cs="Arial"/>
              </w:rPr>
            </w:pPr>
            <w:r w:rsidRPr="00D732F9">
              <w:rPr>
                <w:rFonts w:cs="Arial"/>
              </w:rPr>
              <w:t>F40837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239</w:t>
            </w:r>
          </w:p>
        </w:tc>
        <w:tc>
          <w:tcPr>
            <w:tcW w:w="3280" w:type="dxa"/>
            <w:noWrap/>
            <w:hideMark/>
          </w:tcPr>
          <w:p w:rsidR="00345C4B" w:rsidRPr="00D732F9" w:rsidRDefault="00345C4B" w:rsidP="00066C57">
            <w:pPr>
              <w:rPr>
                <w:rFonts w:cs="Arial"/>
              </w:rPr>
            </w:pPr>
            <w:r w:rsidRPr="00D732F9">
              <w:rPr>
                <w:rFonts w:cs="Arial"/>
              </w:rPr>
              <w:t>32B0B0</w:t>
            </w:r>
          </w:p>
        </w:tc>
        <w:tc>
          <w:tcPr>
            <w:tcW w:w="4876" w:type="dxa"/>
            <w:noWrap/>
            <w:hideMark/>
          </w:tcPr>
          <w:p w:rsidR="00345C4B" w:rsidRPr="00D732F9" w:rsidRDefault="00345C4B" w:rsidP="00066C57">
            <w:pPr>
              <w:rPr>
                <w:rFonts w:cs="Arial"/>
              </w:rPr>
            </w:pPr>
            <w:r w:rsidRPr="00D732F9">
              <w:rPr>
                <w:rFonts w:cs="Arial"/>
              </w:rPr>
              <w:t>F40838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240</w:t>
            </w:r>
          </w:p>
        </w:tc>
        <w:tc>
          <w:tcPr>
            <w:tcW w:w="3280" w:type="dxa"/>
            <w:noWrap/>
            <w:hideMark/>
          </w:tcPr>
          <w:p w:rsidR="00345C4B" w:rsidRPr="00D732F9" w:rsidRDefault="00345C4B" w:rsidP="00066C57">
            <w:pPr>
              <w:rPr>
                <w:rFonts w:cs="Arial"/>
              </w:rPr>
            </w:pPr>
            <w:r w:rsidRPr="00D732F9">
              <w:rPr>
                <w:rFonts w:cs="Arial"/>
              </w:rPr>
              <w:t>33B5B4</w:t>
            </w:r>
          </w:p>
        </w:tc>
        <w:tc>
          <w:tcPr>
            <w:tcW w:w="4876" w:type="dxa"/>
            <w:noWrap/>
            <w:hideMark/>
          </w:tcPr>
          <w:p w:rsidR="00345C4B" w:rsidRPr="00D732F9" w:rsidRDefault="00345C4B" w:rsidP="00066C57">
            <w:pPr>
              <w:rPr>
                <w:rFonts w:cs="Arial"/>
              </w:rPr>
            </w:pPr>
            <w:r w:rsidRPr="00D732F9">
              <w:rPr>
                <w:rFonts w:cs="Arial"/>
              </w:rPr>
              <w:t>F40839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241</w:t>
            </w:r>
          </w:p>
        </w:tc>
        <w:tc>
          <w:tcPr>
            <w:tcW w:w="3280" w:type="dxa"/>
            <w:noWrap/>
            <w:hideMark/>
          </w:tcPr>
          <w:p w:rsidR="00345C4B" w:rsidRPr="00D732F9" w:rsidRDefault="00345C4B" w:rsidP="00066C57">
            <w:pPr>
              <w:rPr>
                <w:rFonts w:cs="Arial"/>
              </w:rPr>
            </w:pPr>
            <w:r w:rsidRPr="00D732F9">
              <w:rPr>
                <w:rFonts w:cs="Arial"/>
              </w:rPr>
              <w:t>2FAFB1</w:t>
            </w:r>
          </w:p>
        </w:tc>
        <w:tc>
          <w:tcPr>
            <w:tcW w:w="4876" w:type="dxa"/>
            <w:noWrap/>
            <w:hideMark/>
          </w:tcPr>
          <w:p w:rsidR="00345C4B" w:rsidRPr="00D732F9" w:rsidRDefault="00345C4B" w:rsidP="00066C57">
            <w:pPr>
              <w:rPr>
                <w:rFonts w:cs="Arial"/>
              </w:rPr>
            </w:pPr>
            <w:r w:rsidRPr="00D732F9">
              <w:rPr>
                <w:rFonts w:cs="Arial"/>
              </w:rPr>
              <w:t>F4083A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242</w:t>
            </w:r>
          </w:p>
        </w:tc>
        <w:tc>
          <w:tcPr>
            <w:tcW w:w="3280" w:type="dxa"/>
            <w:noWrap/>
            <w:hideMark/>
          </w:tcPr>
          <w:p w:rsidR="00345C4B" w:rsidRPr="00D732F9" w:rsidRDefault="00345C4B" w:rsidP="00066C57">
            <w:pPr>
              <w:rPr>
                <w:rFonts w:cs="Arial"/>
              </w:rPr>
            </w:pPr>
            <w:r w:rsidRPr="00D732F9">
              <w:rPr>
                <w:rFonts w:cs="Arial"/>
              </w:rPr>
              <w:t>35B3B1</w:t>
            </w:r>
          </w:p>
        </w:tc>
        <w:tc>
          <w:tcPr>
            <w:tcW w:w="4876" w:type="dxa"/>
            <w:noWrap/>
            <w:hideMark/>
          </w:tcPr>
          <w:p w:rsidR="00345C4B" w:rsidRPr="00D732F9" w:rsidRDefault="00345C4B" w:rsidP="00066C57">
            <w:pPr>
              <w:rPr>
                <w:rFonts w:cs="Arial"/>
              </w:rPr>
            </w:pPr>
            <w:r w:rsidRPr="00D732F9">
              <w:rPr>
                <w:rFonts w:cs="Arial"/>
              </w:rPr>
              <w:t>F4083B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243</w:t>
            </w:r>
          </w:p>
        </w:tc>
        <w:tc>
          <w:tcPr>
            <w:tcW w:w="3280" w:type="dxa"/>
            <w:noWrap/>
            <w:hideMark/>
          </w:tcPr>
          <w:p w:rsidR="00345C4B" w:rsidRPr="00D732F9" w:rsidRDefault="00345C4B" w:rsidP="00066C57">
            <w:pPr>
              <w:rPr>
                <w:rFonts w:cs="Arial"/>
              </w:rPr>
            </w:pPr>
            <w:r w:rsidRPr="00D732F9">
              <w:rPr>
                <w:rFonts w:cs="Arial"/>
              </w:rPr>
              <w:t>35B5B5</w:t>
            </w:r>
          </w:p>
        </w:tc>
        <w:tc>
          <w:tcPr>
            <w:tcW w:w="4876" w:type="dxa"/>
            <w:noWrap/>
            <w:hideMark/>
          </w:tcPr>
          <w:p w:rsidR="00345C4B" w:rsidRPr="00D732F9" w:rsidRDefault="00345C4B" w:rsidP="00066C57">
            <w:pPr>
              <w:rPr>
                <w:rFonts w:cs="Arial"/>
              </w:rPr>
            </w:pPr>
            <w:r w:rsidRPr="00D732F9">
              <w:rPr>
                <w:rFonts w:cs="Arial"/>
              </w:rPr>
              <w:t>F4083C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244</w:t>
            </w:r>
          </w:p>
        </w:tc>
        <w:tc>
          <w:tcPr>
            <w:tcW w:w="3280" w:type="dxa"/>
            <w:noWrap/>
            <w:hideMark/>
          </w:tcPr>
          <w:p w:rsidR="00345C4B" w:rsidRPr="00D732F9" w:rsidRDefault="00345C4B" w:rsidP="00066C57">
            <w:pPr>
              <w:rPr>
                <w:rFonts w:cs="Arial"/>
              </w:rPr>
            </w:pPr>
            <w:r w:rsidRPr="00D732F9">
              <w:rPr>
                <w:rFonts w:cs="Arial"/>
              </w:rPr>
              <w:t>31B3B4</w:t>
            </w:r>
          </w:p>
        </w:tc>
        <w:tc>
          <w:tcPr>
            <w:tcW w:w="4876" w:type="dxa"/>
            <w:noWrap/>
            <w:hideMark/>
          </w:tcPr>
          <w:p w:rsidR="00345C4B" w:rsidRPr="00D732F9" w:rsidRDefault="00345C4B" w:rsidP="00066C57">
            <w:pPr>
              <w:rPr>
                <w:rFonts w:cs="Arial"/>
              </w:rPr>
            </w:pPr>
            <w:r w:rsidRPr="00D732F9">
              <w:rPr>
                <w:rFonts w:cs="Arial"/>
              </w:rPr>
              <w:t>F4083D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245</w:t>
            </w:r>
          </w:p>
        </w:tc>
        <w:tc>
          <w:tcPr>
            <w:tcW w:w="3280" w:type="dxa"/>
            <w:noWrap/>
            <w:hideMark/>
          </w:tcPr>
          <w:p w:rsidR="00345C4B" w:rsidRPr="00D732F9" w:rsidRDefault="00345C4B" w:rsidP="00066C57">
            <w:pPr>
              <w:rPr>
                <w:rFonts w:cs="Arial"/>
              </w:rPr>
            </w:pPr>
            <w:r w:rsidRPr="00D732F9">
              <w:rPr>
                <w:rFonts w:cs="Arial"/>
              </w:rPr>
              <w:t>33B1B1</w:t>
            </w:r>
          </w:p>
        </w:tc>
        <w:tc>
          <w:tcPr>
            <w:tcW w:w="4876" w:type="dxa"/>
            <w:noWrap/>
            <w:hideMark/>
          </w:tcPr>
          <w:p w:rsidR="00345C4B" w:rsidRPr="00D732F9" w:rsidRDefault="00345C4B" w:rsidP="00066C57">
            <w:pPr>
              <w:rPr>
                <w:rFonts w:cs="Arial"/>
              </w:rPr>
            </w:pPr>
            <w:r w:rsidRPr="00D732F9">
              <w:rPr>
                <w:rFonts w:cs="Arial"/>
              </w:rPr>
              <w:t>F4083E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246</w:t>
            </w:r>
          </w:p>
        </w:tc>
        <w:tc>
          <w:tcPr>
            <w:tcW w:w="3280" w:type="dxa"/>
            <w:noWrap/>
            <w:hideMark/>
          </w:tcPr>
          <w:p w:rsidR="00345C4B" w:rsidRPr="00D732F9" w:rsidRDefault="00345C4B" w:rsidP="00066C57">
            <w:pPr>
              <w:rPr>
                <w:rFonts w:cs="Arial"/>
              </w:rPr>
            </w:pPr>
            <w:r w:rsidRPr="00D732F9">
              <w:rPr>
                <w:rFonts w:cs="Arial"/>
              </w:rPr>
              <w:t>30B2B3</w:t>
            </w:r>
          </w:p>
        </w:tc>
        <w:tc>
          <w:tcPr>
            <w:tcW w:w="4876" w:type="dxa"/>
            <w:noWrap/>
            <w:hideMark/>
          </w:tcPr>
          <w:p w:rsidR="00345C4B" w:rsidRPr="00D732F9" w:rsidRDefault="00345C4B" w:rsidP="00066C57">
            <w:pPr>
              <w:rPr>
                <w:rFonts w:cs="Arial"/>
              </w:rPr>
            </w:pPr>
            <w:r w:rsidRPr="00D732F9">
              <w:rPr>
                <w:rFonts w:cs="Arial"/>
              </w:rPr>
              <w:t>F4083F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247</w:t>
            </w:r>
          </w:p>
        </w:tc>
        <w:tc>
          <w:tcPr>
            <w:tcW w:w="3280" w:type="dxa"/>
            <w:noWrap/>
            <w:hideMark/>
          </w:tcPr>
          <w:p w:rsidR="00345C4B" w:rsidRPr="00D732F9" w:rsidRDefault="00345C4B" w:rsidP="00066C57">
            <w:pPr>
              <w:rPr>
                <w:rFonts w:cs="Arial"/>
              </w:rPr>
            </w:pPr>
            <w:r w:rsidRPr="00D732F9">
              <w:rPr>
                <w:rFonts w:cs="Arial"/>
              </w:rPr>
              <w:t>2BACAD</w:t>
            </w:r>
          </w:p>
        </w:tc>
        <w:tc>
          <w:tcPr>
            <w:tcW w:w="4876" w:type="dxa"/>
            <w:noWrap/>
            <w:hideMark/>
          </w:tcPr>
          <w:p w:rsidR="00345C4B" w:rsidRPr="00D732F9" w:rsidRDefault="00345C4B" w:rsidP="00066C57">
            <w:pPr>
              <w:rPr>
                <w:rFonts w:cs="Arial"/>
              </w:rPr>
            </w:pPr>
            <w:r w:rsidRPr="00D732F9">
              <w:rPr>
                <w:rFonts w:cs="Arial"/>
              </w:rPr>
              <w:t>F40840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248</w:t>
            </w:r>
          </w:p>
        </w:tc>
        <w:tc>
          <w:tcPr>
            <w:tcW w:w="3280" w:type="dxa"/>
            <w:noWrap/>
            <w:hideMark/>
          </w:tcPr>
          <w:p w:rsidR="00345C4B" w:rsidRPr="00D732F9" w:rsidRDefault="00345C4B" w:rsidP="00066C57">
            <w:pPr>
              <w:rPr>
                <w:rFonts w:cs="Arial"/>
              </w:rPr>
            </w:pPr>
            <w:r w:rsidRPr="00D732F9">
              <w:rPr>
                <w:rFonts w:cs="Arial"/>
              </w:rPr>
              <w:t>26A8AA</w:t>
            </w:r>
          </w:p>
        </w:tc>
        <w:tc>
          <w:tcPr>
            <w:tcW w:w="4876" w:type="dxa"/>
            <w:noWrap/>
            <w:hideMark/>
          </w:tcPr>
          <w:p w:rsidR="00345C4B" w:rsidRPr="00D732F9" w:rsidRDefault="00345C4B" w:rsidP="00066C57">
            <w:pPr>
              <w:rPr>
                <w:rFonts w:cs="Arial"/>
              </w:rPr>
            </w:pPr>
            <w:r w:rsidRPr="00D732F9">
              <w:rPr>
                <w:rFonts w:cs="Arial"/>
              </w:rPr>
              <w:t>F40841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249</w:t>
            </w:r>
          </w:p>
        </w:tc>
        <w:tc>
          <w:tcPr>
            <w:tcW w:w="3280" w:type="dxa"/>
            <w:noWrap/>
            <w:hideMark/>
          </w:tcPr>
          <w:p w:rsidR="00345C4B" w:rsidRPr="00D732F9" w:rsidRDefault="00345C4B" w:rsidP="00066C57">
            <w:pPr>
              <w:rPr>
                <w:rFonts w:cs="Arial"/>
              </w:rPr>
            </w:pPr>
            <w:r w:rsidRPr="00D732F9">
              <w:rPr>
                <w:rFonts w:cs="Arial"/>
              </w:rPr>
              <w:t>22A3A4</w:t>
            </w:r>
          </w:p>
        </w:tc>
        <w:tc>
          <w:tcPr>
            <w:tcW w:w="4876" w:type="dxa"/>
            <w:noWrap/>
            <w:hideMark/>
          </w:tcPr>
          <w:p w:rsidR="00345C4B" w:rsidRPr="00D732F9" w:rsidRDefault="00345C4B" w:rsidP="00066C57">
            <w:pPr>
              <w:rPr>
                <w:rFonts w:cs="Arial"/>
              </w:rPr>
            </w:pPr>
            <w:r w:rsidRPr="00D732F9">
              <w:rPr>
                <w:rFonts w:cs="Arial"/>
              </w:rPr>
              <w:t>F40842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250</w:t>
            </w:r>
          </w:p>
        </w:tc>
        <w:tc>
          <w:tcPr>
            <w:tcW w:w="3280" w:type="dxa"/>
            <w:noWrap/>
            <w:hideMark/>
          </w:tcPr>
          <w:p w:rsidR="00345C4B" w:rsidRPr="00D732F9" w:rsidRDefault="00345C4B" w:rsidP="00066C57">
            <w:pPr>
              <w:rPr>
                <w:rFonts w:cs="Arial"/>
              </w:rPr>
            </w:pPr>
            <w:r w:rsidRPr="00D732F9">
              <w:rPr>
                <w:rFonts w:cs="Arial"/>
              </w:rPr>
              <w:t>1C9FA1</w:t>
            </w:r>
          </w:p>
        </w:tc>
        <w:tc>
          <w:tcPr>
            <w:tcW w:w="4876" w:type="dxa"/>
            <w:noWrap/>
            <w:hideMark/>
          </w:tcPr>
          <w:p w:rsidR="00345C4B" w:rsidRPr="00D732F9" w:rsidRDefault="00345C4B" w:rsidP="00066C57">
            <w:pPr>
              <w:rPr>
                <w:rFonts w:cs="Arial"/>
              </w:rPr>
            </w:pPr>
            <w:r w:rsidRPr="00D732F9">
              <w:rPr>
                <w:rFonts w:cs="Arial"/>
              </w:rPr>
              <w:t>F40843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251</w:t>
            </w:r>
          </w:p>
        </w:tc>
        <w:tc>
          <w:tcPr>
            <w:tcW w:w="3280" w:type="dxa"/>
            <w:noWrap/>
            <w:hideMark/>
          </w:tcPr>
          <w:p w:rsidR="00345C4B" w:rsidRPr="00D732F9" w:rsidRDefault="00345C4B" w:rsidP="00066C57">
            <w:pPr>
              <w:rPr>
                <w:rFonts w:cs="Arial"/>
              </w:rPr>
            </w:pPr>
            <w:r w:rsidRPr="00D732F9">
              <w:rPr>
                <w:rFonts w:cs="Arial"/>
              </w:rPr>
              <w:t>149699</w:t>
            </w:r>
          </w:p>
        </w:tc>
        <w:tc>
          <w:tcPr>
            <w:tcW w:w="4876" w:type="dxa"/>
            <w:noWrap/>
            <w:hideMark/>
          </w:tcPr>
          <w:p w:rsidR="00345C4B" w:rsidRPr="00D732F9" w:rsidRDefault="00345C4B" w:rsidP="00066C57">
            <w:pPr>
              <w:rPr>
                <w:rFonts w:cs="Arial"/>
              </w:rPr>
            </w:pPr>
            <w:r w:rsidRPr="00D732F9">
              <w:rPr>
                <w:rFonts w:cs="Arial"/>
              </w:rPr>
              <w:t>F40844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252</w:t>
            </w:r>
          </w:p>
        </w:tc>
        <w:tc>
          <w:tcPr>
            <w:tcW w:w="3280" w:type="dxa"/>
            <w:noWrap/>
            <w:hideMark/>
          </w:tcPr>
          <w:p w:rsidR="00345C4B" w:rsidRPr="00D732F9" w:rsidRDefault="00345C4B" w:rsidP="00066C57">
            <w:pPr>
              <w:rPr>
                <w:rFonts w:cs="Arial"/>
              </w:rPr>
            </w:pPr>
            <w:r w:rsidRPr="00D732F9">
              <w:rPr>
                <w:rFonts w:cs="Arial"/>
              </w:rPr>
              <w:t>129393</w:t>
            </w:r>
          </w:p>
        </w:tc>
        <w:tc>
          <w:tcPr>
            <w:tcW w:w="4876" w:type="dxa"/>
            <w:noWrap/>
            <w:hideMark/>
          </w:tcPr>
          <w:p w:rsidR="00345C4B" w:rsidRPr="00D732F9" w:rsidRDefault="00345C4B" w:rsidP="00066C57">
            <w:pPr>
              <w:rPr>
                <w:rFonts w:cs="Arial"/>
              </w:rPr>
            </w:pPr>
            <w:r w:rsidRPr="00D732F9">
              <w:rPr>
                <w:rFonts w:cs="Arial"/>
              </w:rPr>
              <w:t>F40845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253</w:t>
            </w:r>
          </w:p>
        </w:tc>
        <w:tc>
          <w:tcPr>
            <w:tcW w:w="3280" w:type="dxa"/>
            <w:noWrap/>
            <w:hideMark/>
          </w:tcPr>
          <w:p w:rsidR="00345C4B" w:rsidRPr="00D732F9" w:rsidRDefault="00345C4B" w:rsidP="00066C57">
            <w:pPr>
              <w:rPr>
                <w:rFonts w:cs="Arial"/>
              </w:rPr>
            </w:pPr>
            <w:r w:rsidRPr="00D732F9">
              <w:rPr>
                <w:rFonts w:cs="Arial"/>
              </w:rPr>
              <w:t>0E8F91</w:t>
            </w:r>
          </w:p>
        </w:tc>
        <w:tc>
          <w:tcPr>
            <w:tcW w:w="4876" w:type="dxa"/>
            <w:noWrap/>
            <w:hideMark/>
          </w:tcPr>
          <w:p w:rsidR="00345C4B" w:rsidRPr="00D732F9" w:rsidRDefault="00345C4B" w:rsidP="00066C57">
            <w:pPr>
              <w:rPr>
                <w:rFonts w:cs="Arial"/>
              </w:rPr>
            </w:pPr>
            <w:r w:rsidRPr="00D732F9">
              <w:rPr>
                <w:rFonts w:cs="Arial"/>
              </w:rPr>
              <w:t>F40846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254</w:t>
            </w:r>
          </w:p>
        </w:tc>
        <w:tc>
          <w:tcPr>
            <w:tcW w:w="3280" w:type="dxa"/>
            <w:noWrap/>
            <w:hideMark/>
          </w:tcPr>
          <w:p w:rsidR="00345C4B" w:rsidRPr="00D732F9" w:rsidRDefault="00345C4B" w:rsidP="00066C57">
            <w:pPr>
              <w:rPr>
                <w:rFonts w:cs="Arial"/>
              </w:rPr>
            </w:pPr>
            <w:r w:rsidRPr="00D732F9">
              <w:rPr>
                <w:rFonts w:cs="Arial"/>
              </w:rPr>
              <w:t>0F8F8E</w:t>
            </w:r>
          </w:p>
        </w:tc>
        <w:tc>
          <w:tcPr>
            <w:tcW w:w="4876" w:type="dxa"/>
            <w:noWrap/>
            <w:hideMark/>
          </w:tcPr>
          <w:p w:rsidR="00345C4B" w:rsidRPr="00D732F9" w:rsidRDefault="00345C4B" w:rsidP="00066C57">
            <w:pPr>
              <w:rPr>
                <w:rFonts w:cs="Arial"/>
              </w:rPr>
            </w:pPr>
            <w:r w:rsidRPr="00D732F9">
              <w:rPr>
                <w:rFonts w:cs="Arial"/>
              </w:rPr>
              <w:t>F40847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255</w:t>
            </w:r>
          </w:p>
        </w:tc>
        <w:tc>
          <w:tcPr>
            <w:tcW w:w="3280" w:type="dxa"/>
            <w:noWrap/>
            <w:hideMark/>
          </w:tcPr>
          <w:p w:rsidR="00345C4B" w:rsidRPr="00D732F9" w:rsidRDefault="00345C4B" w:rsidP="00066C57">
            <w:pPr>
              <w:rPr>
                <w:rFonts w:cs="Arial"/>
              </w:rPr>
            </w:pPr>
            <w:r w:rsidRPr="00D732F9">
              <w:rPr>
                <w:rFonts w:cs="Arial"/>
              </w:rPr>
              <w:t>0E8F8F</w:t>
            </w:r>
          </w:p>
        </w:tc>
        <w:tc>
          <w:tcPr>
            <w:tcW w:w="4876" w:type="dxa"/>
            <w:noWrap/>
            <w:hideMark/>
          </w:tcPr>
          <w:p w:rsidR="00345C4B" w:rsidRPr="00D732F9" w:rsidRDefault="00345C4B" w:rsidP="00066C57">
            <w:pPr>
              <w:rPr>
                <w:rFonts w:cs="Arial"/>
              </w:rPr>
            </w:pPr>
            <w:r w:rsidRPr="00D732F9">
              <w:rPr>
                <w:rFonts w:cs="Arial"/>
              </w:rPr>
              <w:t>F40848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256</w:t>
            </w:r>
          </w:p>
        </w:tc>
        <w:tc>
          <w:tcPr>
            <w:tcW w:w="3280" w:type="dxa"/>
            <w:noWrap/>
            <w:hideMark/>
          </w:tcPr>
          <w:p w:rsidR="00345C4B" w:rsidRPr="00D732F9" w:rsidRDefault="00345C4B" w:rsidP="00066C57">
            <w:pPr>
              <w:rPr>
                <w:rFonts w:cs="Arial"/>
              </w:rPr>
            </w:pPr>
            <w:r w:rsidRPr="00D732F9">
              <w:rPr>
                <w:rFonts w:cs="Arial"/>
              </w:rPr>
              <w:t>0E8E8E</w:t>
            </w:r>
          </w:p>
        </w:tc>
        <w:tc>
          <w:tcPr>
            <w:tcW w:w="4876" w:type="dxa"/>
            <w:noWrap/>
            <w:hideMark/>
          </w:tcPr>
          <w:p w:rsidR="00345C4B" w:rsidRPr="00D732F9" w:rsidRDefault="00345C4B" w:rsidP="00066C57">
            <w:pPr>
              <w:rPr>
                <w:rFonts w:cs="Arial"/>
              </w:rPr>
            </w:pPr>
            <w:r w:rsidRPr="00D732F9">
              <w:rPr>
                <w:rFonts w:cs="Arial"/>
              </w:rPr>
              <w:t>F40849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257</w:t>
            </w:r>
          </w:p>
        </w:tc>
        <w:tc>
          <w:tcPr>
            <w:tcW w:w="3280" w:type="dxa"/>
            <w:noWrap/>
            <w:hideMark/>
          </w:tcPr>
          <w:p w:rsidR="00345C4B" w:rsidRPr="00D732F9" w:rsidRDefault="00345C4B" w:rsidP="00066C57">
            <w:pPr>
              <w:rPr>
                <w:rFonts w:cs="Arial"/>
              </w:rPr>
            </w:pPr>
            <w:r w:rsidRPr="00D732F9">
              <w:rPr>
                <w:rFonts w:cs="Arial"/>
              </w:rPr>
              <w:t>0D8E8E</w:t>
            </w:r>
          </w:p>
        </w:tc>
        <w:tc>
          <w:tcPr>
            <w:tcW w:w="4876" w:type="dxa"/>
            <w:noWrap/>
            <w:hideMark/>
          </w:tcPr>
          <w:p w:rsidR="00345C4B" w:rsidRPr="00D732F9" w:rsidRDefault="00345C4B" w:rsidP="00066C57">
            <w:pPr>
              <w:rPr>
                <w:rFonts w:cs="Arial"/>
              </w:rPr>
            </w:pPr>
            <w:r w:rsidRPr="00D732F9">
              <w:rPr>
                <w:rFonts w:cs="Arial"/>
              </w:rPr>
              <w:t>F4084A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258</w:t>
            </w:r>
          </w:p>
        </w:tc>
        <w:tc>
          <w:tcPr>
            <w:tcW w:w="3280" w:type="dxa"/>
            <w:noWrap/>
            <w:hideMark/>
          </w:tcPr>
          <w:p w:rsidR="00345C4B" w:rsidRPr="00D732F9" w:rsidRDefault="00345C4B" w:rsidP="00066C57">
            <w:pPr>
              <w:rPr>
                <w:rFonts w:cs="Arial"/>
              </w:rPr>
            </w:pPr>
            <w:r w:rsidRPr="00D732F9">
              <w:rPr>
                <w:rFonts w:cs="Arial"/>
              </w:rPr>
              <w:t>0E8E8E</w:t>
            </w:r>
          </w:p>
        </w:tc>
        <w:tc>
          <w:tcPr>
            <w:tcW w:w="4876" w:type="dxa"/>
            <w:noWrap/>
            <w:hideMark/>
          </w:tcPr>
          <w:p w:rsidR="00345C4B" w:rsidRPr="00D732F9" w:rsidRDefault="00345C4B" w:rsidP="00066C57">
            <w:pPr>
              <w:rPr>
                <w:rFonts w:cs="Arial"/>
              </w:rPr>
            </w:pPr>
            <w:r w:rsidRPr="00D732F9">
              <w:rPr>
                <w:rFonts w:cs="Arial"/>
              </w:rPr>
              <w:t>F4084B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259</w:t>
            </w:r>
          </w:p>
        </w:tc>
        <w:tc>
          <w:tcPr>
            <w:tcW w:w="3280" w:type="dxa"/>
            <w:noWrap/>
            <w:hideMark/>
          </w:tcPr>
          <w:p w:rsidR="00345C4B" w:rsidRPr="00D732F9" w:rsidRDefault="00345C4B" w:rsidP="00066C57">
            <w:pPr>
              <w:rPr>
                <w:rFonts w:cs="Arial"/>
              </w:rPr>
            </w:pPr>
            <w:r w:rsidRPr="00D732F9">
              <w:rPr>
                <w:rFonts w:cs="Arial"/>
              </w:rPr>
              <w:t>0E8F8E</w:t>
            </w:r>
          </w:p>
        </w:tc>
        <w:tc>
          <w:tcPr>
            <w:tcW w:w="4876" w:type="dxa"/>
            <w:noWrap/>
            <w:hideMark/>
          </w:tcPr>
          <w:p w:rsidR="00345C4B" w:rsidRPr="00D732F9" w:rsidRDefault="00345C4B" w:rsidP="00066C57">
            <w:pPr>
              <w:rPr>
                <w:rFonts w:cs="Arial"/>
              </w:rPr>
            </w:pPr>
            <w:r w:rsidRPr="00D732F9">
              <w:rPr>
                <w:rFonts w:cs="Arial"/>
              </w:rPr>
              <w:t>F4084C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260</w:t>
            </w:r>
          </w:p>
        </w:tc>
        <w:tc>
          <w:tcPr>
            <w:tcW w:w="3280" w:type="dxa"/>
            <w:noWrap/>
            <w:hideMark/>
          </w:tcPr>
          <w:p w:rsidR="00345C4B" w:rsidRPr="00D732F9" w:rsidRDefault="00345C4B" w:rsidP="00066C57">
            <w:pPr>
              <w:rPr>
                <w:rFonts w:cs="Arial"/>
              </w:rPr>
            </w:pPr>
            <w:r w:rsidRPr="00D732F9">
              <w:rPr>
                <w:rFonts w:cs="Arial"/>
              </w:rPr>
              <w:t>09898C</w:t>
            </w:r>
          </w:p>
        </w:tc>
        <w:tc>
          <w:tcPr>
            <w:tcW w:w="4876" w:type="dxa"/>
            <w:noWrap/>
            <w:hideMark/>
          </w:tcPr>
          <w:p w:rsidR="00345C4B" w:rsidRPr="00D732F9" w:rsidRDefault="00345C4B" w:rsidP="00066C57">
            <w:pPr>
              <w:rPr>
                <w:rFonts w:cs="Arial"/>
              </w:rPr>
            </w:pPr>
            <w:r w:rsidRPr="00D732F9">
              <w:rPr>
                <w:rFonts w:cs="Arial"/>
              </w:rPr>
              <w:t>F4084D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261</w:t>
            </w:r>
          </w:p>
        </w:tc>
        <w:tc>
          <w:tcPr>
            <w:tcW w:w="3280" w:type="dxa"/>
            <w:noWrap/>
            <w:hideMark/>
          </w:tcPr>
          <w:p w:rsidR="00345C4B" w:rsidRPr="00D732F9" w:rsidRDefault="00345C4B" w:rsidP="00066C57">
            <w:pPr>
              <w:rPr>
                <w:rFonts w:cs="Arial"/>
              </w:rPr>
            </w:pPr>
            <w:r w:rsidRPr="00D732F9">
              <w:rPr>
                <w:rFonts w:cs="Arial"/>
              </w:rPr>
              <w:t>0A8A89</w:t>
            </w:r>
          </w:p>
        </w:tc>
        <w:tc>
          <w:tcPr>
            <w:tcW w:w="4876" w:type="dxa"/>
            <w:noWrap/>
            <w:hideMark/>
          </w:tcPr>
          <w:p w:rsidR="00345C4B" w:rsidRPr="00D732F9" w:rsidRDefault="00345C4B" w:rsidP="00066C57">
            <w:pPr>
              <w:rPr>
                <w:rFonts w:cs="Arial"/>
              </w:rPr>
            </w:pPr>
            <w:r w:rsidRPr="00D732F9">
              <w:rPr>
                <w:rFonts w:cs="Arial"/>
              </w:rPr>
              <w:t>F4084E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262</w:t>
            </w:r>
          </w:p>
        </w:tc>
        <w:tc>
          <w:tcPr>
            <w:tcW w:w="3280" w:type="dxa"/>
            <w:noWrap/>
            <w:hideMark/>
          </w:tcPr>
          <w:p w:rsidR="00345C4B" w:rsidRPr="00D732F9" w:rsidRDefault="00345C4B" w:rsidP="00066C57">
            <w:pPr>
              <w:rPr>
                <w:rFonts w:cs="Arial"/>
              </w:rPr>
            </w:pPr>
            <w:r w:rsidRPr="00D732F9">
              <w:rPr>
                <w:rFonts w:cs="Arial"/>
              </w:rPr>
              <w:t>058688</w:t>
            </w:r>
          </w:p>
        </w:tc>
        <w:tc>
          <w:tcPr>
            <w:tcW w:w="4876" w:type="dxa"/>
            <w:noWrap/>
            <w:hideMark/>
          </w:tcPr>
          <w:p w:rsidR="00345C4B" w:rsidRPr="00D732F9" w:rsidRDefault="00345C4B" w:rsidP="00066C57">
            <w:pPr>
              <w:rPr>
                <w:rFonts w:cs="Arial"/>
              </w:rPr>
            </w:pPr>
            <w:r w:rsidRPr="00D732F9">
              <w:rPr>
                <w:rFonts w:cs="Arial"/>
              </w:rPr>
              <w:t>F4084F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263</w:t>
            </w:r>
          </w:p>
        </w:tc>
        <w:tc>
          <w:tcPr>
            <w:tcW w:w="3280" w:type="dxa"/>
            <w:noWrap/>
            <w:hideMark/>
          </w:tcPr>
          <w:p w:rsidR="00345C4B" w:rsidRPr="00D732F9" w:rsidRDefault="00345C4B" w:rsidP="00066C57">
            <w:pPr>
              <w:rPr>
                <w:rFonts w:cs="Arial"/>
              </w:rPr>
            </w:pPr>
            <w:r w:rsidRPr="00D732F9">
              <w:rPr>
                <w:rFonts w:cs="Arial"/>
              </w:rPr>
              <w:t>028384</w:t>
            </w:r>
          </w:p>
        </w:tc>
        <w:tc>
          <w:tcPr>
            <w:tcW w:w="4876" w:type="dxa"/>
            <w:noWrap/>
            <w:hideMark/>
          </w:tcPr>
          <w:p w:rsidR="00345C4B" w:rsidRPr="00D732F9" w:rsidRDefault="00345C4B" w:rsidP="00066C57">
            <w:pPr>
              <w:rPr>
                <w:rFonts w:cs="Arial"/>
              </w:rPr>
            </w:pPr>
            <w:r w:rsidRPr="00D732F9">
              <w:rPr>
                <w:rFonts w:cs="Arial"/>
              </w:rPr>
              <w:t>F40850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264</w:t>
            </w:r>
          </w:p>
        </w:tc>
        <w:tc>
          <w:tcPr>
            <w:tcW w:w="3280" w:type="dxa"/>
            <w:noWrap/>
            <w:hideMark/>
          </w:tcPr>
          <w:p w:rsidR="00345C4B" w:rsidRPr="00D732F9" w:rsidRDefault="00345C4B" w:rsidP="00066C57">
            <w:pPr>
              <w:rPr>
                <w:rFonts w:cs="Arial"/>
              </w:rPr>
            </w:pPr>
            <w:r w:rsidRPr="00D732F9">
              <w:rPr>
                <w:rFonts w:cs="Arial"/>
              </w:rPr>
              <w:t>018182</w:t>
            </w:r>
          </w:p>
        </w:tc>
        <w:tc>
          <w:tcPr>
            <w:tcW w:w="4876" w:type="dxa"/>
            <w:noWrap/>
            <w:hideMark/>
          </w:tcPr>
          <w:p w:rsidR="00345C4B" w:rsidRPr="00D732F9" w:rsidRDefault="00345C4B" w:rsidP="00066C57">
            <w:pPr>
              <w:rPr>
                <w:rFonts w:cs="Arial"/>
              </w:rPr>
            </w:pPr>
            <w:r w:rsidRPr="00D732F9">
              <w:rPr>
                <w:rFonts w:cs="Arial"/>
              </w:rPr>
              <w:t>F40851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265</w:t>
            </w:r>
          </w:p>
        </w:tc>
        <w:tc>
          <w:tcPr>
            <w:tcW w:w="3280" w:type="dxa"/>
            <w:noWrap/>
            <w:hideMark/>
          </w:tcPr>
          <w:p w:rsidR="00345C4B" w:rsidRPr="00D732F9" w:rsidRDefault="00345C4B" w:rsidP="00066C57">
            <w:pPr>
              <w:rPr>
                <w:rFonts w:cs="Arial"/>
              </w:rPr>
            </w:pPr>
            <w:r w:rsidRPr="00D732F9">
              <w:rPr>
                <w:rFonts w:cs="Arial"/>
              </w:rPr>
              <w:t>008181</w:t>
            </w:r>
          </w:p>
        </w:tc>
        <w:tc>
          <w:tcPr>
            <w:tcW w:w="4876" w:type="dxa"/>
            <w:noWrap/>
            <w:hideMark/>
          </w:tcPr>
          <w:p w:rsidR="00345C4B" w:rsidRPr="00D732F9" w:rsidRDefault="00345C4B" w:rsidP="00066C57">
            <w:pPr>
              <w:rPr>
                <w:rFonts w:cs="Arial"/>
              </w:rPr>
            </w:pPr>
            <w:r w:rsidRPr="00D732F9">
              <w:rPr>
                <w:rFonts w:cs="Arial"/>
              </w:rPr>
              <w:t>F40852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266</w:t>
            </w:r>
          </w:p>
        </w:tc>
        <w:tc>
          <w:tcPr>
            <w:tcW w:w="3280" w:type="dxa"/>
            <w:noWrap/>
            <w:hideMark/>
          </w:tcPr>
          <w:p w:rsidR="00345C4B" w:rsidRPr="00D732F9" w:rsidRDefault="00345C4B" w:rsidP="00066C57">
            <w:pPr>
              <w:rPr>
                <w:rFonts w:cs="Arial"/>
              </w:rPr>
            </w:pPr>
            <w:r w:rsidRPr="00D732F9">
              <w:rPr>
                <w:rFonts w:cs="Arial"/>
              </w:rPr>
              <w:t>F97B7E</w:t>
            </w:r>
          </w:p>
        </w:tc>
        <w:tc>
          <w:tcPr>
            <w:tcW w:w="4876" w:type="dxa"/>
            <w:noWrap/>
            <w:hideMark/>
          </w:tcPr>
          <w:p w:rsidR="00345C4B" w:rsidRPr="00D732F9" w:rsidRDefault="00345C4B" w:rsidP="00066C57">
            <w:pPr>
              <w:rPr>
                <w:rFonts w:cs="Arial"/>
              </w:rPr>
            </w:pPr>
            <w:r w:rsidRPr="00D732F9">
              <w:rPr>
                <w:rFonts w:cs="Arial"/>
              </w:rPr>
              <w:t>F40853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267</w:t>
            </w:r>
          </w:p>
        </w:tc>
        <w:tc>
          <w:tcPr>
            <w:tcW w:w="3280" w:type="dxa"/>
            <w:noWrap/>
            <w:hideMark/>
          </w:tcPr>
          <w:p w:rsidR="00345C4B" w:rsidRPr="00D732F9" w:rsidRDefault="00345C4B" w:rsidP="00066C57">
            <w:pPr>
              <w:rPr>
                <w:rFonts w:cs="Arial"/>
              </w:rPr>
            </w:pPr>
            <w:r w:rsidRPr="00D732F9">
              <w:rPr>
                <w:rFonts w:cs="Arial"/>
              </w:rPr>
              <w:t>FC7B7A</w:t>
            </w:r>
          </w:p>
        </w:tc>
        <w:tc>
          <w:tcPr>
            <w:tcW w:w="4876" w:type="dxa"/>
            <w:noWrap/>
            <w:hideMark/>
          </w:tcPr>
          <w:p w:rsidR="00345C4B" w:rsidRPr="00D732F9" w:rsidRDefault="00345C4B" w:rsidP="00066C57">
            <w:pPr>
              <w:rPr>
                <w:rFonts w:cs="Arial"/>
              </w:rPr>
            </w:pPr>
            <w:r w:rsidRPr="00D732F9">
              <w:rPr>
                <w:rFonts w:cs="Arial"/>
              </w:rPr>
              <w:t>F40854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268</w:t>
            </w:r>
          </w:p>
        </w:tc>
        <w:tc>
          <w:tcPr>
            <w:tcW w:w="3280" w:type="dxa"/>
            <w:noWrap/>
            <w:hideMark/>
          </w:tcPr>
          <w:p w:rsidR="00345C4B" w:rsidRPr="00D732F9" w:rsidRDefault="00345C4B" w:rsidP="00066C57">
            <w:pPr>
              <w:rPr>
                <w:rFonts w:cs="Arial"/>
              </w:rPr>
            </w:pPr>
            <w:r w:rsidRPr="00D732F9">
              <w:rPr>
                <w:rFonts w:cs="Arial"/>
              </w:rPr>
              <w:t>FD7D7C</w:t>
            </w:r>
          </w:p>
        </w:tc>
        <w:tc>
          <w:tcPr>
            <w:tcW w:w="4876" w:type="dxa"/>
            <w:noWrap/>
            <w:hideMark/>
          </w:tcPr>
          <w:p w:rsidR="00345C4B" w:rsidRPr="00D732F9" w:rsidRDefault="00345C4B" w:rsidP="00066C57">
            <w:pPr>
              <w:rPr>
                <w:rFonts w:cs="Arial"/>
              </w:rPr>
            </w:pPr>
            <w:r w:rsidRPr="00D732F9">
              <w:rPr>
                <w:rFonts w:cs="Arial"/>
              </w:rPr>
              <w:t>F40855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269</w:t>
            </w:r>
          </w:p>
        </w:tc>
        <w:tc>
          <w:tcPr>
            <w:tcW w:w="3280" w:type="dxa"/>
            <w:noWrap/>
            <w:hideMark/>
          </w:tcPr>
          <w:p w:rsidR="00345C4B" w:rsidRPr="00D732F9" w:rsidRDefault="00345C4B" w:rsidP="00066C57">
            <w:pPr>
              <w:rPr>
                <w:rFonts w:cs="Arial"/>
              </w:rPr>
            </w:pPr>
            <w:r w:rsidRPr="00D732F9">
              <w:rPr>
                <w:rFonts w:cs="Arial"/>
              </w:rPr>
              <w:t>FB7C7D</w:t>
            </w:r>
          </w:p>
        </w:tc>
        <w:tc>
          <w:tcPr>
            <w:tcW w:w="4876" w:type="dxa"/>
            <w:noWrap/>
            <w:hideMark/>
          </w:tcPr>
          <w:p w:rsidR="00345C4B" w:rsidRPr="00D732F9" w:rsidRDefault="00345C4B" w:rsidP="00066C57">
            <w:pPr>
              <w:rPr>
                <w:rFonts w:cs="Arial"/>
              </w:rPr>
            </w:pPr>
            <w:r w:rsidRPr="00D732F9">
              <w:rPr>
                <w:rFonts w:cs="Arial"/>
              </w:rPr>
              <w:t>F40856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270</w:t>
            </w:r>
          </w:p>
        </w:tc>
        <w:tc>
          <w:tcPr>
            <w:tcW w:w="3280" w:type="dxa"/>
            <w:noWrap/>
            <w:hideMark/>
          </w:tcPr>
          <w:p w:rsidR="00345C4B" w:rsidRPr="00D732F9" w:rsidRDefault="00345C4B" w:rsidP="00066C57">
            <w:pPr>
              <w:rPr>
                <w:rFonts w:cs="Arial"/>
              </w:rPr>
            </w:pPr>
            <w:r w:rsidRPr="00D732F9">
              <w:rPr>
                <w:rFonts w:cs="Arial"/>
              </w:rPr>
              <w:t>F9797A</w:t>
            </w:r>
          </w:p>
        </w:tc>
        <w:tc>
          <w:tcPr>
            <w:tcW w:w="4876" w:type="dxa"/>
            <w:noWrap/>
            <w:hideMark/>
          </w:tcPr>
          <w:p w:rsidR="00345C4B" w:rsidRPr="00D732F9" w:rsidRDefault="00345C4B" w:rsidP="00066C57">
            <w:pPr>
              <w:rPr>
                <w:rFonts w:cs="Arial"/>
              </w:rPr>
            </w:pPr>
            <w:r w:rsidRPr="00D732F9">
              <w:rPr>
                <w:rFonts w:cs="Arial"/>
              </w:rPr>
              <w:t>F40857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271</w:t>
            </w:r>
          </w:p>
        </w:tc>
        <w:tc>
          <w:tcPr>
            <w:tcW w:w="3280" w:type="dxa"/>
            <w:noWrap/>
            <w:hideMark/>
          </w:tcPr>
          <w:p w:rsidR="00345C4B" w:rsidRPr="00D732F9" w:rsidRDefault="00345C4B" w:rsidP="00066C57">
            <w:pPr>
              <w:rPr>
                <w:rFonts w:cs="Arial"/>
              </w:rPr>
            </w:pPr>
            <w:r w:rsidRPr="00D732F9">
              <w:rPr>
                <w:rFonts w:cs="Arial"/>
              </w:rPr>
              <w:t>FE7D7A</w:t>
            </w:r>
          </w:p>
        </w:tc>
        <w:tc>
          <w:tcPr>
            <w:tcW w:w="4876" w:type="dxa"/>
            <w:noWrap/>
            <w:hideMark/>
          </w:tcPr>
          <w:p w:rsidR="00345C4B" w:rsidRPr="00D732F9" w:rsidRDefault="00345C4B" w:rsidP="00066C57">
            <w:pPr>
              <w:rPr>
                <w:rFonts w:cs="Arial"/>
              </w:rPr>
            </w:pPr>
            <w:r w:rsidRPr="00D732F9">
              <w:rPr>
                <w:rFonts w:cs="Arial"/>
              </w:rPr>
              <w:t>F40858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272</w:t>
            </w:r>
          </w:p>
        </w:tc>
        <w:tc>
          <w:tcPr>
            <w:tcW w:w="3280" w:type="dxa"/>
            <w:noWrap/>
            <w:hideMark/>
          </w:tcPr>
          <w:p w:rsidR="00345C4B" w:rsidRPr="00D732F9" w:rsidRDefault="00345C4B" w:rsidP="00066C57">
            <w:pPr>
              <w:rPr>
                <w:rFonts w:cs="Arial"/>
              </w:rPr>
            </w:pPr>
            <w:r w:rsidRPr="00D732F9">
              <w:rPr>
                <w:rFonts w:cs="Arial"/>
              </w:rPr>
              <w:t>FA7D7F</w:t>
            </w:r>
          </w:p>
        </w:tc>
        <w:tc>
          <w:tcPr>
            <w:tcW w:w="4876" w:type="dxa"/>
            <w:noWrap/>
            <w:hideMark/>
          </w:tcPr>
          <w:p w:rsidR="00345C4B" w:rsidRPr="00D732F9" w:rsidRDefault="00345C4B" w:rsidP="00066C57">
            <w:pPr>
              <w:rPr>
                <w:rFonts w:cs="Arial"/>
              </w:rPr>
            </w:pPr>
            <w:r w:rsidRPr="00D732F9">
              <w:rPr>
                <w:rFonts w:cs="Arial"/>
              </w:rPr>
              <w:t>F40859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273</w:t>
            </w:r>
          </w:p>
        </w:tc>
        <w:tc>
          <w:tcPr>
            <w:tcW w:w="3280" w:type="dxa"/>
            <w:noWrap/>
            <w:hideMark/>
          </w:tcPr>
          <w:p w:rsidR="00345C4B" w:rsidRPr="00D732F9" w:rsidRDefault="00345C4B" w:rsidP="00066C57">
            <w:pPr>
              <w:rPr>
                <w:rFonts w:cs="Arial"/>
              </w:rPr>
            </w:pPr>
            <w:r w:rsidRPr="00D732F9">
              <w:rPr>
                <w:rFonts w:cs="Arial"/>
              </w:rPr>
              <w:t>F57577</w:t>
            </w:r>
          </w:p>
        </w:tc>
        <w:tc>
          <w:tcPr>
            <w:tcW w:w="4876" w:type="dxa"/>
            <w:noWrap/>
            <w:hideMark/>
          </w:tcPr>
          <w:p w:rsidR="00345C4B" w:rsidRPr="00D732F9" w:rsidRDefault="00345C4B" w:rsidP="00066C57">
            <w:pPr>
              <w:rPr>
                <w:rFonts w:cs="Arial"/>
              </w:rPr>
            </w:pPr>
            <w:r w:rsidRPr="00D732F9">
              <w:rPr>
                <w:rFonts w:cs="Arial"/>
              </w:rPr>
              <w:t>F4085A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274</w:t>
            </w:r>
          </w:p>
        </w:tc>
        <w:tc>
          <w:tcPr>
            <w:tcW w:w="3280" w:type="dxa"/>
            <w:noWrap/>
            <w:hideMark/>
          </w:tcPr>
          <w:p w:rsidR="00345C4B" w:rsidRPr="00D732F9" w:rsidRDefault="00345C4B" w:rsidP="00066C57">
            <w:pPr>
              <w:rPr>
                <w:rFonts w:cs="Arial"/>
              </w:rPr>
            </w:pPr>
            <w:r w:rsidRPr="00D732F9">
              <w:rPr>
                <w:rFonts w:cs="Arial"/>
              </w:rPr>
              <w:t>FB7876</w:t>
            </w:r>
          </w:p>
        </w:tc>
        <w:tc>
          <w:tcPr>
            <w:tcW w:w="4876" w:type="dxa"/>
            <w:noWrap/>
            <w:hideMark/>
          </w:tcPr>
          <w:p w:rsidR="00345C4B" w:rsidRPr="00D732F9" w:rsidRDefault="00345C4B" w:rsidP="00066C57">
            <w:pPr>
              <w:rPr>
                <w:rFonts w:cs="Arial"/>
              </w:rPr>
            </w:pPr>
            <w:r w:rsidRPr="00D732F9">
              <w:rPr>
                <w:rFonts w:cs="Arial"/>
              </w:rPr>
              <w:t>F4085B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275</w:t>
            </w:r>
          </w:p>
        </w:tc>
        <w:tc>
          <w:tcPr>
            <w:tcW w:w="3280" w:type="dxa"/>
            <w:noWrap/>
            <w:hideMark/>
          </w:tcPr>
          <w:p w:rsidR="00345C4B" w:rsidRPr="00D732F9" w:rsidRDefault="00345C4B" w:rsidP="00066C57">
            <w:pPr>
              <w:rPr>
                <w:rFonts w:cs="Arial"/>
              </w:rPr>
            </w:pPr>
            <w:r w:rsidRPr="00D732F9">
              <w:rPr>
                <w:rFonts w:cs="Arial"/>
              </w:rPr>
              <w:t>F87B7C</w:t>
            </w:r>
          </w:p>
        </w:tc>
        <w:tc>
          <w:tcPr>
            <w:tcW w:w="4876" w:type="dxa"/>
            <w:noWrap/>
            <w:hideMark/>
          </w:tcPr>
          <w:p w:rsidR="00345C4B" w:rsidRPr="00D732F9" w:rsidRDefault="00345C4B" w:rsidP="00066C57">
            <w:pPr>
              <w:rPr>
                <w:rFonts w:cs="Arial"/>
              </w:rPr>
            </w:pPr>
            <w:r w:rsidRPr="00D732F9">
              <w:rPr>
                <w:rFonts w:cs="Arial"/>
              </w:rPr>
              <w:t>F4085C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276</w:t>
            </w:r>
          </w:p>
        </w:tc>
        <w:tc>
          <w:tcPr>
            <w:tcW w:w="3280" w:type="dxa"/>
            <w:noWrap/>
            <w:hideMark/>
          </w:tcPr>
          <w:p w:rsidR="00345C4B" w:rsidRPr="00D732F9" w:rsidRDefault="00345C4B" w:rsidP="00066C57">
            <w:pPr>
              <w:rPr>
                <w:rFonts w:cs="Arial"/>
              </w:rPr>
            </w:pPr>
            <w:r w:rsidRPr="00D732F9">
              <w:rPr>
                <w:rFonts w:cs="Arial"/>
              </w:rPr>
              <w:t>EE6F73</w:t>
            </w:r>
          </w:p>
        </w:tc>
        <w:tc>
          <w:tcPr>
            <w:tcW w:w="4876" w:type="dxa"/>
            <w:noWrap/>
            <w:hideMark/>
          </w:tcPr>
          <w:p w:rsidR="00345C4B" w:rsidRPr="00D732F9" w:rsidRDefault="00345C4B" w:rsidP="00066C57">
            <w:pPr>
              <w:rPr>
                <w:rFonts w:cs="Arial"/>
              </w:rPr>
            </w:pPr>
            <w:r w:rsidRPr="00D732F9">
              <w:rPr>
                <w:rFonts w:cs="Arial"/>
              </w:rPr>
              <w:t>F4085D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277</w:t>
            </w:r>
          </w:p>
        </w:tc>
        <w:tc>
          <w:tcPr>
            <w:tcW w:w="3280" w:type="dxa"/>
            <w:noWrap/>
            <w:hideMark/>
          </w:tcPr>
          <w:p w:rsidR="00345C4B" w:rsidRPr="00D732F9" w:rsidRDefault="00345C4B" w:rsidP="00066C57">
            <w:pPr>
              <w:rPr>
                <w:rFonts w:cs="Arial"/>
              </w:rPr>
            </w:pPr>
            <w:r w:rsidRPr="00D732F9">
              <w:rPr>
                <w:rFonts w:cs="Arial"/>
              </w:rPr>
              <w:t>F47270</w:t>
            </w:r>
          </w:p>
        </w:tc>
        <w:tc>
          <w:tcPr>
            <w:tcW w:w="4876" w:type="dxa"/>
            <w:noWrap/>
            <w:hideMark/>
          </w:tcPr>
          <w:p w:rsidR="00345C4B" w:rsidRPr="00D732F9" w:rsidRDefault="00345C4B" w:rsidP="00066C57">
            <w:pPr>
              <w:rPr>
                <w:rFonts w:cs="Arial"/>
              </w:rPr>
            </w:pPr>
            <w:r w:rsidRPr="00D732F9">
              <w:rPr>
                <w:rFonts w:cs="Arial"/>
              </w:rPr>
              <w:t>F4085E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278</w:t>
            </w:r>
          </w:p>
        </w:tc>
        <w:tc>
          <w:tcPr>
            <w:tcW w:w="3280" w:type="dxa"/>
            <w:noWrap/>
            <w:hideMark/>
          </w:tcPr>
          <w:p w:rsidR="00345C4B" w:rsidRPr="00D732F9" w:rsidRDefault="00345C4B" w:rsidP="00066C57">
            <w:pPr>
              <w:rPr>
                <w:rFonts w:cs="Arial"/>
              </w:rPr>
            </w:pPr>
            <w:r w:rsidRPr="00D732F9">
              <w:rPr>
                <w:rFonts w:cs="Arial"/>
              </w:rPr>
              <w:t>EE7073</w:t>
            </w:r>
          </w:p>
        </w:tc>
        <w:tc>
          <w:tcPr>
            <w:tcW w:w="4876" w:type="dxa"/>
            <w:noWrap/>
            <w:hideMark/>
          </w:tcPr>
          <w:p w:rsidR="00345C4B" w:rsidRPr="00D732F9" w:rsidRDefault="00345C4B" w:rsidP="00066C57">
            <w:pPr>
              <w:rPr>
                <w:rFonts w:cs="Arial"/>
              </w:rPr>
            </w:pPr>
            <w:r w:rsidRPr="00D732F9">
              <w:rPr>
                <w:rFonts w:cs="Arial"/>
              </w:rPr>
              <w:t>F4085F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279</w:t>
            </w:r>
          </w:p>
        </w:tc>
        <w:tc>
          <w:tcPr>
            <w:tcW w:w="3280" w:type="dxa"/>
            <w:noWrap/>
            <w:hideMark/>
          </w:tcPr>
          <w:p w:rsidR="00345C4B" w:rsidRPr="00D732F9" w:rsidRDefault="00345C4B" w:rsidP="00066C57">
            <w:pPr>
              <w:rPr>
                <w:rFonts w:cs="Arial"/>
              </w:rPr>
            </w:pPr>
            <w:r w:rsidRPr="00D732F9">
              <w:rPr>
                <w:rFonts w:cs="Arial"/>
              </w:rPr>
              <w:t>EC6C6D</w:t>
            </w:r>
          </w:p>
        </w:tc>
        <w:tc>
          <w:tcPr>
            <w:tcW w:w="4876" w:type="dxa"/>
            <w:noWrap/>
            <w:hideMark/>
          </w:tcPr>
          <w:p w:rsidR="00345C4B" w:rsidRPr="00D732F9" w:rsidRDefault="00345C4B" w:rsidP="00066C57">
            <w:pPr>
              <w:rPr>
                <w:rFonts w:cs="Arial"/>
              </w:rPr>
            </w:pPr>
            <w:r w:rsidRPr="00D732F9">
              <w:rPr>
                <w:rFonts w:cs="Arial"/>
              </w:rPr>
              <w:t>F40860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280</w:t>
            </w:r>
          </w:p>
        </w:tc>
        <w:tc>
          <w:tcPr>
            <w:tcW w:w="3280" w:type="dxa"/>
            <w:noWrap/>
            <w:hideMark/>
          </w:tcPr>
          <w:p w:rsidR="00345C4B" w:rsidRPr="00D732F9" w:rsidRDefault="00345C4B" w:rsidP="00066C57">
            <w:pPr>
              <w:rPr>
                <w:rFonts w:cs="Arial"/>
              </w:rPr>
            </w:pPr>
            <w:r w:rsidRPr="00D732F9">
              <w:rPr>
                <w:rFonts w:cs="Arial"/>
              </w:rPr>
              <w:t>ED6C6C</w:t>
            </w:r>
          </w:p>
        </w:tc>
        <w:tc>
          <w:tcPr>
            <w:tcW w:w="4876" w:type="dxa"/>
            <w:noWrap/>
            <w:hideMark/>
          </w:tcPr>
          <w:p w:rsidR="00345C4B" w:rsidRPr="00D732F9" w:rsidRDefault="00345C4B" w:rsidP="00066C57">
            <w:pPr>
              <w:rPr>
                <w:rFonts w:cs="Arial"/>
              </w:rPr>
            </w:pPr>
            <w:r w:rsidRPr="00D732F9">
              <w:rPr>
                <w:rFonts w:cs="Arial"/>
              </w:rPr>
              <w:t>F40861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281</w:t>
            </w:r>
          </w:p>
        </w:tc>
        <w:tc>
          <w:tcPr>
            <w:tcW w:w="3280" w:type="dxa"/>
            <w:noWrap/>
            <w:hideMark/>
          </w:tcPr>
          <w:p w:rsidR="00345C4B" w:rsidRPr="00D732F9" w:rsidRDefault="00345C4B" w:rsidP="00066C57">
            <w:pPr>
              <w:rPr>
                <w:rFonts w:cs="Arial"/>
              </w:rPr>
            </w:pPr>
            <w:r w:rsidRPr="00D732F9">
              <w:rPr>
                <w:rFonts w:cs="Arial"/>
              </w:rPr>
              <w:t>EB6C6D</w:t>
            </w:r>
          </w:p>
        </w:tc>
        <w:tc>
          <w:tcPr>
            <w:tcW w:w="4876" w:type="dxa"/>
            <w:noWrap/>
            <w:hideMark/>
          </w:tcPr>
          <w:p w:rsidR="00345C4B" w:rsidRPr="00D732F9" w:rsidRDefault="00345C4B" w:rsidP="00066C57">
            <w:pPr>
              <w:rPr>
                <w:rFonts w:cs="Arial"/>
              </w:rPr>
            </w:pPr>
            <w:r w:rsidRPr="00D732F9">
              <w:rPr>
                <w:rFonts w:cs="Arial"/>
              </w:rPr>
              <w:t>F40862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282</w:t>
            </w:r>
          </w:p>
        </w:tc>
        <w:tc>
          <w:tcPr>
            <w:tcW w:w="3280" w:type="dxa"/>
            <w:noWrap/>
            <w:hideMark/>
          </w:tcPr>
          <w:p w:rsidR="00345C4B" w:rsidRPr="00D732F9" w:rsidRDefault="00345C4B" w:rsidP="00066C57">
            <w:pPr>
              <w:rPr>
                <w:rFonts w:cs="Arial"/>
              </w:rPr>
            </w:pPr>
            <w:r w:rsidRPr="00D732F9">
              <w:rPr>
                <w:rFonts w:cs="Arial"/>
              </w:rPr>
              <w:t>E86869</w:t>
            </w:r>
          </w:p>
        </w:tc>
        <w:tc>
          <w:tcPr>
            <w:tcW w:w="4876" w:type="dxa"/>
            <w:noWrap/>
            <w:hideMark/>
          </w:tcPr>
          <w:p w:rsidR="00345C4B" w:rsidRPr="00D732F9" w:rsidRDefault="00345C4B" w:rsidP="00066C57">
            <w:pPr>
              <w:rPr>
                <w:rFonts w:cs="Arial"/>
              </w:rPr>
            </w:pPr>
            <w:r w:rsidRPr="00D732F9">
              <w:rPr>
                <w:rFonts w:cs="Arial"/>
              </w:rPr>
              <w:t>F40863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283</w:t>
            </w:r>
          </w:p>
        </w:tc>
        <w:tc>
          <w:tcPr>
            <w:tcW w:w="3280" w:type="dxa"/>
            <w:noWrap/>
            <w:hideMark/>
          </w:tcPr>
          <w:p w:rsidR="00345C4B" w:rsidRPr="00D732F9" w:rsidRDefault="00345C4B" w:rsidP="00066C57">
            <w:pPr>
              <w:rPr>
                <w:rFonts w:cs="Arial"/>
              </w:rPr>
            </w:pPr>
            <w:r w:rsidRPr="00D732F9">
              <w:rPr>
                <w:rFonts w:cs="Arial"/>
              </w:rPr>
              <w:t>E96A6A</w:t>
            </w:r>
          </w:p>
        </w:tc>
        <w:tc>
          <w:tcPr>
            <w:tcW w:w="4876" w:type="dxa"/>
            <w:noWrap/>
            <w:hideMark/>
          </w:tcPr>
          <w:p w:rsidR="00345C4B" w:rsidRPr="00D732F9" w:rsidRDefault="00345C4B" w:rsidP="00066C57">
            <w:pPr>
              <w:rPr>
                <w:rFonts w:cs="Arial"/>
              </w:rPr>
            </w:pPr>
            <w:r w:rsidRPr="00D732F9">
              <w:rPr>
                <w:rFonts w:cs="Arial"/>
              </w:rPr>
              <w:t>F40864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284</w:t>
            </w:r>
          </w:p>
        </w:tc>
        <w:tc>
          <w:tcPr>
            <w:tcW w:w="3280" w:type="dxa"/>
            <w:noWrap/>
            <w:hideMark/>
          </w:tcPr>
          <w:p w:rsidR="00345C4B" w:rsidRPr="00D732F9" w:rsidRDefault="00345C4B" w:rsidP="00066C57">
            <w:pPr>
              <w:rPr>
                <w:rFonts w:cs="Arial"/>
              </w:rPr>
            </w:pPr>
            <w:r w:rsidRPr="00D732F9">
              <w:rPr>
                <w:rFonts w:cs="Arial"/>
              </w:rPr>
              <w:t>E66768</w:t>
            </w:r>
          </w:p>
        </w:tc>
        <w:tc>
          <w:tcPr>
            <w:tcW w:w="4876" w:type="dxa"/>
            <w:noWrap/>
            <w:hideMark/>
          </w:tcPr>
          <w:p w:rsidR="00345C4B" w:rsidRPr="00D732F9" w:rsidRDefault="00345C4B" w:rsidP="00066C57">
            <w:pPr>
              <w:rPr>
                <w:rFonts w:cs="Arial"/>
              </w:rPr>
            </w:pPr>
            <w:r w:rsidRPr="00D732F9">
              <w:rPr>
                <w:rFonts w:cs="Arial"/>
              </w:rPr>
              <w:t>F40865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285</w:t>
            </w:r>
          </w:p>
        </w:tc>
        <w:tc>
          <w:tcPr>
            <w:tcW w:w="3280" w:type="dxa"/>
            <w:noWrap/>
            <w:hideMark/>
          </w:tcPr>
          <w:p w:rsidR="00345C4B" w:rsidRPr="00D732F9" w:rsidRDefault="00345C4B" w:rsidP="00066C57">
            <w:pPr>
              <w:rPr>
                <w:rFonts w:cs="Arial"/>
              </w:rPr>
            </w:pPr>
            <w:r w:rsidRPr="00D732F9">
              <w:rPr>
                <w:rFonts w:cs="Arial"/>
              </w:rPr>
              <w:t>E66464</w:t>
            </w:r>
          </w:p>
        </w:tc>
        <w:tc>
          <w:tcPr>
            <w:tcW w:w="4876" w:type="dxa"/>
            <w:noWrap/>
            <w:hideMark/>
          </w:tcPr>
          <w:p w:rsidR="00345C4B" w:rsidRPr="00D732F9" w:rsidRDefault="00345C4B" w:rsidP="00066C57">
            <w:pPr>
              <w:rPr>
                <w:rFonts w:cs="Arial"/>
              </w:rPr>
            </w:pPr>
            <w:r w:rsidRPr="00D732F9">
              <w:rPr>
                <w:rFonts w:cs="Arial"/>
              </w:rPr>
              <w:t>F40866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286</w:t>
            </w:r>
          </w:p>
        </w:tc>
        <w:tc>
          <w:tcPr>
            <w:tcW w:w="3280" w:type="dxa"/>
            <w:noWrap/>
            <w:hideMark/>
          </w:tcPr>
          <w:p w:rsidR="00345C4B" w:rsidRPr="00D732F9" w:rsidRDefault="00345C4B" w:rsidP="00066C57">
            <w:pPr>
              <w:rPr>
                <w:rFonts w:cs="Arial"/>
              </w:rPr>
            </w:pPr>
            <w:r w:rsidRPr="00D732F9">
              <w:rPr>
                <w:rFonts w:cs="Arial"/>
              </w:rPr>
              <w:t>EB6967</w:t>
            </w:r>
          </w:p>
        </w:tc>
        <w:tc>
          <w:tcPr>
            <w:tcW w:w="4876" w:type="dxa"/>
            <w:noWrap/>
            <w:hideMark/>
          </w:tcPr>
          <w:p w:rsidR="00345C4B" w:rsidRPr="00D732F9" w:rsidRDefault="00345C4B" w:rsidP="00066C57">
            <w:pPr>
              <w:rPr>
                <w:rFonts w:cs="Arial"/>
              </w:rPr>
            </w:pPr>
            <w:r w:rsidRPr="00D732F9">
              <w:rPr>
                <w:rFonts w:cs="Arial"/>
              </w:rPr>
              <w:t>F40867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287</w:t>
            </w:r>
          </w:p>
        </w:tc>
        <w:tc>
          <w:tcPr>
            <w:tcW w:w="3280" w:type="dxa"/>
            <w:noWrap/>
            <w:hideMark/>
          </w:tcPr>
          <w:p w:rsidR="00345C4B" w:rsidRPr="00D732F9" w:rsidRDefault="00345C4B" w:rsidP="00066C57">
            <w:pPr>
              <w:rPr>
                <w:rFonts w:cs="Arial"/>
              </w:rPr>
            </w:pPr>
            <w:r w:rsidRPr="00D732F9">
              <w:rPr>
                <w:rFonts w:cs="Arial"/>
              </w:rPr>
              <w:t>E7696A</w:t>
            </w:r>
          </w:p>
        </w:tc>
        <w:tc>
          <w:tcPr>
            <w:tcW w:w="4876" w:type="dxa"/>
            <w:noWrap/>
            <w:hideMark/>
          </w:tcPr>
          <w:p w:rsidR="00345C4B" w:rsidRPr="00D732F9" w:rsidRDefault="00345C4B" w:rsidP="00066C57">
            <w:pPr>
              <w:rPr>
                <w:rFonts w:cs="Arial"/>
              </w:rPr>
            </w:pPr>
            <w:r w:rsidRPr="00D732F9">
              <w:rPr>
                <w:rFonts w:cs="Arial"/>
              </w:rPr>
              <w:t>F40868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288</w:t>
            </w:r>
          </w:p>
        </w:tc>
        <w:tc>
          <w:tcPr>
            <w:tcW w:w="3280" w:type="dxa"/>
            <w:noWrap/>
            <w:hideMark/>
          </w:tcPr>
          <w:p w:rsidR="00345C4B" w:rsidRPr="00D732F9" w:rsidRDefault="00345C4B" w:rsidP="00066C57">
            <w:pPr>
              <w:rPr>
                <w:rFonts w:cs="Arial"/>
              </w:rPr>
            </w:pPr>
            <w:r w:rsidRPr="00D732F9">
              <w:rPr>
                <w:rFonts w:cs="Arial"/>
              </w:rPr>
              <w:t>E46465</w:t>
            </w:r>
          </w:p>
        </w:tc>
        <w:tc>
          <w:tcPr>
            <w:tcW w:w="4876" w:type="dxa"/>
            <w:noWrap/>
            <w:hideMark/>
          </w:tcPr>
          <w:p w:rsidR="00345C4B" w:rsidRPr="00D732F9" w:rsidRDefault="00345C4B" w:rsidP="00066C57">
            <w:pPr>
              <w:rPr>
                <w:rFonts w:cs="Arial"/>
              </w:rPr>
            </w:pPr>
            <w:r w:rsidRPr="00D732F9">
              <w:rPr>
                <w:rFonts w:cs="Arial"/>
              </w:rPr>
              <w:t>F40869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289</w:t>
            </w:r>
          </w:p>
        </w:tc>
        <w:tc>
          <w:tcPr>
            <w:tcW w:w="3280" w:type="dxa"/>
            <w:noWrap/>
            <w:hideMark/>
          </w:tcPr>
          <w:p w:rsidR="00345C4B" w:rsidRPr="00D732F9" w:rsidRDefault="00345C4B" w:rsidP="00066C57">
            <w:pPr>
              <w:rPr>
                <w:rFonts w:cs="Arial"/>
              </w:rPr>
            </w:pPr>
            <w:r w:rsidRPr="00D732F9">
              <w:rPr>
                <w:rFonts w:cs="Arial"/>
              </w:rPr>
              <w:t>E66665</w:t>
            </w:r>
          </w:p>
        </w:tc>
        <w:tc>
          <w:tcPr>
            <w:tcW w:w="4876" w:type="dxa"/>
            <w:noWrap/>
            <w:hideMark/>
          </w:tcPr>
          <w:p w:rsidR="00345C4B" w:rsidRPr="00D732F9" w:rsidRDefault="00345C4B" w:rsidP="00066C57">
            <w:pPr>
              <w:rPr>
                <w:rFonts w:cs="Arial"/>
              </w:rPr>
            </w:pPr>
            <w:r w:rsidRPr="00D732F9">
              <w:rPr>
                <w:rFonts w:cs="Arial"/>
              </w:rPr>
              <w:t>F4086A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290</w:t>
            </w:r>
          </w:p>
        </w:tc>
        <w:tc>
          <w:tcPr>
            <w:tcW w:w="3280" w:type="dxa"/>
            <w:noWrap/>
            <w:hideMark/>
          </w:tcPr>
          <w:p w:rsidR="00345C4B" w:rsidRPr="00D732F9" w:rsidRDefault="00345C4B" w:rsidP="00066C57">
            <w:pPr>
              <w:rPr>
                <w:rFonts w:cs="Arial"/>
              </w:rPr>
            </w:pPr>
            <w:r w:rsidRPr="00D732F9">
              <w:rPr>
                <w:rFonts w:cs="Arial"/>
              </w:rPr>
              <w:t>E06265</w:t>
            </w:r>
          </w:p>
        </w:tc>
        <w:tc>
          <w:tcPr>
            <w:tcW w:w="4876" w:type="dxa"/>
            <w:noWrap/>
            <w:hideMark/>
          </w:tcPr>
          <w:p w:rsidR="00345C4B" w:rsidRPr="00D732F9" w:rsidRDefault="00345C4B" w:rsidP="00066C57">
            <w:pPr>
              <w:rPr>
                <w:rFonts w:cs="Arial"/>
              </w:rPr>
            </w:pPr>
            <w:r w:rsidRPr="00D732F9">
              <w:rPr>
                <w:rFonts w:cs="Arial"/>
              </w:rPr>
              <w:t>F4086B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291</w:t>
            </w:r>
          </w:p>
        </w:tc>
        <w:tc>
          <w:tcPr>
            <w:tcW w:w="3280" w:type="dxa"/>
            <w:noWrap/>
            <w:hideMark/>
          </w:tcPr>
          <w:p w:rsidR="00345C4B" w:rsidRPr="00D732F9" w:rsidRDefault="00345C4B" w:rsidP="00066C57">
            <w:pPr>
              <w:rPr>
                <w:rFonts w:cs="Arial"/>
              </w:rPr>
            </w:pPr>
            <w:r w:rsidRPr="00D732F9">
              <w:rPr>
                <w:rFonts w:cs="Arial"/>
              </w:rPr>
              <w:t>DF5F60</w:t>
            </w:r>
          </w:p>
        </w:tc>
        <w:tc>
          <w:tcPr>
            <w:tcW w:w="4876" w:type="dxa"/>
            <w:noWrap/>
            <w:hideMark/>
          </w:tcPr>
          <w:p w:rsidR="00345C4B" w:rsidRPr="00D732F9" w:rsidRDefault="00345C4B" w:rsidP="00066C57">
            <w:pPr>
              <w:rPr>
                <w:rFonts w:cs="Arial"/>
              </w:rPr>
            </w:pPr>
            <w:r w:rsidRPr="00D732F9">
              <w:rPr>
                <w:rFonts w:cs="Arial"/>
              </w:rPr>
              <w:t>F4086C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292</w:t>
            </w:r>
          </w:p>
        </w:tc>
        <w:tc>
          <w:tcPr>
            <w:tcW w:w="3280" w:type="dxa"/>
            <w:noWrap/>
            <w:hideMark/>
          </w:tcPr>
          <w:p w:rsidR="00345C4B" w:rsidRPr="00D732F9" w:rsidRDefault="00345C4B" w:rsidP="00066C57">
            <w:pPr>
              <w:rPr>
                <w:rFonts w:cs="Arial"/>
              </w:rPr>
            </w:pPr>
            <w:r w:rsidRPr="00D732F9">
              <w:rPr>
                <w:rFonts w:cs="Arial"/>
              </w:rPr>
              <w:t>DD5E5E</w:t>
            </w:r>
          </w:p>
        </w:tc>
        <w:tc>
          <w:tcPr>
            <w:tcW w:w="4876" w:type="dxa"/>
            <w:noWrap/>
            <w:hideMark/>
          </w:tcPr>
          <w:p w:rsidR="00345C4B" w:rsidRPr="00D732F9" w:rsidRDefault="00345C4B" w:rsidP="00066C57">
            <w:pPr>
              <w:rPr>
                <w:rFonts w:cs="Arial"/>
              </w:rPr>
            </w:pPr>
            <w:r w:rsidRPr="00D732F9">
              <w:rPr>
                <w:rFonts w:cs="Arial"/>
              </w:rPr>
              <w:t>F4086D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293</w:t>
            </w:r>
          </w:p>
        </w:tc>
        <w:tc>
          <w:tcPr>
            <w:tcW w:w="3280" w:type="dxa"/>
            <w:noWrap/>
            <w:hideMark/>
          </w:tcPr>
          <w:p w:rsidR="00345C4B" w:rsidRPr="00D732F9" w:rsidRDefault="00345C4B" w:rsidP="00066C57">
            <w:pPr>
              <w:rPr>
                <w:rFonts w:cs="Arial"/>
              </w:rPr>
            </w:pPr>
            <w:r w:rsidRPr="00D732F9">
              <w:rPr>
                <w:rFonts w:cs="Arial"/>
              </w:rPr>
              <w:t>DB5C5D</w:t>
            </w:r>
          </w:p>
        </w:tc>
        <w:tc>
          <w:tcPr>
            <w:tcW w:w="4876" w:type="dxa"/>
            <w:noWrap/>
            <w:hideMark/>
          </w:tcPr>
          <w:p w:rsidR="00345C4B" w:rsidRPr="00D732F9" w:rsidRDefault="00345C4B" w:rsidP="00066C57">
            <w:pPr>
              <w:rPr>
                <w:rFonts w:cs="Arial"/>
              </w:rPr>
            </w:pPr>
            <w:r w:rsidRPr="00D732F9">
              <w:rPr>
                <w:rFonts w:cs="Arial"/>
              </w:rPr>
              <w:t>F4086E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294</w:t>
            </w:r>
          </w:p>
        </w:tc>
        <w:tc>
          <w:tcPr>
            <w:tcW w:w="3280" w:type="dxa"/>
            <w:noWrap/>
            <w:hideMark/>
          </w:tcPr>
          <w:p w:rsidR="00345C4B" w:rsidRPr="00D732F9" w:rsidRDefault="00345C4B" w:rsidP="00066C57">
            <w:pPr>
              <w:rPr>
                <w:rFonts w:cs="Arial"/>
              </w:rPr>
            </w:pPr>
            <w:r w:rsidRPr="00D732F9">
              <w:rPr>
                <w:rFonts w:cs="Arial"/>
              </w:rPr>
              <w:t>DC5C5B</w:t>
            </w:r>
          </w:p>
        </w:tc>
        <w:tc>
          <w:tcPr>
            <w:tcW w:w="4876" w:type="dxa"/>
            <w:noWrap/>
            <w:hideMark/>
          </w:tcPr>
          <w:p w:rsidR="00345C4B" w:rsidRPr="00D732F9" w:rsidRDefault="00345C4B" w:rsidP="00066C57">
            <w:pPr>
              <w:rPr>
                <w:rFonts w:cs="Arial"/>
              </w:rPr>
            </w:pPr>
            <w:r w:rsidRPr="00D732F9">
              <w:rPr>
                <w:rFonts w:cs="Arial"/>
              </w:rPr>
              <w:t>F4086F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295</w:t>
            </w:r>
          </w:p>
        </w:tc>
        <w:tc>
          <w:tcPr>
            <w:tcW w:w="3280" w:type="dxa"/>
            <w:noWrap/>
            <w:hideMark/>
          </w:tcPr>
          <w:p w:rsidR="00345C4B" w:rsidRPr="00D732F9" w:rsidRDefault="00345C4B" w:rsidP="00066C57">
            <w:pPr>
              <w:rPr>
                <w:rFonts w:cs="Arial"/>
              </w:rPr>
            </w:pPr>
            <w:r w:rsidRPr="00D732F9">
              <w:rPr>
                <w:rFonts w:cs="Arial"/>
              </w:rPr>
              <w:t>D95A5B</w:t>
            </w:r>
          </w:p>
        </w:tc>
        <w:tc>
          <w:tcPr>
            <w:tcW w:w="4876" w:type="dxa"/>
            <w:noWrap/>
            <w:hideMark/>
          </w:tcPr>
          <w:p w:rsidR="00345C4B" w:rsidRPr="00D732F9" w:rsidRDefault="00345C4B" w:rsidP="00066C57">
            <w:pPr>
              <w:rPr>
                <w:rFonts w:cs="Arial"/>
              </w:rPr>
            </w:pPr>
            <w:r w:rsidRPr="00D732F9">
              <w:rPr>
                <w:rFonts w:cs="Arial"/>
              </w:rPr>
              <w:t>F40870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296</w:t>
            </w:r>
          </w:p>
        </w:tc>
        <w:tc>
          <w:tcPr>
            <w:tcW w:w="3280" w:type="dxa"/>
            <w:noWrap/>
            <w:hideMark/>
          </w:tcPr>
          <w:p w:rsidR="00345C4B" w:rsidRPr="00D732F9" w:rsidRDefault="00345C4B" w:rsidP="00066C57">
            <w:pPr>
              <w:rPr>
                <w:rFonts w:cs="Arial"/>
              </w:rPr>
            </w:pPr>
            <w:r w:rsidRPr="00D732F9">
              <w:rPr>
                <w:rFonts w:cs="Arial"/>
              </w:rPr>
              <w:t>D75859</w:t>
            </w:r>
          </w:p>
        </w:tc>
        <w:tc>
          <w:tcPr>
            <w:tcW w:w="4876" w:type="dxa"/>
            <w:noWrap/>
            <w:hideMark/>
          </w:tcPr>
          <w:p w:rsidR="00345C4B" w:rsidRPr="00D732F9" w:rsidRDefault="00345C4B" w:rsidP="00066C57">
            <w:pPr>
              <w:rPr>
                <w:rFonts w:cs="Arial"/>
              </w:rPr>
            </w:pPr>
            <w:r w:rsidRPr="00D732F9">
              <w:rPr>
                <w:rFonts w:cs="Arial"/>
              </w:rPr>
              <w:t>F40871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297</w:t>
            </w:r>
          </w:p>
        </w:tc>
        <w:tc>
          <w:tcPr>
            <w:tcW w:w="3280" w:type="dxa"/>
            <w:noWrap/>
            <w:hideMark/>
          </w:tcPr>
          <w:p w:rsidR="00345C4B" w:rsidRPr="00D732F9" w:rsidRDefault="00345C4B" w:rsidP="00066C57">
            <w:pPr>
              <w:rPr>
                <w:rFonts w:cs="Arial"/>
              </w:rPr>
            </w:pPr>
            <w:r w:rsidRPr="00D732F9">
              <w:rPr>
                <w:rFonts w:cs="Arial"/>
              </w:rPr>
              <w:t>D25456</w:t>
            </w:r>
          </w:p>
        </w:tc>
        <w:tc>
          <w:tcPr>
            <w:tcW w:w="4876" w:type="dxa"/>
            <w:noWrap/>
            <w:hideMark/>
          </w:tcPr>
          <w:p w:rsidR="00345C4B" w:rsidRPr="00D732F9" w:rsidRDefault="00345C4B" w:rsidP="00066C57">
            <w:pPr>
              <w:rPr>
                <w:rFonts w:cs="Arial"/>
              </w:rPr>
            </w:pPr>
            <w:r w:rsidRPr="00D732F9">
              <w:rPr>
                <w:rFonts w:cs="Arial"/>
              </w:rPr>
              <w:t>F40872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298</w:t>
            </w:r>
          </w:p>
        </w:tc>
        <w:tc>
          <w:tcPr>
            <w:tcW w:w="3280" w:type="dxa"/>
            <w:noWrap/>
            <w:hideMark/>
          </w:tcPr>
          <w:p w:rsidR="00345C4B" w:rsidRPr="00D732F9" w:rsidRDefault="00345C4B" w:rsidP="00066C57">
            <w:pPr>
              <w:rPr>
                <w:rFonts w:cs="Arial"/>
              </w:rPr>
            </w:pPr>
            <w:r w:rsidRPr="00D732F9">
              <w:rPr>
                <w:rFonts w:cs="Arial"/>
              </w:rPr>
              <w:t>CE4E50</w:t>
            </w:r>
          </w:p>
        </w:tc>
        <w:tc>
          <w:tcPr>
            <w:tcW w:w="4876" w:type="dxa"/>
            <w:noWrap/>
            <w:hideMark/>
          </w:tcPr>
          <w:p w:rsidR="00345C4B" w:rsidRPr="00D732F9" w:rsidRDefault="00345C4B" w:rsidP="00066C57">
            <w:pPr>
              <w:rPr>
                <w:rFonts w:cs="Arial"/>
              </w:rPr>
            </w:pPr>
            <w:r w:rsidRPr="00D732F9">
              <w:rPr>
                <w:rFonts w:cs="Arial"/>
              </w:rPr>
              <w:t>F40873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299</w:t>
            </w:r>
          </w:p>
        </w:tc>
        <w:tc>
          <w:tcPr>
            <w:tcW w:w="3280" w:type="dxa"/>
            <w:noWrap/>
            <w:hideMark/>
          </w:tcPr>
          <w:p w:rsidR="00345C4B" w:rsidRPr="00D732F9" w:rsidRDefault="00345C4B" w:rsidP="00066C57">
            <w:pPr>
              <w:rPr>
                <w:rFonts w:cs="Arial"/>
              </w:rPr>
            </w:pPr>
            <w:r w:rsidRPr="00D732F9">
              <w:rPr>
                <w:rFonts w:cs="Arial"/>
              </w:rPr>
              <w:t>CF504F</w:t>
            </w:r>
          </w:p>
        </w:tc>
        <w:tc>
          <w:tcPr>
            <w:tcW w:w="4876" w:type="dxa"/>
            <w:noWrap/>
            <w:hideMark/>
          </w:tcPr>
          <w:p w:rsidR="00345C4B" w:rsidRPr="00D732F9" w:rsidRDefault="00345C4B" w:rsidP="00066C57">
            <w:pPr>
              <w:rPr>
                <w:rFonts w:cs="Arial"/>
              </w:rPr>
            </w:pPr>
            <w:r w:rsidRPr="00D732F9">
              <w:rPr>
                <w:rFonts w:cs="Arial"/>
              </w:rPr>
              <w:t>F40874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300</w:t>
            </w:r>
          </w:p>
        </w:tc>
        <w:tc>
          <w:tcPr>
            <w:tcW w:w="3280" w:type="dxa"/>
            <w:noWrap/>
            <w:hideMark/>
          </w:tcPr>
          <w:p w:rsidR="00345C4B" w:rsidRPr="00D732F9" w:rsidRDefault="00345C4B" w:rsidP="00066C57">
            <w:pPr>
              <w:rPr>
                <w:rFonts w:cs="Arial"/>
              </w:rPr>
            </w:pPr>
            <w:r w:rsidRPr="00D732F9">
              <w:rPr>
                <w:rFonts w:cs="Arial"/>
              </w:rPr>
              <w:t>CA4B4E</w:t>
            </w:r>
          </w:p>
        </w:tc>
        <w:tc>
          <w:tcPr>
            <w:tcW w:w="4876" w:type="dxa"/>
            <w:noWrap/>
            <w:hideMark/>
          </w:tcPr>
          <w:p w:rsidR="00345C4B" w:rsidRPr="00D732F9" w:rsidRDefault="00345C4B" w:rsidP="00066C57">
            <w:pPr>
              <w:rPr>
                <w:rFonts w:cs="Arial"/>
              </w:rPr>
            </w:pPr>
            <w:r w:rsidRPr="00D732F9">
              <w:rPr>
                <w:rFonts w:cs="Arial"/>
              </w:rPr>
              <w:t>F40875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301</w:t>
            </w:r>
          </w:p>
        </w:tc>
        <w:tc>
          <w:tcPr>
            <w:tcW w:w="3280" w:type="dxa"/>
            <w:noWrap/>
            <w:hideMark/>
          </w:tcPr>
          <w:p w:rsidR="00345C4B" w:rsidRPr="00D732F9" w:rsidRDefault="00345C4B" w:rsidP="00066C57">
            <w:pPr>
              <w:rPr>
                <w:rFonts w:cs="Arial"/>
              </w:rPr>
            </w:pPr>
            <w:r w:rsidRPr="00D732F9">
              <w:rPr>
                <w:rFonts w:cs="Arial"/>
              </w:rPr>
              <w:t>CC4B4B</w:t>
            </w:r>
          </w:p>
        </w:tc>
        <w:tc>
          <w:tcPr>
            <w:tcW w:w="4876" w:type="dxa"/>
            <w:noWrap/>
            <w:hideMark/>
          </w:tcPr>
          <w:p w:rsidR="00345C4B" w:rsidRPr="00D732F9" w:rsidRDefault="00345C4B" w:rsidP="00066C57">
            <w:pPr>
              <w:rPr>
                <w:rFonts w:cs="Arial"/>
              </w:rPr>
            </w:pPr>
            <w:r w:rsidRPr="00D732F9">
              <w:rPr>
                <w:rFonts w:cs="Arial"/>
              </w:rPr>
              <w:t>F40876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302</w:t>
            </w:r>
          </w:p>
        </w:tc>
        <w:tc>
          <w:tcPr>
            <w:tcW w:w="3280" w:type="dxa"/>
            <w:noWrap/>
            <w:hideMark/>
          </w:tcPr>
          <w:p w:rsidR="00345C4B" w:rsidRPr="00D732F9" w:rsidRDefault="00345C4B" w:rsidP="00066C57">
            <w:pPr>
              <w:rPr>
                <w:rFonts w:cs="Arial"/>
              </w:rPr>
            </w:pPr>
            <w:r w:rsidRPr="00D732F9">
              <w:rPr>
                <w:rFonts w:cs="Arial"/>
              </w:rPr>
              <w:t>CF4F4E</w:t>
            </w:r>
          </w:p>
        </w:tc>
        <w:tc>
          <w:tcPr>
            <w:tcW w:w="4876" w:type="dxa"/>
            <w:noWrap/>
            <w:hideMark/>
          </w:tcPr>
          <w:p w:rsidR="00345C4B" w:rsidRPr="00D732F9" w:rsidRDefault="00345C4B" w:rsidP="00066C57">
            <w:pPr>
              <w:rPr>
                <w:rFonts w:cs="Arial"/>
              </w:rPr>
            </w:pPr>
            <w:r w:rsidRPr="00D732F9">
              <w:rPr>
                <w:rFonts w:cs="Arial"/>
              </w:rPr>
              <w:t>F40877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303</w:t>
            </w:r>
          </w:p>
        </w:tc>
        <w:tc>
          <w:tcPr>
            <w:tcW w:w="3280" w:type="dxa"/>
            <w:noWrap/>
            <w:hideMark/>
          </w:tcPr>
          <w:p w:rsidR="00345C4B" w:rsidRPr="00D732F9" w:rsidRDefault="00345C4B" w:rsidP="00066C57">
            <w:pPr>
              <w:rPr>
                <w:rFonts w:cs="Arial"/>
              </w:rPr>
            </w:pPr>
            <w:r w:rsidRPr="00D732F9">
              <w:rPr>
                <w:rFonts w:cs="Arial"/>
              </w:rPr>
              <w:t>CC4E4F</w:t>
            </w:r>
          </w:p>
        </w:tc>
        <w:tc>
          <w:tcPr>
            <w:tcW w:w="4876" w:type="dxa"/>
            <w:noWrap/>
            <w:hideMark/>
          </w:tcPr>
          <w:p w:rsidR="00345C4B" w:rsidRPr="00D732F9" w:rsidRDefault="00345C4B" w:rsidP="00066C57">
            <w:pPr>
              <w:rPr>
                <w:rFonts w:cs="Arial"/>
              </w:rPr>
            </w:pPr>
            <w:r w:rsidRPr="00D732F9">
              <w:rPr>
                <w:rFonts w:cs="Arial"/>
              </w:rPr>
              <w:t>F40878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304</w:t>
            </w:r>
          </w:p>
        </w:tc>
        <w:tc>
          <w:tcPr>
            <w:tcW w:w="3280" w:type="dxa"/>
            <w:noWrap/>
            <w:hideMark/>
          </w:tcPr>
          <w:p w:rsidR="00345C4B" w:rsidRPr="00D732F9" w:rsidRDefault="00345C4B" w:rsidP="00066C57">
            <w:pPr>
              <w:rPr>
                <w:rFonts w:cs="Arial"/>
              </w:rPr>
            </w:pPr>
            <w:r w:rsidRPr="00D732F9">
              <w:rPr>
                <w:rFonts w:cs="Arial"/>
              </w:rPr>
              <w:t>C8484A</w:t>
            </w:r>
          </w:p>
        </w:tc>
        <w:tc>
          <w:tcPr>
            <w:tcW w:w="4876" w:type="dxa"/>
            <w:noWrap/>
            <w:hideMark/>
          </w:tcPr>
          <w:p w:rsidR="00345C4B" w:rsidRPr="00D732F9" w:rsidRDefault="00345C4B" w:rsidP="00066C57">
            <w:pPr>
              <w:rPr>
                <w:rFonts w:cs="Arial"/>
              </w:rPr>
            </w:pPr>
            <w:r w:rsidRPr="00D732F9">
              <w:rPr>
                <w:rFonts w:cs="Arial"/>
              </w:rPr>
              <w:t>F40879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305</w:t>
            </w:r>
          </w:p>
        </w:tc>
        <w:tc>
          <w:tcPr>
            <w:tcW w:w="3280" w:type="dxa"/>
            <w:noWrap/>
            <w:hideMark/>
          </w:tcPr>
          <w:p w:rsidR="00345C4B" w:rsidRPr="00D732F9" w:rsidRDefault="00345C4B" w:rsidP="00066C57">
            <w:pPr>
              <w:rPr>
                <w:rFonts w:cs="Arial"/>
              </w:rPr>
            </w:pPr>
            <w:r w:rsidRPr="00D732F9">
              <w:rPr>
                <w:rFonts w:cs="Arial"/>
              </w:rPr>
              <w:t>CA4A49</w:t>
            </w:r>
          </w:p>
        </w:tc>
        <w:tc>
          <w:tcPr>
            <w:tcW w:w="4876" w:type="dxa"/>
            <w:noWrap/>
            <w:hideMark/>
          </w:tcPr>
          <w:p w:rsidR="00345C4B" w:rsidRPr="00D732F9" w:rsidRDefault="00345C4B" w:rsidP="00066C57">
            <w:pPr>
              <w:rPr>
                <w:rFonts w:cs="Arial"/>
              </w:rPr>
            </w:pPr>
            <w:r w:rsidRPr="00D732F9">
              <w:rPr>
                <w:rFonts w:cs="Arial"/>
              </w:rPr>
              <w:t>F4087A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306</w:t>
            </w:r>
          </w:p>
        </w:tc>
        <w:tc>
          <w:tcPr>
            <w:tcW w:w="3280" w:type="dxa"/>
            <w:noWrap/>
            <w:hideMark/>
          </w:tcPr>
          <w:p w:rsidR="00345C4B" w:rsidRPr="00D732F9" w:rsidRDefault="00345C4B" w:rsidP="00066C57">
            <w:pPr>
              <w:rPr>
                <w:rFonts w:cs="Arial"/>
              </w:rPr>
            </w:pPr>
            <w:r w:rsidRPr="00D732F9">
              <w:rPr>
                <w:rFonts w:cs="Arial"/>
              </w:rPr>
              <w:t>C74749</w:t>
            </w:r>
          </w:p>
        </w:tc>
        <w:tc>
          <w:tcPr>
            <w:tcW w:w="4876" w:type="dxa"/>
            <w:noWrap/>
            <w:hideMark/>
          </w:tcPr>
          <w:p w:rsidR="00345C4B" w:rsidRPr="00D732F9" w:rsidRDefault="00345C4B" w:rsidP="00066C57">
            <w:pPr>
              <w:rPr>
                <w:rFonts w:cs="Arial"/>
              </w:rPr>
            </w:pPr>
            <w:r w:rsidRPr="00D732F9">
              <w:rPr>
                <w:rFonts w:cs="Arial"/>
              </w:rPr>
              <w:t>F4087B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307</w:t>
            </w:r>
          </w:p>
        </w:tc>
        <w:tc>
          <w:tcPr>
            <w:tcW w:w="3280" w:type="dxa"/>
            <w:noWrap/>
            <w:hideMark/>
          </w:tcPr>
          <w:p w:rsidR="00345C4B" w:rsidRPr="00D732F9" w:rsidRDefault="00345C4B" w:rsidP="00066C57">
            <w:pPr>
              <w:rPr>
                <w:rFonts w:cs="Arial"/>
              </w:rPr>
            </w:pPr>
            <w:r w:rsidRPr="00D732F9">
              <w:rPr>
                <w:rFonts w:cs="Arial"/>
              </w:rPr>
              <w:t>C84848</w:t>
            </w:r>
          </w:p>
        </w:tc>
        <w:tc>
          <w:tcPr>
            <w:tcW w:w="4876" w:type="dxa"/>
            <w:noWrap/>
            <w:hideMark/>
          </w:tcPr>
          <w:p w:rsidR="00345C4B" w:rsidRPr="00D732F9" w:rsidRDefault="00345C4B" w:rsidP="00066C57">
            <w:pPr>
              <w:rPr>
                <w:rFonts w:cs="Arial"/>
              </w:rPr>
            </w:pPr>
            <w:r w:rsidRPr="00D732F9">
              <w:rPr>
                <w:rFonts w:cs="Arial"/>
              </w:rPr>
              <w:t>F4087C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308</w:t>
            </w:r>
          </w:p>
        </w:tc>
        <w:tc>
          <w:tcPr>
            <w:tcW w:w="3280" w:type="dxa"/>
            <w:noWrap/>
            <w:hideMark/>
          </w:tcPr>
          <w:p w:rsidR="00345C4B" w:rsidRPr="00D732F9" w:rsidRDefault="00345C4B" w:rsidP="00066C57">
            <w:pPr>
              <w:rPr>
                <w:rFonts w:cs="Arial"/>
              </w:rPr>
            </w:pPr>
            <w:r w:rsidRPr="00D732F9">
              <w:rPr>
                <w:rFonts w:cs="Arial"/>
              </w:rPr>
              <w:t>C84949</w:t>
            </w:r>
          </w:p>
        </w:tc>
        <w:tc>
          <w:tcPr>
            <w:tcW w:w="4876" w:type="dxa"/>
            <w:noWrap/>
            <w:hideMark/>
          </w:tcPr>
          <w:p w:rsidR="00345C4B" w:rsidRPr="00D732F9" w:rsidRDefault="00345C4B" w:rsidP="00066C57">
            <w:pPr>
              <w:rPr>
                <w:rFonts w:cs="Arial"/>
              </w:rPr>
            </w:pPr>
            <w:r w:rsidRPr="00D732F9">
              <w:rPr>
                <w:rFonts w:cs="Arial"/>
              </w:rPr>
              <w:t>F4087D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309</w:t>
            </w:r>
          </w:p>
        </w:tc>
        <w:tc>
          <w:tcPr>
            <w:tcW w:w="3280" w:type="dxa"/>
            <w:noWrap/>
            <w:hideMark/>
          </w:tcPr>
          <w:p w:rsidR="00345C4B" w:rsidRPr="00D732F9" w:rsidRDefault="00345C4B" w:rsidP="00066C57">
            <w:pPr>
              <w:rPr>
                <w:rFonts w:cs="Arial"/>
              </w:rPr>
            </w:pPr>
            <w:r w:rsidRPr="00D732F9">
              <w:rPr>
                <w:rFonts w:cs="Arial"/>
              </w:rPr>
              <w:t>C84747</w:t>
            </w:r>
          </w:p>
        </w:tc>
        <w:tc>
          <w:tcPr>
            <w:tcW w:w="4876" w:type="dxa"/>
            <w:noWrap/>
            <w:hideMark/>
          </w:tcPr>
          <w:p w:rsidR="00345C4B" w:rsidRPr="00D732F9" w:rsidRDefault="00345C4B" w:rsidP="00066C57">
            <w:pPr>
              <w:rPr>
                <w:rFonts w:cs="Arial"/>
              </w:rPr>
            </w:pPr>
            <w:r w:rsidRPr="00D732F9">
              <w:rPr>
                <w:rFonts w:cs="Arial"/>
              </w:rPr>
              <w:t>F4087E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310</w:t>
            </w:r>
          </w:p>
        </w:tc>
        <w:tc>
          <w:tcPr>
            <w:tcW w:w="3280" w:type="dxa"/>
            <w:noWrap/>
            <w:hideMark/>
          </w:tcPr>
          <w:p w:rsidR="00345C4B" w:rsidRPr="00D732F9" w:rsidRDefault="00345C4B" w:rsidP="00066C57">
            <w:pPr>
              <w:rPr>
                <w:rFonts w:cs="Arial"/>
              </w:rPr>
            </w:pPr>
            <w:r w:rsidRPr="00D732F9">
              <w:rPr>
                <w:rFonts w:cs="Arial"/>
              </w:rPr>
              <w:t>C74849</w:t>
            </w:r>
          </w:p>
        </w:tc>
        <w:tc>
          <w:tcPr>
            <w:tcW w:w="4876" w:type="dxa"/>
            <w:noWrap/>
            <w:hideMark/>
          </w:tcPr>
          <w:p w:rsidR="00345C4B" w:rsidRPr="00D732F9" w:rsidRDefault="00345C4B" w:rsidP="00066C57">
            <w:pPr>
              <w:rPr>
                <w:rFonts w:cs="Arial"/>
              </w:rPr>
            </w:pPr>
            <w:r w:rsidRPr="00D732F9">
              <w:rPr>
                <w:rFonts w:cs="Arial"/>
              </w:rPr>
              <w:t>F4087F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311</w:t>
            </w:r>
          </w:p>
        </w:tc>
        <w:tc>
          <w:tcPr>
            <w:tcW w:w="3280" w:type="dxa"/>
            <w:noWrap/>
            <w:hideMark/>
          </w:tcPr>
          <w:p w:rsidR="00345C4B" w:rsidRPr="00D732F9" w:rsidRDefault="00345C4B" w:rsidP="00066C57">
            <w:pPr>
              <w:rPr>
                <w:rFonts w:cs="Arial"/>
              </w:rPr>
            </w:pPr>
            <w:r w:rsidRPr="00D732F9">
              <w:rPr>
                <w:rFonts w:cs="Arial"/>
              </w:rPr>
              <w:t>C54546</w:t>
            </w:r>
          </w:p>
        </w:tc>
        <w:tc>
          <w:tcPr>
            <w:tcW w:w="4876" w:type="dxa"/>
            <w:noWrap/>
            <w:hideMark/>
          </w:tcPr>
          <w:p w:rsidR="00345C4B" w:rsidRPr="00D732F9" w:rsidRDefault="00345C4B" w:rsidP="00066C57">
            <w:pPr>
              <w:rPr>
                <w:rFonts w:cs="Arial"/>
              </w:rPr>
            </w:pPr>
            <w:r w:rsidRPr="00D732F9">
              <w:rPr>
                <w:rFonts w:cs="Arial"/>
              </w:rPr>
              <w:t>F40880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312</w:t>
            </w:r>
          </w:p>
        </w:tc>
        <w:tc>
          <w:tcPr>
            <w:tcW w:w="3280" w:type="dxa"/>
            <w:noWrap/>
            <w:hideMark/>
          </w:tcPr>
          <w:p w:rsidR="00345C4B" w:rsidRPr="00D732F9" w:rsidRDefault="00345C4B" w:rsidP="00066C57">
            <w:pPr>
              <w:rPr>
                <w:rFonts w:cs="Arial"/>
              </w:rPr>
            </w:pPr>
            <w:r w:rsidRPr="00D732F9">
              <w:rPr>
                <w:rFonts w:cs="Arial"/>
              </w:rPr>
              <w:t>C74745</w:t>
            </w:r>
          </w:p>
        </w:tc>
        <w:tc>
          <w:tcPr>
            <w:tcW w:w="4876" w:type="dxa"/>
            <w:noWrap/>
            <w:hideMark/>
          </w:tcPr>
          <w:p w:rsidR="00345C4B" w:rsidRPr="00D732F9" w:rsidRDefault="00345C4B" w:rsidP="00066C57">
            <w:pPr>
              <w:rPr>
                <w:rFonts w:cs="Arial"/>
              </w:rPr>
            </w:pPr>
            <w:r w:rsidRPr="00D732F9">
              <w:rPr>
                <w:rFonts w:cs="Arial"/>
              </w:rPr>
              <w:t>F40881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313</w:t>
            </w:r>
          </w:p>
        </w:tc>
        <w:tc>
          <w:tcPr>
            <w:tcW w:w="3280" w:type="dxa"/>
            <w:noWrap/>
            <w:hideMark/>
          </w:tcPr>
          <w:p w:rsidR="00345C4B" w:rsidRPr="00D732F9" w:rsidRDefault="00345C4B" w:rsidP="00066C57">
            <w:pPr>
              <w:rPr>
                <w:rFonts w:cs="Arial"/>
              </w:rPr>
            </w:pPr>
            <w:r w:rsidRPr="00D732F9">
              <w:rPr>
                <w:rFonts w:cs="Arial"/>
              </w:rPr>
              <w:t>BF4245</w:t>
            </w:r>
          </w:p>
        </w:tc>
        <w:tc>
          <w:tcPr>
            <w:tcW w:w="4876" w:type="dxa"/>
            <w:noWrap/>
            <w:hideMark/>
          </w:tcPr>
          <w:p w:rsidR="00345C4B" w:rsidRPr="00D732F9" w:rsidRDefault="00345C4B" w:rsidP="00066C57">
            <w:pPr>
              <w:rPr>
                <w:rFonts w:cs="Arial"/>
              </w:rPr>
            </w:pPr>
            <w:r w:rsidRPr="00D732F9">
              <w:rPr>
                <w:rFonts w:cs="Arial"/>
              </w:rPr>
              <w:t>F40882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314</w:t>
            </w:r>
          </w:p>
        </w:tc>
        <w:tc>
          <w:tcPr>
            <w:tcW w:w="3280" w:type="dxa"/>
            <w:noWrap/>
            <w:hideMark/>
          </w:tcPr>
          <w:p w:rsidR="00345C4B" w:rsidRPr="00D732F9" w:rsidRDefault="00345C4B" w:rsidP="00066C57">
            <w:pPr>
              <w:rPr>
                <w:rFonts w:cs="Arial"/>
              </w:rPr>
            </w:pPr>
            <w:r w:rsidRPr="00D732F9">
              <w:rPr>
                <w:rFonts w:cs="Arial"/>
              </w:rPr>
              <w:t>BF3F3E</w:t>
            </w:r>
          </w:p>
        </w:tc>
        <w:tc>
          <w:tcPr>
            <w:tcW w:w="4876" w:type="dxa"/>
            <w:noWrap/>
            <w:hideMark/>
          </w:tcPr>
          <w:p w:rsidR="00345C4B" w:rsidRPr="00D732F9" w:rsidRDefault="00345C4B" w:rsidP="00066C57">
            <w:pPr>
              <w:rPr>
                <w:rFonts w:cs="Arial"/>
              </w:rPr>
            </w:pPr>
            <w:r w:rsidRPr="00D732F9">
              <w:rPr>
                <w:rFonts w:cs="Arial"/>
              </w:rPr>
              <w:t>F40883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315</w:t>
            </w:r>
          </w:p>
        </w:tc>
        <w:tc>
          <w:tcPr>
            <w:tcW w:w="3280" w:type="dxa"/>
            <w:noWrap/>
            <w:hideMark/>
          </w:tcPr>
          <w:p w:rsidR="00345C4B" w:rsidRPr="00D732F9" w:rsidRDefault="00345C4B" w:rsidP="00066C57">
            <w:pPr>
              <w:rPr>
                <w:rFonts w:cs="Arial"/>
              </w:rPr>
            </w:pPr>
            <w:r w:rsidRPr="00D732F9">
              <w:rPr>
                <w:rFonts w:cs="Arial"/>
              </w:rPr>
              <w:t>C14140</w:t>
            </w:r>
          </w:p>
        </w:tc>
        <w:tc>
          <w:tcPr>
            <w:tcW w:w="4876" w:type="dxa"/>
            <w:noWrap/>
            <w:hideMark/>
          </w:tcPr>
          <w:p w:rsidR="00345C4B" w:rsidRPr="00D732F9" w:rsidRDefault="00345C4B" w:rsidP="00066C57">
            <w:pPr>
              <w:rPr>
                <w:rFonts w:cs="Arial"/>
              </w:rPr>
            </w:pPr>
            <w:r w:rsidRPr="00D732F9">
              <w:rPr>
                <w:rFonts w:cs="Arial"/>
              </w:rPr>
              <w:t>F40884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316</w:t>
            </w:r>
          </w:p>
        </w:tc>
        <w:tc>
          <w:tcPr>
            <w:tcW w:w="3280" w:type="dxa"/>
            <w:noWrap/>
            <w:hideMark/>
          </w:tcPr>
          <w:p w:rsidR="00345C4B" w:rsidRPr="00D732F9" w:rsidRDefault="00345C4B" w:rsidP="00066C57">
            <w:pPr>
              <w:rPr>
                <w:rFonts w:cs="Arial"/>
              </w:rPr>
            </w:pPr>
            <w:r w:rsidRPr="00D732F9">
              <w:rPr>
                <w:rFonts w:cs="Arial"/>
              </w:rPr>
              <w:t>BE3F41</w:t>
            </w:r>
          </w:p>
        </w:tc>
        <w:tc>
          <w:tcPr>
            <w:tcW w:w="4876" w:type="dxa"/>
            <w:noWrap/>
            <w:hideMark/>
          </w:tcPr>
          <w:p w:rsidR="00345C4B" w:rsidRPr="00D732F9" w:rsidRDefault="00345C4B" w:rsidP="00066C57">
            <w:pPr>
              <w:rPr>
                <w:rFonts w:cs="Arial"/>
              </w:rPr>
            </w:pPr>
            <w:r w:rsidRPr="00D732F9">
              <w:rPr>
                <w:rFonts w:cs="Arial"/>
              </w:rPr>
              <w:t>F40885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317</w:t>
            </w:r>
          </w:p>
        </w:tc>
        <w:tc>
          <w:tcPr>
            <w:tcW w:w="3280" w:type="dxa"/>
            <w:noWrap/>
            <w:hideMark/>
          </w:tcPr>
          <w:p w:rsidR="00345C4B" w:rsidRPr="00D732F9" w:rsidRDefault="00345C4B" w:rsidP="00066C57">
            <w:pPr>
              <w:rPr>
                <w:rFonts w:cs="Arial"/>
              </w:rPr>
            </w:pPr>
            <w:r w:rsidRPr="00D732F9">
              <w:rPr>
                <w:rFonts w:cs="Arial"/>
              </w:rPr>
              <w:t>BC3C3D</w:t>
            </w:r>
          </w:p>
        </w:tc>
        <w:tc>
          <w:tcPr>
            <w:tcW w:w="4876" w:type="dxa"/>
            <w:noWrap/>
            <w:hideMark/>
          </w:tcPr>
          <w:p w:rsidR="00345C4B" w:rsidRPr="00D732F9" w:rsidRDefault="00345C4B" w:rsidP="00066C57">
            <w:pPr>
              <w:rPr>
                <w:rFonts w:cs="Arial"/>
              </w:rPr>
            </w:pPr>
            <w:r w:rsidRPr="00D732F9">
              <w:rPr>
                <w:rFonts w:cs="Arial"/>
              </w:rPr>
              <w:t>F40886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318</w:t>
            </w:r>
          </w:p>
        </w:tc>
        <w:tc>
          <w:tcPr>
            <w:tcW w:w="3280" w:type="dxa"/>
            <w:noWrap/>
            <w:hideMark/>
          </w:tcPr>
          <w:p w:rsidR="00345C4B" w:rsidRPr="00D732F9" w:rsidRDefault="00345C4B" w:rsidP="00066C57">
            <w:pPr>
              <w:rPr>
                <w:rFonts w:cs="Arial"/>
              </w:rPr>
            </w:pPr>
            <w:r w:rsidRPr="00D732F9">
              <w:rPr>
                <w:rFonts w:cs="Arial"/>
              </w:rPr>
              <w:t>BF3E3D</w:t>
            </w:r>
          </w:p>
        </w:tc>
        <w:tc>
          <w:tcPr>
            <w:tcW w:w="4876" w:type="dxa"/>
            <w:noWrap/>
            <w:hideMark/>
          </w:tcPr>
          <w:p w:rsidR="00345C4B" w:rsidRPr="00D732F9" w:rsidRDefault="00345C4B" w:rsidP="00066C57">
            <w:pPr>
              <w:rPr>
                <w:rFonts w:cs="Arial"/>
              </w:rPr>
            </w:pPr>
            <w:r w:rsidRPr="00D732F9">
              <w:rPr>
                <w:rFonts w:cs="Arial"/>
              </w:rPr>
              <w:t>F40887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319</w:t>
            </w:r>
          </w:p>
        </w:tc>
        <w:tc>
          <w:tcPr>
            <w:tcW w:w="3280" w:type="dxa"/>
            <w:noWrap/>
            <w:hideMark/>
          </w:tcPr>
          <w:p w:rsidR="00345C4B" w:rsidRPr="00D732F9" w:rsidRDefault="00345C4B" w:rsidP="00066C57">
            <w:pPr>
              <w:rPr>
                <w:rFonts w:cs="Arial"/>
              </w:rPr>
            </w:pPr>
            <w:r w:rsidRPr="00D732F9">
              <w:rPr>
                <w:rFonts w:cs="Arial"/>
              </w:rPr>
              <w:t>BA3C3E</w:t>
            </w:r>
          </w:p>
        </w:tc>
        <w:tc>
          <w:tcPr>
            <w:tcW w:w="4876" w:type="dxa"/>
            <w:noWrap/>
            <w:hideMark/>
          </w:tcPr>
          <w:p w:rsidR="00345C4B" w:rsidRPr="00D732F9" w:rsidRDefault="00345C4B" w:rsidP="00066C57">
            <w:pPr>
              <w:rPr>
                <w:rFonts w:cs="Arial"/>
              </w:rPr>
            </w:pPr>
            <w:r w:rsidRPr="00D732F9">
              <w:rPr>
                <w:rFonts w:cs="Arial"/>
              </w:rPr>
              <w:t>F40888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320</w:t>
            </w:r>
          </w:p>
        </w:tc>
        <w:tc>
          <w:tcPr>
            <w:tcW w:w="3280" w:type="dxa"/>
            <w:noWrap/>
            <w:hideMark/>
          </w:tcPr>
          <w:p w:rsidR="00345C4B" w:rsidRPr="00D732F9" w:rsidRDefault="00345C4B" w:rsidP="00066C57">
            <w:pPr>
              <w:rPr>
                <w:rFonts w:cs="Arial"/>
              </w:rPr>
            </w:pPr>
            <w:r w:rsidRPr="00D732F9">
              <w:rPr>
                <w:rFonts w:cs="Arial"/>
              </w:rPr>
              <w:t>BA3A3A</w:t>
            </w:r>
          </w:p>
        </w:tc>
        <w:tc>
          <w:tcPr>
            <w:tcW w:w="4876" w:type="dxa"/>
            <w:noWrap/>
            <w:hideMark/>
          </w:tcPr>
          <w:p w:rsidR="00345C4B" w:rsidRPr="00D732F9" w:rsidRDefault="00345C4B" w:rsidP="00066C57">
            <w:pPr>
              <w:rPr>
                <w:rFonts w:cs="Arial"/>
              </w:rPr>
            </w:pPr>
            <w:r w:rsidRPr="00D732F9">
              <w:rPr>
                <w:rFonts w:cs="Arial"/>
              </w:rPr>
              <w:t>F40889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321</w:t>
            </w:r>
          </w:p>
        </w:tc>
        <w:tc>
          <w:tcPr>
            <w:tcW w:w="3280" w:type="dxa"/>
            <w:noWrap/>
            <w:hideMark/>
          </w:tcPr>
          <w:p w:rsidR="00345C4B" w:rsidRPr="00D732F9" w:rsidRDefault="00345C4B" w:rsidP="00066C57">
            <w:pPr>
              <w:rPr>
                <w:rFonts w:cs="Arial"/>
              </w:rPr>
            </w:pPr>
            <w:r w:rsidRPr="00D732F9">
              <w:rPr>
                <w:rFonts w:cs="Arial"/>
              </w:rPr>
              <w:t>B9393A</w:t>
            </w:r>
          </w:p>
        </w:tc>
        <w:tc>
          <w:tcPr>
            <w:tcW w:w="4876" w:type="dxa"/>
            <w:noWrap/>
            <w:hideMark/>
          </w:tcPr>
          <w:p w:rsidR="00345C4B" w:rsidRPr="00D732F9" w:rsidRDefault="00345C4B" w:rsidP="00066C57">
            <w:pPr>
              <w:rPr>
                <w:rFonts w:cs="Arial"/>
              </w:rPr>
            </w:pPr>
            <w:r w:rsidRPr="00D732F9">
              <w:rPr>
                <w:rFonts w:cs="Arial"/>
              </w:rPr>
              <w:t>F4088A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322</w:t>
            </w:r>
          </w:p>
        </w:tc>
        <w:tc>
          <w:tcPr>
            <w:tcW w:w="3280" w:type="dxa"/>
            <w:noWrap/>
            <w:hideMark/>
          </w:tcPr>
          <w:p w:rsidR="00345C4B" w:rsidRPr="00D732F9" w:rsidRDefault="00345C4B" w:rsidP="00066C57">
            <w:pPr>
              <w:rPr>
                <w:rFonts w:cs="Arial"/>
              </w:rPr>
            </w:pPr>
            <w:r w:rsidRPr="00D732F9">
              <w:rPr>
                <w:rFonts w:cs="Arial"/>
              </w:rPr>
              <w:t>B43537</w:t>
            </w:r>
          </w:p>
        </w:tc>
        <w:tc>
          <w:tcPr>
            <w:tcW w:w="4876" w:type="dxa"/>
            <w:noWrap/>
            <w:hideMark/>
          </w:tcPr>
          <w:p w:rsidR="00345C4B" w:rsidRPr="00D732F9" w:rsidRDefault="00345C4B" w:rsidP="00066C57">
            <w:pPr>
              <w:rPr>
                <w:rFonts w:cs="Arial"/>
              </w:rPr>
            </w:pPr>
            <w:r w:rsidRPr="00D732F9">
              <w:rPr>
                <w:rFonts w:cs="Arial"/>
              </w:rPr>
              <w:t>F4088B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323</w:t>
            </w:r>
          </w:p>
        </w:tc>
        <w:tc>
          <w:tcPr>
            <w:tcW w:w="3280" w:type="dxa"/>
            <w:noWrap/>
            <w:hideMark/>
          </w:tcPr>
          <w:p w:rsidR="00345C4B" w:rsidRPr="00D732F9" w:rsidRDefault="00345C4B" w:rsidP="00066C57">
            <w:pPr>
              <w:rPr>
                <w:rFonts w:cs="Arial"/>
              </w:rPr>
            </w:pPr>
            <w:r w:rsidRPr="00D732F9">
              <w:rPr>
                <w:rFonts w:cs="Arial"/>
              </w:rPr>
              <w:t>B63534</w:t>
            </w:r>
          </w:p>
        </w:tc>
        <w:tc>
          <w:tcPr>
            <w:tcW w:w="4876" w:type="dxa"/>
            <w:noWrap/>
            <w:hideMark/>
          </w:tcPr>
          <w:p w:rsidR="00345C4B" w:rsidRPr="00D732F9" w:rsidRDefault="00345C4B" w:rsidP="00066C57">
            <w:pPr>
              <w:rPr>
                <w:rFonts w:cs="Arial"/>
              </w:rPr>
            </w:pPr>
            <w:r w:rsidRPr="00D732F9">
              <w:rPr>
                <w:rFonts w:cs="Arial"/>
              </w:rPr>
              <w:t>F4088C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324</w:t>
            </w:r>
          </w:p>
        </w:tc>
        <w:tc>
          <w:tcPr>
            <w:tcW w:w="3280" w:type="dxa"/>
            <w:noWrap/>
            <w:hideMark/>
          </w:tcPr>
          <w:p w:rsidR="00345C4B" w:rsidRPr="00D732F9" w:rsidRDefault="00345C4B" w:rsidP="00066C57">
            <w:pPr>
              <w:rPr>
                <w:rFonts w:cs="Arial"/>
              </w:rPr>
            </w:pPr>
            <w:r w:rsidRPr="00D732F9">
              <w:rPr>
                <w:rFonts w:cs="Arial"/>
              </w:rPr>
              <w:t>B53536</w:t>
            </w:r>
          </w:p>
        </w:tc>
        <w:tc>
          <w:tcPr>
            <w:tcW w:w="4876" w:type="dxa"/>
            <w:noWrap/>
            <w:hideMark/>
          </w:tcPr>
          <w:p w:rsidR="00345C4B" w:rsidRPr="00D732F9" w:rsidRDefault="00345C4B" w:rsidP="00066C57">
            <w:pPr>
              <w:rPr>
                <w:rFonts w:cs="Arial"/>
              </w:rPr>
            </w:pPr>
            <w:r w:rsidRPr="00D732F9">
              <w:rPr>
                <w:rFonts w:cs="Arial"/>
              </w:rPr>
              <w:t>F4088D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325</w:t>
            </w:r>
          </w:p>
        </w:tc>
        <w:tc>
          <w:tcPr>
            <w:tcW w:w="3280" w:type="dxa"/>
            <w:noWrap/>
            <w:hideMark/>
          </w:tcPr>
          <w:p w:rsidR="00345C4B" w:rsidRPr="00D732F9" w:rsidRDefault="00345C4B" w:rsidP="00066C57">
            <w:pPr>
              <w:rPr>
                <w:rFonts w:cs="Arial"/>
              </w:rPr>
            </w:pPr>
            <w:r w:rsidRPr="00D732F9">
              <w:rPr>
                <w:rFonts w:cs="Arial"/>
              </w:rPr>
              <w:t>B43434</w:t>
            </w:r>
          </w:p>
        </w:tc>
        <w:tc>
          <w:tcPr>
            <w:tcW w:w="4876" w:type="dxa"/>
            <w:noWrap/>
            <w:hideMark/>
          </w:tcPr>
          <w:p w:rsidR="00345C4B" w:rsidRPr="00D732F9" w:rsidRDefault="00345C4B" w:rsidP="00066C57">
            <w:pPr>
              <w:rPr>
                <w:rFonts w:cs="Arial"/>
              </w:rPr>
            </w:pPr>
            <w:r w:rsidRPr="00D732F9">
              <w:rPr>
                <w:rFonts w:cs="Arial"/>
              </w:rPr>
              <w:t>F4088E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326</w:t>
            </w:r>
          </w:p>
        </w:tc>
        <w:tc>
          <w:tcPr>
            <w:tcW w:w="3280" w:type="dxa"/>
            <w:noWrap/>
            <w:hideMark/>
          </w:tcPr>
          <w:p w:rsidR="00345C4B" w:rsidRPr="00D732F9" w:rsidRDefault="00345C4B" w:rsidP="00066C57">
            <w:pPr>
              <w:rPr>
                <w:rFonts w:cs="Arial"/>
              </w:rPr>
            </w:pPr>
            <w:r w:rsidRPr="00D732F9">
              <w:rPr>
                <w:rFonts w:cs="Arial"/>
              </w:rPr>
              <w:t>B63534</w:t>
            </w:r>
          </w:p>
        </w:tc>
        <w:tc>
          <w:tcPr>
            <w:tcW w:w="4876" w:type="dxa"/>
            <w:noWrap/>
            <w:hideMark/>
          </w:tcPr>
          <w:p w:rsidR="00345C4B" w:rsidRPr="00D732F9" w:rsidRDefault="00345C4B" w:rsidP="00066C57">
            <w:pPr>
              <w:rPr>
                <w:rFonts w:cs="Arial"/>
              </w:rPr>
            </w:pPr>
            <w:r w:rsidRPr="00D732F9">
              <w:rPr>
                <w:rFonts w:cs="Arial"/>
              </w:rPr>
              <w:t>F4088F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327</w:t>
            </w:r>
          </w:p>
        </w:tc>
        <w:tc>
          <w:tcPr>
            <w:tcW w:w="3280" w:type="dxa"/>
            <w:noWrap/>
            <w:hideMark/>
          </w:tcPr>
          <w:p w:rsidR="00345C4B" w:rsidRPr="00D732F9" w:rsidRDefault="00345C4B" w:rsidP="00066C57">
            <w:pPr>
              <w:rPr>
                <w:rFonts w:cs="Arial"/>
              </w:rPr>
            </w:pPr>
            <w:r w:rsidRPr="00D732F9">
              <w:rPr>
                <w:rFonts w:cs="Arial"/>
              </w:rPr>
              <w:t>B43536</w:t>
            </w:r>
          </w:p>
        </w:tc>
        <w:tc>
          <w:tcPr>
            <w:tcW w:w="4876" w:type="dxa"/>
            <w:noWrap/>
            <w:hideMark/>
          </w:tcPr>
          <w:p w:rsidR="00345C4B" w:rsidRPr="00D732F9" w:rsidRDefault="00345C4B" w:rsidP="00066C57">
            <w:pPr>
              <w:rPr>
                <w:rFonts w:cs="Arial"/>
              </w:rPr>
            </w:pPr>
            <w:r w:rsidRPr="00D732F9">
              <w:rPr>
                <w:rFonts w:cs="Arial"/>
              </w:rPr>
              <w:t>F40890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328</w:t>
            </w:r>
          </w:p>
        </w:tc>
        <w:tc>
          <w:tcPr>
            <w:tcW w:w="3280" w:type="dxa"/>
            <w:noWrap/>
            <w:hideMark/>
          </w:tcPr>
          <w:p w:rsidR="00345C4B" w:rsidRPr="00D732F9" w:rsidRDefault="00345C4B" w:rsidP="00066C57">
            <w:pPr>
              <w:rPr>
                <w:rFonts w:cs="Arial"/>
              </w:rPr>
            </w:pPr>
            <w:r w:rsidRPr="00D732F9">
              <w:rPr>
                <w:rFonts w:cs="Arial"/>
              </w:rPr>
              <w:t>B23333</w:t>
            </w:r>
          </w:p>
        </w:tc>
        <w:tc>
          <w:tcPr>
            <w:tcW w:w="4876" w:type="dxa"/>
            <w:noWrap/>
            <w:hideMark/>
          </w:tcPr>
          <w:p w:rsidR="00345C4B" w:rsidRPr="00D732F9" w:rsidRDefault="00345C4B" w:rsidP="00066C57">
            <w:pPr>
              <w:rPr>
                <w:rFonts w:cs="Arial"/>
              </w:rPr>
            </w:pPr>
            <w:r w:rsidRPr="00D732F9">
              <w:rPr>
                <w:rFonts w:cs="Arial"/>
              </w:rPr>
              <w:t>F40891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329</w:t>
            </w:r>
          </w:p>
        </w:tc>
        <w:tc>
          <w:tcPr>
            <w:tcW w:w="3280" w:type="dxa"/>
            <w:noWrap/>
            <w:hideMark/>
          </w:tcPr>
          <w:p w:rsidR="00345C4B" w:rsidRPr="00D732F9" w:rsidRDefault="00345C4B" w:rsidP="00066C57">
            <w:pPr>
              <w:rPr>
                <w:rFonts w:cs="Arial"/>
              </w:rPr>
            </w:pPr>
            <w:r w:rsidRPr="00D732F9">
              <w:rPr>
                <w:rFonts w:cs="Arial"/>
              </w:rPr>
              <w:t>B13132</w:t>
            </w:r>
          </w:p>
        </w:tc>
        <w:tc>
          <w:tcPr>
            <w:tcW w:w="4876" w:type="dxa"/>
            <w:noWrap/>
            <w:hideMark/>
          </w:tcPr>
          <w:p w:rsidR="00345C4B" w:rsidRPr="00D732F9" w:rsidRDefault="00345C4B" w:rsidP="00066C57">
            <w:pPr>
              <w:rPr>
                <w:rFonts w:cs="Arial"/>
              </w:rPr>
            </w:pPr>
            <w:r w:rsidRPr="00D732F9">
              <w:rPr>
                <w:rFonts w:cs="Arial"/>
              </w:rPr>
              <w:t>F40892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330</w:t>
            </w:r>
          </w:p>
        </w:tc>
        <w:tc>
          <w:tcPr>
            <w:tcW w:w="3280" w:type="dxa"/>
            <w:noWrap/>
            <w:hideMark/>
          </w:tcPr>
          <w:p w:rsidR="00345C4B" w:rsidRPr="00D732F9" w:rsidRDefault="00345C4B" w:rsidP="00066C57">
            <w:pPr>
              <w:rPr>
                <w:rFonts w:cs="Arial"/>
              </w:rPr>
            </w:pPr>
            <w:r w:rsidRPr="00D732F9">
              <w:rPr>
                <w:rFonts w:cs="Arial"/>
              </w:rPr>
              <w:t>AF3131</w:t>
            </w:r>
          </w:p>
        </w:tc>
        <w:tc>
          <w:tcPr>
            <w:tcW w:w="4876" w:type="dxa"/>
            <w:noWrap/>
            <w:hideMark/>
          </w:tcPr>
          <w:p w:rsidR="00345C4B" w:rsidRPr="00D732F9" w:rsidRDefault="00345C4B" w:rsidP="00066C57">
            <w:pPr>
              <w:rPr>
                <w:rFonts w:cs="Arial"/>
              </w:rPr>
            </w:pPr>
            <w:r w:rsidRPr="00D732F9">
              <w:rPr>
                <w:rFonts w:cs="Arial"/>
              </w:rPr>
              <w:t>F40893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331</w:t>
            </w:r>
          </w:p>
        </w:tc>
        <w:tc>
          <w:tcPr>
            <w:tcW w:w="3280" w:type="dxa"/>
            <w:noWrap/>
            <w:hideMark/>
          </w:tcPr>
          <w:p w:rsidR="00345C4B" w:rsidRPr="00D732F9" w:rsidRDefault="00345C4B" w:rsidP="00066C57">
            <w:pPr>
              <w:rPr>
                <w:rFonts w:cs="Arial"/>
              </w:rPr>
            </w:pPr>
            <w:r w:rsidRPr="00D732F9">
              <w:rPr>
                <w:rFonts w:cs="Arial"/>
              </w:rPr>
              <w:t>AD2D2E</w:t>
            </w:r>
          </w:p>
        </w:tc>
        <w:tc>
          <w:tcPr>
            <w:tcW w:w="4876" w:type="dxa"/>
            <w:noWrap/>
            <w:hideMark/>
          </w:tcPr>
          <w:p w:rsidR="00345C4B" w:rsidRPr="00D732F9" w:rsidRDefault="00345C4B" w:rsidP="00066C57">
            <w:pPr>
              <w:rPr>
                <w:rFonts w:cs="Arial"/>
              </w:rPr>
            </w:pPr>
            <w:r w:rsidRPr="00D732F9">
              <w:rPr>
                <w:rFonts w:cs="Arial"/>
              </w:rPr>
              <w:t>F40894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332</w:t>
            </w:r>
          </w:p>
        </w:tc>
        <w:tc>
          <w:tcPr>
            <w:tcW w:w="3280" w:type="dxa"/>
            <w:noWrap/>
            <w:hideMark/>
          </w:tcPr>
          <w:p w:rsidR="00345C4B" w:rsidRPr="00D732F9" w:rsidRDefault="00345C4B" w:rsidP="00066C57">
            <w:pPr>
              <w:rPr>
                <w:rFonts w:cs="Arial"/>
              </w:rPr>
            </w:pPr>
            <w:r w:rsidRPr="00D732F9">
              <w:rPr>
                <w:rFonts w:cs="Arial"/>
              </w:rPr>
              <w:t>B02E2D</w:t>
            </w:r>
          </w:p>
        </w:tc>
        <w:tc>
          <w:tcPr>
            <w:tcW w:w="4876" w:type="dxa"/>
            <w:noWrap/>
            <w:hideMark/>
          </w:tcPr>
          <w:p w:rsidR="00345C4B" w:rsidRPr="00D732F9" w:rsidRDefault="00345C4B" w:rsidP="00066C57">
            <w:pPr>
              <w:rPr>
                <w:rFonts w:cs="Arial"/>
              </w:rPr>
            </w:pPr>
            <w:r w:rsidRPr="00D732F9">
              <w:rPr>
                <w:rFonts w:cs="Arial"/>
              </w:rPr>
              <w:t>F40895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333</w:t>
            </w:r>
          </w:p>
        </w:tc>
        <w:tc>
          <w:tcPr>
            <w:tcW w:w="3280" w:type="dxa"/>
            <w:noWrap/>
            <w:hideMark/>
          </w:tcPr>
          <w:p w:rsidR="00345C4B" w:rsidRPr="00D732F9" w:rsidRDefault="00345C4B" w:rsidP="00066C57">
            <w:pPr>
              <w:rPr>
                <w:rFonts w:cs="Arial"/>
              </w:rPr>
            </w:pPr>
            <w:r w:rsidRPr="00D732F9">
              <w:rPr>
                <w:rFonts w:cs="Arial"/>
              </w:rPr>
              <w:t>B13131</w:t>
            </w:r>
          </w:p>
        </w:tc>
        <w:tc>
          <w:tcPr>
            <w:tcW w:w="4876" w:type="dxa"/>
            <w:noWrap/>
            <w:hideMark/>
          </w:tcPr>
          <w:p w:rsidR="00345C4B" w:rsidRPr="00D732F9" w:rsidRDefault="00345C4B" w:rsidP="00066C57">
            <w:pPr>
              <w:rPr>
                <w:rFonts w:cs="Arial"/>
              </w:rPr>
            </w:pPr>
            <w:r w:rsidRPr="00D732F9">
              <w:rPr>
                <w:rFonts w:cs="Arial"/>
              </w:rPr>
              <w:t>F40896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334</w:t>
            </w:r>
          </w:p>
        </w:tc>
        <w:tc>
          <w:tcPr>
            <w:tcW w:w="3280" w:type="dxa"/>
            <w:noWrap/>
            <w:hideMark/>
          </w:tcPr>
          <w:p w:rsidR="00345C4B" w:rsidRPr="00D732F9" w:rsidRDefault="00345C4B" w:rsidP="00066C57">
            <w:pPr>
              <w:rPr>
                <w:rFonts w:cs="Arial"/>
              </w:rPr>
            </w:pPr>
            <w:r w:rsidRPr="00D732F9">
              <w:rPr>
                <w:rFonts w:cs="Arial"/>
              </w:rPr>
              <w:t>B13131</w:t>
            </w:r>
          </w:p>
        </w:tc>
        <w:tc>
          <w:tcPr>
            <w:tcW w:w="4876" w:type="dxa"/>
            <w:noWrap/>
            <w:hideMark/>
          </w:tcPr>
          <w:p w:rsidR="00345C4B" w:rsidRPr="00D732F9" w:rsidRDefault="00345C4B" w:rsidP="00066C57">
            <w:pPr>
              <w:rPr>
                <w:rFonts w:cs="Arial"/>
              </w:rPr>
            </w:pPr>
            <w:r w:rsidRPr="00D732F9">
              <w:rPr>
                <w:rFonts w:cs="Arial"/>
              </w:rPr>
              <w:t>F40897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335</w:t>
            </w:r>
          </w:p>
        </w:tc>
        <w:tc>
          <w:tcPr>
            <w:tcW w:w="3280" w:type="dxa"/>
            <w:noWrap/>
            <w:hideMark/>
          </w:tcPr>
          <w:p w:rsidR="00345C4B" w:rsidRPr="00D732F9" w:rsidRDefault="00345C4B" w:rsidP="00066C57">
            <w:pPr>
              <w:rPr>
                <w:rFonts w:cs="Arial"/>
              </w:rPr>
            </w:pPr>
            <w:r w:rsidRPr="00D732F9">
              <w:rPr>
                <w:rFonts w:cs="Arial"/>
              </w:rPr>
              <w:t>AC2E30</w:t>
            </w:r>
          </w:p>
        </w:tc>
        <w:tc>
          <w:tcPr>
            <w:tcW w:w="4876" w:type="dxa"/>
            <w:noWrap/>
            <w:hideMark/>
          </w:tcPr>
          <w:p w:rsidR="00345C4B" w:rsidRPr="00D732F9" w:rsidRDefault="00345C4B" w:rsidP="00066C57">
            <w:pPr>
              <w:rPr>
                <w:rFonts w:cs="Arial"/>
              </w:rPr>
            </w:pPr>
            <w:r w:rsidRPr="00D732F9">
              <w:rPr>
                <w:rFonts w:cs="Arial"/>
              </w:rPr>
              <w:t>F40898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336</w:t>
            </w:r>
          </w:p>
        </w:tc>
        <w:tc>
          <w:tcPr>
            <w:tcW w:w="3280" w:type="dxa"/>
            <w:noWrap/>
            <w:hideMark/>
          </w:tcPr>
          <w:p w:rsidR="00345C4B" w:rsidRPr="00D732F9" w:rsidRDefault="00345C4B" w:rsidP="00066C57">
            <w:pPr>
              <w:rPr>
                <w:rFonts w:cs="Arial"/>
              </w:rPr>
            </w:pPr>
            <w:r w:rsidRPr="00D732F9">
              <w:rPr>
                <w:rFonts w:cs="Arial"/>
              </w:rPr>
              <w:t>B12E2C</w:t>
            </w:r>
          </w:p>
        </w:tc>
        <w:tc>
          <w:tcPr>
            <w:tcW w:w="4876" w:type="dxa"/>
            <w:noWrap/>
            <w:hideMark/>
          </w:tcPr>
          <w:p w:rsidR="00345C4B" w:rsidRPr="00D732F9" w:rsidRDefault="00345C4B" w:rsidP="00066C57">
            <w:pPr>
              <w:rPr>
                <w:rFonts w:cs="Arial"/>
              </w:rPr>
            </w:pPr>
            <w:r w:rsidRPr="00D732F9">
              <w:rPr>
                <w:rFonts w:cs="Arial"/>
              </w:rPr>
              <w:t>F40899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337</w:t>
            </w:r>
          </w:p>
        </w:tc>
        <w:tc>
          <w:tcPr>
            <w:tcW w:w="3280" w:type="dxa"/>
            <w:noWrap/>
            <w:hideMark/>
          </w:tcPr>
          <w:p w:rsidR="00345C4B" w:rsidRPr="00D732F9" w:rsidRDefault="00345C4B" w:rsidP="00066C57">
            <w:pPr>
              <w:rPr>
                <w:rFonts w:cs="Arial"/>
              </w:rPr>
            </w:pPr>
            <w:r w:rsidRPr="00D732F9">
              <w:rPr>
                <w:rFonts w:cs="Arial"/>
              </w:rPr>
              <w:t>AE3031</w:t>
            </w:r>
          </w:p>
        </w:tc>
        <w:tc>
          <w:tcPr>
            <w:tcW w:w="4876" w:type="dxa"/>
            <w:noWrap/>
            <w:hideMark/>
          </w:tcPr>
          <w:p w:rsidR="00345C4B" w:rsidRPr="00D732F9" w:rsidRDefault="00345C4B" w:rsidP="00066C57">
            <w:pPr>
              <w:rPr>
                <w:rFonts w:cs="Arial"/>
              </w:rPr>
            </w:pPr>
            <w:r w:rsidRPr="00D732F9">
              <w:rPr>
                <w:rFonts w:cs="Arial"/>
              </w:rPr>
              <w:t>F4089A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338</w:t>
            </w:r>
          </w:p>
        </w:tc>
        <w:tc>
          <w:tcPr>
            <w:tcW w:w="3280" w:type="dxa"/>
            <w:noWrap/>
            <w:hideMark/>
          </w:tcPr>
          <w:p w:rsidR="00345C4B" w:rsidRPr="00D732F9" w:rsidRDefault="00345C4B" w:rsidP="00066C57">
            <w:pPr>
              <w:rPr>
                <w:rFonts w:cs="Arial"/>
              </w:rPr>
            </w:pPr>
            <w:r w:rsidRPr="00D732F9">
              <w:rPr>
                <w:rFonts w:cs="Arial"/>
              </w:rPr>
              <w:t>AF2D2D</w:t>
            </w:r>
          </w:p>
        </w:tc>
        <w:tc>
          <w:tcPr>
            <w:tcW w:w="4876" w:type="dxa"/>
            <w:noWrap/>
            <w:hideMark/>
          </w:tcPr>
          <w:p w:rsidR="00345C4B" w:rsidRPr="00D732F9" w:rsidRDefault="00345C4B" w:rsidP="00066C57">
            <w:pPr>
              <w:rPr>
                <w:rFonts w:cs="Arial"/>
              </w:rPr>
            </w:pPr>
            <w:r w:rsidRPr="00D732F9">
              <w:rPr>
                <w:rFonts w:cs="Arial"/>
              </w:rPr>
              <w:t>F4089B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339</w:t>
            </w:r>
          </w:p>
        </w:tc>
        <w:tc>
          <w:tcPr>
            <w:tcW w:w="3280" w:type="dxa"/>
            <w:noWrap/>
            <w:hideMark/>
          </w:tcPr>
          <w:p w:rsidR="00345C4B" w:rsidRPr="00D732F9" w:rsidRDefault="00345C4B" w:rsidP="00066C57">
            <w:pPr>
              <w:rPr>
                <w:rFonts w:cs="Arial"/>
              </w:rPr>
            </w:pPr>
            <w:r w:rsidRPr="00D732F9">
              <w:rPr>
                <w:rFonts w:cs="Arial"/>
              </w:rPr>
              <w:t>B73532</w:t>
            </w:r>
          </w:p>
        </w:tc>
        <w:tc>
          <w:tcPr>
            <w:tcW w:w="4876" w:type="dxa"/>
            <w:noWrap/>
            <w:hideMark/>
          </w:tcPr>
          <w:p w:rsidR="00345C4B" w:rsidRPr="00D732F9" w:rsidRDefault="00345C4B" w:rsidP="00066C57">
            <w:pPr>
              <w:rPr>
                <w:rFonts w:cs="Arial"/>
              </w:rPr>
            </w:pPr>
            <w:r w:rsidRPr="00D732F9">
              <w:rPr>
                <w:rFonts w:cs="Arial"/>
              </w:rPr>
              <w:t>F4089C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340</w:t>
            </w:r>
          </w:p>
        </w:tc>
        <w:tc>
          <w:tcPr>
            <w:tcW w:w="3280" w:type="dxa"/>
            <w:noWrap/>
            <w:hideMark/>
          </w:tcPr>
          <w:p w:rsidR="00345C4B" w:rsidRPr="00D732F9" w:rsidRDefault="00345C4B" w:rsidP="00066C57">
            <w:pPr>
              <w:rPr>
                <w:rFonts w:cs="Arial"/>
              </w:rPr>
            </w:pPr>
            <w:r w:rsidRPr="00D732F9">
              <w:rPr>
                <w:rFonts w:cs="Arial"/>
              </w:rPr>
              <w:t>B73939</w:t>
            </w:r>
          </w:p>
        </w:tc>
        <w:tc>
          <w:tcPr>
            <w:tcW w:w="4876" w:type="dxa"/>
            <w:noWrap/>
            <w:hideMark/>
          </w:tcPr>
          <w:p w:rsidR="00345C4B" w:rsidRPr="00D732F9" w:rsidRDefault="00345C4B" w:rsidP="00066C57">
            <w:pPr>
              <w:rPr>
                <w:rFonts w:cs="Arial"/>
              </w:rPr>
            </w:pPr>
            <w:r w:rsidRPr="00D732F9">
              <w:rPr>
                <w:rFonts w:cs="Arial"/>
              </w:rPr>
              <w:t>F4089D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341</w:t>
            </w:r>
          </w:p>
        </w:tc>
        <w:tc>
          <w:tcPr>
            <w:tcW w:w="3280" w:type="dxa"/>
            <w:noWrap/>
            <w:hideMark/>
          </w:tcPr>
          <w:p w:rsidR="00345C4B" w:rsidRPr="00D732F9" w:rsidRDefault="00345C4B" w:rsidP="00066C57">
            <w:pPr>
              <w:rPr>
                <w:rFonts w:cs="Arial"/>
              </w:rPr>
            </w:pPr>
            <w:r w:rsidRPr="00D732F9">
              <w:rPr>
                <w:rFonts w:cs="Arial"/>
              </w:rPr>
              <w:t>B53334</w:t>
            </w:r>
          </w:p>
        </w:tc>
        <w:tc>
          <w:tcPr>
            <w:tcW w:w="4876" w:type="dxa"/>
            <w:noWrap/>
            <w:hideMark/>
          </w:tcPr>
          <w:p w:rsidR="00345C4B" w:rsidRPr="00D732F9" w:rsidRDefault="00345C4B" w:rsidP="00066C57">
            <w:pPr>
              <w:rPr>
                <w:rFonts w:cs="Arial"/>
              </w:rPr>
            </w:pPr>
            <w:r w:rsidRPr="00D732F9">
              <w:rPr>
                <w:rFonts w:cs="Arial"/>
              </w:rPr>
              <w:t>F4089E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342</w:t>
            </w:r>
          </w:p>
        </w:tc>
        <w:tc>
          <w:tcPr>
            <w:tcW w:w="3280" w:type="dxa"/>
            <w:noWrap/>
            <w:hideMark/>
          </w:tcPr>
          <w:p w:rsidR="00345C4B" w:rsidRPr="00D732F9" w:rsidRDefault="00345C4B" w:rsidP="00066C57">
            <w:pPr>
              <w:rPr>
                <w:rFonts w:cs="Arial"/>
              </w:rPr>
            </w:pPr>
            <w:r w:rsidRPr="00D732F9">
              <w:rPr>
                <w:rFonts w:cs="Arial"/>
              </w:rPr>
              <w:t>BC3A37</w:t>
            </w:r>
          </w:p>
        </w:tc>
        <w:tc>
          <w:tcPr>
            <w:tcW w:w="4876" w:type="dxa"/>
            <w:noWrap/>
            <w:hideMark/>
          </w:tcPr>
          <w:p w:rsidR="00345C4B" w:rsidRPr="00D732F9" w:rsidRDefault="00345C4B" w:rsidP="00066C57">
            <w:pPr>
              <w:rPr>
                <w:rFonts w:cs="Arial"/>
              </w:rPr>
            </w:pPr>
            <w:r w:rsidRPr="00D732F9">
              <w:rPr>
                <w:rFonts w:cs="Arial"/>
              </w:rPr>
              <w:t>F4089F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343</w:t>
            </w:r>
          </w:p>
        </w:tc>
        <w:tc>
          <w:tcPr>
            <w:tcW w:w="3280" w:type="dxa"/>
            <w:noWrap/>
            <w:hideMark/>
          </w:tcPr>
          <w:p w:rsidR="00345C4B" w:rsidRPr="00D732F9" w:rsidRDefault="00345C4B" w:rsidP="00066C57">
            <w:pPr>
              <w:rPr>
                <w:rFonts w:cs="Arial"/>
              </w:rPr>
            </w:pPr>
            <w:r w:rsidRPr="00D732F9">
              <w:rPr>
                <w:rFonts w:cs="Arial"/>
              </w:rPr>
              <w:t>B93B3C</w:t>
            </w:r>
          </w:p>
        </w:tc>
        <w:tc>
          <w:tcPr>
            <w:tcW w:w="4876" w:type="dxa"/>
            <w:noWrap/>
            <w:hideMark/>
          </w:tcPr>
          <w:p w:rsidR="00345C4B" w:rsidRPr="00D732F9" w:rsidRDefault="00345C4B" w:rsidP="00066C57">
            <w:pPr>
              <w:rPr>
                <w:rFonts w:cs="Arial"/>
              </w:rPr>
            </w:pPr>
            <w:r w:rsidRPr="00D732F9">
              <w:rPr>
                <w:rFonts w:cs="Arial"/>
              </w:rPr>
              <w:t>F408A0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344</w:t>
            </w:r>
          </w:p>
        </w:tc>
        <w:tc>
          <w:tcPr>
            <w:tcW w:w="3280" w:type="dxa"/>
            <w:noWrap/>
            <w:hideMark/>
          </w:tcPr>
          <w:p w:rsidR="00345C4B" w:rsidRPr="00D732F9" w:rsidRDefault="00345C4B" w:rsidP="00066C57">
            <w:pPr>
              <w:rPr>
                <w:rFonts w:cs="Arial"/>
              </w:rPr>
            </w:pPr>
            <w:r w:rsidRPr="00D732F9">
              <w:rPr>
                <w:rFonts w:cs="Arial"/>
              </w:rPr>
              <w:t>B63536</w:t>
            </w:r>
          </w:p>
        </w:tc>
        <w:tc>
          <w:tcPr>
            <w:tcW w:w="4876" w:type="dxa"/>
            <w:noWrap/>
            <w:hideMark/>
          </w:tcPr>
          <w:p w:rsidR="00345C4B" w:rsidRPr="00D732F9" w:rsidRDefault="00345C4B" w:rsidP="00066C57">
            <w:pPr>
              <w:rPr>
                <w:rFonts w:cs="Arial"/>
              </w:rPr>
            </w:pPr>
            <w:r w:rsidRPr="00D732F9">
              <w:rPr>
                <w:rFonts w:cs="Arial"/>
              </w:rPr>
              <w:t>F408A1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345</w:t>
            </w:r>
          </w:p>
        </w:tc>
        <w:tc>
          <w:tcPr>
            <w:tcW w:w="3280" w:type="dxa"/>
            <w:noWrap/>
            <w:hideMark/>
          </w:tcPr>
          <w:p w:rsidR="00345C4B" w:rsidRPr="00D732F9" w:rsidRDefault="00345C4B" w:rsidP="00066C57">
            <w:pPr>
              <w:rPr>
                <w:rFonts w:cs="Arial"/>
              </w:rPr>
            </w:pPr>
            <w:r w:rsidRPr="00D732F9">
              <w:rPr>
                <w:rFonts w:cs="Arial"/>
              </w:rPr>
              <w:t>BB3937</w:t>
            </w:r>
          </w:p>
        </w:tc>
        <w:tc>
          <w:tcPr>
            <w:tcW w:w="4876" w:type="dxa"/>
            <w:noWrap/>
            <w:hideMark/>
          </w:tcPr>
          <w:p w:rsidR="00345C4B" w:rsidRPr="00D732F9" w:rsidRDefault="00345C4B" w:rsidP="00066C57">
            <w:pPr>
              <w:rPr>
                <w:rFonts w:cs="Arial"/>
              </w:rPr>
            </w:pPr>
            <w:r w:rsidRPr="00D732F9">
              <w:rPr>
                <w:rFonts w:cs="Arial"/>
              </w:rPr>
              <w:t>F408A2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346</w:t>
            </w:r>
          </w:p>
        </w:tc>
        <w:tc>
          <w:tcPr>
            <w:tcW w:w="3280" w:type="dxa"/>
            <w:noWrap/>
            <w:hideMark/>
          </w:tcPr>
          <w:p w:rsidR="00345C4B" w:rsidRPr="00D732F9" w:rsidRDefault="00345C4B" w:rsidP="00066C57">
            <w:pPr>
              <w:rPr>
                <w:rFonts w:cs="Arial"/>
              </w:rPr>
            </w:pPr>
            <w:r w:rsidRPr="00D732F9">
              <w:rPr>
                <w:rFonts w:cs="Arial"/>
              </w:rPr>
              <w:t>C0403E</w:t>
            </w:r>
          </w:p>
        </w:tc>
        <w:tc>
          <w:tcPr>
            <w:tcW w:w="4876" w:type="dxa"/>
            <w:noWrap/>
            <w:hideMark/>
          </w:tcPr>
          <w:p w:rsidR="00345C4B" w:rsidRPr="00D732F9" w:rsidRDefault="00345C4B" w:rsidP="00066C57">
            <w:pPr>
              <w:rPr>
                <w:rFonts w:cs="Arial"/>
              </w:rPr>
            </w:pPr>
            <w:r w:rsidRPr="00D732F9">
              <w:rPr>
                <w:rFonts w:cs="Arial"/>
              </w:rPr>
              <w:t>F408A3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347</w:t>
            </w:r>
          </w:p>
        </w:tc>
        <w:tc>
          <w:tcPr>
            <w:tcW w:w="3280" w:type="dxa"/>
            <w:noWrap/>
            <w:hideMark/>
          </w:tcPr>
          <w:p w:rsidR="00345C4B" w:rsidRPr="00D732F9" w:rsidRDefault="00345C4B" w:rsidP="00066C57">
            <w:pPr>
              <w:rPr>
                <w:rFonts w:cs="Arial"/>
              </w:rPr>
            </w:pPr>
            <w:r w:rsidRPr="00D732F9">
              <w:rPr>
                <w:rFonts w:cs="Arial"/>
              </w:rPr>
              <w:t>C14141</w:t>
            </w:r>
          </w:p>
        </w:tc>
        <w:tc>
          <w:tcPr>
            <w:tcW w:w="4876" w:type="dxa"/>
            <w:noWrap/>
            <w:hideMark/>
          </w:tcPr>
          <w:p w:rsidR="00345C4B" w:rsidRPr="00D732F9" w:rsidRDefault="00345C4B" w:rsidP="00066C57">
            <w:pPr>
              <w:rPr>
                <w:rFonts w:cs="Arial"/>
              </w:rPr>
            </w:pPr>
            <w:r w:rsidRPr="00D732F9">
              <w:rPr>
                <w:rFonts w:cs="Arial"/>
              </w:rPr>
              <w:t>F408A4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348</w:t>
            </w:r>
          </w:p>
        </w:tc>
        <w:tc>
          <w:tcPr>
            <w:tcW w:w="3280" w:type="dxa"/>
            <w:noWrap/>
            <w:hideMark/>
          </w:tcPr>
          <w:p w:rsidR="00345C4B" w:rsidRPr="00D732F9" w:rsidRDefault="00345C4B" w:rsidP="00066C57">
            <w:pPr>
              <w:rPr>
                <w:rFonts w:cs="Arial"/>
              </w:rPr>
            </w:pPr>
            <w:r w:rsidRPr="00D732F9">
              <w:rPr>
                <w:rFonts w:cs="Arial"/>
              </w:rPr>
              <w:t>C44241</w:t>
            </w:r>
          </w:p>
        </w:tc>
        <w:tc>
          <w:tcPr>
            <w:tcW w:w="4876" w:type="dxa"/>
            <w:noWrap/>
            <w:hideMark/>
          </w:tcPr>
          <w:p w:rsidR="00345C4B" w:rsidRPr="00D732F9" w:rsidRDefault="00345C4B" w:rsidP="00066C57">
            <w:pPr>
              <w:rPr>
                <w:rFonts w:cs="Arial"/>
              </w:rPr>
            </w:pPr>
            <w:r w:rsidRPr="00D732F9">
              <w:rPr>
                <w:rFonts w:cs="Arial"/>
              </w:rPr>
              <w:t>F408A5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349</w:t>
            </w:r>
          </w:p>
        </w:tc>
        <w:tc>
          <w:tcPr>
            <w:tcW w:w="3280" w:type="dxa"/>
            <w:noWrap/>
            <w:hideMark/>
          </w:tcPr>
          <w:p w:rsidR="00345C4B" w:rsidRPr="00D732F9" w:rsidRDefault="00345C4B" w:rsidP="00066C57">
            <w:pPr>
              <w:rPr>
                <w:rFonts w:cs="Arial"/>
              </w:rPr>
            </w:pPr>
            <w:r w:rsidRPr="00D732F9">
              <w:rPr>
                <w:rFonts w:cs="Arial"/>
              </w:rPr>
              <w:t>C24344</w:t>
            </w:r>
          </w:p>
        </w:tc>
        <w:tc>
          <w:tcPr>
            <w:tcW w:w="4876" w:type="dxa"/>
            <w:noWrap/>
            <w:hideMark/>
          </w:tcPr>
          <w:p w:rsidR="00345C4B" w:rsidRPr="00D732F9" w:rsidRDefault="00345C4B" w:rsidP="00066C57">
            <w:pPr>
              <w:rPr>
                <w:rFonts w:cs="Arial"/>
              </w:rPr>
            </w:pPr>
            <w:r w:rsidRPr="00D732F9">
              <w:rPr>
                <w:rFonts w:cs="Arial"/>
              </w:rPr>
              <w:t>F408A6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350</w:t>
            </w:r>
          </w:p>
        </w:tc>
        <w:tc>
          <w:tcPr>
            <w:tcW w:w="3280" w:type="dxa"/>
            <w:noWrap/>
            <w:hideMark/>
          </w:tcPr>
          <w:p w:rsidR="00345C4B" w:rsidRPr="00D732F9" w:rsidRDefault="00345C4B" w:rsidP="00066C57">
            <w:pPr>
              <w:rPr>
                <w:rFonts w:cs="Arial"/>
              </w:rPr>
            </w:pPr>
            <w:r w:rsidRPr="00D732F9">
              <w:rPr>
                <w:rFonts w:cs="Arial"/>
              </w:rPr>
              <w:t>C54342</w:t>
            </w:r>
          </w:p>
        </w:tc>
        <w:tc>
          <w:tcPr>
            <w:tcW w:w="4876" w:type="dxa"/>
            <w:noWrap/>
            <w:hideMark/>
          </w:tcPr>
          <w:p w:rsidR="00345C4B" w:rsidRPr="00D732F9" w:rsidRDefault="00345C4B" w:rsidP="00066C57">
            <w:pPr>
              <w:rPr>
                <w:rFonts w:cs="Arial"/>
              </w:rPr>
            </w:pPr>
            <w:r w:rsidRPr="00D732F9">
              <w:rPr>
                <w:rFonts w:cs="Arial"/>
              </w:rPr>
              <w:t>F408A7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351</w:t>
            </w:r>
          </w:p>
        </w:tc>
        <w:tc>
          <w:tcPr>
            <w:tcW w:w="3280" w:type="dxa"/>
            <w:noWrap/>
            <w:hideMark/>
          </w:tcPr>
          <w:p w:rsidR="00345C4B" w:rsidRPr="00D732F9" w:rsidRDefault="00345C4B" w:rsidP="00066C57">
            <w:pPr>
              <w:rPr>
                <w:rFonts w:cs="Arial"/>
              </w:rPr>
            </w:pPr>
            <w:r w:rsidRPr="00D732F9">
              <w:rPr>
                <w:rFonts w:cs="Arial"/>
              </w:rPr>
              <w:t>CD4B48</w:t>
            </w:r>
          </w:p>
        </w:tc>
        <w:tc>
          <w:tcPr>
            <w:tcW w:w="4876" w:type="dxa"/>
            <w:noWrap/>
            <w:hideMark/>
          </w:tcPr>
          <w:p w:rsidR="00345C4B" w:rsidRPr="00D732F9" w:rsidRDefault="00345C4B" w:rsidP="00066C57">
            <w:pPr>
              <w:rPr>
                <w:rFonts w:cs="Arial"/>
              </w:rPr>
            </w:pPr>
            <w:r w:rsidRPr="00D732F9">
              <w:rPr>
                <w:rFonts w:cs="Arial"/>
              </w:rPr>
              <w:t>F408A8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352</w:t>
            </w:r>
          </w:p>
        </w:tc>
        <w:tc>
          <w:tcPr>
            <w:tcW w:w="3280" w:type="dxa"/>
            <w:noWrap/>
            <w:hideMark/>
          </w:tcPr>
          <w:p w:rsidR="00345C4B" w:rsidRPr="00D732F9" w:rsidRDefault="00345C4B" w:rsidP="00066C57">
            <w:pPr>
              <w:rPr>
                <w:rFonts w:cs="Arial"/>
              </w:rPr>
            </w:pPr>
            <w:r w:rsidRPr="00D732F9">
              <w:rPr>
                <w:rFonts w:cs="Arial"/>
              </w:rPr>
              <w:t>CC4D4E</w:t>
            </w:r>
          </w:p>
        </w:tc>
        <w:tc>
          <w:tcPr>
            <w:tcW w:w="4876" w:type="dxa"/>
            <w:noWrap/>
            <w:hideMark/>
          </w:tcPr>
          <w:p w:rsidR="00345C4B" w:rsidRPr="00D732F9" w:rsidRDefault="00345C4B" w:rsidP="00066C57">
            <w:pPr>
              <w:rPr>
                <w:rFonts w:cs="Arial"/>
              </w:rPr>
            </w:pPr>
            <w:r w:rsidRPr="00D732F9">
              <w:rPr>
                <w:rFonts w:cs="Arial"/>
              </w:rPr>
              <w:t>F408A9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353</w:t>
            </w:r>
          </w:p>
        </w:tc>
        <w:tc>
          <w:tcPr>
            <w:tcW w:w="3280" w:type="dxa"/>
            <w:noWrap/>
            <w:hideMark/>
          </w:tcPr>
          <w:p w:rsidR="00345C4B" w:rsidRPr="00D732F9" w:rsidRDefault="00345C4B" w:rsidP="00066C57">
            <w:pPr>
              <w:rPr>
                <w:rFonts w:cs="Arial"/>
              </w:rPr>
            </w:pPr>
            <w:r w:rsidRPr="00D732F9">
              <w:rPr>
                <w:rFonts w:cs="Arial"/>
              </w:rPr>
              <w:t>CF4D4C</w:t>
            </w:r>
          </w:p>
        </w:tc>
        <w:tc>
          <w:tcPr>
            <w:tcW w:w="4876" w:type="dxa"/>
            <w:noWrap/>
            <w:hideMark/>
          </w:tcPr>
          <w:p w:rsidR="00345C4B" w:rsidRPr="00D732F9" w:rsidRDefault="00345C4B" w:rsidP="00066C57">
            <w:pPr>
              <w:rPr>
                <w:rFonts w:cs="Arial"/>
              </w:rPr>
            </w:pPr>
            <w:r w:rsidRPr="00D732F9">
              <w:rPr>
                <w:rFonts w:cs="Arial"/>
              </w:rPr>
              <w:t>F408AA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354</w:t>
            </w:r>
          </w:p>
        </w:tc>
        <w:tc>
          <w:tcPr>
            <w:tcW w:w="3280" w:type="dxa"/>
            <w:noWrap/>
            <w:hideMark/>
          </w:tcPr>
          <w:p w:rsidR="00345C4B" w:rsidRPr="00D732F9" w:rsidRDefault="00345C4B" w:rsidP="00066C57">
            <w:pPr>
              <w:rPr>
                <w:rFonts w:cs="Arial"/>
              </w:rPr>
            </w:pPr>
            <w:r w:rsidRPr="00D732F9">
              <w:rPr>
                <w:rFonts w:cs="Arial"/>
              </w:rPr>
              <w:t>D65451</w:t>
            </w:r>
          </w:p>
        </w:tc>
        <w:tc>
          <w:tcPr>
            <w:tcW w:w="4876" w:type="dxa"/>
            <w:noWrap/>
            <w:hideMark/>
          </w:tcPr>
          <w:p w:rsidR="00345C4B" w:rsidRPr="00D732F9" w:rsidRDefault="00345C4B" w:rsidP="00066C57">
            <w:pPr>
              <w:rPr>
                <w:rFonts w:cs="Arial"/>
              </w:rPr>
            </w:pPr>
            <w:r w:rsidRPr="00D732F9">
              <w:rPr>
                <w:rFonts w:cs="Arial"/>
              </w:rPr>
              <w:t>F408AB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355</w:t>
            </w:r>
          </w:p>
        </w:tc>
        <w:tc>
          <w:tcPr>
            <w:tcW w:w="3280" w:type="dxa"/>
            <w:noWrap/>
            <w:hideMark/>
          </w:tcPr>
          <w:p w:rsidR="00345C4B" w:rsidRPr="00D732F9" w:rsidRDefault="00345C4B" w:rsidP="00066C57">
            <w:pPr>
              <w:rPr>
                <w:rFonts w:cs="Arial"/>
              </w:rPr>
            </w:pPr>
            <w:r w:rsidRPr="00D732F9">
              <w:rPr>
                <w:rFonts w:cs="Arial"/>
              </w:rPr>
              <w:t>D65757</w:t>
            </w:r>
          </w:p>
        </w:tc>
        <w:tc>
          <w:tcPr>
            <w:tcW w:w="4876" w:type="dxa"/>
            <w:noWrap/>
            <w:hideMark/>
          </w:tcPr>
          <w:p w:rsidR="00345C4B" w:rsidRPr="00D732F9" w:rsidRDefault="00345C4B" w:rsidP="00066C57">
            <w:pPr>
              <w:rPr>
                <w:rFonts w:cs="Arial"/>
              </w:rPr>
            </w:pPr>
            <w:r w:rsidRPr="00D732F9">
              <w:rPr>
                <w:rFonts w:cs="Arial"/>
              </w:rPr>
              <w:t>F408AC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356</w:t>
            </w:r>
          </w:p>
        </w:tc>
        <w:tc>
          <w:tcPr>
            <w:tcW w:w="3280" w:type="dxa"/>
            <w:noWrap/>
            <w:hideMark/>
          </w:tcPr>
          <w:p w:rsidR="00345C4B" w:rsidRPr="00D732F9" w:rsidRDefault="00345C4B" w:rsidP="00066C57">
            <w:pPr>
              <w:rPr>
                <w:rFonts w:cs="Arial"/>
              </w:rPr>
            </w:pPr>
            <w:r w:rsidRPr="00D732F9">
              <w:rPr>
                <w:rFonts w:cs="Arial"/>
              </w:rPr>
              <w:t>D45455</w:t>
            </w:r>
          </w:p>
        </w:tc>
        <w:tc>
          <w:tcPr>
            <w:tcW w:w="4876" w:type="dxa"/>
            <w:noWrap/>
            <w:hideMark/>
          </w:tcPr>
          <w:p w:rsidR="00345C4B" w:rsidRPr="00D732F9" w:rsidRDefault="00345C4B" w:rsidP="00066C57">
            <w:pPr>
              <w:rPr>
                <w:rFonts w:cs="Arial"/>
              </w:rPr>
            </w:pPr>
            <w:r w:rsidRPr="00D732F9">
              <w:rPr>
                <w:rFonts w:cs="Arial"/>
              </w:rPr>
              <w:t>F408AD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357</w:t>
            </w:r>
          </w:p>
        </w:tc>
        <w:tc>
          <w:tcPr>
            <w:tcW w:w="3280" w:type="dxa"/>
            <w:noWrap/>
            <w:hideMark/>
          </w:tcPr>
          <w:p w:rsidR="00345C4B" w:rsidRPr="00D732F9" w:rsidRDefault="00345C4B" w:rsidP="00066C57">
            <w:pPr>
              <w:rPr>
                <w:rFonts w:cs="Arial"/>
              </w:rPr>
            </w:pPr>
            <w:r w:rsidRPr="00D732F9">
              <w:rPr>
                <w:rFonts w:cs="Arial"/>
              </w:rPr>
              <w:t>D65555</w:t>
            </w:r>
          </w:p>
        </w:tc>
        <w:tc>
          <w:tcPr>
            <w:tcW w:w="4876" w:type="dxa"/>
            <w:noWrap/>
            <w:hideMark/>
          </w:tcPr>
          <w:p w:rsidR="00345C4B" w:rsidRPr="00D732F9" w:rsidRDefault="00345C4B" w:rsidP="00066C57">
            <w:pPr>
              <w:rPr>
                <w:rFonts w:cs="Arial"/>
              </w:rPr>
            </w:pPr>
            <w:r w:rsidRPr="00D732F9">
              <w:rPr>
                <w:rFonts w:cs="Arial"/>
              </w:rPr>
              <w:t>F408AE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358</w:t>
            </w:r>
          </w:p>
        </w:tc>
        <w:tc>
          <w:tcPr>
            <w:tcW w:w="3280" w:type="dxa"/>
            <w:noWrap/>
            <w:hideMark/>
          </w:tcPr>
          <w:p w:rsidR="00345C4B" w:rsidRPr="00D732F9" w:rsidRDefault="00345C4B" w:rsidP="00066C57">
            <w:pPr>
              <w:rPr>
                <w:rFonts w:cs="Arial"/>
              </w:rPr>
            </w:pPr>
            <w:r w:rsidRPr="00D732F9">
              <w:rPr>
                <w:rFonts w:cs="Arial"/>
              </w:rPr>
              <w:t>D75757</w:t>
            </w:r>
          </w:p>
        </w:tc>
        <w:tc>
          <w:tcPr>
            <w:tcW w:w="4876" w:type="dxa"/>
            <w:noWrap/>
            <w:hideMark/>
          </w:tcPr>
          <w:p w:rsidR="00345C4B" w:rsidRPr="00D732F9" w:rsidRDefault="00345C4B" w:rsidP="00066C57">
            <w:pPr>
              <w:rPr>
                <w:rFonts w:cs="Arial"/>
              </w:rPr>
            </w:pPr>
            <w:r w:rsidRPr="00D732F9">
              <w:rPr>
                <w:rFonts w:cs="Arial"/>
              </w:rPr>
              <w:t>F408AF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359</w:t>
            </w:r>
          </w:p>
        </w:tc>
        <w:tc>
          <w:tcPr>
            <w:tcW w:w="3280" w:type="dxa"/>
            <w:noWrap/>
            <w:hideMark/>
          </w:tcPr>
          <w:p w:rsidR="00345C4B" w:rsidRPr="00D732F9" w:rsidRDefault="00345C4B" w:rsidP="00066C57">
            <w:pPr>
              <w:rPr>
                <w:rFonts w:cs="Arial"/>
              </w:rPr>
            </w:pPr>
            <w:r w:rsidRPr="00D732F9">
              <w:rPr>
                <w:rFonts w:cs="Arial"/>
              </w:rPr>
              <w:t>D55656</w:t>
            </w:r>
          </w:p>
        </w:tc>
        <w:tc>
          <w:tcPr>
            <w:tcW w:w="4876" w:type="dxa"/>
            <w:noWrap/>
            <w:hideMark/>
          </w:tcPr>
          <w:p w:rsidR="00345C4B" w:rsidRPr="00D732F9" w:rsidRDefault="00345C4B" w:rsidP="00066C57">
            <w:pPr>
              <w:rPr>
                <w:rFonts w:cs="Arial"/>
              </w:rPr>
            </w:pPr>
            <w:r w:rsidRPr="00D732F9">
              <w:rPr>
                <w:rFonts w:cs="Arial"/>
              </w:rPr>
              <w:t>F408B0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360</w:t>
            </w:r>
          </w:p>
        </w:tc>
        <w:tc>
          <w:tcPr>
            <w:tcW w:w="3280" w:type="dxa"/>
            <w:noWrap/>
            <w:hideMark/>
          </w:tcPr>
          <w:p w:rsidR="00345C4B" w:rsidRPr="00D732F9" w:rsidRDefault="00345C4B" w:rsidP="00066C57">
            <w:pPr>
              <w:rPr>
                <w:rFonts w:cs="Arial"/>
              </w:rPr>
            </w:pPr>
            <w:r w:rsidRPr="00D732F9">
              <w:rPr>
                <w:rFonts w:cs="Arial"/>
              </w:rPr>
              <w:t>D75655</w:t>
            </w:r>
          </w:p>
        </w:tc>
        <w:tc>
          <w:tcPr>
            <w:tcW w:w="4876" w:type="dxa"/>
            <w:noWrap/>
            <w:hideMark/>
          </w:tcPr>
          <w:p w:rsidR="00345C4B" w:rsidRPr="00D732F9" w:rsidRDefault="00345C4B" w:rsidP="00066C57">
            <w:pPr>
              <w:rPr>
                <w:rFonts w:cs="Arial"/>
              </w:rPr>
            </w:pPr>
            <w:r w:rsidRPr="00D732F9">
              <w:rPr>
                <w:rFonts w:cs="Arial"/>
              </w:rPr>
              <w:t>F408B1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361</w:t>
            </w:r>
          </w:p>
        </w:tc>
        <w:tc>
          <w:tcPr>
            <w:tcW w:w="3280" w:type="dxa"/>
            <w:noWrap/>
            <w:hideMark/>
          </w:tcPr>
          <w:p w:rsidR="00345C4B" w:rsidRPr="00D732F9" w:rsidRDefault="00345C4B" w:rsidP="00066C57">
            <w:pPr>
              <w:rPr>
                <w:rFonts w:cs="Arial"/>
              </w:rPr>
            </w:pPr>
            <w:r w:rsidRPr="00D732F9">
              <w:rPr>
                <w:rFonts w:cs="Arial"/>
              </w:rPr>
              <w:t>D95857</w:t>
            </w:r>
          </w:p>
        </w:tc>
        <w:tc>
          <w:tcPr>
            <w:tcW w:w="4876" w:type="dxa"/>
            <w:noWrap/>
            <w:hideMark/>
          </w:tcPr>
          <w:p w:rsidR="00345C4B" w:rsidRPr="00D732F9" w:rsidRDefault="00345C4B" w:rsidP="00066C57">
            <w:pPr>
              <w:rPr>
                <w:rFonts w:cs="Arial"/>
              </w:rPr>
            </w:pPr>
            <w:r w:rsidRPr="00D732F9">
              <w:rPr>
                <w:rFonts w:cs="Arial"/>
              </w:rPr>
              <w:t>F408B2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362</w:t>
            </w:r>
          </w:p>
        </w:tc>
        <w:tc>
          <w:tcPr>
            <w:tcW w:w="3280" w:type="dxa"/>
            <w:noWrap/>
            <w:hideMark/>
          </w:tcPr>
          <w:p w:rsidR="00345C4B" w:rsidRPr="00D732F9" w:rsidRDefault="00345C4B" w:rsidP="00066C57">
            <w:pPr>
              <w:rPr>
                <w:rFonts w:cs="Arial"/>
              </w:rPr>
            </w:pPr>
            <w:r w:rsidRPr="00D732F9">
              <w:rPr>
                <w:rFonts w:cs="Arial"/>
              </w:rPr>
              <w:t>D8595A</w:t>
            </w:r>
          </w:p>
        </w:tc>
        <w:tc>
          <w:tcPr>
            <w:tcW w:w="4876" w:type="dxa"/>
            <w:noWrap/>
            <w:hideMark/>
          </w:tcPr>
          <w:p w:rsidR="00345C4B" w:rsidRPr="00D732F9" w:rsidRDefault="00345C4B" w:rsidP="00066C57">
            <w:pPr>
              <w:rPr>
                <w:rFonts w:cs="Arial"/>
              </w:rPr>
            </w:pPr>
            <w:r w:rsidRPr="00D732F9">
              <w:rPr>
                <w:rFonts w:cs="Arial"/>
              </w:rPr>
              <w:t>F408B3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363</w:t>
            </w:r>
          </w:p>
        </w:tc>
        <w:tc>
          <w:tcPr>
            <w:tcW w:w="3280" w:type="dxa"/>
            <w:noWrap/>
            <w:hideMark/>
          </w:tcPr>
          <w:p w:rsidR="00345C4B" w:rsidRPr="00D732F9" w:rsidRDefault="00345C4B" w:rsidP="00066C57">
            <w:pPr>
              <w:rPr>
                <w:rFonts w:cs="Arial"/>
              </w:rPr>
            </w:pPr>
            <w:r w:rsidRPr="00D732F9">
              <w:rPr>
                <w:rFonts w:cs="Arial"/>
              </w:rPr>
              <w:t>D45456</w:t>
            </w:r>
          </w:p>
        </w:tc>
        <w:tc>
          <w:tcPr>
            <w:tcW w:w="4876" w:type="dxa"/>
            <w:noWrap/>
            <w:hideMark/>
          </w:tcPr>
          <w:p w:rsidR="00345C4B" w:rsidRPr="00D732F9" w:rsidRDefault="00345C4B" w:rsidP="00066C57">
            <w:pPr>
              <w:rPr>
                <w:rFonts w:cs="Arial"/>
              </w:rPr>
            </w:pPr>
            <w:r w:rsidRPr="00D732F9">
              <w:rPr>
                <w:rFonts w:cs="Arial"/>
              </w:rPr>
              <w:t>F408B4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364</w:t>
            </w:r>
          </w:p>
        </w:tc>
        <w:tc>
          <w:tcPr>
            <w:tcW w:w="3280" w:type="dxa"/>
            <w:noWrap/>
            <w:hideMark/>
          </w:tcPr>
          <w:p w:rsidR="00345C4B" w:rsidRPr="00D732F9" w:rsidRDefault="00345C4B" w:rsidP="00066C57">
            <w:pPr>
              <w:rPr>
                <w:rFonts w:cs="Arial"/>
              </w:rPr>
            </w:pPr>
            <w:r w:rsidRPr="00D732F9">
              <w:rPr>
                <w:rFonts w:cs="Arial"/>
              </w:rPr>
              <w:t>D65655</w:t>
            </w:r>
          </w:p>
        </w:tc>
        <w:tc>
          <w:tcPr>
            <w:tcW w:w="4876" w:type="dxa"/>
            <w:noWrap/>
            <w:hideMark/>
          </w:tcPr>
          <w:p w:rsidR="00345C4B" w:rsidRPr="00D732F9" w:rsidRDefault="00345C4B" w:rsidP="00066C57">
            <w:pPr>
              <w:rPr>
                <w:rFonts w:cs="Arial"/>
              </w:rPr>
            </w:pPr>
            <w:r w:rsidRPr="00D732F9">
              <w:rPr>
                <w:rFonts w:cs="Arial"/>
              </w:rPr>
              <w:t>F408B5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365</w:t>
            </w:r>
          </w:p>
        </w:tc>
        <w:tc>
          <w:tcPr>
            <w:tcW w:w="3280" w:type="dxa"/>
            <w:noWrap/>
            <w:hideMark/>
          </w:tcPr>
          <w:p w:rsidR="00345C4B" w:rsidRPr="00D732F9" w:rsidRDefault="00345C4B" w:rsidP="00066C57">
            <w:pPr>
              <w:rPr>
                <w:rFonts w:cs="Arial"/>
              </w:rPr>
            </w:pPr>
            <w:r w:rsidRPr="00D732F9">
              <w:rPr>
                <w:rFonts w:cs="Arial"/>
              </w:rPr>
              <w:t>D65657</w:t>
            </w:r>
          </w:p>
        </w:tc>
        <w:tc>
          <w:tcPr>
            <w:tcW w:w="4876" w:type="dxa"/>
            <w:noWrap/>
            <w:hideMark/>
          </w:tcPr>
          <w:p w:rsidR="00345C4B" w:rsidRPr="00D732F9" w:rsidRDefault="00345C4B" w:rsidP="00066C57">
            <w:pPr>
              <w:rPr>
                <w:rFonts w:cs="Arial"/>
              </w:rPr>
            </w:pPr>
            <w:r w:rsidRPr="00D732F9">
              <w:rPr>
                <w:rFonts w:cs="Arial"/>
              </w:rPr>
              <w:t>F408B6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366</w:t>
            </w:r>
          </w:p>
        </w:tc>
        <w:tc>
          <w:tcPr>
            <w:tcW w:w="3280" w:type="dxa"/>
            <w:noWrap/>
            <w:hideMark/>
          </w:tcPr>
          <w:p w:rsidR="00345C4B" w:rsidRPr="00D732F9" w:rsidRDefault="00345C4B" w:rsidP="00066C57">
            <w:pPr>
              <w:rPr>
                <w:rFonts w:cs="Arial"/>
              </w:rPr>
            </w:pPr>
            <w:r w:rsidRPr="00D732F9">
              <w:rPr>
                <w:rFonts w:cs="Arial"/>
              </w:rPr>
              <w:t>D65756</w:t>
            </w:r>
          </w:p>
        </w:tc>
        <w:tc>
          <w:tcPr>
            <w:tcW w:w="4876" w:type="dxa"/>
            <w:noWrap/>
            <w:hideMark/>
          </w:tcPr>
          <w:p w:rsidR="00345C4B" w:rsidRPr="00D732F9" w:rsidRDefault="00345C4B" w:rsidP="00066C57">
            <w:pPr>
              <w:rPr>
                <w:rFonts w:cs="Arial"/>
              </w:rPr>
            </w:pPr>
            <w:r w:rsidRPr="00D732F9">
              <w:rPr>
                <w:rFonts w:cs="Arial"/>
              </w:rPr>
              <w:t>F408B7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367</w:t>
            </w:r>
          </w:p>
        </w:tc>
        <w:tc>
          <w:tcPr>
            <w:tcW w:w="3280" w:type="dxa"/>
            <w:noWrap/>
            <w:hideMark/>
          </w:tcPr>
          <w:p w:rsidR="00345C4B" w:rsidRPr="00D732F9" w:rsidRDefault="00345C4B" w:rsidP="00066C57">
            <w:pPr>
              <w:rPr>
                <w:rFonts w:cs="Arial"/>
              </w:rPr>
            </w:pPr>
            <w:r w:rsidRPr="00D732F9">
              <w:rPr>
                <w:rFonts w:cs="Arial"/>
              </w:rPr>
              <w:t>D55556</w:t>
            </w:r>
          </w:p>
        </w:tc>
        <w:tc>
          <w:tcPr>
            <w:tcW w:w="4876" w:type="dxa"/>
            <w:noWrap/>
            <w:hideMark/>
          </w:tcPr>
          <w:p w:rsidR="00345C4B" w:rsidRPr="00D732F9" w:rsidRDefault="00345C4B" w:rsidP="00066C57">
            <w:pPr>
              <w:rPr>
                <w:rFonts w:cs="Arial"/>
              </w:rPr>
            </w:pPr>
            <w:r w:rsidRPr="00D732F9">
              <w:rPr>
                <w:rFonts w:cs="Arial"/>
              </w:rPr>
              <w:t>F408B8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368</w:t>
            </w:r>
          </w:p>
        </w:tc>
        <w:tc>
          <w:tcPr>
            <w:tcW w:w="3280" w:type="dxa"/>
            <w:noWrap/>
            <w:hideMark/>
          </w:tcPr>
          <w:p w:rsidR="00345C4B" w:rsidRPr="00D732F9" w:rsidRDefault="00345C4B" w:rsidP="00066C57">
            <w:pPr>
              <w:rPr>
                <w:rFonts w:cs="Arial"/>
              </w:rPr>
            </w:pPr>
            <w:r w:rsidRPr="00D732F9">
              <w:rPr>
                <w:rFonts w:cs="Arial"/>
              </w:rPr>
              <w:t>D55656</w:t>
            </w:r>
          </w:p>
        </w:tc>
        <w:tc>
          <w:tcPr>
            <w:tcW w:w="4876" w:type="dxa"/>
            <w:noWrap/>
            <w:hideMark/>
          </w:tcPr>
          <w:p w:rsidR="00345C4B" w:rsidRPr="00D732F9" w:rsidRDefault="00345C4B" w:rsidP="00066C57">
            <w:pPr>
              <w:rPr>
                <w:rFonts w:cs="Arial"/>
              </w:rPr>
            </w:pPr>
            <w:r w:rsidRPr="00D732F9">
              <w:rPr>
                <w:rFonts w:cs="Arial"/>
              </w:rPr>
              <w:t>F408B9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369</w:t>
            </w:r>
          </w:p>
        </w:tc>
        <w:tc>
          <w:tcPr>
            <w:tcW w:w="3280" w:type="dxa"/>
            <w:noWrap/>
            <w:hideMark/>
          </w:tcPr>
          <w:p w:rsidR="00345C4B" w:rsidRPr="00D732F9" w:rsidRDefault="00345C4B" w:rsidP="00066C57">
            <w:pPr>
              <w:rPr>
                <w:rFonts w:cs="Arial"/>
              </w:rPr>
            </w:pPr>
            <w:r w:rsidRPr="00D732F9">
              <w:rPr>
                <w:rFonts w:cs="Arial"/>
              </w:rPr>
              <w:t>D35454</w:t>
            </w:r>
          </w:p>
        </w:tc>
        <w:tc>
          <w:tcPr>
            <w:tcW w:w="4876" w:type="dxa"/>
            <w:noWrap/>
            <w:hideMark/>
          </w:tcPr>
          <w:p w:rsidR="00345C4B" w:rsidRPr="00D732F9" w:rsidRDefault="00345C4B" w:rsidP="00066C57">
            <w:pPr>
              <w:rPr>
                <w:rFonts w:cs="Arial"/>
              </w:rPr>
            </w:pPr>
            <w:r w:rsidRPr="00D732F9">
              <w:rPr>
                <w:rFonts w:cs="Arial"/>
              </w:rPr>
              <w:t>F408BA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370</w:t>
            </w:r>
          </w:p>
        </w:tc>
        <w:tc>
          <w:tcPr>
            <w:tcW w:w="3280" w:type="dxa"/>
            <w:noWrap/>
            <w:hideMark/>
          </w:tcPr>
          <w:p w:rsidR="00345C4B" w:rsidRPr="00D732F9" w:rsidRDefault="00345C4B" w:rsidP="00066C57">
            <w:pPr>
              <w:rPr>
                <w:rFonts w:cs="Arial"/>
              </w:rPr>
            </w:pPr>
            <w:r w:rsidRPr="00D732F9">
              <w:rPr>
                <w:rFonts w:cs="Arial"/>
              </w:rPr>
              <w:t>D55454</w:t>
            </w:r>
          </w:p>
        </w:tc>
        <w:tc>
          <w:tcPr>
            <w:tcW w:w="4876" w:type="dxa"/>
            <w:noWrap/>
            <w:hideMark/>
          </w:tcPr>
          <w:p w:rsidR="00345C4B" w:rsidRPr="00D732F9" w:rsidRDefault="00345C4B" w:rsidP="00066C57">
            <w:pPr>
              <w:rPr>
                <w:rFonts w:cs="Arial"/>
              </w:rPr>
            </w:pPr>
            <w:r w:rsidRPr="00D732F9">
              <w:rPr>
                <w:rFonts w:cs="Arial"/>
              </w:rPr>
              <w:t>F408BB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371</w:t>
            </w:r>
          </w:p>
        </w:tc>
        <w:tc>
          <w:tcPr>
            <w:tcW w:w="3280" w:type="dxa"/>
            <w:noWrap/>
            <w:hideMark/>
          </w:tcPr>
          <w:p w:rsidR="00345C4B" w:rsidRPr="00D732F9" w:rsidRDefault="00345C4B" w:rsidP="00066C57">
            <w:pPr>
              <w:rPr>
                <w:rFonts w:cs="Arial"/>
              </w:rPr>
            </w:pPr>
            <w:r w:rsidRPr="00D732F9">
              <w:rPr>
                <w:rFonts w:cs="Arial"/>
              </w:rPr>
              <w:t>D15354</w:t>
            </w:r>
          </w:p>
        </w:tc>
        <w:tc>
          <w:tcPr>
            <w:tcW w:w="4876" w:type="dxa"/>
            <w:noWrap/>
            <w:hideMark/>
          </w:tcPr>
          <w:p w:rsidR="00345C4B" w:rsidRPr="00D732F9" w:rsidRDefault="00345C4B" w:rsidP="00066C57">
            <w:pPr>
              <w:rPr>
                <w:rFonts w:cs="Arial"/>
              </w:rPr>
            </w:pPr>
            <w:r w:rsidRPr="00D732F9">
              <w:rPr>
                <w:rFonts w:cs="Arial"/>
              </w:rPr>
              <w:t>F408BC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372</w:t>
            </w:r>
          </w:p>
        </w:tc>
        <w:tc>
          <w:tcPr>
            <w:tcW w:w="3280" w:type="dxa"/>
            <w:noWrap/>
            <w:hideMark/>
          </w:tcPr>
          <w:p w:rsidR="00345C4B" w:rsidRPr="00D732F9" w:rsidRDefault="00345C4B" w:rsidP="00066C57">
            <w:pPr>
              <w:rPr>
                <w:rFonts w:cs="Arial"/>
              </w:rPr>
            </w:pPr>
            <w:r w:rsidRPr="00D732F9">
              <w:rPr>
                <w:rFonts w:cs="Arial"/>
              </w:rPr>
              <w:t>D15050</w:t>
            </w:r>
          </w:p>
        </w:tc>
        <w:tc>
          <w:tcPr>
            <w:tcW w:w="4876" w:type="dxa"/>
            <w:noWrap/>
            <w:hideMark/>
          </w:tcPr>
          <w:p w:rsidR="00345C4B" w:rsidRPr="00D732F9" w:rsidRDefault="00345C4B" w:rsidP="00066C57">
            <w:pPr>
              <w:rPr>
                <w:rFonts w:cs="Arial"/>
              </w:rPr>
            </w:pPr>
            <w:r w:rsidRPr="00D732F9">
              <w:rPr>
                <w:rFonts w:cs="Arial"/>
              </w:rPr>
              <w:t>F408BD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373</w:t>
            </w:r>
          </w:p>
        </w:tc>
        <w:tc>
          <w:tcPr>
            <w:tcW w:w="3280" w:type="dxa"/>
            <w:noWrap/>
            <w:hideMark/>
          </w:tcPr>
          <w:p w:rsidR="00345C4B" w:rsidRPr="00D732F9" w:rsidRDefault="00345C4B" w:rsidP="00066C57">
            <w:pPr>
              <w:rPr>
                <w:rFonts w:cs="Arial"/>
              </w:rPr>
            </w:pPr>
            <w:r w:rsidRPr="00D732F9">
              <w:rPr>
                <w:rFonts w:cs="Arial"/>
              </w:rPr>
              <w:t>D35352</w:t>
            </w:r>
          </w:p>
        </w:tc>
        <w:tc>
          <w:tcPr>
            <w:tcW w:w="4876" w:type="dxa"/>
            <w:noWrap/>
            <w:hideMark/>
          </w:tcPr>
          <w:p w:rsidR="00345C4B" w:rsidRPr="00D732F9" w:rsidRDefault="00345C4B" w:rsidP="00066C57">
            <w:pPr>
              <w:rPr>
                <w:rFonts w:cs="Arial"/>
              </w:rPr>
            </w:pPr>
            <w:r w:rsidRPr="00D732F9">
              <w:rPr>
                <w:rFonts w:cs="Arial"/>
              </w:rPr>
              <w:t>F408BE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374</w:t>
            </w:r>
          </w:p>
        </w:tc>
        <w:tc>
          <w:tcPr>
            <w:tcW w:w="3280" w:type="dxa"/>
            <w:noWrap/>
            <w:hideMark/>
          </w:tcPr>
          <w:p w:rsidR="00345C4B" w:rsidRPr="00D732F9" w:rsidRDefault="00345C4B" w:rsidP="00066C57">
            <w:pPr>
              <w:rPr>
                <w:rFonts w:cs="Arial"/>
              </w:rPr>
            </w:pPr>
            <w:r w:rsidRPr="00D732F9">
              <w:rPr>
                <w:rFonts w:cs="Arial"/>
              </w:rPr>
              <w:t>D15252</w:t>
            </w:r>
          </w:p>
        </w:tc>
        <w:tc>
          <w:tcPr>
            <w:tcW w:w="4876" w:type="dxa"/>
            <w:noWrap/>
            <w:hideMark/>
          </w:tcPr>
          <w:p w:rsidR="00345C4B" w:rsidRPr="00D732F9" w:rsidRDefault="00345C4B" w:rsidP="00066C57">
            <w:pPr>
              <w:rPr>
                <w:rFonts w:cs="Arial"/>
              </w:rPr>
            </w:pPr>
            <w:r w:rsidRPr="00D732F9">
              <w:rPr>
                <w:rFonts w:cs="Arial"/>
              </w:rPr>
              <w:t>F408BF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375</w:t>
            </w:r>
          </w:p>
        </w:tc>
        <w:tc>
          <w:tcPr>
            <w:tcW w:w="3280" w:type="dxa"/>
            <w:noWrap/>
            <w:hideMark/>
          </w:tcPr>
          <w:p w:rsidR="00345C4B" w:rsidRPr="00D732F9" w:rsidRDefault="00345C4B" w:rsidP="00066C57">
            <w:pPr>
              <w:rPr>
                <w:rFonts w:cs="Arial"/>
              </w:rPr>
            </w:pPr>
            <w:r w:rsidRPr="00D732F9">
              <w:rPr>
                <w:rFonts w:cs="Arial"/>
              </w:rPr>
              <w:t>CD4E50</w:t>
            </w:r>
          </w:p>
        </w:tc>
        <w:tc>
          <w:tcPr>
            <w:tcW w:w="4876" w:type="dxa"/>
            <w:noWrap/>
            <w:hideMark/>
          </w:tcPr>
          <w:p w:rsidR="00345C4B" w:rsidRPr="00D732F9" w:rsidRDefault="00345C4B" w:rsidP="00066C57">
            <w:pPr>
              <w:rPr>
                <w:rFonts w:cs="Arial"/>
              </w:rPr>
            </w:pPr>
            <w:r w:rsidRPr="00D732F9">
              <w:rPr>
                <w:rFonts w:cs="Arial"/>
              </w:rPr>
              <w:t>F408C0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376</w:t>
            </w:r>
          </w:p>
        </w:tc>
        <w:tc>
          <w:tcPr>
            <w:tcW w:w="3280" w:type="dxa"/>
            <w:noWrap/>
            <w:hideMark/>
          </w:tcPr>
          <w:p w:rsidR="00345C4B" w:rsidRPr="00D732F9" w:rsidRDefault="00345C4B" w:rsidP="00066C57">
            <w:pPr>
              <w:rPr>
                <w:rFonts w:cs="Arial"/>
              </w:rPr>
            </w:pPr>
            <w:r w:rsidRPr="00D732F9">
              <w:rPr>
                <w:rFonts w:cs="Arial"/>
              </w:rPr>
              <w:t>D04F4E</w:t>
            </w:r>
          </w:p>
        </w:tc>
        <w:tc>
          <w:tcPr>
            <w:tcW w:w="4876" w:type="dxa"/>
            <w:noWrap/>
            <w:hideMark/>
          </w:tcPr>
          <w:p w:rsidR="00345C4B" w:rsidRPr="00D732F9" w:rsidRDefault="00345C4B" w:rsidP="00066C57">
            <w:pPr>
              <w:rPr>
                <w:rFonts w:cs="Arial"/>
              </w:rPr>
            </w:pPr>
            <w:r w:rsidRPr="00D732F9">
              <w:rPr>
                <w:rFonts w:cs="Arial"/>
              </w:rPr>
              <w:t>F408C1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377</w:t>
            </w:r>
          </w:p>
        </w:tc>
        <w:tc>
          <w:tcPr>
            <w:tcW w:w="3280" w:type="dxa"/>
            <w:noWrap/>
            <w:hideMark/>
          </w:tcPr>
          <w:p w:rsidR="00345C4B" w:rsidRPr="00D732F9" w:rsidRDefault="00345C4B" w:rsidP="00066C57">
            <w:pPr>
              <w:rPr>
                <w:rFonts w:cs="Arial"/>
              </w:rPr>
            </w:pPr>
            <w:r w:rsidRPr="00D732F9">
              <w:rPr>
                <w:rFonts w:cs="Arial"/>
              </w:rPr>
              <w:t>D35251</w:t>
            </w:r>
          </w:p>
        </w:tc>
        <w:tc>
          <w:tcPr>
            <w:tcW w:w="4876" w:type="dxa"/>
            <w:noWrap/>
            <w:hideMark/>
          </w:tcPr>
          <w:p w:rsidR="00345C4B" w:rsidRPr="00D732F9" w:rsidRDefault="00345C4B" w:rsidP="00066C57">
            <w:pPr>
              <w:rPr>
                <w:rFonts w:cs="Arial"/>
              </w:rPr>
            </w:pPr>
            <w:r w:rsidRPr="00D732F9">
              <w:rPr>
                <w:rFonts w:cs="Arial"/>
              </w:rPr>
              <w:t>F408C2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378</w:t>
            </w:r>
          </w:p>
        </w:tc>
        <w:tc>
          <w:tcPr>
            <w:tcW w:w="3280" w:type="dxa"/>
            <w:noWrap/>
            <w:hideMark/>
          </w:tcPr>
          <w:p w:rsidR="00345C4B" w:rsidRPr="00D732F9" w:rsidRDefault="00345C4B" w:rsidP="00066C57">
            <w:pPr>
              <w:rPr>
                <w:rFonts w:cs="Arial"/>
              </w:rPr>
            </w:pPr>
            <w:r w:rsidRPr="00D732F9">
              <w:rPr>
                <w:rFonts w:cs="Arial"/>
              </w:rPr>
              <w:t>D35353</w:t>
            </w:r>
          </w:p>
        </w:tc>
        <w:tc>
          <w:tcPr>
            <w:tcW w:w="4876" w:type="dxa"/>
            <w:noWrap/>
            <w:hideMark/>
          </w:tcPr>
          <w:p w:rsidR="00345C4B" w:rsidRPr="00D732F9" w:rsidRDefault="00345C4B" w:rsidP="00066C57">
            <w:pPr>
              <w:rPr>
                <w:rFonts w:cs="Arial"/>
              </w:rPr>
            </w:pPr>
            <w:r w:rsidRPr="00D732F9">
              <w:rPr>
                <w:rFonts w:cs="Arial"/>
              </w:rPr>
              <w:t>F408C3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379</w:t>
            </w:r>
          </w:p>
        </w:tc>
        <w:tc>
          <w:tcPr>
            <w:tcW w:w="3280" w:type="dxa"/>
            <w:noWrap/>
            <w:hideMark/>
          </w:tcPr>
          <w:p w:rsidR="00345C4B" w:rsidRPr="00D732F9" w:rsidRDefault="00345C4B" w:rsidP="00066C57">
            <w:pPr>
              <w:rPr>
                <w:rFonts w:cs="Arial"/>
              </w:rPr>
            </w:pPr>
            <w:r w:rsidRPr="00D732F9">
              <w:rPr>
                <w:rFonts w:cs="Arial"/>
              </w:rPr>
              <w:t>D25253</w:t>
            </w:r>
          </w:p>
        </w:tc>
        <w:tc>
          <w:tcPr>
            <w:tcW w:w="4876" w:type="dxa"/>
            <w:noWrap/>
            <w:hideMark/>
          </w:tcPr>
          <w:p w:rsidR="00345C4B" w:rsidRPr="00D732F9" w:rsidRDefault="00345C4B" w:rsidP="00066C57">
            <w:pPr>
              <w:rPr>
                <w:rFonts w:cs="Arial"/>
              </w:rPr>
            </w:pPr>
            <w:r w:rsidRPr="00D732F9">
              <w:rPr>
                <w:rFonts w:cs="Arial"/>
              </w:rPr>
              <w:t>F408C4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380</w:t>
            </w:r>
          </w:p>
        </w:tc>
        <w:tc>
          <w:tcPr>
            <w:tcW w:w="3280" w:type="dxa"/>
            <w:noWrap/>
            <w:hideMark/>
          </w:tcPr>
          <w:p w:rsidR="00345C4B" w:rsidRPr="00D732F9" w:rsidRDefault="00345C4B" w:rsidP="00066C57">
            <w:pPr>
              <w:rPr>
                <w:rFonts w:cs="Arial"/>
              </w:rPr>
            </w:pPr>
            <w:r w:rsidRPr="00D732F9">
              <w:rPr>
                <w:rFonts w:cs="Arial"/>
              </w:rPr>
              <w:t>D55453</w:t>
            </w:r>
          </w:p>
        </w:tc>
        <w:tc>
          <w:tcPr>
            <w:tcW w:w="4876" w:type="dxa"/>
            <w:noWrap/>
            <w:hideMark/>
          </w:tcPr>
          <w:p w:rsidR="00345C4B" w:rsidRPr="00D732F9" w:rsidRDefault="00345C4B" w:rsidP="00066C57">
            <w:pPr>
              <w:rPr>
                <w:rFonts w:cs="Arial"/>
              </w:rPr>
            </w:pPr>
            <w:r w:rsidRPr="00D732F9">
              <w:rPr>
                <w:rFonts w:cs="Arial"/>
              </w:rPr>
              <w:t>F408C5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381</w:t>
            </w:r>
          </w:p>
        </w:tc>
        <w:tc>
          <w:tcPr>
            <w:tcW w:w="3280" w:type="dxa"/>
            <w:noWrap/>
            <w:hideMark/>
          </w:tcPr>
          <w:p w:rsidR="00345C4B" w:rsidRPr="00D732F9" w:rsidRDefault="00345C4B" w:rsidP="00066C57">
            <w:pPr>
              <w:rPr>
                <w:rFonts w:cs="Arial"/>
              </w:rPr>
            </w:pPr>
            <w:r w:rsidRPr="00D732F9">
              <w:rPr>
                <w:rFonts w:cs="Arial"/>
              </w:rPr>
              <w:t>D45555</w:t>
            </w:r>
          </w:p>
        </w:tc>
        <w:tc>
          <w:tcPr>
            <w:tcW w:w="4876" w:type="dxa"/>
            <w:noWrap/>
            <w:hideMark/>
          </w:tcPr>
          <w:p w:rsidR="00345C4B" w:rsidRPr="00D732F9" w:rsidRDefault="00345C4B" w:rsidP="00066C57">
            <w:pPr>
              <w:rPr>
                <w:rFonts w:cs="Arial"/>
              </w:rPr>
            </w:pPr>
            <w:r w:rsidRPr="00D732F9">
              <w:rPr>
                <w:rFonts w:cs="Arial"/>
              </w:rPr>
              <w:t>F408C6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382</w:t>
            </w:r>
          </w:p>
        </w:tc>
        <w:tc>
          <w:tcPr>
            <w:tcW w:w="3280" w:type="dxa"/>
            <w:noWrap/>
            <w:hideMark/>
          </w:tcPr>
          <w:p w:rsidR="00345C4B" w:rsidRPr="00D732F9" w:rsidRDefault="00345C4B" w:rsidP="00066C57">
            <w:pPr>
              <w:rPr>
                <w:rFonts w:cs="Arial"/>
              </w:rPr>
            </w:pPr>
            <w:r w:rsidRPr="00D732F9">
              <w:rPr>
                <w:rFonts w:cs="Arial"/>
              </w:rPr>
              <w:t>D55454</w:t>
            </w:r>
          </w:p>
        </w:tc>
        <w:tc>
          <w:tcPr>
            <w:tcW w:w="4876" w:type="dxa"/>
            <w:noWrap/>
            <w:hideMark/>
          </w:tcPr>
          <w:p w:rsidR="00345C4B" w:rsidRPr="00D732F9" w:rsidRDefault="00345C4B" w:rsidP="00066C57">
            <w:pPr>
              <w:rPr>
                <w:rFonts w:cs="Arial"/>
              </w:rPr>
            </w:pPr>
            <w:r w:rsidRPr="00D732F9">
              <w:rPr>
                <w:rFonts w:cs="Arial"/>
              </w:rPr>
              <w:t>F408C7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383</w:t>
            </w:r>
          </w:p>
        </w:tc>
        <w:tc>
          <w:tcPr>
            <w:tcW w:w="3280" w:type="dxa"/>
            <w:noWrap/>
            <w:hideMark/>
          </w:tcPr>
          <w:p w:rsidR="00345C4B" w:rsidRPr="00D732F9" w:rsidRDefault="00345C4B" w:rsidP="00066C57">
            <w:pPr>
              <w:rPr>
                <w:rFonts w:cs="Arial"/>
              </w:rPr>
            </w:pPr>
            <w:r w:rsidRPr="00D732F9">
              <w:rPr>
                <w:rFonts w:cs="Arial"/>
              </w:rPr>
              <w:t>D35556</w:t>
            </w:r>
          </w:p>
        </w:tc>
        <w:tc>
          <w:tcPr>
            <w:tcW w:w="4876" w:type="dxa"/>
            <w:noWrap/>
            <w:hideMark/>
          </w:tcPr>
          <w:p w:rsidR="00345C4B" w:rsidRPr="00D732F9" w:rsidRDefault="00345C4B" w:rsidP="00066C57">
            <w:pPr>
              <w:rPr>
                <w:rFonts w:cs="Arial"/>
              </w:rPr>
            </w:pPr>
            <w:r w:rsidRPr="00D732F9">
              <w:rPr>
                <w:rFonts w:cs="Arial"/>
              </w:rPr>
              <w:t>F408C8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384</w:t>
            </w:r>
          </w:p>
        </w:tc>
        <w:tc>
          <w:tcPr>
            <w:tcW w:w="3280" w:type="dxa"/>
            <w:noWrap/>
            <w:hideMark/>
          </w:tcPr>
          <w:p w:rsidR="00345C4B" w:rsidRPr="00D732F9" w:rsidRDefault="00345C4B" w:rsidP="00066C57">
            <w:pPr>
              <w:rPr>
                <w:rFonts w:cs="Arial"/>
              </w:rPr>
            </w:pPr>
            <w:r w:rsidRPr="00D732F9">
              <w:rPr>
                <w:rFonts w:cs="Arial"/>
              </w:rPr>
              <w:t>D45353</w:t>
            </w:r>
          </w:p>
        </w:tc>
        <w:tc>
          <w:tcPr>
            <w:tcW w:w="4876" w:type="dxa"/>
            <w:noWrap/>
            <w:hideMark/>
          </w:tcPr>
          <w:p w:rsidR="00345C4B" w:rsidRPr="00D732F9" w:rsidRDefault="00345C4B" w:rsidP="00066C57">
            <w:pPr>
              <w:rPr>
                <w:rFonts w:cs="Arial"/>
              </w:rPr>
            </w:pPr>
            <w:r w:rsidRPr="00D732F9">
              <w:rPr>
                <w:rFonts w:cs="Arial"/>
              </w:rPr>
              <w:t>F408C9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385</w:t>
            </w:r>
          </w:p>
        </w:tc>
        <w:tc>
          <w:tcPr>
            <w:tcW w:w="3280" w:type="dxa"/>
            <w:noWrap/>
            <w:hideMark/>
          </w:tcPr>
          <w:p w:rsidR="00345C4B" w:rsidRPr="00D732F9" w:rsidRDefault="00345C4B" w:rsidP="00066C57">
            <w:pPr>
              <w:rPr>
                <w:rFonts w:cs="Arial"/>
              </w:rPr>
            </w:pPr>
            <w:r w:rsidRPr="00D732F9">
              <w:rPr>
                <w:rFonts w:cs="Arial"/>
              </w:rPr>
              <w:t>D65655</w:t>
            </w:r>
          </w:p>
        </w:tc>
        <w:tc>
          <w:tcPr>
            <w:tcW w:w="4876" w:type="dxa"/>
            <w:noWrap/>
            <w:hideMark/>
          </w:tcPr>
          <w:p w:rsidR="00345C4B" w:rsidRPr="00D732F9" w:rsidRDefault="00345C4B" w:rsidP="00066C57">
            <w:pPr>
              <w:rPr>
                <w:rFonts w:cs="Arial"/>
              </w:rPr>
            </w:pPr>
            <w:r w:rsidRPr="00D732F9">
              <w:rPr>
                <w:rFonts w:cs="Arial"/>
              </w:rPr>
              <w:t>F408CA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386</w:t>
            </w:r>
          </w:p>
        </w:tc>
        <w:tc>
          <w:tcPr>
            <w:tcW w:w="3280" w:type="dxa"/>
            <w:noWrap/>
            <w:hideMark/>
          </w:tcPr>
          <w:p w:rsidR="00345C4B" w:rsidRPr="00D732F9" w:rsidRDefault="00345C4B" w:rsidP="00066C57">
            <w:pPr>
              <w:rPr>
                <w:rFonts w:cs="Arial"/>
              </w:rPr>
            </w:pPr>
            <w:r w:rsidRPr="00D732F9">
              <w:rPr>
                <w:rFonts w:cs="Arial"/>
              </w:rPr>
              <w:t>D75656</w:t>
            </w:r>
          </w:p>
        </w:tc>
        <w:tc>
          <w:tcPr>
            <w:tcW w:w="4876" w:type="dxa"/>
            <w:noWrap/>
            <w:hideMark/>
          </w:tcPr>
          <w:p w:rsidR="00345C4B" w:rsidRPr="00D732F9" w:rsidRDefault="00345C4B" w:rsidP="00066C57">
            <w:pPr>
              <w:rPr>
                <w:rFonts w:cs="Arial"/>
              </w:rPr>
            </w:pPr>
            <w:r w:rsidRPr="00D732F9">
              <w:rPr>
                <w:rFonts w:cs="Arial"/>
              </w:rPr>
              <w:t>F408CB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387</w:t>
            </w:r>
          </w:p>
        </w:tc>
        <w:tc>
          <w:tcPr>
            <w:tcW w:w="3280" w:type="dxa"/>
            <w:noWrap/>
            <w:hideMark/>
          </w:tcPr>
          <w:p w:rsidR="00345C4B" w:rsidRPr="00D732F9" w:rsidRDefault="00345C4B" w:rsidP="00066C57">
            <w:pPr>
              <w:rPr>
                <w:rFonts w:cs="Arial"/>
              </w:rPr>
            </w:pPr>
            <w:r w:rsidRPr="00D732F9">
              <w:rPr>
                <w:rFonts w:cs="Arial"/>
              </w:rPr>
              <w:t>D95958</w:t>
            </w:r>
          </w:p>
        </w:tc>
        <w:tc>
          <w:tcPr>
            <w:tcW w:w="4876" w:type="dxa"/>
            <w:noWrap/>
            <w:hideMark/>
          </w:tcPr>
          <w:p w:rsidR="00345C4B" w:rsidRPr="00D732F9" w:rsidRDefault="00345C4B" w:rsidP="00066C57">
            <w:pPr>
              <w:rPr>
                <w:rFonts w:cs="Arial"/>
              </w:rPr>
            </w:pPr>
            <w:r w:rsidRPr="00D732F9">
              <w:rPr>
                <w:rFonts w:cs="Arial"/>
              </w:rPr>
              <w:t>F408CC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388</w:t>
            </w:r>
          </w:p>
        </w:tc>
        <w:tc>
          <w:tcPr>
            <w:tcW w:w="3280" w:type="dxa"/>
            <w:noWrap/>
            <w:hideMark/>
          </w:tcPr>
          <w:p w:rsidR="00345C4B" w:rsidRPr="00D732F9" w:rsidRDefault="00345C4B" w:rsidP="00066C57">
            <w:pPr>
              <w:rPr>
                <w:rFonts w:cs="Arial"/>
              </w:rPr>
            </w:pPr>
            <w:r w:rsidRPr="00D732F9">
              <w:rPr>
                <w:rFonts w:cs="Arial"/>
              </w:rPr>
              <w:t>DB5A5A</w:t>
            </w:r>
          </w:p>
        </w:tc>
        <w:tc>
          <w:tcPr>
            <w:tcW w:w="4876" w:type="dxa"/>
            <w:noWrap/>
            <w:hideMark/>
          </w:tcPr>
          <w:p w:rsidR="00345C4B" w:rsidRPr="00D732F9" w:rsidRDefault="00345C4B" w:rsidP="00066C57">
            <w:pPr>
              <w:rPr>
                <w:rFonts w:cs="Arial"/>
              </w:rPr>
            </w:pPr>
            <w:r w:rsidRPr="00D732F9">
              <w:rPr>
                <w:rFonts w:cs="Arial"/>
              </w:rPr>
              <w:t>F408CD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389</w:t>
            </w:r>
          </w:p>
        </w:tc>
        <w:tc>
          <w:tcPr>
            <w:tcW w:w="3280" w:type="dxa"/>
            <w:noWrap/>
            <w:hideMark/>
          </w:tcPr>
          <w:p w:rsidR="00345C4B" w:rsidRPr="00D732F9" w:rsidRDefault="00345C4B" w:rsidP="00066C57">
            <w:pPr>
              <w:rPr>
                <w:rFonts w:cs="Arial"/>
              </w:rPr>
            </w:pPr>
            <w:r w:rsidRPr="00D732F9">
              <w:rPr>
                <w:rFonts w:cs="Arial"/>
              </w:rPr>
              <w:t>D8595A</w:t>
            </w:r>
          </w:p>
        </w:tc>
        <w:tc>
          <w:tcPr>
            <w:tcW w:w="4876" w:type="dxa"/>
            <w:noWrap/>
            <w:hideMark/>
          </w:tcPr>
          <w:p w:rsidR="00345C4B" w:rsidRPr="00D732F9" w:rsidRDefault="00345C4B" w:rsidP="00066C57">
            <w:pPr>
              <w:rPr>
                <w:rFonts w:cs="Arial"/>
              </w:rPr>
            </w:pPr>
            <w:r w:rsidRPr="00D732F9">
              <w:rPr>
                <w:rFonts w:cs="Arial"/>
              </w:rPr>
              <w:t>F408CE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390</w:t>
            </w:r>
          </w:p>
        </w:tc>
        <w:tc>
          <w:tcPr>
            <w:tcW w:w="3280" w:type="dxa"/>
            <w:noWrap/>
            <w:hideMark/>
          </w:tcPr>
          <w:p w:rsidR="00345C4B" w:rsidRPr="00D732F9" w:rsidRDefault="00345C4B" w:rsidP="00066C57">
            <w:pPr>
              <w:rPr>
                <w:rFonts w:cs="Arial"/>
              </w:rPr>
            </w:pPr>
            <w:r w:rsidRPr="00D732F9">
              <w:rPr>
                <w:rFonts w:cs="Arial"/>
              </w:rPr>
              <w:t>D95958</w:t>
            </w:r>
          </w:p>
        </w:tc>
        <w:tc>
          <w:tcPr>
            <w:tcW w:w="4876" w:type="dxa"/>
            <w:noWrap/>
            <w:hideMark/>
          </w:tcPr>
          <w:p w:rsidR="00345C4B" w:rsidRPr="00D732F9" w:rsidRDefault="00345C4B" w:rsidP="00066C57">
            <w:pPr>
              <w:rPr>
                <w:rFonts w:cs="Arial"/>
              </w:rPr>
            </w:pPr>
            <w:r w:rsidRPr="00D732F9">
              <w:rPr>
                <w:rFonts w:cs="Arial"/>
              </w:rPr>
              <w:t>F408CF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391</w:t>
            </w:r>
          </w:p>
        </w:tc>
        <w:tc>
          <w:tcPr>
            <w:tcW w:w="3280" w:type="dxa"/>
            <w:noWrap/>
            <w:hideMark/>
          </w:tcPr>
          <w:p w:rsidR="00345C4B" w:rsidRPr="00D732F9" w:rsidRDefault="00345C4B" w:rsidP="00066C57">
            <w:pPr>
              <w:rPr>
                <w:rFonts w:cs="Arial"/>
              </w:rPr>
            </w:pPr>
            <w:r w:rsidRPr="00D732F9">
              <w:rPr>
                <w:rFonts w:cs="Arial"/>
              </w:rPr>
              <w:t>DC5B5A</w:t>
            </w:r>
          </w:p>
        </w:tc>
        <w:tc>
          <w:tcPr>
            <w:tcW w:w="4876" w:type="dxa"/>
            <w:noWrap/>
            <w:hideMark/>
          </w:tcPr>
          <w:p w:rsidR="00345C4B" w:rsidRPr="00D732F9" w:rsidRDefault="00345C4B" w:rsidP="00066C57">
            <w:pPr>
              <w:rPr>
                <w:rFonts w:cs="Arial"/>
              </w:rPr>
            </w:pPr>
            <w:r w:rsidRPr="00D732F9">
              <w:rPr>
                <w:rFonts w:cs="Arial"/>
              </w:rPr>
              <w:t>F408D0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392</w:t>
            </w:r>
          </w:p>
        </w:tc>
        <w:tc>
          <w:tcPr>
            <w:tcW w:w="3280" w:type="dxa"/>
            <w:noWrap/>
            <w:hideMark/>
          </w:tcPr>
          <w:p w:rsidR="00345C4B" w:rsidRPr="00D732F9" w:rsidRDefault="00345C4B" w:rsidP="00066C57">
            <w:pPr>
              <w:rPr>
                <w:rFonts w:cs="Arial"/>
              </w:rPr>
            </w:pPr>
            <w:r w:rsidRPr="00D732F9">
              <w:rPr>
                <w:rFonts w:cs="Arial"/>
              </w:rPr>
              <w:t>DD5E5D</w:t>
            </w:r>
          </w:p>
        </w:tc>
        <w:tc>
          <w:tcPr>
            <w:tcW w:w="4876" w:type="dxa"/>
            <w:noWrap/>
            <w:hideMark/>
          </w:tcPr>
          <w:p w:rsidR="00345C4B" w:rsidRPr="00D732F9" w:rsidRDefault="00345C4B" w:rsidP="00066C57">
            <w:pPr>
              <w:rPr>
                <w:rFonts w:cs="Arial"/>
              </w:rPr>
            </w:pPr>
            <w:r w:rsidRPr="00D732F9">
              <w:rPr>
                <w:rFonts w:cs="Arial"/>
              </w:rPr>
              <w:t>F408D1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393</w:t>
            </w:r>
          </w:p>
        </w:tc>
        <w:tc>
          <w:tcPr>
            <w:tcW w:w="3280" w:type="dxa"/>
            <w:noWrap/>
            <w:hideMark/>
          </w:tcPr>
          <w:p w:rsidR="00345C4B" w:rsidRPr="00D732F9" w:rsidRDefault="00345C4B" w:rsidP="00066C57">
            <w:pPr>
              <w:rPr>
                <w:rFonts w:cs="Arial"/>
              </w:rPr>
            </w:pPr>
            <w:r w:rsidRPr="00D732F9">
              <w:rPr>
                <w:rFonts w:cs="Arial"/>
              </w:rPr>
              <w:t>DF5E5D</w:t>
            </w:r>
          </w:p>
        </w:tc>
        <w:tc>
          <w:tcPr>
            <w:tcW w:w="4876" w:type="dxa"/>
            <w:noWrap/>
            <w:hideMark/>
          </w:tcPr>
          <w:p w:rsidR="00345C4B" w:rsidRPr="00D732F9" w:rsidRDefault="00345C4B" w:rsidP="00066C57">
            <w:pPr>
              <w:rPr>
                <w:rFonts w:cs="Arial"/>
              </w:rPr>
            </w:pPr>
            <w:r w:rsidRPr="00D732F9">
              <w:rPr>
                <w:rFonts w:cs="Arial"/>
              </w:rPr>
              <w:t>F408D2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394</w:t>
            </w:r>
          </w:p>
        </w:tc>
        <w:tc>
          <w:tcPr>
            <w:tcW w:w="3280" w:type="dxa"/>
            <w:noWrap/>
            <w:hideMark/>
          </w:tcPr>
          <w:p w:rsidR="00345C4B" w:rsidRPr="00D732F9" w:rsidRDefault="00345C4B" w:rsidP="00066C57">
            <w:pPr>
              <w:rPr>
                <w:rFonts w:cs="Arial"/>
              </w:rPr>
            </w:pPr>
            <w:r w:rsidRPr="00D732F9">
              <w:rPr>
                <w:rFonts w:cs="Arial"/>
              </w:rPr>
              <w:t>E06160</w:t>
            </w:r>
          </w:p>
        </w:tc>
        <w:tc>
          <w:tcPr>
            <w:tcW w:w="4876" w:type="dxa"/>
            <w:noWrap/>
            <w:hideMark/>
          </w:tcPr>
          <w:p w:rsidR="00345C4B" w:rsidRPr="00D732F9" w:rsidRDefault="00345C4B" w:rsidP="00066C57">
            <w:pPr>
              <w:rPr>
                <w:rFonts w:cs="Arial"/>
              </w:rPr>
            </w:pPr>
            <w:r w:rsidRPr="00D732F9">
              <w:rPr>
                <w:rFonts w:cs="Arial"/>
              </w:rPr>
              <w:t>F408D3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395</w:t>
            </w:r>
          </w:p>
        </w:tc>
        <w:tc>
          <w:tcPr>
            <w:tcW w:w="3280" w:type="dxa"/>
            <w:noWrap/>
            <w:hideMark/>
          </w:tcPr>
          <w:p w:rsidR="00345C4B" w:rsidRPr="00D732F9" w:rsidRDefault="00345C4B" w:rsidP="00066C57">
            <w:pPr>
              <w:rPr>
                <w:rFonts w:cs="Arial"/>
              </w:rPr>
            </w:pPr>
            <w:r w:rsidRPr="00D732F9">
              <w:rPr>
                <w:rFonts w:cs="Arial"/>
              </w:rPr>
              <w:t>E05F5F</w:t>
            </w:r>
          </w:p>
        </w:tc>
        <w:tc>
          <w:tcPr>
            <w:tcW w:w="4876" w:type="dxa"/>
            <w:noWrap/>
            <w:hideMark/>
          </w:tcPr>
          <w:p w:rsidR="00345C4B" w:rsidRPr="00D732F9" w:rsidRDefault="00345C4B" w:rsidP="00066C57">
            <w:pPr>
              <w:rPr>
                <w:rFonts w:cs="Arial"/>
              </w:rPr>
            </w:pPr>
            <w:r w:rsidRPr="00D732F9">
              <w:rPr>
                <w:rFonts w:cs="Arial"/>
              </w:rPr>
              <w:t>F408D4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396</w:t>
            </w:r>
          </w:p>
        </w:tc>
        <w:tc>
          <w:tcPr>
            <w:tcW w:w="3280" w:type="dxa"/>
            <w:noWrap/>
            <w:hideMark/>
          </w:tcPr>
          <w:p w:rsidR="00345C4B" w:rsidRPr="00D732F9" w:rsidRDefault="00345C4B" w:rsidP="00066C57">
            <w:pPr>
              <w:rPr>
                <w:rFonts w:cs="Arial"/>
              </w:rPr>
            </w:pPr>
            <w:r w:rsidRPr="00D732F9">
              <w:rPr>
                <w:rFonts w:cs="Arial"/>
              </w:rPr>
              <w:t>E56563</w:t>
            </w:r>
          </w:p>
        </w:tc>
        <w:tc>
          <w:tcPr>
            <w:tcW w:w="4876" w:type="dxa"/>
            <w:noWrap/>
            <w:hideMark/>
          </w:tcPr>
          <w:p w:rsidR="00345C4B" w:rsidRPr="00D732F9" w:rsidRDefault="00345C4B" w:rsidP="00066C57">
            <w:pPr>
              <w:rPr>
                <w:rFonts w:cs="Arial"/>
              </w:rPr>
            </w:pPr>
            <w:r w:rsidRPr="00D732F9">
              <w:rPr>
                <w:rFonts w:cs="Arial"/>
              </w:rPr>
              <w:t>F408D5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397</w:t>
            </w:r>
          </w:p>
        </w:tc>
        <w:tc>
          <w:tcPr>
            <w:tcW w:w="3280" w:type="dxa"/>
            <w:noWrap/>
            <w:hideMark/>
          </w:tcPr>
          <w:p w:rsidR="00345C4B" w:rsidRPr="00D732F9" w:rsidRDefault="00345C4B" w:rsidP="00066C57">
            <w:pPr>
              <w:rPr>
                <w:rFonts w:cs="Arial"/>
              </w:rPr>
            </w:pPr>
            <w:r w:rsidRPr="00D732F9">
              <w:rPr>
                <w:rFonts w:cs="Arial"/>
              </w:rPr>
              <w:t>E16264</w:t>
            </w:r>
          </w:p>
        </w:tc>
        <w:tc>
          <w:tcPr>
            <w:tcW w:w="4876" w:type="dxa"/>
            <w:noWrap/>
            <w:hideMark/>
          </w:tcPr>
          <w:p w:rsidR="00345C4B" w:rsidRPr="00D732F9" w:rsidRDefault="00345C4B" w:rsidP="00066C57">
            <w:pPr>
              <w:rPr>
                <w:rFonts w:cs="Arial"/>
              </w:rPr>
            </w:pPr>
            <w:r w:rsidRPr="00D732F9">
              <w:rPr>
                <w:rFonts w:cs="Arial"/>
              </w:rPr>
              <w:t>F408D6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398</w:t>
            </w:r>
          </w:p>
        </w:tc>
        <w:tc>
          <w:tcPr>
            <w:tcW w:w="3280" w:type="dxa"/>
            <w:noWrap/>
            <w:hideMark/>
          </w:tcPr>
          <w:p w:rsidR="00345C4B" w:rsidRPr="00D732F9" w:rsidRDefault="00345C4B" w:rsidP="00066C57">
            <w:pPr>
              <w:rPr>
                <w:rFonts w:cs="Arial"/>
              </w:rPr>
            </w:pPr>
            <w:r w:rsidRPr="00D732F9">
              <w:rPr>
                <w:rFonts w:cs="Arial"/>
              </w:rPr>
              <w:t>E66462</w:t>
            </w:r>
          </w:p>
        </w:tc>
        <w:tc>
          <w:tcPr>
            <w:tcW w:w="4876" w:type="dxa"/>
            <w:noWrap/>
            <w:hideMark/>
          </w:tcPr>
          <w:p w:rsidR="00345C4B" w:rsidRPr="00D732F9" w:rsidRDefault="00345C4B" w:rsidP="00066C57">
            <w:pPr>
              <w:rPr>
                <w:rFonts w:cs="Arial"/>
              </w:rPr>
            </w:pPr>
            <w:r w:rsidRPr="00D732F9">
              <w:rPr>
                <w:rFonts w:cs="Arial"/>
              </w:rPr>
              <w:t>F408D7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399</w:t>
            </w:r>
          </w:p>
        </w:tc>
        <w:tc>
          <w:tcPr>
            <w:tcW w:w="3280" w:type="dxa"/>
            <w:noWrap/>
            <w:hideMark/>
          </w:tcPr>
          <w:p w:rsidR="00345C4B" w:rsidRPr="00D732F9" w:rsidRDefault="00345C4B" w:rsidP="00066C57">
            <w:pPr>
              <w:rPr>
                <w:rFonts w:cs="Arial"/>
              </w:rPr>
            </w:pPr>
            <w:r w:rsidRPr="00D732F9">
              <w:rPr>
                <w:rFonts w:cs="Arial"/>
              </w:rPr>
              <w:t>E76767</w:t>
            </w:r>
          </w:p>
        </w:tc>
        <w:tc>
          <w:tcPr>
            <w:tcW w:w="4876" w:type="dxa"/>
            <w:noWrap/>
            <w:hideMark/>
          </w:tcPr>
          <w:p w:rsidR="00345C4B" w:rsidRPr="00D732F9" w:rsidRDefault="00345C4B" w:rsidP="00066C57">
            <w:pPr>
              <w:rPr>
                <w:rFonts w:cs="Arial"/>
              </w:rPr>
            </w:pPr>
            <w:r w:rsidRPr="00D732F9">
              <w:rPr>
                <w:rFonts w:cs="Arial"/>
              </w:rPr>
              <w:t>F408D8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400</w:t>
            </w:r>
          </w:p>
        </w:tc>
        <w:tc>
          <w:tcPr>
            <w:tcW w:w="3280" w:type="dxa"/>
            <w:noWrap/>
            <w:hideMark/>
          </w:tcPr>
          <w:p w:rsidR="00345C4B" w:rsidRPr="00D732F9" w:rsidRDefault="00345C4B" w:rsidP="00066C57">
            <w:pPr>
              <w:rPr>
                <w:rFonts w:cs="Arial"/>
              </w:rPr>
            </w:pPr>
            <w:r w:rsidRPr="00D732F9">
              <w:rPr>
                <w:rFonts w:cs="Arial"/>
              </w:rPr>
              <w:t>E76666</w:t>
            </w:r>
          </w:p>
        </w:tc>
        <w:tc>
          <w:tcPr>
            <w:tcW w:w="4876" w:type="dxa"/>
            <w:noWrap/>
            <w:hideMark/>
          </w:tcPr>
          <w:p w:rsidR="00345C4B" w:rsidRPr="00D732F9" w:rsidRDefault="00345C4B" w:rsidP="00066C57">
            <w:pPr>
              <w:rPr>
                <w:rFonts w:cs="Arial"/>
              </w:rPr>
            </w:pPr>
            <w:r w:rsidRPr="00D732F9">
              <w:rPr>
                <w:rFonts w:cs="Arial"/>
              </w:rPr>
              <w:t>F408D9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401</w:t>
            </w:r>
          </w:p>
        </w:tc>
        <w:tc>
          <w:tcPr>
            <w:tcW w:w="3280" w:type="dxa"/>
            <w:noWrap/>
            <w:hideMark/>
          </w:tcPr>
          <w:p w:rsidR="00345C4B" w:rsidRPr="00D732F9" w:rsidRDefault="00345C4B" w:rsidP="00066C57">
            <w:pPr>
              <w:rPr>
                <w:rFonts w:cs="Arial"/>
              </w:rPr>
            </w:pPr>
            <w:r w:rsidRPr="00D732F9">
              <w:rPr>
                <w:rFonts w:cs="Arial"/>
              </w:rPr>
              <w:t>E86867</w:t>
            </w:r>
          </w:p>
        </w:tc>
        <w:tc>
          <w:tcPr>
            <w:tcW w:w="4876" w:type="dxa"/>
            <w:noWrap/>
            <w:hideMark/>
          </w:tcPr>
          <w:p w:rsidR="00345C4B" w:rsidRPr="00D732F9" w:rsidRDefault="00345C4B" w:rsidP="00066C57">
            <w:pPr>
              <w:rPr>
                <w:rFonts w:cs="Arial"/>
              </w:rPr>
            </w:pPr>
            <w:r w:rsidRPr="00D732F9">
              <w:rPr>
                <w:rFonts w:cs="Arial"/>
              </w:rPr>
              <w:t>F408DA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402</w:t>
            </w:r>
          </w:p>
        </w:tc>
        <w:tc>
          <w:tcPr>
            <w:tcW w:w="3280" w:type="dxa"/>
            <w:noWrap/>
            <w:hideMark/>
          </w:tcPr>
          <w:p w:rsidR="00345C4B" w:rsidRPr="00D732F9" w:rsidRDefault="00345C4B" w:rsidP="00066C57">
            <w:pPr>
              <w:rPr>
                <w:rFonts w:cs="Arial"/>
              </w:rPr>
            </w:pPr>
            <w:r w:rsidRPr="00D732F9">
              <w:rPr>
                <w:rFonts w:cs="Arial"/>
              </w:rPr>
              <w:t>E86868</w:t>
            </w:r>
          </w:p>
        </w:tc>
        <w:tc>
          <w:tcPr>
            <w:tcW w:w="4876" w:type="dxa"/>
            <w:noWrap/>
            <w:hideMark/>
          </w:tcPr>
          <w:p w:rsidR="00345C4B" w:rsidRPr="00D732F9" w:rsidRDefault="00345C4B" w:rsidP="00066C57">
            <w:pPr>
              <w:rPr>
                <w:rFonts w:cs="Arial"/>
              </w:rPr>
            </w:pPr>
            <w:r w:rsidRPr="00D732F9">
              <w:rPr>
                <w:rFonts w:cs="Arial"/>
              </w:rPr>
              <w:t>F408DB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403</w:t>
            </w:r>
          </w:p>
        </w:tc>
        <w:tc>
          <w:tcPr>
            <w:tcW w:w="3280" w:type="dxa"/>
            <w:noWrap/>
            <w:hideMark/>
          </w:tcPr>
          <w:p w:rsidR="00345C4B" w:rsidRPr="00D732F9" w:rsidRDefault="00345C4B" w:rsidP="00066C57">
            <w:pPr>
              <w:rPr>
                <w:rFonts w:cs="Arial"/>
              </w:rPr>
            </w:pPr>
            <w:r w:rsidRPr="00D732F9">
              <w:rPr>
                <w:rFonts w:cs="Arial"/>
              </w:rPr>
              <w:t>E86768</w:t>
            </w:r>
          </w:p>
        </w:tc>
        <w:tc>
          <w:tcPr>
            <w:tcW w:w="4876" w:type="dxa"/>
            <w:noWrap/>
            <w:hideMark/>
          </w:tcPr>
          <w:p w:rsidR="00345C4B" w:rsidRPr="00D732F9" w:rsidRDefault="00345C4B" w:rsidP="00066C57">
            <w:pPr>
              <w:rPr>
                <w:rFonts w:cs="Arial"/>
              </w:rPr>
            </w:pPr>
            <w:r w:rsidRPr="00D732F9">
              <w:rPr>
                <w:rFonts w:cs="Arial"/>
              </w:rPr>
              <w:t>F408DC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404</w:t>
            </w:r>
          </w:p>
        </w:tc>
        <w:tc>
          <w:tcPr>
            <w:tcW w:w="3280" w:type="dxa"/>
            <w:noWrap/>
            <w:hideMark/>
          </w:tcPr>
          <w:p w:rsidR="00345C4B" w:rsidRPr="00D732F9" w:rsidRDefault="00345C4B" w:rsidP="00066C57">
            <w:pPr>
              <w:rPr>
                <w:rFonts w:cs="Arial"/>
              </w:rPr>
            </w:pPr>
            <w:r w:rsidRPr="00D732F9">
              <w:rPr>
                <w:rFonts w:cs="Arial"/>
              </w:rPr>
              <w:t>EB6A69</w:t>
            </w:r>
          </w:p>
        </w:tc>
        <w:tc>
          <w:tcPr>
            <w:tcW w:w="4876" w:type="dxa"/>
            <w:noWrap/>
            <w:hideMark/>
          </w:tcPr>
          <w:p w:rsidR="00345C4B" w:rsidRPr="00D732F9" w:rsidRDefault="00345C4B" w:rsidP="00066C57">
            <w:pPr>
              <w:rPr>
                <w:rFonts w:cs="Arial"/>
              </w:rPr>
            </w:pPr>
            <w:r w:rsidRPr="00D732F9">
              <w:rPr>
                <w:rFonts w:cs="Arial"/>
              </w:rPr>
              <w:t>F408DD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405</w:t>
            </w:r>
          </w:p>
        </w:tc>
        <w:tc>
          <w:tcPr>
            <w:tcW w:w="3280" w:type="dxa"/>
            <w:noWrap/>
            <w:hideMark/>
          </w:tcPr>
          <w:p w:rsidR="00345C4B" w:rsidRPr="00D732F9" w:rsidRDefault="00345C4B" w:rsidP="00066C57">
            <w:pPr>
              <w:rPr>
                <w:rFonts w:cs="Arial"/>
              </w:rPr>
            </w:pPr>
            <w:r w:rsidRPr="00D732F9">
              <w:rPr>
                <w:rFonts w:cs="Arial"/>
              </w:rPr>
              <w:t>ED6C6C</w:t>
            </w:r>
          </w:p>
        </w:tc>
        <w:tc>
          <w:tcPr>
            <w:tcW w:w="4876" w:type="dxa"/>
            <w:noWrap/>
            <w:hideMark/>
          </w:tcPr>
          <w:p w:rsidR="00345C4B" w:rsidRPr="00D732F9" w:rsidRDefault="00345C4B" w:rsidP="00066C57">
            <w:pPr>
              <w:rPr>
                <w:rFonts w:cs="Arial"/>
              </w:rPr>
            </w:pPr>
            <w:r w:rsidRPr="00D732F9">
              <w:rPr>
                <w:rFonts w:cs="Arial"/>
              </w:rPr>
              <w:t>F408DE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406</w:t>
            </w:r>
          </w:p>
        </w:tc>
        <w:tc>
          <w:tcPr>
            <w:tcW w:w="3280" w:type="dxa"/>
            <w:noWrap/>
            <w:hideMark/>
          </w:tcPr>
          <w:p w:rsidR="00345C4B" w:rsidRPr="00D732F9" w:rsidRDefault="00345C4B" w:rsidP="00066C57">
            <w:pPr>
              <w:rPr>
                <w:rFonts w:cs="Arial"/>
              </w:rPr>
            </w:pPr>
            <w:r w:rsidRPr="00D732F9">
              <w:rPr>
                <w:rFonts w:cs="Arial"/>
              </w:rPr>
              <w:t>EC6C6D</w:t>
            </w:r>
          </w:p>
        </w:tc>
        <w:tc>
          <w:tcPr>
            <w:tcW w:w="4876" w:type="dxa"/>
            <w:noWrap/>
            <w:hideMark/>
          </w:tcPr>
          <w:p w:rsidR="00345C4B" w:rsidRPr="00D732F9" w:rsidRDefault="00345C4B" w:rsidP="00066C57">
            <w:pPr>
              <w:rPr>
                <w:rFonts w:cs="Arial"/>
              </w:rPr>
            </w:pPr>
            <w:r w:rsidRPr="00D732F9">
              <w:rPr>
                <w:rFonts w:cs="Arial"/>
              </w:rPr>
              <w:t>F408DF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407</w:t>
            </w:r>
          </w:p>
        </w:tc>
        <w:tc>
          <w:tcPr>
            <w:tcW w:w="3280" w:type="dxa"/>
            <w:noWrap/>
            <w:hideMark/>
          </w:tcPr>
          <w:p w:rsidR="00345C4B" w:rsidRPr="00D732F9" w:rsidRDefault="00345C4B" w:rsidP="00066C57">
            <w:pPr>
              <w:rPr>
                <w:rFonts w:cs="Arial"/>
              </w:rPr>
            </w:pPr>
            <w:r w:rsidRPr="00D732F9">
              <w:rPr>
                <w:rFonts w:cs="Arial"/>
              </w:rPr>
              <w:t>ED6B6B</w:t>
            </w:r>
          </w:p>
        </w:tc>
        <w:tc>
          <w:tcPr>
            <w:tcW w:w="4876" w:type="dxa"/>
            <w:noWrap/>
            <w:hideMark/>
          </w:tcPr>
          <w:p w:rsidR="00345C4B" w:rsidRPr="00D732F9" w:rsidRDefault="00345C4B" w:rsidP="00066C57">
            <w:pPr>
              <w:rPr>
                <w:rFonts w:cs="Arial"/>
              </w:rPr>
            </w:pPr>
            <w:r w:rsidRPr="00D732F9">
              <w:rPr>
                <w:rFonts w:cs="Arial"/>
              </w:rPr>
              <w:t>F408E0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408</w:t>
            </w:r>
          </w:p>
        </w:tc>
        <w:tc>
          <w:tcPr>
            <w:tcW w:w="3280" w:type="dxa"/>
            <w:noWrap/>
            <w:hideMark/>
          </w:tcPr>
          <w:p w:rsidR="00345C4B" w:rsidRPr="00D732F9" w:rsidRDefault="00345C4B" w:rsidP="00066C57">
            <w:pPr>
              <w:rPr>
                <w:rFonts w:cs="Arial"/>
              </w:rPr>
            </w:pPr>
            <w:r w:rsidRPr="00D732F9">
              <w:rPr>
                <w:rFonts w:cs="Arial"/>
              </w:rPr>
              <w:t>ED6E6E</w:t>
            </w:r>
          </w:p>
        </w:tc>
        <w:tc>
          <w:tcPr>
            <w:tcW w:w="4876" w:type="dxa"/>
            <w:noWrap/>
            <w:hideMark/>
          </w:tcPr>
          <w:p w:rsidR="00345C4B" w:rsidRPr="00D732F9" w:rsidRDefault="00345C4B" w:rsidP="00066C57">
            <w:pPr>
              <w:rPr>
                <w:rFonts w:cs="Arial"/>
              </w:rPr>
            </w:pPr>
            <w:r w:rsidRPr="00D732F9">
              <w:rPr>
                <w:rFonts w:cs="Arial"/>
              </w:rPr>
              <w:t>F408E1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409</w:t>
            </w:r>
          </w:p>
        </w:tc>
        <w:tc>
          <w:tcPr>
            <w:tcW w:w="3280" w:type="dxa"/>
            <w:noWrap/>
            <w:hideMark/>
          </w:tcPr>
          <w:p w:rsidR="00345C4B" w:rsidRPr="00D732F9" w:rsidRDefault="00345C4B" w:rsidP="00066C57">
            <w:pPr>
              <w:rPr>
                <w:rFonts w:cs="Arial"/>
              </w:rPr>
            </w:pPr>
            <w:r w:rsidRPr="00D732F9">
              <w:rPr>
                <w:rFonts w:cs="Arial"/>
              </w:rPr>
              <w:t>EC6C6D</w:t>
            </w:r>
          </w:p>
        </w:tc>
        <w:tc>
          <w:tcPr>
            <w:tcW w:w="4876" w:type="dxa"/>
            <w:noWrap/>
            <w:hideMark/>
          </w:tcPr>
          <w:p w:rsidR="00345C4B" w:rsidRPr="00D732F9" w:rsidRDefault="00345C4B" w:rsidP="00066C57">
            <w:pPr>
              <w:rPr>
                <w:rFonts w:cs="Arial"/>
              </w:rPr>
            </w:pPr>
            <w:r w:rsidRPr="00D732F9">
              <w:rPr>
                <w:rFonts w:cs="Arial"/>
              </w:rPr>
              <w:t>F408E2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410</w:t>
            </w:r>
          </w:p>
        </w:tc>
        <w:tc>
          <w:tcPr>
            <w:tcW w:w="3280" w:type="dxa"/>
            <w:noWrap/>
            <w:hideMark/>
          </w:tcPr>
          <w:p w:rsidR="00345C4B" w:rsidRPr="00D732F9" w:rsidRDefault="00345C4B" w:rsidP="00066C57">
            <w:pPr>
              <w:rPr>
                <w:rFonts w:cs="Arial"/>
              </w:rPr>
            </w:pPr>
            <w:r w:rsidRPr="00D732F9">
              <w:rPr>
                <w:rFonts w:cs="Arial"/>
              </w:rPr>
              <w:t>EC6C6C</w:t>
            </w:r>
          </w:p>
        </w:tc>
        <w:tc>
          <w:tcPr>
            <w:tcW w:w="4876" w:type="dxa"/>
            <w:noWrap/>
            <w:hideMark/>
          </w:tcPr>
          <w:p w:rsidR="00345C4B" w:rsidRPr="00D732F9" w:rsidRDefault="00345C4B" w:rsidP="00066C57">
            <w:pPr>
              <w:rPr>
                <w:rFonts w:cs="Arial"/>
              </w:rPr>
            </w:pPr>
            <w:r w:rsidRPr="00D732F9">
              <w:rPr>
                <w:rFonts w:cs="Arial"/>
              </w:rPr>
              <w:t>F408E3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411</w:t>
            </w:r>
          </w:p>
        </w:tc>
        <w:tc>
          <w:tcPr>
            <w:tcW w:w="3280" w:type="dxa"/>
            <w:noWrap/>
            <w:hideMark/>
          </w:tcPr>
          <w:p w:rsidR="00345C4B" w:rsidRPr="00D732F9" w:rsidRDefault="00345C4B" w:rsidP="00066C57">
            <w:pPr>
              <w:rPr>
                <w:rFonts w:cs="Arial"/>
              </w:rPr>
            </w:pPr>
            <w:r w:rsidRPr="00D732F9">
              <w:rPr>
                <w:rFonts w:cs="Arial"/>
              </w:rPr>
              <w:t>EE6E6D</w:t>
            </w:r>
          </w:p>
        </w:tc>
        <w:tc>
          <w:tcPr>
            <w:tcW w:w="4876" w:type="dxa"/>
            <w:noWrap/>
            <w:hideMark/>
          </w:tcPr>
          <w:p w:rsidR="00345C4B" w:rsidRPr="00D732F9" w:rsidRDefault="00345C4B" w:rsidP="00066C57">
            <w:pPr>
              <w:rPr>
                <w:rFonts w:cs="Arial"/>
              </w:rPr>
            </w:pPr>
            <w:r w:rsidRPr="00D732F9">
              <w:rPr>
                <w:rFonts w:cs="Arial"/>
              </w:rPr>
              <w:t>F408E4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412</w:t>
            </w:r>
          </w:p>
        </w:tc>
        <w:tc>
          <w:tcPr>
            <w:tcW w:w="3280" w:type="dxa"/>
            <w:noWrap/>
            <w:hideMark/>
          </w:tcPr>
          <w:p w:rsidR="00345C4B" w:rsidRPr="00D732F9" w:rsidRDefault="00345C4B" w:rsidP="00066C57">
            <w:pPr>
              <w:rPr>
                <w:rFonts w:cs="Arial"/>
              </w:rPr>
            </w:pPr>
            <w:r w:rsidRPr="00D732F9">
              <w:rPr>
                <w:rFonts w:cs="Arial"/>
              </w:rPr>
              <w:t>EE6E6E</w:t>
            </w:r>
          </w:p>
        </w:tc>
        <w:tc>
          <w:tcPr>
            <w:tcW w:w="4876" w:type="dxa"/>
            <w:noWrap/>
            <w:hideMark/>
          </w:tcPr>
          <w:p w:rsidR="00345C4B" w:rsidRPr="00D732F9" w:rsidRDefault="00345C4B" w:rsidP="00066C57">
            <w:pPr>
              <w:rPr>
                <w:rFonts w:cs="Arial"/>
              </w:rPr>
            </w:pPr>
            <w:r w:rsidRPr="00D732F9">
              <w:rPr>
                <w:rFonts w:cs="Arial"/>
              </w:rPr>
              <w:t>F408E5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413</w:t>
            </w:r>
          </w:p>
        </w:tc>
        <w:tc>
          <w:tcPr>
            <w:tcW w:w="3280" w:type="dxa"/>
            <w:noWrap/>
            <w:hideMark/>
          </w:tcPr>
          <w:p w:rsidR="00345C4B" w:rsidRPr="00D732F9" w:rsidRDefault="00345C4B" w:rsidP="00066C57">
            <w:pPr>
              <w:rPr>
                <w:rFonts w:cs="Arial"/>
              </w:rPr>
            </w:pPr>
            <w:r w:rsidRPr="00D732F9">
              <w:rPr>
                <w:rFonts w:cs="Arial"/>
              </w:rPr>
              <w:t>EE6E6E</w:t>
            </w:r>
          </w:p>
        </w:tc>
        <w:tc>
          <w:tcPr>
            <w:tcW w:w="4876" w:type="dxa"/>
            <w:noWrap/>
            <w:hideMark/>
          </w:tcPr>
          <w:p w:rsidR="00345C4B" w:rsidRPr="00D732F9" w:rsidRDefault="00345C4B" w:rsidP="00066C57">
            <w:pPr>
              <w:rPr>
                <w:rFonts w:cs="Arial"/>
              </w:rPr>
            </w:pPr>
            <w:r w:rsidRPr="00D732F9">
              <w:rPr>
                <w:rFonts w:cs="Arial"/>
              </w:rPr>
              <w:t>F408E6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414</w:t>
            </w:r>
          </w:p>
        </w:tc>
        <w:tc>
          <w:tcPr>
            <w:tcW w:w="3280" w:type="dxa"/>
            <w:noWrap/>
            <w:hideMark/>
          </w:tcPr>
          <w:p w:rsidR="00345C4B" w:rsidRPr="00D732F9" w:rsidRDefault="00345C4B" w:rsidP="00066C57">
            <w:pPr>
              <w:rPr>
                <w:rFonts w:cs="Arial"/>
              </w:rPr>
            </w:pPr>
            <w:r w:rsidRPr="00D732F9">
              <w:rPr>
                <w:rFonts w:cs="Arial"/>
              </w:rPr>
              <w:t>EF6F6E</w:t>
            </w:r>
          </w:p>
        </w:tc>
        <w:tc>
          <w:tcPr>
            <w:tcW w:w="4876" w:type="dxa"/>
            <w:noWrap/>
            <w:hideMark/>
          </w:tcPr>
          <w:p w:rsidR="00345C4B" w:rsidRPr="00D732F9" w:rsidRDefault="00345C4B" w:rsidP="00066C57">
            <w:pPr>
              <w:rPr>
                <w:rFonts w:cs="Arial"/>
              </w:rPr>
            </w:pPr>
            <w:r w:rsidRPr="00D732F9">
              <w:rPr>
                <w:rFonts w:cs="Arial"/>
              </w:rPr>
              <w:t>F408E7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415</w:t>
            </w:r>
          </w:p>
        </w:tc>
        <w:tc>
          <w:tcPr>
            <w:tcW w:w="3280" w:type="dxa"/>
            <w:noWrap/>
            <w:hideMark/>
          </w:tcPr>
          <w:p w:rsidR="00345C4B" w:rsidRPr="00D732F9" w:rsidRDefault="00345C4B" w:rsidP="00066C57">
            <w:pPr>
              <w:rPr>
                <w:rFonts w:cs="Arial"/>
              </w:rPr>
            </w:pPr>
            <w:r w:rsidRPr="00D732F9">
              <w:rPr>
                <w:rFonts w:cs="Arial"/>
              </w:rPr>
              <w:t>EF6F6F</w:t>
            </w:r>
          </w:p>
        </w:tc>
        <w:tc>
          <w:tcPr>
            <w:tcW w:w="4876" w:type="dxa"/>
            <w:noWrap/>
            <w:hideMark/>
          </w:tcPr>
          <w:p w:rsidR="00345C4B" w:rsidRPr="00D732F9" w:rsidRDefault="00345C4B" w:rsidP="00066C57">
            <w:pPr>
              <w:rPr>
                <w:rFonts w:cs="Arial"/>
              </w:rPr>
            </w:pPr>
            <w:r w:rsidRPr="00D732F9">
              <w:rPr>
                <w:rFonts w:cs="Arial"/>
              </w:rPr>
              <w:t>F408E8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416</w:t>
            </w:r>
          </w:p>
        </w:tc>
        <w:tc>
          <w:tcPr>
            <w:tcW w:w="3280" w:type="dxa"/>
            <w:noWrap/>
            <w:hideMark/>
          </w:tcPr>
          <w:p w:rsidR="00345C4B" w:rsidRPr="00D732F9" w:rsidRDefault="00345C4B" w:rsidP="00066C57">
            <w:pPr>
              <w:rPr>
                <w:rFonts w:cs="Arial"/>
              </w:rPr>
            </w:pPr>
            <w:r w:rsidRPr="00D732F9">
              <w:rPr>
                <w:rFonts w:cs="Arial"/>
              </w:rPr>
              <w:t>F06F6F</w:t>
            </w:r>
          </w:p>
        </w:tc>
        <w:tc>
          <w:tcPr>
            <w:tcW w:w="4876" w:type="dxa"/>
            <w:noWrap/>
            <w:hideMark/>
          </w:tcPr>
          <w:p w:rsidR="00345C4B" w:rsidRPr="00D732F9" w:rsidRDefault="00345C4B" w:rsidP="00066C57">
            <w:pPr>
              <w:rPr>
                <w:rFonts w:cs="Arial"/>
              </w:rPr>
            </w:pPr>
            <w:r w:rsidRPr="00D732F9">
              <w:rPr>
                <w:rFonts w:cs="Arial"/>
              </w:rPr>
              <w:t>F408E9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417</w:t>
            </w:r>
          </w:p>
        </w:tc>
        <w:tc>
          <w:tcPr>
            <w:tcW w:w="3280" w:type="dxa"/>
            <w:noWrap/>
            <w:hideMark/>
          </w:tcPr>
          <w:p w:rsidR="00345C4B" w:rsidRPr="00D732F9" w:rsidRDefault="00345C4B" w:rsidP="00066C57">
            <w:pPr>
              <w:rPr>
                <w:rFonts w:cs="Arial"/>
              </w:rPr>
            </w:pPr>
            <w:r w:rsidRPr="00D732F9">
              <w:rPr>
                <w:rFonts w:cs="Arial"/>
              </w:rPr>
              <w:t>EF6F70</w:t>
            </w:r>
          </w:p>
        </w:tc>
        <w:tc>
          <w:tcPr>
            <w:tcW w:w="4876" w:type="dxa"/>
            <w:noWrap/>
            <w:hideMark/>
          </w:tcPr>
          <w:p w:rsidR="00345C4B" w:rsidRPr="00D732F9" w:rsidRDefault="00345C4B" w:rsidP="00066C57">
            <w:pPr>
              <w:rPr>
                <w:rFonts w:cs="Arial"/>
              </w:rPr>
            </w:pPr>
            <w:r w:rsidRPr="00D732F9">
              <w:rPr>
                <w:rFonts w:cs="Arial"/>
              </w:rPr>
              <w:t>F408EA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418</w:t>
            </w:r>
          </w:p>
        </w:tc>
        <w:tc>
          <w:tcPr>
            <w:tcW w:w="3280" w:type="dxa"/>
            <w:noWrap/>
            <w:hideMark/>
          </w:tcPr>
          <w:p w:rsidR="00345C4B" w:rsidRPr="00D732F9" w:rsidRDefault="00345C4B" w:rsidP="00066C57">
            <w:pPr>
              <w:rPr>
                <w:rFonts w:cs="Arial"/>
              </w:rPr>
            </w:pPr>
            <w:r w:rsidRPr="00D732F9">
              <w:rPr>
                <w:rFonts w:cs="Arial"/>
              </w:rPr>
              <w:t>F1706F</w:t>
            </w:r>
          </w:p>
        </w:tc>
        <w:tc>
          <w:tcPr>
            <w:tcW w:w="4876" w:type="dxa"/>
            <w:noWrap/>
            <w:hideMark/>
          </w:tcPr>
          <w:p w:rsidR="00345C4B" w:rsidRPr="00D732F9" w:rsidRDefault="00345C4B" w:rsidP="00066C57">
            <w:pPr>
              <w:rPr>
                <w:rFonts w:cs="Arial"/>
              </w:rPr>
            </w:pPr>
            <w:r w:rsidRPr="00D732F9">
              <w:rPr>
                <w:rFonts w:cs="Arial"/>
              </w:rPr>
              <w:t>F408EB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419</w:t>
            </w:r>
          </w:p>
        </w:tc>
        <w:tc>
          <w:tcPr>
            <w:tcW w:w="3280" w:type="dxa"/>
            <w:noWrap/>
            <w:hideMark/>
          </w:tcPr>
          <w:p w:rsidR="00345C4B" w:rsidRPr="00D732F9" w:rsidRDefault="00345C4B" w:rsidP="00066C57">
            <w:pPr>
              <w:rPr>
                <w:rFonts w:cs="Arial"/>
              </w:rPr>
            </w:pPr>
            <w:r w:rsidRPr="00D732F9">
              <w:rPr>
                <w:rFonts w:cs="Arial"/>
              </w:rPr>
              <w:t>F37372</w:t>
            </w:r>
          </w:p>
        </w:tc>
        <w:tc>
          <w:tcPr>
            <w:tcW w:w="4876" w:type="dxa"/>
            <w:noWrap/>
            <w:hideMark/>
          </w:tcPr>
          <w:p w:rsidR="00345C4B" w:rsidRPr="00D732F9" w:rsidRDefault="00345C4B" w:rsidP="00066C57">
            <w:pPr>
              <w:rPr>
                <w:rFonts w:cs="Arial"/>
              </w:rPr>
            </w:pPr>
            <w:r w:rsidRPr="00D732F9">
              <w:rPr>
                <w:rFonts w:cs="Arial"/>
              </w:rPr>
              <w:t>F408EC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420</w:t>
            </w:r>
          </w:p>
        </w:tc>
        <w:tc>
          <w:tcPr>
            <w:tcW w:w="3280" w:type="dxa"/>
            <w:noWrap/>
            <w:hideMark/>
          </w:tcPr>
          <w:p w:rsidR="00345C4B" w:rsidRPr="00D732F9" w:rsidRDefault="00345C4B" w:rsidP="00066C57">
            <w:pPr>
              <w:rPr>
                <w:rFonts w:cs="Arial"/>
              </w:rPr>
            </w:pPr>
            <w:r w:rsidRPr="00D732F9">
              <w:rPr>
                <w:rFonts w:cs="Arial"/>
              </w:rPr>
              <w:t>F17272</w:t>
            </w:r>
          </w:p>
        </w:tc>
        <w:tc>
          <w:tcPr>
            <w:tcW w:w="4876" w:type="dxa"/>
            <w:noWrap/>
            <w:hideMark/>
          </w:tcPr>
          <w:p w:rsidR="00345C4B" w:rsidRPr="00D732F9" w:rsidRDefault="00345C4B" w:rsidP="00066C57">
            <w:pPr>
              <w:rPr>
                <w:rFonts w:cs="Arial"/>
              </w:rPr>
            </w:pPr>
            <w:r w:rsidRPr="00D732F9">
              <w:rPr>
                <w:rFonts w:cs="Arial"/>
              </w:rPr>
              <w:t>F408ED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421</w:t>
            </w:r>
          </w:p>
        </w:tc>
        <w:tc>
          <w:tcPr>
            <w:tcW w:w="3280" w:type="dxa"/>
            <w:noWrap/>
            <w:hideMark/>
          </w:tcPr>
          <w:p w:rsidR="00345C4B" w:rsidRPr="00D732F9" w:rsidRDefault="00345C4B" w:rsidP="00066C57">
            <w:pPr>
              <w:rPr>
                <w:rFonts w:cs="Arial"/>
              </w:rPr>
            </w:pPr>
            <w:r w:rsidRPr="00D732F9">
              <w:rPr>
                <w:rFonts w:cs="Arial"/>
              </w:rPr>
              <w:t>F37170</w:t>
            </w:r>
          </w:p>
        </w:tc>
        <w:tc>
          <w:tcPr>
            <w:tcW w:w="4876" w:type="dxa"/>
            <w:noWrap/>
            <w:hideMark/>
          </w:tcPr>
          <w:p w:rsidR="00345C4B" w:rsidRPr="00D732F9" w:rsidRDefault="00345C4B" w:rsidP="00066C57">
            <w:pPr>
              <w:rPr>
                <w:rFonts w:cs="Arial"/>
              </w:rPr>
            </w:pPr>
            <w:r w:rsidRPr="00D732F9">
              <w:rPr>
                <w:rFonts w:cs="Arial"/>
              </w:rPr>
              <w:t>F408EE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422</w:t>
            </w:r>
          </w:p>
        </w:tc>
        <w:tc>
          <w:tcPr>
            <w:tcW w:w="3280" w:type="dxa"/>
            <w:noWrap/>
            <w:hideMark/>
          </w:tcPr>
          <w:p w:rsidR="00345C4B" w:rsidRPr="00D732F9" w:rsidRDefault="00345C4B" w:rsidP="00066C57">
            <w:pPr>
              <w:rPr>
                <w:rFonts w:cs="Arial"/>
              </w:rPr>
            </w:pPr>
            <w:r w:rsidRPr="00D732F9">
              <w:rPr>
                <w:rFonts w:cs="Arial"/>
              </w:rPr>
              <w:t>F67675</w:t>
            </w:r>
          </w:p>
        </w:tc>
        <w:tc>
          <w:tcPr>
            <w:tcW w:w="4876" w:type="dxa"/>
            <w:noWrap/>
            <w:hideMark/>
          </w:tcPr>
          <w:p w:rsidR="00345C4B" w:rsidRPr="00D732F9" w:rsidRDefault="00345C4B" w:rsidP="00066C57">
            <w:pPr>
              <w:rPr>
                <w:rFonts w:cs="Arial"/>
              </w:rPr>
            </w:pPr>
            <w:r w:rsidRPr="00D732F9">
              <w:rPr>
                <w:rFonts w:cs="Arial"/>
              </w:rPr>
              <w:t>F408EF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423</w:t>
            </w:r>
          </w:p>
        </w:tc>
        <w:tc>
          <w:tcPr>
            <w:tcW w:w="3280" w:type="dxa"/>
            <w:noWrap/>
            <w:hideMark/>
          </w:tcPr>
          <w:p w:rsidR="00345C4B" w:rsidRPr="00D732F9" w:rsidRDefault="00345C4B" w:rsidP="00066C57">
            <w:pPr>
              <w:rPr>
                <w:rFonts w:cs="Arial"/>
              </w:rPr>
            </w:pPr>
            <w:r w:rsidRPr="00D732F9">
              <w:rPr>
                <w:rFonts w:cs="Arial"/>
              </w:rPr>
              <w:t>F47475</w:t>
            </w:r>
          </w:p>
        </w:tc>
        <w:tc>
          <w:tcPr>
            <w:tcW w:w="4876" w:type="dxa"/>
            <w:noWrap/>
            <w:hideMark/>
          </w:tcPr>
          <w:p w:rsidR="00345C4B" w:rsidRPr="00D732F9" w:rsidRDefault="00345C4B" w:rsidP="00066C57">
            <w:pPr>
              <w:rPr>
                <w:rFonts w:cs="Arial"/>
              </w:rPr>
            </w:pPr>
            <w:r w:rsidRPr="00D732F9">
              <w:rPr>
                <w:rFonts w:cs="Arial"/>
              </w:rPr>
              <w:t>F408F0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424</w:t>
            </w:r>
          </w:p>
        </w:tc>
        <w:tc>
          <w:tcPr>
            <w:tcW w:w="3280" w:type="dxa"/>
            <w:noWrap/>
            <w:hideMark/>
          </w:tcPr>
          <w:p w:rsidR="00345C4B" w:rsidRPr="00D732F9" w:rsidRDefault="00345C4B" w:rsidP="00066C57">
            <w:pPr>
              <w:rPr>
                <w:rFonts w:cs="Arial"/>
              </w:rPr>
            </w:pPr>
            <w:r w:rsidRPr="00D732F9">
              <w:rPr>
                <w:rFonts w:cs="Arial"/>
              </w:rPr>
              <w:t>F77775</w:t>
            </w:r>
          </w:p>
        </w:tc>
        <w:tc>
          <w:tcPr>
            <w:tcW w:w="4876" w:type="dxa"/>
            <w:noWrap/>
            <w:hideMark/>
          </w:tcPr>
          <w:p w:rsidR="00345C4B" w:rsidRPr="00D732F9" w:rsidRDefault="00345C4B" w:rsidP="00066C57">
            <w:pPr>
              <w:rPr>
                <w:rFonts w:cs="Arial"/>
              </w:rPr>
            </w:pPr>
            <w:r w:rsidRPr="00D732F9">
              <w:rPr>
                <w:rFonts w:cs="Arial"/>
              </w:rPr>
              <w:t>F408F1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425</w:t>
            </w:r>
          </w:p>
        </w:tc>
        <w:tc>
          <w:tcPr>
            <w:tcW w:w="3280" w:type="dxa"/>
            <w:noWrap/>
            <w:hideMark/>
          </w:tcPr>
          <w:p w:rsidR="00345C4B" w:rsidRPr="00D732F9" w:rsidRDefault="00345C4B" w:rsidP="00066C57">
            <w:pPr>
              <w:rPr>
                <w:rFonts w:cs="Arial"/>
              </w:rPr>
            </w:pPr>
            <w:r w:rsidRPr="00D732F9">
              <w:rPr>
                <w:rFonts w:cs="Arial"/>
              </w:rPr>
              <w:t>F47576</w:t>
            </w:r>
          </w:p>
        </w:tc>
        <w:tc>
          <w:tcPr>
            <w:tcW w:w="4876" w:type="dxa"/>
            <w:noWrap/>
            <w:hideMark/>
          </w:tcPr>
          <w:p w:rsidR="00345C4B" w:rsidRPr="00D732F9" w:rsidRDefault="00345C4B" w:rsidP="00066C57">
            <w:pPr>
              <w:rPr>
                <w:rFonts w:cs="Arial"/>
              </w:rPr>
            </w:pPr>
            <w:r w:rsidRPr="00D732F9">
              <w:rPr>
                <w:rFonts w:cs="Arial"/>
              </w:rPr>
              <w:t>F408F2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426</w:t>
            </w:r>
          </w:p>
        </w:tc>
        <w:tc>
          <w:tcPr>
            <w:tcW w:w="3280" w:type="dxa"/>
            <w:noWrap/>
            <w:hideMark/>
          </w:tcPr>
          <w:p w:rsidR="00345C4B" w:rsidRPr="00D732F9" w:rsidRDefault="00345C4B" w:rsidP="00066C57">
            <w:pPr>
              <w:rPr>
                <w:rFonts w:cs="Arial"/>
              </w:rPr>
            </w:pPr>
            <w:r w:rsidRPr="00D732F9">
              <w:rPr>
                <w:rFonts w:cs="Arial"/>
              </w:rPr>
              <w:t>F67675</w:t>
            </w:r>
          </w:p>
        </w:tc>
        <w:tc>
          <w:tcPr>
            <w:tcW w:w="4876" w:type="dxa"/>
            <w:noWrap/>
            <w:hideMark/>
          </w:tcPr>
          <w:p w:rsidR="00345C4B" w:rsidRPr="00D732F9" w:rsidRDefault="00345C4B" w:rsidP="00066C57">
            <w:pPr>
              <w:rPr>
                <w:rFonts w:cs="Arial"/>
              </w:rPr>
            </w:pPr>
            <w:r w:rsidRPr="00D732F9">
              <w:rPr>
                <w:rFonts w:cs="Arial"/>
              </w:rPr>
              <w:t>F408F3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427</w:t>
            </w:r>
          </w:p>
        </w:tc>
        <w:tc>
          <w:tcPr>
            <w:tcW w:w="3280" w:type="dxa"/>
            <w:noWrap/>
            <w:hideMark/>
          </w:tcPr>
          <w:p w:rsidR="00345C4B" w:rsidRPr="00D732F9" w:rsidRDefault="00345C4B" w:rsidP="00066C57">
            <w:pPr>
              <w:rPr>
                <w:rFonts w:cs="Arial"/>
              </w:rPr>
            </w:pPr>
            <w:r w:rsidRPr="00D732F9">
              <w:rPr>
                <w:rFonts w:cs="Arial"/>
              </w:rPr>
              <w:t>F67676</w:t>
            </w:r>
          </w:p>
        </w:tc>
        <w:tc>
          <w:tcPr>
            <w:tcW w:w="4876" w:type="dxa"/>
            <w:noWrap/>
            <w:hideMark/>
          </w:tcPr>
          <w:p w:rsidR="00345C4B" w:rsidRPr="00D732F9" w:rsidRDefault="00345C4B" w:rsidP="00066C57">
            <w:pPr>
              <w:rPr>
                <w:rFonts w:cs="Arial"/>
              </w:rPr>
            </w:pPr>
            <w:r w:rsidRPr="00D732F9">
              <w:rPr>
                <w:rFonts w:cs="Arial"/>
              </w:rPr>
              <w:t>F408F4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428</w:t>
            </w:r>
          </w:p>
        </w:tc>
        <w:tc>
          <w:tcPr>
            <w:tcW w:w="3280" w:type="dxa"/>
            <w:noWrap/>
            <w:hideMark/>
          </w:tcPr>
          <w:p w:rsidR="00345C4B" w:rsidRPr="00D732F9" w:rsidRDefault="00345C4B" w:rsidP="00066C57">
            <w:pPr>
              <w:rPr>
                <w:rFonts w:cs="Arial"/>
              </w:rPr>
            </w:pPr>
            <w:r w:rsidRPr="00D732F9">
              <w:rPr>
                <w:rFonts w:cs="Arial"/>
              </w:rPr>
              <w:t>F57575</w:t>
            </w:r>
          </w:p>
        </w:tc>
        <w:tc>
          <w:tcPr>
            <w:tcW w:w="4876" w:type="dxa"/>
            <w:noWrap/>
            <w:hideMark/>
          </w:tcPr>
          <w:p w:rsidR="00345C4B" w:rsidRPr="00D732F9" w:rsidRDefault="00345C4B" w:rsidP="00066C57">
            <w:pPr>
              <w:rPr>
                <w:rFonts w:cs="Arial"/>
              </w:rPr>
            </w:pPr>
            <w:r w:rsidRPr="00D732F9">
              <w:rPr>
                <w:rFonts w:cs="Arial"/>
              </w:rPr>
              <w:t>F408F5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429</w:t>
            </w:r>
          </w:p>
        </w:tc>
        <w:tc>
          <w:tcPr>
            <w:tcW w:w="3280" w:type="dxa"/>
            <w:noWrap/>
            <w:hideMark/>
          </w:tcPr>
          <w:p w:rsidR="00345C4B" w:rsidRPr="00D732F9" w:rsidRDefault="00345C4B" w:rsidP="00066C57">
            <w:pPr>
              <w:rPr>
                <w:rFonts w:cs="Arial"/>
              </w:rPr>
            </w:pPr>
            <w:r w:rsidRPr="00D732F9">
              <w:rPr>
                <w:rFonts w:cs="Arial"/>
              </w:rPr>
              <w:t>F67675</w:t>
            </w:r>
          </w:p>
        </w:tc>
        <w:tc>
          <w:tcPr>
            <w:tcW w:w="4876" w:type="dxa"/>
            <w:noWrap/>
            <w:hideMark/>
          </w:tcPr>
          <w:p w:rsidR="00345C4B" w:rsidRPr="00D732F9" w:rsidRDefault="00345C4B" w:rsidP="00066C57">
            <w:pPr>
              <w:rPr>
                <w:rFonts w:cs="Arial"/>
              </w:rPr>
            </w:pPr>
            <w:r w:rsidRPr="00D732F9">
              <w:rPr>
                <w:rFonts w:cs="Arial"/>
              </w:rPr>
              <w:t>F408F6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430</w:t>
            </w:r>
          </w:p>
        </w:tc>
        <w:tc>
          <w:tcPr>
            <w:tcW w:w="3280" w:type="dxa"/>
            <w:noWrap/>
            <w:hideMark/>
          </w:tcPr>
          <w:p w:rsidR="00345C4B" w:rsidRPr="00D732F9" w:rsidRDefault="00345C4B" w:rsidP="00066C57">
            <w:pPr>
              <w:rPr>
                <w:rFonts w:cs="Arial"/>
              </w:rPr>
            </w:pPr>
            <w:r w:rsidRPr="00D732F9">
              <w:rPr>
                <w:rFonts w:cs="Arial"/>
              </w:rPr>
              <w:t>F57575</w:t>
            </w:r>
          </w:p>
        </w:tc>
        <w:tc>
          <w:tcPr>
            <w:tcW w:w="4876" w:type="dxa"/>
            <w:noWrap/>
            <w:hideMark/>
          </w:tcPr>
          <w:p w:rsidR="00345C4B" w:rsidRPr="00D732F9" w:rsidRDefault="00345C4B" w:rsidP="00066C57">
            <w:pPr>
              <w:rPr>
                <w:rFonts w:cs="Arial"/>
              </w:rPr>
            </w:pPr>
            <w:r w:rsidRPr="00D732F9">
              <w:rPr>
                <w:rFonts w:cs="Arial"/>
              </w:rPr>
              <w:t>F408F7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431</w:t>
            </w:r>
          </w:p>
        </w:tc>
        <w:tc>
          <w:tcPr>
            <w:tcW w:w="3280" w:type="dxa"/>
            <w:noWrap/>
            <w:hideMark/>
          </w:tcPr>
          <w:p w:rsidR="00345C4B" w:rsidRPr="00D732F9" w:rsidRDefault="00345C4B" w:rsidP="00066C57">
            <w:pPr>
              <w:rPr>
                <w:rFonts w:cs="Arial"/>
              </w:rPr>
            </w:pPr>
            <w:r w:rsidRPr="00D732F9">
              <w:rPr>
                <w:rFonts w:cs="Arial"/>
              </w:rPr>
              <w:t>F57575</w:t>
            </w:r>
          </w:p>
        </w:tc>
        <w:tc>
          <w:tcPr>
            <w:tcW w:w="4876" w:type="dxa"/>
            <w:noWrap/>
            <w:hideMark/>
          </w:tcPr>
          <w:p w:rsidR="00345C4B" w:rsidRPr="00D732F9" w:rsidRDefault="00345C4B" w:rsidP="00066C57">
            <w:pPr>
              <w:rPr>
                <w:rFonts w:cs="Arial"/>
              </w:rPr>
            </w:pPr>
            <w:r w:rsidRPr="00D732F9">
              <w:rPr>
                <w:rFonts w:cs="Arial"/>
              </w:rPr>
              <w:t>F408F8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432</w:t>
            </w:r>
          </w:p>
        </w:tc>
        <w:tc>
          <w:tcPr>
            <w:tcW w:w="3280" w:type="dxa"/>
            <w:noWrap/>
            <w:hideMark/>
          </w:tcPr>
          <w:p w:rsidR="00345C4B" w:rsidRPr="00D732F9" w:rsidRDefault="00345C4B" w:rsidP="00066C57">
            <w:pPr>
              <w:rPr>
                <w:rFonts w:cs="Arial"/>
              </w:rPr>
            </w:pPr>
            <w:r w:rsidRPr="00D732F9">
              <w:rPr>
                <w:rFonts w:cs="Arial"/>
              </w:rPr>
              <w:t>F37374</w:t>
            </w:r>
          </w:p>
        </w:tc>
        <w:tc>
          <w:tcPr>
            <w:tcW w:w="4876" w:type="dxa"/>
            <w:noWrap/>
            <w:hideMark/>
          </w:tcPr>
          <w:p w:rsidR="00345C4B" w:rsidRPr="00D732F9" w:rsidRDefault="00345C4B" w:rsidP="00066C57">
            <w:pPr>
              <w:rPr>
                <w:rFonts w:cs="Arial"/>
              </w:rPr>
            </w:pPr>
            <w:r w:rsidRPr="00D732F9">
              <w:rPr>
                <w:rFonts w:cs="Arial"/>
              </w:rPr>
              <w:t>F408F9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433</w:t>
            </w:r>
          </w:p>
        </w:tc>
        <w:tc>
          <w:tcPr>
            <w:tcW w:w="3280" w:type="dxa"/>
            <w:noWrap/>
            <w:hideMark/>
          </w:tcPr>
          <w:p w:rsidR="00345C4B" w:rsidRPr="00D732F9" w:rsidRDefault="00345C4B" w:rsidP="00066C57">
            <w:pPr>
              <w:rPr>
                <w:rFonts w:cs="Arial"/>
              </w:rPr>
            </w:pPr>
            <w:r w:rsidRPr="00D732F9">
              <w:rPr>
                <w:rFonts w:cs="Arial"/>
              </w:rPr>
              <w:t>F37373</w:t>
            </w:r>
          </w:p>
        </w:tc>
        <w:tc>
          <w:tcPr>
            <w:tcW w:w="4876" w:type="dxa"/>
            <w:noWrap/>
            <w:hideMark/>
          </w:tcPr>
          <w:p w:rsidR="00345C4B" w:rsidRPr="00D732F9" w:rsidRDefault="00345C4B" w:rsidP="00066C57">
            <w:pPr>
              <w:rPr>
                <w:rFonts w:cs="Arial"/>
              </w:rPr>
            </w:pPr>
            <w:r w:rsidRPr="00D732F9">
              <w:rPr>
                <w:rFonts w:cs="Arial"/>
              </w:rPr>
              <w:t>F408FA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434</w:t>
            </w:r>
          </w:p>
        </w:tc>
        <w:tc>
          <w:tcPr>
            <w:tcW w:w="3280" w:type="dxa"/>
            <w:noWrap/>
            <w:hideMark/>
          </w:tcPr>
          <w:p w:rsidR="00345C4B" w:rsidRPr="00D732F9" w:rsidRDefault="00345C4B" w:rsidP="00066C57">
            <w:pPr>
              <w:rPr>
                <w:rFonts w:cs="Arial"/>
              </w:rPr>
            </w:pPr>
            <w:r w:rsidRPr="00D732F9">
              <w:rPr>
                <w:rFonts w:cs="Arial"/>
              </w:rPr>
              <w:t>F17273</w:t>
            </w:r>
          </w:p>
        </w:tc>
        <w:tc>
          <w:tcPr>
            <w:tcW w:w="4876" w:type="dxa"/>
            <w:noWrap/>
            <w:hideMark/>
          </w:tcPr>
          <w:p w:rsidR="00345C4B" w:rsidRPr="00D732F9" w:rsidRDefault="00345C4B" w:rsidP="00066C57">
            <w:pPr>
              <w:rPr>
                <w:rFonts w:cs="Arial"/>
              </w:rPr>
            </w:pPr>
            <w:r w:rsidRPr="00D732F9">
              <w:rPr>
                <w:rFonts w:cs="Arial"/>
              </w:rPr>
              <w:t>F408FB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435</w:t>
            </w:r>
          </w:p>
        </w:tc>
        <w:tc>
          <w:tcPr>
            <w:tcW w:w="3280" w:type="dxa"/>
            <w:noWrap/>
            <w:hideMark/>
          </w:tcPr>
          <w:p w:rsidR="00345C4B" w:rsidRPr="00D732F9" w:rsidRDefault="00345C4B" w:rsidP="00066C57">
            <w:pPr>
              <w:rPr>
                <w:rFonts w:cs="Arial"/>
              </w:rPr>
            </w:pPr>
            <w:r w:rsidRPr="00D732F9">
              <w:rPr>
                <w:rFonts w:cs="Arial"/>
              </w:rPr>
              <w:t>F17170</w:t>
            </w:r>
          </w:p>
        </w:tc>
        <w:tc>
          <w:tcPr>
            <w:tcW w:w="4876" w:type="dxa"/>
            <w:noWrap/>
            <w:hideMark/>
          </w:tcPr>
          <w:p w:rsidR="00345C4B" w:rsidRPr="00D732F9" w:rsidRDefault="00345C4B" w:rsidP="00066C57">
            <w:pPr>
              <w:rPr>
                <w:rFonts w:cs="Arial"/>
              </w:rPr>
            </w:pPr>
            <w:r w:rsidRPr="00D732F9">
              <w:rPr>
                <w:rFonts w:cs="Arial"/>
              </w:rPr>
              <w:t>F408FC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436</w:t>
            </w:r>
          </w:p>
        </w:tc>
        <w:tc>
          <w:tcPr>
            <w:tcW w:w="3280" w:type="dxa"/>
            <w:noWrap/>
            <w:hideMark/>
          </w:tcPr>
          <w:p w:rsidR="00345C4B" w:rsidRPr="00D732F9" w:rsidRDefault="00345C4B" w:rsidP="00066C57">
            <w:pPr>
              <w:rPr>
                <w:rFonts w:cs="Arial"/>
              </w:rPr>
            </w:pPr>
            <w:r w:rsidRPr="00D732F9">
              <w:rPr>
                <w:rFonts w:cs="Arial"/>
              </w:rPr>
              <w:t>F17272</w:t>
            </w:r>
          </w:p>
        </w:tc>
        <w:tc>
          <w:tcPr>
            <w:tcW w:w="4876" w:type="dxa"/>
            <w:noWrap/>
            <w:hideMark/>
          </w:tcPr>
          <w:p w:rsidR="00345C4B" w:rsidRPr="00D732F9" w:rsidRDefault="00345C4B" w:rsidP="00066C57">
            <w:pPr>
              <w:rPr>
                <w:rFonts w:cs="Arial"/>
              </w:rPr>
            </w:pPr>
            <w:r w:rsidRPr="00D732F9">
              <w:rPr>
                <w:rFonts w:cs="Arial"/>
              </w:rPr>
              <w:t>F408FD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437</w:t>
            </w:r>
          </w:p>
        </w:tc>
        <w:tc>
          <w:tcPr>
            <w:tcW w:w="3280" w:type="dxa"/>
            <w:noWrap/>
            <w:hideMark/>
          </w:tcPr>
          <w:p w:rsidR="00345C4B" w:rsidRPr="00D732F9" w:rsidRDefault="00345C4B" w:rsidP="00066C57">
            <w:pPr>
              <w:rPr>
                <w:rFonts w:cs="Arial"/>
              </w:rPr>
            </w:pPr>
            <w:r w:rsidRPr="00D732F9">
              <w:rPr>
                <w:rFonts w:cs="Arial"/>
              </w:rPr>
              <w:t>F17171</w:t>
            </w:r>
          </w:p>
        </w:tc>
        <w:tc>
          <w:tcPr>
            <w:tcW w:w="4876" w:type="dxa"/>
            <w:noWrap/>
            <w:hideMark/>
          </w:tcPr>
          <w:p w:rsidR="00345C4B" w:rsidRPr="00D732F9" w:rsidRDefault="00345C4B" w:rsidP="00066C57">
            <w:pPr>
              <w:rPr>
                <w:rFonts w:cs="Arial"/>
              </w:rPr>
            </w:pPr>
            <w:r w:rsidRPr="00D732F9">
              <w:rPr>
                <w:rFonts w:cs="Arial"/>
              </w:rPr>
              <w:t>F408FE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438</w:t>
            </w:r>
          </w:p>
        </w:tc>
        <w:tc>
          <w:tcPr>
            <w:tcW w:w="3280" w:type="dxa"/>
            <w:noWrap/>
            <w:hideMark/>
          </w:tcPr>
          <w:p w:rsidR="00345C4B" w:rsidRPr="00D732F9" w:rsidRDefault="00345C4B" w:rsidP="00066C57">
            <w:pPr>
              <w:rPr>
                <w:rFonts w:cs="Arial"/>
              </w:rPr>
            </w:pPr>
            <w:r w:rsidRPr="00D732F9">
              <w:rPr>
                <w:rFonts w:cs="Arial"/>
              </w:rPr>
              <w:t>F27272</w:t>
            </w:r>
          </w:p>
        </w:tc>
        <w:tc>
          <w:tcPr>
            <w:tcW w:w="4876" w:type="dxa"/>
            <w:noWrap/>
            <w:hideMark/>
          </w:tcPr>
          <w:p w:rsidR="00345C4B" w:rsidRPr="00D732F9" w:rsidRDefault="00345C4B" w:rsidP="00066C57">
            <w:pPr>
              <w:rPr>
                <w:rFonts w:cs="Arial"/>
              </w:rPr>
            </w:pPr>
            <w:r w:rsidRPr="00D732F9">
              <w:rPr>
                <w:rFonts w:cs="Arial"/>
              </w:rPr>
              <w:t>F408FF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439</w:t>
            </w:r>
          </w:p>
        </w:tc>
        <w:tc>
          <w:tcPr>
            <w:tcW w:w="3280" w:type="dxa"/>
            <w:noWrap/>
            <w:hideMark/>
          </w:tcPr>
          <w:p w:rsidR="00345C4B" w:rsidRPr="00D732F9" w:rsidRDefault="00345C4B" w:rsidP="00066C57">
            <w:pPr>
              <w:rPr>
                <w:rFonts w:cs="Arial"/>
              </w:rPr>
            </w:pPr>
            <w:r w:rsidRPr="00D732F9">
              <w:rPr>
                <w:rFonts w:cs="Arial"/>
              </w:rPr>
              <w:t>F37372</w:t>
            </w:r>
          </w:p>
        </w:tc>
        <w:tc>
          <w:tcPr>
            <w:tcW w:w="4876" w:type="dxa"/>
            <w:noWrap/>
            <w:hideMark/>
          </w:tcPr>
          <w:p w:rsidR="00345C4B" w:rsidRPr="00D732F9" w:rsidRDefault="00345C4B" w:rsidP="00066C57">
            <w:pPr>
              <w:rPr>
                <w:rFonts w:cs="Arial"/>
              </w:rPr>
            </w:pPr>
            <w:r w:rsidRPr="00D732F9">
              <w:rPr>
                <w:rFonts w:cs="Arial"/>
              </w:rPr>
              <w:t>F40900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440</w:t>
            </w:r>
          </w:p>
        </w:tc>
        <w:tc>
          <w:tcPr>
            <w:tcW w:w="3280" w:type="dxa"/>
            <w:noWrap/>
            <w:hideMark/>
          </w:tcPr>
          <w:p w:rsidR="00345C4B" w:rsidRPr="00D732F9" w:rsidRDefault="00345C4B" w:rsidP="00066C57">
            <w:pPr>
              <w:rPr>
                <w:rFonts w:cs="Arial"/>
              </w:rPr>
            </w:pPr>
            <w:r w:rsidRPr="00D732F9">
              <w:rPr>
                <w:rFonts w:cs="Arial"/>
              </w:rPr>
              <w:t>F17272</w:t>
            </w:r>
          </w:p>
        </w:tc>
        <w:tc>
          <w:tcPr>
            <w:tcW w:w="4876" w:type="dxa"/>
            <w:noWrap/>
            <w:hideMark/>
          </w:tcPr>
          <w:p w:rsidR="00345C4B" w:rsidRPr="00D732F9" w:rsidRDefault="00345C4B" w:rsidP="00066C57">
            <w:pPr>
              <w:rPr>
                <w:rFonts w:cs="Arial"/>
              </w:rPr>
            </w:pPr>
            <w:r w:rsidRPr="00D732F9">
              <w:rPr>
                <w:rFonts w:cs="Arial"/>
              </w:rPr>
              <w:t>F40901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441</w:t>
            </w:r>
          </w:p>
        </w:tc>
        <w:tc>
          <w:tcPr>
            <w:tcW w:w="3280" w:type="dxa"/>
            <w:noWrap/>
            <w:hideMark/>
          </w:tcPr>
          <w:p w:rsidR="00345C4B" w:rsidRPr="00D732F9" w:rsidRDefault="00345C4B" w:rsidP="00066C57">
            <w:pPr>
              <w:rPr>
                <w:rFonts w:cs="Arial"/>
              </w:rPr>
            </w:pPr>
            <w:r w:rsidRPr="00D732F9">
              <w:rPr>
                <w:rFonts w:cs="Arial"/>
              </w:rPr>
              <w:t>F27171</w:t>
            </w:r>
          </w:p>
        </w:tc>
        <w:tc>
          <w:tcPr>
            <w:tcW w:w="4876" w:type="dxa"/>
            <w:noWrap/>
            <w:hideMark/>
          </w:tcPr>
          <w:p w:rsidR="00345C4B" w:rsidRPr="00D732F9" w:rsidRDefault="00345C4B" w:rsidP="00066C57">
            <w:pPr>
              <w:rPr>
                <w:rFonts w:cs="Arial"/>
              </w:rPr>
            </w:pPr>
            <w:r w:rsidRPr="00D732F9">
              <w:rPr>
                <w:rFonts w:cs="Arial"/>
              </w:rPr>
              <w:t>F40902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442</w:t>
            </w:r>
          </w:p>
        </w:tc>
        <w:tc>
          <w:tcPr>
            <w:tcW w:w="3280" w:type="dxa"/>
            <w:noWrap/>
            <w:hideMark/>
          </w:tcPr>
          <w:p w:rsidR="00345C4B" w:rsidRPr="00D732F9" w:rsidRDefault="00345C4B" w:rsidP="00066C57">
            <w:pPr>
              <w:rPr>
                <w:rFonts w:cs="Arial"/>
              </w:rPr>
            </w:pPr>
            <w:r w:rsidRPr="00D732F9">
              <w:rPr>
                <w:rFonts w:cs="Arial"/>
              </w:rPr>
              <w:t>F67674</w:t>
            </w:r>
          </w:p>
        </w:tc>
        <w:tc>
          <w:tcPr>
            <w:tcW w:w="4876" w:type="dxa"/>
            <w:noWrap/>
            <w:hideMark/>
          </w:tcPr>
          <w:p w:rsidR="00345C4B" w:rsidRPr="00D732F9" w:rsidRDefault="00345C4B" w:rsidP="00066C57">
            <w:pPr>
              <w:rPr>
                <w:rFonts w:cs="Arial"/>
              </w:rPr>
            </w:pPr>
            <w:r w:rsidRPr="00D732F9">
              <w:rPr>
                <w:rFonts w:cs="Arial"/>
              </w:rPr>
              <w:t>F40903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443</w:t>
            </w:r>
          </w:p>
        </w:tc>
        <w:tc>
          <w:tcPr>
            <w:tcW w:w="3280" w:type="dxa"/>
            <w:noWrap/>
            <w:hideMark/>
          </w:tcPr>
          <w:p w:rsidR="00345C4B" w:rsidRPr="00D732F9" w:rsidRDefault="00345C4B" w:rsidP="00066C57">
            <w:pPr>
              <w:rPr>
                <w:rFonts w:cs="Arial"/>
              </w:rPr>
            </w:pPr>
            <w:r w:rsidRPr="00D732F9">
              <w:rPr>
                <w:rFonts w:cs="Arial"/>
              </w:rPr>
              <w:t>F47575</w:t>
            </w:r>
          </w:p>
        </w:tc>
        <w:tc>
          <w:tcPr>
            <w:tcW w:w="4876" w:type="dxa"/>
            <w:noWrap/>
            <w:hideMark/>
          </w:tcPr>
          <w:p w:rsidR="00345C4B" w:rsidRPr="00D732F9" w:rsidRDefault="00345C4B" w:rsidP="00066C57">
            <w:pPr>
              <w:rPr>
                <w:rFonts w:cs="Arial"/>
              </w:rPr>
            </w:pPr>
            <w:r w:rsidRPr="00D732F9">
              <w:rPr>
                <w:rFonts w:cs="Arial"/>
              </w:rPr>
              <w:t>F40904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444</w:t>
            </w:r>
          </w:p>
        </w:tc>
        <w:tc>
          <w:tcPr>
            <w:tcW w:w="3280" w:type="dxa"/>
            <w:noWrap/>
            <w:hideMark/>
          </w:tcPr>
          <w:p w:rsidR="00345C4B" w:rsidRPr="00D732F9" w:rsidRDefault="00345C4B" w:rsidP="00066C57">
            <w:pPr>
              <w:rPr>
                <w:rFonts w:cs="Arial"/>
              </w:rPr>
            </w:pPr>
            <w:r w:rsidRPr="00D732F9">
              <w:rPr>
                <w:rFonts w:cs="Arial"/>
              </w:rPr>
              <w:t>F67574</w:t>
            </w:r>
          </w:p>
        </w:tc>
        <w:tc>
          <w:tcPr>
            <w:tcW w:w="4876" w:type="dxa"/>
            <w:noWrap/>
            <w:hideMark/>
          </w:tcPr>
          <w:p w:rsidR="00345C4B" w:rsidRPr="00D732F9" w:rsidRDefault="00345C4B" w:rsidP="00066C57">
            <w:pPr>
              <w:rPr>
                <w:rFonts w:cs="Arial"/>
              </w:rPr>
            </w:pPr>
            <w:r w:rsidRPr="00D732F9">
              <w:rPr>
                <w:rFonts w:cs="Arial"/>
              </w:rPr>
              <w:t>F40905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445</w:t>
            </w:r>
          </w:p>
        </w:tc>
        <w:tc>
          <w:tcPr>
            <w:tcW w:w="3280" w:type="dxa"/>
            <w:noWrap/>
            <w:hideMark/>
          </w:tcPr>
          <w:p w:rsidR="00345C4B" w:rsidRPr="00D732F9" w:rsidRDefault="00345C4B" w:rsidP="00066C57">
            <w:pPr>
              <w:rPr>
                <w:rFonts w:cs="Arial"/>
              </w:rPr>
            </w:pPr>
            <w:r w:rsidRPr="00D732F9">
              <w:rPr>
                <w:rFonts w:cs="Arial"/>
              </w:rPr>
              <w:t>F87777</w:t>
            </w:r>
          </w:p>
        </w:tc>
        <w:tc>
          <w:tcPr>
            <w:tcW w:w="4876" w:type="dxa"/>
            <w:noWrap/>
            <w:hideMark/>
          </w:tcPr>
          <w:p w:rsidR="00345C4B" w:rsidRPr="00D732F9" w:rsidRDefault="00345C4B" w:rsidP="00066C57">
            <w:pPr>
              <w:rPr>
                <w:rFonts w:cs="Arial"/>
              </w:rPr>
            </w:pPr>
            <w:r w:rsidRPr="00D732F9">
              <w:rPr>
                <w:rFonts w:cs="Arial"/>
              </w:rPr>
              <w:t>F40906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446</w:t>
            </w:r>
          </w:p>
        </w:tc>
        <w:tc>
          <w:tcPr>
            <w:tcW w:w="3280" w:type="dxa"/>
            <w:noWrap/>
            <w:hideMark/>
          </w:tcPr>
          <w:p w:rsidR="00345C4B" w:rsidRPr="00D732F9" w:rsidRDefault="00345C4B" w:rsidP="00066C57">
            <w:pPr>
              <w:rPr>
                <w:rFonts w:cs="Arial"/>
              </w:rPr>
            </w:pPr>
            <w:r w:rsidRPr="00D732F9">
              <w:rPr>
                <w:rFonts w:cs="Arial"/>
              </w:rPr>
              <w:t>F87878</w:t>
            </w:r>
          </w:p>
        </w:tc>
        <w:tc>
          <w:tcPr>
            <w:tcW w:w="4876" w:type="dxa"/>
            <w:noWrap/>
            <w:hideMark/>
          </w:tcPr>
          <w:p w:rsidR="00345C4B" w:rsidRPr="00D732F9" w:rsidRDefault="00345C4B" w:rsidP="00066C57">
            <w:pPr>
              <w:rPr>
                <w:rFonts w:cs="Arial"/>
              </w:rPr>
            </w:pPr>
            <w:r w:rsidRPr="00D732F9">
              <w:rPr>
                <w:rFonts w:cs="Arial"/>
              </w:rPr>
              <w:t>F40907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447</w:t>
            </w:r>
          </w:p>
        </w:tc>
        <w:tc>
          <w:tcPr>
            <w:tcW w:w="3280" w:type="dxa"/>
            <w:noWrap/>
            <w:hideMark/>
          </w:tcPr>
          <w:p w:rsidR="00345C4B" w:rsidRPr="00D732F9" w:rsidRDefault="00345C4B" w:rsidP="00066C57">
            <w:pPr>
              <w:rPr>
                <w:rFonts w:cs="Arial"/>
              </w:rPr>
            </w:pPr>
            <w:r w:rsidRPr="00D732F9">
              <w:rPr>
                <w:rFonts w:cs="Arial"/>
              </w:rPr>
              <w:t>F77778</w:t>
            </w:r>
          </w:p>
        </w:tc>
        <w:tc>
          <w:tcPr>
            <w:tcW w:w="4876" w:type="dxa"/>
            <w:noWrap/>
            <w:hideMark/>
          </w:tcPr>
          <w:p w:rsidR="00345C4B" w:rsidRPr="00D732F9" w:rsidRDefault="00345C4B" w:rsidP="00066C57">
            <w:pPr>
              <w:rPr>
                <w:rFonts w:cs="Arial"/>
              </w:rPr>
            </w:pPr>
            <w:r w:rsidRPr="00D732F9">
              <w:rPr>
                <w:rFonts w:cs="Arial"/>
              </w:rPr>
              <w:t>F40908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448</w:t>
            </w:r>
          </w:p>
        </w:tc>
        <w:tc>
          <w:tcPr>
            <w:tcW w:w="3280" w:type="dxa"/>
            <w:noWrap/>
            <w:hideMark/>
          </w:tcPr>
          <w:p w:rsidR="00345C4B" w:rsidRPr="00D732F9" w:rsidRDefault="00345C4B" w:rsidP="00066C57">
            <w:pPr>
              <w:rPr>
                <w:rFonts w:cs="Arial"/>
              </w:rPr>
            </w:pPr>
            <w:r w:rsidRPr="00D732F9">
              <w:rPr>
                <w:rFonts w:cs="Arial"/>
              </w:rPr>
              <w:t>F97877</w:t>
            </w:r>
          </w:p>
        </w:tc>
        <w:tc>
          <w:tcPr>
            <w:tcW w:w="4876" w:type="dxa"/>
            <w:noWrap/>
            <w:hideMark/>
          </w:tcPr>
          <w:p w:rsidR="00345C4B" w:rsidRPr="00D732F9" w:rsidRDefault="00345C4B" w:rsidP="00066C57">
            <w:pPr>
              <w:rPr>
                <w:rFonts w:cs="Arial"/>
              </w:rPr>
            </w:pPr>
            <w:r w:rsidRPr="00D732F9">
              <w:rPr>
                <w:rFonts w:cs="Arial"/>
              </w:rPr>
              <w:t>F40909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449</w:t>
            </w:r>
          </w:p>
        </w:tc>
        <w:tc>
          <w:tcPr>
            <w:tcW w:w="3280" w:type="dxa"/>
            <w:noWrap/>
            <w:hideMark/>
          </w:tcPr>
          <w:p w:rsidR="00345C4B" w:rsidRPr="00D732F9" w:rsidRDefault="00345C4B" w:rsidP="00066C57">
            <w:pPr>
              <w:rPr>
                <w:rFonts w:cs="Arial"/>
              </w:rPr>
            </w:pPr>
            <w:r w:rsidRPr="00D732F9">
              <w:rPr>
                <w:rFonts w:cs="Arial"/>
              </w:rPr>
              <w:t>F97979</w:t>
            </w:r>
          </w:p>
        </w:tc>
        <w:tc>
          <w:tcPr>
            <w:tcW w:w="4876" w:type="dxa"/>
            <w:noWrap/>
            <w:hideMark/>
          </w:tcPr>
          <w:p w:rsidR="00345C4B" w:rsidRPr="00D732F9" w:rsidRDefault="00345C4B" w:rsidP="00066C57">
            <w:pPr>
              <w:rPr>
                <w:rFonts w:cs="Arial"/>
              </w:rPr>
            </w:pPr>
            <w:r w:rsidRPr="00D732F9">
              <w:rPr>
                <w:rFonts w:cs="Arial"/>
              </w:rPr>
              <w:t>F4090A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450</w:t>
            </w:r>
          </w:p>
        </w:tc>
        <w:tc>
          <w:tcPr>
            <w:tcW w:w="3280" w:type="dxa"/>
            <w:noWrap/>
            <w:hideMark/>
          </w:tcPr>
          <w:p w:rsidR="00345C4B" w:rsidRPr="00D732F9" w:rsidRDefault="00345C4B" w:rsidP="00066C57">
            <w:pPr>
              <w:rPr>
                <w:rFonts w:cs="Arial"/>
              </w:rPr>
            </w:pPr>
            <w:r w:rsidRPr="00D732F9">
              <w:rPr>
                <w:rFonts w:cs="Arial"/>
              </w:rPr>
              <w:t>F97979</w:t>
            </w:r>
          </w:p>
        </w:tc>
        <w:tc>
          <w:tcPr>
            <w:tcW w:w="4876" w:type="dxa"/>
            <w:noWrap/>
            <w:hideMark/>
          </w:tcPr>
          <w:p w:rsidR="00345C4B" w:rsidRPr="00D732F9" w:rsidRDefault="00345C4B" w:rsidP="00066C57">
            <w:pPr>
              <w:rPr>
                <w:rFonts w:cs="Arial"/>
              </w:rPr>
            </w:pPr>
            <w:r w:rsidRPr="00D732F9">
              <w:rPr>
                <w:rFonts w:cs="Arial"/>
              </w:rPr>
              <w:t>F4090B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451</w:t>
            </w:r>
          </w:p>
        </w:tc>
        <w:tc>
          <w:tcPr>
            <w:tcW w:w="3280" w:type="dxa"/>
            <w:noWrap/>
            <w:hideMark/>
          </w:tcPr>
          <w:p w:rsidR="00345C4B" w:rsidRPr="00D732F9" w:rsidRDefault="00345C4B" w:rsidP="00066C57">
            <w:pPr>
              <w:rPr>
                <w:rFonts w:cs="Arial"/>
              </w:rPr>
            </w:pPr>
            <w:r w:rsidRPr="00D732F9">
              <w:rPr>
                <w:rFonts w:cs="Arial"/>
              </w:rPr>
              <w:t>F97979</w:t>
            </w:r>
          </w:p>
        </w:tc>
        <w:tc>
          <w:tcPr>
            <w:tcW w:w="4876" w:type="dxa"/>
            <w:noWrap/>
            <w:hideMark/>
          </w:tcPr>
          <w:p w:rsidR="00345C4B" w:rsidRPr="00D732F9" w:rsidRDefault="00345C4B" w:rsidP="00066C57">
            <w:pPr>
              <w:rPr>
                <w:rFonts w:cs="Arial"/>
              </w:rPr>
            </w:pPr>
            <w:r w:rsidRPr="00D732F9">
              <w:rPr>
                <w:rFonts w:cs="Arial"/>
              </w:rPr>
              <w:t>F4090C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452</w:t>
            </w:r>
          </w:p>
        </w:tc>
        <w:tc>
          <w:tcPr>
            <w:tcW w:w="3280" w:type="dxa"/>
            <w:noWrap/>
            <w:hideMark/>
          </w:tcPr>
          <w:p w:rsidR="00345C4B" w:rsidRPr="00D732F9" w:rsidRDefault="00345C4B" w:rsidP="00066C57">
            <w:pPr>
              <w:rPr>
                <w:rFonts w:cs="Arial"/>
              </w:rPr>
            </w:pPr>
            <w:r w:rsidRPr="00D732F9">
              <w:rPr>
                <w:rFonts w:cs="Arial"/>
              </w:rPr>
              <w:t>FB7B7A</w:t>
            </w:r>
          </w:p>
        </w:tc>
        <w:tc>
          <w:tcPr>
            <w:tcW w:w="4876" w:type="dxa"/>
            <w:noWrap/>
            <w:hideMark/>
          </w:tcPr>
          <w:p w:rsidR="00345C4B" w:rsidRPr="00D732F9" w:rsidRDefault="00345C4B" w:rsidP="00066C57">
            <w:pPr>
              <w:rPr>
                <w:rFonts w:cs="Arial"/>
              </w:rPr>
            </w:pPr>
            <w:r w:rsidRPr="00D732F9">
              <w:rPr>
                <w:rFonts w:cs="Arial"/>
              </w:rPr>
              <w:t>F4090D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453</w:t>
            </w:r>
          </w:p>
        </w:tc>
        <w:tc>
          <w:tcPr>
            <w:tcW w:w="3280" w:type="dxa"/>
            <w:noWrap/>
            <w:hideMark/>
          </w:tcPr>
          <w:p w:rsidR="00345C4B" w:rsidRPr="00D732F9" w:rsidRDefault="00345C4B" w:rsidP="00066C57">
            <w:pPr>
              <w:rPr>
                <w:rFonts w:cs="Arial"/>
              </w:rPr>
            </w:pPr>
            <w:r w:rsidRPr="00D732F9">
              <w:rPr>
                <w:rFonts w:cs="Arial"/>
              </w:rPr>
              <w:t>FB7B7B</w:t>
            </w:r>
          </w:p>
        </w:tc>
        <w:tc>
          <w:tcPr>
            <w:tcW w:w="4876" w:type="dxa"/>
            <w:noWrap/>
            <w:hideMark/>
          </w:tcPr>
          <w:p w:rsidR="00345C4B" w:rsidRPr="00D732F9" w:rsidRDefault="00345C4B" w:rsidP="00066C57">
            <w:pPr>
              <w:rPr>
                <w:rFonts w:cs="Arial"/>
              </w:rPr>
            </w:pPr>
            <w:r w:rsidRPr="00D732F9">
              <w:rPr>
                <w:rFonts w:cs="Arial"/>
              </w:rPr>
              <w:t>F4090E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454</w:t>
            </w:r>
          </w:p>
        </w:tc>
        <w:tc>
          <w:tcPr>
            <w:tcW w:w="3280" w:type="dxa"/>
            <w:noWrap/>
            <w:hideMark/>
          </w:tcPr>
          <w:p w:rsidR="00345C4B" w:rsidRPr="00D732F9" w:rsidRDefault="00345C4B" w:rsidP="00066C57">
            <w:pPr>
              <w:rPr>
                <w:rFonts w:cs="Arial"/>
              </w:rPr>
            </w:pPr>
            <w:r w:rsidRPr="00D732F9">
              <w:rPr>
                <w:rFonts w:cs="Arial"/>
              </w:rPr>
              <w:t>FB7B7B</w:t>
            </w:r>
          </w:p>
        </w:tc>
        <w:tc>
          <w:tcPr>
            <w:tcW w:w="4876" w:type="dxa"/>
            <w:noWrap/>
            <w:hideMark/>
          </w:tcPr>
          <w:p w:rsidR="00345C4B" w:rsidRPr="00D732F9" w:rsidRDefault="00345C4B" w:rsidP="00066C57">
            <w:pPr>
              <w:rPr>
                <w:rFonts w:cs="Arial"/>
              </w:rPr>
            </w:pPr>
            <w:r w:rsidRPr="00D732F9">
              <w:rPr>
                <w:rFonts w:cs="Arial"/>
              </w:rPr>
              <w:t>F4090F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455</w:t>
            </w:r>
          </w:p>
        </w:tc>
        <w:tc>
          <w:tcPr>
            <w:tcW w:w="3280" w:type="dxa"/>
            <w:noWrap/>
            <w:hideMark/>
          </w:tcPr>
          <w:p w:rsidR="00345C4B" w:rsidRPr="00D732F9" w:rsidRDefault="00345C4B" w:rsidP="00066C57">
            <w:pPr>
              <w:rPr>
                <w:rFonts w:cs="Arial"/>
              </w:rPr>
            </w:pPr>
            <w:r w:rsidRPr="00D732F9">
              <w:rPr>
                <w:rFonts w:cs="Arial"/>
              </w:rPr>
              <w:t>FC7B7B</w:t>
            </w:r>
          </w:p>
        </w:tc>
        <w:tc>
          <w:tcPr>
            <w:tcW w:w="4876" w:type="dxa"/>
            <w:noWrap/>
            <w:hideMark/>
          </w:tcPr>
          <w:p w:rsidR="00345C4B" w:rsidRPr="00D732F9" w:rsidRDefault="00345C4B" w:rsidP="00066C57">
            <w:pPr>
              <w:rPr>
                <w:rFonts w:cs="Arial"/>
              </w:rPr>
            </w:pPr>
            <w:r w:rsidRPr="00D732F9">
              <w:rPr>
                <w:rFonts w:cs="Arial"/>
              </w:rPr>
              <w:t>F40910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456</w:t>
            </w:r>
          </w:p>
        </w:tc>
        <w:tc>
          <w:tcPr>
            <w:tcW w:w="3280" w:type="dxa"/>
            <w:noWrap/>
            <w:hideMark/>
          </w:tcPr>
          <w:p w:rsidR="00345C4B" w:rsidRPr="00D732F9" w:rsidRDefault="00345C4B" w:rsidP="00066C57">
            <w:pPr>
              <w:rPr>
                <w:rFonts w:cs="Arial"/>
              </w:rPr>
            </w:pPr>
            <w:r w:rsidRPr="00D732F9">
              <w:rPr>
                <w:rFonts w:cs="Arial"/>
              </w:rPr>
              <w:t>FD7D7C</w:t>
            </w:r>
          </w:p>
        </w:tc>
        <w:tc>
          <w:tcPr>
            <w:tcW w:w="4876" w:type="dxa"/>
            <w:noWrap/>
            <w:hideMark/>
          </w:tcPr>
          <w:p w:rsidR="00345C4B" w:rsidRPr="00D732F9" w:rsidRDefault="00345C4B" w:rsidP="00066C57">
            <w:pPr>
              <w:rPr>
                <w:rFonts w:cs="Arial"/>
              </w:rPr>
            </w:pPr>
            <w:r w:rsidRPr="00D732F9">
              <w:rPr>
                <w:rFonts w:cs="Arial"/>
              </w:rPr>
              <w:t>F40911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457</w:t>
            </w:r>
          </w:p>
        </w:tc>
        <w:tc>
          <w:tcPr>
            <w:tcW w:w="3280" w:type="dxa"/>
            <w:noWrap/>
            <w:hideMark/>
          </w:tcPr>
          <w:p w:rsidR="00345C4B" w:rsidRPr="00D732F9" w:rsidRDefault="00345C4B" w:rsidP="00066C57">
            <w:pPr>
              <w:rPr>
                <w:rFonts w:cs="Arial"/>
              </w:rPr>
            </w:pPr>
            <w:r w:rsidRPr="00D732F9">
              <w:rPr>
                <w:rFonts w:cs="Arial"/>
              </w:rPr>
              <w:t>FE7E7E</w:t>
            </w:r>
          </w:p>
        </w:tc>
        <w:tc>
          <w:tcPr>
            <w:tcW w:w="4876" w:type="dxa"/>
            <w:noWrap/>
            <w:hideMark/>
          </w:tcPr>
          <w:p w:rsidR="00345C4B" w:rsidRPr="00D732F9" w:rsidRDefault="00345C4B" w:rsidP="00066C57">
            <w:pPr>
              <w:rPr>
                <w:rFonts w:cs="Arial"/>
              </w:rPr>
            </w:pPr>
            <w:r w:rsidRPr="00D732F9">
              <w:rPr>
                <w:rFonts w:cs="Arial"/>
              </w:rPr>
              <w:t>F40912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458</w:t>
            </w:r>
          </w:p>
        </w:tc>
        <w:tc>
          <w:tcPr>
            <w:tcW w:w="3280" w:type="dxa"/>
            <w:noWrap/>
            <w:hideMark/>
          </w:tcPr>
          <w:p w:rsidR="00345C4B" w:rsidRPr="00D732F9" w:rsidRDefault="00345C4B" w:rsidP="00066C57">
            <w:pPr>
              <w:rPr>
                <w:rFonts w:cs="Arial"/>
              </w:rPr>
            </w:pPr>
            <w:r w:rsidRPr="00D732F9">
              <w:rPr>
                <w:rFonts w:cs="Arial"/>
              </w:rPr>
              <w:t>FF7F7E</w:t>
            </w:r>
          </w:p>
        </w:tc>
        <w:tc>
          <w:tcPr>
            <w:tcW w:w="4876" w:type="dxa"/>
            <w:noWrap/>
            <w:hideMark/>
          </w:tcPr>
          <w:p w:rsidR="00345C4B" w:rsidRPr="00D732F9" w:rsidRDefault="00345C4B" w:rsidP="00066C57">
            <w:pPr>
              <w:rPr>
                <w:rFonts w:cs="Arial"/>
              </w:rPr>
            </w:pPr>
            <w:r w:rsidRPr="00D732F9">
              <w:rPr>
                <w:rFonts w:cs="Arial"/>
              </w:rPr>
              <w:t>F40913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459</w:t>
            </w:r>
          </w:p>
        </w:tc>
        <w:tc>
          <w:tcPr>
            <w:tcW w:w="3280" w:type="dxa"/>
            <w:noWrap/>
            <w:hideMark/>
          </w:tcPr>
          <w:p w:rsidR="00345C4B" w:rsidRPr="00D732F9" w:rsidRDefault="00345C4B" w:rsidP="00066C57">
            <w:pPr>
              <w:rPr>
                <w:rFonts w:cs="Arial"/>
              </w:rPr>
            </w:pPr>
            <w:r w:rsidRPr="00D732F9">
              <w:rPr>
                <w:rFonts w:cs="Arial"/>
              </w:rPr>
              <w:t>008080</w:t>
            </w:r>
          </w:p>
        </w:tc>
        <w:tc>
          <w:tcPr>
            <w:tcW w:w="4876" w:type="dxa"/>
            <w:noWrap/>
            <w:hideMark/>
          </w:tcPr>
          <w:p w:rsidR="00345C4B" w:rsidRPr="00D732F9" w:rsidRDefault="00345C4B" w:rsidP="00066C57">
            <w:pPr>
              <w:rPr>
                <w:rFonts w:cs="Arial"/>
              </w:rPr>
            </w:pPr>
            <w:r w:rsidRPr="00D732F9">
              <w:rPr>
                <w:rFonts w:cs="Arial"/>
              </w:rPr>
              <w:t>F40914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460</w:t>
            </w:r>
          </w:p>
        </w:tc>
        <w:tc>
          <w:tcPr>
            <w:tcW w:w="3280" w:type="dxa"/>
            <w:noWrap/>
            <w:hideMark/>
          </w:tcPr>
          <w:p w:rsidR="00345C4B" w:rsidRPr="00D732F9" w:rsidRDefault="00345C4B" w:rsidP="00066C57">
            <w:pPr>
              <w:rPr>
                <w:rFonts w:cs="Arial"/>
              </w:rPr>
            </w:pPr>
            <w:r w:rsidRPr="00D732F9">
              <w:rPr>
                <w:rFonts w:cs="Arial"/>
              </w:rPr>
              <w:t>008080</w:t>
            </w:r>
          </w:p>
        </w:tc>
        <w:tc>
          <w:tcPr>
            <w:tcW w:w="4876" w:type="dxa"/>
            <w:noWrap/>
            <w:hideMark/>
          </w:tcPr>
          <w:p w:rsidR="00345C4B" w:rsidRPr="00D732F9" w:rsidRDefault="00345C4B" w:rsidP="00066C57">
            <w:pPr>
              <w:rPr>
                <w:rFonts w:cs="Arial"/>
              </w:rPr>
            </w:pPr>
            <w:r w:rsidRPr="00D732F9">
              <w:rPr>
                <w:rFonts w:cs="Arial"/>
              </w:rPr>
              <w:t>F40915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461</w:t>
            </w:r>
          </w:p>
        </w:tc>
        <w:tc>
          <w:tcPr>
            <w:tcW w:w="3280" w:type="dxa"/>
            <w:noWrap/>
            <w:hideMark/>
          </w:tcPr>
          <w:p w:rsidR="00345C4B" w:rsidRPr="00D732F9" w:rsidRDefault="00345C4B" w:rsidP="00066C57">
            <w:pPr>
              <w:rPr>
                <w:rFonts w:cs="Arial"/>
              </w:rPr>
            </w:pPr>
            <w:r w:rsidRPr="00D732F9">
              <w:rPr>
                <w:rFonts w:cs="Arial"/>
              </w:rPr>
              <w:t>018181</w:t>
            </w:r>
          </w:p>
        </w:tc>
        <w:tc>
          <w:tcPr>
            <w:tcW w:w="4876" w:type="dxa"/>
            <w:noWrap/>
            <w:hideMark/>
          </w:tcPr>
          <w:p w:rsidR="00345C4B" w:rsidRPr="00D732F9" w:rsidRDefault="00345C4B" w:rsidP="00066C57">
            <w:pPr>
              <w:rPr>
                <w:rFonts w:cs="Arial"/>
              </w:rPr>
            </w:pPr>
            <w:r w:rsidRPr="00D732F9">
              <w:rPr>
                <w:rFonts w:cs="Arial"/>
              </w:rPr>
              <w:t>F40916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462</w:t>
            </w:r>
          </w:p>
        </w:tc>
        <w:tc>
          <w:tcPr>
            <w:tcW w:w="3280" w:type="dxa"/>
            <w:noWrap/>
            <w:hideMark/>
          </w:tcPr>
          <w:p w:rsidR="00345C4B" w:rsidRPr="00D732F9" w:rsidRDefault="00345C4B" w:rsidP="00066C57">
            <w:pPr>
              <w:rPr>
                <w:rFonts w:cs="Arial"/>
              </w:rPr>
            </w:pPr>
            <w:r w:rsidRPr="00D732F9">
              <w:rPr>
                <w:rFonts w:cs="Arial"/>
              </w:rPr>
              <w:t>028181</w:t>
            </w:r>
          </w:p>
        </w:tc>
        <w:tc>
          <w:tcPr>
            <w:tcW w:w="4876" w:type="dxa"/>
            <w:noWrap/>
            <w:hideMark/>
          </w:tcPr>
          <w:p w:rsidR="00345C4B" w:rsidRPr="00D732F9" w:rsidRDefault="00345C4B" w:rsidP="00066C57">
            <w:pPr>
              <w:rPr>
                <w:rFonts w:cs="Arial"/>
              </w:rPr>
            </w:pPr>
            <w:r w:rsidRPr="00D732F9">
              <w:rPr>
                <w:rFonts w:cs="Arial"/>
              </w:rPr>
              <w:t>F40917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463</w:t>
            </w:r>
          </w:p>
        </w:tc>
        <w:tc>
          <w:tcPr>
            <w:tcW w:w="3280" w:type="dxa"/>
            <w:noWrap/>
            <w:hideMark/>
          </w:tcPr>
          <w:p w:rsidR="00345C4B" w:rsidRPr="00D732F9" w:rsidRDefault="00345C4B" w:rsidP="00066C57">
            <w:pPr>
              <w:rPr>
                <w:rFonts w:cs="Arial"/>
              </w:rPr>
            </w:pPr>
            <w:r w:rsidRPr="00D732F9">
              <w:rPr>
                <w:rFonts w:cs="Arial"/>
              </w:rPr>
              <w:t>038383</w:t>
            </w:r>
          </w:p>
        </w:tc>
        <w:tc>
          <w:tcPr>
            <w:tcW w:w="4876" w:type="dxa"/>
            <w:noWrap/>
            <w:hideMark/>
          </w:tcPr>
          <w:p w:rsidR="00345C4B" w:rsidRPr="00D732F9" w:rsidRDefault="00345C4B" w:rsidP="00066C57">
            <w:pPr>
              <w:rPr>
                <w:rFonts w:cs="Arial"/>
              </w:rPr>
            </w:pPr>
            <w:r w:rsidRPr="00D732F9">
              <w:rPr>
                <w:rFonts w:cs="Arial"/>
              </w:rPr>
              <w:t>F40918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464</w:t>
            </w:r>
          </w:p>
        </w:tc>
        <w:tc>
          <w:tcPr>
            <w:tcW w:w="3280" w:type="dxa"/>
            <w:noWrap/>
            <w:hideMark/>
          </w:tcPr>
          <w:p w:rsidR="00345C4B" w:rsidRPr="00D732F9" w:rsidRDefault="00345C4B" w:rsidP="00066C57">
            <w:pPr>
              <w:rPr>
                <w:rFonts w:cs="Arial"/>
              </w:rPr>
            </w:pPr>
            <w:r w:rsidRPr="00D732F9">
              <w:rPr>
                <w:rFonts w:cs="Arial"/>
              </w:rPr>
              <w:t>068584</w:t>
            </w:r>
          </w:p>
        </w:tc>
        <w:tc>
          <w:tcPr>
            <w:tcW w:w="4876" w:type="dxa"/>
            <w:noWrap/>
            <w:hideMark/>
          </w:tcPr>
          <w:p w:rsidR="00345C4B" w:rsidRPr="00D732F9" w:rsidRDefault="00345C4B" w:rsidP="00066C57">
            <w:pPr>
              <w:rPr>
                <w:rFonts w:cs="Arial"/>
              </w:rPr>
            </w:pPr>
            <w:r w:rsidRPr="00D732F9">
              <w:rPr>
                <w:rFonts w:cs="Arial"/>
              </w:rPr>
              <w:t>F40919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465</w:t>
            </w:r>
          </w:p>
        </w:tc>
        <w:tc>
          <w:tcPr>
            <w:tcW w:w="3280" w:type="dxa"/>
            <w:noWrap/>
            <w:hideMark/>
          </w:tcPr>
          <w:p w:rsidR="00345C4B" w:rsidRPr="00D732F9" w:rsidRDefault="00345C4B" w:rsidP="00066C57">
            <w:pPr>
              <w:rPr>
                <w:rFonts w:cs="Arial"/>
              </w:rPr>
            </w:pPr>
            <w:r w:rsidRPr="00D732F9">
              <w:rPr>
                <w:rFonts w:cs="Arial"/>
              </w:rPr>
              <w:t>078786</w:t>
            </w:r>
          </w:p>
        </w:tc>
        <w:tc>
          <w:tcPr>
            <w:tcW w:w="4876" w:type="dxa"/>
            <w:noWrap/>
            <w:hideMark/>
          </w:tcPr>
          <w:p w:rsidR="00345C4B" w:rsidRPr="00D732F9" w:rsidRDefault="00345C4B" w:rsidP="00066C57">
            <w:pPr>
              <w:rPr>
                <w:rFonts w:cs="Arial"/>
              </w:rPr>
            </w:pPr>
            <w:r w:rsidRPr="00D732F9">
              <w:rPr>
                <w:rFonts w:cs="Arial"/>
              </w:rPr>
              <w:t>F4091A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466</w:t>
            </w:r>
          </w:p>
        </w:tc>
        <w:tc>
          <w:tcPr>
            <w:tcW w:w="3280" w:type="dxa"/>
            <w:noWrap/>
            <w:hideMark/>
          </w:tcPr>
          <w:p w:rsidR="00345C4B" w:rsidRPr="00D732F9" w:rsidRDefault="00345C4B" w:rsidP="00066C57">
            <w:pPr>
              <w:rPr>
                <w:rFonts w:cs="Arial"/>
              </w:rPr>
            </w:pPr>
            <w:r w:rsidRPr="00D732F9">
              <w:rPr>
                <w:rFonts w:cs="Arial"/>
              </w:rPr>
              <w:t>088887</w:t>
            </w:r>
          </w:p>
        </w:tc>
        <w:tc>
          <w:tcPr>
            <w:tcW w:w="4876" w:type="dxa"/>
            <w:noWrap/>
            <w:hideMark/>
          </w:tcPr>
          <w:p w:rsidR="00345C4B" w:rsidRPr="00D732F9" w:rsidRDefault="00345C4B" w:rsidP="00066C57">
            <w:pPr>
              <w:rPr>
                <w:rFonts w:cs="Arial"/>
              </w:rPr>
            </w:pPr>
            <w:r w:rsidRPr="00D732F9">
              <w:rPr>
                <w:rFonts w:cs="Arial"/>
              </w:rPr>
              <w:t>F4091B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467</w:t>
            </w:r>
          </w:p>
        </w:tc>
        <w:tc>
          <w:tcPr>
            <w:tcW w:w="3280" w:type="dxa"/>
            <w:noWrap/>
            <w:hideMark/>
          </w:tcPr>
          <w:p w:rsidR="00345C4B" w:rsidRPr="00D732F9" w:rsidRDefault="00345C4B" w:rsidP="00066C57">
            <w:pPr>
              <w:rPr>
                <w:rFonts w:cs="Arial"/>
              </w:rPr>
            </w:pPr>
            <w:r w:rsidRPr="00D732F9">
              <w:rPr>
                <w:rFonts w:cs="Arial"/>
              </w:rPr>
              <w:t>0A8989</w:t>
            </w:r>
          </w:p>
        </w:tc>
        <w:tc>
          <w:tcPr>
            <w:tcW w:w="4876" w:type="dxa"/>
            <w:noWrap/>
            <w:hideMark/>
          </w:tcPr>
          <w:p w:rsidR="00345C4B" w:rsidRPr="00D732F9" w:rsidRDefault="00345C4B" w:rsidP="00066C57">
            <w:pPr>
              <w:rPr>
                <w:rFonts w:cs="Arial"/>
              </w:rPr>
            </w:pPr>
            <w:r w:rsidRPr="00D732F9">
              <w:rPr>
                <w:rFonts w:cs="Arial"/>
              </w:rPr>
              <w:t>F4091C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468</w:t>
            </w:r>
          </w:p>
        </w:tc>
        <w:tc>
          <w:tcPr>
            <w:tcW w:w="3280" w:type="dxa"/>
            <w:noWrap/>
            <w:hideMark/>
          </w:tcPr>
          <w:p w:rsidR="00345C4B" w:rsidRPr="00D732F9" w:rsidRDefault="00345C4B" w:rsidP="00066C57">
            <w:pPr>
              <w:rPr>
                <w:rFonts w:cs="Arial"/>
              </w:rPr>
            </w:pPr>
            <w:r w:rsidRPr="00D732F9">
              <w:rPr>
                <w:rFonts w:cs="Arial"/>
              </w:rPr>
              <w:t>0B8B8A</w:t>
            </w:r>
          </w:p>
        </w:tc>
        <w:tc>
          <w:tcPr>
            <w:tcW w:w="4876" w:type="dxa"/>
            <w:noWrap/>
            <w:hideMark/>
          </w:tcPr>
          <w:p w:rsidR="00345C4B" w:rsidRPr="00D732F9" w:rsidRDefault="00345C4B" w:rsidP="00066C57">
            <w:pPr>
              <w:rPr>
                <w:rFonts w:cs="Arial"/>
              </w:rPr>
            </w:pPr>
            <w:r w:rsidRPr="00D732F9">
              <w:rPr>
                <w:rFonts w:cs="Arial"/>
              </w:rPr>
              <w:t>F4091D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469</w:t>
            </w:r>
          </w:p>
        </w:tc>
        <w:tc>
          <w:tcPr>
            <w:tcW w:w="3280" w:type="dxa"/>
            <w:noWrap/>
            <w:hideMark/>
          </w:tcPr>
          <w:p w:rsidR="00345C4B" w:rsidRPr="00D732F9" w:rsidRDefault="00345C4B" w:rsidP="00066C57">
            <w:pPr>
              <w:rPr>
                <w:rFonts w:cs="Arial"/>
              </w:rPr>
            </w:pPr>
            <w:r w:rsidRPr="00D732F9">
              <w:rPr>
                <w:rFonts w:cs="Arial"/>
              </w:rPr>
              <w:t>0D8C8C</w:t>
            </w:r>
          </w:p>
        </w:tc>
        <w:tc>
          <w:tcPr>
            <w:tcW w:w="4876" w:type="dxa"/>
            <w:noWrap/>
            <w:hideMark/>
          </w:tcPr>
          <w:p w:rsidR="00345C4B" w:rsidRPr="00D732F9" w:rsidRDefault="00345C4B" w:rsidP="00066C57">
            <w:pPr>
              <w:rPr>
                <w:rFonts w:cs="Arial"/>
              </w:rPr>
            </w:pPr>
            <w:r w:rsidRPr="00D732F9">
              <w:rPr>
                <w:rFonts w:cs="Arial"/>
              </w:rPr>
              <w:t>F4091E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470</w:t>
            </w:r>
          </w:p>
        </w:tc>
        <w:tc>
          <w:tcPr>
            <w:tcW w:w="3280" w:type="dxa"/>
            <w:noWrap/>
            <w:hideMark/>
          </w:tcPr>
          <w:p w:rsidR="00345C4B" w:rsidRPr="00D732F9" w:rsidRDefault="00345C4B" w:rsidP="00066C57">
            <w:pPr>
              <w:rPr>
                <w:rFonts w:cs="Arial"/>
              </w:rPr>
            </w:pPr>
            <w:r w:rsidRPr="00D732F9">
              <w:rPr>
                <w:rFonts w:cs="Arial"/>
              </w:rPr>
              <w:t>0E8D8D</w:t>
            </w:r>
          </w:p>
        </w:tc>
        <w:tc>
          <w:tcPr>
            <w:tcW w:w="4876" w:type="dxa"/>
            <w:noWrap/>
            <w:hideMark/>
          </w:tcPr>
          <w:p w:rsidR="00345C4B" w:rsidRPr="00D732F9" w:rsidRDefault="00345C4B" w:rsidP="00066C57">
            <w:pPr>
              <w:rPr>
                <w:rFonts w:cs="Arial"/>
              </w:rPr>
            </w:pPr>
            <w:r w:rsidRPr="00D732F9">
              <w:rPr>
                <w:rFonts w:cs="Arial"/>
              </w:rPr>
              <w:t>F4091F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471</w:t>
            </w:r>
          </w:p>
        </w:tc>
        <w:tc>
          <w:tcPr>
            <w:tcW w:w="3280" w:type="dxa"/>
            <w:noWrap/>
            <w:hideMark/>
          </w:tcPr>
          <w:p w:rsidR="00345C4B" w:rsidRPr="00D732F9" w:rsidRDefault="00345C4B" w:rsidP="00066C57">
            <w:pPr>
              <w:rPr>
                <w:rFonts w:cs="Arial"/>
              </w:rPr>
            </w:pPr>
            <w:r w:rsidRPr="00D732F9">
              <w:rPr>
                <w:rFonts w:cs="Arial"/>
              </w:rPr>
              <w:t>108F8F</w:t>
            </w:r>
          </w:p>
        </w:tc>
        <w:tc>
          <w:tcPr>
            <w:tcW w:w="4876" w:type="dxa"/>
            <w:noWrap/>
            <w:hideMark/>
          </w:tcPr>
          <w:p w:rsidR="00345C4B" w:rsidRPr="00D732F9" w:rsidRDefault="00345C4B" w:rsidP="00066C57">
            <w:pPr>
              <w:rPr>
                <w:rFonts w:cs="Arial"/>
              </w:rPr>
            </w:pPr>
            <w:r w:rsidRPr="00D732F9">
              <w:rPr>
                <w:rFonts w:cs="Arial"/>
              </w:rPr>
              <w:t>F40920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472</w:t>
            </w:r>
          </w:p>
        </w:tc>
        <w:tc>
          <w:tcPr>
            <w:tcW w:w="3280" w:type="dxa"/>
            <w:noWrap/>
            <w:hideMark/>
          </w:tcPr>
          <w:p w:rsidR="00345C4B" w:rsidRPr="00D732F9" w:rsidRDefault="00345C4B" w:rsidP="00066C57">
            <w:pPr>
              <w:rPr>
                <w:rFonts w:cs="Arial"/>
              </w:rPr>
            </w:pPr>
            <w:r w:rsidRPr="00D732F9">
              <w:rPr>
                <w:rFonts w:cs="Arial"/>
              </w:rPr>
              <w:t>129291</w:t>
            </w:r>
          </w:p>
        </w:tc>
        <w:tc>
          <w:tcPr>
            <w:tcW w:w="4876" w:type="dxa"/>
            <w:noWrap/>
            <w:hideMark/>
          </w:tcPr>
          <w:p w:rsidR="00345C4B" w:rsidRPr="00D732F9" w:rsidRDefault="00345C4B" w:rsidP="00066C57">
            <w:pPr>
              <w:rPr>
                <w:rFonts w:cs="Arial"/>
              </w:rPr>
            </w:pPr>
            <w:r w:rsidRPr="00D732F9">
              <w:rPr>
                <w:rFonts w:cs="Arial"/>
              </w:rPr>
              <w:t>F40921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473</w:t>
            </w:r>
          </w:p>
        </w:tc>
        <w:tc>
          <w:tcPr>
            <w:tcW w:w="3280" w:type="dxa"/>
            <w:noWrap/>
            <w:hideMark/>
          </w:tcPr>
          <w:p w:rsidR="00345C4B" w:rsidRPr="00D732F9" w:rsidRDefault="00345C4B" w:rsidP="00066C57">
            <w:pPr>
              <w:rPr>
                <w:rFonts w:cs="Arial"/>
              </w:rPr>
            </w:pPr>
            <w:r w:rsidRPr="00D732F9">
              <w:rPr>
                <w:rFonts w:cs="Arial"/>
              </w:rPr>
              <w:t>139493</w:t>
            </w:r>
          </w:p>
        </w:tc>
        <w:tc>
          <w:tcPr>
            <w:tcW w:w="4876" w:type="dxa"/>
            <w:noWrap/>
            <w:hideMark/>
          </w:tcPr>
          <w:p w:rsidR="00345C4B" w:rsidRPr="00D732F9" w:rsidRDefault="00345C4B" w:rsidP="00066C57">
            <w:pPr>
              <w:rPr>
                <w:rFonts w:cs="Arial"/>
              </w:rPr>
            </w:pPr>
            <w:r w:rsidRPr="00D732F9">
              <w:rPr>
                <w:rFonts w:cs="Arial"/>
              </w:rPr>
              <w:t>F40922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474</w:t>
            </w:r>
          </w:p>
        </w:tc>
        <w:tc>
          <w:tcPr>
            <w:tcW w:w="3280" w:type="dxa"/>
            <w:noWrap/>
            <w:hideMark/>
          </w:tcPr>
          <w:p w:rsidR="00345C4B" w:rsidRPr="00D732F9" w:rsidRDefault="00345C4B" w:rsidP="00066C57">
            <w:pPr>
              <w:rPr>
                <w:rFonts w:cs="Arial"/>
              </w:rPr>
            </w:pPr>
            <w:r w:rsidRPr="00D732F9">
              <w:rPr>
                <w:rFonts w:cs="Arial"/>
              </w:rPr>
              <w:t>129293</w:t>
            </w:r>
          </w:p>
        </w:tc>
        <w:tc>
          <w:tcPr>
            <w:tcW w:w="4876" w:type="dxa"/>
            <w:noWrap/>
            <w:hideMark/>
          </w:tcPr>
          <w:p w:rsidR="00345C4B" w:rsidRPr="00D732F9" w:rsidRDefault="00345C4B" w:rsidP="00066C57">
            <w:pPr>
              <w:rPr>
                <w:rFonts w:cs="Arial"/>
              </w:rPr>
            </w:pPr>
            <w:r w:rsidRPr="00D732F9">
              <w:rPr>
                <w:rFonts w:cs="Arial"/>
              </w:rPr>
              <w:t>F40923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475</w:t>
            </w:r>
          </w:p>
        </w:tc>
        <w:tc>
          <w:tcPr>
            <w:tcW w:w="3280" w:type="dxa"/>
            <w:noWrap/>
            <w:hideMark/>
          </w:tcPr>
          <w:p w:rsidR="00345C4B" w:rsidRPr="00D732F9" w:rsidRDefault="00345C4B" w:rsidP="00066C57">
            <w:pPr>
              <w:rPr>
                <w:rFonts w:cs="Arial"/>
              </w:rPr>
            </w:pPr>
            <w:r w:rsidRPr="00D732F9">
              <w:rPr>
                <w:rFonts w:cs="Arial"/>
              </w:rPr>
              <w:t>139392</w:t>
            </w:r>
          </w:p>
        </w:tc>
        <w:tc>
          <w:tcPr>
            <w:tcW w:w="4876" w:type="dxa"/>
            <w:noWrap/>
            <w:hideMark/>
          </w:tcPr>
          <w:p w:rsidR="00345C4B" w:rsidRPr="00D732F9" w:rsidRDefault="00345C4B" w:rsidP="00066C57">
            <w:pPr>
              <w:rPr>
                <w:rFonts w:cs="Arial"/>
              </w:rPr>
            </w:pPr>
            <w:r w:rsidRPr="00D732F9">
              <w:rPr>
                <w:rFonts w:cs="Arial"/>
              </w:rPr>
              <w:t>F40924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476</w:t>
            </w:r>
          </w:p>
        </w:tc>
        <w:tc>
          <w:tcPr>
            <w:tcW w:w="3280" w:type="dxa"/>
            <w:noWrap/>
            <w:hideMark/>
          </w:tcPr>
          <w:p w:rsidR="00345C4B" w:rsidRPr="00D732F9" w:rsidRDefault="00345C4B" w:rsidP="00066C57">
            <w:pPr>
              <w:rPr>
                <w:rFonts w:cs="Arial"/>
              </w:rPr>
            </w:pPr>
            <w:r w:rsidRPr="00D732F9">
              <w:rPr>
                <w:rFonts w:cs="Arial"/>
              </w:rPr>
              <w:t>149493</w:t>
            </w:r>
          </w:p>
        </w:tc>
        <w:tc>
          <w:tcPr>
            <w:tcW w:w="4876" w:type="dxa"/>
            <w:noWrap/>
            <w:hideMark/>
          </w:tcPr>
          <w:p w:rsidR="00345C4B" w:rsidRPr="00D732F9" w:rsidRDefault="00345C4B" w:rsidP="00066C57">
            <w:pPr>
              <w:rPr>
                <w:rFonts w:cs="Arial"/>
              </w:rPr>
            </w:pPr>
            <w:r w:rsidRPr="00D732F9">
              <w:rPr>
                <w:rFonts w:cs="Arial"/>
              </w:rPr>
              <w:t>F40925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477</w:t>
            </w:r>
          </w:p>
        </w:tc>
        <w:tc>
          <w:tcPr>
            <w:tcW w:w="3280" w:type="dxa"/>
            <w:noWrap/>
            <w:hideMark/>
          </w:tcPr>
          <w:p w:rsidR="00345C4B" w:rsidRPr="00D732F9" w:rsidRDefault="00345C4B" w:rsidP="00066C57">
            <w:pPr>
              <w:rPr>
                <w:rFonts w:cs="Arial"/>
              </w:rPr>
            </w:pPr>
            <w:r w:rsidRPr="00D732F9">
              <w:rPr>
                <w:rFonts w:cs="Arial"/>
              </w:rPr>
              <w:t>139494</w:t>
            </w:r>
          </w:p>
        </w:tc>
        <w:tc>
          <w:tcPr>
            <w:tcW w:w="4876" w:type="dxa"/>
            <w:noWrap/>
            <w:hideMark/>
          </w:tcPr>
          <w:p w:rsidR="00345C4B" w:rsidRPr="00D732F9" w:rsidRDefault="00345C4B" w:rsidP="00066C57">
            <w:pPr>
              <w:rPr>
                <w:rFonts w:cs="Arial"/>
              </w:rPr>
            </w:pPr>
            <w:r w:rsidRPr="00D732F9">
              <w:rPr>
                <w:rFonts w:cs="Arial"/>
              </w:rPr>
              <w:t>F40926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478</w:t>
            </w:r>
          </w:p>
        </w:tc>
        <w:tc>
          <w:tcPr>
            <w:tcW w:w="3280" w:type="dxa"/>
            <w:noWrap/>
            <w:hideMark/>
          </w:tcPr>
          <w:p w:rsidR="00345C4B" w:rsidRPr="00D732F9" w:rsidRDefault="00345C4B" w:rsidP="00066C57">
            <w:pPr>
              <w:rPr>
                <w:rFonts w:cs="Arial"/>
              </w:rPr>
            </w:pPr>
            <w:r w:rsidRPr="00D732F9">
              <w:rPr>
                <w:rFonts w:cs="Arial"/>
              </w:rPr>
              <w:t>129293</w:t>
            </w:r>
          </w:p>
        </w:tc>
        <w:tc>
          <w:tcPr>
            <w:tcW w:w="4876" w:type="dxa"/>
            <w:noWrap/>
            <w:hideMark/>
          </w:tcPr>
          <w:p w:rsidR="00345C4B" w:rsidRPr="00D732F9" w:rsidRDefault="00345C4B" w:rsidP="00066C57">
            <w:pPr>
              <w:rPr>
                <w:rFonts w:cs="Arial"/>
              </w:rPr>
            </w:pPr>
            <w:r w:rsidRPr="00D732F9">
              <w:rPr>
                <w:rFonts w:cs="Arial"/>
              </w:rPr>
              <w:t>F40927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479</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F40928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480</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F40929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481</w:t>
            </w:r>
          </w:p>
        </w:tc>
        <w:tc>
          <w:tcPr>
            <w:tcW w:w="3280" w:type="dxa"/>
            <w:noWrap/>
            <w:hideMark/>
          </w:tcPr>
          <w:p w:rsidR="00345C4B" w:rsidRPr="00D732F9" w:rsidRDefault="00345C4B" w:rsidP="00066C57">
            <w:pPr>
              <w:rPr>
                <w:rFonts w:cs="Arial"/>
              </w:rPr>
            </w:pPr>
            <w:r w:rsidRPr="00D732F9">
              <w:rPr>
                <w:rFonts w:cs="Arial"/>
              </w:rPr>
              <w:t>139292</w:t>
            </w:r>
          </w:p>
        </w:tc>
        <w:tc>
          <w:tcPr>
            <w:tcW w:w="4876" w:type="dxa"/>
            <w:noWrap/>
            <w:hideMark/>
          </w:tcPr>
          <w:p w:rsidR="00345C4B" w:rsidRPr="00D732F9" w:rsidRDefault="00345C4B" w:rsidP="00066C57">
            <w:pPr>
              <w:rPr>
                <w:rFonts w:cs="Arial"/>
              </w:rPr>
            </w:pPr>
            <w:r w:rsidRPr="00D732F9">
              <w:rPr>
                <w:rFonts w:cs="Arial"/>
              </w:rPr>
              <w:t>F4092A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482</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F4092B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483</w:t>
            </w:r>
          </w:p>
        </w:tc>
        <w:tc>
          <w:tcPr>
            <w:tcW w:w="3280" w:type="dxa"/>
            <w:noWrap/>
            <w:hideMark/>
          </w:tcPr>
          <w:p w:rsidR="00345C4B" w:rsidRPr="00D732F9" w:rsidRDefault="00345C4B" w:rsidP="00066C57">
            <w:pPr>
              <w:rPr>
                <w:rFonts w:cs="Arial"/>
              </w:rPr>
            </w:pPr>
            <w:r w:rsidRPr="00D732F9">
              <w:rPr>
                <w:rFonts w:cs="Arial"/>
              </w:rPr>
              <w:t>149393</w:t>
            </w:r>
          </w:p>
        </w:tc>
        <w:tc>
          <w:tcPr>
            <w:tcW w:w="4876" w:type="dxa"/>
            <w:noWrap/>
            <w:hideMark/>
          </w:tcPr>
          <w:p w:rsidR="00345C4B" w:rsidRPr="00D732F9" w:rsidRDefault="00345C4B" w:rsidP="00066C57">
            <w:pPr>
              <w:rPr>
                <w:rFonts w:cs="Arial"/>
              </w:rPr>
            </w:pPr>
            <w:r w:rsidRPr="00D732F9">
              <w:rPr>
                <w:rFonts w:cs="Arial"/>
              </w:rPr>
              <w:t>F4092C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484</w:t>
            </w:r>
          </w:p>
        </w:tc>
        <w:tc>
          <w:tcPr>
            <w:tcW w:w="3280" w:type="dxa"/>
            <w:noWrap/>
            <w:hideMark/>
          </w:tcPr>
          <w:p w:rsidR="00345C4B" w:rsidRPr="00D732F9" w:rsidRDefault="00345C4B" w:rsidP="00066C57">
            <w:pPr>
              <w:rPr>
                <w:rFonts w:cs="Arial"/>
              </w:rPr>
            </w:pPr>
            <w:r w:rsidRPr="00D732F9">
              <w:rPr>
                <w:rFonts w:cs="Arial"/>
              </w:rPr>
              <w:t>159594</w:t>
            </w:r>
          </w:p>
        </w:tc>
        <w:tc>
          <w:tcPr>
            <w:tcW w:w="4876" w:type="dxa"/>
            <w:noWrap/>
            <w:hideMark/>
          </w:tcPr>
          <w:p w:rsidR="00345C4B" w:rsidRPr="00D732F9" w:rsidRDefault="00345C4B" w:rsidP="00066C57">
            <w:pPr>
              <w:rPr>
                <w:rFonts w:cs="Arial"/>
              </w:rPr>
            </w:pPr>
            <w:r w:rsidRPr="00D732F9">
              <w:rPr>
                <w:rFonts w:cs="Arial"/>
              </w:rPr>
              <w:t>F4092D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485</w:t>
            </w:r>
          </w:p>
        </w:tc>
        <w:tc>
          <w:tcPr>
            <w:tcW w:w="3280" w:type="dxa"/>
            <w:noWrap/>
            <w:hideMark/>
          </w:tcPr>
          <w:p w:rsidR="00345C4B" w:rsidRPr="00D732F9" w:rsidRDefault="00345C4B" w:rsidP="00066C57">
            <w:pPr>
              <w:rPr>
                <w:rFonts w:cs="Arial"/>
              </w:rPr>
            </w:pPr>
            <w:r w:rsidRPr="00D732F9">
              <w:rPr>
                <w:rFonts w:cs="Arial"/>
              </w:rPr>
              <w:t>149495</w:t>
            </w:r>
          </w:p>
        </w:tc>
        <w:tc>
          <w:tcPr>
            <w:tcW w:w="4876" w:type="dxa"/>
            <w:noWrap/>
            <w:hideMark/>
          </w:tcPr>
          <w:p w:rsidR="00345C4B" w:rsidRPr="00D732F9" w:rsidRDefault="00345C4B" w:rsidP="00066C57">
            <w:pPr>
              <w:rPr>
                <w:rFonts w:cs="Arial"/>
              </w:rPr>
            </w:pPr>
            <w:r w:rsidRPr="00D732F9">
              <w:rPr>
                <w:rFonts w:cs="Arial"/>
              </w:rPr>
              <w:t>F4092E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486</w:t>
            </w:r>
          </w:p>
        </w:tc>
        <w:tc>
          <w:tcPr>
            <w:tcW w:w="3280" w:type="dxa"/>
            <w:noWrap/>
            <w:hideMark/>
          </w:tcPr>
          <w:p w:rsidR="00345C4B" w:rsidRPr="00D732F9" w:rsidRDefault="00345C4B" w:rsidP="00066C57">
            <w:pPr>
              <w:rPr>
                <w:rFonts w:cs="Arial"/>
              </w:rPr>
            </w:pPr>
            <w:r w:rsidRPr="00D732F9">
              <w:rPr>
                <w:rFonts w:cs="Arial"/>
              </w:rPr>
              <w:t>159494</w:t>
            </w:r>
          </w:p>
        </w:tc>
        <w:tc>
          <w:tcPr>
            <w:tcW w:w="4876" w:type="dxa"/>
            <w:noWrap/>
            <w:hideMark/>
          </w:tcPr>
          <w:p w:rsidR="00345C4B" w:rsidRPr="00D732F9" w:rsidRDefault="00345C4B" w:rsidP="00066C57">
            <w:pPr>
              <w:rPr>
                <w:rFonts w:cs="Arial"/>
              </w:rPr>
            </w:pPr>
            <w:r w:rsidRPr="00D732F9">
              <w:rPr>
                <w:rFonts w:cs="Arial"/>
              </w:rPr>
              <w:t>F4092F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487</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F40930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488</w:t>
            </w:r>
          </w:p>
        </w:tc>
        <w:tc>
          <w:tcPr>
            <w:tcW w:w="3280" w:type="dxa"/>
            <w:noWrap/>
            <w:hideMark/>
          </w:tcPr>
          <w:p w:rsidR="00345C4B" w:rsidRPr="00D732F9" w:rsidRDefault="00345C4B" w:rsidP="00066C57">
            <w:pPr>
              <w:rPr>
                <w:rFonts w:cs="Arial"/>
              </w:rPr>
            </w:pPr>
            <w:r w:rsidRPr="00D732F9">
              <w:rPr>
                <w:rFonts w:cs="Arial"/>
              </w:rPr>
              <w:t>159596</w:t>
            </w:r>
          </w:p>
        </w:tc>
        <w:tc>
          <w:tcPr>
            <w:tcW w:w="4876" w:type="dxa"/>
            <w:noWrap/>
            <w:hideMark/>
          </w:tcPr>
          <w:p w:rsidR="00345C4B" w:rsidRPr="00D732F9" w:rsidRDefault="00345C4B" w:rsidP="00066C57">
            <w:pPr>
              <w:rPr>
                <w:rFonts w:cs="Arial"/>
              </w:rPr>
            </w:pPr>
            <w:r w:rsidRPr="00D732F9">
              <w:rPr>
                <w:rFonts w:cs="Arial"/>
              </w:rPr>
              <w:t>F40931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489</w:t>
            </w:r>
          </w:p>
        </w:tc>
        <w:tc>
          <w:tcPr>
            <w:tcW w:w="3280" w:type="dxa"/>
            <w:noWrap/>
            <w:hideMark/>
          </w:tcPr>
          <w:p w:rsidR="00345C4B" w:rsidRPr="00D732F9" w:rsidRDefault="00345C4B" w:rsidP="00066C57">
            <w:pPr>
              <w:rPr>
                <w:rFonts w:cs="Arial"/>
              </w:rPr>
            </w:pPr>
            <w:r w:rsidRPr="00D732F9">
              <w:rPr>
                <w:rFonts w:cs="Arial"/>
              </w:rPr>
              <w:t>169695</w:t>
            </w:r>
          </w:p>
        </w:tc>
        <w:tc>
          <w:tcPr>
            <w:tcW w:w="4876" w:type="dxa"/>
            <w:noWrap/>
            <w:hideMark/>
          </w:tcPr>
          <w:p w:rsidR="00345C4B" w:rsidRPr="00D732F9" w:rsidRDefault="00345C4B" w:rsidP="00066C57">
            <w:pPr>
              <w:rPr>
                <w:rFonts w:cs="Arial"/>
              </w:rPr>
            </w:pPr>
            <w:r w:rsidRPr="00D732F9">
              <w:rPr>
                <w:rFonts w:cs="Arial"/>
              </w:rPr>
              <w:t>F40932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490</w:t>
            </w:r>
          </w:p>
        </w:tc>
        <w:tc>
          <w:tcPr>
            <w:tcW w:w="3280" w:type="dxa"/>
            <w:noWrap/>
            <w:hideMark/>
          </w:tcPr>
          <w:p w:rsidR="00345C4B" w:rsidRPr="00D732F9" w:rsidRDefault="00345C4B" w:rsidP="00066C57">
            <w:pPr>
              <w:rPr>
                <w:rFonts w:cs="Arial"/>
              </w:rPr>
            </w:pPr>
            <w:r w:rsidRPr="00D732F9">
              <w:rPr>
                <w:rFonts w:cs="Arial"/>
              </w:rPr>
              <w:t>159797</w:t>
            </w:r>
          </w:p>
        </w:tc>
        <w:tc>
          <w:tcPr>
            <w:tcW w:w="4876" w:type="dxa"/>
            <w:noWrap/>
            <w:hideMark/>
          </w:tcPr>
          <w:p w:rsidR="00345C4B" w:rsidRPr="00D732F9" w:rsidRDefault="00345C4B" w:rsidP="00066C57">
            <w:pPr>
              <w:rPr>
                <w:rFonts w:cs="Arial"/>
              </w:rPr>
            </w:pPr>
            <w:r w:rsidRPr="00D732F9">
              <w:rPr>
                <w:rFonts w:cs="Arial"/>
              </w:rPr>
              <w:t>F40933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491</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F40934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492</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F40935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493</w:t>
            </w:r>
          </w:p>
        </w:tc>
        <w:tc>
          <w:tcPr>
            <w:tcW w:w="3280" w:type="dxa"/>
            <w:noWrap/>
            <w:hideMark/>
          </w:tcPr>
          <w:p w:rsidR="00345C4B" w:rsidRPr="00D732F9" w:rsidRDefault="00345C4B" w:rsidP="00066C57">
            <w:pPr>
              <w:rPr>
                <w:rFonts w:cs="Arial"/>
              </w:rPr>
            </w:pPr>
            <w:r w:rsidRPr="00D732F9">
              <w:rPr>
                <w:rFonts w:cs="Arial"/>
              </w:rPr>
              <w:t>149394</w:t>
            </w:r>
          </w:p>
        </w:tc>
        <w:tc>
          <w:tcPr>
            <w:tcW w:w="4876" w:type="dxa"/>
            <w:noWrap/>
            <w:hideMark/>
          </w:tcPr>
          <w:p w:rsidR="00345C4B" w:rsidRPr="00D732F9" w:rsidRDefault="00345C4B" w:rsidP="00066C57">
            <w:pPr>
              <w:rPr>
                <w:rFonts w:cs="Arial"/>
              </w:rPr>
            </w:pPr>
            <w:r w:rsidRPr="00D732F9">
              <w:rPr>
                <w:rFonts w:cs="Arial"/>
              </w:rPr>
              <w:t>F40936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494</w:t>
            </w:r>
          </w:p>
        </w:tc>
        <w:tc>
          <w:tcPr>
            <w:tcW w:w="3280" w:type="dxa"/>
            <w:noWrap/>
            <w:hideMark/>
          </w:tcPr>
          <w:p w:rsidR="00345C4B" w:rsidRPr="00D732F9" w:rsidRDefault="00345C4B" w:rsidP="00066C57">
            <w:pPr>
              <w:rPr>
                <w:rFonts w:cs="Arial"/>
              </w:rPr>
            </w:pPr>
            <w:r w:rsidRPr="00D732F9">
              <w:rPr>
                <w:rFonts w:cs="Arial"/>
              </w:rPr>
              <w:t>139494</w:t>
            </w:r>
          </w:p>
        </w:tc>
        <w:tc>
          <w:tcPr>
            <w:tcW w:w="4876" w:type="dxa"/>
            <w:noWrap/>
            <w:hideMark/>
          </w:tcPr>
          <w:p w:rsidR="00345C4B" w:rsidRPr="00D732F9" w:rsidRDefault="00345C4B" w:rsidP="00066C57">
            <w:pPr>
              <w:rPr>
                <w:rFonts w:cs="Arial"/>
              </w:rPr>
            </w:pPr>
            <w:r w:rsidRPr="00D732F9">
              <w:rPr>
                <w:rFonts w:cs="Arial"/>
              </w:rPr>
              <w:t>F40937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495</w:t>
            </w:r>
          </w:p>
        </w:tc>
        <w:tc>
          <w:tcPr>
            <w:tcW w:w="3280" w:type="dxa"/>
            <w:noWrap/>
            <w:hideMark/>
          </w:tcPr>
          <w:p w:rsidR="00345C4B" w:rsidRPr="00D732F9" w:rsidRDefault="00345C4B" w:rsidP="00066C57">
            <w:pPr>
              <w:rPr>
                <w:rFonts w:cs="Arial"/>
              </w:rPr>
            </w:pPr>
            <w:r w:rsidRPr="00D732F9">
              <w:rPr>
                <w:rFonts w:cs="Arial"/>
              </w:rPr>
              <w:t>139292</w:t>
            </w:r>
          </w:p>
        </w:tc>
        <w:tc>
          <w:tcPr>
            <w:tcW w:w="4876" w:type="dxa"/>
            <w:noWrap/>
            <w:hideMark/>
          </w:tcPr>
          <w:p w:rsidR="00345C4B" w:rsidRPr="00D732F9" w:rsidRDefault="00345C4B" w:rsidP="00066C57">
            <w:pPr>
              <w:rPr>
                <w:rFonts w:cs="Arial"/>
              </w:rPr>
            </w:pPr>
            <w:r w:rsidRPr="00D732F9">
              <w:rPr>
                <w:rFonts w:cs="Arial"/>
              </w:rPr>
              <w:t>F40938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496</w:t>
            </w:r>
          </w:p>
        </w:tc>
        <w:tc>
          <w:tcPr>
            <w:tcW w:w="3280" w:type="dxa"/>
            <w:noWrap/>
            <w:hideMark/>
          </w:tcPr>
          <w:p w:rsidR="00345C4B" w:rsidRPr="00D732F9" w:rsidRDefault="00345C4B" w:rsidP="00066C57">
            <w:pPr>
              <w:rPr>
                <w:rFonts w:cs="Arial"/>
              </w:rPr>
            </w:pPr>
            <w:r w:rsidRPr="00D732F9">
              <w:rPr>
                <w:rFonts w:cs="Arial"/>
              </w:rPr>
              <w:t>159594</w:t>
            </w:r>
          </w:p>
        </w:tc>
        <w:tc>
          <w:tcPr>
            <w:tcW w:w="4876" w:type="dxa"/>
            <w:noWrap/>
            <w:hideMark/>
          </w:tcPr>
          <w:p w:rsidR="00345C4B" w:rsidRPr="00D732F9" w:rsidRDefault="00345C4B" w:rsidP="00066C57">
            <w:pPr>
              <w:rPr>
                <w:rFonts w:cs="Arial"/>
              </w:rPr>
            </w:pPr>
            <w:r w:rsidRPr="00D732F9">
              <w:rPr>
                <w:rFonts w:cs="Arial"/>
              </w:rPr>
              <w:t>F40939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497</w:t>
            </w:r>
          </w:p>
        </w:tc>
        <w:tc>
          <w:tcPr>
            <w:tcW w:w="3280" w:type="dxa"/>
            <w:noWrap/>
            <w:hideMark/>
          </w:tcPr>
          <w:p w:rsidR="00345C4B" w:rsidRPr="00D732F9" w:rsidRDefault="00345C4B" w:rsidP="00066C57">
            <w:pPr>
              <w:rPr>
                <w:rFonts w:cs="Arial"/>
              </w:rPr>
            </w:pPr>
            <w:r w:rsidRPr="00D732F9">
              <w:rPr>
                <w:rFonts w:cs="Arial"/>
              </w:rPr>
              <w:t>129394</w:t>
            </w:r>
          </w:p>
        </w:tc>
        <w:tc>
          <w:tcPr>
            <w:tcW w:w="4876" w:type="dxa"/>
            <w:noWrap/>
            <w:hideMark/>
          </w:tcPr>
          <w:p w:rsidR="00345C4B" w:rsidRPr="00D732F9" w:rsidRDefault="00345C4B" w:rsidP="00066C57">
            <w:pPr>
              <w:rPr>
                <w:rFonts w:cs="Arial"/>
              </w:rPr>
            </w:pPr>
            <w:r w:rsidRPr="00D732F9">
              <w:rPr>
                <w:rFonts w:cs="Arial"/>
              </w:rPr>
              <w:t>F4093A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498</w:t>
            </w:r>
          </w:p>
        </w:tc>
        <w:tc>
          <w:tcPr>
            <w:tcW w:w="3280" w:type="dxa"/>
            <w:noWrap/>
            <w:hideMark/>
          </w:tcPr>
          <w:p w:rsidR="00345C4B" w:rsidRPr="00D732F9" w:rsidRDefault="00345C4B" w:rsidP="00066C57">
            <w:pPr>
              <w:rPr>
                <w:rFonts w:cs="Arial"/>
              </w:rPr>
            </w:pPr>
            <w:r w:rsidRPr="00D732F9">
              <w:rPr>
                <w:rFonts w:cs="Arial"/>
              </w:rPr>
              <w:t>139292</w:t>
            </w:r>
          </w:p>
        </w:tc>
        <w:tc>
          <w:tcPr>
            <w:tcW w:w="4876" w:type="dxa"/>
            <w:noWrap/>
            <w:hideMark/>
          </w:tcPr>
          <w:p w:rsidR="00345C4B" w:rsidRPr="00D732F9" w:rsidRDefault="00345C4B" w:rsidP="00066C57">
            <w:pPr>
              <w:rPr>
                <w:rFonts w:cs="Arial"/>
              </w:rPr>
            </w:pPr>
            <w:r w:rsidRPr="00D732F9">
              <w:rPr>
                <w:rFonts w:cs="Arial"/>
              </w:rPr>
              <w:t>F4093B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499</w:t>
            </w:r>
          </w:p>
        </w:tc>
        <w:tc>
          <w:tcPr>
            <w:tcW w:w="3280" w:type="dxa"/>
            <w:noWrap/>
            <w:hideMark/>
          </w:tcPr>
          <w:p w:rsidR="00345C4B" w:rsidRPr="00D732F9" w:rsidRDefault="00345C4B" w:rsidP="00066C57">
            <w:pPr>
              <w:rPr>
                <w:rFonts w:cs="Arial"/>
              </w:rPr>
            </w:pPr>
            <w:r w:rsidRPr="00D732F9">
              <w:rPr>
                <w:rFonts w:cs="Arial"/>
              </w:rPr>
              <w:t>159594</w:t>
            </w:r>
          </w:p>
        </w:tc>
        <w:tc>
          <w:tcPr>
            <w:tcW w:w="4876" w:type="dxa"/>
            <w:noWrap/>
            <w:hideMark/>
          </w:tcPr>
          <w:p w:rsidR="00345C4B" w:rsidRPr="00D732F9" w:rsidRDefault="00345C4B" w:rsidP="00066C57">
            <w:pPr>
              <w:rPr>
                <w:rFonts w:cs="Arial"/>
              </w:rPr>
            </w:pPr>
            <w:r w:rsidRPr="00D732F9">
              <w:rPr>
                <w:rFonts w:cs="Arial"/>
              </w:rPr>
              <w:t>F4093C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500</w:t>
            </w:r>
          </w:p>
        </w:tc>
        <w:tc>
          <w:tcPr>
            <w:tcW w:w="3280" w:type="dxa"/>
            <w:noWrap/>
            <w:hideMark/>
          </w:tcPr>
          <w:p w:rsidR="00345C4B" w:rsidRPr="00D732F9" w:rsidRDefault="00345C4B" w:rsidP="00066C57">
            <w:pPr>
              <w:rPr>
                <w:rFonts w:cs="Arial"/>
              </w:rPr>
            </w:pPr>
            <w:r w:rsidRPr="00D732F9">
              <w:rPr>
                <w:rFonts w:cs="Arial"/>
              </w:rPr>
              <w:t>159595</w:t>
            </w:r>
          </w:p>
        </w:tc>
        <w:tc>
          <w:tcPr>
            <w:tcW w:w="4876" w:type="dxa"/>
            <w:noWrap/>
            <w:hideMark/>
          </w:tcPr>
          <w:p w:rsidR="00345C4B" w:rsidRPr="00D732F9" w:rsidRDefault="00345C4B" w:rsidP="00066C57">
            <w:pPr>
              <w:rPr>
                <w:rFonts w:cs="Arial"/>
              </w:rPr>
            </w:pPr>
            <w:r w:rsidRPr="00D732F9">
              <w:rPr>
                <w:rFonts w:cs="Arial"/>
              </w:rPr>
              <w:t>F4093D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501</w:t>
            </w:r>
          </w:p>
        </w:tc>
        <w:tc>
          <w:tcPr>
            <w:tcW w:w="3280" w:type="dxa"/>
            <w:noWrap/>
            <w:hideMark/>
          </w:tcPr>
          <w:p w:rsidR="00345C4B" w:rsidRPr="00D732F9" w:rsidRDefault="00345C4B" w:rsidP="00066C57">
            <w:pPr>
              <w:rPr>
                <w:rFonts w:cs="Arial"/>
              </w:rPr>
            </w:pPr>
            <w:r w:rsidRPr="00D732F9">
              <w:rPr>
                <w:rFonts w:cs="Arial"/>
              </w:rPr>
              <w:t>159595</w:t>
            </w:r>
          </w:p>
        </w:tc>
        <w:tc>
          <w:tcPr>
            <w:tcW w:w="4876" w:type="dxa"/>
            <w:noWrap/>
            <w:hideMark/>
          </w:tcPr>
          <w:p w:rsidR="00345C4B" w:rsidRPr="00D732F9" w:rsidRDefault="00345C4B" w:rsidP="00066C57">
            <w:pPr>
              <w:rPr>
                <w:rFonts w:cs="Arial"/>
              </w:rPr>
            </w:pPr>
            <w:r w:rsidRPr="00D732F9">
              <w:rPr>
                <w:rFonts w:cs="Arial"/>
              </w:rPr>
              <w:t>F4093E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502</w:t>
            </w:r>
          </w:p>
        </w:tc>
        <w:tc>
          <w:tcPr>
            <w:tcW w:w="3280" w:type="dxa"/>
            <w:noWrap/>
            <w:hideMark/>
          </w:tcPr>
          <w:p w:rsidR="00345C4B" w:rsidRPr="00D732F9" w:rsidRDefault="00345C4B" w:rsidP="00066C57">
            <w:pPr>
              <w:rPr>
                <w:rFonts w:cs="Arial"/>
              </w:rPr>
            </w:pPr>
            <w:r w:rsidRPr="00D732F9">
              <w:rPr>
                <w:rFonts w:cs="Arial"/>
              </w:rPr>
              <w:t>169695</w:t>
            </w:r>
          </w:p>
        </w:tc>
        <w:tc>
          <w:tcPr>
            <w:tcW w:w="4876" w:type="dxa"/>
            <w:noWrap/>
            <w:hideMark/>
          </w:tcPr>
          <w:p w:rsidR="00345C4B" w:rsidRPr="00D732F9" w:rsidRDefault="00345C4B" w:rsidP="00066C57">
            <w:pPr>
              <w:rPr>
                <w:rFonts w:cs="Arial"/>
              </w:rPr>
            </w:pPr>
            <w:r w:rsidRPr="00D732F9">
              <w:rPr>
                <w:rFonts w:cs="Arial"/>
              </w:rPr>
              <w:t>F4093F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503</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F40940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504</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F40941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505</w:t>
            </w:r>
          </w:p>
        </w:tc>
        <w:tc>
          <w:tcPr>
            <w:tcW w:w="3280" w:type="dxa"/>
            <w:noWrap/>
            <w:hideMark/>
          </w:tcPr>
          <w:p w:rsidR="00345C4B" w:rsidRPr="00D732F9" w:rsidRDefault="00345C4B" w:rsidP="00066C57">
            <w:pPr>
              <w:rPr>
                <w:rFonts w:cs="Arial"/>
              </w:rPr>
            </w:pPr>
            <w:r w:rsidRPr="00D732F9">
              <w:rPr>
                <w:rFonts w:cs="Arial"/>
              </w:rPr>
              <w:t>149495</w:t>
            </w:r>
          </w:p>
        </w:tc>
        <w:tc>
          <w:tcPr>
            <w:tcW w:w="4876" w:type="dxa"/>
            <w:noWrap/>
            <w:hideMark/>
          </w:tcPr>
          <w:p w:rsidR="00345C4B" w:rsidRPr="00D732F9" w:rsidRDefault="00345C4B" w:rsidP="00066C57">
            <w:pPr>
              <w:rPr>
                <w:rFonts w:cs="Arial"/>
              </w:rPr>
            </w:pPr>
            <w:r w:rsidRPr="00D732F9">
              <w:rPr>
                <w:rFonts w:cs="Arial"/>
              </w:rPr>
              <w:t>F40942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506</w:t>
            </w:r>
          </w:p>
        </w:tc>
        <w:tc>
          <w:tcPr>
            <w:tcW w:w="3280" w:type="dxa"/>
            <w:noWrap/>
            <w:hideMark/>
          </w:tcPr>
          <w:p w:rsidR="00345C4B" w:rsidRPr="00D732F9" w:rsidRDefault="00345C4B" w:rsidP="00066C57">
            <w:pPr>
              <w:rPr>
                <w:rFonts w:cs="Arial"/>
              </w:rPr>
            </w:pPr>
            <w:r w:rsidRPr="00D732F9">
              <w:rPr>
                <w:rFonts w:cs="Arial"/>
              </w:rPr>
              <w:t>159494</w:t>
            </w:r>
          </w:p>
        </w:tc>
        <w:tc>
          <w:tcPr>
            <w:tcW w:w="4876" w:type="dxa"/>
            <w:noWrap/>
            <w:hideMark/>
          </w:tcPr>
          <w:p w:rsidR="00345C4B" w:rsidRPr="00D732F9" w:rsidRDefault="00345C4B" w:rsidP="00066C57">
            <w:pPr>
              <w:rPr>
                <w:rFonts w:cs="Arial"/>
              </w:rPr>
            </w:pPr>
            <w:r w:rsidRPr="00D732F9">
              <w:rPr>
                <w:rFonts w:cs="Arial"/>
              </w:rPr>
              <w:t>F40943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507</w:t>
            </w:r>
          </w:p>
        </w:tc>
        <w:tc>
          <w:tcPr>
            <w:tcW w:w="3280" w:type="dxa"/>
            <w:noWrap/>
            <w:hideMark/>
          </w:tcPr>
          <w:p w:rsidR="00345C4B" w:rsidRPr="00D732F9" w:rsidRDefault="00345C4B" w:rsidP="00066C57">
            <w:pPr>
              <w:rPr>
                <w:rFonts w:cs="Arial"/>
              </w:rPr>
            </w:pPr>
            <w:r w:rsidRPr="00D732F9">
              <w:rPr>
                <w:rFonts w:cs="Arial"/>
              </w:rPr>
              <w:t>159595</w:t>
            </w:r>
          </w:p>
        </w:tc>
        <w:tc>
          <w:tcPr>
            <w:tcW w:w="4876" w:type="dxa"/>
            <w:noWrap/>
            <w:hideMark/>
          </w:tcPr>
          <w:p w:rsidR="00345C4B" w:rsidRPr="00D732F9" w:rsidRDefault="00345C4B" w:rsidP="00066C57">
            <w:pPr>
              <w:rPr>
                <w:rFonts w:cs="Arial"/>
              </w:rPr>
            </w:pPr>
            <w:r w:rsidRPr="00D732F9">
              <w:rPr>
                <w:rFonts w:cs="Arial"/>
              </w:rPr>
              <w:t>F40944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508</w:t>
            </w:r>
          </w:p>
        </w:tc>
        <w:tc>
          <w:tcPr>
            <w:tcW w:w="3280" w:type="dxa"/>
            <w:noWrap/>
            <w:hideMark/>
          </w:tcPr>
          <w:p w:rsidR="00345C4B" w:rsidRPr="00D732F9" w:rsidRDefault="00345C4B" w:rsidP="00066C57">
            <w:pPr>
              <w:rPr>
                <w:rFonts w:cs="Arial"/>
              </w:rPr>
            </w:pPr>
            <w:r w:rsidRPr="00D732F9">
              <w:rPr>
                <w:rFonts w:cs="Arial"/>
              </w:rPr>
              <w:t>159595</w:t>
            </w:r>
          </w:p>
        </w:tc>
        <w:tc>
          <w:tcPr>
            <w:tcW w:w="4876" w:type="dxa"/>
            <w:noWrap/>
            <w:hideMark/>
          </w:tcPr>
          <w:p w:rsidR="00345C4B" w:rsidRPr="00D732F9" w:rsidRDefault="00345C4B" w:rsidP="00066C57">
            <w:pPr>
              <w:rPr>
                <w:rFonts w:cs="Arial"/>
              </w:rPr>
            </w:pPr>
            <w:r w:rsidRPr="00D732F9">
              <w:rPr>
                <w:rFonts w:cs="Arial"/>
              </w:rPr>
              <w:t>F40945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509</w:t>
            </w:r>
          </w:p>
        </w:tc>
        <w:tc>
          <w:tcPr>
            <w:tcW w:w="3280" w:type="dxa"/>
            <w:noWrap/>
            <w:hideMark/>
          </w:tcPr>
          <w:p w:rsidR="00345C4B" w:rsidRPr="00D732F9" w:rsidRDefault="00345C4B" w:rsidP="00066C57">
            <w:pPr>
              <w:rPr>
                <w:rFonts w:cs="Arial"/>
              </w:rPr>
            </w:pPr>
            <w:r w:rsidRPr="00D732F9">
              <w:rPr>
                <w:rFonts w:cs="Arial"/>
              </w:rPr>
              <w:t>159494</w:t>
            </w:r>
          </w:p>
        </w:tc>
        <w:tc>
          <w:tcPr>
            <w:tcW w:w="4876" w:type="dxa"/>
            <w:noWrap/>
            <w:hideMark/>
          </w:tcPr>
          <w:p w:rsidR="00345C4B" w:rsidRPr="00D732F9" w:rsidRDefault="00345C4B" w:rsidP="00066C57">
            <w:pPr>
              <w:rPr>
                <w:rFonts w:cs="Arial"/>
              </w:rPr>
            </w:pPr>
            <w:r w:rsidRPr="00D732F9">
              <w:rPr>
                <w:rFonts w:cs="Arial"/>
              </w:rPr>
              <w:t>F40946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510</w:t>
            </w:r>
          </w:p>
        </w:tc>
        <w:tc>
          <w:tcPr>
            <w:tcW w:w="3280" w:type="dxa"/>
            <w:noWrap/>
            <w:hideMark/>
          </w:tcPr>
          <w:p w:rsidR="00345C4B" w:rsidRPr="00D732F9" w:rsidRDefault="00345C4B" w:rsidP="00066C57">
            <w:pPr>
              <w:rPr>
                <w:rFonts w:cs="Arial"/>
              </w:rPr>
            </w:pPr>
            <w:r w:rsidRPr="00D732F9">
              <w:rPr>
                <w:rFonts w:cs="Arial"/>
              </w:rPr>
              <w:t>169595</w:t>
            </w:r>
          </w:p>
        </w:tc>
        <w:tc>
          <w:tcPr>
            <w:tcW w:w="4876" w:type="dxa"/>
            <w:noWrap/>
            <w:hideMark/>
          </w:tcPr>
          <w:p w:rsidR="00345C4B" w:rsidRPr="00D732F9" w:rsidRDefault="00345C4B" w:rsidP="00066C57">
            <w:pPr>
              <w:rPr>
                <w:rFonts w:cs="Arial"/>
              </w:rPr>
            </w:pPr>
            <w:r w:rsidRPr="00D732F9">
              <w:rPr>
                <w:rFonts w:cs="Arial"/>
              </w:rPr>
              <w:t>F40947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511</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F40948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512</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F40949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513</w:t>
            </w:r>
          </w:p>
        </w:tc>
        <w:tc>
          <w:tcPr>
            <w:tcW w:w="3280" w:type="dxa"/>
            <w:noWrap/>
            <w:hideMark/>
          </w:tcPr>
          <w:p w:rsidR="00345C4B" w:rsidRPr="00D732F9" w:rsidRDefault="00345C4B" w:rsidP="00066C57">
            <w:pPr>
              <w:rPr>
                <w:rFonts w:cs="Arial"/>
              </w:rPr>
            </w:pPr>
            <w:r w:rsidRPr="00D732F9">
              <w:rPr>
                <w:rFonts w:cs="Arial"/>
              </w:rPr>
              <w:t>179797</w:t>
            </w:r>
          </w:p>
        </w:tc>
        <w:tc>
          <w:tcPr>
            <w:tcW w:w="4876" w:type="dxa"/>
            <w:noWrap/>
            <w:hideMark/>
          </w:tcPr>
          <w:p w:rsidR="00345C4B" w:rsidRPr="00D732F9" w:rsidRDefault="00345C4B" w:rsidP="00066C57">
            <w:pPr>
              <w:rPr>
                <w:rFonts w:cs="Arial"/>
              </w:rPr>
            </w:pPr>
            <w:r w:rsidRPr="00D732F9">
              <w:rPr>
                <w:rFonts w:cs="Arial"/>
              </w:rPr>
              <w:t>F4094A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514</w:t>
            </w:r>
          </w:p>
        </w:tc>
        <w:tc>
          <w:tcPr>
            <w:tcW w:w="3280" w:type="dxa"/>
            <w:noWrap/>
            <w:hideMark/>
          </w:tcPr>
          <w:p w:rsidR="00345C4B" w:rsidRPr="00D732F9" w:rsidRDefault="00345C4B" w:rsidP="00066C57">
            <w:pPr>
              <w:rPr>
                <w:rFonts w:cs="Arial"/>
              </w:rPr>
            </w:pPr>
            <w:r w:rsidRPr="00D732F9">
              <w:rPr>
                <w:rFonts w:cs="Arial"/>
              </w:rPr>
              <w:t>189898</w:t>
            </w:r>
          </w:p>
        </w:tc>
        <w:tc>
          <w:tcPr>
            <w:tcW w:w="4876" w:type="dxa"/>
            <w:noWrap/>
            <w:hideMark/>
          </w:tcPr>
          <w:p w:rsidR="00345C4B" w:rsidRPr="00D732F9" w:rsidRDefault="00345C4B" w:rsidP="00066C57">
            <w:pPr>
              <w:rPr>
                <w:rFonts w:cs="Arial"/>
              </w:rPr>
            </w:pPr>
            <w:r w:rsidRPr="00D732F9">
              <w:rPr>
                <w:rFonts w:cs="Arial"/>
              </w:rPr>
              <w:t>F4094B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515</w:t>
            </w:r>
          </w:p>
        </w:tc>
        <w:tc>
          <w:tcPr>
            <w:tcW w:w="3280" w:type="dxa"/>
            <w:noWrap/>
            <w:hideMark/>
          </w:tcPr>
          <w:p w:rsidR="00345C4B" w:rsidRPr="00D732F9" w:rsidRDefault="00345C4B" w:rsidP="00066C57">
            <w:pPr>
              <w:rPr>
                <w:rFonts w:cs="Arial"/>
              </w:rPr>
            </w:pPr>
            <w:r w:rsidRPr="00D732F9">
              <w:rPr>
                <w:rFonts w:cs="Arial"/>
              </w:rPr>
              <w:t>169798</w:t>
            </w:r>
          </w:p>
        </w:tc>
        <w:tc>
          <w:tcPr>
            <w:tcW w:w="4876" w:type="dxa"/>
            <w:noWrap/>
            <w:hideMark/>
          </w:tcPr>
          <w:p w:rsidR="00345C4B" w:rsidRPr="00D732F9" w:rsidRDefault="00345C4B" w:rsidP="00066C57">
            <w:pPr>
              <w:rPr>
                <w:rFonts w:cs="Arial"/>
              </w:rPr>
            </w:pPr>
            <w:r w:rsidRPr="00D732F9">
              <w:rPr>
                <w:rFonts w:cs="Arial"/>
              </w:rPr>
              <w:t>F4094C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516</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F4094D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517</w:t>
            </w:r>
          </w:p>
        </w:tc>
        <w:tc>
          <w:tcPr>
            <w:tcW w:w="3280" w:type="dxa"/>
            <w:noWrap/>
            <w:hideMark/>
          </w:tcPr>
          <w:p w:rsidR="00345C4B" w:rsidRPr="00D732F9" w:rsidRDefault="00345C4B" w:rsidP="00066C57">
            <w:pPr>
              <w:rPr>
                <w:rFonts w:cs="Arial"/>
              </w:rPr>
            </w:pPr>
            <w:r w:rsidRPr="00D732F9">
              <w:rPr>
                <w:rFonts w:cs="Arial"/>
              </w:rPr>
              <w:t>179797</w:t>
            </w:r>
          </w:p>
        </w:tc>
        <w:tc>
          <w:tcPr>
            <w:tcW w:w="4876" w:type="dxa"/>
            <w:noWrap/>
            <w:hideMark/>
          </w:tcPr>
          <w:p w:rsidR="00345C4B" w:rsidRPr="00D732F9" w:rsidRDefault="00345C4B" w:rsidP="00066C57">
            <w:pPr>
              <w:rPr>
                <w:rFonts w:cs="Arial"/>
              </w:rPr>
            </w:pPr>
            <w:r w:rsidRPr="00D732F9">
              <w:rPr>
                <w:rFonts w:cs="Arial"/>
              </w:rPr>
              <w:t>F4094E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518</w:t>
            </w:r>
          </w:p>
        </w:tc>
        <w:tc>
          <w:tcPr>
            <w:tcW w:w="3280" w:type="dxa"/>
            <w:noWrap/>
            <w:hideMark/>
          </w:tcPr>
          <w:p w:rsidR="00345C4B" w:rsidRPr="00D732F9" w:rsidRDefault="00345C4B" w:rsidP="00066C57">
            <w:pPr>
              <w:rPr>
                <w:rFonts w:cs="Arial"/>
              </w:rPr>
            </w:pPr>
            <w:r w:rsidRPr="00D732F9">
              <w:rPr>
                <w:rFonts w:cs="Arial"/>
              </w:rPr>
              <w:t>169697</w:t>
            </w:r>
          </w:p>
        </w:tc>
        <w:tc>
          <w:tcPr>
            <w:tcW w:w="4876" w:type="dxa"/>
            <w:noWrap/>
            <w:hideMark/>
          </w:tcPr>
          <w:p w:rsidR="00345C4B" w:rsidRPr="00D732F9" w:rsidRDefault="00345C4B" w:rsidP="00066C57">
            <w:pPr>
              <w:rPr>
                <w:rFonts w:cs="Arial"/>
              </w:rPr>
            </w:pPr>
            <w:r w:rsidRPr="00D732F9">
              <w:rPr>
                <w:rFonts w:cs="Arial"/>
              </w:rPr>
              <w:t>F4094F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519</w:t>
            </w:r>
          </w:p>
        </w:tc>
        <w:tc>
          <w:tcPr>
            <w:tcW w:w="3280" w:type="dxa"/>
            <w:noWrap/>
            <w:hideMark/>
          </w:tcPr>
          <w:p w:rsidR="00345C4B" w:rsidRPr="00D732F9" w:rsidRDefault="00345C4B" w:rsidP="00066C57">
            <w:pPr>
              <w:rPr>
                <w:rFonts w:cs="Arial"/>
              </w:rPr>
            </w:pPr>
            <w:r w:rsidRPr="00D732F9">
              <w:rPr>
                <w:rFonts w:cs="Arial"/>
              </w:rPr>
              <w:t>149595</w:t>
            </w:r>
          </w:p>
        </w:tc>
        <w:tc>
          <w:tcPr>
            <w:tcW w:w="4876" w:type="dxa"/>
            <w:noWrap/>
            <w:hideMark/>
          </w:tcPr>
          <w:p w:rsidR="00345C4B" w:rsidRPr="00D732F9" w:rsidRDefault="00345C4B" w:rsidP="00066C57">
            <w:pPr>
              <w:rPr>
                <w:rFonts w:cs="Arial"/>
              </w:rPr>
            </w:pPr>
            <w:r w:rsidRPr="00D732F9">
              <w:rPr>
                <w:rFonts w:cs="Arial"/>
              </w:rPr>
              <w:t>F40950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520</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F40951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521</w:t>
            </w:r>
          </w:p>
        </w:tc>
        <w:tc>
          <w:tcPr>
            <w:tcW w:w="3280" w:type="dxa"/>
            <w:noWrap/>
            <w:hideMark/>
          </w:tcPr>
          <w:p w:rsidR="00345C4B" w:rsidRPr="00D732F9" w:rsidRDefault="00345C4B" w:rsidP="00066C57">
            <w:pPr>
              <w:rPr>
                <w:rFonts w:cs="Arial"/>
              </w:rPr>
            </w:pPr>
            <w:r w:rsidRPr="00D732F9">
              <w:rPr>
                <w:rFonts w:cs="Arial"/>
              </w:rPr>
              <w:t>139494</w:t>
            </w:r>
          </w:p>
        </w:tc>
        <w:tc>
          <w:tcPr>
            <w:tcW w:w="4876" w:type="dxa"/>
            <w:noWrap/>
            <w:hideMark/>
          </w:tcPr>
          <w:p w:rsidR="00345C4B" w:rsidRPr="00D732F9" w:rsidRDefault="00345C4B" w:rsidP="00066C57">
            <w:pPr>
              <w:rPr>
                <w:rFonts w:cs="Arial"/>
              </w:rPr>
            </w:pPr>
            <w:r w:rsidRPr="00D732F9">
              <w:rPr>
                <w:rFonts w:cs="Arial"/>
              </w:rPr>
              <w:t>F40952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522</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F40953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523</w:t>
            </w:r>
          </w:p>
        </w:tc>
        <w:tc>
          <w:tcPr>
            <w:tcW w:w="3280" w:type="dxa"/>
            <w:noWrap/>
            <w:hideMark/>
          </w:tcPr>
          <w:p w:rsidR="00345C4B" w:rsidRPr="00D732F9" w:rsidRDefault="00345C4B" w:rsidP="00066C57">
            <w:pPr>
              <w:rPr>
                <w:rFonts w:cs="Arial"/>
              </w:rPr>
            </w:pPr>
            <w:r w:rsidRPr="00D732F9">
              <w:rPr>
                <w:rFonts w:cs="Arial"/>
              </w:rPr>
              <w:t>129292</w:t>
            </w:r>
          </w:p>
        </w:tc>
        <w:tc>
          <w:tcPr>
            <w:tcW w:w="4876" w:type="dxa"/>
            <w:noWrap/>
            <w:hideMark/>
          </w:tcPr>
          <w:p w:rsidR="00345C4B" w:rsidRPr="00D732F9" w:rsidRDefault="00345C4B" w:rsidP="00066C57">
            <w:pPr>
              <w:rPr>
                <w:rFonts w:cs="Arial"/>
              </w:rPr>
            </w:pPr>
            <w:r w:rsidRPr="00D732F9">
              <w:rPr>
                <w:rFonts w:cs="Arial"/>
              </w:rPr>
              <w:t>F40954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524</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F40955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525</w:t>
            </w:r>
          </w:p>
        </w:tc>
        <w:tc>
          <w:tcPr>
            <w:tcW w:w="3280" w:type="dxa"/>
            <w:noWrap/>
            <w:hideMark/>
          </w:tcPr>
          <w:p w:rsidR="00345C4B" w:rsidRPr="00D732F9" w:rsidRDefault="00345C4B" w:rsidP="00066C57">
            <w:pPr>
              <w:rPr>
                <w:rFonts w:cs="Arial"/>
              </w:rPr>
            </w:pPr>
            <w:r w:rsidRPr="00D732F9">
              <w:rPr>
                <w:rFonts w:cs="Arial"/>
              </w:rPr>
              <w:t>129393</w:t>
            </w:r>
          </w:p>
        </w:tc>
        <w:tc>
          <w:tcPr>
            <w:tcW w:w="4876" w:type="dxa"/>
            <w:noWrap/>
            <w:hideMark/>
          </w:tcPr>
          <w:p w:rsidR="00345C4B" w:rsidRPr="00D732F9" w:rsidRDefault="00345C4B" w:rsidP="00066C57">
            <w:pPr>
              <w:rPr>
                <w:rFonts w:cs="Arial"/>
              </w:rPr>
            </w:pPr>
            <w:r w:rsidRPr="00D732F9">
              <w:rPr>
                <w:rFonts w:cs="Arial"/>
              </w:rPr>
              <w:t>F40956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526</w:t>
            </w:r>
          </w:p>
        </w:tc>
        <w:tc>
          <w:tcPr>
            <w:tcW w:w="3280" w:type="dxa"/>
            <w:noWrap/>
            <w:hideMark/>
          </w:tcPr>
          <w:p w:rsidR="00345C4B" w:rsidRPr="00D732F9" w:rsidRDefault="00345C4B" w:rsidP="00066C57">
            <w:pPr>
              <w:rPr>
                <w:rFonts w:cs="Arial"/>
              </w:rPr>
            </w:pPr>
            <w:r w:rsidRPr="00D732F9">
              <w:rPr>
                <w:rFonts w:cs="Arial"/>
              </w:rPr>
              <w:t>139292</w:t>
            </w:r>
          </w:p>
        </w:tc>
        <w:tc>
          <w:tcPr>
            <w:tcW w:w="4876" w:type="dxa"/>
            <w:noWrap/>
            <w:hideMark/>
          </w:tcPr>
          <w:p w:rsidR="00345C4B" w:rsidRPr="00D732F9" w:rsidRDefault="00345C4B" w:rsidP="00066C57">
            <w:pPr>
              <w:rPr>
                <w:rFonts w:cs="Arial"/>
              </w:rPr>
            </w:pPr>
            <w:r w:rsidRPr="00D732F9">
              <w:rPr>
                <w:rFonts w:cs="Arial"/>
              </w:rPr>
              <w:t>F40957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527</w:t>
            </w:r>
          </w:p>
        </w:tc>
        <w:tc>
          <w:tcPr>
            <w:tcW w:w="3280" w:type="dxa"/>
            <w:noWrap/>
            <w:hideMark/>
          </w:tcPr>
          <w:p w:rsidR="00345C4B" w:rsidRPr="00D732F9" w:rsidRDefault="00345C4B" w:rsidP="00066C57">
            <w:pPr>
              <w:rPr>
                <w:rFonts w:cs="Arial"/>
              </w:rPr>
            </w:pPr>
            <w:r w:rsidRPr="00D732F9">
              <w:rPr>
                <w:rFonts w:cs="Arial"/>
              </w:rPr>
              <w:t>149493</w:t>
            </w:r>
          </w:p>
        </w:tc>
        <w:tc>
          <w:tcPr>
            <w:tcW w:w="4876" w:type="dxa"/>
            <w:noWrap/>
            <w:hideMark/>
          </w:tcPr>
          <w:p w:rsidR="00345C4B" w:rsidRPr="00D732F9" w:rsidRDefault="00345C4B" w:rsidP="00066C57">
            <w:pPr>
              <w:rPr>
                <w:rFonts w:cs="Arial"/>
              </w:rPr>
            </w:pPr>
            <w:r w:rsidRPr="00D732F9">
              <w:rPr>
                <w:rFonts w:cs="Arial"/>
              </w:rPr>
              <w:t>F40958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528</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F40959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529</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F4095A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530</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F4095B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531</w:t>
            </w:r>
          </w:p>
        </w:tc>
        <w:tc>
          <w:tcPr>
            <w:tcW w:w="3280" w:type="dxa"/>
            <w:noWrap/>
            <w:hideMark/>
          </w:tcPr>
          <w:p w:rsidR="00345C4B" w:rsidRPr="00D732F9" w:rsidRDefault="00345C4B" w:rsidP="00066C57">
            <w:pPr>
              <w:rPr>
                <w:rFonts w:cs="Arial"/>
              </w:rPr>
            </w:pPr>
            <w:r w:rsidRPr="00D732F9">
              <w:rPr>
                <w:rFonts w:cs="Arial"/>
              </w:rPr>
              <w:t>129393</w:t>
            </w:r>
          </w:p>
        </w:tc>
        <w:tc>
          <w:tcPr>
            <w:tcW w:w="4876" w:type="dxa"/>
            <w:noWrap/>
            <w:hideMark/>
          </w:tcPr>
          <w:p w:rsidR="00345C4B" w:rsidRPr="00D732F9" w:rsidRDefault="00345C4B" w:rsidP="00066C57">
            <w:pPr>
              <w:rPr>
                <w:rFonts w:cs="Arial"/>
              </w:rPr>
            </w:pPr>
            <w:r w:rsidRPr="00D732F9">
              <w:rPr>
                <w:rFonts w:cs="Arial"/>
              </w:rPr>
              <w:t>F4095C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532</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F4095D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533</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F4095E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534</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F4095F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535</w:t>
            </w:r>
          </w:p>
        </w:tc>
        <w:tc>
          <w:tcPr>
            <w:tcW w:w="3280" w:type="dxa"/>
            <w:noWrap/>
            <w:hideMark/>
          </w:tcPr>
          <w:p w:rsidR="00345C4B" w:rsidRPr="00D732F9" w:rsidRDefault="00345C4B" w:rsidP="00066C57">
            <w:pPr>
              <w:rPr>
                <w:rFonts w:cs="Arial"/>
              </w:rPr>
            </w:pPr>
            <w:r w:rsidRPr="00D732F9">
              <w:rPr>
                <w:rFonts w:cs="Arial"/>
              </w:rPr>
              <w:t>0F8F8F</w:t>
            </w:r>
          </w:p>
        </w:tc>
        <w:tc>
          <w:tcPr>
            <w:tcW w:w="4876" w:type="dxa"/>
            <w:noWrap/>
            <w:hideMark/>
          </w:tcPr>
          <w:p w:rsidR="00345C4B" w:rsidRPr="00D732F9" w:rsidRDefault="00345C4B" w:rsidP="00066C57">
            <w:pPr>
              <w:rPr>
                <w:rFonts w:cs="Arial"/>
              </w:rPr>
            </w:pPr>
            <w:r w:rsidRPr="00D732F9">
              <w:rPr>
                <w:rFonts w:cs="Arial"/>
              </w:rPr>
              <w:t>F40960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536</w:t>
            </w:r>
          </w:p>
        </w:tc>
        <w:tc>
          <w:tcPr>
            <w:tcW w:w="3280" w:type="dxa"/>
            <w:noWrap/>
            <w:hideMark/>
          </w:tcPr>
          <w:p w:rsidR="00345C4B" w:rsidRPr="00D732F9" w:rsidRDefault="00345C4B" w:rsidP="00066C57">
            <w:pPr>
              <w:rPr>
                <w:rFonts w:cs="Arial"/>
              </w:rPr>
            </w:pPr>
            <w:r w:rsidRPr="00D732F9">
              <w:rPr>
                <w:rFonts w:cs="Arial"/>
              </w:rPr>
              <w:t>0D8E8E</w:t>
            </w:r>
          </w:p>
        </w:tc>
        <w:tc>
          <w:tcPr>
            <w:tcW w:w="4876" w:type="dxa"/>
            <w:noWrap/>
            <w:hideMark/>
          </w:tcPr>
          <w:p w:rsidR="00345C4B" w:rsidRPr="00D732F9" w:rsidRDefault="00345C4B" w:rsidP="00066C57">
            <w:pPr>
              <w:rPr>
                <w:rFonts w:cs="Arial"/>
              </w:rPr>
            </w:pPr>
            <w:r w:rsidRPr="00D732F9">
              <w:rPr>
                <w:rFonts w:cs="Arial"/>
              </w:rPr>
              <w:t>F40961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537</w:t>
            </w:r>
          </w:p>
        </w:tc>
        <w:tc>
          <w:tcPr>
            <w:tcW w:w="3280" w:type="dxa"/>
            <w:noWrap/>
            <w:hideMark/>
          </w:tcPr>
          <w:p w:rsidR="00345C4B" w:rsidRPr="00D732F9" w:rsidRDefault="00345C4B" w:rsidP="00066C57">
            <w:pPr>
              <w:rPr>
                <w:rFonts w:cs="Arial"/>
              </w:rPr>
            </w:pPr>
            <w:r w:rsidRPr="00D732F9">
              <w:rPr>
                <w:rFonts w:cs="Arial"/>
              </w:rPr>
              <w:t>0D8D8D</w:t>
            </w:r>
          </w:p>
        </w:tc>
        <w:tc>
          <w:tcPr>
            <w:tcW w:w="4876" w:type="dxa"/>
            <w:noWrap/>
            <w:hideMark/>
          </w:tcPr>
          <w:p w:rsidR="00345C4B" w:rsidRPr="00D732F9" w:rsidRDefault="00345C4B" w:rsidP="00066C57">
            <w:pPr>
              <w:rPr>
                <w:rFonts w:cs="Arial"/>
              </w:rPr>
            </w:pPr>
            <w:r w:rsidRPr="00D732F9">
              <w:rPr>
                <w:rFonts w:cs="Arial"/>
              </w:rPr>
              <w:t>F40962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538</w:t>
            </w:r>
          </w:p>
        </w:tc>
        <w:tc>
          <w:tcPr>
            <w:tcW w:w="3280" w:type="dxa"/>
            <w:noWrap/>
            <w:hideMark/>
          </w:tcPr>
          <w:p w:rsidR="00345C4B" w:rsidRPr="00D732F9" w:rsidRDefault="00345C4B" w:rsidP="00066C57">
            <w:pPr>
              <w:rPr>
                <w:rFonts w:cs="Arial"/>
              </w:rPr>
            </w:pPr>
            <w:r w:rsidRPr="00D732F9">
              <w:rPr>
                <w:rFonts w:cs="Arial"/>
              </w:rPr>
              <w:t>0D8D8D</w:t>
            </w:r>
          </w:p>
        </w:tc>
        <w:tc>
          <w:tcPr>
            <w:tcW w:w="4876" w:type="dxa"/>
            <w:noWrap/>
            <w:hideMark/>
          </w:tcPr>
          <w:p w:rsidR="00345C4B" w:rsidRPr="00D732F9" w:rsidRDefault="00345C4B" w:rsidP="00066C57">
            <w:pPr>
              <w:rPr>
                <w:rFonts w:cs="Arial"/>
              </w:rPr>
            </w:pPr>
            <w:r w:rsidRPr="00D732F9">
              <w:rPr>
                <w:rFonts w:cs="Arial"/>
              </w:rPr>
              <w:t>F40963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539</w:t>
            </w:r>
          </w:p>
        </w:tc>
        <w:tc>
          <w:tcPr>
            <w:tcW w:w="3280" w:type="dxa"/>
            <w:noWrap/>
            <w:hideMark/>
          </w:tcPr>
          <w:p w:rsidR="00345C4B" w:rsidRPr="00D732F9" w:rsidRDefault="00345C4B" w:rsidP="00066C57">
            <w:pPr>
              <w:rPr>
                <w:rFonts w:cs="Arial"/>
              </w:rPr>
            </w:pPr>
            <w:r w:rsidRPr="00D732F9">
              <w:rPr>
                <w:rFonts w:cs="Arial"/>
              </w:rPr>
              <w:t>0B8C8D</w:t>
            </w:r>
          </w:p>
        </w:tc>
        <w:tc>
          <w:tcPr>
            <w:tcW w:w="4876" w:type="dxa"/>
            <w:noWrap/>
            <w:hideMark/>
          </w:tcPr>
          <w:p w:rsidR="00345C4B" w:rsidRPr="00D732F9" w:rsidRDefault="00345C4B" w:rsidP="00066C57">
            <w:pPr>
              <w:rPr>
                <w:rFonts w:cs="Arial"/>
              </w:rPr>
            </w:pPr>
            <w:r w:rsidRPr="00D732F9">
              <w:rPr>
                <w:rFonts w:cs="Arial"/>
              </w:rPr>
              <w:t>F40964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540</w:t>
            </w:r>
          </w:p>
        </w:tc>
        <w:tc>
          <w:tcPr>
            <w:tcW w:w="3280" w:type="dxa"/>
            <w:noWrap/>
            <w:hideMark/>
          </w:tcPr>
          <w:p w:rsidR="00345C4B" w:rsidRPr="00D732F9" w:rsidRDefault="00345C4B" w:rsidP="00066C57">
            <w:pPr>
              <w:rPr>
                <w:rFonts w:cs="Arial"/>
              </w:rPr>
            </w:pPr>
            <w:r w:rsidRPr="00D732F9">
              <w:rPr>
                <w:rFonts w:cs="Arial"/>
              </w:rPr>
              <w:t>0B8B8B</w:t>
            </w:r>
          </w:p>
        </w:tc>
        <w:tc>
          <w:tcPr>
            <w:tcW w:w="4876" w:type="dxa"/>
            <w:noWrap/>
            <w:hideMark/>
          </w:tcPr>
          <w:p w:rsidR="00345C4B" w:rsidRPr="00D732F9" w:rsidRDefault="00345C4B" w:rsidP="00066C57">
            <w:pPr>
              <w:rPr>
                <w:rFonts w:cs="Arial"/>
              </w:rPr>
            </w:pPr>
            <w:r w:rsidRPr="00D732F9">
              <w:rPr>
                <w:rFonts w:cs="Arial"/>
              </w:rPr>
              <w:t>F40965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541</w:t>
            </w:r>
          </w:p>
        </w:tc>
        <w:tc>
          <w:tcPr>
            <w:tcW w:w="3280" w:type="dxa"/>
            <w:noWrap/>
            <w:hideMark/>
          </w:tcPr>
          <w:p w:rsidR="00345C4B" w:rsidRPr="00D732F9" w:rsidRDefault="00345C4B" w:rsidP="00066C57">
            <w:pPr>
              <w:rPr>
                <w:rFonts w:cs="Arial"/>
              </w:rPr>
            </w:pPr>
            <w:r w:rsidRPr="00D732F9">
              <w:rPr>
                <w:rFonts w:cs="Arial"/>
              </w:rPr>
              <w:t>0B8C8C</w:t>
            </w:r>
          </w:p>
        </w:tc>
        <w:tc>
          <w:tcPr>
            <w:tcW w:w="4876" w:type="dxa"/>
            <w:noWrap/>
            <w:hideMark/>
          </w:tcPr>
          <w:p w:rsidR="00345C4B" w:rsidRPr="00D732F9" w:rsidRDefault="00345C4B" w:rsidP="00066C57">
            <w:pPr>
              <w:rPr>
                <w:rFonts w:cs="Arial"/>
              </w:rPr>
            </w:pPr>
            <w:r w:rsidRPr="00D732F9">
              <w:rPr>
                <w:rFonts w:cs="Arial"/>
              </w:rPr>
              <w:t>F40966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542</w:t>
            </w:r>
          </w:p>
        </w:tc>
        <w:tc>
          <w:tcPr>
            <w:tcW w:w="3280" w:type="dxa"/>
            <w:noWrap/>
            <w:hideMark/>
          </w:tcPr>
          <w:p w:rsidR="00345C4B" w:rsidRPr="00D732F9" w:rsidRDefault="00345C4B" w:rsidP="00066C57">
            <w:pPr>
              <w:rPr>
                <w:rFonts w:cs="Arial"/>
              </w:rPr>
            </w:pPr>
            <w:r w:rsidRPr="00D732F9">
              <w:rPr>
                <w:rFonts w:cs="Arial"/>
              </w:rPr>
              <w:t>08898A</w:t>
            </w:r>
          </w:p>
        </w:tc>
        <w:tc>
          <w:tcPr>
            <w:tcW w:w="4876" w:type="dxa"/>
            <w:noWrap/>
            <w:hideMark/>
          </w:tcPr>
          <w:p w:rsidR="00345C4B" w:rsidRPr="00D732F9" w:rsidRDefault="00345C4B" w:rsidP="00066C57">
            <w:pPr>
              <w:rPr>
                <w:rFonts w:cs="Arial"/>
              </w:rPr>
            </w:pPr>
            <w:r w:rsidRPr="00D732F9">
              <w:rPr>
                <w:rFonts w:cs="Arial"/>
              </w:rPr>
              <w:t>F40967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543</w:t>
            </w:r>
          </w:p>
        </w:tc>
        <w:tc>
          <w:tcPr>
            <w:tcW w:w="3280" w:type="dxa"/>
            <w:noWrap/>
            <w:hideMark/>
          </w:tcPr>
          <w:p w:rsidR="00345C4B" w:rsidRPr="00D732F9" w:rsidRDefault="00345C4B" w:rsidP="00066C57">
            <w:pPr>
              <w:rPr>
                <w:rFonts w:cs="Arial"/>
              </w:rPr>
            </w:pPr>
            <w:r w:rsidRPr="00D732F9">
              <w:rPr>
                <w:rFonts w:cs="Arial"/>
              </w:rPr>
              <w:t>088888</w:t>
            </w:r>
          </w:p>
        </w:tc>
        <w:tc>
          <w:tcPr>
            <w:tcW w:w="4876" w:type="dxa"/>
            <w:noWrap/>
            <w:hideMark/>
          </w:tcPr>
          <w:p w:rsidR="00345C4B" w:rsidRPr="00D732F9" w:rsidRDefault="00345C4B" w:rsidP="00066C57">
            <w:pPr>
              <w:rPr>
                <w:rFonts w:cs="Arial"/>
              </w:rPr>
            </w:pPr>
            <w:r w:rsidRPr="00D732F9">
              <w:rPr>
                <w:rFonts w:cs="Arial"/>
              </w:rPr>
              <w:t>F40968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544</w:t>
            </w:r>
          </w:p>
        </w:tc>
        <w:tc>
          <w:tcPr>
            <w:tcW w:w="3280" w:type="dxa"/>
            <w:noWrap/>
            <w:hideMark/>
          </w:tcPr>
          <w:p w:rsidR="00345C4B" w:rsidRPr="00D732F9" w:rsidRDefault="00345C4B" w:rsidP="00066C57">
            <w:pPr>
              <w:rPr>
                <w:rFonts w:cs="Arial"/>
              </w:rPr>
            </w:pPr>
            <w:r w:rsidRPr="00D732F9">
              <w:rPr>
                <w:rFonts w:cs="Arial"/>
              </w:rPr>
              <w:t>088888</w:t>
            </w:r>
          </w:p>
        </w:tc>
        <w:tc>
          <w:tcPr>
            <w:tcW w:w="4876" w:type="dxa"/>
            <w:noWrap/>
            <w:hideMark/>
          </w:tcPr>
          <w:p w:rsidR="00345C4B" w:rsidRPr="00D732F9" w:rsidRDefault="00345C4B" w:rsidP="00066C57">
            <w:pPr>
              <w:rPr>
                <w:rFonts w:cs="Arial"/>
              </w:rPr>
            </w:pPr>
            <w:r w:rsidRPr="00D732F9">
              <w:rPr>
                <w:rFonts w:cs="Arial"/>
              </w:rPr>
              <w:t>F40969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545</w:t>
            </w:r>
          </w:p>
        </w:tc>
        <w:tc>
          <w:tcPr>
            <w:tcW w:w="3280" w:type="dxa"/>
            <w:noWrap/>
            <w:hideMark/>
          </w:tcPr>
          <w:p w:rsidR="00345C4B" w:rsidRPr="00D732F9" w:rsidRDefault="00345C4B" w:rsidP="00066C57">
            <w:pPr>
              <w:rPr>
                <w:rFonts w:cs="Arial"/>
              </w:rPr>
            </w:pPr>
            <w:r w:rsidRPr="00D732F9">
              <w:rPr>
                <w:rFonts w:cs="Arial"/>
              </w:rPr>
              <w:t>078788</w:t>
            </w:r>
          </w:p>
        </w:tc>
        <w:tc>
          <w:tcPr>
            <w:tcW w:w="4876" w:type="dxa"/>
            <w:noWrap/>
            <w:hideMark/>
          </w:tcPr>
          <w:p w:rsidR="00345C4B" w:rsidRPr="00D732F9" w:rsidRDefault="00345C4B" w:rsidP="00066C57">
            <w:pPr>
              <w:rPr>
                <w:rFonts w:cs="Arial"/>
              </w:rPr>
            </w:pPr>
            <w:r w:rsidRPr="00D732F9">
              <w:rPr>
                <w:rFonts w:cs="Arial"/>
              </w:rPr>
              <w:t>F4096A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546</w:t>
            </w:r>
          </w:p>
        </w:tc>
        <w:tc>
          <w:tcPr>
            <w:tcW w:w="3280" w:type="dxa"/>
            <w:noWrap/>
            <w:hideMark/>
          </w:tcPr>
          <w:p w:rsidR="00345C4B" w:rsidRPr="00D732F9" w:rsidRDefault="00345C4B" w:rsidP="00066C57">
            <w:pPr>
              <w:rPr>
                <w:rFonts w:cs="Arial"/>
              </w:rPr>
            </w:pPr>
            <w:r w:rsidRPr="00D732F9">
              <w:rPr>
                <w:rFonts w:cs="Arial"/>
              </w:rPr>
              <w:t>068686</w:t>
            </w:r>
          </w:p>
        </w:tc>
        <w:tc>
          <w:tcPr>
            <w:tcW w:w="4876" w:type="dxa"/>
            <w:noWrap/>
            <w:hideMark/>
          </w:tcPr>
          <w:p w:rsidR="00345C4B" w:rsidRPr="00D732F9" w:rsidRDefault="00345C4B" w:rsidP="00066C57">
            <w:pPr>
              <w:rPr>
                <w:rFonts w:cs="Arial"/>
              </w:rPr>
            </w:pPr>
            <w:r w:rsidRPr="00D732F9">
              <w:rPr>
                <w:rFonts w:cs="Arial"/>
              </w:rPr>
              <w:t>F4096B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547</w:t>
            </w:r>
          </w:p>
        </w:tc>
        <w:tc>
          <w:tcPr>
            <w:tcW w:w="3280" w:type="dxa"/>
            <w:noWrap/>
            <w:hideMark/>
          </w:tcPr>
          <w:p w:rsidR="00345C4B" w:rsidRPr="00D732F9" w:rsidRDefault="00345C4B" w:rsidP="00066C57">
            <w:pPr>
              <w:rPr>
                <w:rFonts w:cs="Arial"/>
              </w:rPr>
            </w:pPr>
            <w:r w:rsidRPr="00D732F9">
              <w:rPr>
                <w:rFonts w:cs="Arial"/>
              </w:rPr>
              <w:t>058686</w:t>
            </w:r>
          </w:p>
        </w:tc>
        <w:tc>
          <w:tcPr>
            <w:tcW w:w="4876" w:type="dxa"/>
            <w:noWrap/>
            <w:hideMark/>
          </w:tcPr>
          <w:p w:rsidR="00345C4B" w:rsidRPr="00D732F9" w:rsidRDefault="00345C4B" w:rsidP="00066C57">
            <w:pPr>
              <w:rPr>
                <w:rFonts w:cs="Arial"/>
              </w:rPr>
            </w:pPr>
            <w:r w:rsidRPr="00D732F9">
              <w:rPr>
                <w:rFonts w:cs="Arial"/>
              </w:rPr>
              <w:t>F4096C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548</w:t>
            </w:r>
          </w:p>
        </w:tc>
        <w:tc>
          <w:tcPr>
            <w:tcW w:w="3280" w:type="dxa"/>
            <w:noWrap/>
            <w:hideMark/>
          </w:tcPr>
          <w:p w:rsidR="00345C4B" w:rsidRPr="00D732F9" w:rsidRDefault="00345C4B" w:rsidP="00066C57">
            <w:pPr>
              <w:rPr>
                <w:rFonts w:cs="Arial"/>
              </w:rPr>
            </w:pPr>
            <w:r w:rsidRPr="00D732F9">
              <w:rPr>
                <w:rFonts w:cs="Arial"/>
              </w:rPr>
              <w:t>048485</w:t>
            </w:r>
          </w:p>
        </w:tc>
        <w:tc>
          <w:tcPr>
            <w:tcW w:w="4876" w:type="dxa"/>
            <w:noWrap/>
            <w:hideMark/>
          </w:tcPr>
          <w:p w:rsidR="00345C4B" w:rsidRPr="00D732F9" w:rsidRDefault="00345C4B" w:rsidP="00066C57">
            <w:pPr>
              <w:rPr>
                <w:rFonts w:cs="Arial"/>
              </w:rPr>
            </w:pPr>
            <w:r w:rsidRPr="00D732F9">
              <w:rPr>
                <w:rFonts w:cs="Arial"/>
              </w:rPr>
              <w:t>F4096D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549</w:t>
            </w:r>
          </w:p>
        </w:tc>
        <w:tc>
          <w:tcPr>
            <w:tcW w:w="3280" w:type="dxa"/>
            <w:noWrap/>
            <w:hideMark/>
          </w:tcPr>
          <w:p w:rsidR="00345C4B" w:rsidRPr="00D732F9" w:rsidRDefault="00345C4B" w:rsidP="00066C57">
            <w:pPr>
              <w:rPr>
                <w:rFonts w:cs="Arial"/>
              </w:rPr>
            </w:pPr>
            <w:r w:rsidRPr="00D732F9">
              <w:rPr>
                <w:rFonts w:cs="Arial"/>
              </w:rPr>
              <w:t>038484</w:t>
            </w:r>
          </w:p>
        </w:tc>
        <w:tc>
          <w:tcPr>
            <w:tcW w:w="4876" w:type="dxa"/>
            <w:noWrap/>
            <w:hideMark/>
          </w:tcPr>
          <w:p w:rsidR="00345C4B" w:rsidRPr="00D732F9" w:rsidRDefault="00345C4B" w:rsidP="00066C57">
            <w:pPr>
              <w:rPr>
                <w:rFonts w:cs="Arial"/>
              </w:rPr>
            </w:pPr>
            <w:r w:rsidRPr="00D732F9">
              <w:rPr>
                <w:rFonts w:cs="Arial"/>
              </w:rPr>
              <w:t>F4096E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550</w:t>
            </w:r>
          </w:p>
        </w:tc>
        <w:tc>
          <w:tcPr>
            <w:tcW w:w="3280" w:type="dxa"/>
            <w:noWrap/>
            <w:hideMark/>
          </w:tcPr>
          <w:p w:rsidR="00345C4B" w:rsidRPr="00D732F9" w:rsidRDefault="00345C4B" w:rsidP="00066C57">
            <w:pPr>
              <w:rPr>
                <w:rFonts w:cs="Arial"/>
              </w:rPr>
            </w:pPr>
            <w:r w:rsidRPr="00D732F9">
              <w:rPr>
                <w:rFonts w:cs="Arial"/>
              </w:rPr>
              <w:t>028283</w:t>
            </w:r>
          </w:p>
        </w:tc>
        <w:tc>
          <w:tcPr>
            <w:tcW w:w="4876" w:type="dxa"/>
            <w:noWrap/>
            <w:hideMark/>
          </w:tcPr>
          <w:p w:rsidR="00345C4B" w:rsidRPr="00D732F9" w:rsidRDefault="00345C4B" w:rsidP="00066C57">
            <w:pPr>
              <w:rPr>
                <w:rFonts w:cs="Arial"/>
              </w:rPr>
            </w:pPr>
            <w:r w:rsidRPr="00D732F9">
              <w:rPr>
                <w:rFonts w:cs="Arial"/>
              </w:rPr>
              <w:t>F4096F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551</w:t>
            </w:r>
          </w:p>
        </w:tc>
        <w:tc>
          <w:tcPr>
            <w:tcW w:w="3280" w:type="dxa"/>
            <w:noWrap/>
            <w:hideMark/>
          </w:tcPr>
          <w:p w:rsidR="00345C4B" w:rsidRPr="00D732F9" w:rsidRDefault="00345C4B" w:rsidP="00066C57">
            <w:pPr>
              <w:rPr>
                <w:rFonts w:cs="Arial"/>
              </w:rPr>
            </w:pPr>
            <w:r w:rsidRPr="00D732F9">
              <w:rPr>
                <w:rFonts w:cs="Arial"/>
              </w:rPr>
              <w:t>028181</w:t>
            </w:r>
          </w:p>
        </w:tc>
        <w:tc>
          <w:tcPr>
            <w:tcW w:w="4876" w:type="dxa"/>
            <w:noWrap/>
            <w:hideMark/>
          </w:tcPr>
          <w:p w:rsidR="00345C4B" w:rsidRPr="00D732F9" w:rsidRDefault="00345C4B" w:rsidP="00066C57">
            <w:pPr>
              <w:rPr>
                <w:rFonts w:cs="Arial"/>
              </w:rPr>
            </w:pPr>
            <w:r w:rsidRPr="00D732F9">
              <w:rPr>
                <w:rFonts w:cs="Arial"/>
              </w:rPr>
              <w:t>F40970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552</w:t>
            </w:r>
          </w:p>
        </w:tc>
        <w:tc>
          <w:tcPr>
            <w:tcW w:w="3280" w:type="dxa"/>
            <w:noWrap/>
            <w:hideMark/>
          </w:tcPr>
          <w:p w:rsidR="00345C4B" w:rsidRPr="00D732F9" w:rsidRDefault="00345C4B" w:rsidP="00066C57">
            <w:pPr>
              <w:rPr>
                <w:rFonts w:cs="Arial"/>
              </w:rPr>
            </w:pPr>
            <w:r w:rsidRPr="00D732F9">
              <w:rPr>
                <w:rFonts w:cs="Arial"/>
              </w:rPr>
              <w:t>018282</w:t>
            </w:r>
          </w:p>
        </w:tc>
        <w:tc>
          <w:tcPr>
            <w:tcW w:w="4876" w:type="dxa"/>
            <w:noWrap/>
            <w:hideMark/>
          </w:tcPr>
          <w:p w:rsidR="00345C4B" w:rsidRPr="00D732F9" w:rsidRDefault="00345C4B" w:rsidP="00066C57">
            <w:pPr>
              <w:rPr>
                <w:rFonts w:cs="Arial"/>
              </w:rPr>
            </w:pPr>
            <w:r w:rsidRPr="00D732F9">
              <w:rPr>
                <w:rFonts w:cs="Arial"/>
              </w:rPr>
              <w:t>F40971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553</w:t>
            </w:r>
          </w:p>
        </w:tc>
        <w:tc>
          <w:tcPr>
            <w:tcW w:w="3280" w:type="dxa"/>
            <w:noWrap/>
            <w:hideMark/>
          </w:tcPr>
          <w:p w:rsidR="00345C4B" w:rsidRPr="00D732F9" w:rsidRDefault="00345C4B" w:rsidP="00066C57">
            <w:pPr>
              <w:rPr>
                <w:rFonts w:cs="Arial"/>
              </w:rPr>
            </w:pPr>
            <w:r w:rsidRPr="00D732F9">
              <w:rPr>
                <w:rFonts w:cs="Arial"/>
              </w:rPr>
              <w:t>008080</w:t>
            </w:r>
          </w:p>
        </w:tc>
        <w:tc>
          <w:tcPr>
            <w:tcW w:w="4876" w:type="dxa"/>
            <w:noWrap/>
            <w:hideMark/>
          </w:tcPr>
          <w:p w:rsidR="00345C4B" w:rsidRPr="00D732F9" w:rsidRDefault="00345C4B" w:rsidP="00066C57">
            <w:pPr>
              <w:rPr>
                <w:rFonts w:cs="Arial"/>
              </w:rPr>
            </w:pPr>
            <w:r w:rsidRPr="00D732F9">
              <w:rPr>
                <w:rFonts w:cs="Arial"/>
              </w:rPr>
              <w:t>F40972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554</w:t>
            </w:r>
          </w:p>
        </w:tc>
        <w:tc>
          <w:tcPr>
            <w:tcW w:w="3280" w:type="dxa"/>
            <w:noWrap/>
            <w:hideMark/>
          </w:tcPr>
          <w:p w:rsidR="00345C4B" w:rsidRPr="00D732F9" w:rsidRDefault="00345C4B" w:rsidP="00066C57">
            <w:pPr>
              <w:rPr>
                <w:rFonts w:cs="Arial"/>
              </w:rPr>
            </w:pPr>
            <w:r w:rsidRPr="00D732F9">
              <w:rPr>
                <w:rFonts w:cs="Arial"/>
              </w:rPr>
              <w:t>058482</w:t>
            </w:r>
          </w:p>
        </w:tc>
        <w:tc>
          <w:tcPr>
            <w:tcW w:w="4876" w:type="dxa"/>
            <w:noWrap/>
            <w:hideMark/>
          </w:tcPr>
          <w:p w:rsidR="00345C4B" w:rsidRPr="00D732F9" w:rsidRDefault="00345C4B" w:rsidP="00066C57">
            <w:pPr>
              <w:rPr>
                <w:rFonts w:cs="Arial"/>
              </w:rPr>
            </w:pPr>
            <w:r w:rsidRPr="00D732F9">
              <w:rPr>
                <w:rFonts w:cs="Arial"/>
              </w:rPr>
              <w:t>F40973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555</w:t>
            </w:r>
          </w:p>
        </w:tc>
        <w:tc>
          <w:tcPr>
            <w:tcW w:w="3280" w:type="dxa"/>
            <w:noWrap/>
            <w:hideMark/>
          </w:tcPr>
          <w:p w:rsidR="00345C4B" w:rsidRPr="00D732F9" w:rsidRDefault="00345C4B" w:rsidP="00066C57">
            <w:pPr>
              <w:rPr>
                <w:rFonts w:cs="Arial"/>
              </w:rPr>
            </w:pPr>
            <w:r w:rsidRPr="00D732F9">
              <w:rPr>
                <w:rFonts w:cs="Arial"/>
              </w:rPr>
              <w:t>038384</w:t>
            </w:r>
          </w:p>
        </w:tc>
        <w:tc>
          <w:tcPr>
            <w:tcW w:w="4876" w:type="dxa"/>
            <w:noWrap/>
            <w:hideMark/>
          </w:tcPr>
          <w:p w:rsidR="00345C4B" w:rsidRPr="00D732F9" w:rsidRDefault="00345C4B" w:rsidP="00066C57">
            <w:pPr>
              <w:rPr>
                <w:rFonts w:cs="Arial"/>
              </w:rPr>
            </w:pPr>
            <w:r w:rsidRPr="00D732F9">
              <w:rPr>
                <w:rFonts w:cs="Arial"/>
              </w:rPr>
              <w:t>F40974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556</w:t>
            </w:r>
          </w:p>
        </w:tc>
        <w:tc>
          <w:tcPr>
            <w:tcW w:w="3280" w:type="dxa"/>
            <w:noWrap/>
            <w:hideMark/>
          </w:tcPr>
          <w:p w:rsidR="00345C4B" w:rsidRPr="00D732F9" w:rsidRDefault="00345C4B" w:rsidP="00066C57">
            <w:pPr>
              <w:rPr>
                <w:rFonts w:cs="Arial"/>
              </w:rPr>
            </w:pPr>
            <w:r w:rsidRPr="00D732F9">
              <w:rPr>
                <w:rFonts w:cs="Arial"/>
              </w:rPr>
              <w:t>058585</w:t>
            </w:r>
          </w:p>
        </w:tc>
        <w:tc>
          <w:tcPr>
            <w:tcW w:w="4876" w:type="dxa"/>
            <w:noWrap/>
            <w:hideMark/>
          </w:tcPr>
          <w:p w:rsidR="00345C4B" w:rsidRPr="00D732F9" w:rsidRDefault="00345C4B" w:rsidP="00066C57">
            <w:pPr>
              <w:rPr>
                <w:rFonts w:cs="Arial"/>
              </w:rPr>
            </w:pPr>
            <w:r w:rsidRPr="00D732F9">
              <w:rPr>
                <w:rFonts w:cs="Arial"/>
              </w:rPr>
              <w:t>F40975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557</w:t>
            </w:r>
          </w:p>
        </w:tc>
        <w:tc>
          <w:tcPr>
            <w:tcW w:w="3280" w:type="dxa"/>
            <w:noWrap/>
            <w:hideMark/>
          </w:tcPr>
          <w:p w:rsidR="00345C4B" w:rsidRPr="00D732F9" w:rsidRDefault="00345C4B" w:rsidP="00066C57">
            <w:pPr>
              <w:rPr>
                <w:rFonts w:cs="Arial"/>
              </w:rPr>
            </w:pPr>
            <w:r w:rsidRPr="00D732F9">
              <w:rPr>
                <w:rFonts w:cs="Arial"/>
              </w:rPr>
              <w:t>068787</w:t>
            </w:r>
          </w:p>
        </w:tc>
        <w:tc>
          <w:tcPr>
            <w:tcW w:w="4876" w:type="dxa"/>
            <w:noWrap/>
            <w:hideMark/>
          </w:tcPr>
          <w:p w:rsidR="00345C4B" w:rsidRPr="00D732F9" w:rsidRDefault="00345C4B" w:rsidP="00066C57">
            <w:pPr>
              <w:rPr>
                <w:rFonts w:cs="Arial"/>
              </w:rPr>
            </w:pPr>
            <w:r w:rsidRPr="00D732F9">
              <w:rPr>
                <w:rFonts w:cs="Arial"/>
              </w:rPr>
              <w:t>F40976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558</w:t>
            </w:r>
          </w:p>
        </w:tc>
        <w:tc>
          <w:tcPr>
            <w:tcW w:w="3280" w:type="dxa"/>
            <w:noWrap/>
            <w:hideMark/>
          </w:tcPr>
          <w:p w:rsidR="00345C4B" w:rsidRPr="00D732F9" w:rsidRDefault="00345C4B" w:rsidP="00066C57">
            <w:pPr>
              <w:rPr>
                <w:rFonts w:cs="Arial"/>
              </w:rPr>
            </w:pPr>
            <w:r w:rsidRPr="00D732F9">
              <w:rPr>
                <w:rFonts w:cs="Arial"/>
              </w:rPr>
              <w:t>088988</w:t>
            </w:r>
          </w:p>
        </w:tc>
        <w:tc>
          <w:tcPr>
            <w:tcW w:w="4876" w:type="dxa"/>
            <w:noWrap/>
            <w:hideMark/>
          </w:tcPr>
          <w:p w:rsidR="00345C4B" w:rsidRPr="00D732F9" w:rsidRDefault="00345C4B" w:rsidP="00066C57">
            <w:pPr>
              <w:rPr>
                <w:rFonts w:cs="Arial"/>
              </w:rPr>
            </w:pPr>
            <w:r w:rsidRPr="00D732F9">
              <w:rPr>
                <w:rFonts w:cs="Arial"/>
              </w:rPr>
              <w:t>F40977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559</w:t>
            </w:r>
          </w:p>
        </w:tc>
        <w:tc>
          <w:tcPr>
            <w:tcW w:w="3280" w:type="dxa"/>
            <w:noWrap/>
            <w:hideMark/>
          </w:tcPr>
          <w:p w:rsidR="00345C4B" w:rsidRPr="00D732F9" w:rsidRDefault="00345C4B" w:rsidP="00066C57">
            <w:pPr>
              <w:rPr>
                <w:rFonts w:cs="Arial"/>
              </w:rPr>
            </w:pPr>
            <w:r w:rsidRPr="00D732F9">
              <w:rPr>
                <w:rFonts w:cs="Arial"/>
              </w:rPr>
              <w:t>0A8887</w:t>
            </w:r>
          </w:p>
        </w:tc>
        <w:tc>
          <w:tcPr>
            <w:tcW w:w="4876" w:type="dxa"/>
            <w:noWrap/>
            <w:hideMark/>
          </w:tcPr>
          <w:p w:rsidR="00345C4B" w:rsidRPr="00D732F9" w:rsidRDefault="00345C4B" w:rsidP="00066C57">
            <w:pPr>
              <w:rPr>
                <w:rFonts w:cs="Arial"/>
              </w:rPr>
            </w:pPr>
            <w:r w:rsidRPr="00D732F9">
              <w:rPr>
                <w:rFonts w:cs="Arial"/>
              </w:rPr>
              <w:t>F40978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560</w:t>
            </w:r>
          </w:p>
        </w:tc>
        <w:tc>
          <w:tcPr>
            <w:tcW w:w="3280" w:type="dxa"/>
            <w:noWrap/>
            <w:hideMark/>
          </w:tcPr>
          <w:p w:rsidR="00345C4B" w:rsidRPr="00D732F9" w:rsidRDefault="00345C4B" w:rsidP="00066C57">
            <w:pPr>
              <w:rPr>
                <w:rFonts w:cs="Arial"/>
              </w:rPr>
            </w:pPr>
            <w:r w:rsidRPr="00D732F9">
              <w:rPr>
                <w:rFonts w:cs="Arial"/>
              </w:rPr>
              <w:t>0A8B8B</w:t>
            </w:r>
          </w:p>
        </w:tc>
        <w:tc>
          <w:tcPr>
            <w:tcW w:w="4876" w:type="dxa"/>
            <w:noWrap/>
            <w:hideMark/>
          </w:tcPr>
          <w:p w:rsidR="00345C4B" w:rsidRPr="00D732F9" w:rsidRDefault="00345C4B" w:rsidP="00066C57">
            <w:pPr>
              <w:rPr>
                <w:rFonts w:cs="Arial"/>
              </w:rPr>
            </w:pPr>
            <w:r w:rsidRPr="00D732F9">
              <w:rPr>
                <w:rFonts w:cs="Arial"/>
              </w:rPr>
              <w:t>F40979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561</w:t>
            </w:r>
          </w:p>
        </w:tc>
        <w:tc>
          <w:tcPr>
            <w:tcW w:w="3280" w:type="dxa"/>
            <w:noWrap/>
            <w:hideMark/>
          </w:tcPr>
          <w:p w:rsidR="00345C4B" w:rsidRPr="00D732F9" w:rsidRDefault="00345C4B" w:rsidP="00066C57">
            <w:pPr>
              <w:rPr>
                <w:rFonts w:cs="Arial"/>
              </w:rPr>
            </w:pPr>
            <w:r w:rsidRPr="00D732F9">
              <w:rPr>
                <w:rFonts w:cs="Arial"/>
              </w:rPr>
              <w:t>0B8989</w:t>
            </w:r>
          </w:p>
        </w:tc>
        <w:tc>
          <w:tcPr>
            <w:tcW w:w="4876" w:type="dxa"/>
            <w:noWrap/>
            <w:hideMark/>
          </w:tcPr>
          <w:p w:rsidR="00345C4B" w:rsidRPr="00D732F9" w:rsidRDefault="00345C4B" w:rsidP="00066C57">
            <w:pPr>
              <w:rPr>
                <w:rFonts w:cs="Arial"/>
              </w:rPr>
            </w:pPr>
            <w:r w:rsidRPr="00D732F9">
              <w:rPr>
                <w:rFonts w:cs="Arial"/>
              </w:rPr>
              <w:t>F4097A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562</w:t>
            </w:r>
          </w:p>
        </w:tc>
        <w:tc>
          <w:tcPr>
            <w:tcW w:w="3280" w:type="dxa"/>
            <w:noWrap/>
            <w:hideMark/>
          </w:tcPr>
          <w:p w:rsidR="00345C4B" w:rsidRPr="00D732F9" w:rsidRDefault="00345C4B" w:rsidP="00066C57">
            <w:pPr>
              <w:rPr>
                <w:rFonts w:cs="Arial"/>
              </w:rPr>
            </w:pPr>
            <w:r w:rsidRPr="00D732F9">
              <w:rPr>
                <w:rFonts w:cs="Arial"/>
              </w:rPr>
              <w:t>0D8D8C</w:t>
            </w:r>
          </w:p>
        </w:tc>
        <w:tc>
          <w:tcPr>
            <w:tcW w:w="4876" w:type="dxa"/>
            <w:noWrap/>
            <w:hideMark/>
          </w:tcPr>
          <w:p w:rsidR="00345C4B" w:rsidRPr="00D732F9" w:rsidRDefault="00345C4B" w:rsidP="00066C57">
            <w:pPr>
              <w:rPr>
                <w:rFonts w:cs="Arial"/>
              </w:rPr>
            </w:pPr>
            <w:r w:rsidRPr="00D732F9">
              <w:rPr>
                <w:rFonts w:cs="Arial"/>
              </w:rPr>
              <w:t>F4097B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563</w:t>
            </w:r>
          </w:p>
        </w:tc>
        <w:tc>
          <w:tcPr>
            <w:tcW w:w="3280" w:type="dxa"/>
            <w:noWrap/>
            <w:hideMark/>
          </w:tcPr>
          <w:p w:rsidR="00345C4B" w:rsidRPr="00D732F9" w:rsidRDefault="00345C4B" w:rsidP="00066C57">
            <w:pPr>
              <w:rPr>
                <w:rFonts w:cs="Arial"/>
              </w:rPr>
            </w:pPr>
            <w:r w:rsidRPr="00D732F9">
              <w:rPr>
                <w:rFonts w:cs="Arial"/>
              </w:rPr>
              <w:t>0B8F92</w:t>
            </w:r>
          </w:p>
        </w:tc>
        <w:tc>
          <w:tcPr>
            <w:tcW w:w="4876" w:type="dxa"/>
            <w:noWrap/>
            <w:hideMark/>
          </w:tcPr>
          <w:p w:rsidR="00345C4B" w:rsidRPr="00D732F9" w:rsidRDefault="00345C4B" w:rsidP="00066C57">
            <w:pPr>
              <w:rPr>
                <w:rFonts w:cs="Arial"/>
              </w:rPr>
            </w:pPr>
            <w:r w:rsidRPr="00D732F9">
              <w:rPr>
                <w:rFonts w:cs="Arial"/>
              </w:rPr>
              <w:t>F4097C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564</w:t>
            </w:r>
          </w:p>
        </w:tc>
        <w:tc>
          <w:tcPr>
            <w:tcW w:w="3280" w:type="dxa"/>
            <w:noWrap/>
            <w:hideMark/>
          </w:tcPr>
          <w:p w:rsidR="00345C4B" w:rsidRPr="00D732F9" w:rsidRDefault="00345C4B" w:rsidP="00066C57">
            <w:pPr>
              <w:rPr>
                <w:rFonts w:cs="Arial"/>
              </w:rPr>
            </w:pPr>
            <w:r w:rsidRPr="00D732F9">
              <w:rPr>
                <w:rFonts w:cs="Arial"/>
              </w:rPr>
              <w:t>088D8E</w:t>
            </w:r>
          </w:p>
        </w:tc>
        <w:tc>
          <w:tcPr>
            <w:tcW w:w="4876" w:type="dxa"/>
            <w:noWrap/>
            <w:hideMark/>
          </w:tcPr>
          <w:p w:rsidR="00345C4B" w:rsidRPr="00D732F9" w:rsidRDefault="00345C4B" w:rsidP="00066C57">
            <w:pPr>
              <w:rPr>
                <w:rFonts w:cs="Arial"/>
              </w:rPr>
            </w:pPr>
            <w:r w:rsidRPr="00D732F9">
              <w:rPr>
                <w:rFonts w:cs="Arial"/>
              </w:rPr>
              <w:t>F4097D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565</w:t>
            </w:r>
          </w:p>
        </w:tc>
        <w:tc>
          <w:tcPr>
            <w:tcW w:w="3280" w:type="dxa"/>
            <w:noWrap/>
            <w:hideMark/>
          </w:tcPr>
          <w:p w:rsidR="00345C4B" w:rsidRPr="00D732F9" w:rsidRDefault="00345C4B" w:rsidP="00066C57">
            <w:pPr>
              <w:rPr>
                <w:rFonts w:cs="Arial"/>
              </w:rPr>
            </w:pPr>
            <w:r w:rsidRPr="00D732F9">
              <w:rPr>
                <w:rFonts w:cs="Arial"/>
              </w:rPr>
              <w:t>159489</w:t>
            </w:r>
          </w:p>
        </w:tc>
        <w:tc>
          <w:tcPr>
            <w:tcW w:w="4876" w:type="dxa"/>
            <w:noWrap/>
            <w:hideMark/>
          </w:tcPr>
          <w:p w:rsidR="00345C4B" w:rsidRPr="00D732F9" w:rsidRDefault="00345C4B" w:rsidP="00066C57">
            <w:pPr>
              <w:rPr>
                <w:rFonts w:cs="Arial"/>
              </w:rPr>
            </w:pPr>
            <w:r w:rsidRPr="00D732F9">
              <w:rPr>
                <w:rFonts w:cs="Arial"/>
              </w:rPr>
              <w:t>F4097E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566</w:t>
            </w:r>
          </w:p>
        </w:tc>
        <w:tc>
          <w:tcPr>
            <w:tcW w:w="3280" w:type="dxa"/>
            <w:noWrap/>
            <w:hideMark/>
          </w:tcPr>
          <w:p w:rsidR="00345C4B" w:rsidRPr="00D732F9" w:rsidRDefault="00345C4B" w:rsidP="00066C57">
            <w:pPr>
              <w:rPr>
                <w:rFonts w:cs="Arial"/>
              </w:rPr>
            </w:pPr>
            <w:r w:rsidRPr="00D732F9">
              <w:rPr>
                <w:rFonts w:cs="Arial"/>
              </w:rPr>
              <w:t>0A9292</w:t>
            </w:r>
          </w:p>
        </w:tc>
        <w:tc>
          <w:tcPr>
            <w:tcW w:w="4876" w:type="dxa"/>
            <w:noWrap/>
            <w:hideMark/>
          </w:tcPr>
          <w:p w:rsidR="00345C4B" w:rsidRPr="00D732F9" w:rsidRDefault="00345C4B" w:rsidP="00066C57">
            <w:pPr>
              <w:rPr>
                <w:rFonts w:cs="Arial"/>
              </w:rPr>
            </w:pPr>
            <w:r w:rsidRPr="00D732F9">
              <w:rPr>
                <w:rFonts w:cs="Arial"/>
              </w:rPr>
              <w:t>F4097F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567</w:t>
            </w:r>
          </w:p>
        </w:tc>
        <w:tc>
          <w:tcPr>
            <w:tcW w:w="3280" w:type="dxa"/>
            <w:noWrap/>
            <w:hideMark/>
          </w:tcPr>
          <w:p w:rsidR="00345C4B" w:rsidRPr="00D732F9" w:rsidRDefault="00345C4B" w:rsidP="00066C57">
            <w:pPr>
              <w:rPr>
                <w:rFonts w:cs="Arial"/>
              </w:rPr>
            </w:pPr>
            <w:r w:rsidRPr="00D732F9">
              <w:rPr>
                <w:rFonts w:cs="Arial"/>
              </w:rPr>
              <w:t>229A89</w:t>
            </w:r>
          </w:p>
        </w:tc>
        <w:tc>
          <w:tcPr>
            <w:tcW w:w="4876" w:type="dxa"/>
            <w:noWrap/>
            <w:hideMark/>
          </w:tcPr>
          <w:p w:rsidR="00345C4B" w:rsidRPr="00D732F9" w:rsidRDefault="00345C4B" w:rsidP="00066C57">
            <w:pPr>
              <w:rPr>
                <w:rFonts w:cs="Arial"/>
              </w:rPr>
            </w:pPr>
            <w:r w:rsidRPr="00D732F9">
              <w:rPr>
                <w:rFonts w:cs="Arial"/>
              </w:rPr>
              <w:t>F40980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568</w:t>
            </w:r>
          </w:p>
        </w:tc>
        <w:tc>
          <w:tcPr>
            <w:tcW w:w="3280" w:type="dxa"/>
            <w:noWrap/>
            <w:hideMark/>
          </w:tcPr>
          <w:p w:rsidR="00345C4B" w:rsidRPr="00D732F9" w:rsidRDefault="00345C4B" w:rsidP="00066C57">
            <w:pPr>
              <w:rPr>
                <w:rFonts w:cs="Arial"/>
              </w:rPr>
            </w:pPr>
            <w:r w:rsidRPr="00D732F9">
              <w:rPr>
                <w:rFonts w:cs="Arial"/>
              </w:rPr>
              <w:t>098190</w:t>
            </w:r>
          </w:p>
        </w:tc>
        <w:tc>
          <w:tcPr>
            <w:tcW w:w="4876" w:type="dxa"/>
            <w:noWrap/>
            <w:hideMark/>
          </w:tcPr>
          <w:p w:rsidR="00345C4B" w:rsidRPr="00D732F9" w:rsidRDefault="00345C4B" w:rsidP="00066C57">
            <w:pPr>
              <w:rPr>
                <w:rFonts w:cs="Arial"/>
              </w:rPr>
            </w:pPr>
            <w:r w:rsidRPr="00D732F9">
              <w:rPr>
                <w:rFonts w:cs="Arial"/>
              </w:rPr>
              <w:t>F40981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569</w:t>
            </w:r>
          </w:p>
        </w:tc>
        <w:tc>
          <w:tcPr>
            <w:tcW w:w="3280" w:type="dxa"/>
            <w:noWrap/>
            <w:hideMark/>
          </w:tcPr>
          <w:p w:rsidR="00345C4B" w:rsidRPr="00D732F9" w:rsidRDefault="00345C4B" w:rsidP="00066C57">
            <w:pPr>
              <w:rPr>
                <w:rFonts w:cs="Arial"/>
              </w:rPr>
            </w:pPr>
            <w:r w:rsidRPr="00D732F9">
              <w:rPr>
                <w:rFonts w:cs="Arial"/>
              </w:rPr>
              <w:t>128E93</w:t>
            </w:r>
          </w:p>
        </w:tc>
        <w:tc>
          <w:tcPr>
            <w:tcW w:w="4876" w:type="dxa"/>
            <w:noWrap/>
            <w:hideMark/>
          </w:tcPr>
          <w:p w:rsidR="00345C4B" w:rsidRPr="00D732F9" w:rsidRDefault="00345C4B" w:rsidP="00066C57">
            <w:pPr>
              <w:rPr>
                <w:rFonts w:cs="Arial"/>
              </w:rPr>
            </w:pPr>
            <w:r w:rsidRPr="00D732F9">
              <w:rPr>
                <w:rFonts w:cs="Arial"/>
              </w:rPr>
              <w:t>F40982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570</w:t>
            </w:r>
          </w:p>
        </w:tc>
        <w:tc>
          <w:tcPr>
            <w:tcW w:w="3280" w:type="dxa"/>
            <w:noWrap/>
            <w:hideMark/>
          </w:tcPr>
          <w:p w:rsidR="00345C4B" w:rsidRPr="00D732F9" w:rsidRDefault="00345C4B" w:rsidP="00066C57">
            <w:pPr>
              <w:rPr>
                <w:rFonts w:cs="Arial"/>
              </w:rPr>
            </w:pPr>
            <w:r w:rsidRPr="00D732F9">
              <w:rPr>
                <w:rFonts w:cs="Arial"/>
              </w:rPr>
              <w:t>038695</w:t>
            </w:r>
          </w:p>
        </w:tc>
        <w:tc>
          <w:tcPr>
            <w:tcW w:w="4876" w:type="dxa"/>
            <w:noWrap/>
            <w:hideMark/>
          </w:tcPr>
          <w:p w:rsidR="00345C4B" w:rsidRPr="00D732F9" w:rsidRDefault="00345C4B" w:rsidP="00066C57">
            <w:pPr>
              <w:rPr>
                <w:rFonts w:cs="Arial"/>
              </w:rPr>
            </w:pPr>
            <w:r w:rsidRPr="00D732F9">
              <w:rPr>
                <w:rFonts w:cs="Arial"/>
              </w:rPr>
              <w:t>F40983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571</w:t>
            </w:r>
          </w:p>
        </w:tc>
        <w:tc>
          <w:tcPr>
            <w:tcW w:w="3280" w:type="dxa"/>
            <w:noWrap/>
            <w:hideMark/>
          </w:tcPr>
          <w:p w:rsidR="00345C4B" w:rsidRPr="00D732F9" w:rsidRDefault="00345C4B" w:rsidP="00066C57">
            <w:pPr>
              <w:rPr>
                <w:rFonts w:cs="Arial"/>
              </w:rPr>
            </w:pPr>
            <w:r w:rsidRPr="00D732F9">
              <w:rPr>
                <w:rFonts w:cs="Arial"/>
              </w:rPr>
              <w:t>10A298</w:t>
            </w:r>
          </w:p>
        </w:tc>
        <w:tc>
          <w:tcPr>
            <w:tcW w:w="4876" w:type="dxa"/>
            <w:noWrap/>
            <w:hideMark/>
          </w:tcPr>
          <w:p w:rsidR="00345C4B" w:rsidRPr="00D732F9" w:rsidRDefault="00345C4B" w:rsidP="00066C57">
            <w:pPr>
              <w:rPr>
                <w:rFonts w:cs="Arial"/>
              </w:rPr>
            </w:pPr>
            <w:r w:rsidRPr="00D732F9">
              <w:rPr>
                <w:rFonts w:cs="Arial"/>
              </w:rPr>
              <w:t>F40984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572</w:t>
            </w:r>
          </w:p>
        </w:tc>
        <w:tc>
          <w:tcPr>
            <w:tcW w:w="3280" w:type="dxa"/>
            <w:noWrap/>
            <w:hideMark/>
          </w:tcPr>
          <w:p w:rsidR="00345C4B" w:rsidRPr="00D732F9" w:rsidRDefault="00345C4B" w:rsidP="00066C57">
            <w:pPr>
              <w:rPr>
                <w:rFonts w:cs="Arial"/>
              </w:rPr>
            </w:pPr>
            <w:r w:rsidRPr="00D732F9">
              <w:rPr>
                <w:rFonts w:cs="Arial"/>
              </w:rPr>
              <w:t>1E9287</w:t>
            </w:r>
          </w:p>
        </w:tc>
        <w:tc>
          <w:tcPr>
            <w:tcW w:w="4876" w:type="dxa"/>
            <w:noWrap/>
            <w:hideMark/>
          </w:tcPr>
          <w:p w:rsidR="00345C4B" w:rsidRPr="00D732F9" w:rsidRDefault="00345C4B" w:rsidP="00066C57">
            <w:pPr>
              <w:rPr>
                <w:rFonts w:cs="Arial"/>
              </w:rPr>
            </w:pPr>
            <w:r w:rsidRPr="00D732F9">
              <w:rPr>
                <w:rFonts w:cs="Arial"/>
              </w:rPr>
              <w:t>F40985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573</w:t>
            </w:r>
          </w:p>
        </w:tc>
        <w:tc>
          <w:tcPr>
            <w:tcW w:w="3280" w:type="dxa"/>
            <w:noWrap/>
            <w:hideMark/>
          </w:tcPr>
          <w:p w:rsidR="00345C4B" w:rsidRPr="00D732F9" w:rsidRDefault="00345C4B" w:rsidP="00066C57">
            <w:pPr>
              <w:rPr>
                <w:rFonts w:cs="Arial"/>
              </w:rPr>
            </w:pPr>
            <w:r w:rsidRPr="00D732F9">
              <w:rPr>
                <w:rFonts w:cs="Arial"/>
              </w:rPr>
              <w:t>0D9098</w:t>
            </w:r>
          </w:p>
        </w:tc>
        <w:tc>
          <w:tcPr>
            <w:tcW w:w="4876" w:type="dxa"/>
            <w:noWrap/>
            <w:hideMark/>
          </w:tcPr>
          <w:p w:rsidR="00345C4B" w:rsidRPr="00D732F9" w:rsidRDefault="00345C4B" w:rsidP="00066C57">
            <w:pPr>
              <w:rPr>
                <w:rFonts w:cs="Arial"/>
              </w:rPr>
            </w:pPr>
            <w:r w:rsidRPr="00D732F9">
              <w:rPr>
                <w:rFonts w:cs="Arial"/>
              </w:rPr>
              <w:t>F40986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574</w:t>
            </w:r>
          </w:p>
        </w:tc>
        <w:tc>
          <w:tcPr>
            <w:tcW w:w="3280" w:type="dxa"/>
            <w:noWrap/>
            <w:hideMark/>
          </w:tcPr>
          <w:p w:rsidR="00345C4B" w:rsidRPr="00D732F9" w:rsidRDefault="00345C4B" w:rsidP="00066C57">
            <w:pPr>
              <w:rPr>
                <w:rFonts w:cs="Arial"/>
              </w:rPr>
            </w:pPr>
            <w:r w:rsidRPr="00D732F9">
              <w:rPr>
                <w:rFonts w:cs="Arial"/>
              </w:rPr>
              <w:t>1B958A</w:t>
            </w:r>
          </w:p>
        </w:tc>
        <w:tc>
          <w:tcPr>
            <w:tcW w:w="4876" w:type="dxa"/>
            <w:noWrap/>
            <w:hideMark/>
          </w:tcPr>
          <w:p w:rsidR="00345C4B" w:rsidRPr="00D732F9" w:rsidRDefault="00345C4B" w:rsidP="00066C57">
            <w:pPr>
              <w:rPr>
                <w:rFonts w:cs="Arial"/>
              </w:rPr>
            </w:pPr>
            <w:r w:rsidRPr="00D732F9">
              <w:rPr>
                <w:rFonts w:cs="Arial"/>
              </w:rPr>
              <w:t>F40987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575</w:t>
            </w:r>
          </w:p>
        </w:tc>
        <w:tc>
          <w:tcPr>
            <w:tcW w:w="3280" w:type="dxa"/>
            <w:noWrap/>
            <w:hideMark/>
          </w:tcPr>
          <w:p w:rsidR="00345C4B" w:rsidRPr="00D732F9" w:rsidRDefault="00345C4B" w:rsidP="00066C57">
            <w:pPr>
              <w:rPr>
                <w:rFonts w:cs="Arial"/>
              </w:rPr>
            </w:pPr>
            <w:r w:rsidRPr="00D732F9">
              <w:rPr>
                <w:rFonts w:cs="Arial"/>
              </w:rPr>
              <w:t>118B92</w:t>
            </w:r>
          </w:p>
        </w:tc>
        <w:tc>
          <w:tcPr>
            <w:tcW w:w="4876" w:type="dxa"/>
            <w:noWrap/>
            <w:hideMark/>
          </w:tcPr>
          <w:p w:rsidR="00345C4B" w:rsidRPr="00D732F9" w:rsidRDefault="00345C4B" w:rsidP="00066C57">
            <w:pPr>
              <w:rPr>
                <w:rFonts w:cs="Arial"/>
              </w:rPr>
            </w:pPr>
            <w:r w:rsidRPr="00D732F9">
              <w:rPr>
                <w:rFonts w:cs="Arial"/>
              </w:rPr>
              <w:t>F40988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576</w:t>
            </w:r>
          </w:p>
        </w:tc>
        <w:tc>
          <w:tcPr>
            <w:tcW w:w="3280" w:type="dxa"/>
            <w:noWrap/>
            <w:hideMark/>
          </w:tcPr>
          <w:p w:rsidR="00345C4B" w:rsidRPr="00D732F9" w:rsidRDefault="00345C4B" w:rsidP="00066C57">
            <w:pPr>
              <w:rPr>
                <w:rFonts w:cs="Arial"/>
              </w:rPr>
            </w:pPr>
            <w:r w:rsidRPr="00D732F9">
              <w:rPr>
                <w:rFonts w:cs="Arial"/>
              </w:rPr>
              <w:t>0B8B94</w:t>
            </w:r>
          </w:p>
        </w:tc>
        <w:tc>
          <w:tcPr>
            <w:tcW w:w="4876" w:type="dxa"/>
            <w:noWrap/>
            <w:hideMark/>
          </w:tcPr>
          <w:p w:rsidR="00345C4B" w:rsidRPr="00D732F9" w:rsidRDefault="00345C4B" w:rsidP="00066C57">
            <w:pPr>
              <w:rPr>
                <w:rFonts w:cs="Arial"/>
              </w:rPr>
            </w:pPr>
            <w:r w:rsidRPr="00D732F9">
              <w:rPr>
                <w:rFonts w:cs="Arial"/>
              </w:rPr>
              <w:t>F40989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577</w:t>
            </w:r>
          </w:p>
        </w:tc>
        <w:tc>
          <w:tcPr>
            <w:tcW w:w="3280" w:type="dxa"/>
            <w:noWrap/>
            <w:hideMark/>
          </w:tcPr>
          <w:p w:rsidR="00345C4B" w:rsidRPr="00D732F9" w:rsidRDefault="00345C4B" w:rsidP="00066C57">
            <w:pPr>
              <w:rPr>
                <w:rFonts w:cs="Arial"/>
              </w:rPr>
            </w:pPr>
            <w:r w:rsidRPr="00D732F9">
              <w:rPr>
                <w:rFonts w:cs="Arial"/>
              </w:rPr>
              <w:t>0D8B8E</w:t>
            </w:r>
          </w:p>
        </w:tc>
        <w:tc>
          <w:tcPr>
            <w:tcW w:w="4876" w:type="dxa"/>
            <w:noWrap/>
            <w:hideMark/>
          </w:tcPr>
          <w:p w:rsidR="00345C4B" w:rsidRPr="00D732F9" w:rsidRDefault="00345C4B" w:rsidP="00066C57">
            <w:pPr>
              <w:rPr>
                <w:rFonts w:cs="Arial"/>
              </w:rPr>
            </w:pPr>
            <w:r w:rsidRPr="00D732F9">
              <w:rPr>
                <w:rFonts w:cs="Arial"/>
              </w:rPr>
              <w:t>F4098A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578</w:t>
            </w:r>
          </w:p>
        </w:tc>
        <w:tc>
          <w:tcPr>
            <w:tcW w:w="3280" w:type="dxa"/>
            <w:noWrap/>
            <w:hideMark/>
          </w:tcPr>
          <w:p w:rsidR="00345C4B" w:rsidRPr="00D732F9" w:rsidRDefault="00345C4B" w:rsidP="00066C57">
            <w:pPr>
              <w:rPr>
                <w:rFonts w:cs="Arial"/>
              </w:rPr>
            </w:pPr>
            <w:r w:rsidRPr="00D732F9">
              <w:rPr>
                <w:rFonts w:cs="Arial"/>
              </w:rPr>
              <w:t>098A90</w:t>
            </w:r>
          </w:p>
        </w:tc>
        <w:tc>
          <w:tcPr>
            <w:tcW w:w="4876" w:type="dxa"/>
            <w:noWrap/>
            <w:hideMark/>
          </w:tcPr>
          <w:p w:rsidR="00345C4B" w:rsidRPr="00D732F9" w:rsidRDefault="00345C4B" w:rsidP="00066C57">
            <w:pPr>
              <w:rPr>
                <w:rFonts w:cs="Arial"/>
              </w:rPr>
            </w:pPr>
            <w:r w:rsidRPr="00D732F9">
              <w:rPr>
                <w:rFonts w:cs="Arial"/>
              </w:rPr>
              <w:t>F4098B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579</w:t>
            </w:r>
          </w:p>
        </w:tc>
        <w:tc>
          <w:tcPr>
            <w:tcW w:w="3280" w:type="dxa"/>
            <w:noWrap/>
            <w:hideMark/>
          </w:tcPr>
          <w:p w:rsidR="00345C4B" w:rsidRPr="00D732F9" w:rsidRDefault="00345C4B" w:rsidP="00066C57">
            <w:pPr>
              <w:rPr>
                <w:rFonts w:cs="Arial"/>
              </w:rPr>
            </w:pPr>
            <w:r w:rsidRPr="00D732F9">
              <w:rPr>
                <w:rFonts w:cs="Arial"/>
              </w:rPr>
              <w:t>0B8D8D</w:t>
            </w:r>
          </w:p>
        </w:tc>
        <w:tc>
          <w:tcPr>
            <w:tcW w:w="4876" w:type="dxa"/>
            <w:noWrap/>
            <w:hideMark/>
          </w:tcPr>
          <w:p w:rsidR="00345C4B" w:rsidRPr="00D732F9" w:rsidRDefault="00345C4B" w:rsidP="00066C57">
            <w:pPr>
              <w:rPr>
                <w:rFonts w:cs="Arial"/>
              </w:rPr>
            </w:pPr>
            <w:r w:rsidRPr="00D732F9">
              <w:rPr>
                <w:rFonts w:cs="Arial"/>
              </w:rPr>
              <w:t>F4098C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580</w:t>
            </w:r>
          </w:p>
        </w:tc>
        <w:tc>
          <w:tcPr>
            <w:tcW w:w="3280" w:type="dxa"/>
            <w:noWrap/>
            <w:hideMark/>
          </w:tcPr>
          <w:p w:rsidR="00345C4B" w:rsidRPr="00D732F9" w:rsidRDefault="00345C4B" w:rsidP="00066C57">
            <w:pPr>
              <w:rPr>
                <w:rFonts w:cs="Arial"/>
              </w:rPr>
            </w:pPr>
            <w:r w:rsidRPr="00D732F9">
              <w:rPr>
                <w:rFonts w:cs="Arial"/>
              </w:rPr>
              <w:t>0A8786</w:t>
            </w:r>
          </w:p>
        </w:tc>
        <w:tc>
          <w:tcPr>
            <w:tcW w:w="4876" w:type="dxa"/>
            <w:noWrap/>
            <w:hideMark/>
          </w:tcPr>
          <w:p w:rsidR="00345C4B" w:rsidRPr="00D732F9" w:rsidRDefault="00345C4B" w:rsidP="00066C57">
            <w:pPr>
              <w:rPr>
                <w:rFonts w:cs="Arial"/>
              </w:rPr>
            </w:pPr>
            <w:r w:rsidRPr="00D732F9">
              <w:rPr>
                <w:rFonts w:cs="Arial"/>
              </w:rPr>
              <w:t>F4098D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581</w:t>
            </w:r>
          </w:p>
        </w:tc>
        <w:tc>
          <w:tcPr>
            <w:tcW w:w="3280" w:type="dxa"/>
            <w:noWrap/>
            <w:hideMark/>
          </w:tcPr>
          <w:p w:rsidR="00345C4B" w:rsidRPr="00D732F9" w:rsidRDefault="00345C4B" w:rsidP="00066C57">
            <w:pPr>
              <w:rPr>
                <w:rFonts w:cs="Arial"/>
              </w:rPr>
            </w:pPr>
            <w:r w:rsidRPr="00D732F9">
              <w:rPr>
                <w:rFonts w:cs="Arial"/>
              </w:rPr>
              <w:t>08898C</w:t>
            </w:r>
          </w:p>
        </w:tc>
        <w:tc>
          <w:tcPr>
            <w:tcW w:w="4876" w:type="dxa"/>
            <w:noWrap/>
            <w:hideMark/>
          </w:tcPr>
          <w:p w:rsidR="00345C4B" w:rsidRPr="00D732F9" w:rsidRDefault="00345C4B" w:rsidP="00066C57">
            <w:pPr>
              <w:rPr>
                <w:rFonts w:cs="Arial"/>
              </w:rPr>
            </w:pPr>
            <w:r w:rsidRPr="00D732F9">
              <w:rPr>
                <w:rFonts w:cs="Arial"/>
              </w:rPr>
              <w:t>F4098E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582</w:t>
            </w:r>
          </w:p>
        </w:tc>
        <w:tc>
          <w:tcPr>
            <w:tcW w:w="3280" w:type="dxa"/>
            <w:noWrap/>
            <w:hideMark/>
          </w:tcPr>
          <w:p w:rsidR="00345C4B" w:rsidRPr="00D732F9" w:rsidRDefault="00345C4B" w:rsidP="00066C57">
            <w:pPr>
              <w:rPr>
                <w:rFonts w:cs="Arial"/>
              </w:rPr>
            </w:pPr>
            <w:r w:rsidRPr="00D732F9">
              <w:rPr>
                <w:rFonts w:cs="Arial"/>
              </w:rPr>
              <w:t>08878C</w:t>
            </w:r>
          </w:p>
        </w:tc>
        <w:tc>
          <w:tcPr>
            <w:tcW w:w="4876" w:type="dxa"/>
            <w:noWrap/>
            <w:hideMark/>
          </w:tcPr>
          <w:p w:rsidR="00345C4B" w:rsidRPr="00D732F9" w:rsidRDefault="00345C4B" w:rsidP="00066C57">
            <w:pPr>
              <w:rPr>
                <w:rFonts w:cs="Arial"/>
              </w:rPr>
            </w:pPr>
            <w:r w:rsidRPr="00D732F9">
              <w:rPr>
                <w:rFonts w:cs="Arial"/>
              </w:rPr>
              <w:t>F4098F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583</w:t>
            </w:r>
          </w:p>
        </w:tc>
        <w:tc>
          <w:tcPr>
            <w:tcW w:w="3280" w:type="dxa"/>
            <w:noWrap/>
            <w:hideMark/>
          </w:tcPr>
          <w:p w:rsidR="00345C4B" w:rsidRPr="00D732F9" w:rsidRDefault="00345C4B" w:rsidP="00066C57">
            <w:pPr>
              <w:rPr>
                <w:rFonts w:cs="Arial"/>
              </w:rPr>
            </w:pPr>
            <w:r w:rsidRPr="00D732F9">
              <w:rPr>
                <w:rFonts w:cs="Arial"/>
              </w:rPr>
              <w:t>098B8B</w:t>
            </w:r>
          </w:p>
        </w:tc>
        <w:tc>
          <w:tcPr>
            <w:tcW w:w="4876" w:type="dxa"/>
            <w:noWrap/>
            <w:hideMark/>
          </w:tcPr>
          <w:p w:rsidR="00345C4B" w:rsidRPr="00D732F9" w:rsidRDefault="00345C4B" w:rsidP="00066C57">
            <w:pPr>
              <w:rPr>
                <w:rFonts w:cs="Arial"/>
              </w:rPr>
            </w:pPr>
            <w:r w:rsidRPr="00D732F9">
              <w:rPr>
                <w:rFonts w:cs="Arial"/>
              </w:rPr>
              <w:t>F40990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584</w:t>
            </w:r>
          </w:p>
        </w:tc>
        <w:tc>
          <w:tcPr>
            <w:tcW w:w="3280" w:type="dxa"/>
            <w:noWrap/>
            <w:hideMark/>
          </w:tcPr>
          <w:p w:rsidR="00345C4B" w:rsidRPr="00D732F9" w:rsidRDefault="00345C4B" w:rsidP="00066C57">
            <w:pPr>
              <w:rPr>
                <w:rFonts w:cs="Arial"/>
              </w:rPr>
            </w:pPr>
            <w:r w:rsidRPr="00D732F9">
              <w:rPr>
                <w:rFonts w:cs="Arial"/>
              </w:rPr>
              <w:t>068988</w:t>
            </w:r>
          </w:p>
        </w:tc>
        <w:tc>
          <w:tcPr>
            <w:tcW w:w="4876" w:type="dxa"/>
            <w:noWrap/>
            <w:hideMark/>
          </w:tcPr>
          <w:p w:rsidR="00345C4B" w:rsidRPr="00D732F9" w:rsidRDefault="00345C4B" w:rsidP="00066C57">
            <w:pPr>
              <w:rPr>
                <w:rFonts w:cs="Arial"/>
              </w:rPr>
            </w:pPr>
            <w:r w:rsidRPr="00D732F9">
              <w:rPr>
                <w:rFonts w:cs="Arial"/>
              </w:rPr>
              <w:t>F40991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585</w:t>
            </w:r>
          </w:p>
        </w:tc>
        <w:tc>
          <w:tcPr>
            <w:tcW w:w="3280" w:type="dxa"/>
            <w:noWrap/>
            <w:hideMark/>
          </w:tcPr>
          <w:p w:rsidR="00345C4B" w:rsidRPr="00D732F9" w:rsidRDefault="00345C4B" w:rsidP="00066C57">
            <w:pPr>
              <w:rPr>
                <w:rFonts w:cs="Arial"/>
              </w:rPr>
            </w:pPr>
            <w:r w:rsidRPr="00D732F9">
              <w:rPr>
                <w:rFonts w:cs="Arial"/>
              </w:rPr>
              <w:t>048483</w:t>
            </w:r>
          </w:p>
        </w:tc>
        <w:tc>
          <w:tcPr>
            <w:tcW w:w="4876" w:type="dxa"/>
            <w:noWrap/>
            <w:hideMark/>
          </w:tcPr>
          <w:p w:rsidR="00345C4B" w:rsidRPr="00D732F9" w:rsidRDefault="00345C4B" w:rsidP="00066C57">
            <w:pPr>
              <w:rPr>
                <w:rFonts w:cs="Arial"/>
              </w:rPr>
            </w:pPr>
            <w:r w:rsidRPr="00D732F9">
              <w:rPr>
                <w:rFonts w:cs="Arial"/>
              </w:rPr>
              <w:t>F40992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586</w:t>
            </w:r>
          </w:p>
        </w:tc>
        <w:tc>
          <w:tcPr>
            <w:tcW w:w="3280" w:type="dxa"/>
            <w:noWrap/>
            <w:hideMark/>
          </w:tcPr>
          <w:p w:rsidR="00345C4B" w:rsidRPr="00D732F9" w:rsidRDefault="00345C4B" w:rsidP="00066C57">
            <w:pPr>
              <w:rPr>
                <w:rFonts w:cs="Arial"/>
              </w:rPr>
            </w:pPr>
            <w:r w:rsidRPr="00D732F9">
              <w:rPr>
                <w:rFonts w:cs="Arial"/>
              </w:rPr>
              <w:t>0C8384</w:t>
            </w:r>
          </w:p>
        </w:tc>
        <w:tc>
          <w:tcPr>
            <w:tcW w:w="4876" w:type="dxa"/>
            <w:noWrap/>
            <w:hideMark/>
          </w:tcPr>
          <w:p w:rsidR="00345C4B" w:rsidRPr="00D732F9" w:rsidRDefault="00345C4B" w:rsidP="00066C57">
            <w:pPr>
              <w:rPr>
                <w:rFonts w:cs="Arial"/>
              </w:rPr>
            </w:pPr>
            <w:r w:rsidRPr="00D732F9">
              <w:rPr>
                <w:rFonts w:cs="Arial"/>
              </w:rPr>
              <w:t>F40993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587</w:t>
            </w:r>
          </w:p>
        </w:tc>
        <w:tc>
          <w:tcPr>
            <w:tcW w:w="3280" w:type="dxa"/>
            <w:noWrap/>
            <w:hideMark/>
          </w:tcPr>
          <w:p w:rsidR="00345C4B" w:rsidRPr="00D732F9" w:rsidRDefault="00345C4B" w:rsidP="00066C57">
            <w:pPr>
              <w:rPr>
                <w:rFonts w:cs="Arial"/>
              </w:rPr>
            </w:pPr>
            <w:r w:rsidRPr="00D732F9">
              <w:rPr>
                <w:rFonts w:cs="Arial"/>
              </w:rPr>
              <w:t>007F8B</w:t>
            </w:r>
          </w:p>
        </w:tc>
        <w:tc>
          <w:tcPr>
            <w:tcW w:w="4876" w:type="dxa"/>
            <w:noWrap/>
            <w:hideMark/>
          </w:tcPr>
          <w:p w:rsidR="00345C4B" w:rsidRPr="00D732F9" w:rsidRDefault="00345C4B" w:rsidP="00066C57">
            <w:pPr>
              <w:rPr>
                <w:rFonts w:cs="Arial"/>
              </w:rPr>
            </w:pPr>
            <w:r w:rsidRPr="00D732F9">
              <w:rPr>
                <w:rFonts w:cs="Arial"/>
              </w:rPr>
              <w:t>F40994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588</w:t>
            </w:r>
          </w:p>
        </w:tc>
        <w:tc>
          <w:tcPr>
            <w:tcW w:w="3280" w:type="dxa"/>
            <w:noWrap/>
            <w:hideMark/>
          </w:tcPr>
          <w:p w:rsidR="00345C4B" w:rsidRPr="00D732F9" w:rsidRDefault="00345C4B" w:rsidP="00066C57">
            <w:pPr>
              <w:rPr>
                <w:rFonts w:cs="Arial"/>
              </w:rPr>
            </w:pPr>
            <w:r w:rsidRPr="00D732F9">
              <w:rPr>
                <w:rFonts w:cs="Arial"/>
              </w:rPr>
              <w:t>048B88</w:t>
            </w:r>
          </w:p>
        </w:tc>
        <w:tc>
          <w:tcPr>
            <w:tcW w:w="4876" w:type="dxa"/>
            <w:noWrap/>
            <w:hideMark/>
          </w:tcPr>
          <w:p w:rsidR="00345C4B" w:rsidRPr="00D732F9" w:rsidRDefault="00345C4B" w:rsidP="00066C57">
            <w:pPr>
              <w:rPr>
                <w:rFonts w:cs="Arial"/>
              </w:rPr>
            </w:pPr>
            <w:r w:rsidRPr="00D732F9">
              <w:rPr>
                <w:rFonts w:cs="Arial"/>
              </w:rPr>
              <w:t>F40995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589</w:t>
            </w:r>
          </w:p>
        </w:tc>
        <w:tc>
          <w:tcPr>
            <w:tcW w:w="3280" w:type="dxa"/>
            <w:noWrap/>
            <w:hideMark/>
          </w:tcPr>
          <w:p w:rsidR="00345C4B" w:rsidRPr="00D732F9" w:rsidRDefault="00345C4B" w:rsidP="00066C57">
            <w:pPr>
              <w:rPr>
                <w:rFonts w:cs="Arial"/>
              </w:rPr>
            </w:pPr>
            <w:r w:rsidRPr="00D732F9">
              <w:rPr>
                <w:rFonts w:cs="Arial"/>
              </w:rPr>
              <w:t>008A86</w:t>
            </w:r>
          </w:p>
        </w:tc>
        <w:tc>
          <w:tcPr>
            <w:tcW w:w="4876" w:type="dxa"/>
            <w:noWrap/>
            <w:hideMark/>
          </w:tcPr>
          <w:p w:rsidR="00345C4B" w:rsidRPr="00D732F9" w:rsidRDefault="00345C4B" w:rsidP="00066C57">
            <w:pPr>
              <w:rPr>
                <w:rFonts w:cs="Arial"/>
              </w:rPr>
            </w:pPr>
            <w:r w:rsidRPr="00D732F9">
              <w:rPr>
                <w:rFonts w:cs="Arial"/>
              </w:rPr>
              <w:t>F40996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590</w:t>
            </w:r>
          </w:p>
        </w:tc>
        <w:tc>
          <w:tcPr>
            <w:tcW w:w="3280" w:type="dxa"/>
            <w:noWrap/>
            <w:hideMark/>
          </w:tcPr>
          <w:p w:rsidR="00345C4B" w:rsidRPr="00D732F9" w:rsidRDefault="00345C4B" w:rsidP="00066C57">
            <w:pPr>
              <w:rPr>
                <w:rFonts w:cs="Arial"/>
              </w:rPr>
            </w:pPr>
            <w:r w:rsidRPr="00D732F9">
              <w:rPr>
                <w:rFonts w:cs="Arial"/>
              </w:rPr>
              <w:t>09807A</w:t>
            </w:r>
          </w:p>
        </w:tc>
        <w:tc>
          <w:tcPr>
            <w:tcW w:w="4876" w:type="dxa"/>
            <w:noWrap/>
            <w:hideMark/>
          </w:tcPr>
          <w:p w:rsidR="00345C4B" w:rsidRPr="00D732F9" w:rsidRDefault="00345C4B" w:rsidP="00066C57">
            <w:pPr>
              <w:rPr>
                <w:rFonts w:cs="Arial"/>
              </w:rPr>
            </w:pPr>
            <w:r w:rsidRPr="00D732F9">
              <w:rPr>
                <w:rFonts w:cs="Arial"/>
              </w:rPr>
              <w:t>F40997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591</w:t>
            </w:r>
          </w:p>
        </w:tc>
        <w:tc>
          <w:tcPr>
            <w:tcW w:w="3280" w:type="dxa"/>
            <w:noWrap/>
            <w:hideMark/>
          </w:tcPr>
          <w:p w:rsidR="00345C4B" w:rsidRPr="00D732F9" w:rsidRDefault="00345C4B" w:rsidP="00066C57">
            <w:pPr>
              <w:rPr>
                <w:rFonts w:cs="Arial"/>
              </w:rPr>
            </w:pPr>
            <w:r w:rsidRPr="00D732F9">
              <w:rPr>
                <w:rFonts w:cs="Arial"/>
              </w:rPr>
              <w:t>F97784</w:t>
            </w:r>
          </w:p>
        </w:tc>
        <w:tc>
          <w:tcPr>
            <w:tcW w:w="4876" w:type="dxa"/>
            <w:noWrap/>
            <w:hideMark/>
          </w:tcPr>
          <w:p w:rsidR="00345C4B" w:rsidRPr="00D732F9" w:rsidRDefault="00345C4B" w:rsidP="00066C57">
            <w:pPr>
              <w:rPr>
                <w:rFonts w:cs="Arial"/>
              </w:rPr>
            </w:pPr>
            <w:r w:rsidRPr="00D732F9">
              <w:rPr>
                <w:rFonts w:cs="Arial"/>
              </w:rPr>
              <w:t>F40998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592</w:t>
            </w:r>
          </w:p>
        </w:tc>
        <w:tc>
          <w:tcPr>
            <w:tcW w:w="3280" w:type="dxa"/>
            <w:noWrap/>
            <w:hideMark/>
          </w:tcPr>
          <w:p w:rsidR="00345C4B" w:rsidRPr="00D732F9" w:rsidRDefault="00345C4B" w:rsidP="00066C57">
            <w:pPr>
              <w:rPr>
                <w:rFonts w:cs="Arial"/>
              </w:rPr>
            </w:pPr>
            <w:r w:rsidRPr="00D732F9">
              <w:rPr>
                <w:rFonts w:cs="Arial"/>
              </w:rPr>
              <w:t>028D88</w:t>
            </w:r>
          </w:p>
        </w:tc>
        <w:tc>
          <w:tcPr>
            <w:tcW w:w="4876" w:type="dxa"/>
            <w:noWrap/>
            <w:hideMark/>
          </w:tcPr>
          <w:p w:rsidR="00345C4B" w:rsidRPr="00D732F9" w:rsidRDefault="00345C4B" w:rsidP="00066C57">
            <w:pPr>
              <w:rPr>
                <w:rFonts w:cs="Arial"/>
              </w:rPr>
            </w:pPr>
            <w:r w:rsidRPr="00D732F9">
              <w:rPr>
                <w:rFonts w:cs="Arial"/>
              </w:rPr>
              <w:t>F40999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593</w:t>
            </w:r>
          </w:p>
        </w:tc>
        <w:tc>
          <w:tcPr>
            <w:tcW w:w="3280" w:type="dxa"/>
            <w:noWrap/>
            <w:hideMark/>
          </w:tcPr>
          <w:p w:rsidR="00345C4B" w:rsidRPr="00D732F9" w:rsidRDefault="00345C4B" w:rsidP="00066C57">
            <w:pPr>
              <w:rPr>
                <w:rFonts w:cs="Arial"/>
              </w:rPr>
            </w:pPr>
            <w:r w:rsidRPr="00D732F9">
              <w:rPr>
                <w:rFonts w:cs="Arial"/>
              </w:rPr>
              <w:t>FC7879</w:t>
            </w:r>
          </w:p>
        </w:tc>
        <w:tc>
          <w:tcPr>
            <w:tcW w:w="4876" w:type="dxa"/>
            <w:noWrap/>
            <w:hideMark/>
          </w:tcPr>
          <w:p w:rsidR="00345C4B" w:rsidRPr="00D732F9" w:rsidRDefault="00345C4B" w:rsidP="00066C57">
            <w:pPr>
              <w:rPr>
                <w:rFonts w:cs="Arial"/>
              </w:rPr>
            </w:pPr>
            <w:r w:rsidRPr="00D732F9">
              <w:rPr>
                <w:rFonts w:cs="Arial"/>
              </w:rPr>
              <w:t>F4099A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594</w:t>
            </w:r>
          </w:p>
        </w:tc>
        <w:tc>
          <w:tcPr>
            <w:tcW w:w="3280" w:type="dxa"/>
            <w:noWrap/>
            <w:hideMark/>
          </w:tcPr>
          <w:p w:rsidR="00345C4B" w:rsidRPr="00D732F9" w:rsidRDefault="00345C4B" w:rsidP="00066C57">
            <w:pPr>
              <w:rPr>
                <w:rFonts w:cs="Arial"/>
              </w:rPr>
            </w:pPr>
            <w:r w:rsidRPr="00D732F9">
              <w:rPr>
                <w:rFonts w:cs="Arial"/>
              </w:rPr>
              <w:t>FD7B7E</w:t>
            </w:r>
          </w:p>
        </w:tc>
        <w:tc>
          <w:tcPr>
            <w:tcW w:w="4876" w:type="dxa"/>
            <w:noWrap/>
            <w:hideMark/>
          </w:tcPr>
          <w:p w:rsidR="00345C4B" w:rsidRPr="00D732F9" w:rsidRDefault="00345C4B" w:rsidP="00066C57">
            <w:pPr>
              <w:rPr>
                <w:rFonts w:cs="Arial"/>
              </w:rPr>
            </w:pPr>
            <w:r w:rsidRPr="00D732F9">
              <w:rPr>
                <w:rFonts w:cs="Arial"/>
              </w:rPr>
              <w:t>F4099B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595</w:t>
            </w:r>
          </w:p>
        </w:tc>
        <w:tc>
          <w:tcPr>
            <w:tcW w:w="3280" w:type="dxa"/>
            <w:noWrap/>
            <w:hideMark/>
          </w:tcPr>
          <w:p w:rsidR="00345C4B" w:rsidRPr="00D732F9" w:rsidRDefault="00345C4B" w:rsidP="00066C57">
            <w:pPr>
              <w:rPr>
                <w:rFonts w:cs="Arial"/>
              </w:rPr>
            </w:pPr>
            <w:r w:rsidRPr="00D732F9">
              <w:rPr>
                <w:rFonts w:cs="Arial"/>
              </w:rPr>
              <w:t>F67E81</w:t>
            </w:r>
          </w:p>
        </w:tc>
        <w:tc>
          <w:tcPr>
            <w:tcW w:w="4876" w:type="dxa"/>
            <w:noWrap/>
            <w:hideMark/>
          </w:tcPr>
          <w:p w:rsidR="00345C4B" w:rsidRPr="00D732F9" w:rsidRDefault="00345C4B" w:rsidP="00066C57">
            <w:pPr>
              <w:rPr>
                <w:rFonts w:cs="Arial"/>
              </w:rPr>
            </w:pPr>
            <w:r w:rsidRPr="00D732F9">
              <w:rPr>
                <w:rFonts w:cs="Arial"/>
              </w:rPr>
              <w:t>F4099C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596</w:t>
            </w:r>
          </w:p>
        </w:tc>
        <w:tc>
          <w:tcPr>
            <w:tcW w:w="3280" w:type="dxa"/>
            <w:noWrap/>
            <w:hideMark/>
          </w:tcPr>
          <w:p w:rsidR="00345C4B" w:rsidRPr="00D732F9" w:rsidRDefault="00345C4B" w:rsidP="00066C57">
            <w:pPr>
              <w:rPr>
                <w:rFonts w:cs="Arial"/>
              </w:rPr>
            </w:pPr>
            <w:r w:rsidRPr="00D732F9">
              <w:rPr>
                <w:rFonts w:cs="Arial"/>
              </w:rPr>
              <w:t>FF7871</w:t>
            </w:r>
          </w:p>
        </w:tc>
        <w:tc>
          <w:tcPr>
            <w:tcW w:w="4876" w:type="dxa"/>
            <w:noWrap/>
            <w:hideMark/>
          </w:tcPr>
          <w:p w:rsidR="00345C4B" w:rsidRPr="00D732F9" w:rsidRDefault="00345C4B" w:rsidP="00066C57">
            <w:pPr>
              <w:rPr>
                <w:rFonts w:cs="Arial"/>
              </w:rPr>
            </w:pPr>
            <w:r w:rsidRPr="00D732F9">
              <w:rPr>
                <w:rFonts w:cs="Arial"/>
              </w:rPr>
              <w:t>F4099D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597</w:t>
            </w:r>
          </w:p>
        </w:tc>
        <w:tc>
          <w:tcPr>
            <w:tcW w:w="3280" w:type="dxa"/>
            <w:noWrap/>
            <w:hideMark/>
          </w:tcPr>
          <w:p w:rsidR="00345C4B" w:rsidRPr="00D732F9" w:rsidRDefault="00345C4B" w:rsidP="00066C57">
            <w:pPr>
              <w:rPr>
                <w:rFonts w:cs="Arial"/>
              </w:rPr>
            </w:pPr>
            <w:r w:rsidRPr="00D732F9">
              <w:rPr>
                <w:rFonts w:cs="Arial"/>
              </w:rPr>
              <w:t>F87B7F</w:t>
            </w:r>
          </w:p>
        </w:tc>
        <w:tc>
          <w:tcPr>
            <w:tcW w:w="4876" w:type="dxa"/>
            <w:noWrap/>
            <w:hideMark/>
          </w:tcPr>
          <w:p w:rsidR="00345C4B" w:rsidRPr="00D732F9" w:rsidRDefault="00345C4B" w:rsidP="00066C57">
            <w:pPr>
              <w:rPr>
                <w:rFonts w:cs="Arial"/>
              </w:rPr>
            </w:pPr>
            <w:r w:rsidRPr="00D732F9">
              <w:rPr>
                <w:rFonts w:cs="Arial"/>
              </w:rPr>
              <w:t>F4099E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598</w:t>
            </w:r>
          </w:p>
        </w:tc>
        <w:tc>
          <w:tcPr>
            <w:tcW w:w="3280" w:type="dxa"/>
            <w:noWrap/>
            <w:hideMark/>
          </w:tcPr>
          <w:p w:rsidR="00345C4B" w:rsidRPr="00D732F9" w:rsidRDefault="00345C4B" w:rsidP="00066C57">
            <w:pPr>
              <w:rPr>
                <w:rFonts w:cs="Arial"/>
              </w:rPr>
            </w:pPr>
            <w:r w:rsidRPr="00D732F9">
              <w:rPr>
                <w:rFonts w:cs="Arial"/>
              </w:rPr>
              <w:t>FC807A</w:t>
            </w:r>
          </w:p>
        </w:tc>
        <w:tc>
          <w:tcPr>
            <w:tcW w:w="4876" w:type="dxa"/>
            <w:noWrap/>
            <w:hideMark/>
          </w:tcPr>
          <w:p w:rsidR="00345C4B" w:rsidRPr="00D732F9" w:rsidRDefault="00345C4B" w:rsidP="00066C57">
            <w:pPr>
              <w:rPr>
                <w:rFonts w:cs="Arial"/>
              </w:rPr>
            </w:pPr>
            <w:r w:rsidRPr="00D732F9">
              <w:rPr>
                <w:rFonts w:cs="Arial"/>
              </w:rPr>
              <w:t>F4099F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599</w:t>
            </w:r>
          </w:p>
        </w:tc>
        <w:tc>
          <w:tcPr>
            <w:tcW w:w="3280" w:type="dxa"/>
            <w:noWrap/>
            <w:hideMark/>
          </w:tcPr>
          <w:p w:rsidR="00345C4B" w:rsidRPr="00D732F9" w:rsidRDefault="00345C4B" w:rsidP="00066C57">
            <w:pPr>
              <w:rPr>
                <w:rFonts w:cs="Arial"/>
              </w:rPr>
            </w:pPr>
            <w:r w:rsidRPr="00D732F9">
              <w:rPr>
                <w:rFonts w:cs="Arial"/>
              </w:rPr>
              <w:t>F87574</w:t>
            </w:r>
          </w:p>
        </w:tc>
        <w:tc>
          <w:tcPr>
            <w:tcW w:w="4876" w:type="dxa"/>
            <w:noWrap/>
            <w:hideMark/>
          </w:tcPr>
          <w:p w:rsidR="00345C4B" w:rsidRPr="00D732F9" w:rsidRDefault="00345C4B" w:rsidP="00066C57">
            <w:pPr>
              <w:rPr>
                <w:rFonts w:cs="Arial"/>
              </w:rPr>
            </w:pPr>
            <w:r w:rsidRPr="00D732F9">
              <w:rPr>
                <w:rFonts w:cs="Arial"/>
              </w:rPr>
              <w:t>F409A0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600</w:t>
            </w:r>
          </w:p>
        </w:tc>
        <w:tc>
          <w:tcPr>
            <w:tcW w:w="3280" w:type="dxa"/>
            <w:noWrap/>
            <w:hideMark/>
          </w:tcPr>
          <w:p w:rsidR="00345C4B" w:rsidRPr="00D732F9" w:rsidRDefault="00345C4B" w:rsidP="00066C57">
            <w:pPr>
              <w:rPr>
                <w:rFonts w:cs="Arial"/>
              </w:rPr>
            </w:pPr>
            <w:r w:rsidRPr="00D732F9">
              <w:rPr>
                <w:rFonts w:cs="Arial"/>
              </w:rPr>
              <w:t>F47979</w:t>
            </w:r>
          </w:p>
        </w:tc>
        <w:tc>
          <w:tcPr>
            <w:tcW w:w="4876" w:type="dxa"/>
            <w:noWrap/>
            <w:hideMark/>
          </w:tcPr>
          <w:p w:rsidR="00345C4B" w:rsidRPr="00D732F9" w:rsidRDefault="00345C4B" w:rsidP="00066C57">
            <w:pPr>
              <w:rPr>
                <w:rFonts w:cs="Arial"/>
              </w:rPr>
            </w:pPr>
            <w:r w:rsidRPr="00D732F9">
              <w:rPr>
                <w:rFonts w:cs="Arial"/>
              </w:rPr>
              <w:t>F409A1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601</w:t>
            </w:r>
          </w:p>
        </w:tc>
        <w:tc>
          <w:tcPr>
            <w:tcW w:w="3280" w:type="dxa"/>
            <w:noWrap/>
            <w:hideMark/>
          </w:tcPr>
          <w:p w:rsidR="00345C4B" w:rsidRPr="00D732F9" w:rsidRDefault="00345C4B" w:rsidP="00066C57">
            <w:pPr>
              <w:rPr>
                <w:rFonts w:cs="Arial"/>
              </w:rPr>
            </w:pPr>
            <w:r w:rsidRPr="00D732F9">
              <w:rPr>
                <w:rFonts w:cs="Arial"/>
              </w:rPr>
              <w:t>F66A69</w:t>
            </w:r>
          </w:p>
        </w:tc>
        <w:tc>
          <w:tcPr>
            <w:tcW w:w="4876" w:type="dxa"/>
            <w:noWrap/>
            <w:hideMark/>
          </w:tcPr>
          <w:p w:rsidR="00345C4B" w:rsidRPr="00D732F9" w:rsidRDefault="00345C4B" w:rsidP="00066C57">
            <w:pPr>
              <w:rPr>
                <w:rFonts w:cs="Arial"/>
              </w:rPr>
            </w:pPr>
            <w:r w:rsidRPr="00D732F9">
              <w:rPr>
                <w:rFonts w:cs="Arial"/>
              </w:rPr>
              <w:t>F409A2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602</w:t>
            </w:r>
          </w:p>
        </w:tc>
        <w:tc>
          <w:tcPr>
            <w:tcW w:w="3280" w:type="dxa"/>
            <w:noWrap/>
            <w:hideMark/>
          </w:tcPr>
          <w:p w:rsidR="00345C4B" w:rsidRPr="00D732F9" w:rsidRDefault="00345C4B" w:rsidP="00066C57">
            <w:pPr>
              <w:rPr>
                <w:rFonts w:cs="Arial"/>
              </w:rPr>
            </w:pPr>
            <w:r w:rsidRPr="00D732F9">
              <w:rPr>
                <w:rFonts w:cs="Arial"/>
              </w:rPr>
              <w:t>00827D</w:t>
            </w:r>
          </w:p>
        </w:tc>
        <w:tc>
          <w:tcPr>
            <w:tcW w:w="4876" w:type="dxa"/>
            <w:noWrap/>
            <w:hideMark/>
          </w:tcPr>
          <w:p w:rsidR="00345C4B" w:rsidRPr="00D732F9" w:rsidRDefault="00345C4B" w:rsidP="00066C57">
            <w:pPr>
              <w:rPr>
                <w:rFonts w:cs="Arial"/>
              </w:rPr>
            </w:pPr>
            <w:r w:rsidRPr="00D732F9">
              <w:rPr>
                <w:rFonts w:cs="Arial"/>
              </w:rPr>
              <w:t>F409A3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603</w:t>
            </w:r>
          </w:p>
        </w:tc>
        <w:tc>
          <w:tcPr>
            <w:tcW w:w="3280" w:type="dxa"/>
            <w:noWrap/>
            <w:hideMark/>
          </w:tcPr>
          <w:p w:rsidR="00345C4B" w:rsidRPr="00D732F9" w:rsidRDefault="00345C4B" w:rsidP="00066C57">
            <w:pPr>
              <w:rPr>
                <w:rFonts w:cs="Arial"/>
              </w:rPr>
            </w:pPr>
            <w:r w:rsidRPr="00D732F9">
              <w:rPr>
                <w:rFonts w:cs="Arial"/>
              </w:rPr>
              <w:t>DE5E6F</w:t>
            </w:r>
          </w:p>
        </w:tc>
        <w:tc>
          <w:tcPr>
            <w:tcW w:w="4876" w:type="dxa"/>
            <w:noWrap/>
            <w:hideMark/>
          </w:tcPr>
          <w:p w:rsidR="00345C4B" w:rsidRPr="00D732F9" w:rsidRDefault="00345C4B" w:rsidP="00066C57">
            <w:pPr>
              <w:rPr>
                <w:rFonts w:cs="Arial"/>
              </w:rPr>
            </w:pPr>
            <w:r w:rsidRPr="00D732F9">
              <w:rPr>
                <w:rFonts w:cs="Arial"/>
              </w:rPr>
              <w:t>F409A4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604</w:t>
            </w:r>
          </w:p>
        </w:tc>
        <w:tc>
          <w:tcPr>
            <w:tcW w:w="3280" w:type="dxa"/>
            <w:noWrap/>
            <w:hideMark/>
          </w:tcPr>
          <w:p w:rsidR="00345C4B" w:rsidRPr="00D732F9" w:rsidRDefault="00345C4B" w:rsidP="00066C57">
            <w:pPr>
              <w:rPr>
                <w:rFonts w:cs="Arial"/>
              </w:rPr>
            </w:pPr>
            <w:r w:rsidRPr="00D732F9">
              <w:rPr>
                <w:rFonts w:cs="Arial"/>
              </w:rPr>
              <w:t>EE6C68</w:t>
            </w:r>
          </w:p>
        </w:tc>
        <w:tc>
          <w:tcPr>
            <w:tcW w:w="4876" w:type="dxa"/>
            <w:noWrap/>
            <w:hideMark/>
          </w:tcPr>
          <w:p w:rsidR="00345C4B" w:rsidRPr="00D732F9" w:rsidRDefault="00345C4B" w:rsidP="00066C57">
            <w:pPr>
              <w:rPr>
                <w:rFonts w:cs="Arial"/>
              </w:rPr>
            </w:pPr>
            <w:r w:rsidRPr="00D732F9">
              <w:rPr>
                <w:rFonts w:cs="Arial"/>
              </w:rPr>
              <w:t>F409A5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605</w:t>
            </w:r>
          </w:p>
        </w:tc>
        <w:tc>
          <w:tcPr>
            <w:tcW w:w="3280" w:type="dxa"/>
            <w:noWrap/>
            <w:hideMark/>
          </w:tcPr>
          <w:p w:rsidR="00345C4B" w:rsidRPr="00D732F9" w:rsidRDefault="00345C4B" w:rsidP="00066C57">
            <w:pPr>
              <w:rPr>
                <w:rFonts w:cs="Arial"/>
              </w:rPr>
            </w:pPr>
            <w:r w:rsidRPr="00D732F9">
              <w:rPr>
                <w:rFonts w:cs="Arial"/>
              </w:rPr>
              <w:t>F16A6D</w:t>
            </w:r>
          </w:p>
        </w:tc>
        <w:tc>
          <w:tcPr>
            <w:tcW w:w="4876" w:type="dxa"/>
            <w:noWrap/>
            <w:hideMark/>
          </w:tcPr>
          <w:p w:rsidR="00345C4B" w:rsidRPr="00D732F9" w:rsidRDefault="00345C4B" w:rsidP="00066C57">
            <w:pPr>
              <w:rPr>
                <w:rFonts w:cs="Arial"/>
              </w:rPr>
            </w:pPr>
            <w:r w:rsidRPr="00D732F9">
              <w:rPr>
                <w:rFonts w:cs="Arial"/>
              </w:rPr>
              <w:t>F409A6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606</w:t>
            </w:r>
          </w:p>
        </w:tc>
        <w:tc>
          <w:tcPr>
            <w:tcW w:w="3280" w:type="dxa"/>
            <w:noWrap/>
            <w:hideMark/>
          </w:tcPr>
          <w:p w:rsidR="00345C4B" w:rsidRPr="00D732F9" w:rsidRDefault="00345C4B" w:rsidP="00066C57">
            <w:pPr>
              <w:rPr>
                <w:rFonts w:cs="Arial"/>
              </w:rPr>
            </w:pPr>
            <w:r w:rsidRPr="00D732F9">
              <w:rPr>
                <w:rFonts w:cs="Arial"/>
              </w:rPr>
              <w:t>C95E72</w:t>
            </w:r>
          </w:p>
        </w:tc>
        <w:tc>
          <w:tcPr>
            <w:tcW w:w="4876" w:type="dxa"/>
            <w:noWrap/>
            <w:hideMark/>
          </w:tcPr>
          <w:p w:rsidR="00345C4B" w:rsidRPr="00D732F9" w:rsidRDefault="00345C4B" w:rsidP="00066C57">
            <w:pPr>
              <w:rPr>
                <w:rFonts w:cs="Arial"/>
              </w:rPr>
            </w:pPr>
            <w:r w:rsidRPr="00D732F9">
              <w:rPr>
                <w:rFonts w:cs="Arial"/>
              </w:rPr>
              <w:t>F409A7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607</w:t>
            </w:r>
          </w:p>
        </w:tc>
        <w:tc>
          <w:tcPr>
            <w:tcW w:w="3280" w:type="dxa"/>
            <w:noWrap/>
            <w:hideMark/>
          </w:tcPr>
          <w:p w:rsidR="00345C4B" w:rsidRPr="00D732F9" w:rsidRDefault="00345C4B" w:rsidP="00066C57">
            <w:pPr>
              <w:rPr>
                <w:rFonts w:cs="Arial"/>
              </w:rPr>
            </w:pPr>
            <w:r w:rsidRPr="00D732F9">
              <w:rPr>
                <w:rFonts w:cs="Arial"/>
              </w:rPr>
              <w:t>FF7556</w:t>
            </w:r>
          </w:p>
        </w:tc>
        <w:tc>
          <w:tcPr>
            <w:tcW w:w="4876" w:type="dxa"/>
            <w:noWrap/>
            <w:hideMark/>
          </w:tcPr>
          <w:p w:rsidR="00345C4B" w:rsidRPr="00D732F9" w:rsidRDefault="00345C4B" w:rsidP="00066C57">
            <w:pPr>
              <w:rPr>
                <w:rFonts w:cs="Arial"/>
              </w:rPr>
            </w:pPr>
            <w:r w:rsidRPr="00D732F9">
              <w:rPr>
                <w:rFonts w:cs="Arial"/>
              </w:rPr>
              <w:t>F409A8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608</w:t>
            </w:r>
          </w:p>
        </w:tc>
        <w:tc>
          <w:tcPr>
            <w:tcW w:w="3280" w:type="dxa"/>
            <w:noWrap/>
            <w:hideMark/>
          </w:tcPr>
          <w:p w:rsidR="00345C4B" w:rsidRPr="00D732F9" w:rsidRDefault="00345C4B" w:rsidP="00066C57">
            <w:pPr>
              <w:rPr>
                <w:rFonts w:cs="Arial"/>
              </w:rPr>
            </w:pPr>
            <w:r w:rsidRPr="00D732F9">
              <w:rPr>
                <w:rFonts w:cs="Arial"/>
              </w:rPr>
              <w:t>DB5368</w:t>
            </w:r>
          </w:p>
        </w:tc>
        <w:tc>
          <w:tcPr>
            <w:tcW w:w="4876" w:type="dxa"/>
            <w:noWrap/>
            <w:hideMark/>
          </w:tcPr>
          <w:p w:rsidR="00345C4B" w:rsidRPr="00D732F9" w:rsidRDefault="00345C4B" w:rsidP="00066C57">
            <w:pPr>
              <w:rPr>
                <w:rFonts w:cs="Arial"/>
              </w:rPr>
            </w:pPr>
            <w:r w:rsidRPr="00D732F9">
              <w:rPr>
                <w:rFonts w:cs="Arial"/>
              </w:rPr>
              <w:t>F409A9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609</w:t>
            </w:r>
          </w:p>
        </w:tc>
        <w:tc>
          <w:tcPr>
            <w:tcW w:w="3280" w:type="dxa"/>
            <w:noWrap/>
            <w:hideMark/>
          </w:tcPr>
          <w:p w:rsidR="00345C4B" w:rsidRPr="00D732F9" w:rsidRDefault="00345C4B" w:rsidP="00066C57">
            <w:pPr>
              <w:rPr>
                <w:rFonts w:cs="Arial"/>
              </w:rPr>
            </w:pPr>
            <w:r w:rsidRPr="00D732F9">
              <w:rPr>
                <w:rFonts w:cs="Arial"/>
              </w:rPr>
              <w:t>E26567</w:t>
            </w:r>
          </w:p>
        </w:tc>
        <w:tc>
          <w:tcPr>
            <w:tcW w:w="4876" w:type="dxa"/>
            <w:noWrap/>
            <w:hideMark/>
          </w:tcPr>
          <w:p w:rsidR="00345C4B" w:rsidRPr="00D732F9" w:rsidRDefault="00345C4B" w:rsidP="00066C57">
            <w:pPr>
              <w:rPr>
                <w:rFonts w:cs="Arial"/>
              </w:rPr>
            </w:pPr>
            <w:r w:rsidRPr="00D732F9">
              <w:rPr>
                <w:rFonts w:cs="Arial"/>
              </w:rPr>
              <w:t>F409AA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610</w:t>
            </w:r>
          </w:p>
        </w:tc>
        <w:tc>
          <w:tcPr>
            <w:tcW w:w="3280" w:type="dxa"/>
            <w:noWrap/>
            <w:hideMark/>
          </w:tcPr>
          <w:p w:rsidR="00345C4B" w:rsidRPr="00D732F9" w:rsidRDefault="00345C4B" w:rsidP="00066C57">
            <w:pPr>
              <w:rPr>
                <w:rFonts w:cs="Arial"/>
              </w:rPr>
            </w:pPr>
            <w:r w:rsidRPr="00D732F9">
              <w:rPr>
                <w:rFonts w:cs="Arial"/>
              </w:rPr>
              <w:t>F3766D</w:t>
            </w:r>
          </w:p>
        </w:tc>
        <w:tc>
          <w:tcPr>
            <w:tcW w:w="4876" w:type="dxa"/>
            <w:noWrap/>
            <w:hideMark/>
          </w:tcPr>
          <w:p w:rsidR="00345C4B" w:rsidRPr="00D732F9" w:rsidRDefault="00345C4B" w:rsidP="00066C57">
            <w:pPr>
              <w:rPr>
                <w:rFonts w:cs="Arial"/>
              </w:rPr>
            </w:pPr>
            <w:r w:rsidRPr="00D732F9">
              <w:rPr>
                <w:rFonts w:cs="Arial"/>
              </w:rPr>
              <w:t>F409AB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611</w:t>
            </w:r>
          </w:p>
        </w:tc>
        <w:tc>
          <w:tcPr>
            <w:tcW w:w="3280" w:type="dxa"/>
            <w:noWrap/>
            <w:hideMark/>
          </w:tcPr>
          <w:p w:rsidR="00345C4B" w:rsidRPr="00D732F9" w:rsidRDefault="00345C4B" w:rsidP="00066C57">
            <w:pPr>
              <w:rPr>
                <w:rFonts w:cs="Arial"/>
              </w:rPr>
            </w:pPr>
            <w:r w:rsidRPr="00D732F9">
              <w:rPr>
                <w:rFonts w:cs="Arial"/>
              </w:rPr>
              <w:t>DB6069</w:t>
            </w:r>
          </w:p>
        </w:tc>
        <w:tc>
          <w:tcPr>
            <w:tcW w:w="4876" w:type="dxa"/>
            <w:noWrap/>
            <w:hideMark/>
          </w:tcPr>
          <w:p w:rsidR="00345C4B" w:rsidRPr="00D732F9" w:rsidRDefault="00345C4B" w:rsidP="00066C57">
            <w:pPr>
              <w:rPr>
                <w:rFonts w:cs="Arial"/>
              </w:rPr>
            </w:pPr>
            <w:r w:rsidRPr="00D732F9">
              <w:rPr>
                <w:rFonts w:cs="Arial"/>
              </w:rPr>
              <w:t>F409AC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612</w:t>
            </w:r>
          </w:p>
        </w:tc>
        <w:tc>
          <w:tcPr>
            <w:tcW w:w="3280" w:type="dxa"/>
            <w:noWrap/>
            <w:hideMark/>
          </w:tcPr>
          <w:p w:rsidR="00345C4B" w:rsidRPr="00D732F9" w:rsidRDefault="00345C4B" w:rsidP="00066C57">
            <w:pPr>
              <w:rPr>
                <w:rFonts w:cs="Arial"/>
              </w:rPr>
            </w:pPr>
            <w:r w:rsidRPr="00D732F9">
              <w:rPr>
                <w:rFonts w:cs="Arial"/>
              </w:rPr>
              <w:t>CF4D51</w:t>
            </w:r>
          </w:p>
        </w:tc>
        <w:tc>
          <w:tcPr>
            <w:tcW w:w="4876" w:type="dxa"/>
            <w:noWrap/>
            <w:hideMark/>
          </w:tcPr>
          <w:p w:rsidR="00345C4B" w:rsidRPr="00D732F9" w:rsidRDefault="00345C4B" w:rsidP="00066C57">
            <w:pPr>
              <w:rPr>
                <w:rFonts w:cs="Arial"/>
              </w:rPr>
            </w:pPr>
            <w:r w:rsidRPr="00D732F9">
              <w:rPr>
                <w:rFonts w:cs="Arial"/>
              </w:rPr>
              <w:t>F409AD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613</w:t>
            </w:r>
          </w:p>
        </w:tc>
        <w:tc>
          <w:tcPr>
            <w:tcW w:w="3280" w:type="dxa"/>
            <w:noWrap/>
            <w:hideMark/>
          </w:tcPr>
          <w:p w:rsidR="00345C4B" w:rsidRPr="00D732F9" w:rsidRDefault="00345C4B" w:rsidP="00066C57">
            <w:pPr>
              <w:rPr>
                <w:rFonts w:cs="Arial"/>
              </w:rPr>
            </w:pPr>
            <w:r w:rsidRPr="00D732F9">
              <w:rPr>
                <w:rFonts w:cs="Arial"/>
              </w:rPr>
              <w:t>DB5F56</w:t>
            </w:r>
          </w:p>
        </w:tc>
        <w:tc>
          <w:tcPr>
            <w:tcW w:w="4876" w:type="dxa"/>
            <w:noWrap/>
            <w:hideMark/>
          </w:tcPr>
          <w:p w:rsidR="00345C4B" w:rsidRPr="00D732F9" w:rsidRDefault="00345C4B" w:rsidP="00066C57">
            <w:pPr>
              <w:rPr>
                <w:rFonts w:cs="Arial"/>
              </w:rPr>
            </w:pPr>
            <w:r w:rsidRPr="00D732F9">
              <w:rPr>
                <w:rFonts w:cs="Arial"/>
              </w:rPr>
              <w:t>F409AE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614</w:t>
            </w:r>
          </w:p>
        </w:tc>
        <w:tc>
          <w:tcPr>
            <w:tcW w:w="3280" w:type="dxa"/>
            <w:noWrap/>
            <w:hideMark/>
          </w:tcPr>
          <w:p w:rsidR="00345C4B" w:rsidRPr="00D732F9" w:rsidRDefault="00345C4B" w:rsidP="00066C57">
            <w:pPr>
              <w:rPr>
                <w:rFonts w:cs="Arial"/>
              </w:rPr>
            </w:pPr>
            <w:r w:rsidRPr="00D732F9">
              <w:rPr>
                <w:rFonts w:cs="Arial"/>
              </w:rPr>
              <w:t>D45554</w:t>
            </w:r>
          </w:p>
        </w:tc>
        <w:tc>
          <w:tcPr>
            <w:tcW w:w="4876" w:type="dxa"/>
            <w:noWrap/>
            <w:hideMark/>
          </w:tcPr>
          <w:p w:rsidR="00345C4B" w:rsidRPr="00D732F9" w:rsidRDefault="00345C4B" w:rsidP="00066C57">
            <w:pPr>
              <w:rPr>
                <w:rFonts w:cs="Arial"/>
              </w:rPr>
            </w:pPr>
            <w:r w:rsidRPr="00D732F9">
              <w:rPr>
                <w:rFonts w:cs="Arial"/>
              </w:rPr>
              <w:t>F409AF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615</w:t>
            </w:r>
          </w:p>
        </w:tc>
        <w:tc>
          <w:tcPr>
            <w:tcW w:w="3280" w:type="dxa"/>
            <w:noWrap/>
            <w:hideMark/>
          </w:tcPr>
          <w:p w:rsidR="00345C4B" w:rsidRPr="00D732F9" w:rsidRDefault="00345C4B" w:rsidP="00066C57">
            <w:pPr>
              <w:rPr>
                <w:rFonts w:cs="Arial"/>
              </w:rPr>
            </w:pPr>
            <w:r w:rsidRPr="00D732F9">
              <w:rPr>
                <w:rFonts w:cs="Arial"/>
              </w:rPr>
              <w:t>D15654</w:t>
            </w:r>
          </w:p>
        </w:tc>
        <w:tc>
          <w:tcPr>
            <w:tcW w:w="4876" w:type="dxa"/>
            <w:noWrap/>
            <w:hideMark/>
          </w:tcPr>
          <w:p w:rsidR="00345C4B" w:rsidRPr="00D732F9" w:rsidRDefault="00345C4B" w:rsidP="00066C57">
            <w:pPr>
              <w:rPr>
                <w:rFonts w:cs="Arial"/>
              </w:rPr>
            </w:pPr>
            <w:r w:rsidRPr="00D732F9">
              <w:rPr>
                <w:rFonts w:cs="Arial"/>
              </w:rPr>
              <w:t>F409B0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616</w:t>
            </w:r>
          </w:p>
        </w:tc>
        <w:tc>
          <w:tcPr>
            <w:tcW w:w="3280" w:type="dxa"/>
            <w:noWrap/>
            <w:hideMark/>
          </w:tcPr>
          <w:p w:rsidR="00345C4B" w:rsidRPr="00D732F9" w:rsidRDefault="00345C4B" w:rsidP="00066C57">
            <w:pPr>
              <w:rPr>
                <w:rFonts w:cs="Arial"/>
              </w:rPr>
            </w:pPr>
            <w:r w:rsidRPr="00D732F9">
              <w:rPr>
                <w:rFonts w:cs="Arial"/>
              </w:rPr>
              <w:t>CE4B4B</w:t>
            </w:r>
          </w:p>
        </w:tc>
        <w:tc>
          <w:tcPr>
            <w:tcW w:w="4876" w:type="dxa"/>
            <w:noWrap/>
            <w:hideMark/>
          </w:tcPr>
          <w:p w:rsidR="00345C4B" w:rsidRPr="00D732F9" w:rsidRDefault="00345C4B" w:rsidP="00066C57">
            <w:pPr>
              <w:rPr>
                <w:rFonts w:cs="Arial"/>
              </w:rPr>
            </w:pPr>
            <w:r w:rsidRPr="00D732F9">
              <w:rPr>
                <w:rFonts w:cs="Arial"/>
              </w:rPr>
              <w:t>F409B1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617</w:t>
            </w:r>
          </w:p>
        </w:tc>
        <w:tc>
          <w:tcPr>
            <w:tcW w:w="3280" w:type="dxa"/>
            <w:noWrap/>
            <w:hideMark/>
          </w:tcPr>
          <w:p w:rsidR="00345C4B" w:rsidRPr="00D732F9" w:rsidRDefault="00345C4B" w:rsidP="00066C57">
            <w:pPr>
              <w:rPr>
                <w:rFonts w:cs="Arial"/>
              </w:rPr>
            </w:pPr>
            <w:r w:rsidRPr="00D732F9">
              <w:rPr>
                <w:rFonts w:cs="Arial"/>
              </w:rPr>
              <w:t>DB5850</w:t>
            </w:r>
          </w:p>
        </w:tc>
        <w:tc>
          <w:tcPr>
            <w:tcW w:w="4876" w:type="dxa"/>
            <w:noWrap/>
            <w:hideMark/>
          </w:tcPr>
          <w:p w:rsidR="00345C4B" w:rsidRPr="00D732F9" w:rsidRDefault="00345C4B" w:rsidP="00066C57">
            <w:pPr>
              <w:rPr>
                <w:rFonts w:cs="Arial"/>
              </w:rPr>
            </w:pPr>
            <w:r w:rsidRPr="00D732F9">
              <w:rPr>
                <w:rFonts w:cs="Arial"/>
              </w:rPr>
              <w:t>F409B2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618</w:t>
            </w:r>
          </w:p>
        </w:tc>
        <w:tc>
          <w:tcPr>
            <w:tcW w:w="3280" w:type="dxa"/>
            <w:noWrap/>
            <w:hideMark/>
          </w:tcPr>
          <w:p w:rsidR="00345C4B" w:rsidRPr="00D732F9" w:rsidRDefault="00345C4B" w:rsidP="00066C57">
            <w:pPr>
              <w:rPr>
                <w:rFonts w:cs="Arial"/>
              </w:rPr>
            </w:pPr>
            <w:r w:rsidRPr="00D732F9">
              <w:rPr>
                <w:rFonts w:cs="Arial"/>
              </w:rPr>
              <w:t>D35153</w:t>
            </w:r>
          </w:p>
        </w:tc>
        <w:tc>
          <w:tcPr>
            <w:tcW w:w="4876" w:type="dxa"/>
            <w:noWrap/>
            <w:hideMark/>
          </w:tcPr>
          <w:p w:rsidR="00345C4B" w:rsidRPr="00D732F9" w:rsidRDefault="00345C4B" w:rsidP="00066C57">
            <w:pPr>
              <w:rPr>
                <w:rFonts w:cs="Arial"/>
              </w:rPr>
            </w:pPr>
            <w:r w:rsidRPr="00D732F9">
              <w:rPr>
                <w:rFonts w:cs="Arial"/>
              </w:rPr>
              <w:t>F409B3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619</w:t>
            </w:r>
          </w:p>
        </w:tc>
        <w:tc>
          <w:tcPr>
            <w:tcW w:w="3280" w:type="dxa"/>
            <w:noWrap/>
            <w:hideMark/>
          </w:tcPr>
          <w:p w:rsidR="00345C4B" w:rsidRPr="00D732F9" w:rsidRDefault="00345C4B" w:rsidP="00066C57">
            <w:pPr>
              <w:rPr>
                <w:rFonts w:cs="Arial"/>
              </w:rPr>
            </w:pPr>
            <w:r w:rsidRPr="00D732F9">
              <w:rPr>
                <w:rFonts w:cs="Arial"/>
              </w:rPr>
              <w:t>D04F50</w:t>
            </w:r>
          </w:p>
        </w:tc>
        <w:tc>
          <w:tcPr>
            <w:tcW w:w="4876" w:type="dxa"/>
            <w:noWrap/>
            <w:hideMark/>
          </w:tcPr>
          <w:p w:rsidR="00345C4B" w:rsidRPr="00D732F9" w:rsidRDefault="00345C4B" w:rsidP="00066C57">
            <w:pPr>
              <w:rPr>
                <w:rFonts w:cs="Arial"/>
              </w:rPr>
            </w:pPr>
            <w:r w:rsidRPr="00D732F9">
              <w:rPr>
                <w:rFonts w:cs="Arial"/>
              </w:rPr>
              <w:t>F409B4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620</w:t>
            </w:r>
          </w:p>
        </w:tc>
        <w:tc>
          <w:tcPr>
            <w:tcW w:w="3280" w:type="dxa"/>
            <w:noWrap/>
            <w:hideMark/>
          </w:tcPr>
          <w:p w:rsidR="00345C4B" w:rsidRPr="00D732F9" w:rsidRDefault="00345C4B" w:rsidP="00066C57">
            <w:pPr>
              <w:rPr>
                <w:rFonts w:cs="Arial"/>
              </w:rPr>
            </w:pPr>
            <w:r w:rsidRPr="00D732F9">
              <w:rPr>
                <w:rFonts w:cs="Arial"/>
              </w:rPr>
              <w:t>C4474D</w:t>
            </w:r>
          </w:p>
        </w:tc>
        <w:tc>
          <w:tcPr>
            <w:tcW w:w="4876" w:type="dxa"/>
            <w:noWrap/>
            <w:hideMark/>
          </w:tcPr>
          <w:p w:rsidR="00345C4B" w:rsidRPr="00D732F9" w:rsidRDefault="00345C4B" w:rsidP="00066C57">
            <w:pPr>
              <w:rPr>
                <w:rFonts w:cs="Arial"/>
              </w:rPr>
            </w:pPr>
            <w:r w:rsidRPr="00D732F9">
              <w:rPr>
                <w:rFonts w:cs="Arial"/>
              </w:rPr>
              <w:t>F409B5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621</w:t>
            </w:r>
          </w:p>
        </w:tc>
        <w:tc>
          <w:tcPr>
            <w:tcW w:w="3280" w:type="dxa"/>
            <w:noWrap/>
            <w:hideMark/>
          </w:tcPr>
          <w:p w:rsidR="00345C4B" w:rsidRPr="00D732F9" w:rsidRDefault="00345C4B" w:rsidP="00066C57">
            <w:pPr>
              <w:rPr>
                <w:rFonts w:cs="Arial"/>
              </w:rPr>
            </w:pPr>
            <w:r w:rsidRPr="00D732F9">
              <w:rPr>
                <w:rFonts w:cs="Arial"/>
              </w:rPr>
              <w:t>BC4044</w:t>
            </w:r>
          </w:p>
        </w:tc>
        <w:tc>
          <w:tcPr>
            <w:tcW w:w="4876" w:type="dxa"/>
            <w:noWrap/>
            <w:hideMark/>
          </w:tcPr>
          <w:p w:rsidR="00345C4B" w:rsidRPr="00D732F9" w:rsidRDefault="00345C4B" w:rsidP="00066C57">
            <w:pPr>
              <w:rPr>
                <w:rFonts w:cs="Arial"/>
              </w:rPr>
            </w:pPr>
            <w:r w:rsidRPr="00D732F9">
              <w:rPr>
                <w:rFonts w:cs="Arial"/>
              </w:rPr>
              <w:t>F409B6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622</w:t>
            </w:r>
          </w:p>
        </w:tc>
        <w:tc>
          <w:tcPr>
            <w:tcW w:w="3280" w:type="dxa"/>
            <w:noWrap/>
            <w:hideMark/>
          </w:tcPr>
          <w:p w:rsidR="00345C4B" w:rsidRPr="00D732F9" w:rsidRDefault="00345C4B" w:rsidP="00066C57">
            <w:pPr>
              <w:rPr>
                <w:rFonts w:cs="Arial"/>
              </w:rPr>
            </w:pPr>
            <w:r w:rsidRPr="00D732F9">
              <w:rPr>
                <w:rFonts w:cs="Arial"/>
              </w:rPr>
              <w:t>C23E3C</w:t>
            </w:r>
          </w:p>
        </w:tc>
        <w:tc>
          <w:tcPr>
            <w:tcW w:w="4876" w:type="dxa"/>
            <w:noWrap/>
            <w:hideMark/>
          </w:tcPr>
          <w:p w:rsidR="00345C4B" w:rsidRPr="00D732F9" w:rsidRDefault="00345C4B" w:rsidP="00066C57">
            <w:pPr>
              <w:rPr>
                <w:rFonts w:cs="Arial"/>
              </w:rPr>
            </w:pPr>
            <w:r w:rsidRPr="00D732F9">
              <w:rPr>
                <w:rFonts w:cs="Arial"/>
              </w:rPr>
              <w:t>F409B7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623</w:t>
            </w:r>
          </w:p>
        </w:tc>
        <w:tc>
          <w:tcPr>
            <w:tcW w:w="3280" w:type="dxa"/>
            <w:noWrap/>
            <w:hideMark/>
          </w:tcPr>
          <w:p w:rsidR="00345C4B" w:rsidRPr="00D732F9" w:rsidRDefault="00345C4B" w:rsidP="00066C57">
            <w:pPr>
              <w:rPr>
                <w:rFonts w:cs="Arial"/>
              </w:rPr>
            </w:pPr>
            <w:r w:rsidRPr="00D732F9">
              <w:rPr>
                <w:rFonts w:cs="Arial"/>
              </w:rPr>
              <w:t>C74746</w:t>
            </w:r>
          </w:p>
        </w:tc>
        <w:tc>
          <w:tcPr>
            <w:tcW w:w="4876" w:type="dxa"/>
            <w:noWrap/>
            <w:hideMark/>
          </w:tcPr>
          <w:p w:rsidR="00345C4B" w:rsidRPr="00D732F9" w:rsidRDefault="00345C4B" w:rsidP="00066C57">
            <w:pPr>
              <w:rPr>
                <w:rFonts w:cs="Arial"/>
              </w:rPr>
            </w:pPr>
            <w:r w:rsidRPr="00D732F9">
              <w:rPr>
                <w:rFonts w:cs="Arial"/>
              </w:rPr>
              <w:t>F409B8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624</w:t>
            </w:r>
          </w:p>
        </w:tc>
        <w:tc>
          <w:tcPr>
            <w:tcW w:w="3280" w:type="dxa"/>
            <w:noWrap/>
            <w:hideMark/>
          </w:tcPr>
          <w:p w:rsidR="00345C4B" w:rsidRPr="00D732F9" w:rsidRDefault="00345C4B" w:rsidP="00066C57">
            <w:pPr>
              <w:rPr>
                <w:rFonts w:cs="Arial"/>
              </w:rPr>
            </w:pPr>
            <w:r w:rsidRPr="00D732F9">
              <w:rPr>
                <w:rFonts w:cs="Arial"/>
              </w:rPr>
              <w:t>C44043</w:t>
            </w:r>
          </w:p>
        </w:tc>
        <w:tc>
          <w:tcPr>
            <w:tcW w:w="4876" w:type="dxa"/>
            <w:noWrap/>
            <w:hideMark/>
          </w:tcPr>
          <w:p w:rsidR="00345C4B" w:rsidRPr="00D732F9" w:rsidRDefault="00345C4B" w:rsidP="00066C57">
            <w:pPr>
              <w:rPr>
                <w:rFonts w:cs="Arial"/>
              </w:rPr>
            </w:pPr>
            <w:r w:rsidRPr="00D732F9">
              <w:rPr>
                <w:rFonts w:cs="Arial"/>
              </w:rPr>
              <w:t>F409B9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625</w:t>
            </w:r>
          </w:p>
        </w:tc>
        <w:tc>
          <w:tcPr>
            <w:tcW w:w="3280" w:type="dxa"/>
            <w:noWrap/>
            <w:hideMark/>
          </w:tcPr>
          <w:p w:rsidR="00345C4B" w:rsidRPr="00D732F9" w:rsidRDefault="00345C4B" w:rsidP="00066C57">
            <w:pPr>
              <w:rPr>
                <w:rFonts w:cs="Arial"/>
              </w:rPr>
            </w:pPr>
            <w:r w:rsidRPr="00D732F9">
              <w:rPr>
                <w:rFonts w:cs="Arial"/>
              </w:rPr>
              <w:t>C64848</w:t>
            </w:r>
          </w:p>
        </w:tc>
        <w:tc>
          <w:tcPr>
            <w:tcW w:w="4876" w:type="dxa"/>
            <w:noWrap/>
            <w:hideMark/>
          </w:tcPr>
          <w:p w:rsidR="00345C4B" w:rsidRPr="00D732F9" w:rsidRDefault="00345C4B" w:rsidP="00066C57">
            <w:pPr>
              <w:rPr>
                <w:rFonts w:cs="Arial"/>
              </w:rPr>
            </w:pPr>
            <w:r w:rsidRPr="00D732F9">
              <w:rPr>
                <w:rFonts w:cs="Arial"/>
              </w:rPr>
              <w:t>F409BA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626</w:t>
            </w:r>
          </w:p>
        </w:tc>
        <w:tc>
          <w:tcPr>
            <w:tcW w:w="3280" w:type="dxa"/>
            <w:noWrap/>
            <w:hideMark/>
          </w:tcPr>
          <w:p w:rsidR="00345C4B" w:rsidRPr="00D732F9" w:rsidRDefault="00345C4B" w:rsidP="00066C57">
            <w:pPr>
              <w:rPr>
                <w:rFonts w:cs="Arial"/>
              </w:rPr>
            </w:pPr>
            <w:r w:rsidRPr="00D732F9">
              <w:rPr>
                <w:rFonts w:cs="Arial"/>
              </w:rPr>
              <w:t>CE4846</w:t>
            </w:r>
          </w:p>
        </w:tc>
        <w:tc>
          <w:tcPr>
            <w:tcW w:w="4876" w:type="dxa"/>
            <w:noWrap/>
            <w:hideMark/>
          </w:tcPr>
          <w:p w:rsidR="00345C4B" w:rsidRPr="00D732F9" w:rsidRDefault="00345C4B" w:rsidP="00066C57">
            <w:pPr>
              <w:rPr>
                <w:rFonts w:cs="Arial"/>
              </w:rPr>
            </w:pPr>
            <w:r w:rsidRPr="00D732F9">
              <w:rPr>
                <w:rFonts w:cs="Arial"/>
              </w:rPr>
              <w:t>F409BB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627</w:t>
            </w:r>
          </w:p>
        </w:tc>
        <w:tc>
          <w:tcPr>
            <w:tcW w:w="3280" w:type="dxa"/>
            <w:noWrap/>
            <w:hideMark/>
          </w:tcPr>
          <w:p w:rsidR="00345C4B" w:rsidRPr="00D732F9" w:rsidRDefault="00345C4B" w:rsidP="00066C57">
            <w:pPr>
              <w:rPr>
                <w:rFonts w:cs="Arial"/>
              </w:rPr>
            </w:pPr>
            <w:r w:rsidRPr="00D732F9">
              <w:rPr>
                <w:rFonts w:cs="Arial"/>
              </w:rPr>
              <w:t>C7494F</w:t>
            </w:r>
          </w:p>
        </w:tc>
        <w:tc>
          <w:tcPr>
            <w:tcW w:w="4876" w:type="dxa"/>
            <w:noWrap/>
            <w:hideMark/>
          </w:tcPr>
          <w:p w:rsidR="00345C4B" w:rsidRPr="00D732F9" w:rsidRDefault="00345C4B" w:rsidP="00066C57">
            <w:pPr>
              <w:rPr>
                <w:rFonts w:cs="Arial"/>
              </w:rPr>
            </w:pPr>
            <w:r w:rsidRPr="00D732F9">
              <w:rPr>
                <w:rFonts w:cs="Arial"/>
              </w:rPr>
              <w:t>F409BC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628</w:t>
            </w:r>
          </w:p>
        </w:tc>
        <w:tc>
          <w:tcPr>
            <w:tcW w:w="3280" w:type="dxa"/>
            <w:noWrap/>
            <w:hideMark/>
          </w:tcPr>
          <w:p w:rsidR="00345C4B" w:rsidRPr="00D732F9" w:rsidRDefault="00345C4B" w:rsidP="00066C57">
            <w:pPr>
              <w:rPr>
                <w:rFonts w:cs="Arial"/>
              </w:rPr>
            </w:pPr>
            <w:r w:rsidRPr="00D732F9">
              <w:rPr>
                <w:rFonts w:cs="Arial"/>
              </w:rPr>
              <w:t>C54848</w:t>
            </w:r>
          </w:p>
        </w:tc>
        <w:tc>
          <w:tcPr>
            <w:tcW w:w="4876" w:type="dxa"/>
            <w:noWrap/>
            <w:hideMark/>
          </w:tcPr>
          <w:p w:rsidR="00345C4B" w:rsidRPr="00D732F9" w:rsidRDefault="00345C4B" w:rsidP="00066C57">
            <w:pPr>
              <w:rPr>
                <w:rFonts w:cs="Arial"/>
              </w:rPr>
            </w:pPr>
            <w:r w:rsidRPr="00D732F9">
              <w:rPr>
                <w:rFonts w:cs="Arial"/>
              </w:rPr>
              <w:t>F409BD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629</w:t>
            </w:r>
          </w:p>
        </w:tc>
        <w:tc>
          <w:tcPr>
            <w:tcW w:w="3280" w:type="dxa"/>
            <w:noWrap/>
            <w:hideMark/>
          </w:tcPr>
          <w:p w:rsidR="00345C4B" w:rsidRPr="00D732F9" w:rsidRDefault="00345C4B" w:rsidP="00066C57">
            <w:pPr>
              <w:rPr>
                <w:rFonts w:cs="Arial"/>
              </w:rPr>
            </w:pPr>
            <w:r w:rsidRPr="00D732F9">
              <w:rPr>
                <w:rFonts w:cs="Arial"/>
              </w:rPr>
              <w:t>C13D3F</w:t>
            </w:r>
          </w:p>
        </w:tc>
        <w:tc>
          <w:tcPr>
            <w:tcW w:w="4876" w:type="dxa"/>
            <w:noWrap/>
            <w:hideMark/>
          </w:tcPr>
          <w:p w:rsidR="00345C4B" w:rsidRPr="00D732F9" w:rsidRDefault="00345C4B" w:rsidP="00066C57">
            <w:pPr>
              <w:rPr>
                <w:rFonts w:cs="Arial"/>
              </w:rPr>
            </w:pPr>
            <w:r w:rsidRPr="00D732F9">
              <w:rPr>
                <w:rFonts w:cs="Arial"/>
              </w:rPr>
              <w:t>F409BE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630</w:t>
            </w:r>
          </w:p>
        </w:tc>
        <w:tc>
          <w:tcPr>
            <w:tcW w:w="3280" w:type="dxa"/>
            <w:noWrap/>
            <w:hideMark/>
          </w:tcPr>
          <w:p w:rsidR="00345C4B" w:rsidRPr="00D732F9" w:rsidRDefault="00345C4B" w:rsidP="00066C57">
            <w:pPr>
              <w:rPr>
                <w:rFonts w:cs="Arial"/>
              </w:rPr>
            </w:pPr>
            <w:r w:rsidRPr="00D732F9">
              <w:rPr>
                <w:rFonts w:cs="Arial"/>
              </w:rPr>
              <w:t>C64745</w:t>
            </w:r>
          </w:p>
        </w:tc>
        <w:tc>
          <w:tcPr>
            <w:tcW w:w="4876" w:type="dxa"/>
            <w:noWrap/>
            <w:hideMark/>
          </w:tcPr>
          <w:p w:rsidR="00345C4B" w:rsidRPr="00D732F9" w:rsidRDefault="00345C4B" w:rsidP="00066C57">
            <w:pPr>
              <w:rPr>
                <w:rFonts w:cs="Arial"/>
              </w:rPr>
            </w:pPr>
            <w:r w:rsidRPr="00D732F9">
              <w:rPr>
                <w:rFonts w:cs="Arial"/>
              </w:rPr>
              <w:t>F409BF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631</w:t>
            </w:r>
          </w:p>
        </w:tc>
        <w:tc>
          <w:tcPr>
            <w:tcW w:w="3280" w:type="dxa"/>
            <w:noWrap/>
            <w:hideMark/>
          </w:tcPr>
          <w:p w:rsidR="00345C4B" w:rsidRPr="00D732F9" w:rsidRDefault="00345C4B" w:rsidP="00066C57">
            <w:pPr>
              <w:rPr>
                <w:rFonts w:cs="Arial"/>
              </w:rPr>
            </w:pPr>
            <w:r w:rsidRPr="00D732F9">
              <w:rPr>
                <w:rFonts w:cs="Arial"/>
              </w:rPr>
              <w:t>C84645</w:t>
            </w:r>
          </w:p>
        </w:tc>
        <w:tc>
          <w:tcPr>
            <w:tcW w:w="4876" w:type="dxa"/>
            <w:noWrap/>
            <w:hideMark/>
          </w:tcPr>
          <w:p w:rsidR="00345C4B" w:rsidRPr="00D732F9" w:rsidRDefault="00345C4B" w:rsidP="00066C57">
            <w:pPr>
              <w:rPr>
                <w:rFonts w:cs="Arial"/>
              </w:rPr>
            </w:pPr>
            <w:r w:rsidRPr="00D732F9">
              <w:rPr>
                <w:rFonts w:cs="Arial"/>
              </w:rPr>
              <w:t>F409C0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632</w:t>
            </w:r>
          </w:p>
        </w:tc>
        <w:tc>
          <w:tcPr>
            <w:tcW w:w="3280" w:type="dxa"/>
            <w:noWrap/>
            <w:hideMark/>
          </w:tcPr>
          <w:p w:rsidR="00345C4B" w:rsidRPr="00D732F9" w:rsidRDefault="00345C4B" w:rsidP="00066C57">
            <w:pPr>
              <w:rPr>
                <w:rFonts w:cs="Arial"/>
              </w:rPr>
            </w:pPr>
            <w:r w:rsidRPr="00D732F9">
              <w:rPr>
                <w:rFonts w:cs="Arial"/>
              </w:rPr>
              <w:t>C84445</w:t>
            </w:r>
          </w:p>
        </w:tc>
        <w:tc>
          <w:tcPr>
            <w:tcW w:w="4876" w:type="dxa"/>
            <w:noWrap/>
            <w:hideMark/>
          </w:tcPr>
          <w:p w:rsidR="00345C4B" w:rsidRPr="00D732F9" w:rsidRDefault="00345C4B" w:rsidP="00066C57">
            <w:pPr>
              <w:rPr>
                <w:rFonts w:cs="Arial"/>
              </w:rPr>
            </w:pPr>
            <w:r w:rsidRPr="00D732F9">
              <w:rPr>
                <w:rFonts w:cs="Arial"/>
              </w:rPr>
              <w:t>F409C1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633</w:t>
            </w:r>
          </w:p>
        </w:tc>
        <w:tc>
          <w:tcPr>
            <w:tcW w:w="3280" w:type="dxa"/>
            <w:noWrap/>
            <w:hideMark/>
          </w:tcPr>
          <w:p w:rsidR="00345C4B" w:rsidRPr="00D732F9" w:rsidRDefault="00345C4B" w:rsidP="00066C57">
            <w:pPr>
              <w:rPr>
                <w:rFonts w:cs="Arial"/>
              </w:rPr>
            </w:pPr>
            <w:r w:rsidRPr="00D732F9">
              <w:rPr>
                <w:rFonts w:cs="Arial"/>
              </w:rPr>
              <w:t>CD4F4D</w:t>
            </w:r>
          </w:p>
        </w:tc>
        <w:tc>
          <w:tcPr>
            <w:tcW w:w="4876" w:type="dxa"/>
            <w:noWrap/>
            <w:hideMark/>
          </w:tcPr>
          <w:p w:rsidR="00345C4B" w:rsidRPr="00D732F9" w:rsidRDefault="00345C4B" w:rsidP="00066C57">
            <w:pPr>
              <w:rPr>
                <w:rFonts w:cs="Arial"/>
              </w:rPr>
            </w:pPr>
            <w:r w:rsidRPr="00D732F9">
              <w:rPr>
                <w:rFonts w:cs="Arial"/>
              </w:rPr>
              <w:t>F409C2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634</w:t>
            </w:r>
          </w:p>
        </w:tc>
        <w:tc>
          <w:tcPr>
            <w:tcW w:w="3280" w:type="dxa"/>
            <w:noWrap/>
            <w:hideMark/>
          </w:tcPr>
          <w:p w:rsidR="00345C4B" w:rsidRPr="00D732F9" w:rsidRDefault="00345C4B" w:rsidP="00066C57">
            <w:pPr>
              <w:rPr>
                <w:rFonts w:cs="Arial"/>
              </w:rPr>
            </w:pPr>
            <w:r w:rsidRPr="00D732F9">
              <w:rPr>
                <w:rFonts w:cs="Arial"/>
              </w:rPr>
              <w:t>D14E4C</w:t>
            </w:r>
          </w:p>
        </w:tc>
        <w:tc>
          <w:tcPr>
            <w:tcW w:w="4876" w:type="dxa"/>
            <w:noWrap/>
            <w:hideMark/>
          </w:tcPr>
          <w:p w:rsidR="00345C4B" w:rsidRPr="00D732F9" w:rsidRDefault="00345C4B" w:rsidP="00066C57">
            <w:pPr>
              <w:rPr>
                <w:rFonts w:cs="Arial"/>
              </w:rPr>
            </w:pPr>
            <w:r w:rsidRPr="00D732F9">
              <w:rPr>
                <w:rFonts w:cs="Arial"/>
              </w:rPr>
              <w:t>F409C3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635</w:t>
            </w:r>
          </w:p>
        </w:tc>
        <w:tc>
          <w:tcPr>
            <w:tcW w:w="3280" w:type="dxa"/>
            <w:noWrap/>
            <w:hideMark/>
          </w:tcPr>
          <w:p w:rsidR="00345C4B" w:rsidRPr="00D732F9" w:rsidRDefault="00345C4B" w:rsidP="00066C57">
            <w:pPr>
              <w:rPr>
                <w:rFonts w:cs="Arial"/>
              </w:rPr>
            </w:pPr>
            <w:r w:rsidRPr="00D732F9">
              <w:rPr>
                <w:rFonts w:cs="Arial"/>
              </w:rPr>
              <w:t>D05253</w:t>
            </w:r>
          </w:p>
        </w:tc>
        <w:tc>
          <w:tcPr>
            <w:tcW w:w="4876" w:type="dxa"/>
            <w:noWrap/>
            <w:hideMark/>
          </w:tcPr>
          <w:p w:rsidR="00345C4B" w:rsidRPr="00D732F9" w:rsidRDefault="00345C4B" w:rsidP="00066C57">
            <w:pPr>
              <w:rPr>
                <w:rFonts w:cs="Arial"/>
              </w:rPr>
            </w:pPr>
            <w:r w:rsidRPr="00D732F9">
              <w:rPr>
                <w:rFonts w:cs="Arial"/>
              </w:rPr>
              <w:t>F409C4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636</w:t>
            </w:r>
          </w:p>
        </w:tc>
        <w:tc>
          <w:tcPr>
            <w:tcW w:w="3280" w:type="dxa"/>
            <w:noWrap/>
            <w:hideMark/>
          </w:tcPr>
          <w:p w:rsidR="00345C4B" w:rsidRPr="00D732F9" w:rsidRDefault="00345C4B" w:rsidP="00066C57">
            <w:pPr>
              <w:rPr>
                <w:rFonts w:cs="Arial"/>
              </w:rPr>
            </w:pPr>
            <w:r w:rsidRPr="00D732F9">
              <w:rPr>
                <w:rFonts w:cs="Arial"/>
              </w:rPr>
              <w:t>CF4E4E</w:t>
            </w:r>
          </w:p>
        </w:tc>
        <w:tc>
          <w:tcPr>
            <w:tcW w:w="4876" w:type="dxa"/>
            <w:noWrap/>
            <w:hideMark/>
          </w:tcPr>
          <w:p w:rsidR="00345C4B" w:rsidRPr="00D732F9" w:rsidRDefault="00345C4B" w:rsidP="00066C57">
            <w:pPr>
              <w:rPr>
                <w:rFonts w:cs="Arial"/>
              </w:rPr>
            </w:pPr>
            <w:r w:rsidRPr="00D732F9">
              <w:rPr>
                <w:rFonts w:cs="Arial"/>
              </w:rPr>
              <w:t>F409C5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637</w:t>
            </w:r>
          </w:p>
        </w:tc>
        <w:tc>
          <w:tcPr>
            <w:tcW w:w="3280" w:type="dxa"/>
            <w:noWrap/>
            <w:hideMark/>
          </w:tcPr>
          <w:p w:rsidR="00345C4B" w:rsidRPr="00D732F9" w:rsidRDefault="00345C4B" w:rsidP="00066C57">
            <w:pPr>
              <w:rPr>
                <w:rFonts w:cs="Arial"/>
              </w:rPr>
            </w:pPr>
            <w:r w:rsidRPr="00D732F9">
              <w:rPr>
                <w:rFonts w:cs="Arial"/>
              </w:rPr>
              <w:t>CE4F50</w:t>
            </w:r>
          </w:p>
        </w:tc>
        <w:tc>
          <w:tcPr>
            <w:tcW w:w="4876" w:type="dxa"/>
            <w:noWrap/>
            <w:hideMark/>
          </w:tcPr>
          <w:p w:rsidR="00345C4B" w:rsidRPr="00D732F9" w:rsidRDefault="00345C4B" w:rsidP="00066C57">
            <w:pPr>
              <w:rPr>
                <w:rFonts w:cs="Arial"/>
              </w:rPr>
            </w:pPr>
            <w:r w:rsidRPr="00D732F9">
              <w:rPr>
                <w:rFonts w:cs="Arial"/>
              </w:rPr>
              <w:t>F409C6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638</w:t>
            </w:r>
          </w:p>
        </w:tc>
        <w:tc>
          <w:tcPr>
            <w:tcW w:w="3280" w:type="dxa"/>
            <w:noWrap/>
            <w:hideMark/>
          </w:tcPr>
          <w:p w:rsidR="00345C4B" w:rsidRPr="00D732F9" w:rsidRDefault="00345C4B" w:rsidP="00066C57">
            <w:pPr>
              <w:rPr>
                <w:rFonts w:cs="Arial"/>
              </w:rPr>
            </w:pPr>
            <w:r w:rsidRPr="00D732F9">
              <w:rPr>
                <w:rFonts w:cs="Arial"/>
              </w:rPr>
              <w:t>CF4E4E</w:t>
            </w:r>
          </w:p>
        </w:tc>
        <w:tc>
          <w:tcPr>
            <w:tcW w:w="4876" w:type="dxa"/>
            <w:noWrap/>
            <w:hideMark/>
          </w:tcPr>
          <w:p w:rsidR="00345C4B" w:rsidRPr="00D732F9" w:rsidRDefault="00345C4B" w:rsidP="00066C57">
            <w:pPr>
              <w:rPr>
                <w:rFonts w:cs="Arial"/>
              </w:rPr>
            </w:pPr>
            <w:r w:rsidRPr="00D732F9">
              <w:rPr>
                <w:rFonts w:cs="Arial"/>
              </w:rPr>
              <w:t>F409C7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639</w:t>
            </w:r>
          </w:p>
        </w:tc>
        <w:tc>
          <w:tcPr>
            <w:tcW w:w="3280" w:type="dxa"/>
            <w:noWrap/>
            <w:hideMark/>
          </w:tcPr>
          <w:p w:rsidR="00345C4B" w:rsidRPr="00D732F9" w:rsidRDefault="00345C4B" w:rsidP="00066C57">
            <w:pPr>
              <w:rPr>
                <w:rFonts w:cs="Arial"/>
              </w:rPr>
            </w:pPr>
            <w:r w:rsidRPr="00D732F9">
              <w:rPr>
                <w:rFonts w:cs="Arial"/>
              </w:rPr>
              <w:t>CE4F50</w:t>
            </w:r>
          </w:p>
        </w:tc>
        <w:tc>
          <w:tcPr>
            <w:tcW w:w="4876" w:type="dxa"/>
            <w:noWrap/>
            <w:hideMark/>
          </w:tcPr>
          <w:p w:rsidR="00345C4B" w:rsidRPr="00D732F9" w:rsidRDefault="00345C4B" w:rsidP="00066C57">
            <w:pPr>
              <w:rPr>
                <w:rFonts w:cs="Arial"/>
              </w:rPr>
            </w:pPr>
            <w:r w:rsidRPr="00D732F9">
              <w:rPr>
                <w:rFonts w:cs="Arial"/>
              </w:rPr>
              <w:t>F409C8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640</w:t>
            </w:r>
          </w:p>
        </w:tc>
        <w:tc>
          <w:tcPr>
            <w:tcW w:w="3280" w:type="dxa"/>
            <w:noWrap/>
            <w:hideMark/>
          </w:tcPr>
          <w:p w:rsidR="00345C4B" w:rsidRPr="00D732F9" w:rsidRDefault="00345C4B" w:rsidP="00066C57">
            <w:pPr>
              <w:rPr>
                <w:rFonts w:cs="Arial"/>
              </w:rPr>
            </w:pPr>
            <w:r w:rsidRPr="00D732F9">
              <w:rPr>
                <w:rFonts w:cs="Arial"/>
              </w:rPr>
              <w:t>CF4F4E</w:t>
            </w:r>
          </w:p>
        </w:tc>
        <w:tc>
          <w:tcPr>
            <w:tcW w:w="4876" w:type="dxa"/>
            <w:noWrap/>
            <w:hideMark/>
          </w:tcPr>
          <w:p w:rsidR="00345C4B" w:rsidRPr="00D732F9" w:rsidRDefault="00345C4B" w:rsidP="00066C57">
            <w:pPr>
              <w:rPr>
                <w:rFonts w:cs="Arial"/>
              </w:rPr>
            </w:pPr>
            <w:r w:rsidRPr="00D732F9">
              <w:rPr>
                <w:rFonts w:cs="Arial"/>
              </w:rPr>
              <w:t>F409C9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641</w:t>
            </w:r>
          </w:p>
        </w:tc>
        <w:tc>
          <w:tcPr>
            <w:tcW w:w="3280" w:type="dxa"/>
            <w:noWrap/>
            <w:hideMark/>
          </w:tcPr>
          <w:p w:rsidR="00345C4B" w:rsidRPr="00D732F9" w:rsidRDefault="00345C4B" w:rsidP="00066C57">
            <w:pPr>
              <w:rPr>
                <w:rFonts w:cs="Arial"/>
              </w:rPr>
            </w:pPr>
            <w:r w:rsidRPr="00D732F9">
              <w:rPr>
                <w:rFonts w:cs="Arial"/>
              </w:rPr>
              <w:t>CE4E4E</w:t>
            </w:r>
          </w:p>
        </w:tc>
        <w:tc>
          <w:tcPr>
            <w:tcW w:w="4876" w:type="dxa"/>
            <w:noWrap/>
            <w:hideMark/>
          </w:tcPr>
          <w:p w:rsidR="00345C4B" w:rsidRPr="00D732F9" w:rsidRDefault="00345C4B" w:rsidP="00066C57">
            <w:pPr>
              <w:rPr>
                <w:rFonts w:cs="Arial"/>
              </w:rPr>
            </w:pPr>
            <w:r w:rsidRPr="00D732F9">
              <w:rPr>
                <w:rFonts w:cs="Arial"/>
              </w:rPr>
              <w:t>F409CA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642</w:t>
            </w:r>
          </w:p>
        </w:tc>
        <w:tc>
          <w:tcPr>
            <w:tcW w:w="3280" w:type="dxa"/>
            <w:noWrap/>
            <w:hideMark/>
          </w:tcPr>
          <w:p w:rsidR="00345C4B" w:rsidRPr="00D732F9" w:rsidRDefault="00345C4B" w:rsidP="00066C57">
            <w:pPr>
              <w:rPr>
                <w:rFonts w:cs="Arial"/>
              </w:rPr>
            </w:pPr>
            <w:r w:rsidRPr="00D732F9">
              <w:rPr>
                <w:rFonts w:cs="Arial"/>
              </w:rPr>
              <w:t>CF504F</w:t>
            </w:r>
          </w:p>
        </w:tc>
        <w:tc>
          <w:tcPr>
            <w:tcW w:w="4876" w:type="dxa"/>
            <w:noWrap/>
            <w:hideMark/>
          </w:tcPr>
          <w:p w:rsidR="00345C4B" w:rsidRPr="00D732F9" w:rsidRDefault="00345C4B" w:rsidP="00066C57">
            <w:pPr>
              <w:rPr>
                <w:rFonts w:cs="Arial"/>
              </w:rPr>
            </w:pPr>
            <w:r w:rsidRPr="00D732F9">
              <w:rPr>
                <w:rFonts w:cs="Arial"/>
              </w:rPr>
              <w:t>F409CB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643</w:t>
            </w:r>
          </w:p>
        </w:tc>
        <w:tc>
          <w:tcPr>
            <w:tcW w:w="3280" w:type="dxa"/>
            <w:noWrap/>
            <w:hideMark/>
          </w:tcPr>
          <w:p w:rsidR="00345C4B" w:rsidRPr="00D732F9" w:rsidRDefault="00345C4B" w:rsidP="00066C57">
            <w:pPr>
              <w:rPr>
                <w:rFonts w:cs="Arial"/>
              </w:rPr>
            </w:pPr>
            <w:r w:rsidRPr="00D732F9">
              <w:rPr>
                <w:rFonts w:cs="Arial"/>
              </w:rPr>
              <w:t>CF4E4D</w:t>
            </w:r>
          </w:p>
        </w:tc>
        <w:tc>
          <w:tcPr>
            <w:tcW w:w="4876" w:type="dxa"/>
            <w:noWrap/>
            <w:hideMark/>
          </w:tcPr>
          <w:p w:rsidR="00345C4B" w:rsidRPr="00D732F9" w:rsidRDefault="00345C4B" w:rsidP="00066C57">
            <w:pPr>
              <w:rPr>
                <w:rFonts w:cs="Arial"/>
              </w:rPr>
            </w:pPr>
            <w:r w:rsidRPr="00D732F9">
              <w:rPr>
                <w:rFonts w:cs="Arial"/>
              </w:rPr>
              <w:t>F409CC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644</w:t>
            </w:r>
          </w:p>
        </w:tc>
        <w:tc>
          <w:tcPr>
            <w:tcW w:w="3280" w:type="dxa"/>
            <w:noWrap/>
            <w:hideMark/>
          </w:tcPr>
          <w:p w:rsidR="00345C4B" w:rsidRPr="00D732F9" w:rsidRDefault="00345C4B" w:rsidP="00066C57">
            <w:pPr>
              <w:rPr>
                <w:rFonts w:cs="Arial"/>
              </w:rPr>
            </w:pPr>
            <w:r w:rsidRPr="00D732F9">
              <w:rPr>
                <w:rFonts w:cs="Arial"/>
              </w:rPr>
              <w:t>CC4D4F</w:t>
            </w:r>
          </w:p>
        </w:tc>
        <w:tc>
          <w:tcPr>
            <w:tcW w:w="4876" w:type="dxa"/>
            <w:noWrap/>
            <w:hideMark/>
          </w:tcPr>
          <w:p w:rsidR="00345C4B" w:rsidRPr="00D732F9" w:rsidRDefault="00345C4B" w:rsidP="00066C57">
            <w:pPr>
              <w:rPr>
                <w:rFonts w:cs="Arial"/>
              </w:rPr>
            </w:pPr>
            <w:r w:rsidRPr="00D732F9">
              <w:rPr>
                <w:rFonts w:cs="Arial"/>
              </w:rPr>
              <w:t>F409CD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645</w:t>
            </w:r>
          </w:p>
        </w:tc>
        <w:tc>
          <w:tcPr>
            <w:tcW w:w="3280" w:type="dxa"/>
            <w:noWrap/>
            <w:hideMark/>
          </w:tcPr>
          <w:p w:rsidR="00345C4B" w:rsidRPr="00D732F9" w:rsidRDefault="00345C4B" w:rsidP="00066C57">
            <w:pPr>
              <w:rPr>
                <w:rFonts w:cs="Arial"/>
              </w:rPr>
            </w:pPr>
            <w:r w:rsidRPr="00D732F9">
              <w:rPr>
                <w:rFonts w:cs="Arial"/>
              </w:rPr>
              <w:t>CF504E</w:t>
            </w:r>
          </w:p>
        </w:tc>
        <w:tc>
          <w:tcPr>
            <w:tcW w:w="4876" w:type="dxa"/>
            <w:noWrap/>
            <w:hideMark/>
          </w:tcPr>
          <w:p w:rsidR="00345C4B" w:rsidRPr="00D732F9" w:rsidRDefault="00345C4B" w:rsidP="00066C57">
            <w:pPr>
              <w:rPr>
                <w:rFonts w:cs="Arial"/>
              </w:rPr>
            </w:pPr>
            <w:r w:rsidRPr="00D732F9">
              <w:rPr>
                <w:rFonts w:cs="Arial"/>
              </w:rPr>
              <w:t>F409CE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646</w:t>
            </w:r>
          </w:p>
        </w:tc>
        <w:tc>
          <w:tcPr>
            <w:tcW w:w="3280" w:type="dxa"/>
            <w:noWrap/>
            <w:hideMark/>
          </w:tcPr>
          <w:p w:rsidR="00345C4B" w:rsidRPr="00D732F9" w:rsidRDefault="00345C4B" w:rsidP="00066C57">
            <w:pPr>
              <w:rPr>
                <w:rFonts w:cs="Arial"/>
              </w:rPr>
            </w:pPr>
            <w:r w:rsidRPr="00D732F9">
              <w:rPr>
                <w:rFonts w:cs="Arial"/>
              </w:rPr>
              <w:t>CC4C4D</w:t>
            </w:r>
          </w:p>
        </w:tc>
        <w:tc>
          <w:tcPr>
            <w:tcW w:w="4876" w:type="dxa"/>
            <w:noWrap/>
            <w:hideMark/>
          </w:tcPr>
          <w:p w:rsidR="00345C4B" w:rsidRPr="00D732F9" w:rsidRDefault="00345C4B" w:rsidP="00066C57">
            <w:pPr>
              <w:rPr>
                <w:rFonts w:cs="Arial"/>
              </w:rPr>
            </w:pPr>
            <w:r w:rsidRPr="00D732F9">
              <w:rPr>
                <w:rFonts w:cs="Arial"/>
              </w:rPr>
              <w:t>F409CF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647</w:t>
            </w:r>
          </w:p>
        </w:tc>
        <w:tc>
          <w:tcPr>
            <w:tcW w:w="3280" w:type="dxa"/>
            <w:noWrap/>
            <w:hideMark/>
          </w:tcPr>
          <w:p w:rsidR="00345C4B" w:rsidRPr="00D732F9" w:rsidRDefault="00345C4B" w:rsidP="00066C57">
            <w:pPr>
              <w:rPr>
                <w:rFonts w:cs="Arial"/>
              </w:rPr>
            </w:pPr>
            <w:r w:rsidRPr="00D732F9">
              <w:rPr>
                <w:rFonts w:cs="Arial"/>
              </w:rPr>
              <w:t>D14F4D</w:t>
            </w:r>
          </w:p>
        </w:tc>
        <w:tc>
          <w:tcPr>
            <w:tcW w:w="4876" w:type="dxa"/>
            <w:noWrap/>
            <w:hideMark/>
          </w:tcPr>
          <w:p w:rsidR="00345C4B" w:rsidRPr="00D732F9" w:rsidRDefault="00345C4B" w:rsidP="00066C57">
            <w:pPr>
              <w:rPr>
                <w:rFonts w:cs="Arial"/>
              </w:rPr>
            </w:pPr>
            <w:r w:rsidRPr="00D732F9">
              <w:rPr>
                <w:rFonts w:cs="Arial"/>
              </w:rPr>
              <w:t>F409D0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648</w:t>
            </w:r>
          </w:p>
        </w:tc>
        <w:tc>
          <w:tcPr>
            <w:tcW w:w="3280" w:type="dxa"/>
            <w:noWrap/>
            <w:hideMark/>
          </w:tcPr>
          <w:p w:rsidR="00345C4B" w:rsidRPr="00D732F9" w:rsidRDefault="00345C4B" w:rsidP="00066C57">
            <w:pPr>
              <w:rPr>
                <w:rFonts w:cs="Arial"/>
              </w:rPr>
            </w:pPr>
            <w:r w:rsidRPr="00D732F9">
              <w:rPr>
                <w:rFonts w:cs="Arial"/>
              </w:rPr>
              <w:t>D15151</w:t>
            </w:r>
          </w:p>
        </w:tc>
        <w:tc>
          <w:tcPr>
            <w:tcW w:w="4876" w:type="dxa"/>
            <w:noWrap/>
            <w:hideMark/>
          </w:tcPr>
          <w:p w:rsidR="00345C4B" w:rsidRPr="00D732F9" w:rsidRDefault="00345C4B" w:rsidP="00066C57">
            <w:pPr>
              <w:rPr>
                <w:rFonts w:cs="Arial"/>
              </w:rPr>
            </w:pPr>
            <w:r w:rsidRPr="00D732F9">
              <w:rPr>
                <w:rFonts w:cs="Arial"/>
              </w:rPr>
              <w:t>F409D1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649</w:t>
            </w:r>
          </w:p>
        </w:tc>
        <w:tc>
          <w:tcPr>
            <w:tcW w:w="3280" w:type="dxa"/>
            <w:noWrap/>
            <w:hideMark/>
          </w:tcPr>
          <w:p w:rsidR="00345C4B" w:rsidRPr="00D732F9" w:rsidRDefault="00345C4B" w:rsidP="00066C57">
            <w:pPr>
              <w:rPr>
                <w:rFonts w:cs="Arial"/>
              </w:rPr>
            </w:pPr>
            <w:r w:rsidRPr="00D732F9">
              <w:rPr>
                <w:rFonts w:cs="Arial"/>
              </w:rPr>
              <w:t>D35352</w:t>
            </w:r>
          </w:p>
        </w:tc>
        <w:tc>
          <w:tcPr>
            <w:tcW w:w="4876" w:type="dxa"/>
            <w:noWrap/>
            <w:hideMark/>
          </w:tcPr>
          <w:p w:rsidR="00345C4B" w:rsidRPr="00D732F9" w:rsidRDefault="00345C4B" w:rsidP="00066C57">
            <w:pPr>
              <w:rPr>
                <w:rFonts w:cs="Arial"/>
              </w:rPr>
            </w:pPr>
            <w:r w:rsidRPr="00D732F9">
              <w:rPr>
                <w:rFonts w:cs="Arial"/>
              </w:rPr>
              <w:t>F409D2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650</w:t>
            </w:r>
          </w:p>
        </w:tc>
        <w:tc>
          <w:tcPr>
            <w:tcW w:w="3280" w:type="dxa"/>
            <w:noWrap/>
            <w:hideMark/>
          </w:tcPr>
          <w:p w:rsidR="00345C4B" w:rsidRPr="00D732F9" w:rsidRDefault="00345C4B" w:rsidP="00066C57">
            <w:pPr>
              <w:rPr>
                <w:rFonts w:cs="Arial"/>
              </w:rPr>
            </w:pPr>
            <w:r w:rsidRPr="00D732F9">
              <w:rPr>
                <w:rFonts w:cs="Arial"/>
              </w:rPr>
              <w:t>D45353</w:t>
            </w:r>
          </w:p>
        </w:tc>
        <w:tc>
          <w:tcPr>
            <w:tcW w:w="4876" w:type="dxa"/>
            <w:noWrap/>
            <w:hideMark/>
          </w:tcPr>
          <w:p w:rsidR="00345C4B" w:rsidRPr="00D732F9" w:rsidRDefault="00345C4B" w:rsidP="00066C57">
            <w:pPr>
              <w:rPr>
                <w:rFonts w:cs="Arial"/>
              </w:rPr>
            </w:pPr>
            <w:r w:rsidRPr="00D732F9">
              <w:rPr>
                <w:rFonts w:cs="Arial"/>
              </w:rPr>
              <w:t>F409D3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651</w:t>
            </w:r>
          </w:p>
        </w:tc>
        <w:tc>
          <w:tcPr>
            <w:tcW w:w="3280" w:type="dxa"/>
            <w:noWrap/>
            <w:hideMark/>
          </w:tcPr>
          <w:p w:rsidR="00345C4B" w:rsidRPr="00D732F9" w:rsidRDefault="00345C4B" w:rsidP="00066C57">
            <w:pPr>
              <w:rPr>
                <w:rFonts w:cs="Arial"/>
              </w:rPr>
            </w:pPr>
            <w:r w:rsidRPr="00D732F9">
              <w:rPr>
                <w:rFonts w:cs="Arial"/>
              </w:rPr>
              <w:t>D45253</w:t>
            </w:r>
          </w:p>
        </w:tc>
        <w:tc>
          <w:tcPr>
            <w:tcW w:w="4876" w:type="dxa"/>
            <w:noWrap/>
            <w:hideMark/>
          </w:tcPr>
          <w:p w:rsidR="00345C4B" w:rsidRPr="00D732F9" w:rsidRDefault="00345C4B" w:rsidP="00066C57">
            <w:pPr>
              <w:rPr>
                <w:rFonts w:cs="Arial"/>
              </w:rPr>
            </w:pPr>
            <w:r w:rsidRPr="00D732F9">
              <w:rPr>
                <w:rFonts w:cs="Arial"/>
              </w:rPr>
              <w:t>F409D4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652</w:t>
            </w:r>
          </w:p>
        </w:tc>
        <w:tc>
          <w:tcPr>
            <w:tcW w:w="3280" w:type="dxa"/>
            <w:noWrap/>
            <w:hideMark/>
          </w:tcPr>
          <w:p w:rsidR="00345C4B" w:rsidRPr="00D732F9" w:rsidRDefault="00345C4B" w:rsidP="00066C57">
            <w:pPr>
              <w:rPr>
                <w:rFonts w:cs="Arial"/>
              </w:rPr>
            </w:pPr>
            <w:r w:rsidRPr="00D732F9">
              <w:rPr>
                <w:rFonts w:cs="Arial"/>
              </w:rPr>
              <w:t>D65555</w:t>
            </w:r>
          </w:p>
        </w:tc>
        <w:tc>
          <w:tcPr>
            <w:tcW w:w="4876" w:type="dxa"/>
            <w:noWrap/>
            <w:hideMark/>
          </w:tcPr>
          <w:p w:rsidR="00345C4B" w:rsidRPr="00D732F9" w:rsidRDefault="00345C4B" w:rsidP="00066C57">
            <w:pPr>
              <w:rPr>
                <w:rFonts w:cs="Arial"/>
              </w:rPr>
            </w:pPr>
            <w:r w:rsidRPr="00D732F9">
              <w:rPr>
                <w:rFonts w:cs="Arial"/>
              </w:rPr>
              <w:t>F409D5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653</w:t>
            </w:r>
          </w:p>
        </w:tc>
        <w:tc>
          <w:tcPr>
            <w:tcW w:w="3280" w:type="dxa"/>
            <w:noWrap/>
            <w:hideMark/>
          </w:tcPr>
          <w:p w:rsidR="00345C4B" w:rsidRPr="00D732F9" w:rsidRDefault="00345C4B" w:rsidP="00066C57">
            <w:pPr>
              <w:rPr>
                <w:rFonts w:cs="Arial"/>
              </w:rPr>
            </w:pPr>
            <w:r w:rsidRPr="00D732F9">
              <w:rPr>
                <w:rFonts w:cs="Arial"/>
              </w:rPr>
              <w:t>D85757</w:t>
            </w:r>
          </w:p>
        </w:tc>
        <w:tc>
          <w:tcPr>
            <w:tcW w:w="4876" w:type="dxa"/>
            <w:noWrap/>
            <w:hideMark/>
          </w:tcPr>
          <w:p w:rsidR="00345C4B" w:rsidRPr="00D732F9" w:rsidRDefault="00345C4B" w:rsidP="00066C57">
            <w:pPr>
              <w:rPr>
                <w:rFonts w:cs="Arial"/>
              </w:rPr>
            </w:pPr>
            <w:r w:rsidRPr="00D732F9">
              <w:rPr>
                <w:rFonts w:cs="Arial"/>
              </w:rPr>
              <w:t>F409D6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654</w:t>
            </w:r>
          </w:p>
        </w:tc>
        <w:tc>
          <w:tcPr>
            <w:tcW w:w="3280" w:type="dxa"/>
            <w:noWrap/>
            <w:hideMark/>
          </w:tcPr>
          <w:p w:rsidR="00345C4B" w:rsidRPr="00D732F9" w:rsidRDefault="00345C4B" w:rsidP="00066C57">
            <w:pPr>
              <w:rPr>
                <w:rFonts w:cs="Arial"/>
              </w:rPr>
            </w:pPr>
            <w:r w:rsidRPr="00D732F9">
              <w:rPr>
                <w:rFonts w:cs="Arial"/>
              </w:rPr>
              <w:t>D65758</w:t>
            </w:r>
          </w:p>
        </w:tc>
        <w:tc>
          <w:tcPr>
            <w:tcW w:w="4876" w:type="dxa"/>
            <w:noWrap/>
            <w:hideMark/>
          </w:tcPr>
          <w:p w:rsidR="00345C4B" w:rsidRPr="00D732F9" w:rsidRDefault="00345C4B" w:rsidP="00066C57">
            <w:pPr>
              <w:rPr>
                <w:rFonts w:cs="Arial"/>
              </w:rPr>
            </w:pPr>
            <w:r w:rsidRPr="00D732F9">
              <w:rPr>
                <w:rFonts w:cs="Arial"/>
              </w:rPr>
              <w:t>F409D7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655</w:t>
            </w:r>
          </w:p>
        </w:tc>
        <w:tc>
          <w:tcPr>
            <w:tcW w:w="3280" w:type="dxa"/>
            <w:noWrap/>
            <w:hideMark/>
          </w:tcPr>
          <w:p w:rsidR="00345C4B" w:rsidRPr="00D732F9" w:rsidRDefault="00345C4B" w:rsidP="00066C57">
            <w:pPr>
              <w:rPr>
                <w:rFonts w:cs="Arial"/>
              </w:rPr>
            </w:pPr>
            <w:r w:rsidRPr="00D732F9">
              <w:rPr>
                <w:rFonts w:cs="Arial"/>
              </w:rPr>
              <w:t>DB5A57</w:t>
            </w:r>
          </w:p>
        </w:tc>
        <w:tc>
          <w:tcPr>
            <w:tcW w:w="4876" w:type="dxa"/>
            <w:noWrap/>
            <w:hideMark/>
          </w:tcPr>
          <w:p w:rsidR="00345C4B" w:rsidRPr="00D732F9" w:rsidRDefault="00345C4B" w:rsidP="00066C57">
            <w:pPr>
              <w:rPr>
                <w:rFonts w:cs="Arial"/>
              </w:rPr>
            </w:pPr>
            <w:r w:rsidRPr="00D732F9">
              <w:rPr>
                <w:rFonts w:cs="Arial"/>
              </w:rPr>
              <w:t>F409D8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656</w:t>
            </w:r>
          </w:p>
        </w:tc>
        <w:tc>
          <w:tcPr>
            <w:tcW w:w="3280" w:type="dxa"/>
            <w:noWrap/>
            <w:hideMark/>
          </w:tcPr>
          <w:p w:rsidR="00345C4B" w:rsidRPr="00D732F9" w:rsidRDefault="00345C4B" w:rsidP="00066C57">
            <w:pPr>
              <w:rPr>
                <w:rFonts w:cs="Arial"/>
              </w:rPr>
            </w:pPr>
            <w:r w:rsidRPr="00D732F9">
              <w:rPr>
                <w:rFonts w:cs="Arial"/>
              </w:rPr>
              <w:t>DD5B5B</w:t>
            </w:r>
          </w:p>
        </w:tc>
        <w:tc>
          <w:tcPr>
            <w:tcW w:w="4876" w:type="dxa"/>
            <w:noWrap/>
            <w:hideMark/>
          </w:tcPr>
          <w:p w:rsidR="00345C4B" w:rsidRPr="00D732F9" w:rsidRDefault="00345C4B" w:rsidP="00066C57">
            <w:pPr>
              <w:rPr>
                <w:rFonts w:cs="Arial"/>
              </w:rPr>
            </w:pPr>
            <w:r w:rsidRPr="00D732F9">
              <w:rPr>
                <w:rFonts w:cs="Arial"/>
              </w:rPr>
              <w:t>F409D9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657</w:t>
            </w:r>
          </w:p>
        </w:tc>
        <w:tc>
          <w:tcPr>
            <w:tcW w:w="3280" w:type="dxa"/>
            <w:noWrap/>
            <w:hideMark/>
          </w:tcPr>
          <w:p w:rsidR="00345C4B" w:rsidRPr="00D732F9" w:rsidRDefault="00345C4B" w:rsidP="00066C57">
            <w:pPr>
              <w:rPr>
                <w:rFonts w:cs="Arial"/>
              </w:rPr>
            </w:pPr>
            <w:r w:rsidRPr="00D732F9">
              <w:rPr>
                <w:rFonts w:cs="Arial"/>
              </w:rPr>
              <w:t>DD5B5E</w:t>
            </w:r>
          </w:p>
        </w:tc>
        <w:tc>
          <w:tcPr>
            <w:tcW w:w="4876" w:type="dxa"/>
            <w:noWrap/>
            <w:hideMark/>
          </w:tcPr>
          <w:p w:rsidR="00345C4B" w:rsidRPr="00D732F9" w:rsidRDefault="00345C4B" w:rsidP="00066C57">
            <w:pPr>
              <w:rPr>
                <w:rFonts w:cs="Arial"/>
              </w:rPr>
            </w:pPr>
            <w:r w:rsidRPr="00D732F9">
              <w:rPr>
                <w:rFonts w:cs="Arial"/>
              </w:rPr>
              <w:t>F409DA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658</w:t>
            </w:r>
          </w:p>
        </w:tc>
        <w:tc>
          <w:tcPr>
            <w:tcW w:w="3280" w:type="dxa"/>
            <w:noWrap/>
            <w:hideMark/>
          </w:tcPr>
          <w:p w:rsidR="00345C4B" w:rsidRPr="00D732F9" w:rsidRDefault="00345C4B" w:rsidP="00066C57">
            <w:pPr>
              <w:rPr>
                <w:rFonts w:cs="Arial"/>
              </w:rPr>
            </w:pPr>
            <w:r w:rsidRPr="00D732F9">
              <w:rPr>
                <w:rFonts w:cs="Arial"/>
              </w:rPr>
              <w:t>DD6061</w:t>
            </w:r>
          </w:p>
        </w:tc>
        <w:tc>
          <w:tcPr>
            <w:tcW w:w="4876" w:type="dxa"/>
            <w:noWrap/>
            <w:hideMark/>
          </w:tcPr>
          <w:p w:rsidR="00345C4B" w:rsidRPr="00D732F9" w:rsidRDefault="00345C4B" w:rsidP="00066C57">
            <w:pPr>
              <w:rPr>
                <w:rFonts w:cs="Arial"/>
              </w:rPr>
            </w:pPr>
            <w:r w:rsidRPr="00D732F9">
              <w:rPr>
                <w:rFonts w:cs="Arial"/>
              </w:rPr>
              <w:t>F409DB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659</w:t>
            </w:r>
          </w:p>
        </w:tc>
        <w:tc>
          <w:tcPr>
            <w:tcW w:w="3280" w:type="dxa"/>
            <w:noWrap/>
            <w:hideMark/>
          </w:tcPr>
          <w:p w:rsidR="00345C4B" w:rsidRPr="00D732F9" w:rsidRDefault="00345C4B" w:rsidP="00066C57">
            <w:pPr>
              <w:rPr>
                <w:rFonts w:cs="Arial"/>
              </w:rPr>
            </w:pPr>
            <w:r w:rsidRPr="00D732F9">
              <w:rPr>
                <w:rFonts w:cs="Arial"/>
              </w:rPr>
              <w:t>E3615E</w:t>
            </w:r>
          </w:p>
        </w:tc>
        <w:tc>
          <w:tcPr>
            <w:tcW w:w="4876" w:type="dxa"/>
            <w:noWrap/>
            <w:hideMark/>
          </w:tcPr>
          <w:p w:rsidR="00345C4B" w:rsidRPr="00D732F9" w:rsidRDefault="00345C4B" w:rsidP="00066C57">
            <w:pPr>
              <w:rPr>
                <w:rFonts w:cs="Arial"/>
              </w:rPr>
            </w:pPr>
            <w:r w:rsidRPr="00D732F9">
              <w:rPr>
                <w:rFonts w:cs="Arial"/>
              </w:rPr>
              <w:t>F409DC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660</w:t>
            </w:r>
          </w:p>
        </w:tc>
        <w:tc>
          <w:tcPr>
            <w:tcW w:w="3280" w:type="dxa"/>
            <w:noWrap/>
            <w:hideMark/>
          </w:tcPr>
          <w:p w:rsidR="00345C4B" w:rsidRPr="00D732F9" w:rsidRDefault="00345C4B" w:rsidP="00066C57">
            <w:pPr>
              <w:rPr>
                <w:rFonts w:cs="Arial"/>
              </w:rPr>
            </w:pPr>
            <w:r w:rsidRPr="00D732F9">
              <w:rPr>
                <w:rFonts w:cs="Arial"/>
              </w:rPr>
              <w:t>E36262</w:t>
            </w:r>
          </w:p>
        </w:tc>
        <w:tc>
          <w:tcPr>
            <w:tcW w:w="4876" w:type="dxa"/>
            <w:noWrap/>
            <w:hideMark/>
          </w:tcPr>
          <w:p w:rsidR="00345C4B" w:rsidRPr="00D732F9" w:rsidRDefault="00345C4B" w:rsidP="00066C57">
            <w:pPr>
              <w:rPr>
                <w:rFonts w:cs="Arial"/>
              </w:rPr>
            </w:pPr>
            <w:r w:rsidRPr="00D732F9">
              <w:rPr>
                <w:rFonts w:cs="Arial"/>
              </w:rPr>
              <w:t>F409DD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661</w:t>
            </w:r>
          </w:p>
        </w:tc>
        <w:tc>
          <w:tcPr>
            <w:tcW w:w="3280" w:type="dxa"/>
            <w:noWrap/>
            <w:hideMark/>
          </w:tcPr>
          <w:p w:rsidR="00345C4B" w:rsidRPr="00D732F9" w:rsidRDefault="00345C4B" w:rsidP="00066C57">
            <w:pPr>
              <w:rPr>
                <w:rFonts w:cs="Arial"/>
              </w:rPr>
            </w:pPr>
            <w:r w:rsidRPr="00D732F9">
              <w:rPr>
                <w:rFonts w:cs="Arial"/>
              </w:rPr>
              <w:t>E36262</w:t>
            </w:r>
          </w:p>
        </w:tc>
        <w:tc>
          <w:tcPr>
            <w:tcW w:w="4876" w:type="dxa"/>
            <w:noWrap/>
            <w:hideMark/>
          </w:tcPr>
          <w:p w:rsidR="00345C4B" w:rsidRPr="00D732F9" w:rsidRDefault="00345C4B" w:rsidP="00066C57">
            <w:pPr>
              <w:rPr>
                <w:rFonts w:cs="Arial"/>
              </w:rPr>
            </w:pPr>
            <w:r w:rsidRPr="00D732F9">
              <w:rPr>
                <w:rFonts w:cs="Arial"/>
              </w:rPr>
              <w:t>F409DE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662</w:t>
            </w:r>
          </w:p>
        </w:tc>
        <w:tc>
          <w:tcPr>
            <w:tcW w:w="3280" w:type="dxa"/>
            <w:noWrap/>
            <w:hideMark/>
          </w:tcPr>
          <w:p w:rsidR="00345C4B" w:rsidRPr="00D732F9" w:rsidRDefault="00345C4B" w:rsidP="00066C57">
            <w:pPr>
              <w:rPr>
                <w:rFonts w:cs="Arial"/>
              </w:rPr>
            </w:pPr>
            <w:r w:rsidRPr="00D732F9">
              <w:rPr>
                <w:rFonts w:cs="Arial"/>
              </w:rPr>
              <w:t>E66462</w:t>
            </w:r>
          </w:p>
        </w:tc>
        <w:tc>
          <w:tcPr>
            <w:tcW w:w="4876" w:type="dxa"/>
            <w:noWrap/>
            <w:hideMark/>
          </w:tcPr>
          <w:p w:rsidR="00345C4B" w:rsidRPr="00D732F9" w:rsidRDefault="00345C4B" w:rsidP="00066C57">
            <w:pPr>
              <w:rPr>
                <w:rFonts w:cs="Arial"/>
              </w:rPr>
            </w:pPr>
            <w:r w:rsidRPr="00D732F9">
              <w:rPr>
                <w:rFonts w:cs="Arial"/>
              </w:rPr>
              <w:t>F409DF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663</w:t>
            </w:r>
          </w:p>
        </w:tc>
        <w:tc>
          <w:tcPr>
            <w:tcW w:w="3280" w:type="dxa"/>
            <w:noWrap/>
            <w:hideMark/>
          </w:tcPr>
          <w:p w:rsidR="00345C4B" w:rsidRPr="00D732F9" w:rsidRDefault="00345C4B" w:rsidP="00066C57">
            <w:pPr>
              <w:rPr>
                <w:rFonts w:cs="Arial"/>
              </w:rPr>
            </w:pPr>
            <w:r w:rsidRPr="00D732F9">
              <w:rPr>
                <w:rFonts w:cs="Arial"/>
              </w:rPr>
              <w:t>E66766</w:t>
            </w:r>
          </w:p>
        </w:tc>
        <w:tc>
          <w:tcPr>
            <w:tcW w:w="4876" w:type="dxa"/>
            <w:noWrap/>
            <w:hideMark/>
          </w:tcPr>
          <w:p w:rsidR="00345C4B" w:rsidRPr="00D732F9" w:rsidRDefault="00345C4B" w:rsidP="00066C57">
            <w:pPr>
              <w:rPr>
                <w:rFonts w:cs="Arial"/>
              </w:rPr>
            </w:pPr>
            <w:r w:rsidRPr="00D732F9">
              <w:rPr>
                <w:rFonts w:cs="Arial"/>
              </w:rPr>
              <w:t>F409E0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664</w:t>
            </w:r>
          </w:p>
        </w:tc>
        <w:tc>
          <w:tcPr>
            <w:tcW w:w="3280" w:type="dxa"/>
            <w:noWrap/>
            <w:hideMark/>
          </w:tcPr>
          <w:p w:rsidR="00345C4B" w:rsidRPr="00D732F9" w:rsidRDefault="00345C4B" w:rsidP="00066C57">
            <w:pPr>
              <w:rPr>
                <w:rFonts w:cs="Arial"/>
              </w:rPr>
            </w:pPr>
            <w:r w:rsidRPr="00D732F9">
              <w:rPr>
                <w:rFonts w:cs="Arial"/>
              </w:rPr>
              <w:t>E86766</w:t>
            </w:r>
          </w:p>
        </w:tc>
        <w:tc>
          <w:tcPr>
            <w:tcW w:w="4876" w:type="dxa"/>
            <w:noWrap/>
            <w:hideMark/>
          </w:tcPr>
          <w:p w:rsidR="00345C4B" w:rsidRPr="00D732F9" w:rsidRDefault="00345C4B" w:rsidP="00066C57">
            <w:pPr>
              <w:rPr>
                <w:rFonts w:cs="Arial"/>
              </w:rPr>
            </w:pPr>
            <w:r w:rsidRPr="00D732F9">
              <w:rPr>
                <w:rFonts w:cs="Arial"/>
              </w:rPr>
              <w:t>F409E1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665</w:t>
            </w:r>
          </w:p>
        </w:tc>
        <w:tc>
          <w:tcPr>
            <w:tcW w:w="3280" w:type="dxa"/>
            <w:noWrap/>
            <w:hideMark/>
          </w:tcPr>
          <w:p w:rsidR="00345C4B" w:rsidRPr="00D732F9" w:rsidRDefault="00345C4B" w:rsidP="00066C57">
            <w:pPr>
              <w:rPr>
                <w:rFonts w:cs="Arial"/>
              </w:rPr>
            </w:pPr>
            <w:r w:rsidRPr="00D732F9">
              <w:rPr>
                <w:rFonts w:cs="Arial"/>
              </w:rPr>
              <w:t>E66667</w:t>
            </w:r>
          </w:p>
        </w:tc>
        <w:tc>
          <w:tcPr>
            <w:tcW w:w="4876" w:type="dxa"/>
            <w:noWrap/>
            <w:hideMark/>
          </w:tcPr>
          <w:p w:rsidR="00345C4B" w:rsidRPr="00D732F9" w:rsidRDefault="00345C4B" w:rsidP="00066C57">
            <w:pPr>
              <w:rPr>
                <w:rFonts w:cs="Arial"/>
              </w:rPr>
            </w:pPr>
            <w:r w:rsidRPr="00D732F9">
              <w:rPr>
                <w:rFonts w:cs="Arial"/>
              </w:rPr>
              <w:t>F409E2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666</w:t>
            </w:r>
          </w:p>
        </w:tc>
        <w:tc>
          <w:tcPr>
            <w:tcW w:w="3280" w:type="dxa"/>
            <w:noWrap/>
            <w:hideMark/>
          </w:tcPr>
          <w:p w:rsidR="00345C4B" w:rsidRPr="00D732F9" w:rsidRDefault="00345C4B" w:rsidP="00066C57">
            <w:pPr>
              <w:rPr>
                <w:rFonts w:cs="Arial"/>
              </w:rPr>
            </w:pPr>
            <w:r w:rsidRPr="00D732F9">
              <w:rPr>
                <w:rFonts w:cs="Arial"/>
              </w:rPr>
              <w:t>E96867</w:t>
            </w:r>
          </w:p>
        </w:tc>
        <w:tc>
          <w:tcPr>
            <w:tcW w:w="4876" w:type="dxa"/>
            <w:noWrap/>
            <w:hideMark/>
          </w:tcPr>
          <w:p w:rsidR="00345C4B" w:rsidRPr="00D732F9" w:rsidRDefault="00345C4B" w:rsidP="00066C57">
            <w:pPr>
              <w:rPr>
                <w:rFonts w:cs="Arial"/>
              </w:rPr>
            </w:pPr>
            <w:r w:rsidRPr="00D732F9">
              <w:rPr>
                <w:rFonts w:cs="Arial"/>
              </w:rPr>
              <w:t>F409E3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667</w:t>
            </w:r>
          </w:p>
        </w:tc>
        <w:tc>
          <w:tcPr>
            <w:tcW w:w="3280" w:type="dxa"/>
            <w:noWrap/>
            <w:hideMark/>
          </w:tcPr>
          <w:p w:rsidR="00345C4B" w:rsidRPr="00D732F9" w:rsidRDefault="00345C4B" w:rsidP="00066C57">
            <w:pPr>
              <w:rPr>
                <w:rFonts w:cs="Arial"/>
              </w:rPr>
            </w:pPr>
            <w:r w:rsidRPr="00D732F9">
              <w:rPr>
                <w:rFonts w:cs="Arial"/>
              </w:rPr>
              <w:t>E96969</w:t>
            </w:r>
          </w:p>
        </w:tc>
        <w:tc>
          <w:tcPr>
            <w:tcW w:w="4876" w:type="dxa"/>
            <w:noWrap/>
            <w:hideMark/>
          </w:tcPr>
          <w:p w:rsidR="00345C4B" w:rsidRPr="00D732F9" w:rsidRDefault="00345C4B" w:rsidP="00066C57">
            <w:pPr>
              <w:rPr>
                <w:rFonts w:cs="Arial"/>
              </w:rPr>
            </w:pPr>
            <w:r w:rsidRPr="00D732F9">
              <w:rPr>
                <w:rFonts w:cs="Arial"/>
              </w:rPr>
              <w:t>F409E4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668</w:t>
            </w:r>
          </w:p>
        </w:tc>
        <w:tc>
          <w:tcPr>
            <w:tcW w:w="3280" w:type="dxa"/>
            <w:noWrap/>
            <w:hideMark/>
          </w:tcPr>
          <w:p w:rsidR="00345C4B" w:rsidRPr="00D732F9" w:rsidRDefault="00345C4B" w:rsidP="00066C57">
            <w:pPr>
              <w:rPr>
                <w:rFonts w:cs="Arial"/>
              </w:rPr>
            </w:pPr>
            <w:r w:rsidRPr="00D732F9">
              <w:rPr>
                <w:rFonts w:cs="Arial"/>
              </w:rPr>
              <w:t>EB6B6A</w:t>
            </w:r>
          </w:p>
        </w:tc>
        <w:tc>
          <w:tcPr>
            <w:tcW w:w="4876" w:type="dxa"/>
            <w:noWrap/>
            <w:hideMark/>
          </w:tcPr>
          <w:p w:rsidR="00345C4B" w:rsidRPr="00D732F9" w:rsidRDefault="00345C4B" w:rsidP="00066C57">
            <w:pPr>
              <w:rPr>
                <w:rFonts w:cs="Arial"/>
              </w:rPr>
            </w:pPr>
            <w:r w:rsidRPr="00D732F9">
              <w:rPr>
                <w:rFonts w:cs="Arial"/>
              </w:rPr>
              <w:t>F409E5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669</w:t>
            </w:r>
          </w:p>
        </w:tc>
        <w:tc>
          <w:tcPr>
            <w:tcW w:w="3280" w:type="dxa"/>
            <w:noWrap/>
            <w:hideMark/>
          </w:tcPr>
          <w:p w:rsidR="00345C4B" w:rsidRPr="00D732F9" w:rsidRDefault="00345C4B" w:rsidP="00066C57">
            <w:pPr>
              <w:rPr>
                <w:rFonts w:cs="Arial"/>
              </w:rPr>
            </w:pPr>
            <w:r w:rsidRPr="00D732F9">
              <w:rPr>
                <w:rFonts w:cs="Arial"/>
              </w:rPr>
              <w:t>EB6B6B</w:t>
            </w:r>
          </w:p>
        </w:tc>
        <w:tc>
          <w:tcPr>
            <w:tcW w:w="4876" w:type="dxa"/>
            <w:noWrap/>
            <w:hideMark/>
          </w:tcPr>
          <w:p w:rsidR="00345C4B" w:rsidRPr="00D732F9" w:rsidRDefault="00345C4B" w:rsidP="00066C57">
            <w:pPr>
              <w:rPr>
                <w:rFonts w:cs="Arial"/>
              </w:rPr>
            </w:pPr>
            <w:r w:rsidRPr="00D732F9">
              <w:rPr>
                <w:rFonts w:cs="Arial"/>
              </w:rPr>
              <w:t>F409E6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670</w:t>
            </w:r>
          </w:p>
        </w:tc>
        <w:tc>
          <w:tcPr>
            <w:tcW w:w="3280" w:type="dxa"/>
            <w:noWrap/>
            <w:hideMark/>
          </w:tcPr>
          <w:p w:rsidR="00345C4B" w:rsidRPr="00D732F9" w:rsidRDefault="00345C4B" w:rsidP="00066C57">
            <w:pPr>
              <w:rPr>
                <w:rFonts w:cs="Arial"/>
              </w:rPr>
            </w:pPr>
            <w:r w:rsidRPr="00D732F9">
              <w:rPr>
                <w:rFonts w:cs="Arial"/>
              </w:rPr>
              <w:t>EF6C6B</w:t>
            </w:r>
          </w:p>
        </w:tc>
        <w:tc>
          <w:tcPr>
            <w:tcW w:w="4876" w:type="dxa"/>
            <w:noWrap/>
            <w:hideMark/>
          </w:tcPr>
          <w:p w:rsidR="00345C4B" w:rsidRPr="00D732F9" w:rsidRDefault="00345C4B" w:rsidP="00066C57">
            <w:pPr>
              <w:rPr>
                <w:rFonts w:cs="Arial"/>
              </w:rPr>
            </w:pPr>
            <w:r w:rsidRPr="00D732F9">
              <w:rPr>
                <w:rFonts w:cs="Arial"/>
              </w:rPr>
              <w:t>F409E7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671</w:t>
            </w:r>
          </w:p>
        </w:tc>
        <w:tc>
          <w:tcPr>
            <w:tcW w:w="3280" w:type="dxa"/>
            <w:noWrap/>
            <w:hideMark/>
          </w:tcPr>
          <w:p w:rsidR="00345C4B" w:rsidRPr="00D732F9" w:rsidRDefault="00345C4B" w:rsidP="00066C57">
            <w:pPr>
              <w:rPr>
                <w:rFonts w:cs="Arial"/>
              </w:rPr>
            </w:pPr>
            <w:r w:rsidRPr="00D732F9">
              <w:rPr>
                <w:rFonts w:cs="Arial"/>
              </w:rPr>
              <w:t>EC6E6F</w:t>
            </w:r>
          </w:p>
        </w:tc>
        <w:tc>
          <w:tcPr>
            <w:tcW w:w="4876" w:type="dxa"/>
            <w:noWrap/>
            <w:hideMark/>
          </w:tcPr>
          <w:p w:rsidR="00345C4B" w:rsidRPr="00D732F9" w:rsidRDefault="00345C4B" w:rsidP="00066C57">
            <w:pPr>
              <w:rPr>
                <w:rFonts w:cs="Arial"/>
              </w:rPr>
            </w:pPr>
            <w:r w:rsidRPr="00D732F9">
              <w:rPr>
                <w:rFonts w:cs="Arial"/>
              </w:rPr>
              <w:t>F409E8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672</w:t>
            </w:r>
          </w:p>
        </w:tc>
        <w:tc>
          <w:tcPr>
            <w:tcW w:w="3280" w:type="dxa"/>
            <w:noWrap/>
            <w:hideMark/>
          </w:tcPr>
          <w:p w:rsidR="00345C4B" w:rsidRPr="00D732F9" w:rsidRDefault="00345C4B" w:rsidP="00066C57">
            <w:pPr>
              <w:rPr>
                <w:rFonts w:cs="Arial"/>
              </w:rPr>
            </w:pPr>
            <w:r w:rsidRPr="00D732F9">
              <w:rPr>
                <w:rFonts w:cs="Arial"/>
              </w:rPr>
              <w:t>F2726E</w:t>
            </w:r>
          </w:p>
        </w:tc>
        <w:tc>
          <w:tcPr>
            <w:tcW w:w="4876" w:type="dxa"/>
            <w:noWrap/>
            <w:hideMark/>
          </w:tcPr>
          <w:p w:rsidR="00345C4B" w:rsidRPr="00D732F9" w:rsidRDefault="00345C4B" w:rsidP="00066C57">
            <w:pPr>
              <w:rPr>
                <w:rFonts w:cs="Arial"/>
              </w:rPr>
            </w:pPr>
            <w:r w:rsidRPr="00D732F9">
              <w:rPr>
                <w:rFonts w:cs="Arial"/>
              </w:rPr>
              <w:t>F409E9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673</w:t>
            </w:r>
          </w:p>
        </w:tc>
        <w:tc>
          <w:tcPr>
            <w:tcW w:w="3280" w:type="dxa"/>
            <w:noWrap/>
            <w:hideMark/>
          </w:tcPr>
          <w:p w:rsidR="00345C4B" w:rsidRPr="00D732F9" w:rsidRDefault="00345C4B" w:rsidP="00066C57">
            <w:pPr>
              <w:rPr>
                <w:rFonts w:cs="Arial"/>
              </w:rPr>
            </w:pPr>
            <w:r w:rsidRPr="00D732F9">
              <w:rPr>
                <w:rFonts w:cs="Arial"/>
              </w:rPr>
              <w:t>F47170</w:t>
            </w:r>
          </w:p>
        </w:tc>
        <w:tc>
          <w:tcPr>
            <w:tcW w:w="4876" w:type="dxa"/>
            <w:noWrap/>
            <w:hideMark/>
          </w:tcPr>
          <w:p w:rsidR="00345C4B" w:rsidRPr="00D732F9" w:rsidRDefault="00345C4B" w:rsidP="00066C57">
            <w:pPr>
              <w:rPr>
                <w:rFonts w:cs="Arial"/>
              </w:rPr>
            </w:pPr>
            <w:r w:rsidRPr="00D732F9">
              <w:rPr>
                <w:rFonts w:cs="Arial"/>
              </w:rPr>
              <w:t>F409EA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674</w:t>
            </w:r>
          </w:p>
        </w:tc>
        <w:tc>
          <w:tcPr>
            <w:tcW w:w="3280" w:type="dxa"/>
            <w:noWrap/>
            <w:hideMark/>
          </w:tcPr>
          <w:p w:rsidR="00345C4B" w:rsidRPr="00D732F9" w:rsidRDefault="00345C4B" w:rsidP="00066C57">
            <w:pPr>
              <w:rPr>
                <w:rFonts w:cs="Arial"/>
              </w:rPr>
            </w:pPr>
            <w:r w:rsidRPr="00D732F9">
              <w:rPr>
                <w:rFonts w:cs="Arial"/>
              </w:rPr>
              <w:t>F27173</w:t>
            </w:r>
          </w:p>
        </w:tc>
        <w:tc>
          <w:tcPr>
            <w:tcW w:w="4876" w:type="dxa"/>
            <w:noWrap/>
            <w:hideMark/>
          </w:tcPr>
          <w:p w:rsidR="00345C4B" w:rsidRPr="00D732F9" w:rsidRDefault="00345C4B" w:rsidP="00066C57">
            <w:pPr>
              <w:rPr>
                <w:rFonts w:cs="Arial"/>
              </w:rPr>
            </w:pPr>
            <w:r w:rsidRPr="00D732F9">
              <w:rPr>
                <w:rFonts w:cs="Arial"/>
              </w:rPr>
              <w:t>F409EB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675</w:t>
            </w:r>
          </w:p>
        </w:tc>
        <w:tc>
          <w:tcPr>
            <w:tcW w:w="3280" w:type="dxa"/>
            <w:noWrap/>
            <w:hideMark/>
          </w:tcPr>
          <w:p w:rsidR="00345C4B" w:rsidRPr="00D732F9" w:rsidRDefault="00345C4B" w:rsidP="00066C57">
            <w:pPr>
              <w:rPr>
                <w:rFonts w:cs="Arial"/>
              </w:rPr>
            </w:pPr>
            <w:r w:rsidRPr="00D732F9">
              <w:rPr>
                <w:rFonts w:cs="Arial"/>
              </w:rPr>
              <w:t>F37373</w:t>
            </w:r>
          </w:p>
        </w:tc>
        <w:tc>
          <w:tcPr>
            <w:tcW w:w="4876" w:type="dxa"/>
            <w:noWrap/>
            <w:hideMark/>
          </w:tcPr>
          <w:p w:rsidR="00345C4B" w:rsidRPr="00D732F9" w:rsidRDefault="00345C4B" w:rsidP="00066C57">
            <w:pPr>
              <w:rPr>
                <w:rFonts w:cs="Arial"/>
              </w:rPr>
            </w:pPr>
            <w:r w:rsidRPr="00D732F9">
              <w:rPr>
                <w:rFonts w:cs="Arial"/>
              </w:rPr>
              <w:t>F409EC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676</w:t>
            </w:r>
          </w:p>
        </w:tc>
        <w:tc>
          <w:tcPr>
            <w:tcW w:w="3280" w:type="dxa"/>
            <w:noWrap/>
            <w:hideMark/>
          </w:tcPr>
          <w:p w:rsidR="00345C4B" w:rsidRPr="00D732F9" w:rsidRDefault="00345C4B" w:rsidP="00066C57">
            <w:pPr>
              <w:rPr>
                <w:rFonts w:cs="Arial"/>
              </w:rPr>
            </w:pPr>
            <w:r w:rsidRPr="00D732F9">
              <w:rPr>
                <w:rFonts w:cs="Arial"/>
              </w:rPr>
              <w:t>F37373</w:t>
            </w:r>
          </w:p>
        </w:tc>
        <w:tc>
          <w:tcPr>
            <w:tcW w:w="4876" w:type="dxa"/>
            <w:noWrap/>
            <w:hideMark/>
          </w:tcPr>
          <w:p w:rsidR="00345C4B" w:rsidRPr="00D732F9" w:rsidRDefault="00345C4B" w:rsidP="00066C57">
            <w:pPr>
              <w:rPr>
                <w:rFonts w:cs="Arial"/>
              </w:rPr>
            </w:pPr>
            <w:r w:rsidRPr="00D732F9">
              <w:rPr>
                <w:rFonts w:cs="Arial"/>
              </w:rPr>
              <w:t>F409ED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677</w:t>
            </w:r>
          </w:p>
        </w:tc>
        <w:tc>
          <w:tcPr>
            <w:tcW w:w="3280" w:type="dxa"/>
            <w:noWrap/>
            <w:hideMark/>
          </w:tcPr>
          <w:p w:rsidR="00345C4B" w:rsidRPr="00D732F9" w:rsidRDefault="00345C4B" w:rsidP="00066C57">
            <w:pPr>
              <w:rPr>
                <w:rFonts w:cs="Arial"/>
              </w:rPr>
            </w:pPr>
            <w:r w:rsidRPr="00D732F9">
              <w:rPr>
                <w:rFonts w:cs="Arial"/>
              </w:rPr>
              <w:t>F37473</w:t>
            </w:r>
          </w:p>
        </w:tc>
        <w:tc>
          <w:tcPr>
            <w:tcW w:w="4876" w:type="dxa"/>
            <w:noWrap/>
            <w:hideMark/>
          </w:tcPr>
          <w:p w:rsidR="00345C4B" w:rsidRPr="00D732F9" w:rsidRDefault="00345C4B" w:rsidP="00066C57">
            <w:pPr>
              <w:rPr>
                <w:rFonts w:cs="Arial"/>
              </w:rPr>
            </w:pPr>
            <w:r w:rsidRPr="00D732F9">
              <w:rPr>
                <w:rFonts w:cs="Arial"/>
              </w:rPr>
              <w:t>F409EE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678</w:t>
            </w:r>
          </w:p>
        </w:tc>
        <w:tc>
          <w:tcPr>
            <w:tcW w:w="3280" w:type="dxa"/>
            <w:noWrap/>
            <w:hideMark/>
          </w:tcPr>
          <w:p w:rsidR="00345C4B" w:rsidRPr="00D732F9" w:rsidRDefault="00345C4B" w:rsidP="00066C57">
            <w:pPr>
              <w:rPr>
                <w:rFonts w:cs="Arial"/>
              </w:rPr>
            </w:pPr>
            <w:r w:rsidRPr="00D732F9">
              <w:rPr>
                <w:rFonts w:cs="Arial"/>
              </w:rPr>
              <w:t>F27172</w:t>
            </w:r>
          </w:p>
        </w:tc>
        <w:tc>
          <w:tcPr>
            <w:tcW w:w="4876" w:type="dxa"/>
            <w:noWrap/>
            <w:hideMark/>
          </w:tcPr>
          <w:p w:rsidR="00345C4B" w:rsidRPr="00D732F9" w:rsidRDefault="00345C4B" w:rsidP="00066C57">
            <w:pPr>
              <w:rPr>
                <w:rFonts w:cs="Arial"/>
              </w:rPr>
            </w:pPr>
            <w:r w:rsidRPr="00D732F9">
              <w:rPr>
                <w:rFonts w:cs="Arial"/>
              </w:rPr>
              <w:t>F409EF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679</w:t>
            </w:r>
          </w:p>
        </w:tc>
        <w:tc>
          <w:tcPr>
            <w:tcW w:w="3280" w:type="dxa"/>
            <w:noWrap/>
            <w:hideMark/>
          </w:tcPr>
          <w:p w:rsidR="00345C4B" w:rsidRPr="00D732F9" w:rsidRDefault="00345C4B" w:rsidP="00066C57">
            <w:pPr>
              <w:rPr>
                <w:rFonts w:cs="Arial"/>
              </w:rPr>
            </w:pPr>
            <w:r w:rsidRPr="00D732F9">
              <w:rPr>
                <w:rFonts w:cs="Arial"/>
              </w:rPr>
              <w:t>F07172</w:t>
            </w:r>
          </w:p>
        </w:tc>
        <w:tc>
          <w:tcPr>
            <w:tcW w:w="4876" w:type="dxa"/>
            <w:noWrap/>
            <w:hideMark/>
          </w:tcPr>
          <w:p w:rsidR="00345C4B" w:rsidRPr="00D732F9" w:rsidRDefault="00345C4B" w:rsidP="00066C57">
            <w:pPr>
              <w:rPr>
                <w:rFonts w:cs="Arial"/>
              </w:rPr>
            </w:pPr>
            <w:r w:rsidRPr="00D732F9">
              <w:rPr>
                <w:rFonts w:cs="Arial"/>
              </w:rPr>
              <w:t>F409F0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680</w:t>
            </w:r>
          </w:p>
        </w:tc>
        <w:tc>
          <w:tcPr>
            <w:tcW w:w="3280" w:type="dxa"/>
            <w:noWrap/>
            <w:hideMark/>
          </w:tcPr>
          <w:p w:rsidR="00345C4B" w:rsidRPr="00D732F9" w:rsidRDefault="00345C4B" w:rsidP="00066C57">
            <w:pPr>
              <w:rPr>
                <w:rFonts w:cs="Arial"/>
              </w:rPr>
            </w:pPr>
            <w:r w:rsidRPr="00D732F9">
              <w:rPr>
                <w:rFonts w:cs="Arial"/>
              </w:rPr>
              <w:t>F17171</w:t>
            </w:r>
          </w:p>
        </w:tc>
        <w:tc>
          <w:tcPr>
            <w:tcW w:w="4876" w:type="dxa"/>
            <w:noWrap/>
            <w:hideMark/>
          </w:tcPr>
          <w:p w:rsidR="00345C4B" w:rsidRPr="00D732F9" w:rsidRDefault="00345C4B" w:rsidP="00066C57">
            <w:pPr>
              <w:rPr>
                <w:rFonts w:cs="Arial"/>
              </w:rPr>
            </w:pPr>
            <w:r w:rsidRPr="00D732F9">
              <w:rPr>
                <w:rFonts w:cs="Arial"/>
              </w:rPr>
              <w:t>F409F1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681</w:t>
            </w:r>
          </w:p>
        </w:tc>
        <w:tc>
          <w:tcPr>
            <w:tcW w:w="3280" w:type="dxa"/>
            <w:noWrap/>
            <w:hideMark/>
          </w:tcPr>
          <w:p w:rsidR="00345C4B" w:rsidRPr="00D732F9" w:rsidRDefault="00345C4B" w:rsidP="00066C57">
            <w:pPr>
              <w:rPr>
                <w:rFonts w:cs="Arial"/>
              </w:rPr>
            </w:pPr>
            <w:r w:rsidRPr="00D732F9">
              <w:rPr>
                <w:rFonts w:cs="Arial"/>
              </w:rPr>
              <w:t>F47371</w:t>
            </w:r>
          </w:p>
        </w:tc>
        <w:tc>
          <w:tcPr>
            <w:tcW w:w="4876" w:type="dxa"/>
            <w:noWrap/>
            <w:hideMark/>
          </w:tcPr>
          <w:p w:rsidR="00345C4B" w:rsidRPr="00D732F9" w:rsidRDefault="00345C4B" w:rsidP="00066C57">
            <w:pPr>
              <w:rPr>
                <w:rFonts w:cs="Arial"/>
              </w:rPr>
            </w:pPr>
            <w:r w:rsidRPr="00D732F9">
              <w:rPr>
                <w:rFonts w:cs="Arial"/>
              </w:rPr>
              <w:t>F409F2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682</w:t>
            </w:r>
          </w:p>
        </w:tc>
        <w:tc>
          <w:tcPr>
            <w:tcW w:w="3280" w:type="dxa"/>
            <w:noWrap/>
            <w:hideMark/>
          </w:tcPr>
          <w:p w:rsidR="00345C4B" w:rsidRPr="00D732F9" w:rsidRDefault="00345C4B" w:rsidP="00066C57">
            <w:pPr>
              <w:rPr>
                <w:rFonts w:cs="Arial"/>
              </w:rPr>
            </w:pPr>
            <w:r w:rsidRPr="00D732F9">
              <w:rPr>
                <w:rFonts w:cs="Arial"/>
              </w:rPr>
              <w:t>F27475</w:t>
            </w:r>
          </w:p>
        </w:tc>
        <w:tc>
          <w:tcPr>
            <w:tcW w:w="4876" w:type="dxa"/>
            <w:noWrap/>
            <w:hideMark/>
          </w:tcPr>
          <w:p w:rsidR="00345C4B" w:rsidRPr="00D732F9" w:rsidRDefault="00345C4B" w:rsidP="00066C57">
            <w:pPr>
              <w:rPr>
                <w:rFonts w:cs="Arial"/>
              </w:rPr>
            </w:pPr>
            <w:r w:rsidRPr="00D732F9">
              <w:rPr>
                <w:rFonts w:cs="Arial"/>
              </w:rPr>
              <w:t>F409F3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683</w:t>
            </w:r>
          </w:p>
        </w:tc>
        <w:tc>
          <w:tcPr>
            <w:tcW w:w="3280" w:type="dxa"/>
            <w:noWrap/>
            <w:hideMark/>
          </w:tcPr>
          <w:p w:rsidR="00345C4B" w:rsidRPr="00D732F9" w:rsidRDefault="00345C4B" w:rsidP="00066C57">
            <w:pPr>
              <w:rPr>
                <w:rFonts w:cs="Arial"/>
              </w:rPr>
            </w:pPr>
            <w:r w:rsidRPr="00D732F9">
              <w:rPr>
                <w:rFonts w:cs="Arial"/>
              </w:rPr>
              <w:t>F77572</w:t>
            </w:r>
          </w:p>
        </w:tc>
        <w:tc>
          <w:tcPr>
            <w:tcW w:w="4876" w:type="dxa"/>
            <w:noWrap/>
            <w:hideMark/>
          </w:tcPr>
          <w:p w:rsidR="00345C4B" w:rsidRPr="00D732F9" w:rsidRDefault="00345C4B" w:rsidP="00066C57">
            <w:pPr>
              <w:rPr>
                <w:rFonts w:cs="Arial"/>
              </w:rPr>
            </w:pPr>
            <w:r w:rsidRPr="00D732F9">
              <w:rPr>
                <w:rFonts w:cs="Arial"/>
              </w:rPr>
              <w:t>F409F4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684</w:t>
            </w:r>
          </w:p>
        </w:tc>
        <w:tc>
          <w:tcPr>
            <w:tcW w:w="3280" w:type="dxa"/>
            <w:noWrap/>
            <w:hideMark/>
          </w:tcPr>
          <w:p w:rsidR="00345C4B" w:rsidRPr="00D732F9" w:rsidRDefault="00345C4B" w:rsidP="00066C57">
            <w:pPr>
              <w:rPr>
                <w:rFonts w:cs="Arial"/>
              </w:rPr>
            </w:pPr>
            <w:r w:rsidRPr="00D732F9">
              <w:rPr>
                <w:rFonts w:cs="Arial"/>
              </w:rPr>
              <w:t>F67677</w:t>
            </w:r>
          </w:p>
        </w:tc>
        <w:tc>
          <w:tcPr>
            <w:tcW w:w="4876" w:type="dxa"/>
            <w:noWrap/>
            <w:hideMark/>
          </w:tcPr>
          <w:p w:rsidR="00345C4B" w:rsidRPr="00D732F9" w:rsidRDefault="00345C4B" w:rsidP="00066C57">
            <w:pPr>
              <w:rPr>
                <w:rFonts w:cs="Arial"/>
              </w:rPr>
            </w:pPr>
            <w:r w:rsidRPr="00D732F9">
              <w:rPr>
                <w:rFonts w:cs="Arial"/>
              </w:rPr>
              <w:t>F409F5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685</w:t>
            </w:r>
          </w:p>
        </w:tc>
        <w:tc>
          <w:tcPr>
            <w:tcW w:w="3280" w:type="dxa"/>
            <w:noWrap/>
            <w:hideMark/>
          </w:tcPr>
          <w:p w:rsidR="00345C4B" w:rsidRPr="00D732F9" w:rsidRDefault="00345C4B" w:rsidP="00066C57">
            <w:pPr>
              <w:rPr>
                <w:rFonts w:cs="Arial"/>
              </w:rPr>
            </w:pPr>
            <w:r w:rsidRPr="00D732F9">
              <w:rPr>
                <w:rFonts w:cs="Arial"/>
              </w:rPr>
              <w:t>F97877</w:t>
            </w:r>
          </w:p>
        </w:tc>
        <w:tc>
          <w:tcPr>
            <w:tcW w:w="4876" w:type="dxa"/>
            <w:noWrap/>
            <w:hideMark/>
          </w:tcPr>
          <w:p w:rsidR="00345C4B" w:rsidRPr="00D732F9" w:rsidRDefault="00345C4B" w:rsidP="00066C57">
            <w:pPr>
              <w:rPr>
                <w:rFonts w:cs="Arial"/>
              </w:rPr>
            </w:pPr>
            <w:r w:rsidRPr="00D732F9">
              <w:rPr>
                <w:rFonts w:cs="Arial"/>
              </w:rPr>
              <w:t>F409F6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686</w:t>
            </w:r>
          </w:p>
        </w:tc>
        <w:tc>
          <w:tcPr>
            <w:tcW w:w="3280" w:type="dxa"/>
            <w:noWrap/>
            <w:hideMark/>
          </w:tcPr>
          <w:p w:rsidR="00345C4B" w:rsidRPr="00D732F9" w:rsidRDefault="00345C4B" w:rsidP="00066C57">
            <w:pPr>
              <w:rPr>
                <w:rFonts w:cs="Arial"/>
              </w:rPr>
            </w:pPr>
            <w:r w:rsidRPr="00D732F9">
              <w:rPr>
                <w:rFonts w:cs="Arial"/>
              </w:rPr>
              <w:t>F87779</w:t>
            </w:r>
          </w:p>
        </w:tc>
        <w:tc>
          <w:tcPr>
            <w:tcW w:w="4876" w:type="dxa"/>
            <w:noWrap/>
            <w:hideMark/>
          </w:tcPr>
          <w:p w:rsidR="00345C4B" w:rsidRPr="00D732F9" w:rsidRDefault="00345C4B" w:rsidP="00066C57">
            <w:pPr>
              <w:rPr>
                <w:rFonts w:cs="Arial"/>
              </w:rPr>
            </w:pPr>
            <w:r w:rsidRPr="00D732F9">
              <w:rPr>
                <w:rFonts w:cs="Arial"/>
              </w:rPr>
              <w:t>F409F7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687</w:t>
            </w:r>
          </w:p>
        </w:tc>
        <w:tc>
          <w:tcPr>
            <w:tcW w:w="3280" w:type="dxa"/>
            <w:noWrap/>
            <w:hideMark/>
          </w:tcPr>
          <w:p w:rsidR="00345C4B" w:rsidRPr="00D732F9" w:rsidRDefault="00345C4B" w:rsidP="00066C57">
            <w:pPr>
              <w:rPr>
                <w:rFonts w:cs="Arial"/>
              </w:rPr>
            </w:pPr>
            <w:r w:rsidRPr="00D732F9">
              <w:rPr>
                <w:rFonts w:cs="Arial"/>
              </w:rPr>
              <w:t>F97979</w:t>
            </w:r>
          </w:p>
        </w:tc>
        <w:tc>
          <w:tcPr>
            <w:tcW w:w="4876" w:type="dxa"/>
            <w:noWrap/>
            <w:hideMark/>
          </w:tcPr>
          <w:p w:rsidR="00345C4B" w:rsidRPr="00D732F9" w:rsidRDefault="00345C4B" w:rsidP="00066C57">
            <w:pPr>
              <w:rPr>
                <w:rFonts w:cs="Arial"/>
              </w:rPr>
            </w:pPr>
            <w:r w:rsidRPr="00D732F9">
              <w:rPr>
                <w:rFonts w:cs="Arial"/>
              </w:rPr>
              <w:t>F409F8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688</w:t>
            </w:r>
          </w:p>
        </w:tc>
        <w:tc>
          <w:tcPr>
            <w:tcW w:w="3280" w:type="dxa"/>
            <w:noWrap/>
            <w:hideMark/>
          </w:tcPr>
          <w:p w:rsidR="00345C4B" w:rsidRPr="00D732F9" w:rsidRDefault="00345C4B" w:rsidP="00066C57">
            <w:pPr>
              <w:rPr>
                <w:rFonts w:cs="Arial"/>
              </w:rPr>
            </w:pPr>
            <w:r w:rsidRPr="00D732F9">
              <w:rPr>
                <w:rFonts w:cs="Arial"/>
              </w:rPr>
              <w:t>F97979</w:t>
            </w:r>
          </w:p>
        </w:tc>
        <w:tc>
          <w:tcPr>
            <w:tcW w:w="4876" w:type="dxa"/>
            <w:noWrap/>
            <w:hideMark/>
          </w:tcPr>
          <w:p w:rsidR="00345C4B" w:rsidRPr="00D732F9" w:rsidRDefault="00345C4B" w:rsidP="00066C57">
            <w:pPr>
              <w:rPr>
                <w:rFonts w:cs="Arial"/>
              </w:rPr>
            </w:pPr>
            <w:r w:rsidRPr="00D732F9">
              <w:rPr>
                <w:rFonts w:cs="Arial"/>
              </w:rPr>
              <w:t>F409F9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689</w:t>
            </w:r>
          </w:p>
        </w:tc>
        <w:tc>
          <w:tcPr>
            <w:tcW w:w="3280" w:type="dxa"/>
            <w:noWrap/>
            <w:hideMark/>
          </w:tcPr>
          <w:p w:rsidR="00345C4B" w:rsidRPr="00D732F9" w:rsidRDefault="00345C4B" w:rsidP="00066C57">
            <w:pPr>
              <w:rPr>
                <w:rFonts w:cs="Arial"/>
              </w:rPr>
            </w:pPr>
            <w:r w:rsidRPr="00D732F9">
              <w:rPr>
                <w:rFonts w:cs="Arial"/>
              </w:rPr>
              <w:t>FB7B7A</w:t>
            </w:r>
          </w:p>
        </w:tc>
        <w:tc>
          <w:tcPr>
            <w:tcW w:w="4876" w:type="dxa"/>
            <w:noWrap/>
            <w:hideMark/>
          </w:tcPr>
          <w:p w:rsidR="00345C4B" w:rsidRPr="00D732F9" w:rsidRDefault="00345C4B" w:rsidP="00066C57">
            <w:pPr>
              <w:rPr>
                <w:rFonts w:cs="Arial"/>
              </w:rPr>
            </w:pPr>
            <w:r w:rsidRPr="00D732F9">
              <w:rPr>
                <w:rFonts w:cs="Arial"/>
              </w:rPr>
              <w:t>F409FA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690</w:t>
            </w:r>
          </w:p>
        </w:tc>
        <w:tc>
          <w:tcPr>
            <w:tcW w:w="3280" w:type="dxa"/>
            <w:noWrap/>
            <w:hideMark/>
          </w:tcPr>
          <w:p w:rsidR="00345C4B" w:rsidRPr="00D732F9" w:rsidRDefault="00345C4B" w:rsidP="00066C57">
            <w:pPr>
              <w:rPr>
                <w:rFonts w:cs="Arial"/>
              </w:rPr>
            </w:pPr>
            <w:r w:rsidRPr="00D732F9">
              <w:rPr>
                <w:rFonts w:cs="Arial"/>
              </w:rPr>
              <w:t>FB7B7B</w:t>
            </w:r>
          </w:p>
        </w:tc>
        <w:tc>
          <w:tcPr>
            <w:tcW w:w="4876" w:type="dxa"/>
            <w:noWrap/>
            <w:hideMark/>
          </w:tcPr>
          <w:p w:rsidR="00345C4B" w:rsidRPr="00D732F9" w:rsidRDefault="00345C4B" w:rsidP="00066C57">
            <w:pPr>
              <w:rPr>
                <w:rFonts w:cs="Arial"/>
              </w:rPr>
            </w:pPr>
            <w:r w:rsidRPr="00D732F9">
              <w:rPr>
                <w:rFonts w:cs="Arial"/>
              </w:rPr>
              <w:t>F409FB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691</w:t>
            </w:r>
          </w:p>
        </w:tc>
        <w:tc>
          <w:tcPr>
            <w:tcW w:w="3280" w:type="dxa"/>
            <w:noWrap/>
            <w:hideMark/>
          </w:tcPr>
          <w:p w:rsidR="00345C4B" w:rsidRPr="00D732F9" w:rsidRDefault="00345C4B" w:rsidP="00066C57">
            <w:pPr>
              <w:rPr>
                <w:rFonts w:cs="Arial"/>
              </w:rPr>
            </w:pPr>
            <w:r w:rsidRPr="00D732F9">
              <w:rPr>
                <w:rFonts w:cs="Arial"/>
              </w:rPr>
              <w:t>FD7C7B</w:t>
            </w:r>
          </w:p>
        </w:tc>
        <w:tc>
          <w:tcPr>
            <w:tcW w:w="4876" w:type="dxa"/>
            <w:noWrap/>
            <w:hideMark/>
          </w:tcPr>
          <w:p w:rsidR="00345C4B" w:rsidRPr="00D732F9" w:rsidRDefault="00345C4B" w:rsidP="00066C57">
            <w:pPr>
              <w:rPr>
                <w:rFonts w:cs="Arial"/>
              </w:rPr>
            </w:pPr>
            <w:r w:rsidRPr="00D732F9">
              <w:rPr>
                <w:rFonts w:cs="Arial"/>
              </w:rPr>
              <w:t>F409FC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692</w:t>
            </w:r>
          </w:p>
        </w:tc>
        <w:tc>
          <w:tcPr>
            <w:tcW w:w="3280" w:type="dxa"/>
            <w:noWrap/>
            <w:hideMark/>
          </w:tcPr>
          <w:p w:rsidR="00345C4B" w:rsidRPr="00D732F9" w:rsidRDefault="00345C4B" w:rsidP="00066C57">
            <w:pPr>
              <w:rPr>
                <w:rFonts w:cs="Arial"/>
              </w:rPr>
            </w:pPr>
            <w:r w:rsidRPr="00D732F9">
              <w:rPr>
                <w:rFonts w:cs="Arial"/>
              </w:rPr>
              <w:t>FE7D7D</w:t>
            </w:r>
          </w:p>
        </w:tc>
        <w:tc>
          <w:tcPr>
            <w:tcW w:w="4876" w:type="dxa"/>
            <w:noWrap/>
            <w:hideMark/>
          </w:tcPr>
          <w:p w:rsidR="00345C4B" w:rsidRPr="00D732F9" w:rsidRDefault="00345C4B" w:rsidP="00066C57">
            <w:pPr>
              <w:rPr>
                <w:rFonts w:cs="Arial"/>
              </w:rPr>
            </w:pPr>
            <w:r w:rsidRPr="00D732F9">
              <w:rPr>
                <w:rFonts w:cs="Arial"/>
              </w:rPr>
              <w:t>F409FD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693</w:t>
            </w:r>
          </w:p>
        </w:tc>
        <w:tc>
          <w:tcPr>
            <w:tcW w:w="3280" w:type="dxa"/>
            <w:noWrap/>
            <w:hideMark/>
          </w:tcPr>
          <w:p w:rsidR="00345C4B" w:rsidRPr="00D732F9" w:rsidRDefault="00345C4B" w:rsidP="00066C57">
            <w:pPr>
              <w:rPr>
                <w:rFonts w:cs="Arial"/>
              </w:rPr>
            </w:pPr>
            <w:r w:rsidRPr="00D732F9">
              <w:rPr>
                <w:rFonts w:cs="Arial"/>
              </w:rPr>
              <w:t>FE7F7E</w:t>
            </w:r>
          </w:p>
        </w:tc>
        <w:tc>
          <w:tcPr>
            <w:tcW w:w="4876" w:type="dxa"/>
            <w:noWrap/>
            <w:hideMark/>
          </w:tcPr>
          <w:p w:rsidR="00345C4B" w:rsidRPr="00D732F9" w:rsidRDefault="00345C4B" w:rsidP="00066C57">
            <w:pPr>
              <w:rPr>
                <w:rFonts w:cs="Arial"/>
              </w:rPr>
            </w:pPr>
            <w:r w:rsidRPr="00D732F9">
              <w:rPr>
                <w:rFonts w:cs="Arial"/>
              </w:rPr>
              <w:t>F409FE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694</w:t>
            </w:r>
          </w:p>
        </w:tc>
        <w:tc>
          <w:tcPr>
            <w:tcW w:w="3280" w:type="dxa"/>
            <w:noWrap/>
            <w:hideMark/>
          </w:tcPr>
          <w:p w:rsidR="00345C4B" w:rsidRPr="00D732F9" w:rsidRDefault="00345C4B" w:rsidP="00066C57">
            <w:pPr>
              <w:rPr>
                <w:rFonts w:cs="Arial"/>
              </w:rPr>
            </w:pPr>
            <w:r w:rsidRPr="00D732F9">
              <w:rPr>
                <w:rFonts w:cs="Arial"/>
              </w:rPr>
              <w:t>FF7F7F</w:t>
            </w:r>
          </w:p>
        </w:tc>
        <w:tc>
          <w:tcPr>
            <w:tcW w:w="4876" w:type="dxa"/>
            <w:noWrap/>
            <w:hideMark/>
          </w:tcPr>
          <w:p w:rsidR="00345C4B" w:rsidRPr="00D732F9" w:rsidRDefault="00345C4B" w:rsidP="00066C57">
            <w:pPr>
              <w:rPr>
                <w:rFonts w:cs="Arial"/>
              </w:rPr>
            </w:pPr>
            <w:r w:rsidRPr="00D732F9">
              <w:rPr>
                <w:rFonts w:cs="Arial"/>
              </w:rPr>
              <w:t>F409FF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695</w:t>
            </w:r>
          </w:p>
        </w:tc>
        <w:tc>
          <w:tcPr>
            <w:tcW w:w="3280" w:type="dxa"/>
            <w:noWrap/>
            <w:hideMark/>
          </w:tcPr>
          <w:p w:rsidR="00345C4B" w:rsidRPr="00D732F9" w:rsidRDefault="00345C4B" w:rsidP="00066C57">
            <w:pPr>
              <w:rPr>
                <w:rFonts w:cs="Arial"/>
              </w:rPr>
            </w:pPr>
            <w:r w:rsidRPr="00D732F9">
              <w:rPr>
                <w:rFonts w:cs="Arial"/>
              </w:rPr>
              <w:t>028180</w:t>
            </w:r>
          </w:p>
        </w:tc>
        <w:tc>
          <w:tcPr>
            <w:tcW w:w="4876" w:type="dxa"/>
            <w:noWrap/>
            <w:hideMark/>
          </w:tcPr>
          <w:p w:rsidR="00345C4B" w:rsidRPr="00D732F9" w:rsidRDefault="00345C4B" w:rsidP="00066C57">
            <w:pPr>
              <w:rPr>
                <w:rFonts w:cs="Arial"/>
              </w:rPr>
            </w:pPr>
            <w:r w:rsidRPr="00D732F9">
              <w:rPr>
                <w:rFonts w:cs="Arial"/>
              </w:rPr>
              <w:t>F40A00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696</w:t>
            </w:r>
          </w:p>
        </w:tc>
        <w:tc>
          <w:tcPr>
            <w:tcW w:w="3280" w:type="dxa"/>
            <w:noWrap/>
            <w:hideMark/>
          </w:tcPr>
          <w:p w:rsidR="00345C4B" w:rsidRPr="00D732F9" w:rsidRDefault="00345C4B" w:rsidP="00066C57">
            <w:pPr>
              <w:rPr>
                <w:rFonts w:cs="Arial"/>
              </w:rPr>
            </w:pPr>
            <w:r w:rsidRPr="00D732F9">
              <w:rPr>
                <w:rFonts w:cs="Arial"/>
              </w:rPr>
              <w:t>048483</w:t>
            </w:r>
          </w:p>
        </w:tc>
        <w:tc>
          <w:tcPr>
            <w:tcW w:w="4876" w:type="dxa"/>
            <w:noWrap/>
            <w:hideMark/>
          </w:tcPr>
          <w:p w:rsidR="00345C4B" w:rsidRPr="00D732F9" w:rsidRDefault="00345C4B" w:rsidP="00066C57">
            <w:pPr>
              <w:rPr>
                <w:rFonts w:cs="Arial"/>
              </w:rPr>
            </w:pPr>
            <w:r w:rsidRPr="00D732F9">
              <w:rPr>
                <w:rFonts w:cs="Arial"/>
              </w:rPr>
              <w:t>F40A01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697</w:t>
            </w:r>
          </w:p>
        </w:tc>
        <w:tc>
          <w:tcPr>
            <w:tcW w:w="3280" w:type="dxa"/>
            <w:noWrap/>
            <w:hideMark/>
          </w:tcPr>
          <w:p w:rsidR="00345C4B" w:rsidRPr="00D732F9" w:rsidRDefault="00345C4B" w:rsidP="00066C57">
            <w:pPr>
              <w:rPr>
                <w:rFonts w:cs="Arial"/>
              </w:rPr>
            </w:pPr>
            <w:r w:rsidRPr="00D732F9">
              <w:rPr>
                <w:rFonts w:cs="Arial"/>
              </w:rPr>
              <w:t>078685</w:t>
            </w:r>
          </w:p>
        </w:tc>
        <w:tc>
          <w:tcPr>
            <w:tcW w:w="4876" w:type="dxa"/>
            <w:noWrap/>
            <w:hideMark/>
          </w:tcPr>
          <w:p w:rsidR="00345C4B" w:rsidRPr="00D732F9" w:rsidRDefault="00345C4B" w:rsidP="00066C57">
            <w:pPr>
              <w:rPr>
                <w:rFonts w:cs="Arial"/>
              </w:rPr>
            </w:pPr>
            <w:r w:rsidRPr="00D732F9">
              <w:rPr>
                <w:rFonts w:cs="Arial"/>
              </w:rPr>
              <w:t>F40A02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698</w:t>
            </w:r>
          </w:p>
        </w:tc>
        <w:tc>
          <w:tcPr>
            <w:tcW w:w="3280" w:type="dxa"/>
            <w:noWrap/>
            <w:hideMark/>
          </w:tcPr>
          <w:p w:rsidR="00345C4B" w:rsidRPr="00D732F9" w:rsidRDefault="00345C4B" w:rsidP="00066C57">
            <w:pPr>
              <w:rPr>
                <w:rFonts w:cs="Arial"/>
              </w:rPr>
            </w:pPr>
            <w:r w:rsidRPr="00D732F9">
              <w:rPr>
                <w:rFonts w:cs="Arial"/>
              </w:rPr>
              <w:t>088686</w:t>
            </w:r>
          </w:p>
        </w:tc>
        <w:tc>
          <w:tcPr>
            <w:tcW w:w="4876" w:type="dxa"/>
            <w:noWrap/>
            <w:hideMark/>
          </w:tcPr>
          <w:p w:rsidR="00345C4B" w:rsidRPr="00D732F9" w:rsidRDefault="00345C4B" w:rsidP="00066C57">
            <w:pPr>
              <w:rPr>
                <w:rFonts w:cs="Arial"/>
              </w:rPr>
            </w:pPr>
            <w:r w:rsidRPr="00D732F9">
              <w:rPr>
                <w:rFonts w:cs="Arial"/>
              </w:rPr>
              <w:t>F40A03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699</w:t>
            </w:r>
          </w:p>
        </w:tc>
        <w:tc>
          <w:tcPr>
            <w:tcW w:w="3280" w:type="dxa"/>
            <w:noWrap/>
            <w:hideMark/>
          </w:tcPr>
          <w:p w:rsidR="00345C4B" w:rsidRPr="00D732F9" w:rsidRDefault="00345C4B" w:rsidP="00066C57">
            <w:pPr>
              <w:rPr>
                <w:rFonts w:cs="Arial"/>
              </w:rPr>
            </w:pPr>
            <w:r w:rsidRPr="00D732F9">
              <w:rPr>
                <w:rFonts w:cs="Arial"/>
              </w:rPr>
              <w:t>0A8989</w:t>
            </w:r>
          </w:p>
        </w:tc>
        <w:tc>
          <w:tcPr>
            <w:tcW w:w="4876" w:type="dxa"/>
            <w:noWrap/>
            <w:hideMark/>
          </w:tcPr>
          <w:p w:rsidR="00345C4B" w:rsidRPr="00D732F9" w:rsidRDefault="00345C4B" w:rsidP="00066C57">
            <w:pPr>
              <w:rPr>
                <w:rFonts w:cs="Arial"/>
              </w:rPr>
            </w:pPr>
            <w:r w:rsidRPr="00D732F9">
              <w:rPr>
                <w:rFonts w:cs="Arial"/>
              </w:rPr>
              <w:t>F40A04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700</w:t>
            </w:r>
          </w:p>
        </w:tc>
        <w:tc>
          <w:tcPr>
            <w:tcW w:w="3280" w:type="dxa"/>
            <w:noWrap/>
            <w:hideMark/>
          </w:tcPr>
          <w:p w:rsidR="00345C4B" w:rsidRPr="00D732F9" w:rsidRDefault="00345C4B" w:rsidP="00066C57">
            <w:pPr>
              <w:rPr>
                <w:rFonts w:cs="Arial"/>
              </w:rPr>
            </w:pPr>
            <w:r w:rsidRPr="00D732F9">
              <w:rPr>
                <w:rFonts w:cs="Arial"/>
              </w:rPr>
              <w:t>0D8C8B</w:t>
            </w:r>
          </w:p>
        </w:tc>
        <w:tc>
          <w:tcPr>
            <w:tcW w:w="4876" w:type="dxa"/>
            <w:noWrap/>
            <w:hideMark/>
          </w:tcPr>
          <w:p w:rsidR="00345C4B" w:rsidRPr="00D732F9" w:rsidRDefault="00345C4B" w:rsidP="00066C57">
            <w:pPr>
              <w:rPr>
                <w:rFonts w:cs="Arial"/>
              </w:rPr>
            </w:pPr>
            <w:r w:rsidRPr="00D732F9">
              <w:rPr>
                <w:rFonts w:cs="Arial"/>
              </w:rPr>
              <w:t>F40A05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701</w:t>
            </w:r>
          </w:p>
        </w:tc>
        <w:tc>
          <w:tcPr>
            <w:tcW w:w="3280" w:type="dxa"/>
            <w:noWrap/>
            <w:hideMark/>
          </w:tcPr>
          <w:p w:rsidR="00345C4B" w:rsidRPr="00D732F9" w:rsidRDefault="00345C4B" w:rsidP="00066C57">
            <w:pPr>
              <w:rPr>
                <w:rFonts w:cs="Arial"/>
              </w:rPr>
            </w:pPr>
            <w:r w:rsidRPr="00D732F9">
              <w:rPr>
                <w:rFonts w:cs="Arial"/>
              </w:rPr>
              <w:t>0C8C8D</w:t>
            </w:r>
          </w:p>
        </w:tc>
        <w:tc>
          <w:tcPr>
            <w:tcW w:w="4876" w:type="dxa"/>
            <w:noWrap/>
            <w:hideMark/>
          </w:tcPr>
          <w:p w:rsidR="00345C4B" w:rsidRPr="00D732F9" w:rsidRDefault="00345C4B" w:rsidP="00066C57">
            <w:pPr>
              <w:rPr>
                <w:rFonts w:cs="Arial"/>
              </w:rPr>
            </w:pPr>
            <w:r w:rsidRPr="00D732F9">
              <w:rPr>
                <w:rFonts w:cs="Arial"/>
              </w:rPr>
              <w:t>F40A06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702</w:t>
            </w:r>
          </w:p>
        </w:tc>
        <w:tc>
          <w:tcPr>
            <w:tcW w:w="3280" w:type="dxa"/>
            <w:noWrap/>
            <w:hideMark/>
          </w:tcPr>
          <w:p w:rsidR="00345C4B" w:rsidRPr="00D732F9" w:rsidRDefault="00345C4B" w:rsidP="00066C57">
            <w:pPr>
              <w:rPr>
                <w:rFonts w:cs="Arial"/>
              </w:rPr>
            </w:pPr>
            <w:r w:rsidRPr="00D732F9">
              <w:rPr>
                <w:rFonts w:cs="Arial"/>
              </w:rPr>
              <w:t>0D8C8C</w:t>
            </w:r>
          </w:p>
        </w:tc>
        <w:tc>
          <w:tcPr>
            <w:tcW w:w="4876" w:type="dxa"/>
            <w:noWrap/>
            <w:hideMark/>
          </w:tcPr>
          <w:p w:rsidR="00345C4B" w:rsidRPr="00D732F9" w:rsidRDefault="00345C4B" w:rsidP="00066C57">
            <w:pPr>
              <w:rPr>
                <w:rFonts w:cs="Arial"/>
              </w:rPr>
            </w:pPr>
            <w:r w:rsidRPr="00D732F9">
              <w:rPr>
                <w:rFonts w:cs="Arial"/>
              </w:rPr>
              <w:t>F40A07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703</w:t>
            </w:r>
          </w:p>
        </w:tc>
        <w:tc>
          <w:tcPr>
            <w:tcW w:w="3280" w:type="dxa"/>
            <w:noWrap/>
            <w:hideMark/>
          </w:tcPr>
          <w:p w:rsidR="00345C4B" w:rsidRPr="00D732F9" w:rsidRDefault="00345C4B" w:rsidP="00066C57">
            <w:pPr>
              <w:rPr>
                <w:rFonts w:cs="Arial"/>
              </w:rPr>
            </w:pPr>
            <w:r w:rsidRPr="00D732F9">
              <w:rPr>
                <w:rFonts w:cs="Arial"/>
              </w:rPr>
              <w:t>0C8C8D</w:t>
            </w:r>
          </w:p>
        </w:tc>
        <w:tc>
          <w:tcPr>
            <w:tcW w:w="4876" w:type="dxa"/>
            <w:noWrap/>
            <w:hideMark/>
          </w:tcPr>
          <w:p w:rsidR="00345C4B" w:rsidRPr="00D732F9" w:rsidRDefault="00345C4B" w:rsidP="00066C57">
            <w:pPr>
              <w:rPr>
                <w:rFonts w:cs="Arial"/>
              </w:rPr>
            </w:pPr>
            <w:r w:rsidRPr="00D732F9">
              <w:rPr>
                <w:rFonts w:cs="Arial"/>
              </w:rPr>
              <w:t>F40A08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704</w:t>
            </w:r>
          </w:p>
        </w:tc>
        <w:tc>
          <w:tcPr>
            <w:tcW w:w="3280" w:type="dxa"/>
            <w:noWrap/>
            <w:hideMark/>
          </w:tcPr>
          <w:p w:rsidR="00345C4B" w:rsidRPr="00D732F9" w:rsidRDefault="00345C4B" w:rsidP="00066C57">
            <w:pPr>
              <w:rPr>
                <w:rFonts w:cs="Arial"/>
              </w:rPr>
            </w:pPr>
            <w:r w:rsidRPr="00D732F9">
              <w:rPr>
                <w:rFonts w:cs="Arial"/>
              </w:rPr>
              <w:t>0D8D8C</w:t>
            </w:r>
          </w:p>
        </w:tc>
        <w:tc>
          <w:tcPr>
            <w:tcW w:w="4876" w:type="dxa"/>
            <w:noWrap/>
            <w:hideMark/>
          </w:tcPr>
          <w:p w:rsidR="00345C4B" w:rsidRPr="00D732F9" w:rsidRDefault="00345C4B" w:rsidP="00066C57">
            <w:pPr>
              <w:rPr>
                <w:rFonts w:cs="Arial"/>
              </w:rPr>
            </w:pPr>
            <w:r w:rsidRPr="00D732F9">
              <w:rPr>
                <w:rFonts w:cs="Arial"/>
              </w:rPr>
              <w:t>F40A09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705</w:t>
            </w:r>
          </w:p>
        </w:tc>
        <w:tc>
          <w:tcPr>
            <w:tcW w:w="3280" w:type="dxa"/>
            <w:noWrap/>
            <w:hideMark/>
          </w:tcPr>
          <w:p w:rsidR="00345C4B" w:rsidRPr="00D732F9" w:rsidRDefault="00345C4B" w:rsidP="00066C57">
            <w:pPr>
              <w:rPr>
                <w:rFonts w:cs="Arial"/>
              </w:rPr>
            </w:pPr>
            <w:r w:rsidRPr="00D732F9">
              <w:rPr>
                <w:rFonts w:cs="Arial"/>
              </w:rPr>
              <w:t>0D8C8C</w:t>
            </w:r>
          </w:p>
        </w:tc>
        <w:tc>
          <w:tcPr>
            <w:tcW w:w="4876" w:type="dxa"/>
            <w:noWrap/>
            <w:hideMark/>
          </w:tcPr>
          <w:p w:rsidR="00345C4B" w:rsidRPr="00D732F9" w:rsidRDefault="00345C4B" w:rsidP="00066C57">
            <w:pPr>
              <w:rPr>
                <w:rFonts w:cs="Arial"/>
              </w:rPr>
            </w:pPr>
            <w:r w:rsidRPr="00D732F9">
              <w:rPr>
                <w:rFonts w:cs="Arial"/>
              </w:rPr>
              <w:t>F40A0A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706</w:t>
            </w:r>
          </w:p>
        </w:tc>
        <w:tc>
          <w:tcPr>
            <w:tcW w:w="3280" w:type="dxa"/>
            <w:noWrap/>
            <w:hideMark/>
          </w:tcPr>
          <w:p w:rsidR="00345C4B" w:rsidRPr="00D732F9" w:rsidRDefault="00345C4B" w:rsidP="00066C57">
            <w:pPr>
              <w:rPr>
                <w:rFonts w:cs="Arial"/>
              </w:rPr>
            </w:pPr>
            <w:r w:rsidRPr="00D732F9">
              <w:rPr>
                <w:rFonts w:cs="Arial"/>
              </w:rPr>
              <w:t>0F8E8D</w:t>
            </w:r>
          </w:p>
        </w:tc>
        <w:tc>
          <w:tcPr>
            <w:tcW w:w="4876" w:type="dxa"/>
            <w:noWrap/>
            <w:hideMark/>
          </w:tcPr>
          <w:p w:rsidR="00345C4B" w:rsidRPr="00D732F9" w:rsidRDefault="00345C4B" w:rsidP="00066C57">
            <w:pPr>
              <w:rPr>
                <w:rFonts w:cs="Arial"/>
              </w:rPr>
            </w:pPr>
            <w:r w:rsidRPr="00D732F9">
              <w:rPr>
                <w:rFonts w:cs="Arial"/>
              </w:rPr>
              <w:t>F40A0B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707</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F40A0C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708</w:t>
            </w:r>
          </w:p>
        </w:tc>
        <w:tc>
          <w:tcPr>
            <w:tcW w:w="3280" w:type="dxa"/>
            <w:noWrap/>
            <w:hideMark/>
          </w:tcPr>
          <w:p w:rsidR="00345C4B" w:rsidRPr="00D732F9" w:rsidRDefault="00345C4B" w:rsidP="00066C57">
            <w:pPr>
              <w:rPr>
                <w:rFonts w:cs="Arial"/>
              </w:rPr>
            </w:pPr>
            <w:r w:rsidRPr="00D732F9">
              <w:rPr>
                <w:rFonts w:cs="Arial"/>
              </w:rPr>
              <w:t>129190</w:t>
            </w:r>
          </w:p>
        </w:tc>
        <w:tc>
          <w:tcPr>
            <w:tcW w:w="4876" w:type="dxa"/>
            <w:noWrap/>
            <w:hideMark/>
          </w:tcPr>
          <w:p w:rsidR="00345C4B" w:rsidRPr="00D732F9" w:rsidRDefault="00345C4B" w:rsidP="00066C57">
            <w:pPr>
              <w:rPr>
                <w:rFonts w:cs="Arial"/>
              </w:rPr>
            </w:pPr>
            <w:r w:rsidRPr="00D732F9">
              <w:rPr>
                <w:rFonts w:cs="Arial"/>
              </w:rPr>
              <w:t>F40A0D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709</w:t>
            </w:r>
          </w:p>
        </w:tc>
        <w:tc>
          <w:tcPr>
            <w:tcW w:w="3280" w:type="dxa"/>
            <w:noWrap/>
            <w:hideMark/>
          </w:tcPr>
          <w:p w:rsidR="00345C4B" w:rsidRPr="00D732F9" w:rsidRDefault="00345C4B" w:rsidP="00066C57">
            <w:pPr>
              <w:rPr>
                <w:rFonts w:cs="Arial"/>
              </w:rPr>
            </w:pPr>
            <w:r w:rsidRPr="00D732F9">
              <w:rPr>
                <w:rFonts w:cs="Arial"/>
              </w:rPr>
              <w:t>119091</w:t>
            </w:r>
          </w:p>
        </w:tc>
        <w:tc>
          <w:tcPr>
            <w:tcW w:w="4876" w:type="dxa"/>
            <w:noWrap/>
            <w:hideMark/>
          </w:tcPr>
          <w:p w:rsidR="00345C4B" w:rsidRPr="00D732F9" w:rsidRDefault="00345C4B" w:rsidP="00066C57">
            <w:pPr>
              <w:rPr>
                <w:rFonts w:cs="Arial"/>
              </w:rPr>
            </w:pPr>
            <w:r w:rsidRPr="00D732F9">
              <w:rPr>
                <w:rFonts w:cs="Arial"/>
              </w:rPr>
              <w:t>F40A0E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710</w:t>
            </w:r>
          </w:p>
        </w:tc>
        <w:tc>
          <w:tcPr>
            <w:tcW w:w="3280" w:type="dxa"/>
            <w:noWrap/>
            <w:hideMark/>
          </w:tcPr>
          <w:p w:rsidR="00345C4B" w:rsidRPr="00D732F9" w:rsidRDefault="00345C4B" w:rsidP="00066C57">
            <w:pPr>
              <w:rPr>
                <w:rFonts w:cs="Arial"/>
              </w:rPr>
            </w:pPr>
            <w:r w:rsidRPr="00D732F9">
              <w:rPr>
                <w:rFonts w:cs="Arial"/>
              </w:rPr>
              <w:t>119394</w:t>
            </w:r>
          </w:p>
        </w:tc>
        <w:tc>
          <w:tcPr>
            <w:tcW w:w="4876" w:type="dxa"/>
            <w:noWrap/>
            <w:hideMark/>
          </w:tcPr>
          <w:p w:rsidR="00345C4B" w:rsidRPr="00D732F9" w:rsidRDefault="00345C4B" w:rsidP="00066C57">
            <w:pPr>
              <w:rPr>
                <w:rFonts w:cs="Arial"/>
              </w:rPr>
            </w:pPr>
            <w:r w:rsidRPr="00D732F9">
              <w:rPr>
                <w:rFonts w:cs="Arial"/>
              </w:rPr>
              <w:t>F40A0F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711</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F40A10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712</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F40A11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713</w:t>
            </w:r>
          </w:p>
        </w:tc>
        <w:tc>
          <w:tcPr>
            <w:tcW w:w="3280" w:type="dxa"/>
            <w:noWrap/>
            <w:hideMark/>
          </w:tcPr>
          <w:p w:rsidR="00345C4B" w:rsidRPr="00D732F9" w:rsidRDefault="00345C4B" w:rsidP="00066C57">
            <w:pPr>
              <w:rPr>
                <w:rFonts w:cs="Arial"/>
              </w:rPr>
            </w:pPr>
            <w:r w:rsidRPr="00D732F9">
              <w:rPr>
                <w:rFonts w:cs="Arial"/>
              </w:rPr>
              <w:t>139190</w:t>
            </w:r>
          </w:p>
        </w:tc>
        <w:tc>
          <w:tcPr>
            <w:tcW w:w="4876" w:type="dxa"/>
            <w:noWrap/>
            <w:hideMark/>
          </w:tcPr>
          <w:p w:rsidR="00345C4B" w:rsidRPr="00D732F9" w:rsidRDefault="00345C4B" w:rsidP="00066C57">
            <w:pPr>
              <w:rPr>
                <w:rFonts w:cs="Arial"/>
              </w:rPr>
            </w:pPr>
            <w:r w:rsidRPr="00D732F9">
              <w:rPr>
                <w:rFonts w:cs="Arial"/>
              </w:rPr>
              <w:t>F40A12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714</w:t>
            </w:r>
          </w:p>
        </w:tc>
        <w:tc>
          <w:tcPr>
            <w:tcW w:w="3280" w:type="dxa"/>
            <w:noWrap/>
            <w:hideMark/>
          </w:tcPr>
          <w:p w:rsidR="00345C4B" w:rsidRPr="00D732F9" w:rsidRDefault="00345C4B" w:rsidP="00066C57">
            <w:pPr>
              <w:rPr>
                <w:rFonts w:cs="Arial"/>
              </w:rPr>
            </w:pPr>
            <w:r w:rsidRPr="00D732F9">
              <w:rPr>
                <w:rFonts w:cs="Arial"/>
              </w:rPr>
              <w:t>119193</w:t>
            </w:r>
          </w:p>
        </w:tc>
        <w:tc>
          <w:tcPr>
            <w:tcW w:w="4876" w:type="dxa"/>
            <w:noWrap/>
            <w:hideMark/>
          </w:tcPr>
          <w:p w:rsidR="00345C4B" w:rsidRPr="00D732F9" w:rsidRDefault="00345C4B" w:rsidP="00066C57">
            <w:pPr>
              <w:rPr>
                <w:rFonts w:cs="Arial"/>
              </w:rPr>
            </w:pPr>
            <w:r w:rsidRPr="00D732F9">
              <w:rPr>
                <w:rFonts w:cs="Arial"/>
              </w:rPr>
              <w:t>F40A13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715</w:t>
            </w:r>
          </w:p>
        </w:tc>
        <w:tc>
          <w:tcPr>
            <w:tcW w:w="3280" w:type="dxa"/>
            <w:noWrap/>
            <w:hideMark/>
          </w:tcPr>
          <w:p w:rsidR="00345C4B" w:rsidRPr="00D732F9" w:rsidRDefault="00345C4B" w:rsidP="00066C57">
            <w:pPr>
              <w:rPr>
                <w:rFonts w:cs="Arial"/>
              </w:rPr>
            </w:pPr>
            <w:r w:rsidRPr="00D732F9">
              <w:rPr>
                <w:rFonts w:cs="Arial"/>
              </w:rPr>
              <w:t>149593</w:t>
            </w:r>
          </w:p>
        </w:tc>
        <w:tc>
          <w:tcPr>
            <w:tcW w:w="4876" w:type="dxa"/>
            <w:noWrap/>
            <w:hideMark/>
          </w:tcPr>
          <w:p w:rsidR="00345C4B" w:rsidRPr="00D732F9" w:rsidRDefault="00345C4B" w:rsidP="00066C57">
            <w:pPr>
              <w:rPr>
                <w:rFonts w:cs="Arial"/>
              </w:rPr>
            </w:pPr>
            <w:r w:rsidRPr="00D732F9">
              <w:rPr>
                <w:rFonts w:cs="Arial"/>
              </w:rPr>
              <w:t>F40A14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716</w:t>
            </w:r>
          </w:p>
        </w:tc>
        <w:tc>
          <w:tcPr>
            <w:tcW w:w="3280" w:type="dxa"/>
            <w:noWrap/>
            <w:hideMark/>
          </w:tcPr>
          <w:p w:rsidR="00345C4B" w:rsidRPr="00D732F9" w:rsidRDefault="00345C4B" w:rsidP="00066C57">
            <w:pPr>
              <w:rPr>
                <w:rFonts w:cs="Arial"/>
              </w:rPr>
            </w:pPr>
            <w:r w:rsidRPr="00D732F9">
              <w:rPr>
                <w:rFonts w:cs="Arial"/>
              </w:rPr>
              <w:t>159594</w:t>
            </w:r>
          </w:p>
        </w:tc>
        <w:tc>
          <w:tcPr>
            <w:tcW w:w="4876" w:type="dxa"/>
            <w:noWrap/>
            <w:hideMark/>
          </w:tcPr>
          <w:p w:rsidR="00345C4B" w:rsidRPr="00D732F9" w:rsidRDefault="00345C4B" w:rsidP="00066C57">
            <w:pPr>
              <w:rPr>
                <w:rFonts w:cs="Arial"/>
              </w:rPr>
            </w:pPr>
            <w:r w:rsidRPr="00D732F9">
              <w:rPr>
                <w:rFonts w:cs="Arial"/>
              </w:rPr>
              <w:t>F40A15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717</w:t>
            </w:r>
          </w:p>
        </w:tc>
        <w:tc>
          <w:tcPr>
            <w:tcW w:w="3280" w:type="dxa"/>
            <w:noWrap/>
            <w:hideMark/>
          </w:tcPr>
          <w:p w:rsidR="00345C4B" w:rsidRPr="00D732F9" w:rsidRDefault="00345C4B" w:rsidP="00066C57">
            <w:pPr>
              <w:rPr>
                <w:rFonts w:cs="Arial"/>
              </w:rPr>
            </w:pPr>
            <w:r w:rsidRPr="00D732F9">
              <w:rPr>
                <w:rFonts w:cs="Arial"/>
              </w:rPr>
              <w:t>169595</w:t>
            </w:r>
          </w:p>
        </w:tc>
        <w:tc>
          <w:tcPr>
            <w:tcW w:w="4876" w:type="dxa"/>
            <w:noWrap/>
            <w:hideMark/>
          </w:tcPr>
          <w:p w:rsidR="00345C4B" w:rsidRPr="00D732F9" w:rsidRDefault="00345C4B" w:rsidP="00066C57">
            <w:pPr>
              <w:rPr>
                <w:rFonts w:cs="Arial"/>
              </w:rPr>
            </w:pPr>
            <w:r w:rsidRPr="00D732F9">
              <w:rPr>
                <w:rFonts w:cs="Arial"/>
              </w:rPr>
              <w:t>F40A16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718</w:t>
            </w:r>
          </w:p>
        </w:tc>
        <w:tc>
          <w:tcPr>
            <w:tcW w:w="3280" w:type="dxa"/>
            <w:noWrap/>
            <w:hideMark/>
          </w:tcPr>
          <w:p w:rsidR="00345C4B" w:rsidRPr="00D732F9" w:rsidRDefault="00345C4B" w:rsidP="00066C57">
            <w:pPr>
              <w:rPr>
                <w:rFonts w:cs="Arial"/>
              </w:rPr>
            </w:pPr>
            <w:r w:rsidRPr="00D732F9">
              <w:rPr>
                <w:rFonts w:cs="Arial"/>
              </w:rPr>
              <w:t>139496</w:t>
            </w:r>
          </w:p>
        </w:tc>
        <w:tc>
          <w:tcPr>
            <w:tcW w:w="4876" w:type="dxa"/>
            <w:noWrap/>
            <w:hideMark/>
          </w:tcPr>
          <w:p w:rsidR="00345C4B" w:rsidRPr="00D732F9" w:rsidRDefault="00345C4B" w:rsidP="00066C57">
            <w:pPr>
              <w:rPr>
                <w:rFonts w:cs="Arial"/>
              </w:rPr>
            </w:pPr>
            <w:r w:rsidRPr="00D732F9">
              <w:rPr>
                <w:rFonts w:cs="Arial"/>
              </w:rPr>
              <w:t>F40A17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719</w:t>
            </w:r>
          </w:p>
        </w:tc>
        <w:tc>
          <w:tcPr>
            <w:tcW w:w="3280" w:type="dxa"/>
            <w:noWrap/>
            <w:hideMark/>
          </w:tcPr>
          <w:p w:rsidR="00345C4B" w:rsidRPr="00D732F9" w:rsidRDefault="00345C4B" w:rsidP="00066C57">
            <w:pPr>
              <w:rPr>
                <w:rFonts w:cs="Arial"/>
              </w:rPr>
            </w:pPr>
            <w:r w:rsidRPr="00D732F9">
              <w:rPr>
                <w:rFonts w:cs="Arial"/>
              </w:rPr>
              <w:t>159593</w:t>
            </w:r>
          </w:p>
        </w:tc>
        <w:tc>
          <w:tcPr>
            <w:tcW w:w="4876" w:type="dxa"/>
            <w:noWrap/>
            <w:hideMark/>
          </w:tcPr>
          <w:p w:rsidR="00345C4B" w:rsidRPr="00D732F9" w:rsidRDefault="00345C4B" w:rsidP="00066C57">
            <w:pPr>
              <w:rPr>
                <w:rFonts w:cs="Arial"/>
              </w:rPr>
            </w:pPr>
            <w:r w:rsidRPr="00D732F9">
              <w:rPr>
                <w:rFonts w:cs="Arial"/>
              </w:rPr>
              <w:t>F40A18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720</w:t>
            </w:r>
          </w:p>
        </w:tc>
        <w:tc>
          <w:tcPr>
            <w:tcW w:w="3280" w:type="dxa"/>
            <w:noWrap/>
            <w:hideMark/>
          </w:tcPr>
          <w:p w:rsidR="00345C4B" w:rsidRPr="00D732F9" w:rsidRDefault="00345C4B" w:rsidP="00066C57">
            <w:pPr>
              <w:rPr>
                <w:rFonts w:cs="Arial"/>
              </w:rPr>
            </w:pPr>
            <w:r w:rsidRPr="00D732F9">
              <w:rPr>
                <w:rFonts w:cs="Arial"/>
              </w:rPr>
              <w:t>149595</w:t>
            </w:r>
          </w:p>
        </w:tc>
        <w:tc>
          <w:tcPr>
            <w:tcW w:w="4876" w:type="dxa"/>
            <w:noWrap/>
            <w:hideMark/>
          </w:tcPr>
          <w:p w:rsidR="00345C4B" w:rsidRPr="00D732F9" w:rsidRDefault="00345C4B" w:rsidP="00066C57">
            <w:pPr>
              <w:rPr>
                <w:rFonts w:cs="Arial"/>
              </w:rPr>
            </w:pPr>
            <w:r w:rsidRPr="00D732F9">
              <w:rPr>
                <w:rFonts w:cs="Arial"/>
              </w:rPr>
              <w:t>F40A19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721</w:t>
            </w:r>
          </w:p>
        </w:tc>
        <w:tc>
          <w:tcPr>
            <w:tcW w:w="3280" w:type="dxa"/>
            <w:noWrap/>
            <w:hideMark/>
          </w:tcPr>
          <w:p w:rsidR="00345C4B" w:rsidRPr="00D732F9" w:rsidRDefault="00345C4B" w:rsidP="00066C57">
            <w:pPr>
              <w:rPr>
                <w:rFonts w:cs="Arial"/>
              </w:rPr>
            </w:pPr>
            <w:r w:rsidRPr="00D732F9">
              <w:rPr>
                <w:rFonts w:cs="Arial"/>
              </w:rPr>
              <w:t>169594</w:t>
            </w:r>
          </w:p>
        </w:tc>
        <w:tc>
          <w:tcPr>
            <w:tcW w:w="4876" w:type="dxa"/>
            <w:noWrap/>
            <w:hideMark/>
          </w:tcPr>
          <w:p w:rsidR="00345C4B" w:rsidRPr="00D732F9" w:rsidRDefault="00345C4B" w:rsidP="00066C57">
            <w:pPr>
              <w:rPr>
                <w:rFonts w:cs="Arial"/>
              </w:rPr>
            </w:pPr>
            <w:r w:rsidRPr="00D732F9">
              <w:rPr>
                <w:rFonts w:cs="Arial"/>
              </w:rPr>
              <w:t>F40A1A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722</w:t>
            </w:r>
          </w:p>
        </w:tc>
        <w:tc>
          <w:tcPr>
            <w:tcW w:w="3280" w:type="dxa"/>
            <w:noWrap/>
            <w:hideMark/>
          </w:tcPr>
          <w:p w:rsidR="00345C4B" w:rsidRPr="00D732F9" w:rsidRDefault="00345C4B" w:rsidP="00066C57">
            <w:pPr>
              <w:rPr>
                <w:rFonts w:cs="Arial"/>
              </w:rPr>
            </w:pPr>
            <w:r w:rsidRPr="00D732F9">
              <w:rPr>
                <w:rFonts w:cs="Arial"/>
              </w:rPr>
              <w:t>169696</w:t>
            </w:r>
          </w:p>
        </w:tc>
        <w:tc>
          <w:tcPr>
            <w:tcW w:w="4876" w:type="dxa"/>
            <w:noWrap/>
            <w:hideMark/>
          </w:tcPr>
          <w:p w:rsidR="00345C4B" w:rsidRPr="00D732F9" w:rsidRDefault="00345C4B" w:rsidP="00066C57">
            <w:pPr>
              <w:rPr>
                <w:rFonts w:cs="Arial"/>
              </w:rPr>
            </w:pPr>
            <w:r w:rsidRPr="00D732F9">
              <w:rPr>
                <w:rFonts w:cs="Arial"/>
              </w:rPr>
              <w:t>F40A1B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723</w:t>
            </w:r>
          </w:p>
        </w:tc>
        <w:tc>
          <w:tcPr>
            <w:tcW w:w="3280" w:type="dxa"/>
            <w:noWrap/>
            <w:hideMark/>
          </w:tcPr>
          <w:p w:rsidR="00345C4B" w:rsidRPr="00D732F9" w:rsidRDefault="00345C4B" w:rsidP="00066C57">
            <w:pPr>
              <w:rPr>
                <w:rFonts w:cs="Arial"/>
              </w:rPr>
            </w:pPr>
            <w:r w:rsidRPr="00D732F9">
              <w:rPr>
                <w:rFonts w:cs="Arial"/>
              </w:rPr>
              <w:t>189796</w:t>
            </w:r>
          </w:p>
        </w:tc>
        <w:tc>
          <w:tcPr>
            <w:tcW w:w="4876" w:type="dxa"/>
            <w:noWrap/>
            <w:hideMark/>
          </w:tcPr>
          <w:p w:rsidR="00345C4B" w:rsidRPr="00D732F9" w:rsidRDefault="00345C4B" w:rsidP="00066C57">
            <w:pPr>
              <w:rPr>
                <w:rFonts w:cs="Arial"/>
              </w:rPr>
            </w:pPr>
            <w:r w:rsidRPr="00D732F9">
              <w:rPr>
                <w:rFonts w:cs="Arial"/>
              </w:rPr>
              <w:t>F40A1C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724</w:t>
            </w:r>
          </w:p>
        </w:tc>
        <w:tc>
          <w:tcPr>
            <w:tcW w:w="3280" w:type="dxa"/>
            <w:noWrap/>
            <w:hideMark/>
          </w:tcPr>
          <w:p w:rsidR="00345C4B" w:rsidRPr="00D732F9" w:rsidRDefault="00345C4B" w:rsidP="00066C57">
            <w:pPr>
              <w:rPr>
                <w:rFonts w:cs="Arial"/>
              </w:rPr>
            </w:pPr>
            <w:r w:rsidRPr="00D732F9">
              <w:rPr>
                <w:rFonts w:cs="Arial"/>
              </w:rPr>
              <w:t>159697</w:t>
            </w:r>
          </w:p>
        </w:tc>
        <w:tc>
          <w:tcPr>
            <w:tcW w:w="4876" w:type="dxa"/>
            <w:noWrap/>
            <w:hideMark/>
          </w:tcPr>
          <w:p w:rsidR="00345C4B" w:rsidRPr="00D732F9" w:rsidRDefault="00345C4B" w:rsidP="00066C57">
            <w:pPr>
              <w:rPr>
                <w:rFonts w:cs="Arial"/>
              </w:rPr>
            </w:pPr>
            <w:r w:rsidRPr="00D732F9">
              <w:rPr>
                <w:rFonts w:cs="Arial"/>
              </w:rPr>
              <w:t>F40A1D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725</w:t>
            </w:r>
          </w:p>
        </w:tc>
        <w:tc>
          <w:tcPr>
            <w:tcW w:w="3280" w:type="dxa"/>
            <w:noWrap/>
            <w:hideMark/>
          </w:tcPr>
          <w:p w:rsidR="00345C4B" w:rsidRPr="00D732F9" w:rsidRDefault="00345C4B" w:rsidP="00066C57">
            <w:pPr>
              <w:rPr>
                <w:rFonts w:cs="Arial"/>
              </w:rPr>
            </w:pPr>
            <w:r w:rsidRPr="00D732F9">
              <w:rPr>
                <w:rFonts w:cs="Arial"/>
              </w:rPr>
              <w:t>179796</w:t>
            </w:r>
          </w:p>
        </w:tc>
        <w:tc>
          <w:tcPr>
            <w:tcW w:w="4876" w:type="dxa"/>
            <w:noWrap/>
            <w:hideMark/>
          </w:tcPr>
          <w:p w:rsidR="00345C4B" w:rsidRPr="00D732F9" w:rsidRDefault="00345C4B" w:rsidP="00066C57">
            <w:pPr>
              <w:rPr>
                <w:rFonts w:cs="Arial"/>
              </w:rPr>
            </w:pPr>
            <w:r w:rsidRPr="00D732F9">
              <w:rPr>
                <w:rFonts w:cs="Arial"/>
              </w:rPr>
              <w:t>F40A1E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726</w:t>
            </w:r>
          </w:p>
        </w:tc>
        <w:tc>
          <w:tcPr>
            <w:tcW w:w="3280" w:type="dxa"/>
            <w:noWrap/>
            <w:hideMark/>
          </w:tcPr>
          <w:p w:rsidR="00345C4B" w:rsidRPr="00D732F9" w:rsidRDefault="00345C4B" w:rsidP="00066C57">
            <w:pPr>
              <w:rPr>
                <w:rFonts w:cs="Arial"/>
              </w:rPr>
            </w:pPr>
            <w:r w:rsidRPr="00D732F9">
              <w:rPr>
                <w:rFonts w:cs="Arial"/>
              </w:rPr>
              <w:t>139496</w:t>
            </w:r>
          </w:p>
        </w:tc>
        <w:tc>
          <w:tcPr>
            <w:tcW w:w="4876" w:type="dxa"/>
            <w:noWrap/>
            <w:hideMark/>
          </w:tcPr>
          <w:p w:rsidR="00345C4B" w:rsidRPr="00D732F9" w:rsidRDefault="00345C4B" w:rsidP="00066C57">
            <w:pPr>
              <w:rPr>
                <w:rFonts w:cs="Arial"/>
              </w:rPr>
            </w:pPr>
            <w:r w:rsidRPr="00D732F9">
              <w:rPr>
                <w:rFonts w:cs="Arial"/>
              </w:rPr>
              <w:t>F40A1F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727</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F40A20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728</w:t>
            </w:r>
          </w:p>
        </w:tc>
        <w:tc>
          <w:tcPr>
            <w:tcW w:w="3280" w:type="dxa"/>
            <w:noWrap/>
            <w:hideMark/>
          </w:tcPr>
          <w:p w:rsidR="00345C4B" w:rsidRPr="00D732F9" w:rsidRDefault="00345C4B" w:rsidP="00066C57">
            <w:pPr>
              <w:rPr>
                <w:rFonts w:cs="Arial"/>
              </w:rPr>
            </w:pPr>
            <w:r w:rsidRPr="00D732F9">
              <w:rPr>
                <w:rFonts w:cs="Arial"/>
              </w:rPr>
              <w:t>129393</w:t>
            </w:r>
          </w:p>
        </w:tc>
        <w:tc>
          <w:tcPr>
            <w:tcW w:w="4876" w:type="dxa"/>
            <w:noWrap/>
            <w:hideMark/>
          </w:tcPr>
          <w:p w:rsidR="00345C4B" w:rsidRPr="00D732F9" w:rsidRDefault="00345C4B" w:rsidP="00066C57">
            <w:pPr>
              <w:rPr>
                <w:rFonts w:cs="Arial"/>
              </w:rPr>
            </w:pPr>
            <w:r w:rsidRPr="00D732F9">
              <w:rPr>
                <w:rFonts w:cs="Arial"/>
              </w:rPr>
              <w:t>F40A21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729</w:t>
            </w:r>
          </w:p>
        </w:tc>
        <w:tc>
          <w:tcPr>
            <w:tcW w:w="3280" w:type="dxa"/>
            <w:noWrap/>
            <w:hideMark/>
          </w:tcPr>
          <w:p w:rsidR="00345C4B" w:rsidRPr="00D732F9" w:rsidRDefault="00345C4B" w:rsidP="00066C57">
            <w:pPr>
              <w:rPr>
                <w:rFonts w:cs="Arial"/>
              </w:rPr>
            </w:pPr>
            <w:r w:rsidRPr="00D732F9">
              <w:rPr>
                <w:rFonts w:cs="Arial"/>
              </w:rPr>
              <w:t>149493</w:t>
            </w:r>
          </w:p>
        </w:tc>
        <w:tc>
          <w:tcPr>
            <w:tcW w:w="4876" w:type="dxa"/>
            <w:noWrap/>
            <w:hideMark/>
          </w:tcPr>
          <w:p w:rsidR="00345C4B" w:rsidRPr="00D732F9" w:rsidRDefault="00345C4B" w:rsidP="00066C57">
            <w:pPr>
              <w:rPr>
                <w:rFonts w:cs="Arial"/>
              </w:rPr>
            </w:pPr>
            <w:r w:rsidRPr="00D732F9">
              <w:rPr>
                <w:rFonts w:cs="Arial"/>
              </w:rPr>
              <w:t>F40A22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730</w:t>
            </w:r>
          </w:p>
        </w:tc>
        <w:tc>
          <w:tcPr>
            <w:tcW w:w="3280" w:type="dxa"/>
            <w:noWrap/>
            <w:hideMark/>
          </w:tcPr>
          <w:p w:rsidR="00345C4B" w:rsidRPr="00D732F9" w:rsidRDefault="00345C4B" w:rsidP="00066C57">
            <w:pPr>
              <w:rPr>
                <w:rFonts w:cs="Arial"/>
              </w:rPr>
            </w:pPr>
            <w:r w:rsidRPr="00D732F9">
              <w:rPr>
                <w:rFonts w:cs="Arial"/>
              </w:rPr>
              <w:t>149393</w:t>
            </w:r>
          </w:p>
        </w:tc>
        <w:tc>
          <w:tcPr>
            <w:tcW w:w="4876" w:type="dxa"/>
            <w:noWrap/>
            <w:hideMark/>
          </w:tcPr>
          <w:p w:rsidR="00345C4B" w:rsidRPr="00D732F9" w:rsidRDefault="00345C4B" w:rsidP="00066C57">
            <w:pPr>
              <w:rPr>
                <w:rFonts w:cs="Arial"/>
              </w:rPr>
            </w:pPr>
            <w:r w:rsidRPr="00D732F9">
              <w:rPr>
                <w:rFonts w:cs="Arial"/>
              </w:rPr>
              <w:t>F40A23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731</w:t>
            </w:r>
          </w:p>
        </w:tc>
        <w:tc>
          <w:tcPr>
            <w:tcW w:w="3280" w:type="dxa"/>
            <w:noWrap/>
            <w:hideMark/>
          </w:tcPr>
          <w:p w:rsidR="00345C4B" w:rsidRPr="00D732F9" w:rsidRDefault="00345C4B" w:rsidP="00066C57">
            <w:pPr>
              <w:rPr>
                <w:rFonts w:cs="Arial"/>
              </w:rPr>
            </w:pPr>
            <w:r w:rsidRPr="00D732F9">
              <w:rPr>
                <w:rFonts w:cs="Arial"/>
              </w:rPr>
              <w:t>139495</w:t>
            </w:r>
          </w:p>
        </w:tc>
        <w:tc>
          <w:tcPr>
            <w:tcW w:w="4876" w:type="dxa"/>
            <w:noWrap/>
            <w:hideMark/>
          </w:tcPr>
          <w:p w:rsidR="00345C4B" w:rsidRPr="00D732F9" w:rsidRDefault="00345C4B" w:rsidP="00066C57">
            <w:pPr>
              <w:rPr>
                <w:rFonts w:cs="Arial"/>
              </w:rPr>
            </w:pPr>
            <w:r w:rsidRPr="00D732F9">
              <w:rPr>
                <w:rFonts w:cs="Arial"/>
              </w:rPr>
              <w:t>F40A24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732</w:t>
            </w:r>
          </w:p>
        </w:tc>
        <w:tc>
          <w:tcPr>
            <w:tcW w:w="3280" w:type="dxa"/>
            <w:noWrap/>
            <w:hideMark/>
          </w:tcPr>
          <w:p w:rsidR="00345C4B" w:rsidRPr="00D732F9" w:rsidRDefault="00345C4B" w:rsidP="00066C57">
            <w:pPr>
              <w:rPr>
                <w:rFonts w:cs="Arial"/>
              </w:rPr>
            </w:pPr>
            <w:r w:rsidRPr="00D732F9">
              <w:rPr>
                <w:rFonts w:cs="Arial"/>
              </w:rPr>
              <w:t>149393</w:t>
            </w:r>
          </w:p>
        </w:tc>
        <w:tc>
          <w:tcPr>
            <w:tcW w:w="4876" w:type="dxa"/>
            <w:noWrap/>
            <w:hideMark/>
          </w:tcPr>
          <w:p w:rsidR="00345C4B" w:rsidRPr="00D732F9" w:rsidRDefault="00345C4B" w:rsidP="00066C57">
            <w:pPr>
              <w:rPr>
                <w:rFonts w:cs="Arial"/>
              </w:rPr>
            </w:pPr>
            <w:r w:rsidRPr="00D732F9">
              <w:rPr>
                <w:rFonts w:cs="Arial"/>
              </w:rPr>
              <w:t>F40A25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733</w:t>
            </w:r>
          </w:p>
        </w:tc>
        <w:tc>
          <w:tcPr>
            <w:tcW w:w="3280" w:type="dxa"/>
            <w:noWrap/>
            <w:hideMark/>
          </w:tcPr>
          <w:p w:rsidR="00345C4B" w:rsidRPr="00D732F9" w:rsidRDefault="00345C4B" w:rsidP="00066C57">
            <w:pPr>
              <w:rPr>
                <w:rFonts w:cs="Arial"/>
              </w:rPr>
            </w:pPr>
            <w:r w:rsidRPr="00D732F9">
              <w:rPr>
                <w:rFonts w:cs="Arial"/>
              </w:rPr>
              <w:t>129294</w:t>
            </w:r>
          </w:p>
        </w:tc>
        <w:tc>
          <w:tcPr>
            <w:tcW w:w="4876" w:type="dxa"/>
            <w:noWrap/>
            <w:hideMark/>
          </w:tcPr>
          <w:p w:rsidR="00345C4B" w:rsidRPr="00D732F9" w:rsidRDefault="00345C4B" w:rsidP="00066C57">
            <w:pPr>
              <w:rPr>
                <w:rFonts w:cs="Arial"/>
              </w:rPr>
            </w:pPr>
            <w:r w:rsidRPr="00D732F9">
              <w:rPr>
                <w:rFonts w:cs="Arial"/>
              </w:rPr>
              <w:t>F40A26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734</w:t>
            </w:r>
          </w:p>
        </w:tc>
        <w:tc>
          <w:tcPr>
            <w:tcW w:w="3280" w:type="dxa"/>
            <w:noWrap/>
            <w:hideMark/>
          </w:tcPr>
          <w:p w:rsidR="00345C4B" w:rsidRPr="00D732F9" w:rsidRDefault="00345C4B" w:rsidP="00066C57">
            <w:pPr>
              <w:rPr>
                <w:rFonts w:cs="Arial"/>
              </w:rPr>
            </w:pPr>
            <w:r w:rsidRPr="00D732F9">
              <w:rPr>
                <w:rFonts w:cs="Arial"/>
              </w:rPr>
              <w:t>119192</w:t>
            </w:r>
          </w:p>
        </w:tc>
        <w:tc>
          <w:tcPr>
            <w:tcW w:w="4876" w:type="dxa"/>
            <w:noWrap/>
            <w:hideMark/>
          </w:tcPr>
          <w:p w:rsidR="00345C4B" w:rsidRPr="00D732F9" w:rsidRDefault="00345C4B" w:rsidP="00066C57">
            <w:pPr>
              <w:rPr>
                <w:rFonts w:cs="Arial"/>
              </w:rPr>
            </w:pPr>
            <w:r w:rsidRPr="00D732F9">
              <w:rPr>
                <w:rFonts w:cs="Arial"/>
              </w:rPr>
              <w:t>F40A27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735</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F40A28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736</w:t>
            </w:r>
          </w:p>
        </w:tc>
        <w:tc>
          <w:tcPr>
            <w:tcW w:w="3280" w:type="dxa"/>
            <w:noWrap/>
            <w:hideMark/>
          </w:tcPr>
          <w:p w:rsidR="00345C4B" w:rsidRPr="00D732F9" w:rsidRDefault="00345C4B" w:rsidP="00066C57">
            <w:pPr>
              <w:rPr>
                <w:rFonts w:cs="Arial"/>
              </w:rPr>
            </w:pPr>
            <w:r w:rsidRPr="00D732F9">
              <w:rPr>
                <w:rFonts w:cs="Arial"/>
              </w:rPr>
              <w:t>0F8E8E</w:t>
            </w:r>
          </w:p>
        </w:tc>
        <w:tc>
          <w:tcPr>
            <w:tcW w:w="4876" w:type="dxa"/>
            <w:noWrap/>
            <w:hideMark/>
          </w:tcPr>
          <w:p w:rsidR="00345C4B" w:rsidRPr="00D732F9" w:rsidRDefault="00345C4B" w:rsidP="00066C57">
            <w:pPr>
              <w:rPr>
                <w:rFonts w:cs="Arial"/>
              </w:rPr>
            </w:pPr>
            <w:r w:rsidRPr="00D732F9">
              <w:rPr>
                <w:rFonts w:cs="Arial"/>
              </w:rPr>
              <w:t>F40A29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737</w:t>
            </w:r>
          </w:p>
        </w:tc>
        <w:tc>
          <w:tcPr>
            <w:tcW w:w="3280" w:type="dxa"/>
            <w:noWrap/>
            <w:hideMark/>
          </w:tcPr>
          <w:p w:rsidR="00345C4B" w:rsidRPr="00D732F9" w:rsidRDefault="00345C4B" w:rsidP="00066C57">
            <w:pPr>
              <w:rPr>
                <w:rFonts w:cs="Arial"/>
              </w:rPr>
            </w:pPr>
            <w:r w:rsidRPr="00D732F9">
              <w:rPr>
                <w:rFonts w:cs="Arial"/>
              </w:rPr>
              <w:t>0D8E8F</w:t>
            </w:r>
          </w:p>
        </w:tc>
        <w:tc>
          <w:tcPr>
            <w:tcW w:w="4876" w:type="dxa"/>
            <w:noWrap/>
            <w:hideMark/>
          </w:tcPr>
          <w:p w:rsidR="00345C4B" w:rsidRPr="00D732F9" w:rsidRDefault="00345C4B" w:rsidP="00066C57">
            <w:pPr>
              <w:rPr>
                <w:rFonts w:cs="Arial"/>
              </w:rPr>
            </w:pPr>
            <w:r w:rsidRPr="00D732F9">
              <w:rPr>
                <w:rFonts w:cs="Arial"/>
              </w:rPr>
              <w:t>F40A2A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738</w:t>
            </w:r>
          </w:p>
        </w:tc>
        <w:tc>
          <w:tcPr>
            <w:tcW w:w="3280" w:type="dxa"/>
            <w:noWrap/>
            <w:hideMark/>
          </w:tcPr>
          <w:p w:rsidR="00345C4B" w:rsidRPr="00D732F9" w:rsidRDefault="00345C4B" w:rsidP="00066C57">
            <w:pPr>
              <w:rPr>
                <w:rFonts w:cs="Arial"/>
              </w:rPr>
            </w:pPr>
            <w:r w:rsidRPr="00D732F9">
              <w:rPr>
                <w:rFonts w:cs="Arial"/>
              </w:rPr>
              <w:t>0E8E8D</w:t>
            </w:r>
          </w:p>
        </w:tc>
        <w:tc>
          <w:tcPr>
            <w:tcW w:w="4876" w:type="dxa"/>
            <w:noWrap/>
            <w:hideMark/>
          </w:tcPr>
          <w:p w:rsidR="00345C4B" w:rsidRPr="00D732F9" w:rsidRDefault="00345C4B" w:rsidP="00066C57">
            <w:pPr>
              <w:rPr>
                <w:rFonts w:cs="Arial"/>
              </w:rPr>
            </w:pPr>
            <w:r w:rsidRPr="00D732F9">
              <w:rPr>
                <w:rFonts w:cs="Arial"/>
              </w:rPr>
              <w:t>F40A2B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739</w:t>
            </w:r>
          </w:p>
        </w:tc>
        <w:tc>
          <w:tcPr>
            <w:tcW w:w="3280" w:type="dxa"/>
            <w:noWrap/>
            <w:hideMark/>
          </w:tcPr>
          <w:p w:rsidR="00345C4B" w:rsidRPr="00D732F9" w:rsidRDefault="00345C4B" w:rsidP="00066C57">
            <w:pPr>
              <w:rPr>
                <w:rFonts w:cs="Arial"/>
              </w:rPr>
            </w:pPr>
            <w:r w:rsidRPr="00D732F9">
              <w:rPr>
                <w:rFonts w:cs="Arial"/>
              </w:rPr>
              <w:t>0B8B8D</w:t>
            </w:r>
          </w:p>
        </w:tc>
        <w:tc>
          <w:tcPr>
            <w:tcW w:w="4876" w:type="dxa"/>
            <w:noWrap/>
            <w:hideMark/>
          </w:tcPr>
          <w:p w:rsidR="00345C4B" w:rsidRPr="00D732F9" w:rsidRDefault="00345C4B" w:rsidP="00066C57">
            <w:pPr>
              <w:rPr>
                <w:rFonts w:cs="Arial"/>
              </w:rPr>
            </w:pPr>
            <w:r w:rsidRPr="00D732F9">
              <w:rPr>
                <w:rFonts w:cs="Arial"/>
              </w:rPr>
              <w:t>F40A2C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740</w:t>
            </w:r>
          </w:p>
        </w:tc>
        <w:tc>
          <w:tcPr>
            <w:tcW w:w="3280" w:type="dxa"/>
            <w:noWrap/>
            <w:hideMark/>
          </w:tcPr>
          <w:p w:rsidR="00345C4B" w:rsidRPr="00D732F9" w:rsidRDefault="00345C4B" w:rsidP="00066C57">
            <w:pPr>
              <w:rPr>
                <w:rFonts w:cs="Arial"/>
              </w:rPr>
            </w:pPr>
            <w:r w:rsidRPr="00D732F9">
              <w:rPr>
                <w:rFonts w:cs="Arial"/>
              </w:rPr>
              <w:t>0B8B8B</w:t>
            </w:r>
          </w:p>
        </w:tc>
        <w:tc>
          <w:tcPr>
            <w:tcW w:w="4876" w:type="dxa"/>
            <w:noWrap/>
            <w:hideMark/>
          </w:tcPr>
          <w:p w:rsidR="00345C4B" w:rsidRPr="00D732F9" w:rsidRDefault="00345C4B" w:rsidP="00066C57">
            <w:pPr>
              <w:rPr>
                <w:rFonts w:cs="Arial"/>
              </w:rPr>
            </w:pPr>
            <w:r w:rsidRPr="00D732F9">
              <w:rPr>
                <w:rFonts w:cs="Arial"/>
              </w:rPr>
              <w:t>F40A2D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741</w:t>
            </w:r>
          </w:p>
        </w:tc>
        <w:tc>
          <w:tcPr>
            <w:tcW w:w="3280" w:type="dxa"/>
            <w:noWrap/>
            <w:hideMark/>
          </w:tcPr>
          <w:p w:rsidR="00345C4B" w:rsidRPr="00D732F9" w:rsidRDefault="00345C4B" w:rsidP="00066C57">
            <w:pPr>
              <w:rPr>
                <w:rFonts w:cs="Arial"/>
              </w:rPr>
            </w:pPr>
            <w:r w:rsidRPr="00D732F9">
              <w:rPr>
                <w:rFonts w:cs="Arial"/>
              </w:rPr>
              <w:t>09898A</w:t>
            </w:r>
          </w:p>
        </w:tc>
        <w:tc>
          <w:tcPr>
            <w:tcW w:w="4876" w:type="dxa"/>
            <w:noWrap/>
            <w:hideMark/>
          </w:tcPr>
          <w:p w:rsidR="00345C4B" w:rsidRPr="00D732F9" w:rsidRDefault="00345C4B" w:rsidP="00066C57">
            <w:pPr>
              <w:rPr>
                <w:rFonts w:cs="Arial"/>
              </w:rPr>
            </w:pPr>
            <w:r w:rsidRPr="00D732F9">
              <w:rPr>
                <w:rFonts w:cs="Arial"/>
              </w:rPr>
              <w:t>F40A2E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742</w:t>
            </w:r>
          </w:p>
        </w:tc>
        <w:tc>
          <w:tcPr>
            <w:tcW w:w="3280" w:type="dxa"/>
            <w:noWrap/>
            <w:hideMark/>
          </w:tcPr>
          <w:p w:rsidR="00345C4B" w:rsidRPr="00D732F9" w:rsidRDefault="00345C4B" w:rsidP="00066C57">
            <w:pPr>
              <w:rPr>
                <w:rFonts w:cs="Arial"/>
              </w:rPr>
            </w:pPr>
            <w:r w:rsidRPr="00D732F9">
              <w:rPr>
                <w:rFonts w:cs="Arial"/>
              </w:rPr>
              <w:t>078889</w:t>
            </w:r>
          </w:p>
        </w:tc>
        <w:tc>
          <w:tcPr>
            <w:tcW w:w="4876" w:type="dxa"/>
            <w:noWrap/>
            <w:hideMark/>
          </w:tcPr>
          <w:p w:rsidR="00345C4B" w:rsidRPr="00D732F9" w:rsidRDefault="00345C4B" w:rsidP="00066C57">
            <w:pPr>
              <w:rPr>
                <w:rFonts w:cs="Arial"/>
              </w:rPr>
            </w:pPr>
            <w:r w:rsidRPr="00D732F9">
              <w:rPr>
                <w:rFonts w:cs="Arial"/>
              </w:rPr>
              <w:t>F40A2F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743</w:t>
            </w:r>
          </w:p>
        </w:tc>
        <w:tc>
          <w:tcPr>
            <w:tcW w:w="3280" w:type="dxa"/>
            <w:noWrap/>
            <w:hideMark/>
          </w:tcPr>
          <w:p w:rsidR="00345C4B" w:rsidRPr="00D732F9" w:rsidRDefault="00345C4B" w:rsidP="00066C57">
            <w:pPr>
              <w:rPr>
                <w:rFonts w:cs="Arial"/>
              </w:rPr>
            </w:pPr>
            <w:r w:rsidRPr="00D732F9">
              <w:rPr>
                <w:rFonts w:cs="Arial"/>
              </w:rPr>
              <w:t>068787</w:t>
            </w:r>
          </w:p>
        </w:tc>
        <w:tc>
          <w:tcPr>
            <w:tcW w:w="4876" w:type="dxa"/>
            <w:noWrap/>
            <w:hideMark/>
          </w:tcPr>
          <w:p w:rsidR="00345C4B" w:rsidRPr="00D732F9" w:rsidRDefault="00345C4B" w:rsidP="00066C57">
            <w:pPr>
              <w:rPr>
                <w:rFonts w:cs="Arial"/>
              </w:rPr>
            </w:pPr>
            <w:r w:rsidRPr="00D732F9">
              <w:rPr>
                <w:rFonts w:cs="Arial"/>
              </w:rPr>
              <w:t>F40A30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744</w:t>
            </w:r>
          </w:p>
        </w:tc>
        <w:tc>
          <w:tcPr>
            <w:tcW w:w="3280" w:type="dxa"/>
            <w:noWrap/>
            <w:hideMark/>
          </w:tcPr>
          <w:p w:rsidR="00345C4B" w:rsidRPr="00D732F9" w:rsidRDefault="00345C4B" w:rsidP="00066C57">
            <w:pPr>
              <w:rPr>
                <w:rFonts w:cs="Arial"/>
              </w:rPr>
            </w:pPr>
            <w:r w:rsidRPr="00D732F9">
              <w:rPr>
                <w:rFonts w:cs="Arial"/>
              </w:rPr>
              <w:t>068685</w:t>
            </w:r>
          </w:p>
        </w:tc>
        <w:tc>
          <w:tcPr>
            <w:tcW w:w="4876" w:type="dxa"/>
            <w:noWrap/>
            <w:hideMark/>
          </w:tcPr>
          <w:p w:rsidR="00345C4B" w:rsidRPr="00D732F9" w:rsidRDefault="00345C4B" w:rsidP="00066C57">
            <w:pPr>
              <w:rPr>
                <w:rFonts w:cs="Arial"/>
              </w:rPr>
            </w:pPr>
            <w:r w:rsidRPr="00D732F9">
              <w:rPr>
                <w:rFonts w:cs="Arial"/>
              </w:rPr>
              <w:t>F40A31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745</w:t>
            </w:r>
          </w:p>
        </w:tc>
        <w:tc>
          <w:tcPr>
            <w:tcW w:w="3280" w:type="dxa"/>
            <w:noWrap/>
            <w:hideMark/>
          </w:tcPr>
          <w:p w:rsidR="00345C4B" w:rsidRPr="00D732F9" w:rsidRDefault="00345C4B" w:rsidP="00066C57">
            <w:pPr>
              <w:rPr>
                <w:rFonts w:cs="Arial"/>
              </w:rPr>
            </w:pPr>
            <w:r w:rsidRPr="00D732F9">
              <w:rPr>
                <w:rFonts w:cs="Arial"/>
              </w:rPr>
              <w:t>058585</w:t>
            </w:r>
          </w:p>
        </w:tc>
        <w:tc>
          <w:tcPr>
            <w:tcW w:w="4876" w:type="dxa"/>
            <w:noWrap/>
            <w:hideMark/>
          </w:tcPr>
          <w:p w:rsidR="00345C4B" w:rsidRPr="00D732F9" w:rsidRDefault="00345C4B" w:rsidP="00066C57">
            <w:pPr>
              <w:rPr>
                <w:rFonts w:cs="Arial"/>
              </w:rPr>
            </w:pPr>
            <w:r w:rsidRPr="00D732F9">
              <w:rPr>
                <w:rFonts w:cs="Arial"/>
              </w:rPr>
              <w:t>F40A32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746</w:t>
            </w:r>
          </w:p>
        </w:tc>
        <w:tc>
          <w:tcPr>
            <w:tcW w:w="3280" w:type="dxa"/>
            <w:noWrap/>
            <w:hideMark/>
          </w:tcPr>
          <w:p w:rsidR="00345C4B" w:rsidRPr="00D732F9" w:rsidRDefault="00345C4B" w:rsidP="00066C57">
            <w:pPr>
              <w:rPr>
                <w:rFonts w:cs="Arial"/>
              </w:rPr>
            </w:pPr>
            <w:r w:rsidRPr="00D732F9">
              <w:rPr>
                <w:rFonts w:cs="Arial"/>
              </w:rPr>
              <w:t>058584</w:t>
            </w:r>
          </w:p>
        </w:tc>
        <w:tc>
          <w:tcPr>
            <w:tcW w:w="4876" w:type="dxa"/>
            <w:noWrap/>
            <w:hideMark/>
          </w:tcPr>
          <w:p w:rsidR="00345C4B" w:rsidRPr="00D732F9" w:rsidRDefault="00345C4B" w:rsidP="00066C57">
            <w:pPr>
              <w:rPr>
                <w:rFonts w:cs="Arial"/>
              </w:rPr>
            </w:pPr>
            <w:r w:rsidRPr="00D732F9">
              <w:rPr>
                <w:rFonts w:cs="Arial"/>
              </w:rPr>
              <w:t>F40A33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747</w:t>
            </w:r>
          </w:p>
        </w:tc>
        <w:tc>
          <w:tcPr>
            <w:tcW w:w="3280" w:type="dxa"/>
            <w:noWrap/>
            <w:hideMark/>
          </w:tcPr>
          <w:p w:rsidR="00345C4B" w:rsidRPr="00D732F9" w:rsidRDefault="00345C4B" w:rsidP="00066C57">
            <w:pPr>
              <w:rPr>
                <w:rFonts w:cs="Arial"/>
              </w:rPr>
            </w:pPr>
            <w:r w:rsidRPr="00D732F9">
              <w:rPr>
                <w:rFonts w:cs="Arial"/>
              </w:rPr>
              <w:t>038484</w:t>
            </w:r>
          </w:p>
        </w:tc>
        <w:tc>
          <w:tcPr>
            <w:tcW w:w="4876" w:type="dxa"/>
            <w:noWrap/>
            <w:hideMark/>
          </w:tcPr>
          <w:p w:rsidR="00345C4B" w:rsidRPr="00D732F9" w:rsidRDefault="00345C4B" w:rsidP="00066C57">
            <w:pPr>
              <w:rPr>
                <w:rFonts w:cs="Arial"/>
              </w:rPr>
            </w:pPr>
            <w:r w:rsidRPr="00D732F9">
              <w:rPr>
                <w:rFonts w:cs="Arial"/>
              </w:rPr>
              <w:t>F40A34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748</w:t>
            </w:r>
          </w:p>
        </w:tc>
        <w:tc>
          <w:tcPr>
            <w:tcW w:w="3280" w:type="dxa"/>
            <w:noWrap/>
            <w:hideMark/>
          </w:tcPr>
          <w:p w:rsidR="00345C4B" w:rsidRPr="00D732F9" w:rsidRDefault="00345C4B" w:rsidP="00066C57">
            <w:pPr>
              <w:rPr>
                <w:rFonts w:cs="Arial"/>
              </w:rPr>
            </w:pPr>
            <w:r w:rsidRPr="00D732F9">
              <w:rPr>
                <w:rFonts w:cs="Arial"/>
              </w:rPr>
              <w:t>028182</w:t>
            </w:r>
          </w:p>
        </w:tc>
        <w:tc>
          <w:tcPr>
            <w:tcW w:w="4876" w:type="dxa"/>
            <w:noWrap/>
            <w:hideMark/>
          </w:tcPr>
          <w:p w:rsidR="00345C4B" w:rsidRPr="00D732F9" w:rsidRDefault="00345C4B" w:rsidP="00066C57">
            <w:pPr>
              <w:rPr>
                <w:rFonts w:cs="Arial"/>
              </w:rPr>
            </w:pPr>
            <w:r w:rsidRPr="00D732F9">
              <w:rPr>
                <w:rFonts w:cs="Arial"/>
              </w:rPr>
              <w:t>F40A35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749</w:t>
            </w:r>
          </w:p>
        </w:tc>
        <w:tc>
          <w:tcPr>
            <w:tcW w:w="3280" w:type="dxa"/>
            <w:noWrap/>
            <w:hideMark/>
          </w:tcPr>
          <w:p w:rsidR="00345C4B" w:rsidRPr="00D732F9" w:rsidRDefault="00345C4B" w:rsidP="00066C57">
            <w:pPr>
              <w:rPr>
                <w:rFonts w:cs="Arial"/>
              </w:rPr>
            </w:pPr>
            <w:r w:rsidRPr="00D732F9">
              <w:rPr>
                <w:rFonts w:cs="Arial"/>
              </w:rPr>
              <w:t>008182</w:t>
            </w:r>
          </w:p>
        </w:tc>
        <w:tc>
          <w:tcPr>
            <w:tcW w:w="4876" w:type="dxa"/>
            <w:noWrap/>
            <w:hideMark/>
          </w:tcPr>
          <w:p w:rsidR="00345C4B" w:rsidRPr="00D732F9" w:rsidRDefault="00345C4B" w:rsidP="00066C57">
            <w:pPr>
              <w:rPr>
                <w:rFonts w:cs="Arial"/>
              </w:rPr>
            </w:pPr>
            <w:r w:rsidRPr="00D732F9">
              <w:rPr>
                <w:rFonts w:cs="Arial"/>
              </w:rPr>
              <w:t>F40A36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750</w:t>
            </w:r>
          </w:p>
        </w:tc>
        <w:tc>
          <w:tcPr>
            <w:tcW w:w="3280" w:type="dxa"/>
            <w:noWrap/>
            <w:hideMark/>
          </w:tcPr>
          <w:p w:rsidR="00345C4B" w:rsidRPr="00D732F9" w:rsidRDefault="00345C4B" w:rsidP="00066C57">
            <w:pPr>
              <w:rPr>
                <w:rFonts w:cs="Arial"/>
              </w:rPr>
            </w:pPr>
            <w:r w:rsidRPr="00D732F9">
              <w:rPr>
                <w:rFonts w:cs="Arial"/>
              </w:rPr>
              <w:t>FF8080</w:t>
            </w:r>
          </w:p>
        </w:tc>
        <w:tc>
          <w:tcPr>
            <w:tcW w:w="4876" w:type="dxa"/>
            <w:noWrap/>
            <w:hideMark/>
          </w:tcPr>
          <w:p w:rsidR="00345C4B" w:rsidRPr="00D732F9" w:rsidRDefault="00345C4B" w:rsidP="00066C57">
            <w:pPr>
              <w:rPr>
                <w:rFonts w:cs="Arial"/>
              </w:rPr>
            </w:pPr>
            <w:r w:rsidRPr="00D732F9">
              <w:rPr>
                <w:rFonts w:cs="Arial"/>
              </w:rPr>
              <w:t>F40A37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751</w:t>
            </w:r>
          </w:p>
        </w:tc>
        <w:tc>
          <w:tcPr>
            <w:tcW w:w="3280" w:type="dxa"/>
            <w:noWrap/>
            <w:hideMark/>
          </w:tcPr>
          <w:p w:rsidR="00345C4B" w:rsidRPr="00D732F9" w:rsidRDefault="00345C4B" w:rsidP="00066C57">
            <w:pPr>
              <w:rPr>
                <w:rFonts w:cs="Arial"/>
              </w:rPr>
            </w:pPr>
            <w:r w:rsidRPr="00D732F9">
              <w:rPr>
                <w:rFonts w:cs="Arial"/>
              </w:rPr>
              <w:t>FF7E7E</w:t>
            </w:r>
          </w:p>
        </w:tc>
        <w:tc>
          <w:tcPr>
            <w:tcW w:w="4876" w:type="dxa"/>
            <w:noWrap/>
            <w:hideMark/>
          </w:tcPr>
          <w:p w:rsidR="00345C4B" w:rsidRPr="00D732F9" w:rsidRDefault="00345C4B" w:rsidP="00066C57">
            <w:pPr>
              <w:rPr>
                <w:rFonts w:cs="Arial"/>
              </w:rPr>
            </w:pPr>
            <w:r w:rsidRPr="00D732F9">
              <w:rPr>
                <w:rFonts w:cs="Arial"/>
              </w:rPr>
              <w:t>F40A38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752</w:t>
            </w:r>
          </w:p>
        </w:tc>
        <w:tc>
          <w:tcPr>
            <w:tcW w:w="3280" w:type="dxa"/>
            <w:noWrap/>
            <w:hideMark/>
          </w:tcPr>
          <w:p w:rsidR="00345C4B" w:rsidRPr="00D732F9" w:rsidRDefault="00345C4B" w:rsidP="00066C57">
            <w:pPr>
              <w:rPr>
                <w:rFonts w:cs="Arial"/>
              </w:rPr>
            </w:pPr>
            <w:r w:rsidRPr="00D732F9">
              <w:rPr>
                <w:rFonts w:cs="Arial"/>
              </w:rPr>
              <w:t>FC7D7E</w:t>
            </w:r>
          </w:p>
        </w:tc>
        <w:tc>
          <w:tcPr>
            <w:tcW w:w="4876" w:type="dxa"/>
            <w:noWrap/>
            <w:hideMark/>
          </w:tcPr>
          <w:p w:rsidR="00345C4B" w:rsidRPr="00D732F9" w:rsidRDefault="00345C4B" w:rsidP="00066C57">
            <w:pPr>
              <w:rPr>
                <w:rFonts w:cs="Arial"/>
              </w:rPr>
            </w:pPr>
            <w:r w:rsidRPr="00D732F9">
              <w:rPr>
                <w:rFonts w:cs="Arial"/>
              </w:rPr>
              <w:t>F40A39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753</w:t>
            </w:r>
          </w:p>
        </w:tc>
        <w:tc>
          <w:tcPr>
            <w:tcW w:w="3280" w:type="dxa"/>
            <w:noWrap/>
            <w:hideMark/>
          </w:tcPr>
          <w:p w:rsidR="00345C4B" w:rsidRPr="00D732F9" w:rsidRDefault="00345C4B" w:rsidP="00066C57">
            <w:pPr>
              <w:rPr>
                <w:rFonts w:cs="Arial"/>
              </w:rPr>
            </w:pPr>
            <w:r w:rsidRPr="00D732F9">
              <w:rPr>
                <w:rFonts w:cs="Arial"/>
              </w:rPr>
              <w:t>FC7C7C</w:t>
            </w:r>
          </w:p>
        </w:tc>
        <w:tc>
          <w:tcPr>
            <w:tcW w:w="4876" w:type="dxa"/>
            <w:noWrap/>
            <w:hideMark/>
          </w:tcPr>
          <w:p w:rsidR="00345C4B" w:rsidRPr="00D732F9" w:rsidRDefault="00345C4B" w:rsidP="00066C57">
            <w:pPr>
              <w:rPr>
                <w:rFonts w:cs="Arial"/>
              </w:rPr>
            </w:pPr>
            <w:r w:rsidRPr="00D732F9">
              <w:rPr>
                <w:rFonts w:cs="Arial"/>
              </w:rPr>
              <w:t>F40A3A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754</w:t>
            </w:r>
          </w:p>
        </w:tc>
        <w:tc>
          <w:tcPr>
            <w:tcW w:w="3280" w:type="dxa"/>
            <w:noWrap/>
            <w:hideMark/>
          </w:tcPr>
          <w:p w:rsidR="00345C4B" w:rsidRPr="00D732F9" w:rsidRDefault="00345C4B" w:rsidP="00066C57">
            <w:pPr>
              <w:rPr>
                <w:rFonts w:cs="Arial"/>
              </w:rPr>
            </w:pPr>
            <w:r w:rsidRPr="00D732F9">
              <w:rPr>
                <w:rFonts w:cs="Arial"/>
              </w:rPr>
              <w:t>F97A7B</w:t>
            </w:r>
          </w:p>
        </w:tc>
        <w:tc>
          <w:tcPr>
            <w:tcW w:w="4876" w:type="dxa"/>
            <w:noWrap/>
            <w:hideMark/>
          </w:tcPr>
          <w:p w:rsidR="00345C4B" w:rsidRPr="00D732F9" w:rsidRDefault="00345C4B" w:rsidP="00066C57">
            <w:pPr>
              <w:rPr>
                <w:rFonts w:cs="Arial"/>
              </w:rPr>
            </w:pPr>
            <w:r w:rsidRPr="00D732F9">
              <w:rPr>
                <w:rFonts w:cs="Arial"/>
              </w:rPr>
              <w:t>F40A3B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755</w:t>
            </w:r>
          </w:p>
        </w:tc>
        <w:tc>
          <w:tcPr>
            <w:tcW w:w="3280" w:type="dxa"/>
            <w:noWrap/>
            <w:hideMark/>
          </w:tcPr>
          <w:p w:rsidR="00345C4B" w:rsidRPr="00D732F9" w:rsidRDefault="00345C4B" w:rsidP="00066C57">
            <w:pPr>
              <w:rPr>
                <w:rFonts w:cs="Arial"/>
              </w:rPr>
            </w:pPr>
            <w:r w:rsidRPr="00D732F9">
              <w:rPr>
                <w:rFonts w:cs="Arial"/>
              </w:rPr>
              <w:t>F97A7A</w:t>
            </w:r>
          </w:p>
        </w:tc>
        <w:tc>
          <w:tcPr>
            <w:tcW w:w="4876" w:type="dxa"/>
            <w:noWrap/>
            <w:hideMark/>
          </w:tcPr>
          <w:p w:rsidR="00345C4B" w:rsidRPr="00D732F9" w:rsidRDefault="00345C4B" w:rsidP="00066C57">
            <w:pPr>
              <w:rPr>
                <w:rFonts w:cs="Arial"/>
              </w:rPr>
            </w:pPr>
            <w:r w:rsidRPr="00D732F9">
              <w:rPr>
                <w:rFonts w:cs="Arial"/>
              </w:rPr>
              <w:t>F40A3C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756</w:t>
            </w:r>
          </w:p>
        </w:tc>
        <w:tc>
          <w:tcPr>
            <w:tcW w:w="3280" w:type="dxa"/>
            <w:noWrap/>
            <w:hideMark/>
          </w:tcPr>
          <w:p w:rsidR="00345C4B" w:rsidRPr="00D732F9" w:rsidRDefault="00345C4B" w:rsidP="00066C57">
            <w:pPr>
              <w:rPr>
                <w:rFonts w:cs="Arial"/>
              </w:rPr>
            </w:pPr>
            <w:r w:rsidRPr="00D732F9">
              <w:rPr>
                <w:rFonts w:cs="Arial"/>
              </w:rPr>
              <w:t>F97A79</w:t>
            </w:r>
          </w:p>
        </w:tc>
        <w:tc>
          <w:tcPr>
            <w:tcW w:w="4876" w:type="dxa"/>
            <w:noWrap/>
            <w:hideMark/>
          </w:tcPr>
          <w:p w:rsidR="00345C4B" w:rsidRPr="00D732F9" w:rsidRDefault="00345C4B" w:rsidP="00066C57">
            <w:pPr>
              <w:rPr>
                <w:rFonts w:cs="Arial"/>
              </w:rPr>
            </w:pPr>
            <w:r w:rsidRPr="00D732F9">
              <w:rPr>
                <w:rFonts w:cs="Arial"/>
              </w:rPr>
              <w:t>F40A3D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757</w:t>
            </w:r>
          </w:p>
        </w:tc>
        <w:tc>
          <w:tcPr>
            <w:tcW w:w="3280" w:type="dxa"/>
            <w:noWrap/>
            <w:hideMark/>
          </w:tcPr>
          <w:p w:rsidR="00345C4B" w:rsidRPr="00D732F9" w:rsidRDefault="00345C4B" w:rsidP="00066C57">
            <w:pPr>
              <w:rPr>
                <w:rFonts w:cs="Arial"/>
              </w:rPr>
            </w:pPr>
            <w:r w:rsidRPr="00D732F9">
              <w:rPr>
                <w:rFonts w:cs="Arial"/>
              </w:rPr>
              <w:t>F87878</w:t>
            </w:r>
          </w:p>
        </w:tc>
        <w:tc>
          <w:tcPr>
            <w:tcW w:w="4876" w:type="dxa"/>
            <w:noWrap/>
            <w:hideMark/>
          </w:tcPr>
          <w:p w:rsidR="00345C4B" w:rsidRPr="00D732F9" w:rsidRDefault="00345C4B" w:rsidP="00066C57">
            <w:pPr>
              <w:rPr>
                <w:rFonts w:cs="Arial"/>
              </w:rPr>
            </w:pPr>
            <w:r w:rsidRPr="00D732F9">
              <w:rPr>
                <w:rFonts w:cs="Arial"/>
              </w:rPr>
              <w:t>F40A3E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758</w:t>
            </w:r>
          </w:p>
        </w:tc>
        <w:tc>
          <w:tcPr>
            <w:tcW w:w="3280" w:type="dxa"/>
            <w:noWrap/>
            <w:hideMark/>
          </w:tcPr>
          <w:p w:rsidR="00345C4B" w:rsidRPr="00D732F9" w:rsidRDefault="00345C4B" w:rsidP="00066C57">
            <w:pPr>
              <w:rPr>
                <w:rFonts w:cs="Arial"/>
              </w:rPr>
            </w:pPr>
            <w:r w:rsidRPr="00D732F9">
              <w:rPr>
                <w:rFonts w:cs="Arial"/>
              </w:rPr>
              <w:t>F77778</w:t>
            </w:r>
          </w:p>
        </w:tc>
        <w:tc>
          <w:tcPr>
            <w:tcW w:w="4876" w:type="dxa"/>
            <w:noWrap/>
            <w:hideMark/>
          </w:tcPr>
          <w:p w:rsidR="00345C4B" w:rsidRPr="00D732F9" w:rsidRDefault="00345C4B" w:rsidP="00066C57">
            <w:pPr>
              <w:rPr>
                <w:rFonts w:cs="Arial"/>
              </w:rPr>
            </w:pPr>
            <w:r w:rsidRPr="00D732F9">
              <w:rPr>
                <w:rFonts w:cs="Arial"/>
              </w:rPr>
              <w:t>F40A3F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759</w:t>
            </w:r>
          </w:p>
        </w:tc>
        <w:tc>
          <w:tcPr>
            <w:tcW w:w="3280" w:type="dxa"/>
            <w:noWrap/>
            <w:hideMark/>
          </w:tcPr>
          <w:p w:rsidR="00345C4B" w:rsidRPr="00D732F9" w:rsidRDefault="00345C4B" w:rsidP="00066C57">
            <w:pPr>
              <w:rPr>
                <w:rFonts w:cs="Arial"/>
              </w:rPr>
            </w:pPr>
            <w:r w:rsidRPr="00D732F9">
              <w:rPr>
                <w:rFonts w:cs="Arial"/>
              </w:rPr>
              <w:t>F67777</w:t>
            </w:r>
          </w:p>
        </w:tc>
        <w:tc>
          <w:tcPr>
            <w:tcW w:w="4876" w:type="dxa"/>
            <w:noWrap/>
            <w:hideMark/>
          </w:tcPr>
          <w:p w:rsidR="00345C4B" w:rsidRPr="00D732F9" w:rsidRDefault="00345C4B" w:rsidP="00066C57">
            <w:pPr>
              <w:rPr>
                <w:rFonts w:cs="Arial"/>
              </w:rPr>
            </w:pPr>
            <w:r w:rsidRPr="00D732F9">
              <w:rPr>
                <w:rFonts w:cs="Arial"/>
              </w:rPr>
              <w:t>F40A40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760</w:t>
            </w:r>
          </w:p>
        </w:tc>
        <w:tc>
          <w:tcPr>
            <w:tcW w:w="3280" w:type="dxa"/>
            <w:noWrap/>
            <w:hideMark/>
          </w:tcPr>
          <w:p w:rsidR="00345C4B" w:rsidRPr="00D732F9" w:rsidRDefault="00345C4B" w:rsidP="00066C57">
            <w:pPr>
              <w:rPr>
                <w:rFonts w:cs="Arial"/>
              </w:rPr>
            </w:pPr>
            <w:r w:rsidRPr="00D732F9">
              <w:rPr>
                <w:rFonts w:cs="Arial"/>
              </w:rPr>
              <w:t>F57676</w:t>
            </w:r>
          </w:p>
        </w:tc>
        <w:tc>
          <w:tcPr>
            <w:tcW w:w="4876" w:type="dxa"/>
            <w:noWrap/>
            <w:hideMark/>
          </w:tcPr>
          <w:p w:rsidR="00345C4B" w:rsidRPr="00D732F9" w:rsidRDefault="00345C4B" w:rsidP="00066C57">
            <w:pPr>
              <w:rPr>
                <w:rFonts w:cs="Arial"/>
              </w:rPr>
            </w:pPr>
            <w:r w:rsidRPr="00D732F9">
              <w:rPr>
                <w:rFonts w:cs="Arial"/>
              </w:rPr>
              <w:t>F40A41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761</w:t>
            </w:r>
          </w:p>
        </w:tc>
        <w:tc>
          <w:tcPr>
            <w:tcW w:w="3280" w:type="dxa"/>
            <w:noWrap/>
            <w:hideMark/>
          </w:tcPr>
          <w:p w:rsidR="00345C4B" w:rsidRPr="00D732F9" w:rsidRDefault="00345C4B" w:rsidP="00066C57">
            <w:pPr>
              <w:rPr>
                <w:rFonts w:cs="Arial"/>
              </w:rPr>
            </w:pPr>
            <w:r w:rsidRPr="00D732F9">
              <w:rPr>
                <w:rFonts w:cs="Arial"/>
              </w:rPr>
              <w:t>F57474</w:t>
            </w:r>
          </w:p>
        </w:tc>
        <w:tc>
          <w:tcPr>
            <w:tcW w:w="4876" w:type="dxa"/>
            <w:noWrap/>
            <w:hideMark/>
          </w:tcPr>
          <w:p w:rsidR="00345C4B" w:rsidRPr="00D732F9" w:rsidRDefault="00345C4B" w:rsidP="00066C57">
            <w:pPr>
              <w:rPr>
                <w:rFonts w:cs="Arial"/>
              </w:rPr>
            </w:pPr>
            <w:r w:rsidRPr="00D732F9">
              <w:rPr>
                <w:rFonts w:cs="Arial"/>
              </w:rPr>
              <w:t>F40A42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762</w:t>
            </w:r>
          </w:p>
        </w:tc>
        <w:tc>
          <w:tcPr>
            <w:tcW w:w="3280" w:type="dxa"/>
            <w:noWrap/>
            <w:hideMark/>
          </w:tcPr>
          <w:p w:rsidR="00345C4B" w:rsidRPr="00D732F9" w:rsidRDefault="00345C4B" w:rsidP="00066C57">
            <w:pPr>
              <w:rPr>
                <w:rFonts w:cs="Arial"/>
              </w:rPr>
            </w:pPr>
            <w:r w:rsidRPr="00D732F9">
              <w:rPr>
                <w:rFonts w:cs="Arial"/>
              </w:rPr>
              <w:t>F47575</w:t>
            </w:r>
          </w:p>
        </w:tc>
        <w:tc>
          <w:tcPr>
            <w:tcW w:w="4876" w:type="dxa"/>
            <w:noWrap/>
            <w:hideMark/>
          </w:tcPr>
          <w:p w:rsidR="00345C4B" w:rsidRPr="00D732F9" w:rsidRDefault="00345C4B" w:rsidP="00066C57">
            <w:pPr>
              <w:rPr>
                <w:rFonts w:cs="Arial"/>
              </w:rPr>
            </w:pPr>
            <w:r w:rsidRPr="00D732F9">
              <w:rPr>
                <w:rFonts w:cs="Arial"/>
              </w:rPr>
              <w:t>F40A43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763</w:t>
            </w:r>
          </w:p>
        </w:tc>
        <w:tc>
          <w:tcPr>
            <w:tcW w:w="3280" w:type="dxa"/>
            <w:noWrap/>
            <w:hideMark/>
          </w:tcPr>
          <w:p w:rsidR="00345C4B" w:rsidRPr="00D732F9" w:rsidRDefault="00345C4B" w:rsidP="00066C57">
            <w:pPr>
              <w:rPr>
                <w:rFonts w:cs="Arial"/>
              </w:rPr>
            </w:pPr>
            <w:r w:rsidRPr="00D732F9">
              <w:rPr>
                <w:rFonts w:cs="Arial"/>
              </w:rPr>
              <w:t>F47373</w:t>
            </w:r>
          </w:p>
        </w:tc>
        <w:tc>
          <w:tcPr>
            <w:tcW w:w="4876" w:type="dxa"/>
            <w:noWrap/>
            <w:hideMark/>
          </w:tcPr>
          <w:p w:rsidR="00345C4B" w:rsidRPr="00D732F9" w:rsidRDefault="00345C4B" w:rsidP="00066C57">
            <w:pPr>
              <w:rPr>
                <w:rFonts w:cs="Arial"/>
              </w:rPr>
            </w:pPr>
            <w:r w:rsidRPr="00D732F9">
              <w:rPr>
                <w:rFonts w:cs="Arial"/>
              </w:rPr>
              <w:t>F40A44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764</w:t>
            </w:r>
          </w:p>
        </w:tc>
        <w:tc>
          <w:tcPr>
            <w:tcW w:w="3280" w:type="dxa"/>
            <w:noWrap/>
            <w:hideMark/>
          </w:tcPr>
          <w:p w:rsidR="00345C4B" w:rsidRPr="00D732F9" w:rsidRDefault="00345C4B" w:rsidP="00066C57">
            <w:pPr>
              <w:rPr>
                <w:rFonts w:cs="Arial"/>
              </w:rPr>
            </w:pPr>
            <w:r w:rsidRPr="00D732F9">
              <w:rPr>
                <w:rFonts w:cs="Arial"/>
              </w:rPr>
              <w:t>F37474</w:t>
            </w:r>
          </w:p>
        </w:tc>
        <w:tc>
          <w:tcPr>
            <w:tcW w:w="4876" w:type="dxa"/>
            <w:noWrap/>
            <w:hideMark/>
          </w:tcPr>
          <w:p w:rsidR="00345C4B" w:rsidRPr="00D732F9" w:rsidRDefault="00345C4B" w:rsidP="00066C57">
            <w:pPr>
              <w:rPr>
                <w:rFonts w:cs="Arial"/>
              </w:rPr>
            </w:pPr>
            <w:r w:rsidRPr="00D732F9">
              <w:rPr>
                <w:rFonts w:cs="Arial"/>
              </w:rPr>
              <w:t>F40A45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765</w:t>
            </w:r>
          </w:p>
        </w:tc>
        <w:tc>
          <w:tcPr>
            <w:tcW w:w="3280" w:type="dxa"/>
            <w:noWrap/>
            <w:hideMark/>
          </w:tcPr>
          <w:p w:rsidR="00345C4B" w:rsidRPr="00D732F9" w:rsidRDefault="00345C4B" w:rsidP="00066C57">
            <w:pPr>
              <w:rPr>
                <w:rFonts w:cs="Arial"/>
              </w:rPr>
            </w:pPr>
            <w:r w:rsidRPr="00D732F9">
              <w:rPr>
                <w:rFonts w:cs="Arial"/>
              </w:rPr>
              <w:t>F57473</w:t>
            </w:r>
          </w:p>
        </w:tc>
        <w:tc>
          <w:tcPr>
            <w:tcW w:w="4876" w:type="dxa"/>
            <w:noWrap/>
            <w:hideMark/>
          </w:tcPr>
          <w:p w:rsidR="00345C4B" w:rsidRPr="00D732F9" w:rsidRDefault="00345C4B" w:rsidP="00066C57">
            <w:pPr>
              <w:rPr>
                <w:rFonts w:cs="Arial"/>
              </w:rPr>
            </w:pPr>
            <w:r w:rsidRPr="00D732F9">
              <w:rPr>
                <w:rFonts w:cs="Arial"/>
              </w:rPr>
              <w:t>F40A46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766</w:t>
            </w:r>
          </w:p>
        </w:tc>
        <w:tc>
          <w:tcPr>
            <w:tcW w:w="3280" w:type="dxa"/>
            <w:noWrap/>
            <w:hideMark/>
          </w:tcPr>
          <w:p w:rsidR="00345C4B" w:rsidRPr="00D732F9" w:rsidRDefault="00345C4B" w:rsidP="00066C57">
            <w:pPr>
              <w:rPr>
                <w:rFonts w:cs="Arial"/>
              </w:rPr>
            </w:pPr>
            <w:r w:rsidRPr="00D732F9">
              <w:rPr>
                <w:rFonts w:cs="Arial"/>
              </w:rPr>
              <w:t>F37374</w:t>
            </w:r>
          </w:p>
        </w:tc>
        <w:tc>
          <w:tcPr>
            <w:tcW w:w="4876" w:type="dxa"/>
            <w:noWrap/>
            <w:hideMark/>
          </w:tcPr>
          <w:p w:rsidR="00345C4B" w:rsidRPr="00D732F9" w:rsidRDefault="00345C4B" w:rsidP="00066C57">
            <w:pPr>
              <w:rPr>
                <w:rFonts w:cs="Arial"/>
              </w:rPr>
            </w:pPr>
            <w:r w:rsidRPr="00D732F9">
              <w:rPr>
                <w:rFonts w:cs="Arial"/>
              </w:rPr>
              <w:t>F40A47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767</w:t>
            </w:r>
          </w:p>
        </w:tc>
        <w:tc>
          <w:tcPr>
            <w:tcW w:w="3280" w:type="dxa"/>
            <w:noWrap/>
            <w:hideMark/>
          </w:tcPr>
          <w:p w:rsidR="00345C4B" w:rsidRPr="00D732F9" w:rsidRDefault="00345C4B" w:rsidP="00066C57">
            <w:pPr>
              <w:rPr>
                <w:rFonts w:cs="Arial"/>
              </w:rPr>
            </w:pPr>
            <w:r w:rsidRPr="00D732F9">
              <w:rPr>
                <w:rFonts w:cs="Arial"/>
              </w:rPr>
              <w:t>F47474</w:t>
            </w:r>
          </w:p>
        </w:tc>
        <w:tc>
          <w:tcPr>
            <w:tcW w:w="4876" w:type="dxa"/>
            <w:noWrap/>
            <w:hideMark/>
          </w:tcPr>
          <w:p w:rsidR="00345C4B" w:rsidRPr="00D732F9" w:rsidRDefault="00345C4B" w:rsidP="00066C57">
            <w:pPr>
              <w:rPr>
                <w:rFonts w:cs="Arial"/>
              </w:rPr>
            </w:pPr>
            <w:r w:rsidRPr="00D732F9">
              <w:rPr>
                <w:rFonts w:cs="Arial"/>
              </w:rPr>
              <w:t>F40A48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768</w:t>
            </w:r>
          </w:p>
        </w:tc>
        <w:tc>
          <w:tcPr>
            <w:tcW w:w="3280" w:type="dxa"/>
            <w:noWrap/>
            <w:hideMark/>
          </w:tcPr>
          <w:p w:rsidR="00345C4B" w:rsidRPr="00D732F9" w:rsidRDefault="00345C4B" w:rsidP="00066C57">
            <w:pPr>
              <w:rPr>
                <w:rFonts w:cs="Arial"/>
              </w:rPr>
            </w:pPr>
            <w:r w:rsidRPr="00D732F9">
              <w:rPr>
                <w:rFonts w:cs="Arial"/>
              </w:rPr>
              <w:t>F37474</w:t>
            </w:r>
          </w:p>
        </w:tc>
        <w:tc>
          <w:tcPr>
            <w:tcW w:w="4876" w:type="dxa"/>
            <w:noWrap/>
            <w:hideMark/>
          </w:tcPr>
          <w:p w:rsidR="00345C4B" w:rsidRPr="00D732F9" w:rsidRDefault="00345C4B" w:rsidP="00066C57">
            <w:pPr>
              <w:rPr>
                <w:rFonts w:cs="Arial"/>
              </w:rPr>
            </w:pPr>
            <w:r w:rsidRPr="00D732F9">
              <w:rPr>
                <w:rFonts w:cs="Arial"/>
              </w:rPr>
              <w:t>F40A49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769</w:t>
            </w:r>
          </w:p>
        </w:tc>
        <w:tc>
          <w:tcPr>
            <w:tcW w:w="3280" w:type="dxa"/>
            <w:noWrap/>
            <w:hideMark/>
          </w:tcPr>
          <w:p w:rsidR="00345C4B" w:rsidRPr="00D732F9" w:rsidRDefault="00345C4B" w:rsidP="00066C57">
            <w:pPr>
              <w:rPr>
                <w:rFonts w:cs="Arial"/>
              </w:rPr>
            </w:pPr>
            <w:r w:rsidRPr="00D732F9">
              <w:rPr>
                <w:rFonts w:cs="Arial"/>
              </w:rPr>
              <w:t>F57573</w:t>
            </w:r>
          </w:p>
        </w:tc>
        <w:tc>
          <w:tcPr>
            <w:tcW w:w="4876" w:type="dxa"/>
            <w:noWrap/>
            <w:hideMark/>
          </w:tcPr>
          <w:p w:rsidR="00345C4B" w:rsidRPr="00D732F9" w:rsidRDefault="00345C4B" w:rsidP="00066C57">
            <w:pPr>
              <w:rPr>
                <w:rFonts w:cs="Arial"/>
              </w:rPr>
            </w:pPr>
            <w:r w:rsidRPr="00D732F9">
              <w:rPr>
                <w:rFonts w:cs="Arial"/>
              </w:rPr>
              <w:t>F40A4A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770</w:t>
            </w:r>
          </w:p>
        </w:tc>
        <w:tc>
          <w:tcPr>
            <w:tcW w:w="3280" w:type="dxa"/>
            <w:noWrap/>
            <w:hideMark/>
          </w:tcPr>
          <w:p w:rsidR="00345C4B" w:rsidRPr="00D732F9" w:rsidRDefault="00345C4B" w:rsidP="00066C57">
            <w:pPr>
              <w:rPr>
                <w:rFonts w:cs="Arial"/>
              </w:rPr>
            </w:pPr>
            <w:r w:rsidRPr="00D732F9">
              <w:rPr>
                <w:rFonts w:cs="Arial"/>
              </w:rPr>
              <w:t>F57474</w:t>
            </w:r>
          </w:p>
        </w:tc>
        <w:tc>
          <w:tcPr>
            <w:tcW w:w="4876" w:type="dxa"/>
            <w:noWrap/>
            <w:hideMark/>
          </w:tcPr>
          <w:p w:rsidR="00345C4B" w:rsidRPr="00D732F9" w:rsidRDefault="00345C4B" w:rsidP="00066C57">
            <w:pPr>
              <w:rPr>
                <w:rFonts w:cs="Arial"/>
              </w:rPr>
            </w:pPr>
            <w:r w:rsidRPr="00D732F9">
              <w:rPr>
                <w:rFonts w:cs="Arial"/>
              </w:rPr>
              <w:t>F40A4B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771</w:t>
            </w:r>
          </w:p>
        </w:tc>
        <w:tc>
          <w:tcPr>
            <w:tcW w:w="3280" w:type="dxa"/>
            <w:noWrap/>
            <w:hideMark/>
          </w:tcPr>
          <w:p w:rsidR="00345C4B" w:rsidRPr="00D732F9" w:rsidRDefault="00345C4B" w:rsidP="00066C57">
            <w:pPr>
              <w:rPr>
                <w:rFonts w:cs="Arial"/>
              </w:rPr>
            </w:pPr>
            <w:r w:rsidRPr="00D732F9">
              <w:rPr>
                <w:rFonts w:cs="Arial"/>
              </w:rPr>
              <w:t>F67675</w:t>
            </w:r>
          </w:p>
        </w:tc>
        <w:tc>
          <w:tcPr>
            <w:tcW w:w="4876" w:type="dxa"/>
            <w:noWrap/>
            <w:hideMark/>
          </w:tcPr>
          <w:p w:rsidR="00345C4B" w:rsidRPr="00D732F9" w:rsidRDefault="00345C4B" w:rsidP="00066C57">
            <w:pPr>
              <w:rPr>
                <w:rFonts w:cs="Arial"/>
              </w:rPr>
            </w:pPr>
            <w:r w:rsidRPr="00D732F9">
              <w:rPr>
                <w:rFonts w:cs="Arial"/>
              </w:rPr>
              <w:t>F40A4C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772</w:t>
            </w:r>
          </w:p>
        </w:tc>
        <w:tc>
          <w:tcPr>
            <w:tcW w:w="3280" w:type="dxa"/>
            <w:noWrap/>
            <w:hideMark/>
          </w:tcPr>
          <w:p w:rsidR="00345C4B" w:rsidRPr="00D732F9" w:rsidRDefault="00345C4B" w:rsidP="00066C57">
            <w:pPr>
              <w:rPr>
                <w:rFonts w:cs="Arial"/>
              </w:rPr>
            </w:pPr>
            <w:r w:rsidRPr="00D732F9">
              <w:rPr>
                <w:rFonts w:cs="Arial"/>
              </w:rPr>
              <w:t>F77777</w:t>
            </w:r>
          </w:p>
        </w:tc>
        <w:tc>
          <w:tcPr>
            <w:tcW w:w="4876" w:type="dxa"/>
            <w:noWrap/>
            <w:hideMark/>
          </w:tcPr>
          <w:p w:rsidR="00345C4B" w:rsidRPr="00D732F9" w:rsidRDefault="00345C4B" w:rsidP="00066C57">
            <w:pPr>
              <w:rPr>
                <w:rFonts w:cs="Arial"/>
              </w:rPr>
            </w:pPr>
            <w:r w:rsidRPr="00D732F9">
              <w:rPr>
                <w:rFonts w:cs="Arial"/>
              </w:rPr>
              <w:t>F40A4D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773</w:t>
            </w:r>
          </w:p>
        </w:tc>
        <w:tc>
          <w:tcPr>
            <w:tcW w:w="3280" w:type="dxa"/>
            <w:noWrap/>
            <w:hideMark/>
          </w:tcPr>
          <w:p w:rsidR="00345C4B" w:rsidRPr="00D732F9" w:rsidRDefault="00345C4B" w:rsidP="00066C57">
            <w:pPr>
              <w:rPr>
                <w:rFonts w:cs="Arial"/>
              </w:rPr>
            </w:pPr>
            <w:r w:rsidRPr="00D732F9">
              <w:rPr>
                <w:rFonts w:cs="Arial"/>
              </w:rPr>
              <w:t>F97978</w:t>
            </w:r>
          </w:p>
        </w:tc>
        <w:tc>
          <w:tcPr>
            <w:tcW w:w="4876" w:type="dxa"/>
            <w:noWrap/>
            <w:hideMark/>
          </w:tcPr>
          <w:p w:rsidR="00345C4B" w:rsidRPr="00D732F9" w:rsidRDefault="00345C4B" w:rsidP="00066C57">
            <w:pPr>
              <w:rPr>
                <w:rFonts w:cs="Arial"/>
              </w:rPr>
            </w:pPr>
            <w:r w:rsidRPr="00D732F9">
              <w:rPr>
                <w:rFonts w:cs="Arial"/>
              </w:rPr>
              <w:t>F40A4E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774</w:t>
            </w:r>
          </w:p>
        </w:tc>
        <w:tc>
          <w:tcPr>
            <w:tcW w:w="3280" w:type="dxa"/>
            <w:noWrap/>
            <w:hideMark/>
          </w:tcPr>
          <w:p w:rsidR="00345C4B" w:rsidRPr="00D732F9" w:rsidRDefault="00345C4B" w:rsidP="00066C57">
            <w:pPr>
              <w:rPr>
                <w:rFonts w:cs="Arial"/>
              </w:rPr>
            </w:pPr>
            <w:r w:rsidRPr="00D732F9">
              <w:rPr>
                <w:rFonts w:cs="Arial"/>
              </w:rPr>
              <w:t>FA7979</w:t>
            </w:r>
          </w:p>
        </w:tc>
        <w:tc>
          <w:tcPr>
            <w:tcW w:w="4876" w:type="dxa"/>
            <w:noWrap/>
            <w:hideMark/>
          </w:tcPr>
          <w:p w:rsidR="00345C4B" w:rsidRPr="00D732F9" w:rsidRDefault="00345C4B" w:rsidP="00066C57">
            <w:pPr>
              <w:rPr>
                <w:rFonts w:cs="Arial"/>
              </w:rPr>
            </w:pPr>
            <w:r w:rsidRPr="00D732F9">
              <w:rPr>
                <w:rFonts w:cs="Arial"/>
              </w:rPr>
              <w:t>F40A4F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775</w:t>
            </w:r>
          </w:p>
        </w:tc>
        <w:tc>
          <w:tcPr>
            <w:tcW w:w="3280" w:type="dxa"/>
            <w:noWrap/>
            <w:hideMark/>
          </w:tcPr>
          <w:p w:rsidR="00345C4B" w:rsidRPr="00D732F9" w:rsidRDefault="00345C4B" w:rsidP="00066C57">
            <w:pPr>
              <w:rPr>
                <w:rFonts w:cs="Arial"/>
              </w:rPr>
            </w:pPr>
            <w:r w:rsidRPr="00D732F9">
              <w:rPr>
                <w:rFonts w:cs="Arial"/>
              </w:rPr>
              <w:t>FB7B7B</w:t>
            </w:r>
          </w:p>
        </w:tc>
        <w:tc>
          <w:tcPr>
            <w:tcW w:w="4876" w:type="dxa"/>
            <w:noWrap/>
            <w:hideMark/>
          </w:tcPr>
          <w:p w:rsidR="00345C4B" w:rsidRPr="00D732F9" w:rsidRDefault="00345C4B" w:rsidP="00066C57">
            <w:pPr>
              <w:rPr>
                <w:rFonts w:cs="Arial"/>
              </w:rPr>
            </w:pPr>
            <w:r w:rsidRPr="00D732F9">
              <w:rPr>
                <w:rFonts w:cs="Arial"/>
              </w:rPr>
              <w:t>F40A50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776</w:t>
            </w:r>
          </w:p>
        </w:tc>
        <w:tc>
          <w:tcPr>
            <w:tcW w:w="3280" w:type="dxa"/>
            <w:noWrap/>
            <w:hideMark/>
          </w:tcPr>
          <w:p w:rsidR="00345C4B" w:rsidRPr="00D732F9" w:rsidRDefault="00345C4B" w:rsidP="00066C57">
            <w:pPr>
              <w:rPr>
                <w:rFonts w:cs="Arial"/>
              </w:rPr>
            </w:pPr>
            <w:r w:rsidRPr="00D732F9">
              <w:rPr>
                <w:rFonts w:cs="Arial"/>
              </w:rPr>
              <w:t>FD7C7B</w:t>
            </w:r>
          </w:p>
        </w:tc>
        <w:tc>
          <w:tcPr>
            <w:tcW w:w="4876" w:type="dxa"/>
            <w:noWrap/>
            <w:hideMark/>
          </w:tcPr>
          <w:p w:rsidR="00345C4B" w:rsidRPr="00D732F9" w:rsidRDefault="00345C4B" w:rsidP="00066C57">
            <w:pPr>
              <w:rPr>
                <w:rFonts w:cs="Arial"/>
              </w:rPr>
            </w:pPr>
            <w:r w:rsidRPr="00D732F9">
              <w:rPr>
                <w:rFonts w:cs="Arial"/>
              </w:rPr>
              <w:t>F40A51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777</w:t>
            </w:r>
          </w:p>
        </w:tc>
        <w:tc>
          <w:tcPr>
            <w:tcW w:w="3280" w:type="dxa"/>
            <w:noWrap/>
            <w:hideMark/>
          </w:tcPr>
          <w:p w:rsidR="00345C4B" w:rsidRPr="00D732F9" w:rsidRDefault="00345C4B" w:rsidP="00066C57">
            <w:pPr>
              <w:rPr>
                <w:rFonts w:cs="Arial"/>
              </w:rPr>
            </w:pPr>
            <w:r w:rsidRPr="00D732F9">
              <w:rPr>
                <w:rFonts w:cs="Arial"/>
              </w:rPr>
              <w:t>FF7E7D</w:t>
            </w:r>
          </w:p>
        </w:tc>
        <w:tc>
          <w:tcPr>
            <w:tcW w:w="4876" w:type="dxa"/>
            <w:noWrap/>
            <w:hideMark/>
          </w:tcPr>
          <w:p w:rsidR="00345C4B" w:rsidRPr="00D732F9" w:rsidRDefault="00345C4B" w:rsidP="00066C57">
            <w:pPr>
              <w:rPr>
                <w:rFonts w:cs="Arial"/>
              </w:rPr>
            </w:pPr>
            <w:r w:rsidRPr="00D732F9">
              <w:rPr>
                <w:rFonts w:cs="Arial"/>
              </w:rPr>
              <w:t>F40A52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778</w:t>
            </w:r>
          </w:p>
        </w:tc>
        <w:tc>
          <w:tcPr>
            <w:tcW w:w="3280" w:type="dxa"/>
            <w:noWrap/>
            <w:hideMark/>
          </w:tcPr>
          <w:p w:rsidR="00345C4B" w:rsidRPr="00D732F9" w:rsidRDefault="00345C4B" w:rsidP="00066C57">
            <w:pPr>
              <w:rPr>
                <w:rFonts w:cs="Arial"/>
              </w:rPr>
            </w:pPr>
            <w:r w:rsidRPr="00D732F9">
              <w:rPr>
                <w:rFonts w:cs="Arial"/>
              </w:rPr>
              <w:t>007F7F</w:t>
            </w:r>
          </w:p>
        </w:tc>
        <w:tc>
          <w:tcPr>
            <w:tcW w:w="4876" w:type="dxa"/>
            <w:noWrap/>
            <w:hideMark/>
          </w:tcPr>
          <w:p w:rsidR="00345C4B" w:rsidRPr="00D732F9" w:rsidRDefault="00345C4B" w:rsidP="00066C57">
            <w:pPr>
              <w:rPr>
                <w:rFonts w:cs="Arial"/>
              </w:rPr>
            </w:pPr>
            <w:r w:rsidRPr="00D732F9">
              <w:rPr>
                <w:rFonts w:cs="Arial"/>
              </w:rPr>
              <w:t>F40A53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779</w:t>
            </w:r>
          </w:p>
        </w:tc>
        <w:tc>
          <w:tcPr>
            <w:tcW w:w="3280" w:type="dxa"/>
            <w:noWrap/>
            <w:hideMark/>
          </w:tcPr>
          <w:p w:rsidR="00345C4B" w:rsidRPr="00D732F9" w:rsidRDefault="00345C4B" w:rsidP="00066C57">
            <w:pPr>
              <w:rPr>
                <w:rFonts w:cs="Arial"/>
              </w:rPr>
            </w:pPr>
            <w:r w:rsidRPr="00D732F9">
              <w:rPr>
                <w:rFonts w:cs="Arial"/>
              </w:rPr>
              <w:t>028281</w:t>
            </w:r>
          </w:p>
        </w:tc>
        <w:tc>
          <w:tcPr>
            <w:tcW w:w="4876" w:type="dxa"/>
            <w:noWrap/>
            <w:hideMark/>
          </w:tcPr>
          <w:p w:rsidR="00345C4B" w:rsidRPr="00D732F9" w:rsidRDefault="00345C4B" w:rsidP="00066C57">
            <w:pPr>
              <w:rPr>
                <w:rFonts w:cs="Arial"/>
              </w:rPr>
            </w:pPr>
            <w:r w:rsidRPr="00D732F9">
              <w:rPr>
                <w:rFonts w:cs="Arial"/>
              </w:rPr>
              <w:t>F40A54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780</w:t>
            </w:r>
          </w:p>
        </w:tc>
        <w:tc>
          <w:tcPr>
            <w:tcW w:w="3280" w:type="dxa"/>
            <w:noWrap/>
            <w:hideMark/>
          </w:tcPr>
          <w:p w:rsidR="00345C4B" w:rsidRPr="00D732F9" w:rsidRDefault="00345C4B" w:rsidP="00066C57">
            <w:pPr>
              <w:rPr>
                <w:rFonts w:cs="Arial"/>
              </w:rPr>
            </w:pPr>
            <w:r w:rsidRPr="00D732F9">
              <w:rPr>
                <w:rFonts w:cs="Arial"/>
              </w:rPr>
              <w:t>048383</w:t>
            </w:r>
          </w:p>
        </w:tc>
        <w:tc>
          <w:tcPr>
            <w:tcW w:w="4876" w:type="dxa"/>
            <w:noWrap/>
            <w:hideMark/>
          </w:tcPr>
          <w:p w:rsidR="00345C4B" w:rsidRPr="00D732F9" w:rsidRDefault="00345C4B" w:rsidP="00066C57">
            <w:pPr>
              <w:rPr>
                <w:rFonts w:cs="Arial"/>
              </w:rPr>
            </w:pPr>
            <w:r w:rsidRPr="00D732F9">
              <w:rPr>
                <w:rFonts w:cs="Arial"/>
              </w:rPr>
              <w:t>F40A55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781</w:t>
            </w:r>
          </w:p>
        </w:tc>
        <w:tc>
          <w:tcPr>
            <w:tcW w:w="3280" w:type="dxa"/>
            <w:noWrap/>
            <w:hideMark/>
          </w:tcPr>
          <w:p w:rsidR="00345C4B" w:rsidRPr="00D732F9" w:rsidRDefault="00345C4B" w:rsidP="00066C57">
            <w:pPr>
              <w:rPr>
                <w:rFonts w:cs="Arial"/>
              </w:rPr>
            </w:pPr>
            <w:r w:rsidRPr="00D732F9">
              <w:rPr>
                <w:rFonts w:cs="Arial"/>
              </w:rPr>
              <w:t>058585</w:t>
            </w:r>
          </w:p>
        </w:tc>
        <w:tc>
          <w:tcPr>
            <w:tcW w:w="4876" w:type="dxa"/>
            <w:noWrap/>
            <w:hideMark/>
          </w:tcPr>
          <w:p w:rsidR="00345C4B" w:rsidRPr="00D732F9" w:rsidRDefault="00345C4B" w:rsidP="00066C57">
            <w:pPr>
              <w:rPr>
                <w:rFonts w:cs="Arial"/>
              </w:rPr>
            </w:pPr>
            <w:r w:rsidRPr="00D732F9">
              <w:rPr>
                <w:rFonts w:cs="Arial"/>
              </w:rPr>
              <w:t>F40A56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782</w:t>
            </w:r>
          </w:p>
        </w:tc>
        <w:tc>
          <w:tcPr>
            <w:tcW w:w="3280" w:type="dxa"/>
            <w:noWrap/>
            <w:hideMark/>
          </w:tcPr>
          <w:p w:rsidR="00345C4B" w:rsidRPr="00D732F9" w:rsidRDefault="00345C4B" w:rsidP="00066C57">
            <w:pPr>
              <w:rPr>
                <w:rFonts w:cs="Arial"/>
              </w:rPr>
            </w:pPr>
            <w:r w:rsidRPr="00D732F9">
              <w:rPr>
                <w:rFonts w:cs="Arial"/>
              </w:rPr>
              <w:t>078686</w:t>
            </w:r>
          </w:p>
        </w:tc>
        <w:tc>
          <w:tcPr>
            <w:tcW w:w="4876" w:type="dxa"/>
            <w:noWrap/>
            <w:hideMark/>
          </w:tcPr>
          <w:p w:rsidR="00345C4B" w:rsidRPr="00D732F9" w:rsidRDefault="00345C4B" w:rsidP="00066C57">
            <w:pPr>
              <w:rPr>
                <w:rFonts w:cs="Arial"/>
              </w:rPr>
            </w:pPr>
            <w:r w:rsidRPr="00D732F9">
              <w:rPr>
                <w:rFonts w:cs="Arial"/>
              </w:rPr>
              <w:t>F40A57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783</w:t>
            </w:r>
          </w:p>
        </w:tc>
        <w:tc>
          <w:tcPr>
            <w:tcW w:w="3280" w:type="dxa"/>
            <w:noWrap/>
            <w:hideMark/>
          </w:tcPr>
          <w:p w:rsidR="00345C4B" w:rsidRPr="00D732F9" w:rsidRDefault="00345C4B" w:rsidP="00066C57">
            <w:pPr>
              <w:rPr>
                <w:rFonts w:cs="Arial"/>
              </w:rPr>
            </w:pPr>
            <w:r w:rsidRPr="00D732F9">
              <w:rPr>
                <w:rFonts w:cs="Arial"/>
              </w:rPr>
              <w:t>088887</w:t>
            </w:r>
          </w:p>
        </w:tc>
        <w:tc>
          <w:tcPr>
            <w:tcW w:w="4876" w:type="dxa"/>
            <w:noWrap/>
            <w:hideMark/>
          </w:tcPr>
          <w:p w:rsidR="00345C4B" w:rsidRPr="00D732F9" w:rsidRDefault="00345C4B" w:rsidP="00066C57">
            <w:pPr>
              <w:rPr>
                <w:rFonts w:cs="Arial"/>
              </w:rPr>
            </w:pPr>
            <w:r w:rsidRPr="00D732F9">
              <w:rPr>
                <w:rFonts w:cs="Arial"/>
              </w:rPr>
              <w:t>F40A58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784</w:t>
            </w:r>
          </w:p>
        </w:tc>
        <w:tc>
          <w:tcPr>
            <w:tcW w:w="3280" w:type="dxa"/>
            <w:noWrap/>
            <w:hideMark/>
          </w:tcPr>
          <w:p w:rsidR="00345C4B" w:rsidRPr="00D732F9" w:rsidRDefault="00345C4B" w:rsidP="00066C57">
            <w:pPr>
              <w:rPr>
                <w:rFonts w:cs="Arial"/>
              </w:rPr>
            </w:pPr>
            <w:r w:rsidRPr="00D732F9">
              <w:rPr>
                <w:rFonts w:cs="Arial"/>
              </w:rPr>
              <w:t>088888</w:t>
            </w:r>
          </w:p>
        </w:tc>
        <w:tc>
          <w:tcPr>
            <w:tcW w:w="4876" w:type="dxa"/>
            <w:noWrap/>
            <w:hideMark/>
          </w:tcPr>
          <w:p w:rsidR="00345C4B" w:rsidRPr="00D732F9" w:rsidRDefault="00345C4B" w:rsidP="00066C57">
            <w:pPr>
              <w:rPr>
                <w:rFonts w:cs="Arial"/>
              </w:rPr>
            </w:pPr>
            <w:r w:rsidRPr="00D732F9">
              <w:rPr>
                <w:rFonts w:cs="Arial"/>
              </w:rPr>
              <w:t>F40A59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785</w:t>
            </w:r>
          </w:p>
        </w:tc>
        <w:tc>
          <w:tcPr>
            <w:tcW w:w="3280" w:type="dxa"/>
            <w:noWrap/>
            <w:hideMark/>
          </w:tcPr>
          <w:p w:rsidR="00345C4B" w:rsidRPr="00D732F9" w:rsidRDefault="00345C4B" w:rsidP="00066C57">
            <w:pPr>
              <w:rPr>
                <w:rFonts w:cs="Arial"/>
              </w:rPr>
            </w:pPr>
            <w:r w:rsidRPr="00D732F9">
              <w:rPr>
                <w:rFonts w:cs="Arial"/>
              </w:rPr>
              <w:t>0A8A89</w:t>
            </w:r>
          </w:p>
        </w:tc>
        <w:tc>
          <w:tcPr>
            <w:tcW w:w="4876" w:type="dxa"/>
            <w:noWrap/>
            <w:hideMark/>
          </w:tcPr>
          <w:p w:rsidR="00345C4B" w:rsidRPr="00D732F9" w:rsidRDefault="00345C4B" w:rsidP="00066C57">
            <w:pPr>
              <w:rPr>
                <w:rFonts w:cs="Arial"/>
              </w:rPr>
            </w:pPr>
            <w:r w:rsidRPr="00D732F9">
              <w:rPr>
                <w:rFonts w:cs="Arial"/>
              </w:rPr>
              <w:t>F40A5A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786</w:t>
            </w:r>
          </w:p>
        </w:tc>
        <w:tc>
          <w:tcPr>
            <w:tcW w:w="3280" w:type="dxa"/>
            <w:noWrap/>
            <w:hideMark/>
          </w:tcPr>
          <w:p w:rsidR="00345C4B" w:rsidRPr="00D732F9" w:rsidRDefault="00345C4B" w:rsidP="00066C57">
            <w:pPr>
              <w:rPr>
                <w:rFonts w:cs="Arial"/>
              </w:rPr>
            </w:pPr>
            <w:r w:rsidRPr="00D732F9">
              <w:rPr>
                <w:rFonts w:cs="Arial"/>
              </w:rPr>
              <w:t>0B8A8A</w:t>
            </w:r>
          </w:p>
        </w:tc>
        <w:tc>
          <w:tcPr>
            <w:tcW w:w="4876" w:type="dxa"/>
            <w:noWrap/>
            <w:hideMark/>
          </w:tcPr>
          <w:p w:rsidR="00345C4B" w:rsidRPr="00D732F9" w:rsidRDefault="00345C4B" w:rsidP="00066C57">
            <w:pPr>
              <w:rPr>
                <w:rFonts w:cs="Arial"/>
              </w:rPr>
            </w:pPr>
            <w:r w:rsidRPr="00D732F9">
              <w:rPr>
                <w:rFonts w:cs="Arial"/>
              </w:rPr>
              <w:t>F40A5B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787</w:t>
            </w:r>
          </w:p>
        </w:tc>
        <w:tc>
          <w:tcPr>
            <w:tcW w:w="3280" w:type="dxa"/>
            <w:noWrap/>
            <w:hideMark/>
          </w:tcPr>
          <w:p w:rsidR="00345C4B" w:rsidRPr="00D732F9" w:rsidRDefault="00345C4B" w:rsidP="00066C57">
            <w:pPr>
              <w:rPr>
                <w:rFonts w:cs="Arial"/>
              </w:rPr>
            </w:pPr>
            <w:r w:rsidRPr="00D732F9">
              <w:rPr>
                <w:rFonts w:cs="Arial"/>
              </w:rPr>
              <w:t>0D8C8C</w:t>
            </w:r>
          </w:p>
        </w:tc>
        <w:tc>
          <w:tcPr>
            <w:tcW w:w="4876" w:type="dxa"/>
            <w:noWrap/>
            <w:hideMark/>
          </w:tcPr>
          <w:p w:rsidR="00345C4B" w:rsidRPr="00D732F9" w:rsidRDefault="00345C4B" w:rsidP="00066C57">
            <w:pPr>
              <w:rPr>
                <w:rFonts w:cs="Arial"/>
              </w:rPr>
            </w:pPr>
            <w:r w:rsidRPr="00D732F9">
              <w:rPr>
                <w:rFonts w:cs="Arial"/>
              </w:rPr>
              <w:t>F40A5C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788</w:t>
            </w:r>
          </w:p>
        </w:tc>
        <w:tc>
          <w:tcPr>
            <w:tcW w:w="3280" w:type="dxa"/>
            <w:noWrap/>
            <w:hideMark/>
          </w:tcPr>
          <w:p w:rsidR="00345C4B" w:rsidRPr="00D732F9" w:rsidRDefault="00345C4B" w:rsidP="00066C57">
            <w:pPr>
              <w:rPr>
                <w:rFonts w:cs="Arial"/>
              </w:rPr>
            </w:pPr>
            <w:r w:rsidRPr="00D732F9">
              <w:rPr>
                <w:rFonts w:cs="Arial"/>
              </w:rPr>
              <w:t>0D8D8D</w:t>
            </w:r>
          </w:p>
        </w:tc>
        <w:tc>
          <w:tcPr>
            <w:tcW w:w="4876" w:type="dxa"/>
            <w:noWrap/>
            <w:hideMark/>
          </w:tcPr>
          <w:p w:rsidR="00345C4B" w:rsidRPr="00D732F9" w:rsidRDefault="00345C4B" w:rsidP="00066C57">
            <w:pPr>
              <w:rPr>
                <w:rFonts w:cs="Arial"/>
              </w:rPr>
            </w:pPr>
            <w:r w:rsidRPr="00D732F9">
              <w:rPr>
                <w:rFonts w:cs="Arial"/>
              </w:rPr>
              <w:t>F40A5D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789</w:t>
            </w:r>
          </w:p>
        </w:tc>
        <w:tc>
          <w:tcPr>
            <w:tcW w:w="3280" w:type="dxa"/>
            <w:noWrap/>
            <w:hideMark/>
          </w:tcPr>
          <w:p w:rsidR="00345C4B" w:rsidRPr="00D732F9" w:rsidRDefault="00345C4B" w:rsidP="00066C57">
            <w:pPr>
              <w:rPr>
                <w:rFonts w:cs="Arial"/>
              </w:rPr>
            </w:pPr>
            <w:r w:rsidRPr="00D732F9">
              <w:rPr>
                <w:rFonts w:cs="Arial"/>
              </w:rPr>
              <w:t>0F8F8E</w:t>
            </w:r>
          </w:p>
        </w:tc>
        <w:tc>
          <w:tcPr>
            <w:tcW w:w="4876" w:type="dxa"/>
            <w:noWrap/>
            <w:hideMark/>
          </w:tcPr>
          <w:p w:rsidR="00345C4B" w:rsidRPr="00D732F9" w:rsidRDefault="00345C4B" w:rsidP="00066C57">
            <w:pPr>
              <w:rPr>
                <w:rFonts w:cs="Arial"/>
              </w:rPr>
            </w:pPr>
            <w:r w:rsidRPr="00D732F9">
              <w:rPr>
                <w:rFonts w:cs="Arial"/>
              </w:rPr>
              <w:t>F40A5E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790</w:t>
            </w:r>
          </w:p>
        </w:tc>
        <w:tc>
          <w:tcPr>
            <w:tcW w:w="3280" w:type="dxa"/>
            <w:noWrap/>
            <w:hideMark/>
          </w:tcPr>
          <w:p w:rsidR="00345C4B" w:rsidRPr="00D732F9" w:rsidRDefault="00345C4B" w:rsidP="00066C57">
            <w:pPr>
              <w:rPr>
                <w:rFonts w:cs="Arial"/>
              </w:rPr>
            </w:pPr>
            <w:r w:rsidRPr="00D732F9">
              <w:rPr>
                <w:rFonts w:cs="Arial"/>
              </w:rPr>
              <w:t>0F8F8E</w:t>
            </w:r>
          </w:p>
        </w:tc>
        <w:tc>
          <w:tcPr>
            <w:tcW w:w="4876" w:type="dxa"/>
            <w:noWrap/>
            <w:hideMark/>
          </w:tcPr>
          <w:p w:rsidR="00345C4B" w:rsidRPr="00D732F9" w:rsidRDefault="00345C4B" w:rsidP="00066C57">
            <w:pPr>
              <w:rPr>
                <w:rFonts w:cs="Arial"/>
              </w:rPr>
            </w:pPr>
            <w:r w:rsidRPr="00D732F9">
              <w:rPr>
                <w:rFonts w:cs="Arial"/>
              </w:rPr>
              <w:t>F40A5F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791</w:t>
            </w:r>
          </w:p>
        </w:tc>
        <w:tc>
          <w:tcPr>
            <w:tcW w:w="3280" w:type="dxa"/>
            <w:noWrap/>
            <w:hideMark/>
          </w:tcPr>
          <w:p w:rsidR="00345C4B" w:rsidRPr="00D732F9" w:rsidRDefault="00345C4B" w:rsidP="00066C57">
            <w:pPr>
              <w:rPr>
                <w:rFonts w:cs="Arial"/>
              </w:rPr>
            </w:pPr>
            <w:r w:rsidRPr="00D732F9">
              <w:rPr>
                <w:rFonts w:cs="Arial"/>
              </w:rPr>
              <w:t>108F8F</w:t>
            </w:r>
          </w:p>
        </w:tc>
        <w:tc>
          <w:tcPr>
            <w:tcW w:w="4876" w:type="dxa"/>
            <w:noWrap/>
            <w:hideMark/>
          </w:tcPr>
          <w:p w:rsidR="00345C4B" w:rsidRPr="00D732F9" w:rsidRDefault="00345C4B" w:rsidP="00066C57">
            <w:pPr>
              <w:rPr>
                <w:rFonts w:cs="Arial"/>
              </w:rPr>
            </w:pPr>
            <w:r w:rsidRPr="00D732F9">
              <w:rPr>
                <w:rFonts w:cs="Arial"/>
              </w:rPr>
              <w:t>F40A60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792</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F40A61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793</w:t>
            </w:r>
          </w:p>
        </w:tc>
        <w:tc>
          <w:tcPr>
            <w:tcW w:w="3280" w:type="dxa"/>
            <w:noWrap/>
            <w:hideMark/>
          </w:tcPr>
          <w:p w:rsidR="00345C4B" w:rsidRPr="00D732F9" w:rsidRDefault="00345C4B" w:rsidP="00066C57">
            <w:pPr>
              <w:rPr>
                <w:rFonts w:cs="Arial"/>
              </w:rPr>
            </w:pPr>
            <w:r w:rsidRPr="00D732F9">
              <w:rPr>
                <w:rFonts w:cs="Arial"/>
              </w:rPr>
              <w:t>119190</w:t>
            </w:r>
          </w:p>
        </w:tc>
        <w:tc>
          <w:tcPr>
            <w:tcW w:w="4876" w:type="dxa"/>
            <w:noWrap/>
            <w:hideMark/>
          </w:tcPr>
          <w:p w:rsidR="00345C4B" w:rsidRPr="00D732F9" w:rsidRDefault="00345C4B" w:rsidP="00066C57">
            <w:pPr>
              <w:rPr>
                <w:rFonts w:cs="Arial"/>
              </w:rPr>
            </w:pPr>
            <w:r w:rsidRPr="00D732F9">
              <w:rPr>
                <w:rFonts w:cs="Arial"/>
              </w:rPr>
              <w:t>F40A62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794</w:t>
            </w:r>
          </w:p>
        </w:tc>
        <w:tc>
          <w:tcPr>
            <w:tcW w:w="3280" w:type="dxa"/>
            <w:noWrap/>
            <w:hideMark/>
          </w:tcPr>
          <w:p w:rsidR="00345C4B" w:rsidRPr="00D732F9" w:rsidRDefault="00345C4B" w:rsidP="00066C57">
            <w:pPr>
              <w:rPr>
                <w:rFonts w:cs="Arial"/>
              </w:rPr>
            </w:pPr>
            <w:r w:rsidRPr="00D732F9">
              <w:rPr>
                <w:rFonts w:cs="Arial"/>
              </w:rPr>
              <w:t>129292</w:t>
            </w:r>
          </w:p>
        </w:tc>
        <w:tc>
          <w:tcPr>
            <w:tcW w:w="4876" w:type="dxa"/>
            <w:noWrap/>
            <w:hideMark/>
          </w:tcPr>
          <w:p w:rsidR="00345C4B" w:rsidRPr="00D732F9" w:rsidRDefault="00345C4B" w:rsidP="00066C57">
            <w:pPr>
              <w:rPr>
                <w:rFonts w:cs="Arial"/>
              </w:rPr>
            </w:pPr>
            <w:r w:rsidRPr="00D732F9">
              <w:rPr>
                <w:rFonts w:cs="Arial"/>
              </w:rPr>
              <w:t>F40A63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795</w:t>
            </w:r>
          </w:p>
        </w:tc>
        <w:tc>
          <w:tcPr>
            <w:tcW w:w="3280" w:type="dxa"/>
            <w:noWrap/>
            <w:hideMark/>
          </w:tcPr>
          <w:p w:rsidR="00345C4B" w:rsidRPr="00D732F9" w:rsidRDefault="00345C4B" w:rsidP="00066C57">
            <w:pPr>
              <w:rPr>
                <w:rFonts w:cs="Arial"/>
              </w:rPr>
            </w:pPr>
            <w:r w:rsidRPr="00D732F9">
              <w:rPr>
                <w:rFonts w:cs="Arial"/>
              </w:rPr>
              <w:t>129292</w:t>
            </w:r>
          </w:p>
        </w:tc>
        <w:tc>
          <w:tcPr>
            <w:tcW w:w="4876" w:type="dxa"/>
            <w:noWrap/>
            <w:hideMark/>
          </w:tcPr>
          <w:p w:rsidR="00345C4B" w:rsidRPr="00D732F9" w:rsidRDefault="00345C4B" w:rsidP="00066C57">
            <w:pPr>
              <w:rPr>
                <w:rFonts w:cs="Arial"/>
              </w:rPr>
            </w:pPr>
            <w:r w:rsidRPr="00D732F9">
              <w:rPr>
                <w:rFonts w:cs="Arial"/>
              </w:rPr>
              <w:t>F40A64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796</w:t>
            </w:r>
          </w:p>
        </w:tc>
        <w:tc>
          <w:tcPr>
            <w:tcW w:w="3280" w:type="dxa"/>
            <w:noWrap/>
            <w:hideMark/>
          </w:tcPr>
          <w:p w:rsidR="00345C4B" w:rsidRPr="00D732F9" w:rsidRDefault="00345C4B" w:rsidP="00066C57">
            <w:pPr>
              <w:rPr>
                <w:rFonts w:cs="Arial"/>
              </w:rPr>
            </w:pPr>
            <w:r w:rsidRPr="00D732F9">
              <w:rPr>
                <w:rFonts w:cs="Arial"/>
              </w:rPr>
              <w:t>129293</w:t>
            </w:r>
          </w:p>
        </w:tc>
        <w:tc>
          <w:tcPr>
            <w:tcW w:w="4876" w:type="dxa"/>
            <w:noWrap/>
            <w:hideMark/>
          </w:tcPr>
          <w:p w:rsidR="00345C4B" w:rsidRPr="00D732F9" w:rsidRDefault="00345C4B" w:rsidP="00066C57">
            <w:pPr>
              <w:rPr>
                <w:rFonts w:cs="Arial"/>
              </w:rPr>
            </w:pPr>
            <w:r w:rsidRPr="00D732F9">
              <w:rPr>
                <w:rFonts w:cs="Arial"/>
              </w:rPr>
              <w:t>F40A65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797</w:t>
            </w:r>
          </w:p>
        </w:tc>
        <w:tc>
          <w:tcPr>
            <w:tcW w:w="3280" w:type="dxa"/>
            <w:noWrap/>
            <w:hideMark/>
          </w:tcPr>
          <w:p w:rsidR="00345C4B" w:rsidRPr="00D732F9" w:rsidRDefault="00345C4B" w:rsidP="00066C57">
            <w:pPr>
              <w:rPr>
                <w:rFonts w:cs="Arial"/>
              </w:rPr>
            </w:pPr>
            <w:r w:rsidRPr="00D732F9">
              <w:rPr>
                <w:rFonts w:cs="Arial"/>
              </w:rPr>
              <w:t>129393</w:t>
            </w:r>
          </w:p>
        </w:tc>
        <w:tc>
          <w:tcPr>
            <w:tcW w:w="4876" w:type="dxa"/>
            <w:noWrap/>
            <w:hideMark/>
          </w:tcPr>
          <w:p w:rsidR="00345C4B" w:rsidRPr="00D732F9" w:rsidRDefault="00345C4B" w:rsidP="00066C57">
            <w:pPr>
              <w:rPr>
                <w:rFonts w:cs="Arial"/>
              </w:rPr>
            </w:pPr>
            <w:r w:rsidRPr="00D732F9">
              <w:rPr>
                <w:rFonts w:cs="Arial"/>
              </w:rPr>
              <w:t>F40A66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798</w:t>
            </w:r>
          </w:p>
        </w:tc>
        <w:tc>
          <w:tcPr>
            <w:tcW w:w="3280" w:type="dxa"/>
            <w:noWrap/>
            <w:hideMark/>
          </w:tcPr>
          <w:p w:rsidR="00345C4B" w:rsidRPr="00D732F9" w:rsidRDefault="00345C4B" w:rsidP="00066C57">
            <w:pPr>
              <w:rPr>
                <w:rFonts w:cs="Arial"/>
              </w:rPr>
            </w:pPr>
            <w:r w:rsidRPr="00D732F9">
              <w:rPr>
                <w:rFonts w:cs="Arial"/>
              </w:rPr>
              <w:t>129291</w:t>
            </w:r>
          </w:p>
        </w:tc>
        <w:tc>
          <w:tcPr>
            <w:tcW w:w="4876" w:type="dxa"/>
            <w:noWrap/>
            <w:hideMark/>
          </w:tcPr>
          <w:p w:rsidR="00345C4B" w:rsidRPr="00D732F9" w:rsidRDefault="00345C4B" w:rsidP="00066C57">
            <w:pPr>
              <w:rPr>
                <w:rFonts w:cs="Arial"/>
              </w:rPr>
            </w:pPr>
            <w:r w:rsidRPr="00D732F9">
              <w:rPr>
                <w:rFonts w:cs="Arial"/>
              </w:rPr>
              <w:t>F40A67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799</w:t>
            </w:r>
          </w:p>
        </w:tc>
        <w:tc>
          <w:tcPr>
            <w:tcW w:w="3280" w:type="dxa"/>
            <w:noWrap/>
            <w:hideMark/>
          </w:tcPr>
          <w:p w:rsidR="00345C4B" w:rsidRPr="00D732F9" w:rsidRDefault="00345C4B" w:rsidP="00066C57">
            <w:pPr>
              <w:rPr>
                <w:rFonts w:cs="Arial"/>
              </w:rPr>
            </w:pPr>
            <w:r w:rsidRPr="00D732F9">
              <w:rPr>
                <w:rFonts w:cs="Arial"/>
              </w:rPr>
              <w:t>129392</w:t>
            </w:r>
          </w:p>
        </w:tc>
        <w:tc>
          <w:tcPr>
            <w:tcW w:w="4876" w:type="dxa"/>
            <w:noWrap/>
            <w:hideMark/>
          </w:tcPr>
          <w:p w:rsidR="00345C4B" w:rsidRPr="00D732F9" w:rsidRDefault="00345C4B" w:rsidP="00066C57">
            <w:pPr>
              <w:rPr>
                <w:rFonts w:cs="Arial"/>
              </w:rPr>
            </w:pPr>
            <w:r w:rsidRPr="00D732F9">
              <w:rPr>
                <w:rFonts w:cs="Arial"/>
              </w:rPr>
              <w:t>F40A68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800</w:t>
            </w:r>
          </w:p>
        </w:tc>
        <w:tc>
          <w:tcPr>
            <w:tcW w:w="3280" w:type="dxa"/>
            <w:noWrap/>
            <w:hideMark/>
          </w:tcPr>
          <w:p w:rsidR="00345C4B" w:rsidRPr="00D732F9" w:rsidRDefault="00345C4B" w:rsidP="00066C57">
            <w:pPr>
              <w:rPr>
                <w:rFonts w:cs="Arial"/>
              </w:rPr>
            </w:pPr>
            <w:r w:rsidRPr="00D732F9">
              <w:rPr>
                <w:rFonts w:cs="Arial"/>
              </w:rPr>
              <w:t>139392</w:t>
            </w:r>
          </w:p>
        </w:tc>
        <w:tc>
          <w:tcPr>
            <w:tcW w:w="4876" w:type="dxa"/>
            <w:noWrap/>
            <w:hideMark/>
          </w:tcPr>
          <w:p w:rsidR="00345C4B" w:rsidRPr="00D732F9" w:rsidRDefault="00345C4B" w:rsidP="00066C57">
            <w:pPr>
              <w:rPr>
                <w:rFonts w:cs="Arial"/>
              </w:rPr>
            </w:pPr>
            <w:r w:rsidRPr="00D732F9">
              <w:rPr>
                <w:rFonts w:cs="Arial"/>
              </w:rPr>
              <w:t>F40A69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801</w:t>
            </w:r>
          </w:p>
        </w:tc>
        <w:tc>
          <w:tcPr>
            <w:tcW w:w="3280" w:type="dxa"/>
            <w:noWrap/>
            <w:hideMark/>
          </w:tcPr>
          <w:p w:rsidR="00345C4B" w:rsidRPr="00D732F9" w:rsidRDefault="00345C4B" w:rsidP="00066C57">
            <w:pPr>
              <w:rPr>
                <w:rFonts w:cs="Arial"/>
              </w:rPr>
            </w:pPr>
            <w:r w:rsidRPr="00D732F9">
              <w:rPr>
                <w:rFonts w:cs="Arial"/>
              </w:rPr>
              <w:t>129292</w:t>
            </w:r>
          </w:p>
        </w:tc>
        <w:tc>
          <w:tcPr>
            <w:tcW w:w="4876" w:type="dxa"/>
            <w:noWrap/>
            <w:hideMark/>
          </w:tcPr>
          <w:p w:rsidR="00345C4B" w:rsidRPr="00D732F9" w:rsidRDefault="00345C4B" w:rsidP="00066C57">
            <w:pPr>
              <w:rPr>
                <w:rFonts w:cs="Arial"/>
              </w:rPr>
            </w:pPr>
            <w:r w:rsidRPr="00D732F9">
              <w:rPr>
                <w:rFonts w:cs="Arial"/>
              </w:rPr>
              <w:t>F40A6A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802</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F40A6B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803</w:t>
            </w:r>
          </w:p>
        </w:tc>
        <w:tc>
          <w:tcPr>
            <w:tcW w:w="3280" w:type="dxa"/>
            <w:noWrap/>
            <w:hideMark/>
          </w:tcPr>
          <w:p w:rsidR="00345C4B" w:rsidRPr="00D732F9" w:rsidRDefault="00345C4B" w:rsidP="00066C57">
            <w:pPr>
              <w:rPr>
                <w:rFonts w:cs="Arial"/>
              </w:rPr>
            </w:pPr>
            <w:r w:rsidRPr="00D732F9">
              <w:rPr>
                <w:rFonts w:cs="Arial"/>
              </w:rPr>
              <w:t>139394</w:t>
            </w:r>
          </w:p>
        </w:tc>
        <w:tc>
          <w:tcPr>
            <w:tcW w:w="4876" w:type="dxa"/>
            <w:noWrap/>
            <w:hideMark/>
          </w:tcPr>
          <w:p w:rsidR="00345C4B" w:rsidRPr="00D732F9" w:rsidRDefault="00345C4B" w:rsidP="00066C57">
            <w:pPr>
              <w:rPr>
                <w:rFonts w:cs="Arial"/>
              </w:rPr>
            </w:pPr>
            <w:r w:rsidRPr="00D732F9">
              <w:rPr>
                <w:rFonts w:cs="Arial"/>
              </w:rPr>
              <w:t>F40A6C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804</w:t>
            </w:r>
          </w:p>
        </w:tc>
        <w:tc>
          <w:tcPr>
            <w:tcW w:w="3280" w:type="dxa"/>
            <w:noWrap/>
            <w:hideMark/>
          </w:tcPr>
          <w:p w:rsidR="00345C4B" w:rsidRPr="00D732F9" w:rsidRDefault="00345C4B" w:rsidP="00066C57">
            <w:pPr>
              <w:rPr>
                <w:rFonts w:cs="Arial"/>
              </w:rPr>
            </w:pPr>
            <w:r w:rsidRPr="00D732F9">
              <w:rPr>
                <w:rFonts w:cs="Arial"/>
              </w:rPr>
              <w:t>149493</w:t>
            </w:r>
          </w:p>
        </w:tc>
        <w:tc>
          <w:tcPr>
            <w:tcW w:w="4876" w:type="dxa"/>
            <w:noWrap/>
            <w:hideMark/>
          </w:tcPr>
          <w:p w:rsidR="00345C4B" w:rsidRPr="00D732F9" w:rsidRDefault="00345C4B" w:rsidP="00066C57">
            <w:pPr>
              <w:rPr>
                <w:rFonts w:cs="Arial"/>
              </w:rPr>
            </w:pPr>
            <w:r w:rsidRPr="00D732F9">
              <w:rPr>
                <w:rFonts w:cs="Arial"/>
              </w:rPr>
              <w:t>F40A6D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805</w:t>
            </w:r>
          </w:p>
        </w:tc>
        <w:tc>
          <w:tcPr>
            <w:tcW w:w="3280" w:type="dxa"/>
            <w:noWrap/>
            <w:hideMark/>
          </w:tcPr>
          <w:p w:rsidR="00345C4B" w:rsidRPr="00D732F9" w:rsidRDefault="00345C4B" w:rsidP="00066C57">
            <w:pPr>
              <w:rPr>
                <w:rFonts w:cs="Arial"/>
              </w:rPr>
            </w:pPr>
            <w:r w:rsidRPr="00D732F9">
              <w:rPr>
                <w:rFonts w:cs="Arial"/>
              </w:rPr>
              <w:t>139394</w:t>
            </w:r>
          </w:p>
        </w:tc>
        <w:tc>
          <w:tcPr>
            <w:tcW w:w="4876" w:type="dxa"/>
            <w:noWrap/>
            <w:hideMark/>
          </w:tcPr>
          <w:p w:rsidR="00345C4B" w:rsidRPr="00D732F9" w:rsidRDefault="00345C4B" w:rsidP="00066C57">
            <w:pPr>
              <w:rPr>
                <w:rFonts w:cs="Arial"/>
              </w:rPr>
            </w:pPr>
            <w:r w:rsidRPr="00D732F9">
              <w:rPr>
                <w:rFonts w:cs="Arial"/>
              </w:rPr>
              <w:t>F40A6E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806</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F40A6F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807</w:t>
            </w:r>
          </w:p>
        </w:tc>
        <w:tc>
          <w:tcPr>
            <w:tcW w:w="3280" w:type="dxa"/>
            <w:noWrap/>
            <w:hideMark/>
          </w:tcPr>
          <w:p w:rsidR="00345C4B" w:rsidRPr="00D732F9" w:rsidRDefault="00345C4B" w:rsidP="00066C57">
            <w:pPr>
              <w:rPr>
                <w:rFonts w:cs="Arial"/>
              </w:rPr>
            </w:pPr>
            <w:r w:rsidRPr="00D732F9">
              <w:rPr>
                <w:rFonts w:cs="Arial"/>
              </w:rPr>
              <w:t>159494</w:t>
            </w:r>
          </w:p>
        </w:tc>
        <w:tc>
          <w:tcPr>
            <w:tcW w:w="4876" w:type="dxa"/>
            <w:noWrap/>
            <w:hideMark/>
          </w:tcPr>
          <w:p w:rsidR="00345C4B" w:rsidRPr="00D732F9" w:rsidRDefault="00345C4B" w:rsidP="00066C57">
            <w:pPr>
              <w:rPr>
                <w:rFonts w:cs="Arial"/>
              </w:rPr>
            </w:pPr>
            <w:r w:rsidRPr="00D732F9">
              <w:rPr>
                <w:rFonts w:cs="Arial"/>
              </w:rPr>
              <w:t>F40A70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808</w:t>
            </w:r>
          </w:p>
        </w:tc>
        <w:tc>
          <w:tcPr>
            <w:tcW w:w="3280" w:type="dxa"/>
            <w:noWrap/>
            <w:hideMark/>
          </w:tcPr>
          <w:p w:rsidR="00345C4B" w:rsidRPr="00D732F9" w:rsidRDefault="00345C4B" w:rsidP="00066C57">
            <w:pPr>
              <w:rPr>
                <w:rFonts w:cs="Arial"/>
              </w:rPr>
            </w:pPr>
            <w:r w:rsidRPr="00D732F9">
              <w:rPr>
                <w:rFonts w:cs="Arial"/>
              </w:rPr>
              <w:t>149495</w:t>
            </w:r>
          </w:p>
        </w:tc>
        <w:tc>
          <w:tcPr>
            <w:tcW w:w="4876" w:type="dxa"/>
            <w:noWrap/>
            <w:hideMark/>
          </w:tcPr>
          <w:p w:rsidR="00345C4B" w:rsidRPr="00D732F9" w:rsidRDefault="00345C4B" w:rsidP="00066C57">
            <w:pPr>
              <w:rPr>
                <w:rFonts w:cs="Arial"/>
              </w:rPr>
            </w:pPr>
            <w:r w:rsidRPr="00D732F9">
              <w:rPr>
                <w:rFonts w:cs="Arial"/>
              </w:rPr>
              <w:t>F40A71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809</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F40A72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810</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F40A73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811</w:t>
            </w:r>
          </w:p>
        </w:tc>
        <w:tc>
          <w:tcPr>
            <w:tcW w:w="3280" w:type="dxa"/>
            <w:noWrap/>
            <w:hideMark/>
          </w:tcPr>
          <w:p w:rsidR="00345C4B" w:rsidRPr="00D732F9" w:rsidRDefault="00345C4B" w:rsidP="00066C57">
            <w:pPr>
              <w:rPr>
                <w:rFonts w:cs="Arial"/>
              </w:rPr>
            </w:pPr>
            <w:r w:rsidRPr="00D732F9">
              <w:rPr>
                <w:rFonts w:cs="Arial"/>
              </w:rPr>
              <w:t>139494</w:t>
            </w:r>
          </w:p>
        </w:tc>
        <w:tc>
          <w:tcPr>
            <w:tcW w:w="4876" w:type="dxa"/>
            <w:noWrap/>
            <w:hideMark/>
          </w:tcPr>
          <w:p w:rsidR="00345C4B" w:rsidRPr="00D732F9" w:rsidRDefault="00345C4B" w:rsidP="00066C57">
            <w:pPr>
              <w:rPr>
                <w:rFonts w:cs="Arial"/>
              </w:rPr>
            </w:pPr>
            <w:r w:rsidRPr="00D732F9">
              <w:rPr>
                <w:rFonts w:cs="Arial"/>
              </w:rPr>
              <w:t>F40A74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812</w:t>
            </w:r>
          </w:p>
        </w:tc>
        <w:tc>
          <w:tcPr>
            <w:tcW w:w="3280" w:type="dxa"/>
            <w:noWrap/>
            <w:hideMark/>
          </w:tcPr>
          <w:p w:rsidR="00345C4B" w:rsidRPr="00D732F9" w:rsidRDefault="00345C4B" w:rsidP="00066C57">
            <w:pPr>
              <w:rPr>
                <w:rFonts w:cs="Arial"/>
              </w:rPr>
            </w:pPr>
            <w:r w:rsidRPr="00D732F9">
              <w:rPr>
                <w:rFonts w:cs="Arial"/>
              </w:rPr>
              <w:t>149393</w:t>
            </w:r>
          </w:p>
        </w:tc>
        <w:tc>
          <w:tcPr>
            <w:tcW w:w="4876" w:type="dxa"/>
            <w:noWrap/>
            <w:hideMark/>
          </w:tcPr>
          <w:p w:rsidR="00345C4B" w:rsidRPr="00D732F9" w:rsidRDefault="00345C4B" w:rsidP="00066C57">
            <w:pPr>
              <w:rPr>
                <w:rFonts w:cs="Arial"/>
              </w:rPr>
            </w:pPr>
            <w:r w:rsidRPr="00D732F9">
              <w:rPr>
                <w:rFonts w:cs="Arial"/>
              </w:rPr>
              <w:t>F40A75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813</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F40A76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814</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F40A77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815</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F40A78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816</w:t>
            </w:r>
          </w:p>
        </w:tc>
        <w:tc>
          <w:tcPr>
            <w:tcW w:w="3280" w:type="dxa"/>
            <w:noWrap/>
            <w:hideMark/>
          </w:tcPr>
          <w:p w:rsidR="00345C4B" w:rsidRPr="00D732F9" w:rsidRDefault="00345C4B" w:rsidP="00066C57">
            <w:pPr>
              <w:rPr>
                <w:rFonts w:cs="Arial"/>
              </w:rPr>
            </w:pPr>
            <w:r w:rsidRPr="00D732F9">
              <w:rPr>
                <w:rFonts w:cs="Arial"/>
              </w:rPr>
              <w:t>119292</w:t>
            </w:r>
          </w:p>
        </w:tc>
        <w:tc>
          <w:tcPr>
            <w:tcW w:w="4876" w:type="dxa"/>
            <w:noWrap/>
            <w:hideMark/>
          </w:tcPr>
          <w:p w:rsidR="00345C4B" w:rsidRPr="00D732F9" w:rsidRDefault="00345C4B" w:rsidP="00066C57">
            <w:pPr>
              <w:rPr>
                <w:rFonts w:cs="Arial"/>
              </w:rPr>
            </w:pPr>
            <w:r w:rsidRPr="00D732F9">
              <w:rPr>
                <w:rFonts w:cs="Arial"/>
              </w:rPr>
              <w:t>F40A79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817</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F40A7A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818</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F40A7B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819</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F40A7C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820</w:t>
            </w:r>
          </w:p>
        </w:tc>
        <w:tc>
          <w:tcPr>
            <w:tcW w:w="3280" w:type="dxa"/>
            <w:noWrap/>
            <w:hideMark/>
          </w:tcPr>
          <w:p w:rsidR="00345C4B" w:rsidRPr="00D732F9" w:rsidRDefault="00345C4B" w:rsidP="00066C57">
            <w:pPr>
              <w:rPr>
                <w:rFonts w:cs="Arial"/>
              </w:rPr>
            </w:pPr>
            <w:r w:rsidRPr="00D732F9">
              <w:rPr>
                <w:rFonts w:cs="Arial"/>
              </w:rPr>
              <w:t>0F8F91</w:t>
            </w:r>
          </w:p>
        </w:tc>
        <w:tc>
          <w:tcPr>
            <w:tcW w:w="4876" w:type="dxa"/>
            <w:noWrap/>
            <w:hideMark/>
          </w:tcPr>
          <w:p w:rsidR="00345C4B" w:rsidRPr="00D732F9" w:rsidRDefault="00345C4B" w:rsidP="00066C57">
            <w:pPr>
              <w:rPr>
                <w:rFonts w:cs="Arial"/>
              </w:rPr>
            </w:pPr>
            <w:r w:rsidRPr="00D732F9">
              <w:rPr>
                <w:rFonts w:cs="Arial"/>
              </w:rPr>
              <w:t>F40A7D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821</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F40A7E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822</w:t>
            </w:r>
          </w:p>
        </w:tc>
        <w:tc>
          <w:tcPr>
            <w:tcW w:w="3280" w:type="dxa"/>
            <w:noWrap/>
            <w:hideMark/>
          </w:tcPr>
          <w:p w:rsidR="00345C4B" w:rsidRPr="00D732F9" w:rsidRDefault="00345C4B" w:rsidP="00066C57">
            <w:pPr>
              <w:rPr>
                <w:rFonts w:cs="Arial"/>
              </w:rPr>
            </w:pPr>
            <w:r w:rsidRPr="00D732F9">
              <w:rPr>
                <w:rFonts w:cs="Arial"/>
              </w:rPr>
              <w:t>0F8F8F</w:t>
            </w:r>
          </w:p>
        </w:tc>
        <w:tc>
          <w:tcPr>
            <w:tcW w:w="4876" w:type="dxa"/>
            <w:noWrap/>
            <w:hideMark/>
          </w:tcPr>
          <w:p w:rsidR="00345C4B" w:rsidRPr="00D732F9" w:rsidRDefault="00345C4B" w:rsidP="00066C57">
            <w:pPr>
              <w:rPr>
                <w:rFonts w:cs="Arial"/>
              </w:rPr>
            </w:pPr>
            <w:r w:rsidRPr="00D732F9">
              <w:rPr>
                <w:rFonts w:cs="Arial"/>
              </w:rPr>
              <w:t>F40A7F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823</w:t>
            </w:r>
          </w:p>
        </w:tc>
        <w:tc>
          <w:tcPr>
            <w:tcW w:w="3280" w:type="dxa"/>
            <w:noWrap/>
            <w:hideMark/>
          </w:tcPr>
          <w:p w:rsidR="00345C4B" w:rsidRPr="00D732F9" w:rsidRDefault="00345C4B" w:rsidP="00066C57">
            <w:pPr>
              <w:rPr>
                <w:rFonts w:cs="Arial"/>
              </w:rPr>
            </w:pPr>
            <w:r w:rsidRPr="00D732F9">
              <w:rPr>
                <w:rFonts w:cs="Arial"/>
              </w:rPr>
              <w:t>0F8F8F</w:t>
            </w:r>
          </w:p>
        </w:tc>
        <w:tc>
          <w:tcPr>
            <w:tcW w:w="4876" w:type="dxa"/>
            <w:noWrap/>
            <w:hideMark/>
          </w:tcPr>
          <w:p w:rsidR="00345C4B" w:rsidRPr="00D732F9" w:rsidRDefault="00345C4B" w:rsidP="00066C57">
            <w:pPr>
              <w:rPr>
                <w:rFonts w:cs="Arial"/>
              </w:rPr>
            </w:pPr>
            <w:r w:rsidRPr="00D732F9">
              <w:rPr>
                <w:rFonts w:cs="Arial"/>
              </w:rPr>
              <w:t>F40A80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824</w:t>
            </w:r>
          </w:p>
        </w:tc>
        <w:tc>
          <w:tcPr>
            <w:tcW w:w="3280" w:type="dxa"/>
            <w:noWrap/>
            <w:hideMark/>
          </w:tcPr>
          <w:p w:rsidR="00345C4B" w:rsidRPr="00D732F9" w:rsidRDefault="00345C4B" w:rsidP="00066C57">
            <w:pPr>
              <w:rPr>
                <w:rFonts w:cs="Arial"/>
              </w:rPr>
            </w:pPr>
            <w:r w:rsidRPr="00D732F9">
              <w:rPr>
                <w:rFonts w:cs="Arial"/>
              </w:rPr>
              <w:t>0F8E8E</w:t>
            </w:r>
          </w:p>
        </w:tc>
        <w:tc>
          <w:tcPr>
            <w:tcW w:w="4876" w:type="dxa"/>
            <w:noWrap/>
            <w:hideMark/>
          </w:tcPr>
          <w:p w:rsidR="00345C4B" w:rsidRPr="00D732F9" w:rsidRDefault="00345C4B" w:rsidP="00066C57">
            <w:pPr>
              <w:rPr>
                <w:rFonts w:cs="Arial"/>
              </w:rPr>
            </w:pPr>
            <w:r w:rsidRPr="00D732F9">
              <w:rPr>
                <w:rFonts w:cs="Arial"/>
              </w:rPr>
              <w:t>F40A81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825</w:t>
            </w:r>
          </w:p>
        </w:tc>
        <w:tc>
          <w:tcPr>
            <w:tcW w:w="3280" w:type="dxa"/>
            <w:noWrap/>
            <w:hideMark/>
          </w:tcPr>
          <w:p w:rsidR="00345C4B" w:rsidRPr="00D732F9" w:rsidRDefault="00345C4B" w:rsidP="00066C57">
            <w:pPr>
              <w:rPr>
                <w:rFonts w:cs="Arial"/>
              </w:rPr>
            </w:pPr>
            <w:r w:rsidRPr="00D732F9">
              <w:rPr>
                <w:rFonts w:cs="Arial"/>
              </w:rPr>
              <w:t>0F8F8F</w:t>
            </w:r>
          </w:p>
        </w:tc>
        <w:tc>
          <w:tcPr>
            <w:tcW w:w="4876" w:type="dxa"/>
            <w:noWrap/>
            <w:hideMark/>
          </w:tcPr>
          <w:p w:rsidR="00345C4B" w:rsidRPr="00D732F9" w:rsidRDefault="00345C4B" w:rsidP="00066C57">
            <w:pPr>
              <w:rPr>
                <w:rFonts w:cs="Arial"/>
              </w:rPr>
            </w:pPr>
            <w:r w:rsidRPr="00D732F9">
              <w:rPr>
                <w:rFonts w:cs="Arial"/>
              </w:rPr>
              <w:t>F40A82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826</w:t>
            </w:r>
          </w:p>
        </w:tc>
        <w:tc>
          <w:tcPr>
            <w:tcW w:w="3280" w:type="dxa"/>
            <w:noWrap/>
            <w:hideMark/>
          </w:tcPr>
          <w:p w:rsidR="00345C4B" w:rsidRPr="00D732F9" w:rsidRDefault="00345C4B" w:rsidP="00066C57">
            <w:pPr>
              <w:rPr>
                <w:rFonts w:cs="Arial"/>
              </w:rPr>
            </w:pPr>
            <w:r w:rsidRPr="00D732F9">
              <w:rPr>
                <w:rFonts w:cs="Arial"/>
              </w:rPr>
              <w:t>0F8F8E</w:t>
            </w:r>
          </w:p>
        </w:tc>
        <w:tc>
          <w:tcPr>
            <w:tcW w:w="4876" w:type="dxa"/>
            <w:noWrap/>
            <w:hideMark/>
          </w:tcPr>
          <w:p w:rsidR="00345C4B" w:rsidRPr="00D732F9" w:rsidRDefault="00345C4B" w:rsidP="00066C57">
            <w:pPr>
              <w:rPr>
                <w:rFonts w:cs="Arial"/>
              </w:rPr>
            </w:pPr>
            <w:r w:rsidRPr="00D732F9">
              <w:rPr>
                <w:rFonts w:cs="Arial"/>
              </w:rPr>
              <w:t>F40A83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827</w:t>
            </w:r>
          </w:p>
        </w:tc>
        <w:tc>
          <w:tcPr>
            <w:tcW w:w="3280" w:type="dxa"/>
            <w:noWrap/>
            <w:hideMark/>
          </w:tcPr>
          <w:p w:rsidR="00345C4B" w:rsidRPr="00D732F9" w:rsidRDefault="00345C4B" w:rsidP="00066C57">
            <w:pPr>
              <w:rPr>
                <w:rFonts w:cs="Arial"/>
              </w:rPr>
            </w:pPr>
            <w:r w:rsidRPr="00D732F9">
              <w:rPr>
                <w:rFonts w:cs="Arial"/>
              </w:rPr>
              <w:t>0F8F8F</w:t>
            </w:r>
          </w:p>
        </w:tc>
        <w:tc>
          <w:tcPr>
            <w:tcW w:w="4876" w:type="dxa"/>
            <w:noWrap/>
            <w:hideMark/>
          </w:tcPr>
          <w:p w:rsidR="00345C4B" w:rsidRPr="00D732F9" w:rsidRDefault="00345C4B" w:rsidP="00066C57">
            <w:pPr>
              <w:rPr>
                <w:rFonts w:cs="Arial"/>
              </w:rPr>
            </w:pPr>
            <w:r w:rsidRPr="00D732F9">
              <w:rPr>
                <w:rFonts w:cs="Arial"/>
              </w:rPr>
              <w:t>F40A84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828</w:t>
            </w:r>
          </w:p>
        </w:tc>
        <w:tc>
          <w:tcPr>
            <w:tcW w:w="3280" w:type="dxa"/>
            <w:noWrap/>
            <w:hideMark/>
          </w:tcPr>
          <w:p w:rsidR="00345C4B" w:rsidRPr="00D732F9" w:rsidRDefault="00345C4B" w:rsidP="00066C57">
            <w:pPr>
              <w:rPr>
                <w:rFonts w:cs="Arial"/>
              </w:rPr>
            </w:pPr>
            <w:r w:rsidRPr="00D732F9">
              <w:rPr>
                <w:rFonts w:cs="Arial"/>
              </w:rPr>
              <w:t>108F8F</w:t>
            </w:r>
          </w:p>
        </w:tc>
        <w:tc>
          <w:tcPr>
            <w:tcW w:w="4876" w:type="dxa"/>
            <w:noWrap/>
            <w:hideMark/>
          </w:tcPr>
          <w:p w:rsidR="00345C4B" w:rsidRPr="00D732F9" w:rsidRDefault="00345C4B" w:rsidP="00066C57">
            <w:pPr>
              <w:rPr>
                <w:rFonts w:cs="Arial"/>
              </w:rPr>
            </w:pPr>
            <w:r w:rsidRPr="00D732F9">
              <w:rPr>
                <w:rFonts w:cs="Arial"/>
              </w:rPr>
              <w:t>F40A85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829</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F40A86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830</w:t>
            </w:r>
          </w:p>
        </w:tc>
        <w:tc>
          <w:tcPr>
            <w:tcW w:w="3280" w:type="dxa"/>
            <w:noWrap/>
            <w:hideMark/>
          </w:tcPr>
          <w:p w:rsidR="00345C4B" w:rsidRPr="00D732F9" w:rsidRDefault="00345C4B" w:rsidP="00066C57">
            <w:pPr>
              <w:rPr>
                <w:rFonts w:cs="Arial"/>
              </w:rPr>
            </w:pPr>
            <w:r w:rsidRPr="00D732F9">
              <w:rPr>
                <w:rFonts w:cs="Arial"/>
              </w:rPr>
              <w:t>109090</w:t>
            </w:r>
          </w:p>
        </w:tc>
        <w:tc>
          <w:tcPr>
            <w:tcW w:w="4876" w:type="dxa"/>
            <w:noWrap/>
            <w:hideMark/>
          </w:tcPr>
          <w:p w:rsidR="00345C4B" w:rsidRPr="00D732F9" w:rsidRDefault="00345C4B" w:rsidP="00066C57">
            <w:pPr>
              <w:rPr>
                <w:rFonts w:cs="Arial"/>
              </w:rPr>
            </w:pPr>
            <w:r w:rsidRPr="00D732F9">
              <w:rPr>
                <w:rFonts w:cs="Arial"/>
              </w:rPr>
              <w:t>F40A87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831</w:t>
            </w:r>
          </w:p>
        </w:tc>
        <w:tc>
          <w:tcPr>
            <w:tcW w:w="3280" w:type="dxa"/>
            <w:noWrap/>
            <w:hideMark/>
          </w:tcPr>
          <w:p w:rsidR="00345C4B" w:rsidRPr="00D732F9" w:rsidRDefault="00345C4B" w:rsidP="00066C57">
            <w:pPr>
              <w:rPr>
                <w:rFonts w:cs="Arial"/>
              </w:rPr>
            </w:pPr>
            <w:r w:rsidRPr="00D732F9">
              <w:rPr>
                <w:rFonts w:cs="Arial"/>
              </w:rPr>
              <w:t>119190</w:t>
            </w:r>
          </w:p>
        </w:tc>
        <w:tc>
          <w:tcPr>
            <w:tcW w:w="4876" w:type="dxa"/>
            <w:noWrap/>
            <w:hideMark/>
          </w:tcPr>
          <w:p w:rsidR="00345C4B" w:rsidRPr="00D732F9" w:rsidRDefault="00345C4B" w:rsidP="00066C57">
            <w:pPr>
              <w:rPr>
                <w:rFonts w:cs="Arial"/>
              </w:rPr>
            </w:pPr>
            <w:r w:rsidRPr="00D732F9">
              <w:rPr>
                <w:rFonts w:cs="Arial"/>
              </w:rPr>
              <w:t>F40A88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832</w:t>
            </w:r>
          </w:p>
        </w:tc>
        <w:tc>
          <w:tcPr>
            <w:tcW w:w="3280" w:type="dxa"/>
            <w:noWrap/>
            <w:hideMark/>
          </w:tcPr>
          <w:p w:rsidR="00345C4B" w:rsidRPr="00D732F9" w:rsidRDefault="00345C4B" w:rsidP="00066C57">
            <w:pPr>
              <w:rPr>
                <w:rFonts w:cs="Arial"/>
              </w:rPr>
            </w:pPr>
            <w:r w:rsidRPr="00D732F9">
              <w:rPr>
                <w:rFonts w:cs="Arial"/>
              </w:rPr>
              <w:t>119191</w:t>
            </w:r>
          </w:p>
        </w:tc>
        <w:tc>
          <w:tcPr>
            <w:tcW w:w="4876" w:type="dxa"/>
            <w:noWrap/>
            <w:hideMark/>
          </w:tcPr>
          <w:p w:rsidR="00345C4B" w:rsidRPr="00D732F9" w:rsidRDefault="00345C4B" w:rsidP="00066C57">
            <w:pPr>
              <w:rPr>
                <w:rFonts w:cs="Arial"/>
              </w:rPr>
            </w:pPr>
            <w:r w:rsidRPr="00D732F9">
              <w:rPr>
                <w:rFonts w:cs="Arial"/>
              </w:rPr>
              <w:t>F40A89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833</w:t>
            </w:r>
          </w:p>
        </w:tc>
        <w:tc>
          <w:tcPr>
            <w:tcW w:w="3280" w:type="dxa"/>
            <w:noWrap/>
            <w:hideMark/>
          </w:tcPr>
          <w:p w:rsidR="00345C4B" w:rsidRPr="00D732F9" w:rsidRDefault="00345C4B" w:rsidP="00066C57">
            <w:pPr>
              <w:rPr>
                <w:rFonts w:cs="Arial"/>
              </w:rPr>
            </w:pPr>
            <w:r w:rsidRPr="00D732F9">
              <w:rPr>
                <w:rFonts w:cs="Arial"/>
              </w:rPr>
              <w:t>129191</w:t>
            </w:r>
          </w:p>
        </w:tc>
        <w:tc>
          <w:tcPr>
            <w:tcW w:w="4876" w:type="dxa"/>
            <w:noWrap/>
            <w:hideMark/>
          </w:tcPr>
          <w:p w:rsidR="00345C4B" w:rsidRPr="00D732F9" w:rsidRDefault="00345C4B" w:rsidP="00066C57">
            <w:pPr>
              <w:rPr>
                <w:rFonts w:cs="Arial"/>
              </w:rPr>
            </w:pPr>
            <w:r w:rsidRPr="00D732F9">
              <w:rPr>
                <w:rFonts w:cs="Arial"/>
              </w:rPr>
              <w:t>F40A8A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834</w:t>
            </w:r>
          </w:p>
        </w:tc>
        <w:tc>
          <w:tcPr>
            <w:tcW w:w="3280" w:type="dxa"/>
            <w:noWrap/>
            <w:hideMark/>
          </w:tcPr>
          <w:p w:rsidR="00345C4B" w:rsidRPr="00D732F9" w:rsidRDefault="00345C4B" w:rsidP="00066C57">
            <w:pPr>
              <w:rPr>
                <w:rFonts w:cs="Arial"/>
              </w:rPr>
            </w:pPr>
            <w:r w:rsidRPr="00D732F9">
              <w:rPr>
                <w:rFonts w:cs="Arial"/>
              </w:rPr>
              <w:t>129292</w:t>
            </w:r>
          </w:p>
        </w:tc>
        <w:tc>
          <w:tcPr>
            <w:tcW w:w="4876" w:type="dxa"/>
            <w:noWrap/>
            <w:hideMark/>
          </w:tcPr>
          <w:p w:rsidR="00345C4B" w:rsidRPr="00D732F9" w:rsidRDefault="00345C4B" w:rsidP="00066C57">
            <w:pPr>
              <w:rPr>
                <w:rFonts w:cs="Arial"/>
              </w:rPr>
            </w:pPr>
            <w:r w:rsidRPr="00D732F9">
              <w:rPr>
                <w:rFonts w:cs="Arial"/>
              </w:rPr>
              <w:t>F40A8B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835</w:t>
            </w:r>
          </w:p>
        </w:tc>
        <w:tc>
          <w:tcPr>
            <w:tcW w:w="3280" w:type="dxa"/>
            <w:noWrap/>
            <w:hideMark/>
          </w:tcPr>
          <w:p w:rsidR="00345C4B" w:rsidRPr="00D732F9" w:rsidRDefault="00345C4B" w:rsidP="00066C57">
            <w:pPr>
              <w:rPr>
                <w:rFonts w:cs="Arial"/>
              </w:rPr>
            </w:pPr>
            <w:r w:rsidRPr="00D732F9">
              <w:rPr>
                <w:rFonts w:cs="Arial"/>
              </w:rPr>
              <w:t>139393</w:t>
            </w:r>
          </w:p>
        </w:tc>
        <w:tc>
          <w:tcPr>
            <w:tcW w:w="4876" w:type="dxa"/>
            <w:noWrap/>
            <w:hideMark/>
          </w:tcPr>
          <w:p w:rsidR="00345C4B" w:rsidRPr="00D732F9" w:rsidRDefault="00345C4B" w:rsidP="00066C57">
            <w:pPr>
              <w:rPr>
                <w:rFonts w:cs="Arial"/>
              </w:rPr>
            </w:pPr>
            <w:r w:rsidRPr="00D732F9">
              <w:rPr>
                <w:rFonts w:cs="Arial"/>
              </w:rPr>
              <w:t>F40A8C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836</w:t>
            </w:r>
          </w:p>
        </w:tc>
        <w:tc>
          <w:tcPr>
            <w:tcW w:w="3280" w:type="dxa"/>
            <w:noWrap/>
            <w:hideMark/>
          </w:tcPr>
          <w:p w:rsidR="00345C4B" w:rsidRPr="00D732F9" w:rsidRDefault="00345C4B" w:rsidP="00066C57">
            <w:pPr>
              <w:rPr>
                <w:rFonts w:cs="Arial"/>
              </w:rPr>
            </w:pPr>
            <w:r w:rsidRPr="00D732F9">
              <w:rPr>
                <w:rFonts w:cs="Arial"/>
              </w:rPr>
              <w:t>149393</w:t>
            </w:r>
          </w:p>
        </w:tc>
        <w:tc>
          <w:tcPr>
            <w:tcW w:w="4876" w:type="dxa"/>
            <w:noWrap/>
            <w:hideMark/>
          </w:tcPr>
          <w:p w:rsidR="00345C4B" w:rsidRPr="00D732F9" w:rsidRDefault="00345C4B" w:rsidP="00066C57">
            <w:pPr>
              <w:rPr>
                <w:rFonts w:cs="Arial"/>
              </w:rPr>
            </w:pPr>
            <w:r w:rsidRPr="00D732F9">
              <w:rPr>
                <w:rFonts w:cs="Arial"/>
              </w:rPr>
              <w:t>F40A8D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837</w:t>
            </w:r>
          </w:p>
        </w:tc>
        <w:tc>
          <w:tcPr>
            <w:tcW w:w="3280" w:type="dxa"/>
            <w:noWrap/>
            <w:hideMark/>
          </w:tcPr>
          <w:p w:rsidR="00345C4B" w:rsidRPr="00D732F9" w:rsidRDefault="00345C4B" w:rsidP="00066C57">
            <w:pPr>
              <w:rPr>
                <w:rFonts w:cs="Arial"/>
              </w:rPr>
            </w:pPr>
            <w:r w:rsidRPr="00D732F9">
              <w:rPr>
                <w:rFonts w:cs="Arial"/>
              </w:rPr>
              <w:t>149494</w:t>
            </w:r>
          </w:p>
        </w:tc>
        <w:tc>
          <w:tcPr>
            <w:tcW w:w="4876" w:type="dxa"/>
            <w:noWrap/>
            <w:hideMark/>
          </w:tcPr>
          <w:p w:rsidR="00345C4B" w:rsidRPr="00D732F9" w:rsidRDefault="00345C4B" w:rsidP="00066C57">
            <w:pPr>
              <w:rPr>
                <w:rFonts w:cs="Arial"/>
              </w:rPr>
            </w:pPr>
            <w:r w:rsidRPr="00D732F9">
              <w:rPr>
                <w:rFonts w:cs="Arial"/>
              </w:rPr>
              <w:t>F40A8E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838</w:t>
            </w:r>
          </w:p>
        </w:tc>
        <w:tc>
          <w:tcPr>
            <w:tcW w:w="3280" w:type="dxa"/>
            <w:noWrap/>
            <w:hideMark/>
          </w:tcPr>
          <w:p w:rsidR="00345C4B" w:rsidRPr="00D732F9" w:rsidRDefault="00345C4B" w:rsidP="00066C57">
            <w:pPr>
              <w:rPr>
                <w:rFonts w:cs="Arial"/>
              </w:rPr>
            </w:pPr>
            <w:r w:rsidRPr="00D732F9">
              <w:rPr>
                <w:rFonts w:cs="Arial"/>
              </w:rPr>
              <w:t>159594</w:t>
            </w:r>
          </w:p>
        </w:tc>
        <w:tc>
          <w:tcPr>
            <w:tcW w:w="4876" w:type="dxa"/>
            <w:noWrap/>
            <w:hideMark/>
          </w:tcPr>
          <w:p w:rsidR="00345C4B" w:rsidRPr="00D732F9" w:rsidRDefault="00345C4B" w:rsidP="00066C57">
            <w:pPr>
              <w:rPr>
                <w:rFonts w:cs="Arial"/>
              </w:rPr>
            </w:pPr>
            <w:r w:rsidRPr="00D732F9">
              <w:rPr>
                <w:rFonts w:cs="Arial"/>
              </w:rPr>
              <w:t>F40A8F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839</w:t>
            </w:r>
          </w:p>
        </w:tc>
        <w:tc>
          <w:tcPr>
            <w:tcW w:w="3280" w:type="dxa"/>
            <w:noWrap/>
            <w:hideMark/>
          </w:tcPr>
          <w:p w:rsidR="00345C4B" w:rsidRPr="00D732F9" w:rsidRDefault="00345C4B" w:rsidP="00066C57">
            <w:pPr>
              <w:rPr>
                <w:rFonts w:cs="Arial"/>
              </w:rPr>
            </w:pPr>
            <w:r w:rsidRPr="00D732F9">
              <w:rPr>
                <w:rFonts w:cs="Arial"/>
              </w:rPr>
              <w:t>169695</w:t>
            </w:r>
          </w:p>
        </w:tc>
        <w:tc>
          <w:tcPr>
            <w:tcW w:w="4876" w:type="dxa"/>
            <w:noWrap/>
            <w:hideMark/>
          </w:tcPr>
          <w:p w:rsidR="00345C4B" w:rsidRPr="00D732F9" w:rsidRDefault="00345C4B" w:rsidP="00066C57">
            <w:pPr>
              <w:rPr>
                <w:rFonts w:cs="Arial"/>
              </w:rPr>
            </w:pPr>
            <w:r w:rsidRPr="00D732F9">
              <w:rPr>
                <w:rFonts w:cs="Arial"/>
              </w:rPr>
              <w:t>F40A90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840</w:t>
            </w:r>
          </w:p>
        </w:tc>
        <w:tc>
          <w:tcPr>
            <w:tcW w:w="3280" w:type="dxa"/>
            <w:noWrap/>
            <w:hideMark/>
          </w:tcPr>
          <w:p w:rsidR="00345C4B" w:rsidRPr="00D732F9" w:rsidRDefault="00345C4B" w:rsidP="00066C57">
            <w:pPr>
              <w:rPr>
                <w:rFonts w:cs="Arial"/>
              </w:rPr>
            </w:pPr>
            <w:r w:rsidRPr="00D732F9">
              <w:rPr>
                <w:rFonts w:cs="Arial"/>
              </w:rPr>
              <w:t>179796</w:t>
            </w:r>
          </w:p>
        </w:tc>
        <w:tc>
          <w:tcPr>
            <w:tcW w:w="4876" w:type="dxa"/>
            <w:noWrap/>
            <w:hideMark/>
          </w:tcPr>
          <w:p w:rsidR="00345C4B" w:rsidRPr="00D732F9" w:rsidRDefault="00345C4B" w:rsidP="00066C57">
            <w:pPr>
              <w:rPr>
                <w:rFonts w:cs="Arial"/>
              </w:rPr>
            </w:pPr>
            <w:r w:rsidRPr="00D732F9">
              <w:rPr>
                <w:rFonts w:cs="Arial"/>
              </w:rPr>
              <w:t>F40A91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841</w:t>
            </w:r>
          </w:p>
        </w:tc>
        <w:tc>
          <w:tcPr>
            <w:tcW w:w="3280" w:type="dxa"/>
            <w:noWrap/>
            <w:hideMark/>
          </w:tcPr>
          <w:p w:rsidR="00345C4B" w:rsidRPr="00D732F9" w:rsidRDefault="00345C4B" w:rsidP="00066C57">
            <w:pPr>
              <w:rPr>
                <w:rFonts w:cs="Arial"/>
              </w:rPr>
            </w:pPr>
            <w:r w:rsidRPr="00D732F9">
              <w:rPr>
                <w:rFonts w:cs="Arial"/>
              </w:rPr>
              <w:t>189797</w:t>
            </w:r>
          </w:p>
        </w:tc>
        <w:tc>
          <w:tcPr>
            <w:tcW w:w="4876" w:type="dxa"/>
            <w:noWrap/>
            <w:hideMark/>
          </w:tcPr>
          <w:p w:rsidR="00345C4B" w:rsidRPr="00D732F9" w:rsidRDefault="00345C4B" w:rsidP="00066C57">
            <w:pPr>
              <w:rPr>
                <w:rFonts w:cs="Arial"/>
              </w:rPr>
            </w:pPr>
            <w:r w:rsidRPr="00D732F9">
              <w:rPr>
                <w:rFonts w:cs="Arial"/>
              </w:rPr>
              <w:t>F40A92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842</w:t>
            </w:r>
          </w:p>
        </w:tc>
        <w:tc>
          <w:tcPr>
            <w:tcW w:w="3280" w:type="dxa"/>
            <w:noWrap/>
            <w:hideMark/>
          </w:tcPr>
          <w:p w:rsidR="00345C4B" w:rsidRPr="00D732F9" w:rsidRDefault="00345C4B" w:rsidP="00066C57">
            <w:pPr>
              <w:rPr>
                <w:rFonts w:cs="Arial"/>
              </w:rPr>
            </w:pPr>
            <w:r w:rsidRPr="00D732F9">
              <w:rPr>
                <w:rFonts w:cs="Arial"/>
              </w:rPr>
              <w:t>199998</w:t>
            </w:r>
          </w:p>
        </w:tc>
        <w:tc>
          <w:tcPr>
            <w:tcW w:w="4876" w:type="dxa"/>
            <w:noWrap/>
            <w:hideMark/>
          </w:tcPr>
          <w:p w:rsidR="00345C4B" w:rsidRPr="00D732F9" w:rsidRDefault="00345C4B" w:rsidP="00066C57">
            <w:pPr>
              <w:rPr>
                <w:rFonts w:cs="Arial"/>
              </w:rPr>
            </w:pPr>
            <w:r w:rsidRPr="00D732F9">
              <w:rPr>
                <w:rFonts w:cs="Arial"/>
              </w:rPr>
              <w:t>F40A93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843</w:t>
            </w:r>
          </w:p>
        </w:tc>
        <w:tc>
          <w:tcPr>
            <w:tcW w:w="3280" w:type="dxa"/>
            <w:noWrap/>
            <w:hideMark/>
          </w:tcPr>
          <w:p w:rsidR="00345C4B" w:rsidRPr="00D732F9" w:rsidRDefault="00345C4B" w:rsidP="00066C57">
            <w:pPr>
              <w:rPr>
                <w:rFonts w:cs="Arial"/>
              </w:rPr>
            </w:pPr>
            <w:r w:rsidRPr="00D732F9">
              <w:rPr>
                <w:rFonts w:cs="Arial"/>
              </w:rPr>
              <w:t>199999</w:t>
            </w:r>
          </w:p>
        </w:tc>
        <w:tc>
          <w:tcPr>
            <w:tcW w:w="4876" w:type="dxa"/>
            <w:noWrap/>
            <w:hideMark/>
          </w:tcPr>
          <w:p w:rsidR="00345C4B" w:rsidRPr="00D732F9" w:rsidRDefault="00345C4B" w:rsidP="00066C57">
            <w:pPr>
              <w:rPr>
                <w:rFonts w:cs="Arial"/>
              </w:rPr>
            </w:pPr>
            <w:r w:rsidRPr="00D732F9">
              <w:rPr>
                <w:rFonts w:cs="Arial"/>
              </w:rPr>
              <w:t>F40A94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844</w:t>
            </w:r>
          </w:p>
        </w:tc>
        <w:tc>
          <w:tcPr>
            <w:tcW w:w="3280" w:type="dxa"/>
            <w:noWrap/>
            <w:hideMark/>
          </w:tcPr>
          <w:p w:rsidR="00345C4B" w:rsidRPr="00D732F9" w:rsidRDefault="00345C4B" w:rsidP="00066C57">
            <w:pPr>
              <w:rPr>
                <w:rFonts w:cs="Arial"/>
              </w:rPr>
            </w:pPr>
            <w:r w:rsidRPr="00D732F9">
              <w:rPr>
                <w:rFonts w:cs="Arial"/>
              </w:rPr>
              <w:t>1A9A9A</w:t>
            </w:r>
          </w:p>
        </w:tc>
        <w:tc>
          <w:tcPr>
            <w:tcW w:w="4876" w:type="dxa"/>
            <w:noWrap/>
            <w:hideMark/>
          </w:tcPr>
          <w:p w:rsidR="00345C4B" w:rsidRPr="00D732F9" w:rsidRDefault="00345C4B" w:rsidP="00066C57">
            <w:pPr>
              <w:rPr>
                <w:rFonts w:cs="Arial"/>
              </w:rPr>
            </w:pPr>
            <w:r w:rsidRPr="00D732F9">
              <w:rPr>
                <w:rFonts w:cs="Arial"/>
              </w:rPr>
              <w:t>F40A95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845</w:t>
            </w:r>
          </w:p>
        </w:tc>
        <w:tc>
          <w:tcPr>
            <w:tcW w:w="3280" w:type="dxa"/>
            <w:noWrap/>
            <w:hideMark/>
          </w:tcPr>
          <w:p w:rsidR="00345C4B" w:rsidRPr="00D732F9" w:rsidRDefault="00345C4B" w:rsidP="00066C57">
            <w:pPr>
              <w:rPr>
                <w:rFonts w:cs="Arial"/>
              </w:rPr>
            </w:pPr>
            <w:r w:rsidRPr="00D732F9">
              <w:rPr>
                <w:rFonts w:cs="Arial"/>
              </w:rPr>
              <w:t>1A9A9A</w:t>
            </w:r>
          </w:p>
        </w:tc>
        <w:tc>
          <w:tcPr>
            <w:tcW w:w="4876" w:type="dxa"/>
            <w:noWrap/>
            <w:hideMark/>
          </w:tcPr>
          <w:p w:rsidR="00345C4B" w:rsidRPr="00D732F9" w:rsidRDefault="00345C4B" w:rsidP="00066C57">
            <w:pPr>
              <w:rPr>
                <w:rFonts w:cs="Arial"/>
              </w:rPr>
            </w:pPr>
            <w:r w:rsidRPr="00D732F9">
              <w:rPr>
                <w:rFonts w:cs="Arial"/>
              </w:rPr>
              <w:t>F40A96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846</w:t>
            </w:r>
          </w:p>
        </w:tc>
        <w:tc>
          <w:tcPr>
            <w:tcW w:w="3280" w:type="dxa"/>
            <w:noWrap/>
            <w:hideMark/>
          </w:tcPr>
          <w:p w:rsidR="00345C4B" w:rsidRPr="00D732F9" w:rsidRDefault="00345C4B" w:rsidP="00066C57">
            <w:pPr>
              <w:rPr>
                <w:rFonts w:cs="Arial"/>
              </w:rPr>
            </w:pPr>
            <w:r w:rsidRPr="00D732F9">
              <w:rPr>
                <w:rFonts w:cs="Arial"/>
              </w:rPr>
              <w:t>1A9B9A</w:t>
            </w:r>
          </w:p>
        </w:tc>
        <w:tc>
          <w:tcPr>
            <w:tcW w:w="4876" w:type="dxa"/>
            <w:noWrap/>
            <w:hideMark/>
          </w:tcPr>
          <w:p w:rsidR="00345C4B" w:rsidRPr="00D732F9" w:rsidRDefault="00345C4B" w:rsidP="00066C57">
            <w:pPr>
              <w:rPr>
                <w:rFonts w:cs="Arial"/>
              </w:rPr>
            </w:pPr>
            <w:r w:rsidRPr="00D732F9">
              <w:rPr>
                <w:rFonts w:cs="Arial"/>
              </w:rPr>
              <w:t>F40A97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847</w:t>
            </w:r>
          </w:p>
        </w:tc>
        <w:tc>
          <w:tcPr>
            <w:tcW w:w="3280" w:type="dxa"/>
            <w:noWrap/>
            <w:hideMark/>
          </w:tcPr>
          <w:p w:rsidR="00345C4B" w:rsidRPr="00D732F9" w:rsidRDefault="00345C4B" w:rsidP="00066C57">
            <w:pPr>
              <w:rPr>
                <w:rFonts w:cs="Arial"/>
              </w:rPr>
            </w:pPr>
            <w:r w:rsidRPr="00D732F9">
              <w:rPr>
                <w:rFonts w:cs="Arial"/>
              </w:rPr>
              <w:t>1B9B9A</w:t>
            </w:r>
          </w:p>
        </w:tc>
        <w:tc>
          <w:tcPr>
            <w:tcW w:w="4876" w:type="dxa"/>
            <w:noWrap/>
            <w:hideMark/>
          </w:tcPr>
          <w:p w:rsidR="00345C4B" w:rsidRPr="00D732F9" w:rsidRDefault="00345C4B" w:rsidP="00066C57">
            <w:pPr>
              <w:rPr>
                <w:rFonts w:cs="Arial"/>
              </w:rPr>
            </w:pPr>
            <w:r w:rsidRPr="00D732F9">
              <w:rPr>
                <w:rFonts w:cs="Arial"/>
              </w:rPr>
              <w:t>F40A98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848</w:t>
            </w:r>
          </w:p>
        </w:tc>
        <w:tc>
          <w:tcPr>
            <w:tcW w:w="3280" w:type="dxa"/>
            <w:noWrap/>
            <w:hideMark/>
          </w:tcPr>
          <w:p w:rsidR="00345C4B" w:rsidRPr="00D732F9" w:rsidRDefault="00345C4B" w:rsidP="00066C57">
            <w:pPr>
              <w:rPr>
                <w:rFonts w:cs="Arial"/>
              </w:rPr>
            </w:pPr>
            <w:r w:rsidRPr="00D732F9">
              <w:rPr>
                <w:rFonts w:cs="Arial"/>
              </w:rPr>
              <w:t>1B9B9B</w:t>
            </w:r>
          </w:p>
        </w:tc>
        <w:tc>
          <w:tcPr>
            <w:tcW w:w="4876" w:type="dxa"/>
            <w:noWrap/>
            <w:hideMark/>
          </w:tcPr>
          <w:p w:rsidR="00345C4B" w:rsidRPr="00D732F9" w:rsidRDefault="00345C4B" w:rsidP="00066C57">
            <w:pPr>
              <w:rPr>
                <w:rFonts w:cs="Arial"/>
              </w:rPr>
            </w:pPr>
            <w:r w:rsidRPr="00D732F9">
              <w:rPr>
                <w:rFonts w:cs="Arial"/>
              </w:rPr>
              <w:t>F40A99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849</w:t>
            </w:r>
          </w:p>
        </w:tc>
        <w:tc>
          <w:tcPr>
            <w:tcW w:w="3280" w:type="dxa"/>
            <w:noWrap/>
            <w:hideMark/>
          </w:tcPr>
          <w:p w:rsidR="00345C4B" w:rsidRPr="00D732F9" w:rsidRDefault="00345C4B" w:rsidP="00066C57">
            <w:pPr>
              <w:rPr>
                <w:rFonts w:cs="Arial"/>
              </w:rPr>
            </w:pPr>
            <w:r w:rsidRPr="00D732F9">
              <w:rPr>
                <w:rFonts w:cs="Arial"/>
              </w:rPr>
              <w:t>1B9B9B</w:t>
            </w:r>
          </w:p>
        </w:tc>
        <w:tc>
          <w:tcPr>
            <w:tcW w:w="4876" w:type="dxa"/>
            <w:noWrap/>
            <w:hideMark/>
          </w:tcPr>
          <w:p w:rsidR="00345C4B" w:rsidRPr="00D732F9" w:rsidRDefault="00345C4B" w:rsidP="00066C57">
            <w:pPr>
              <w:rPr>
                <w:rFonts w:cs="Arial"/>
              </w:rPr>
            </w:pPr>
            <w:r w:rsidRPr="00D732F9">
              <w:rPr>
                <w:rFonts w:cs="Arial"/>
              </w:rPr>
              <w:t>F40A9A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850</w:t>
            </w:r>
          </w:p>
        </w:tc>
        <w:tc>
          <w:tcPr>
            <w:tcW w:w="3280" w:type="dxa"/>
            <w:noWrap/>
            <w:hideMark/>
          </w:tcPr>
          <w:p w:rsidR="00345C4B" w:rsidRPr="00D732F9" w:rsidRDefault="00345C4B" w:rsidP="00066C57">
            <w:pPr>
              <w:rPr>
                <w:rFonts w:cs="Arial"/>
              </w:rPr>
            </w:pPr>
            <w:r w:rsidRPr="00D732F9">
              <w:rPr>
                <w:rFonts w:cs="Arial"/>
              </w:rPr>
              <w:t>1B9B9B</w:t>
            </w:r>
          </w:p>
        </w:tc>
        <w:tc>
          <w:tcPr>
            <w:tcW w:w="4876" w:type="dxa"/>
            <w:noWrap/>
            <w:hideMark/>
          </w:tcPr>
          <w:p w:rsidR="00345C4B" w:rsidRPr="00D732F9" w:rsidRDefault="00345C4B" w:rsidP="00066C57">
            <w:pPr>
              <w:rPr>
                <w:rFonts w:cs="Arial"/>
              </w:rPr>
            </w:pPr>
            <w:r w:rsidRPr="00D732F9">
              <w:rPr>
                <w:rFonts w:cs="Arial"/>
              </w:rPr>
              <w:t>F40A9B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851</w:t>
            </w:r>
          </w:p>
        </w:tc>
        <w:tc>
          <w:tcPr>
            <w:tcW w:w="3280" w:type="dxa"/>
            <w:noWrap/>
            <w:hideMark/>
          </w:tcPr>
          <w:p w:rsidR="00345C4B" w:rsidRPr="00D732F9" w:rsidRDefault="00345C4B" w:rsidP="00066C57">
            <w:pPr>
              <w:rPr>
                <w:rFonts w:cs="Arial"/>
              </w:rPr>
            </w:pPr>
            <w:r w:rsidRPr="00D732F9">
              <w:rPr>
                <w:rFonts w:cs="Arial"/>
              </w:rPr>
              <w:t>1C9C9C</w:t>
            </w:r>
          </w:p>
        </w:tc>
        <w:tc>
          <w:tcPr>
            <w:tcW w:w="4876" w:type="dxa"/>
            <w:noWrap/>
            <w:hideMark/>
          </w:tcPr>
          <w:p w:rsidR="00345C4B" w:rsidRPr="00D732F9" w:rsidRDefault="00345C4B" w:rsidP="00066C57">
            <w:pPr>
              <w:rPr>
                <w:rFonts w:cs="Arial"/>
              </w:rPr>
            </w:pPr>
            <w:r w:rsidRPr="00D732F9">
              <w:rPr>
                <w:rFonts w:cs="Arial"/>
              </w:rPr>
              <w:t>F40A9C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852</w:t>
            </w:r>
          </w:p>
        </w:tc>
        <w:tc>
          <w:tcPr>
            <w:tcW w:w="3280" w:type="dxa"/>
            <w:noWrap/>
            <w:hideMark/>
          </w:tcPr>
          <w:p w:rsidR="00345C4B" w:rsidRPr="00D732F9" w:rsidRDefault="00345C4B" w:rsidP="00066C57">
            <w:pPr>
              <w:rPr>
                <w:rFonts w:cs="Arial"/>
              </w:rPr>
            </w:pPr>
            <w:r w:rsidRPr="00D732F9">
              <w:rPr>
                <w:rFonts w:cs="Arial"/>
              </w:rPr>
              <w:t>1C9B9B</w:t>
            </w:r>
          </w:p>
        </w:tc>
        <w:tc>
          <w:tcPr>
            <w:tcW w:w="4876" w:type="dxa"/>
            <w:noWrap/>
            <w:hideMark/>
          </w:tcPr>
          <w:p w:rsidR="00345C4B" w:rsidRPr="00D732F9" w:rsidRDefault="00345C4B" w:rsidP="00066C57">
            <w:pPr>
              <w:rPr>
                <w:rFonts w:cs="Arial"/>
              </w:rPr>
            </w:pPr>
            <w:r w:rsidRPr="00D732F9">
              <w:rPr>
                <w:rFonts w:cs="Arial"/>
              </w:rPr>
              <w:t>F40A9D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853</w:t>
            </w:r>
          </w:p>
        </w:tc>
        <w:tc>
          <w:tcPr>
            <w:tcW w:w="3280" w:type="dxa"/>
            <w:noWrap/>
            <w:hideMark/>
          </w:tcPr>
          <w:p w:rsidR="00345C4B" w:rsidRPr="00D732F9" w:rsidRDefault="00345C4B" w:rsidP="00066C57">
            <w:pPr>
              <w:rPr>
                <w:rFonts w:cs="Arial"/>
              </w:rPr>
            </w:pPr>
            <w:r w:rsidRPr="00D732F9">
              <w:rPr>
                <w:rFonts w:cs="Arial"/>
              </w:rPr>
              <w:t>1C9C9C</w:t>
            </w:r>
          </w:p>
        </w:tc>
        <w:tc>
          <w:tcPr>
            <w:tcW w:w="4876" w:type="dxa"/>
            <w:noWrap/>
            <w:hideMark/>
          </w:tcPr>
          <w:p w:rsidR="00345C4B" w:rsidRPr="00D732F9" w:rsidRDefault="00345C4B" w:rsidP="00066C57">
            <w:pPr>
              <w:rPr>
                <w:rFonts w:cs="Arial"/>
              </w:rPr>
            </w:pPr>
            <w:r w:rsidRPr="00D732F9">
              <w:rPr>
                <w:rFonts w:cs="Arial"/>
              </w:rPr>
              <w:t>F40A9E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854</w:t>
            </w:r>
          </w:p>
        </w:tc>
        <w:tc>
          <w:tcPr>
            <w:tcW w:w="3280" w:type="dxa"/>
            <w:noWrap/>
            <w:hideMark/>
          </w:tcPr>
          <w:p w:rsidR="00345C4B" w:rsidRPr="00D732F9" w:rsidRDefault="00345C4B" w:rsidP="00066C57">
            <w:pPr>
              <w:rPr>
                <w:rFonts w:cs="Arial"/>
              </w:rPr>
            </w:pPr>
            <w:r w:rsidRPr="00D732F9">
              <w:rPr>
                <w:rFonts w:cs="Arial"/>
              </w:rPr>
              <w:t>1C9C9C</w:t>
            </w:r>
          </w:p>
        </w:tc>
        <w:tc>
          <w:tcPr>
            <w:tcW w:w="4876" w:type="dxa"/>
            <w:noWrap/>
            <w:hideMark/>
          </w:tcPr>
          <w:p w:rsidR="00345C4B" w:rsidRPr="00D732F9" w:rsidRDefault="00345C4B" w:rsidP="00066C57">
            <w:pPr>
              <w:rPr>
                <w:rFonts w:cs="Arial"/>
              </w:rPr>
            </w:pPr>
            <w:r w:rsidRPr="00D732F9">
              <w:rPr>
                <w:rFonts w:cs="Arial"/>
              </w:rPr>
              <w:t>F40A9F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855</w:t>
            </w:r>
          </w:p>
        </w:tc>
        <w:tc>
          <w:tcPr>
            <w:tcW w:w="3280" w:type="dxa"/>
            <w:noWrap/>
            <w:hideMark/>
          </w:tcPr>
          <w:p w:rsidR="00345C4B" w:rsidRPr="00D732F9" w:rsidRDefault="00345C4B" w:rsidP="00066C57">
            <w:pPr>
              <w:rPr>
                <w:rFonts w:cs="Arial"/>
              </w:rPr>
            </w:pPr>
            <w:r w:rsidRPr="00D732F9">
              <w:rPr>
                <w:rFonts w:cs="Arial"/>
              </w:rPr>
              <w:t>1B9C9C</w:t>
            </w:r>
          </w:p>
        </w:tc>
        <w:tc>
          <w:tcPr>
            <w:tcW w:w="4876" w:type="dxa"/>
            <w:noWrap/>
            <w:hideMark/>
          </w:tcPr>
          <w:p w:rsidR="00345C4B" w:rsidRPr="00D732F9" w:rsidRDefault="00345C4B" w:rsidP="00066C57">
            <w:pPr>
              <w:rPr>
                <w:rFonts w:cs="Arial"/>
              </w:rPr>
            </w:pPr>
            <w:r w:rsidRPr="00D732F9">
              <w:rPr>
                <w:rFonts w:cs="Arial"/>
              </w:rPr>
              <w:t>F40AA0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856</w:t>
            </w:r>
          </w:p>
        </w:tc>
        <w:tc>
          <w:tcPr>
            <w:tcW w:w="3280" w:type="dxa"/>
            <w:noWrap/>
            <w:hideMark/>
          </w:tcPr>
          <w:p w:rsidR="00345C4B" w:rsidRPr="00D732F9" w:rsidRDefault="00345C4B" w:rsidP="00066C57">
            <w:pPr>
              <w:rPr>
                <w:rFonts w:cs="Arial"/>
              </w:rPr>
            </w:pPr>
            <w:r w:rsidRPr="00D732F9">
              <w:rPr>
                <w:rFonts w:cs="Arial"/>
              </w:rPr>
              <w:t>1B9C9B</w:t>
            </w:r>
          </w:p>
        </w:tc>
        <w:tc>
          <w:tcPr>
            <w:tcW w:w="4876" w:type="dxa"/>
            <w:noWrap/>
            <w:hideMark/>
          </w:tcPr>
          <w:p w:rsidR="00345C4B" w:rsidRPr="00D732F9" w:rsidRDefault="00345C4B" w:rsidP="00066C57">
            <w:pPr>
              <w:rPr>
                <w:rFonts w:cs="Arial"/>
              </w:rPr>
            </w:pPr>
            <w:r w:rsidRPr="00D732F9">
              <w:rPr>
                <w:rFonts w:cs="Arial"/>
              </w:rPr>
              <w:t>F40AA1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857</w:t>
            </w:r>
          </w:p>
        </w:tc>
        <w:tc>
          <w:tcPr>
            <w:tcW w:w="3280" w:type="dxa"/>
            <w:noWrap/>
            <w:hideMark/>
          </w:tcPr>
          <w:p w:rsidR="00345C4B" w:rsidRPr="00D732F9" w:rsidRDefault="00345C4B" w:rsidP="00066C57">
            <w:pPr>
              <w:rPr>
                <w:rFonts w:cs="Arial"/>
              </w:rPr>
            </w:pPr>
            <w:r w:rsidRPr="00D732F9">
              <w:rPr>
                <w:rFonts w:cs="Arial"/>
              </w:rPr>
              <w:t>1B9B9B</w:t>
            </w:r>
          </w:p>
        </w:tc>
        <w:tc>
          <w:tcPr>
            <w:tcW w:w="4876" w:type="dxa"/>
            <w:noWrap/>
            <w:hideMark/>
          </w:tcPr>
          <w:p w:rsidR="00345C4B" w:rsidRPr="00D732F9" w:rsidRDefault="00345C4B" w:rsidP="00066C57">
            <w:pPr>
              <w:rPr>
                <w:rFonts w:cs="Arial"/>
              </w:rPr>
            </w:pPr>
            <w:r w:rsidRPr="00D732F9">
              <w:rPr>
                <w:rFonts w:cs="Arial"/>
              </w:rPr>
              <w:t>F40AA2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858</w:t>
            </w:r>
          </w:p>
        </w:tc>
        <w:tc>
          <w:tcPr>
            <w:tcW w:w="3280" w:type="dxa"/>
            <w:noWrap/>
            <w:hideMark/>
          </w:tcPr>
          <w:p w:rsidR="00345C4B" w:rsidRPr="00D732F9" w:rsidRDefault="00345C4B" w:rsidP="00066C57">
            <w:pPr>
              <w:rPr>
                <w:rFonts w:cs="Arial"/>
              </w:rPr>
            </w:pPr>
            <w:r w:rsidRPr="00D732F9">
              <w:rPr>
                <w:rFonts w:cs="Arial"/>
              </w:rPr>
              <w:t>199A9B</w:t>
            </w:r>
          </w:p>
        </w:tc>
        <w:tc>
          <w:tcPr>
            <w:tcW w:w="4876" w:type="dxa"/>
            <w:noWrap/>
            <w:hideMark/>
          </w:tcPr>
          <w:p w:rsidR="00345C4B" w:rsidRPr="00D732F9" w:rsidRDefault="00345C4B" w:rsidP="00066C57">
            <w:pPr>
              <w:rPr>
                <w:rFonts w:cs="Arial"/>
              </w:rPr>
            </w:pPr>
            <w:r w:rsidRPr="00D732F9">
              <w:rPr>
                <w:rFonts w:cs="Arial"/>
              </w:rPr>
              <w:t>F40AA3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859</w:t>
            </w:r>
          </w:p>
        </w:tc>
        <w:tc>
          <w:tcPr>
            <w:tcW w:w="3280" w:type="dxa"/>
            <w:noWrap/>
            <w:hideMark/>
          </w:tcPr>
          <w:p w:rsidR="00345C4B" w:rsidRPr="00D732F9" w:rsidRDefault="00345C4B" w:rsidP="00066C57">
            <w:pPr>
              <w:rPr>
                <w:rFonts w:cs="Arial"/>
              </w:rPr>
            </w:pPr>
            <w:r w:rsidRPr="00D732F9">
              <w:rPr>
                <w:rFonts w:cs="Arial"/>
              </w:rPr>
              <w:t>199999</w:t>
            </w:r>
          </w:p>
        </w:tc>
        <w:tc>
          <w:tcPr>
            <w:tcW w:w="4876" w:type="dxa"/>
            <w:noWrap/>
            <w:hideMark/>
          </w:tcPr>
          <w:p w:rsidR="00345C4B" w:rsidRPr="00D732F9" w:rsidRDefault="00345C4B" w:rsidP="00066C57">
            <w:pPr>
              <w:rPr>
                <w:rFonts w:cs="Arial"/>
              </w:rPr>
            </w:pPr>
            <w:r w:rsidRPr="00D732F9">
              <w:rPr>
                <w:rFonts w:cs="Arial"/>
              </w:rPr>
              <w:t>F40AA4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860</w:t>
            </w:r>
          </w:p>
        </w:tc>
        <w:tc>
          <w:tcPr>
            <w:tcW w:w="3280" w:type="dxa"/>
            <w:noWrap/>
            <w:hideMark/>
          </w:tcPr>
          <w:p w:rsidR="00345C4B" w:rsidRPr="00D732F9" w:rsidRDefault="00345C4B" w:rsidP="00066C57">
            <w:pPr>
              <w:rPr>
                <w:rFonts w:cs="Arial"/>
              </w:rPr>
            </w:pPr>
            <w:r w:rsidRPr="00D732F9">
              <w:rPr>
                <w:rFonts w:cs="Arial"/>
              </w:rPr>
              <w:t>189898</w:t>
            </w:r>
          </w:p>
        </w:tc>
        <w:tc>
          <w:tcPr>
            <w:tcW w:w="4876" w:type="dxa"/>
            <w:noWrap/>
            <w:hideMark/>
          </w:tcPr>
          <w:p w:rsidR="00345C4B" w:rsidRPr="00D732F9" w:rsidRDefault="00345C4B" w:rsidP="00066C57">
            <w:pPr>
              <w:rPr>
                <w:rFonts w:cs="Arial"/>
              </w:rPr>
            </w:pPr>
            <w:r w:rsidRPr="00D732F9">
              <w:rPr>
                <w:rFonts w:cs="Arial"/>
              </w:rPr>
              <w:t>F40AA5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861</w:t>
            </w:r>
          </w:p>
        </w:tc>
        <w:tc>
          <w:tcPr>
            <w:tcW w:w="3280" w:type="dxa"/>
            <w:noWrap/>
            <w:hideMark/>
          </w:tcPr>
          <w:p w:rsidR="00345C4B" w:rsidRPr="00D732F9" w:rsidRDefault="00345C4B" w:rsidP="00066C57">
            <w:pPr>
              <w:rPr>
                <w:rFonts w:cs="Arial"/>
              </w:rPr>
            </w:pPr>
            <w:r w:rsidRPr="00D732F9">
              <w:rPr>
                <w:rFonts w:cs="Arial"/>
              </w:rPr>
              <w:t>179898</w:t>
            </w:r>
          </w:p>
        </w:tc>
        <w:tc>
          <w:tcPr>
            <w:tcW w:w="4876" w:type="dxa"/>
            <w:noWrap/>
            <w:hideMark/>
          </w:tcPr>
          <w:p w:rsidR="00345C4B" w:rsidRPr="00D732F9" w:rsidRDefault="00345C4B" w:rsidP="00066C57">
            <w:pPr>
              <w:rPr>
                <w:rFonts w:cs="Arial"/>
              </w:rPr>
            </w:pPr>
            <w:r w:rsidRPr="00D732F9">
              <w:rPr>
                <w:rFonts w:cs="Arial"/>
              </w:rPr>
              <w:t>F40AA6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862</w:t>
            </w:r>
          </w:p>
        </w:tc>
        <w:tc>
          <w:tcPr>
            <w:tcW w:w="3280" w:type="dxa"/>
            <w:noWrap/>
            <w:hideMark/>
          </w:tcPr>
          <w:p w:rsidR="00345C4B" w:rsidRPr="00D732F9" w:rsidRDefault="00345C4B" w:rsidP="00066C57">
            <w:pPr>
              <w:rPr>
                <w:rFonts w:cs="Arial"/>
              </w:rPr>
            </w:pPr>
            <w:r w:rsidRPr="00D732F9">
              <w:rPr>
                <w:rFonts w:cs="Arial"/>
              </w:rPr>
              <w:t>179797</w:t>
            </w:r>
          </w:p>
        </w:tc>
        <w:tc>
          <w:tcPr>
            <w:tcW w:w="4876" w:type="dxa"/>
            <w:noWrap/>
            <w:hideMark/>
          </w:tcPr>
          <w:p w:rsidR="00345C4B" w:rsidRPr="00D732F9" w:rsidRDefault="00345C4B" w:rsidP="00066C57">
            <w:pPr>
              <w:rPr>
                <w:rFonts w:cs="Arial"/>
              </w:rPr>
            </w:pPr>
            <w:r w:rsidRPr="00D732F9">
              <w:rPr>
                <w:rFonts w:cs="Arial"/>
              </w:rPr>
              <w:t>F40AA7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863</w:t>
            </w:r>
          </w:p>
        </w:tc>
        <w:tc>
          <w:tcPr>
            <w:tcW w:w="3280" w:type="dxa"/>
            <w:noWrap/>
            <w:hideMark/>
          </w:tcPr>
          <w:p w:rsidR="00345C4B" w:rsidRPr="00D732F9" w:rsidRDefault="00345C4B" w:rsidP="00066C57">
            <w:pPr>
              <w:rPr>
                <w:rFonts w:cs="Arial"/>
              </w:rPr>
            </w:pPr>
            <w:r w:rsidRPr="00D732F9">
              <w:rPr>
                <w:rFonts w:cs="Arial"/>
              </w:rPr>
              <w:t>169697</w:t>
            </w:r>
          </w:p>
        </w:tc>
        <w:tc>
          <w:tcPr>
            <w:tcW w:w="4876" w:type="dxa"/>
            <w:noWrap/>
            <w:hideMark/>
          </w:tcPr>
          <w:p w:rsidR="00345C4B" w:rsidRPr="00D732F9" w:rsidRDefault="00345C4B" w:rsidP="00066C57">
            <w:pPr>
              <w:rPr>
                <w:rFonts w:cs="Arial"/>
              </w:rPr>
            </w:pPr>
            <w:r w:rsidRPr="00D732F9">
              <w:rPr>
                <w:rFonts w:cs="Arial"/>
              </w:rPr>
              <w:t>F40AA8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864</w:t>
            </w:r>
          </w:p>
        </w:tc>
        <w:tc>
          <w:tcPr>
            <w:tcW w:w="3280" w:type="dxa"/>
            <w:noWrap/>
            <w:hideMark/>
          </w:tcPr>
          <w:p w:rsidR="00345C4B" w:rsidRPr="00D732F9" w:rsidRDefault="00345C4B" w:rsidP="00066C57">
            <w:pPr>
              <w:rPr>
                <w:rFonts w:cs="Arial"/>
              </w:rPr>
            </w:pPr>
            <w:r w:rsidRPr="00D732F9">
              <w:rPr>
                <w:rFonts w:cs="Arial"/>
              </w:rPr>
              <w:t>159596</w:t>
            </w:r>
          </w:p>
        </w:tc>
        <w:tc>
          <w:tcPr>
            <w:tcW w:w="4876" w:type="dxa"/>
            <w:noWrap/>
            <w:hideMark/>
          </w:tcPr>
          <w:p w:rsidR="00345C4B" w:rsidRPr="00D732F9" w:rsidRDefault="00345C4B" w:rsidP="00066C57">
            <w:pPr>
              <w:rPr>
                <w:rFonts w:cs="Arial"/>
              </w:rPr>
            </w:pPr>
            <w:r w:rsidRPr="00D732F9">
              <w:rPr>
                <w:rFonts w:cs="Arial"/>
              </w:rPr>
              <w:t>F40AA9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865</w:t>
            </w:r>
          </w:p>
        </w:tc>
        <w:tc>
          <w:tcPr>
            <w:tcW w:w="3280" w:type="dxa"/>
            <w:noWrap/>
            <w:hideMark/>
          </w:tcPr>
          <w:p w:rsidR="00345C4B" w:rsidRPr="00D732F9" w:rsidRDefault="00345C4B" w:rsidP="00066C57">
            <w:pPr>
              <w:rPr>
                <w:rFonts w:cs="Arial"/>
              </w:rPr>
            </w:pPr>
            <w:r w:rsidRPr="00D732F9">
              <w:rPr>
                <w:rFonts w:cs="Arial"/>
              </w:rPr>
              <w:t>159595</w:t>
            </w:r>
          </w:p>
        </w:tc>
        <w:tc>
          <w:tcPr>
            <w:tcW w:w="4876" w:type="dxa"/>
            <w:noWrap/>
            <w:hideMark/>
          </w:tcPr>
          <w:p w:rsidR="00345C4B" w:rsidRPr="00D732F9" w:rsidRDefault="00345C4B" w:rsidP="00066C57">
            <w:pPr>
              <w:rPr>
                <w:rFonts w:cs="Arial"/>
              </w:rPr>
            </w:pPr>
            <w:r w:rsidRPr="00D732F9">
              <w:rPr>
                <w:rFonts w:cs="Arial"/>
              </w:rPr>
              <w:t>F40AAA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866</w:t>
            </w:r>
          </w:p>
        </w:tc>
        <w:tc>
          <w:tcPr>
            <w:tcW w:w="3280" w:type="dxa"/>
            <w:noWrap/>
            <w:hideMark/>
          </w:tcPr>
          <w:p w:rsidR="00345C4B" w:rsidRPr="00D732F9" w:rsidRDefault="00345C4B" w:rsidP="00066C57">
            <w:pPr>
              <w:rPr>
                <w:rFonts w:cs="Arial"/>
              </w:rPr>
            </w:pPr>
            <w:r w:rsidRPr="00D732F9">
              <w:rPr>
                <w:rFonts w:cs="Arial"/>
              </w:rPr>
              <w:t>149495</w:t>
            </w:r>
          </w:p>
        </w:tc>
        <w:tc>
          <w:tcPr>
            <w:tcW w:w="4876" w:type="dxa"/>
            <w:noWrap/>
            <w:hideMark/>
          </w:tcPr>
          <w:p w:rsidR="00345C4B" w:rsidRPr="00D732F9" w:rsidRDefault="00345C4B" w:rsidP="00066C57">
            <w:pPr>
              <w:rPr>
                <w:rFonts w:cs="Arial"/>
              </w:rPr>
            </w:pPr>
            <w:r w:rsidRPr="00D732F9">
              <w:rPr>
                <w:rFonts w:cs="Arial"/>
              </w:rPr>
              <w:t>F40AAB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867</w:t>
            </w:r>
          </w:p>
        </w:tc>
        <w:tc>
          <w:tcPr>
            <w:tcW w:w="3280" w:type="dxa"/>
            <w:noWrap/>
            <w:hideMark/>
          </w:tcPr>
          <w:p w:rsidR="00345C4B" w:rsidRPr="00D732F9" w:rsidRDefault="00345C4B" w:rsidP="00066C57">
            <w:pPr>
              <w:rPr>
                <w:rFonts w:cs="Arial"/>
              </w:rPr>
            </w:pPr>
            <w:r w:rsidRPr="00D732F9">
              <w:rPr>
                <w:rFonts w:cs="Arial"/>
              </w:rPr>
              <w:t>139494</w:t>
            </w:r>
          </w:p>
        </w:tc>
        <w:tc>
          <w:tcPr>
            <w:tcW w:w="4876" w:type="dxa"/>
            <w:noWrap/>
            <w:hideMark/>
          </w:tcPr>
          <w:p w:rsidR="00345C4B" w:rsidRPr="00D732F9" w:rsidRDefault="00345C4B" w:rsidP="00066C57">
            <w:pPr>
              <w:rPr>
                <w:rFonts w:cs="Arial"/>
              </w:rPr>
            </w:pPr>
            <w:r w:rsidRPr="00D732F9">
              <w:rPr>
                <w:rFonts w:cs="Arial"/>
              </w:rPr>
              <w:t>F40AAC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868</w:t>
            </w:r>
          </w:p>
        </w:tc>
        <w:tc>
          <w:tcPr>
            <w:tcW w:w="3280" w:type="dxa"/>
            <w:noWrap/>
            <w:hideMark/>
          </w:tcPr>
          <w:p w:rsidR="00345C4B" w:rsidRPr="00D732F9" w:rsidRDefault="00345C4B" w:rsidP="00066C57">
            <w:pPr>
              <w:rPr>
                <w:rFonts w:cs="Arial"/>
              </w:rPr>
            </w:pPr>
            <w:r w:rsidRPr="00D732F9">
              <w:rPr>
                <w:rFonts w:cs="Arial"/>
              </w:rPr>
              <w:t>139293</w:t>
            </w:r>
          </w:p>
        </w:tc>
        <w:tc>
          <w:tcPr>
            <w:tcW w:w="4876" w:type="dxa"/>
            <w:noWrap/>
            <w:hideMark/>
          </w:tcPr>
          <w:p w:rsidR="00345C4B" w:rsidRPr="00D732F9" w:rsidRDefault="00345C4B" w:rsidP="00066C57">
            <w:pPr>
              <w:rPr>
                <w:rFonts w:cs="Arial"/>
              </w:rPr>
            </w:pPr>
            <w:r w:rsidRPr="00D732F9">
              <w:rPr>
                <w:rFonts w:cs="Arial"/>
              </w:rPr>
              <w:t>F40AAD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869</w:t>
            </w:r>
          </w:p>
        </w:tc>
        <w:tc>
          <w:tcPr>
            <w:tcW w:w="3280" w:type="dxa"/>
            <w:noWrap/>
            <w:hideMark/>
          </w:tcPr>
          <w:p w:rsidR="00345C4B" w:rsidRPr="00D732F9" w:rsidRDefault="00345C4B" w:rsidP="00066C57">
            <w:pPr>
              <w:rPr>
                <w:rFonts w:cs="Arial"/>
              </w:rPr>
            </w:pPr>
            <w:r w:rsidRPr="00D732F9">
              <w:rPr>
                <w:rFonts w:cs="Arial"/>
              </w:rPr>
              <w:t>119292</w:t>
            </w:r>
          </w:p>
        </w:tc>
        <w:tc>
          <w:tcPr>
            <w:tcW w:w="4876" w:type="dxa"/>
            <w:noWrap/>
            <w:hideMark/>
          </w:tcPr>
          <w:p w:rsidR="00345C4B" w:rsidRPr="00D732F9" w:rsidRDefault="00345C4B" w:rsidP="00066C57">
            <w:pPr>
              <w:rPr>
                <w:rFonts w:cs="Arial"/>
              </w:rPr>
            </w:pPr>
            <w:r w:rsidRPr="00D732F9">
              <w:rPr>
                <w:rFonts w:cs="Arial"/>
              </w:rPr>
              <w:t>F40AAE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870</w:t>
            </w:r>
          </w:p>
        </w:tc>
        <w:tc>
          <w:tcPr>
            <w:tcW w:w="3280" w:type="dxa"/>
            <w:noWrap/>
            <w:hideMark/>
          </w:tcPr>
          <w:p w:rsidR="00345C4B" w:rsidRPr="00D732F9" w:rsidRDefault="00345C4B" w:rsidP="00066C57">
            <w:pPr>
              <w:rPr>
                <w:rFonts w:cs="Arial"/>
              </w:rPr>
            </w:pPr>
            <w:r w:rsidRPr="00D732F9">
              <w:rPr>
                <w:rFonts w:cs="Arial"/>
              </w:rPr>
              <w:t>109191</w:t>
            </w:r>
          </w:p>
        </w:tc>
        <w:tc>
          <w:tcPr>
            <w:tcW w:w="4876" w:type="dxa"/>
            <w:noWrap/>
            <w:hideMark/>
          </w:tcPr>
          <w:p w:rsidR="00345C4B" w:rsidRPr="00D732F9" w:rsidRDefault="00345C4B" w:rsidP="00066C57">
            <w:pPr>
              <w:rPr>
                <w:rFonts w:cs="Arial"/>
              </w:rPr>
            </w:pPr>
            <w:r w:rsidRPr="00D732F9">
              <w:rPr>
                <w:rFonts w:cs="Arial"/>
              </w:rPr>
              <w:t>F40AAF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871</w:t>
            </w:r>
          </w:p>
        </w:tc>
        <w:tc>
          <w:tcPr>
            <w:tcW w:w="3280" w:type="dxa"/>
            <w:noWrap/>
            <w:hideMark/>
          </w:tcPr>
          <w:p w:rsidR="00345C4B" w:rsidRPr="00D732F9" w:rsidRDefault="00345C4B" w:rsidP="00066C57">
            <w:pPr>
              <w:rPr>
                <w:rFonts w:cs="Arial"/>
              </w:rPr>
            </w:pPr>
            <w:r w:rsidRPr="00D732F9">
              <w:rPr>
                <w:rFonts w:cs="Arial"/>
              </w:rPr>
              <w:t>0F9090</w:t>
            </w:r>
          </w:p>
        </w:tc>
        <w:tc>
          <w:tcPr>
            <w:tcW w:w="4876" w:type="dxa"/>
            <w:noWrap/>
            <w:hideMark/>
          </w:tcPr>
          <w:p w:rsidR="00345C4B" w:rsidRPr="00D732F9" w:rsidRDefault="00345C4B" w:rsidP="00066C57">
            <w:pPr>
              <w:rPr>
                <w:rFonts w:cs="Arial"/>
              </w:rPr>
            </w:pPr>
            <w:r w:rsidRPr="00D732F9">
              <w:rPr>
                <w:rFonts w:cs="Arial"/>
              </w:rPr>
              <w:t>F40AB0</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872</w:t>
            </w:r>
          </w:p>
        </w:tc>
        <w:tc>
          <w:tcPr>
            <w:tcW w:w="3280" w:type="dxa"/>
            <w:noWrap/>
            <w:hideMark/>
          </w:tcPr>
          <w:p w:rsidR="00345C4B" w:rsidRPr="00D732F9" w:rsidRDefault="00345C4B" w:rsidP="00066C57">
            <w:pPr>
              <w:rPr>
                <w:rFonts w:cs="Arial"/>
              </w:rPr>
            </w:pPr>
            <w:r w:rsidRPr="00D732F9">
              <w:rPr>
                <w:rFonts w:cs="Arial"/>
              </w:rPr>
              <w:t>0F8F8F</w:t>
            </w:r>
          </w:p>
        </w:tc>
        <w:tc>
          <w:tcPr>
            <w:tcW w:w="4876" w:type="dxa"/>
            <w:noWrap/>
            <w:hideMark/>
          </w:tcPr>
          <w:p w:rsidR="00345C4B" w:rsidRPr="00D732F9" w:rsidRDefault="00345C4B" w:rsidP="00066C57">
            <w:pPr>
              <w:rPr>
                <w:rFonts w:cs="Arial"/>
              </w:rPr>
            </w:pPr>
            <w:r w:rsidRPr="00D732F9">
              <w:rPr>
                <w:rFonts w:cs="Arial"/>
              </w:rPr>
              <w:t>F40AB1</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873</w:t>
            </w:r>
          </w:p>
        </w:tc>
        <w:tc>
          <w:tcPr>
            <w:tcW w:w="3280" w:type="dxa"/>
            <w:noWrap/>
            <w:hideMark/>
          </w:tcPr>
          <w:p w:rsidR="00345C4B" w:rsidRPr="00D732F9" w:rsidRDefault="00345C4B" w:rsidP="00066C57">
            <w:pPr>
              <w:rPr>
                <w:rFonts w:cs="Arial"/>
              </w:rPr>
            </w:pPr>
            <w:r w:rsidRPr="00D732F9">
              <w:rPr>
                <w:rFonts w:cs="Arial"/>
              </w:rPr>
              <w:t>0D8E8E</w:t>
            </w:r>
          </w:p>
        </w:tc>
        <w:tc>
          <w:tcPr>
            <w:tcW w:w="4876" w:type="dxa"/>
            <w:noWrap/>
            <w:hideMark/>
          </w:tcPr>
          <w:p w:rsidR="00345C4B" w:rsidRPr="00D732F9" w:rsidRDefault="00345C4B" w:rsidP="00066C57">
            <w:pPr>
              <w:rPr>
                <w:rFonts w:cs="Arial"/>
              </w:rPr>
            </w:pPr>
            <w:r w:rsidRPr="00D732F9">
              <w:rPr>
                <w:rFonts w:cs="Arial"/>
              </w:rPr>
              <w:t>F40AB2</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874</w:t>
            </w:r>
          </w:p>
        </w:tc>
        <w:tc>
          <w:tcPr>
            <w:tcW w:w="3280" w:type="dxa"/>
            <w:noWrap/>
            <w:hideMark/>
          </w:tcPr>
          <w:p w:rsidR="00345C4B" w:rsidRPr="00D732F9" w:rsidRDefault="00345C4B" w:rsidP="00066C57">
            <w:pPr>
              <w:rPr>
                <w:rFonts w:cs="Arial"/>
              </w:rPr>
            </w:pPr>
            <w:r w:rsidRPr="00D732F9">
              <w:rPr>
                <w:rFonts w:cs="Arial"/>
              </w:rPr>
              <w:t>0C8D8C</w:t>
            </w:r>
          </w:p>
        </w:tc>
        <w:tc>
          <w:tcPr>
            <w:tcW w:w="4876" w:type="dxa"/>
            <w:noWrap/>
            <w:hideMark/>
          </w:tcPr>
          <w:p w:rsidR="00345C4B" w:rsidRPr="00D732F9" w:rsidRDefault="00345C4B" w:rsidP="00066C57">
            <w:pPr>
              <w:rPr>
                <w:rFonts w:cs="Arial"/>
              </w:rPr>
            </w:pPr>
            <w:r w:rsidRPr="00D732F9">
              <w:rPr>
                <w:rFonts w:cs="Arial"/>
              </w:rPr>
              <w:t>F40AB3</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875</w:t>
            </w:r>
          </w:p>
        </w:tc>
        <w:tc>
          <w:tcPr>
            <w:tcW w:w="3280" w:type="dxa"/>
            <w:noWrap/>
            <w:hideMark/>
          </w:tcPr>
          <w:p w:rsidR="00345C4B" w:rsidRPr="00D732F9" w:rsidRDefault="00345C4B" w:rsidP="00066C57">
            <w:pPr>
              <w:rPr>
                <w:rFonts w:cs="Arial"/>
              </w:rPr>
            </w:pPr>
            <w:r w:rsidRPr="00D732F9">
              <w:rPr>
                <w:rFonts w:cs="Arial"/>
              </w:rPr>
              <w:t>0B8C8C</w:t>
            </w:r>
          </w:p>
        </w:tc>
        <w:tc>
          <w:tcPr>
            <w:tcW w:w="4876" w:type="dxa"/>
            <w:noWrap/>
            <w:hideMark/>
          </w:tcPr>
          <w:p w:rsidR="00345C4B" w:rsidRPr="00D732F9" w:rsidRDefault="00345C4B" w:rsidP="00066C57">
            <w:pPr>
              <w:rPr>
                <w:rFonts w:cs="Arial"/>
              </w:rPr>
            </w:pPr>
            <w:r w:rsidRPr="00D732F9">
              <w:rPr>
                <w:rFonts w:cs="Arial"/>
              </w:rPr>
              <w:t>F40AB4</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876</w:t>
            </w:r>
          </w:p>
        </w:tc>
        <w:tc>
          <w:tcPr>
            <w:tcW w:w="3280" w:type="dxa"/>
            <w:noWrap/>
            <w:hideMark/>
          </w:tcPr>
          <w:p w:rsidR="00345C4B" w:rsidRPr="00D732F9" w:rsidRDefault="00345C4B" w:rsidP="00066C57">
            <w:pPr>
              <w:rPr>
                <w:rFonts w:cs="Arial"/>
              </w:rPr>
            </w:pPr>
            <w:r w:rsidRPr="00D732F9">
              <w:rPr>
                <w:rFonts w:cs="Arial"/>
              </w:rPr>
              <w:t>0A8B8B</w:t>
            </w:r>
          </w:p>
        </w:tc>
        <w:tc>
          <w:tcPr>
            <w:tcW w:w="4876" w:type="dxa"/>
            <w:noWrap/>
            <w:hideMark/>
          </w:tcPr>
          <w:p w:rsidR="00345C4B" w:rsidRPr="00D732F9" w:rsidRDefault="00345C4B" w:rsidP="00066C57">
            <w:pPr>
              <w:rPr>
                <w:rFonts w:cs="Arial"/>
              </w:rPr>
            </w:pPr>
            <w:r w:rsidRPr="00D732F9">
              <w:rPr>
                <w:rFonts w:cs="Arial"/>
              </w:rPr>
              <w:t>F40AB5</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877</w:t>
            </w:r>
          </w:p>
        </w:tc>
        <w:tc>
          <w:tcPr>
            <w:tcW w:w="3280" w:type="dxa"/>
            <w:noWrap/>
            <w:hideMark/>
          </w:tcPr>
          <w:p w:rsidR="00345C4B" w:rsidRPr="00D732F9" w:rsidRDefault="00345C4B" w:rsidP="00066C57">
            <w:pPr>
              <w:rPr>
                <w:rFonts w:cs="Arial"/>
              </w:rPr>
            </w:pPr>
            <w:r w:rsidRPr="00D732F9">
              <w:rPr>
                <w:rFonts w:cs="Arial"/>
              </w:rPr>
              <w:t>098989</w:t>
            </w:r>
          </w:p>
        </w:tc>
        <w:tc>
          <w:tcPr>
            <w:tcW w:w="4876" w:type="dxa"/>
            <w:noWrap/>
            <w:hideMark/>
          </w:tcPr>
          <w:p w:rsidR="00345C4B" w:rsidRPr="00D732F9" w:rsidRDefault="00345C4B" w:rsidP="00066C57">
            <w:pPr>
              <w:rPr>
                <w:rFonts w:cs="Arial"/>
              </w:rPr>
            </w:pPr>
            <w:r w:rsidRPr="00D732F9">
              <w:rPr>
                <w:rFonts w:cs="Arial"/>
              </w:rPr>
              <w:t>F40AB6</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878</w:t>
            </w:r>
          </w:p>
        </w:tc>
        <w:tc>
          <w:tcPr>
            <w:tcW w:w="3280" w:type="dxa"/>
            <w:noWrap/>
            <w:hideMark/>
          </w:tcPr>
          <w:p w:rsidR="00345C4B" w:rsidRPr="00D732F9" w:rsidRDefault="00345C4B" w:rsidP="00066C57">
            <w:pPr>
              <w:rPr>
                <w:rFonts w:cs="Arial"/>
              </w:rPr>
            </w:pPr>
            <w:r w:rsidRPr="00D732F9">
              <w:rPr>
                <w:rFonts w:cs="Arial"/>
              </w:rPr>
              <w:t>088889</w:t>
            </w:r>
          </w:p>
        </w:tc>
        <w:tc>
          <w:tcPr>
            <w:tcW w:w="4876" w:type="dxa"/>
            <w:noWrap/>
            <w:hideMark/>
          </w:tcPr>
          <w:p w:rsidR="00345C4B" w:rsidRPr="00D732F9" w:rsidRDefault="00345C4B" w:rsidP="00066C57">
            <w:pPr>
              <w:rPr>
                <w:rFonts w:cs="Arial"/>
              </w:rPr>
            </w:pPr>
            <w:r w:rsidRPr="00D732F9">
              <w:rPr>
                <w:rFonts w:cs="Arial"/>
              </w:rPr>
              <w:t>F40AB7</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879</w:t>
            </w:r>
          </w:p>
        </w:tc>
        <w:tc>
          <w:tcPr>
            <w:tcW w:w="3280" w:type="dxa"/>
            <w:noWrap/>
            <w:hideMark/>
          </w:tcPr>
          <w:p w:rsidR="00345C4B" w:rsidRPr="00D732F9" w:rsidRDefault="00345C4B" w:rsidP="00066C57">
            <w:pPr>
              <w:rPr>
                <w:rFonts w:cs="Arial"/>
              </w:rPr>
            </w:pPr>
            <w:r w:rsidRPr="00D732F9">
              <w:rPr>
                <w:rFonts w:cs="Arial"/>
              </w:rPr>
              <w:t>088888</w:t>
            </w:r>
          </w:p>
        </w:tc>
        <w:tc>
          <w:tcPr>
            <w:tcW w:w="4876" w:type="dxa"/>
            <w:noWrap/>
            <w:hideMark/>
          </w:tcPr>
          <w:p w:rsidR="00345C4B" w:rsidRPr="00D732F9" w:rsidRDefault="00345C4B" w:rsidP="00066C57">
            <w:pPr>
              <w:rPr>
                <w:rFonts w:cs="Arial"/>
              </w:rPr>
            </w:pPr>
            <w:r w:rsidRPr="00D732F9">
              <w:rPr>
                <w:rFonts w:cs="Arial"/>
              </w:rPr>
              <w:t>F40AB8</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880</w:t>
            </w:r>
          </w:p>
        </w:tc>
        <w:tc>
          <w:tcPr>
            <w:tcW w:w="3280" w:type="dxa"/>
            <w:noWrap/>
            <w:hideMark/>
          </w:tcPr>
          <w:p w:rsidR="00345C4B" w:rsidRPr="00D732F9" w:rsidRDefault="00345C4B" w:rsidP="00066C57">
            <w:pPr>
              <w:rPr>
                <w:rFonts w:cs="Arial"/>
              </w:rPr>
            </w:pPr>
            <w:r w:rsidRPr="00D732F9">
              <w:rPr>
                <w:rFonts w:cs="Arial"/>
              </w:rPr>
              <w:t>078787</w:t>
            </w:r>
          </w:p>
        </w:tc>
        <w:tc>
          <w:tcPr>
            <w:tcW w:w="4876" w:type="dxa"/>
            <w:noWrap/>
            <w:hideMark/>
          </w:tcPr>
          <w:p w:rsidR="00345C4B" w:rsidRPr="00D732F9" w:rsidRDefault="00345C4B" w:rsidP="00066C57">
            <w:pPr>
              <w:rPr>
                <w:rFonts w:cs="Arial"/>
              </w:rPr>
            </w:pPr>
            <w:r w:rsidRPr="00D732F9">
              <w:rPr>
                <w:rFonts w:cs="Arial"/>
              </w:rPr>
              <w:t>F40AB9</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881</w:t>
            </w:r>
          </w:p>
        </w:tc>
        <w:tc>
          <w:tcPr>
            <w:tcW w:w="3280" w:type="dxa"/>
            <w:noWrap/>
            <w:hideMark/>
          </w:tcPr>
          <w:p w:rsidR="00345C4B" w:rsidRPr="00D732F9" w:rsidRDefault="00345C4B" w:rsidP="00066C57">
            <w:pPr>
              <w:rPr>
                <w:rFonts w:cs="Arial"/>
              </w:rPr>
            </w:pPr>
            <w:r w:rsidRPr="00D732F9">
              <w:rPr>
                <w:rFonts w:cs="Arial"/>
              </w:rPr>
              <w:t>058687</w:t>
            </w:r>
          </w:p>
        </w:tc>
        <w:tc>
          <w:tcPr>
            <w:tcW w:w="4876" w:type="dxa"/>
            <w:noWrap/>
            <w:hideMark/>
          </w:tcPr>
          <w:p w:rsidR="00345C4B" w:rsidRPr="00D732F9" w:rsidRDefault="00345C4B" w:rsidP="00066C57">
            <w:pPr>
              <w:rPr>
                <w:rFonts w:cs="Arial"/>
              </w:rPr>
            </w:pPr>
            <w:r w:rsidRPr="00D732F9">
              <w:rPr>
                <w:rFonts w:cs="Arial"/>
              </w:rPr>
              <w:t>F40ABA</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882</w:t>
            </w:r>
          </w:p>
        </w:tc>
        <w:tc>
          <w:tcPr>
            <w:tcW w:w="3280" w:type="dxa"/>
            <w:noWrap/>
            <w:hideMark/>
          </w:tcPr>
          <w:p w:rsidR="00345C4B" w:rsidRPr="00D732F9" w:rsidRDefault="00345C4B" w:rsidP="00066C57">
            <w:pPr>
              <w:rPr>
                <w:rFonts w:cs="Arial"/>
              </w:rPr>
            </w:pPr>
            <w:r w:rsidRPr="00D732F9">
              <w:rPr>
                <w:rFonts w:cs="Arial"/>
              </w:rPr>
              <w:t>058585</w:t>
            </w:r>
          </w:p>
        </w:tc>
        <w:tc>
          <w:tcPr>
            <w:tcW w:w="4876" w:type="dxa"/>
            <w:noWrap/>
            <w:hideMark/>
          </w:tcPr>
          <w:p w:rsidR="00345C4B" w:rsidRPr="00D732F9" w:rsidRDefault="00345C4B" w:rsidP="00066C57">
            <w:pPr>
              <w:rPr>
                <w:rFonts w:cs="Arial"/>
              </w:rPr>
            </w:pPr>
            <w:r w:rsidRPr="00D732F9">
              <w:rPr>
                <w:rFonts w:cs="Arial"/>
              </w:rPr>
              <w:t>F40ABB</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883</w:t>
            </w:r>
          </w:p>
        </w:tc>
        <w:tc>
          <w:tcPr>
            <w:tcW w:w="3280" w:type="dxa"/>
            <w:noWrap/>
            <w:hideMark/>
          </w:tcPr>
          <w:p w:rsidR="00345C4B" w:rsidRPr="00D732F9" w:rsidRDefault="00345C4B" w:rsidP="00066C57">
            <w:pPr>
              <w:rPr>
                <w:rFonts w:cs="Arial"/>
              </w:rPr>
            </w:pPr>
            <w:r w:rsidRPr="00D732F9">
              <w:rPr>
                <w:rFonts w:cs="Arial"/>
              </w:rPr>
              <w:t>048484</w:t>
            </w:r>
          </w:p>
        </w:tc>
        <w:tc>
          <w:tcPr>
            <w:tcW w:w="4876" w:type="dxa"/>
            <w:noWrap/>
            <w:hideMark/>
          </w:tcPr>
          <w:p w:rsidR="00345C4B" w:rsidRPr="00D732F9" w:rsidRDefault="00345C4B" w:rsidP="00066C57">
            <w:pPr>
              <w:rPr>
                <w:rFonts w:cs="Arial"/>
              </w:rPr>
            </w:pPr>
            <w:r w:rsidRPr="00D732F9">
              <w:rPr>
                <w:rFonts w:cs="Arial"/>
              </w:rPr>
              <w:t>F40ABC</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884</w:t>
            </w:r>
          </w:p>
        </w:tc>
        <w:tc>
          <w:tcPr>
            <w:tcW w:w="3280" w:type="dxa"/>
            <w:noWrap/>
            <w:hideMark/>
          </w:tcPr>
          <w:p w:rsidR="00345C4B" w:rsidRPr="00D732F9" w:rsidRDefault="00345C4B" w:rsidP="00066C57">
            <w:pPr>
              <w:rPr>
                <w:rFonts w:cs="Arial"/>
              </w:rPr>
            </w:pPr>
            <w:r w:rsidRPr="00D732F9">
              <w:rPr>
                <w:rFonts w:cs="Arial"/>
              </w:rPr>
              <w:t>038383</w:t>
            </w:r>
          </w:p>
        </w:tc>
        <w:tc>
          <w:tcPr>
            <w:tcW w:w="4876" w:type="dxa"/>
            <w:noWrap/>
            <w:hideMark/>
          </w:tcPr>
          <w:p w:rsidR="00345C4B" w:rsidRPr="00D732F9" w:rsidRDefault="00345C4B" w:rsidP="00066C57">
            <w:pPr>
              <w:rPr>
                <w:rFonts w:cs="Arial"/>
              </w:rPr>
            </w:pPr>
            <w:r w:rsidRPr="00D732F9">
              <w:rPr>
                <w:rFonts w:cs="Arial"/>
              </w:rPr>
              <w:t>F40ABD</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885</w:t>
            </w:r>
          </w:p>
        </w:tc>
        <w:tc>
          <w:tcPr>
            <w:tcW w:w="3280" w:type="dxa"/>
            <w:noWrap/>
            <w:hideMark/>
          </w:tcPr>
          <w:p w:rsidR="00345C4B" w:rsidRPr="00D732F9" w:rsidRDefault="00345C4B" w:rsidP="00066C57">
            <w:pPr>
              <w:rPr>
                <w:rFonts w:cs="Arial"/>
              </w:rPr>
            </w:pPr>
            <w:r w:rsidRPr="00D732F9">
              <w:rPr>
                <w:rFonts w:cs="Arial"/>
              </w:rPr>
              <w:t>028282</w:t>
            </w:r>
          </w:p>
        </w:tc>
        <w:tc>
          <w:tcPr>
            <w:tcW w:w="4876" w:type="dxa"/>
            <w:noWrap/>
            <w:hideMark/>
          </w:tcPr>
          <w:p w:rsidR="00345C4B" w:rsidRPr="00D732F9" w:rsidRDefault="00345C4B" w:rsidP="00066C57">
            <w:pPr>
              <w:rPr>
                <w:rFonts w:cs="Arial"/>
              </w:rPr>
            </w:pPr>
            <w:r w:rsidRPr="00D732F9">
              <w:rPr>
                <w:rFonts w:cs="Arial"/>
              </w:rPr>
              <w:t>F40ABE</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886</w:t>
            </w:r>
          </w:p>
        </w:tc>
        <w:tc>
          <w:tcPr>
            <w:tcW w:w="3280" w:type="dxa"/>
            <w:noWrap/>
            <w:hideMark/>
          </w:tcPr>
          <w:p w:rsidR="00345C4B" w:rsidRPr="00D732F9" w:rsidRDefault="00345C4B" w:rsidP="00066C57">
            <w:pPr>
              <w:rPr>
                <w:rFonts w:cs="Arial"/>
              </w:rPr>
            </w:pPr>
            <w:r w:rsidRPr="00D732F9">
              <w:rPr>
                <w:rFonts w:cs="Arial"/>
              </w:rPr>
              <w:t>018182</w:t>
            </w:r>
          </w:p>
        </w:tc>
        <w:tc>
          <w:tcPr>
            <w:tcW w:w="4876" w:type="dxa"/>
            <w:noWrap/>
            <w:hideMark/>
          </w:tcPr>
          <w:p w:rsidR="00345C4B" w:rsidRPr="00D732F9" w:rsidRDefault="00345C4B" w:rsidP="00066C57">
            <w:pPr>
              <w:rPr>
                <w:rFonts w:cs="Arial"/>
              </w:rPr>
            </w:pPr>
            <w:r w:rsidRPr="00D732F9">
              <w:rPr>
                <w:rFonts w:cs="Arial"/>
              </w:rPr>
              <w:t>F40ABF</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887</w:t>
            </w:r>
          </w:p>
        </w:tc>
        <w:tc>
          <w:tcPr>
            <w:tcW w:w="3280" w:type="dxa"/>
            <w:noWrap/>
            <w:hideMark/>
          </w:tcPr>
          <w:p w:rsidR="00345C4B" w:rsidRPr="00D732F9" w:rsidRDefault="00345C4B" w:rsidP="00066C57">
            <w:pPr>
              <w:rPr>
                <w:rFonts w:cs="Arial"/>
              </w:rPr>
            </w:pPr>
            <w:r w:rsidRPr="00D732F9">
              <w:rPr>
                <w:rFonts w:cs="Arial"/>
              </w:rPr>
              <w:t>008081</w:t>
            </w:r>
          </w:p>
        </w:tc>
        <w:tc>
          <w:tcPr>
            <w:tcW w:w="4876" w:type="dxa"/>
            <w:noWrap/>
            <w:hideMark/>
          </w:tcPr>
          <w:p w:rsidR="00345C4B" w:rsidRPr="00D732F9" w:rsidRDefault="00345C4B" w:rsidP="00066C57">
            <w:pPr>
              <w:rPr>
                <w:rFonts w:cs="Arial"/>
              </w:rPr>
            </w:pPr>
            <w:r w:rsidRPr="00D732F9">
              <w:rPr>
                <w:rFonts w:cs="Arial"/>
              </w:rPr>
              <w:t>F40AC0</w:t>
            </w:r>
          </w:p>
        </w:tc>
      </w:tr>
      <w:tr w:rsidR="00345C4B" w:rsidRPr="00D732F9" w:rsidTr="00066C57">
        <w:trPr>
          <w:trHeight w:val="255"/>
          <w:jc w:val="center"/>
        </w:trPr>
        <w:tc>
          <w:tcPr>
            <w:tcW w:w="336" w:type="dxa"/>
            <w:noWrap/>
          </w:tcPr>
          <w:p w:rsidR="00345C4B" w:rsidRPr="00D732F9" w:rsidRDefault="00345C4B" w:rsidP="00066C57">
            <w:pPr>
              <w:rPr>
                <w:rFonts w:cs="Arial"/>
              </w:rPr>
            </w:pPr>
            <w:r w:rsidRPr="00D732F9">
              <w:rPr>
                <w:rFonts w:cs="Arial"/>
              </w:rPr>
              <w:t>888</w:t>
            </w:r>
          </w:p>
        </w:tc>
        <w:tc>
          <w:tcPr>
            <w:tcW w:w="3280" w:type="dxa"/>
            <w:noWrap/>
          </w:tcPr>
          <w:p w:rsidR="00345C4B" w:rsidRPr="00D732F9" w:rsidRDefault="00345C4B" w:rsidP="00066C57">
            <w:pPr>
              <w:rPr>
                <w:rFonts w:cs="Arial"/>
              </w:rPr>
            </w:pPr>
            <w:r w:rsidRPr="00D732F9">
              <w:rPr>
                <w:rFonts w:cs="Arial"/>
              </w:rPr>
              <w:t>000000</w:t>
            </w:r>
          </w:p>
        </w:tc>
        <w:tc>
          <w:tcPr>
            <w:tcW w:w="4876" w:type="dxa"/>
            <w:noWrap/>
          </w:tcPr>
          <w:p w:rsidR="00345C4B" w:rsidRPr="00D732F9" w:rsidRDefault="00345C4B" w:rsidP="00066C57">
            <w:pPr>
              <w:rPr>
                <w:rFonts w:cs="Arial"/>
              </w:rPr>
            </w:pPr>
            <w:r w:rsidRPr="00D732F9">
              <w:rPr>
                <w:rFonts w:cs="Arial"/>
              </w:rPr>
              <w:t>ADSP_X_WavTab_UseIOFlag</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889</w:t>
            </w:r>
          </w:p>
        </w:tc>
        <w:tc>
          <w:tcPr>
            <w:tcW w:w="3280" w:type="dxa"/>
            <w:noWrap/>
            <w:hideMark/>
          </w:tcPr>
          <w:p w:rsidR="00345C4B" w:rsidRPr="00D732F9" w:rsidRDefault="00345C4B" w:rsidP="00066C57">
            <w:pPr>
              <w:rPr>
                <w:rFonts w:cs="Arial"/>
              </w:rPr>
            </w:pPr>
            <w:r w:rsidRPr="00D732F9">
              <w:rPr>
                <w:rFonts w:cs="Arial"/>
              </w:rPr>
              <w:t>000000</w:t>
            </w:r>
          </w:p>
        </w:tc>
        <w:tc>
          <w:tcPr>
            <w:tcW w:w="4876" w:type="dxa"/>
            <w:noWrap/>
            <w:hideMark/>
          </w:tcPr>
          <w:p w:rsidR="00345C4B" w:rsidRPr="00D732F9" w:rsidRDefault="00345C4B" w:rsidP="00066C57">
            <w:pPr>
              <w:rPr>
                <w:rFonts w:cs="Arial"/>
              </w:rPr>
            </w:pPr>
            <w:r w:rsidRPr="00D732F9">
              <w:rPr>
                <w:rFonts w:cs="Arial"/>
              </w:rPr>
              <w:t>ADSP_X_WavTab_Control</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lastRenderedPageBreak/>
              <w:t>890</w:t>
            </w:r>
          </w:p>
        </w:tc>
        <w:tc>
          <w:tcPr>
            <w:tcW w:w="3280" w:type="dxa"/>
            <w:noWrap/>
            <w:hideMark/>
          </w:tcPr>
          <w:p w:rsidR="00345C4B" w:rsidRPr="00D732F9" w:rsidRDefault="00345C4B" w:rsidP="00066C57">
            <w:pPr>
              <w:rPr>
                <w:rFonts w:cs="Arial"/>
              </w:rPr>
            </w:pPr>
            <w:r w:rsidRPr="00D732F9">
              <w:rPr>
                <w:rFonts w:cs="Arial"/>
              </w:rPr>
              <w:t>000000</w:t>
            </w:r>
          </w:p>
        </w:tc>
        <w:tc>
          <w:tcPr>
            <w:tcW w:w="4876" w:type="dxa"/>
            <w:noWrap/>
            <w:hideMark/>
          </w:tcPr>
          <w:p w:rsidR="00345C4B" w:rsidRPr="00D732F9" w:rsidRDefault="00345C4B" w:rsidP="00066C57">
            <w:pPr>
              <w:rPr>
                <w:rFonts w:cs="Arial"/>
              </w:rPr>
            </w:pPr>
            <w:r w:rsidRPr="00D732F9">
              <w:rPr>
                <w:rFonts w:cs="Arial"/>
              </w:rPr>
              <w:t>ADSP_X_WavTab_Pointer</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891</w:t>
            </w:r>
          </w:p>
        </w:tc>
        <w:tc>
          <w:tcPr>
            <w:tcW w:w="3280" w:type="dxa"/>
            <w:noWrap/>
            <w:hideMark/>
          </w:tcPr>
          <w:p w:rsidR="00345C4B" w:rsidRPr="00D732F9" w:rsidRDefault="00345C4B" w:rsidP="00066C57">
            <w:pPr>
              <w:rPr>
                <w:rFonts w:cs="Arial"/>
              </w:rPr>
            </w:pPr>
            <w:r w:rsidRPr="00D732F9">
              <w:rPr>
                <w:rFonts w:cs="Arial"/>
              </w:rPr>
              <w:t>000001</w:t>
            </w:r>
          </w:p>
        </w:tc>
        <w:tc>
          <w:tcPr>
            <w:tcW w:w="4876" w:type="dxa"/>
            <w:noWrap/>
            <w:hideMark/>
          </w:tcPr>
          <w:p w:rsidR="00345C4B" w:rsidRPr="00D732F9" w:rsidRDefault="00345C4B" w:rsidP="00066C57">
            <w:pPr>
              <w:rPr>
                <w:rFonts w:cs="Arial"/>
              </w:rPr>
            </w:pPr>
            <w:r w:rsidRPr="00D732F9">
              <w:rPr>
                <w:rFonts w:cs="Arial"/>
              </w:rPr>
              <w:t>ADSP_X_WavTab_UseRamFlag</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892</w:t>
            </w:r>
          </w:p>
        </w:tc>
        <w:tc>
          <w:tcPr>
            <w:tcW w:w="3280" w:type="dxa"/>
            <w:noWrap/>
            <w:hideMark/>
          </w:tcPr>
          <w:p w:rsidR="00345C4B" w:rsidRPr="00D732F9" w:rsidRDefault="00345C4B" w:rsidP="00066C57">
            <w:pPr>
              <w:rPr>
                <w:rFonts w:cs="Arial"/>
              </w:rPr>
            </w:pPr>
            <w:r w:rsidRPr="00D732F9">
              <w:rPr>
                <w:rFonts w:cs="Arial"/>
              </w:rPr>
              <w:t>00074B</w:t>
            </w:r>
          </w:p>
        </w:tc>
        <w:tc>
          <w:tcPr>
            <w:tcW w:w="4876" w:type="dxa"/>
            <w:noWrap/>
            <w:hideMark/>
          </w:tcPr>
          <w:p w:rsidR="00345C4B" w:rsidRPr="00D732F9" w:rsidRDefault="00345C4B" w:rsidP="00066C57">
            <w:pPr>
              <w:rPr>
                <w:rFonts w:cs="Arial"/>
              </w:rPr>
            </w:pPr>
            <w:r w:rsidRPr="00D732F9">
              <w:rPr>
                <w:rFonts w:cs="Arial"/>
              </w:rPr>
              <w:t>ADSP_X_WavTab_TicStartPntr</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893</w:t>
            </w:r>
          </w:p>
        </w:tc>
        <w:tc>
          <w:tcPr>
            <w:tcW w:w="3280" w:type="dxa"/>
            <w:noWrap/>
            <w:hideMark/>
          </w:tcPr>
          <w:p w:rsidR="00345C4B" w:rsidRPr="00D732F9" w:rsidRDefault="00345C4B" w:rsidP="00066C57">
            <w:pPr>
              <w:rPr>
                <w:rFonts w:cs="Arial"/>
              </w:rPr>
            </w:pPr>
            <w:r w:rsidRPr="00D732F9">
              <w:rPr>
                <w:rFonts w:cs="Arial"/>
              </w:rPr>
              <w:t>000972</w:t>
            </w:r>
          </w:p>
        </w:tc>
        <w:tc>
          <w:tcPr>
            <w:tcW w:w="4876" w:type="dxa"/>
            <w:noWrap/>
            <w:hideMark/>
          </w:tcPr>
          <w:p w:rsidR="00345C4B" w:rsidRPr="00D732F9" w:rsidRDefault="00345C4B" w:rsidP="00066C57">
            <w:pPr>
              <w:rPr>
                <w:rFonts w:cs="Arial"/>
              </w:rPr>
            </w:pPr>
            <w:r w:rsidRPr="00D732F9">
              <w:rPr>
                <w:rFonts w:cs="Arial"/>
              </w:rPr>
              <w:t>ADSP_X_WavTab_TicEndPntr</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894</w:t>
            </w:r>
          </w:p>
        </w:tc>
        <w:tc>
          <w:tcPr>
            <w:tcW w:w="3280" w:type="dxa"/>
            <w:noWrap/>
            <w:hideMark/>
          </w:tcPr>
          <w:p w:rsidR="00345C4B" w:rsidRPr="00D732F9" w:rsidRDefault="00345C4B" w:rsidP="00066C57">
            <w:pPr>
              <w:rPr>
                <w:rFonts w:cs="Arial"/>
              </w:rPr>
            </w:pPr>
            <w:r w:rsidRPr="00D732F9">
              <w:rPr>
                <w:rFonts w:cs="Arial"/>
              </w:rPr>
              <w:t>000973</w:t>
            </w:r>
          </w:p>
        </w:tc>
        <w:tc>
          <w:tcPr>
            <w:tcW w:w="4876" w:type="dxa"/>
            <w:noWrap/>
            <w:hideMark/>
          </w:tcPr>
          <w:p w:rsidR="00345C4B" w:rsidRPr="00D732F9" w:rsidRDefault="00345C4B" w:rsidP="00066C57">
            <w:pPr>
              <w:rPr>
                <w:rFonts w:cs="Arial"/>
              </w:rPr>
            </w:pPr>
            <w:r w:rsidRPr="00D732F9">
              <w:rPr>
                <w:rFonts w:cs="Arial"/>
              </w:rPr>
              <w:t>ADSP_X_WavTab_TacStartPntr</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895</w:t>
            </w:r>
          </w:p>
        </w:tc>
        <w:tc>
          <w:tcPr>
            <w:tcW w:w="3280" w:type="dxa"/>
            <w:noWrap/>
            <w:hideMark/>
          </w:tcPr>
          <w:p w:rsidR="00345C4B" w:rsidRPr="00D732F9" w:rsidRDefault="00345C4B" w:rsidP="00066C57">
            <w:pPr>
              <w:rPr>
                <w:rFonts w:cs="Arial"/>
              </w:rPr>
            </w:pPr>
            <w:r w:rsidRPr="00D732F9">
              <w:rPr>
                <w:rFonts w:cs="Arial"/>
              </w:rPr>
              <w:t>000AC0</w:t>
            </w:r>
          </w:p>
        </w:tc>
        <w:tc>
          <w:tcPr>
            <w:tcW w:w="4876" w:type="dxa"/>
            <w:noWrap/>
            <w:hideMark/>
          </w:tcPr>
          <w:p w:rsidR="00345C4B" w:rsidRPr="00D732F9" w:rsidRDefault="00345C4B" w:rsidP="00066C57">
            <w:pPr>
              <w:rPr>
                <w:rFonts w:cs="Arial"/>
              </w:rPr>
            </w:pPr>
            <w:r w:rsidRPr="00D732F9">
              <w:rPr>
                <w:rFonts w:cs="Arial"/>
              </w:rPr>
              <w:t>ADSP_X_WavTab_TacEndPntr</w:t>
            </w:r>
          </w:p>
        </w:tc>
      </w:tr>
      <w:tr w:rsidR="00345C4B" w:rsidRPr="00D732F9" w:rsidTr="00066C57">
        <w:trPr>
          <w:trHeight w:val="255"/>
          <w:jc w:val="center"/>
        </w:trPr>
        <w:tc>
          <w:tcPr>
            <w:tcW w:w="336" w:type="dxa"/>
            <w:noWrap/>
            <w:hideMark/>
          </w:tcPr>
          <w:p w:rsidR="00345C4B" w:rsidRPr="00D732F9" w:rsidRDefault="00345C4B" w:rsidP="00066C57">
            <w:pPr>
              <w:rPr>
                <w:rFonts w:cs="Arial"/>
              </w:rPr>
            </w:pPr>
            <w:r w:rsidRPr="00D732F9">
              <w:rPr>
                <w:rFonts w:cs="Arial"/>
              </w:rPr>
              <w:t>896</w:t>
            </w:r>
          </w:p>
        </w:tc>
        <w:tc>
          <w:tcPr>
            <w:tcW w:w="3280" w:type="dxa"/>
            <w:noWrap/>
            <w:hideMark/>
          </w:tcPr>
          <w:p w:rsidR="00345C4B" w:rsidRPr="00D732F9" w:rsidRDefault="00345C4B" w:rsidP="00066C57">
            <w:pPr>
              <w:rPr>
                <w:rFonts w:cs="Arial"/>
              </w:rPr>
            </w:pPr>
            <w:r w:rsidRPr="00D732F9">
              <w:rPr>
                <w:rFonts w:cs="Arial"/>
              </w:rPr>
              <w:t>&amp;ADSP_EASYP_ClickClack_Enable</w:t>
            </w:r>
          </w:p>
        </w:tc>
        <w:tc>
          <w:tcPr>
            <w:tcW w:w="4876" w:type="dxa"/>
            <w:noWrap/>
            <w:hideMark/>
          </w:tcPr>
          <w:p w:rsidR="00345C4B" w:rsidRPr="00D732F9" w:rsidRDefault="00345C4B" w:rsidP="00066C57">
            <w:pPr>
              <w:rPr>
                <w:rFonts w:cs="Arial"/>
              </w:rPr>
            </w:pPr>
            <w:r w:rsidRPr="00D732F9">
              <w:rPr>
                <w:rFonts w:cs="Arial"/>
              </w:rPr>
              <w:t>ADSP_X_EasyP_index</w:t>
            </w:r>
          </w:p>
        </w:tc>
      </w:tr>
      <w:tr w:rsidR="00345C4B" w:rsidRPr="00D732F9" w:rsidTr="00066C57">
        <w:trPr>
          <w:trHeight w:val="255"/>
          <w:jc w:val="center"/>
        </w:trPr>
        <w:tc>
          <w:tcPr>
            <w:tcW w:w="336" w:type="dxa"/>
            <w:noWrap/>
          </w:tcPr>
          <w:p w:rsidR="00345C4B" w:rsidRPr="00D732F9" w:rsidRDefault="00345C4B" w:rsidP="00066C57">
            <w:pPr>
              <w:rPr>
                <w:rFonts w:cs="Arial"/>
              </w:rPr>
            </w:pPr>
            <w:r w:rsidRPr="00D732F9">
              <w:rPr>
                <w:rFonts w:cs="Arial"/>
              </w:rPr>
              <w:t>897</w:t>
            </w:r>
          </w:p>
        </w:tc>
        <w:tc>
          <w:tcPr>
            <w:tcW w:w="3280" w:type="dxa"/>
            <w:noWrap/>
          </w:tcPr>
          <w:p w:rsidR="00345C4B" w:rsidRPr="00D732F9" w:rsidRDefault="00345C4B" w:rsidP="00066C57">
            <w:pPr>
              <w:rPr>
                <w:rFonts w:cs="Arial"/>
              </w:rPr>
            </w:pPr>
            <w:r w:rsidRPr="00D732F9">
              <w:rPr>
                <w:rFonts w:cs="Arial"/>
              </w:rPr>
              <w:t>FFFFFF</w:t>
            </w:r>
          </w:p>
        </w:tc>
        <w:tc>
          <w:tcPr>
            <w:tcW w:w="4876" w:type="dxa"/>
            <w:noWrap/>
          </w:tcPr>
          <w:p w:rsidR="00345C4B" w:rsidRPr="00D732F9" w:rsidRDefault="00345C4B" w:rsidP="00066C57">
            <w:pPr>
              <w:rPr>
                <w:rFonts w:cs="Arial"/>
              </w:rPr>
            </w:pPr>
            <w:r w:rsidRPr="00D732F9">
              <w:rPr>
                <w:rFonts w:cs="Arial"/>
              </w:rPr>
              <w:t>ADSP_X_WavTab_Control</w:t>
            </w:r>
          </w:p>
        </w:tc>
      </w:tr>
      <w:tr w:rsidR="00345C4B" w:rsidRPr="00D732F9" w:rsidTr="00066C57">
        <w:trPr>
          <w:trHeight w:val="255"/>
          <w:jc w:val="center"/>
        </w:trPr>
        <w:tc>
          <w:tcPr>
            <w:tcW w:w="336" w:type="dxa"/>
            <w:noWrap/>
          </w:tcPr>
          <w:p w:rsidR="00345C4B" w:rsidRPr="00D732F9" w:rsidRDefault="00345C4B" w:rsidP="00066C57">
            <w:pPr>
              <w:rPr>
                <w:rFonts w:cs="Arial"/>
              </w:rPr>
            </w:pPr>
            <w:r w:rsidRPr="00D732F9">
              <w:rPr>
                <w:rFonts w:cs="Arial"/>
              </w:rPr>
              <w:t>898</w:t>
            </w:r>
          </w:p>
        </w:tc>
        <w:tc>
          <w:tcPr>
            <w:tcW w:w="3280" w:type="dxa"/>
            <w:noWrap/>
          </w:tcPr>
          <w:p w:rsidR="00345C4B" w:rsidRPr="00D732F9" w:rsidRDefault="00345C4B" w:rsidP="00066C57">
            <w:pPr>
              <w:rPr>
                <w:rFonts w:cs="Arial"/>
              </w:rPr>
            </w:pPr>
          </w:p>
        </w:tc>
        <w:tc>
          <w:tcPr>
            <w:tcW w:w="4876" w:type="dxa"/>
            <w:noWrap/>
          </w:tcPr>
          <w:p w:rsidR="00345C4B" w:rsidRPr="00D732F9" w:rsidRDefault="00345C4B" w:rsidP="00066C57">
            <w:pPr>
              <w:rPr>
                <w:rFonts w:cs="Arial"/>
              </w:rPr>
            </w:pPr>
            <w:r w:rsidRPr="00D732F9">
              <w:rPr>
                <w:rFonts w:cs="Arial"/>
              </w:rPr>
              <w:t>h 248</w:t>
            </w:r>
          </w:p>
        </w:tc>
      </w:tr>
      <w:tr w:rsidR="00345C4B" w:rsidRPr="00D732F9" w:rsidTr="00066C57">
        <w:trPr>
          <w:trHeight w:val="255"/>
          <w:jc w:val="center"/>
        </w:trPr>
        <w:tc>
          <w:tcPr>
            <w:tcW w:w="336" w:type="dxa"/>
            <w:noWrap/>
          </w:tcPr>
          <w:p w:rsidR="00345C4B" w:rsidRPr="00D732F9" w:rsidRDefault="00345C4B" w:rsidP="00066C57">
            <w:pPr>
              <w:rPr>
                <w:rFonts w:cs="Arial"/>
              </w:rPr>
            </w:pPr>
            <w:r w:rsidRPr="00D732F9">
              <w:rPr>
                <w:rFonts w:cs="Arial"/>
              </w:rPr>
              <w:t>899</w:t>
            </w:r>
          </w:p>
        </w:tc>
        <w:tc>
          <w:tcPr>
            <w:tcW w:w="3280" w:type="dxa"/>
            <w:noWrap/>
          </w:tcPr>
          <w:p w:rsidR="00345C4B" w:rsidRPr="00D732F9" w:rsidRDefault="00345C4B" w:rsidP="00066C57">
            <w:pPr>
              <w:rPr>
                <w:rFonts w:cs="Arial"/>
              </w:rPr>
            </w:pPr>
            <w:r w:rsidRPr="00D732F9">
              <w:rPr>
                <w:rFonts w:cs="Arial"/>
              </w:rPr>
              <w:t>000001</w:t>
            </w:r>
          </w:p>
        </w:tc>
        <w:tc>
          <w:tcPr>
            <w:tcW w:w="4876" w:type="dxa"/>
            <w:noWrap/>
          </w:tcPr>
          <w:p w:rsidR="00345C4B" w:rsidRPr="00D732F9" w:rsidRDefault="00345C4B" w:rsidP="00066C57">
            <w:pPr>
              <w:rPr>
                <w:rFonts w:cs="Arial"/>
              </w:rPr>
            </w:pPr>
            <w:r w:rsidRPr="00D732F9">
              <w:rPr>
                <w:rFonts w:cs="Arial"/>
              </w:rPr>
              <w:t>ADSP_X_WavTab_Control</w:t>
            </w:r>
          </w:p>
        </w:tc>
      </w:tr>
    </w:tbl>
    <w:p w:rsidR="00345C4B" w:rsidRPr="00D732F9" w:rsidRDefault="00345C4B" w:rsidP="00345C4B">
      <w:pPr>
        <w:rPr>
          <w:rFonts w:cs="Arial"/>
        </w:rPr>
      </w:pPr>
    </w:p>
    <w:p w:rsidR="00345C4B" w:rsidRDefault="00345C4B" w:rsidP="00345C4B">
      <w:pPr>
        <w:pStyle w:val="Heading4"/>
        <w:numPr>
          <w:ilvl w:val="3"/>
          <w:numId w:val="48"/>
        </w:numPr>
      </w:pPr>
      <w:bookmarkStart w:id="377" w:name="_Toc45277401"/>
      <w:r w:rsidRPr="00B9479B">
        <w:t>AHU-SWR-REQ-199330/A-ClickClack Chime 34 - eLatch UnLock Chime</w:t>
      </w:r>
      <w:bookmarkEnd w:id="377"/>
    </w:p>
    <w:p w:rsidR="00345C4B" w:rsidRPr="001B2CF1" w:rsidRDefault="00345C4B" w:rsidP="00345C4B">
      <w:pPr>
        <w:rPr>
          <w:rFonts w:cs="Arial"/>
        </w:rPr>
      </w:pPr>
    </w:p>
    <w:p w:rsidR="00345C4B" w:rsidRPr="001B2CF1" w:rsidRDefault="00345C4B" w:rsidP="00345C4B">
      <w:pPr>
        <w:jc w:val="center"/>
        <w:rPr>
          <w:rFonts w:cs="Arial"/>
        </w:rPr>
      </w:pPr>
      <w:r w:rsidRPr="001B2CF1">
        <w:rPr>
          <w:rFonts w:cs="Arial"/>
          <w:noProof/>
        </w:rPr>
        <w:drawing>
          <wp:inline distT="0" distB="0" distL="0" distR="0" wp14:anchorId="3E06900C" wp14:editId="1CD0E950">
            <wp:extent cx="5395595" cy="1542415"/>
            <wp:effectExtent l="0" t="0" r="0" b="635"/>
            <wp:docPr id="4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5595" cy="1542415"/>
                    </a:xfrm>
                    <a:prstGeom prst="rect">
                      <a:avLst/>
                    </a:prstGeom>
                    <a:noFill/>
                  </pic:spPr>
                </pic:pic>
              </a:graphicData>
            </a:graphic>
          </wp:inline>
        </w:drawing>
      </w:r>
    </w:p>
    <w:p w:rsidR="00345C4B" w:rsidRPr="001B2CF1" w:rsidRDefault="00345C4B" w:rsidP="00345C4B">
      <w:pPr>
        <w:rPr>
          <w:rFonts w:cs="Arial"/>
        </w:rPr>
      </w:pPr>
    </w:p>
    <w:tbl>
      <w:tblPr>
        <w:tblStyle w:val="TableGrid"/>
        <w:tblW w:w="8922" w:type="dxa"/>
        <w:jc w:val="center"/>
        <w:tblLook w:val="04A0" w:firstRow="1" w:lastRow="0" w:firstColumn="1" w:lastColumn="0" w:noHBand="0" w:noVBand="1"/>
      </w:tblPr>
      <w:tblGrid>
        <w:gridCol w:w="550"/>
        <w:gridCol w:w="3496"/>
        <w:gridCol w:w="4876"/>
      </w:tblGrid>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Hex</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Parameter</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&amp;ADSP_EASYP_ClickClack_Disable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ADSP_X_EasyP_index</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168F82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F4074B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0F8D91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F4074C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088F92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F4074D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047D80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F4074E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24A193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F4074F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008C9A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097E79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068D8F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16958A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F48590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178471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17A5A3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017F86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1B9489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0D959B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018588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128680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0E9699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038689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149187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027F88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F4075F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0D8A87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0B8A8C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088485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0E918F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01868B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02807F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098884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FC7F84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038081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058787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FE7F82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FF7E7E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F4076F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008281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087F7E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059193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FA7378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0D8984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FF838B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128D84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F57F8B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027671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088E8C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F4727B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1C8B7D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0A98A1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07817D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FF848A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F4077F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0C8882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078C8E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F2757F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0B8178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058C90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018081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138D86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048E94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017D7E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108D88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ED7988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04726A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289F95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30B7B2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ED819B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F4078F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F06461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06817A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0A8289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1DA49C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AE5683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ED4028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4BC8A3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D17EAF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F15745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FC8784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0B7974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3CB9A6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1EB1B9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F77E89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D5606C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F4079F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CD4B4E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046E58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F68A90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F06966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E5656D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F0726D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CE5968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E25B51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017167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1D9D91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048590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088F8A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FA777C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008481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DB6676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D35859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F407AF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C84D50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C84847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CF4947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EB6259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ED7171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DB5D66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F97164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0C857E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03868B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1A8C84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2BAFA8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028E9E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F6777A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EB7376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DC5A60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DB5F5F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F407BF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DC5757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DF6261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121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D85A5C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CB4C52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DF574F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F06D68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EF7171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E5666A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F16F69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D7646D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C7484C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D44C47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DC5D5B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BE4855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B83A3B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C53D38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F407CF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CF4F4C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E05751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E66B69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DC5C5F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DC5C5C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DB5C5D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E6605B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F2746D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CE5766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C84B4C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C64343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CE4E4B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C9484B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D3544F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C3454D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D74E46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F407DF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E0615E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D65A5E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E55B55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F5756F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E46A71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E36160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E16465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D6585C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DC5856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E16260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CC535C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CE4C4B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D75653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D85555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E5625E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EE6E69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F407EF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EB6B6C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F5716E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169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FC7A78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FD7C7D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0F8982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189592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159698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189795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159698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1C9795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2AA6A1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2AACAC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29A8A9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2DADAB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31AFAE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3FBBB5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F407FF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3EBEC0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44C5C2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37B9BE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42BFBA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36BBC0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31B0B3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3AB7B3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42BFBC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3EC0C2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37B8BB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36B6B7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3EBBB7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43C2C1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4AC6C4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49CCCD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42C2C5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F4080F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46C6C5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48C7C6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44C8C9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42C1C1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3CBFC1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33B5B8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33B3B2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2EB0B1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2DADAD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2BADAE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26A7A8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23A5A6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1C9FA1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209D9B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26A4A2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26A7A7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F4081F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26A5A6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26A5A6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217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28A8A7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29A6A7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39B6B0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32B4B8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31B2B2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36B3B1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36B8B8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2FB1B3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36B2B0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37B9B9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36B6B6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3BB8B6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41C0BF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3FC1C1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F4082F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3BB9BB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44C3BE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3DBEC1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36BABC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35B4B4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38B8B7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31B3B6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30B1B1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32B0B0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33B5B4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2FAFB1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35B3B1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35B5B5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31B3B4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33B1B1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30B2B3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F4083F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2BACAD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26A8AA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22A3A4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1C9FA1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149699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0E8F91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0E8F8E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09898C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0A8A89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058688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F4084F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028384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018182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265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008181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F97B7E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FC7B7A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FD7D7C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FB7C7D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FE7D7A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FA7D7F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F57577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FB7876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F87B7C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EE6F73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F47270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EE7073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F4085F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EC6C6D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ED6C6C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EB6C6D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E86869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E96A6A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E66768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E66464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EB6967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E7696A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E46465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E66665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E06265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DF5F60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DD5E5E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DB5C5D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DC5C5B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F4086F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D95A5B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D75859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D25456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CE4E50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CF504F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CA4B4E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CC4B4B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CF4F4E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CC4E4F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C8484A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CA4A49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C74749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C84848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C84949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C84747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C74849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F4087F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C54546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C74745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313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BF4245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BF3F3E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C14140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BE3F41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BC3C3D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BF3E3D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BA3C3E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BA3A3A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B9393A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B43537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B63534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B53536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B43434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B63534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F4088F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B43536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B23333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B13132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AF3131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AD2D2E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B02E2D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B13131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B13131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AC2E30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B12E2C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AE3031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AF2D2D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B73532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B73939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B53334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BC3A37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F4089F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B93B3C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B63536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BB3937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C0403E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C14141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C44241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C24344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C54342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CD4B48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CC4D4E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CF4D4C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D65451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D65757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D45455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D65555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D75757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F408AF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D55656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D75655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361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D95857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D8595A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D45456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D65655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D65657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D65756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D55556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D55656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D35454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D55454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D15354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D15050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D35352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D15252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F408BF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CD4E50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D04F4E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D35251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D35353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D25253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D55453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D45555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D55454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D35556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D45353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D65655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D75656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D95958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DB5A5A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D8595A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D95958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F408CF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DC5B5A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DD5E5D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DF5E5D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E06160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E05F5F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E56563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E16264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E66462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399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E76767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E76666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E86867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E86868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E86768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EB6A69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ED6C6C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EC6C6D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F408DF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ED6B6B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ED6E6E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409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EC6C6D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EC6C6C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EE6E6D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EE6E6E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EE6E6E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EF6F6E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EF6F6F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F06F6F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EF6F70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F1706F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F17272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F37170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F408EF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F47475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F77775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F47576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F57575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F57575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F57575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F17273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F17170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F17272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F17171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F27272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F408FF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F17272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F27171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F47575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F67574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F87777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F87878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F77778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F97877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F4090F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FC7B7B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FD7D7C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457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FE7E7E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FF7F7E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008080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008080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018181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028181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038383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068584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078786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0A8989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0B8B8A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0D8C8C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0E8D8D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F4091F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F4092F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159797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149394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499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F4093F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505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179797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189898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169798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179797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F4094F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F4095F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0D8D8D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0D8D8D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0B8C8D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0B8B8B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0B8C8C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08898A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078788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068686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058686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048485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038484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028283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F4096F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028181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018282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553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008080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058482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038384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068787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088988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0A8887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0A8B8B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0B8989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0D8D8C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0B8F92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088D8E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159489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F4097F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229A89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098190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128E93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038695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10A298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1E9287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0D9098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1B958A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118B92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0B8B94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0D8B8E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098A90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0B8D8D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0A8786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08898C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08878C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F4098F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098B8B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068988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048483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0C8384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007F8B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048B88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008A86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09807A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F97784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028D88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FC7879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FD7B7E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F67E81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FF7871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F87B7F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FC807A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F4099F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599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F87574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601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F66A69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00827D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DE5E6F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EE6C68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F16A6D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C95E72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FF7556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DB5368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E26567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F3766D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DB6069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CF4D51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DB5F56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D45554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F409AF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D15654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CE4B4B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DB5850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D35153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D04F50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C4474D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BC4044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C23E3C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C74746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C44043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C64848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CE4846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C7494F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C54848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C13D3F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C64745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F409BF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C84645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C84445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CD4F4D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D14E4C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D05253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CF4E4E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CE4F50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CF4E4E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CE4F50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CF4F4E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CE4E4E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CF504F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CF4E4D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CC4D4F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CF504E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CC4C4D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F409CF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D14F4D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D15151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649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D35352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D45353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D45253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D65555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D85757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D65758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DB5A57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DD5B5B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DD5B5E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DD6061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E3615E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E36262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E36262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E66462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F409DF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E66766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E86766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E66667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E96867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E96969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EB6B6A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EB6B6B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EF6C6B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EC6E6F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F2726E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F47170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F27173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F37473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F27172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F409EF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F07172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F17171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F47371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F27475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F77572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F97877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F87779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FD7C7B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FE7D7D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FE7F7E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FF7F7F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F409FF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028180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048483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697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078685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088686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699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0A8989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0D8C8B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0C8C8D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0D8C8C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0C8C8D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0D8D8C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0D8C8C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0F8E8D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129190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119091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119394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F40A0F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139190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149593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169594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189796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159697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179796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F40A1F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0D8E8F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0E8E8D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0B8B8D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0B8B8B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09898A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078889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F40A2F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068787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068685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745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038484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028182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008182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FF8080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FF7E7E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FC7D7E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FC7C7C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F97A7B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F97A7A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F97A79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F87878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F77778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F40A3F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F67777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F57676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F57474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F47575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F47373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F37474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F57473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F37374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F47474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F37474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F57573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F57474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F67675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F77777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F97978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FA7979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F40A4F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FB7B7B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FD7C7B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FF7E7D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007F7F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028281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048383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078686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0A8A89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0B8A8A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0D8C8C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0D8D8D</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F40A5F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793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799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129392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F40A6F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809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819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F40A7F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829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129292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149393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F40A8F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839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179796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841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189797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199998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199999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1A9A9A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1A9A9A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1A9B9A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1B9B9A</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1B9B9B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849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1B9B9B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1B9B9B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1C9C9C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1C9B9B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1C9C9C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1C9C9C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F40A9F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1B9C9C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1B9C9B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1B9B9B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199A9B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859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199999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189898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179898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179797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169697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159596</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159595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149495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139494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139293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869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119292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109191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F40AAF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0F9090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0F8F8F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F40AB1</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0D8E8E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F40AB2</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0C8D8C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F40AB3</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0B8C8C</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F40AB4</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0A8B8B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F40AB5</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098989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F40AB6</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088889</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F40AB7</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879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088888</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078787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F40AB9</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058687</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F40ABA</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058585</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F40ABB</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048484</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F40ABC</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038383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F40ABD</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028282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F40ABE</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018182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F40ABF</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887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008081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F40AC0</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Pr="001B2CF1" w:rsidRDefault="00345C4B" w:rsidP="00066C57">
            <w:pPr>
              <w:rPr>
                <w:rFonts w:cs="Arial"/>
              </w:rPr>
            </w:pPr>
            <w:r w:rsidRPr="001B2CF1">
              <w:rPr>
                <w:rFonts w:cs="Arial"/>
              </w:rPr>
              <w:t>888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Pr="001B2CF1" w:rsidRDefault="00345C4B" w:rsidP="00066C57">
            <w:pPr>
              <w:rPr>
                <w:rFonts w:cs="Arial"/>
              </w:rPr>
            </w:pPr>
            <w:r w:rsidRPr="001B2CF1">
              <w:rPr>
                <w:rFonts w:cs="Arial"/>
              </w:rPr>
              <w:t>000000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Pr="001B2CF1" w:rsidRDefault="00345C4B" w:rsidP="00066C57">
            <w:pPr>
              <w:rPr>
                <w:rFonts w:cs="Arial"/>
              </w:rPr>
            </w:pPr>
            <w:r w:rsidRPr="001B2CF1">
              <w:rPr>
                <w:rFonts w:cs="Arial"/>
              </w:rPr>
              <w:t>ADSP_X_WavTab_UseIOFlag</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lastRenderedPageBreak/>
              <w:t>889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000000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ADSP_X_WavTab_Control</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890</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000000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ADSP_X_WavTab_Pointer</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891</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000001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ADSP_X_WavTab_UseRamFlag</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892</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00074B</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ADSP_X_WavTab_TicStartPntr</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893</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000972</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ADSP_X_WavTab_TicEndPntr</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894</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000973</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ADSP_X_WavTab_TacStartPntr</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895</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000AC0</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ADSP_X_WavTab_TacEndPntr</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896</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&amp;ADSP_EASYP_ClickClack_Enable</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ADSP_X_EasyP_index</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897</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000001</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ADSP_X_WavTab_Control</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898</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tcPr>
          <w:p w:rsidR="00345C4B" w:rsidRPr="001B2CF1" w:rsidRDefault="00345C4B" w:rsidP="00066C57">
            <w:pPr>
              <w:rPr>
                <w:rFonts w:cs="Arial"/>
              </w:rPr>
            </w:pP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h 248</w:t>
            </w:r>
          </w:p>
        </w:tc>
      </w:tr>
      <w:tr w:rsidR="00345C4B" w:rsidRPr="001B2CF1" w:rsidTr="00066C57">
        <w:trPr>
          <w:trHeight w:val="255"/>
          <w:jc w:val="center"/>
        </w:trPr>
        <w:tc>
          <w:tcPr>
            <w:tcW w:w="55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899</w:t>
            </w:r>
          </w:p>
        </w:tc>
        <w:tc>
          <w:tcPr>
            <w:tcW w:w="349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FFFFFF</w:t>
            </w:r>
          </w:p>
        </w:tc>
        <w:tc>
          <w:tcPr>
            <w:tcW w:w="48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345C4B" w:rsidRPr="001B2CF1" w:rsidRDefault="00345C4B" w:rsidP="00066C57">
            <w:pPr>
              <w:rPr>
                <w:rFonts w:cs="Arial"/>
              </w:rPr>
            </w:pPr>
            <w:r w:rsidRPr="001B2CF1">
              <w:rPr>
                <w:rFonts w:cs="Arial"/>
              </w:rPr>
              <w:t>ADSP_X_WavTab_Control</w:t>
            </w:r>
          </w:p>
        </w:tc>
      </w:tr>
    </w:tbl>
    <w:p w:rsidR="00345C4B" w:rsidRPr="001B2CF1" w:rsidRDefault="00345C4B" w:rsidP="00345C4B">
      <w:pPr>
        <w:rPr>
          <w:rFonts w:cs="Arial"/>
        </w:rPr>
      </w:pPr>
    </w:p>
    <w:p w:rsidR="00345C4B" w:rsidRDefault="00345C4B" w:rsidP="00345C4B">
      <w:pPr>
        <w:pStyle w:val="Heading3"/>
        <w:numPr>
          <w:ilvl w:val="2"/>
          <w:numId w:val="48"/>
        </w:numPr>
      </w:pPr>
      <w:bookmarkStart w:id="378" w:name="_Toc45277402"/>
      <w:r>
        <w:t>Digital Audio Chimes (48kHz sampling rate)</w:t>
      </w:r>
      <w:bookmarkEnd w:id="378"/>
    </w:p>
    <w:p w:rsidR="00345C4B" w:rsidRDefault="00345C4B" w:rsidP="00345C4B">
      <w:pPr>
        <w:pStyle w:val="Heading4"/>
        <w:numPr>
          <w:ilvl w:val="3"/>
          <w:numId w:val="48"/>
        </w:numPr>
      </w:pPr>
      <w:bookmarkStart w:id="379" w:name="_Toc45277403"/>
      <w:r w:rsidRPr="00B9479B">
        <w:t>SWR-REQ-238341/B-Digital Audio Chimes Wave File Definitions</w:t>
      </w:r>
      <w:bookmarkEnd w:id="379"/>
    </w:p>
    <w:p w:rsidR="00345C4B" w:rsidRPr="00804579" w:rsidRDefault="00345C4B" w:rsidP="00345C4B">
      <w:pPr>
        <w:rPr>
          <w:rFonts w:cs="Arial"/>
        </w:rPr>
      </w:pPr>
    </w:p>
    <w:p w:rsidR="00345C4B" w:rsidDel="00DA7475" w:rsidRDefault="00345C4B" w:rsidP="00345C4B">
      <w:pPr>
        <w:rPr>
          <w:del w:id="380" w:author="Walus, David (D.M.)" w:date="2018-11-15T07:27:00Z"/>
          <w:rFonts w:cs="Arial"/>
        </w:rPr>
      </w:pPr>
      <w:r w:rsidRPr="00804579">
        <w:rPr>
          <w:rFonts w:cs="Arial"/>
        </w:rPr>
        <w:t xml:space="preserve">The supplier shall use the </w:t>
      </w:r>
      <w:del w:id="381" w:author="Walus, David (D.M.)" w:date="2018-11-15T07:26:00Z">
        <w:r w:rsidRPr="00804579" w:rsidDel="00DA7475">
          <w:rPr>
            <w:rFonts w:cs="Arial"/>
          </w:rPr>
          <w:delText xml:space="preserve">following </w:delText>
        </w:r>
      </w:del>
      <w:r w:rsidRPr="00804579">
        <w:rPr>
          <w:rFonts w:cs="Arial"/>
        </w:rPr>
        <w:t xml:space="preserve">Digital Audio Chime </w:t>
      </w:r>
      <w:ins w:id="382" w:author="Walus, David (D.M.)" w:date="2018-11-15T07:29:00Z">
        <w:r>
          <w:rPr>
            <w:rFonts w:cs="Arial"/>
          </w:rPr>
          <w:t xml:space="preserve">‘.vbf’ </w:t>
        </w:r>
      </w:ins>
      <w:r w:rsidRPr="00804579">
        <w:rPr>
          <w:rFonts w:cs="Arial"/>
        </w:rPr>
        <w:t>file</w:t>
      </w:r>
      <w:del w:id="383" w:author="Walus, David (D.M.)" w:date="2018-11-15T07:27:00Z">
        <w:r w:rsidRPr="00804579" w:rsidDel="00DA7475">
          <w:rPr>
            <w:rFonts w:cs="Arial"/>
          </w:rPr>
          <w:delText>s</w:delText>
        </w:r>
      </w:del>
      <w:r w:rsidRPr="00804579">
        <w:rPr>
          <w:rFonts w:cs="Arial"/>
        </w:rPr>
        <w:t xml:space="preserve"> </w:t>
      </w:r>
      <w:ins w:id="384" w:author="Walus, David (D.M.)" w:date="2018-11-15T07:26:00Z">
        <w:r>
          <w:rPr>
            <w:rFonts w:cs="Arial"/>
          </w:rPr>
          <w:t xml:space="preserve">provided by Ford </w:t>
        </w:r>
      </w:ins>
      <w:r w:rsidRPr="00804579">
        <w:rPr>
          <w:rFonts w:cs="Arial"/>
        </w:rPr>
        <w:t xml:space="preserve">as the ‘default’ to be loaded in </w:t>
      </w:r>
      <w:r>
        <w:rPr>
          <w:rFonts w:cs="Arial"/>
        </w:rPr>
        <w:t>all parts provided to Ford</w:t>
      </w:r>
      <w:r w:rsidRPr="00804579">
        <w:rPr>
          <w:rFonts w:cs="Arial"/>
        </w:rPr>
        <w:t>.</w:t>
      </w:r>
      <w:ins w:id="385" w:author="Walus, David (D.M.)" w:date="2018-11-15T07:29:00Z">
        <w:r>
          <w:rPr>
            <w:rFonts w:cs="Arial"/>
          </w:rPr>
          <w:t xml:space="preserve"> This ‘.vbf’ file </w:t>
        </w:r>
      </w:ins>
      <w:ins w:id="386" w:author="Walus, David (D.M.)" w:date="2018-11-15T07:31:00Z">
        <w:r>
          <w:rPr>
            <w:rFonts w:cs="Arial"/>
          </w:rPr>
          <w:t xml:space="preserve">is created by Ford and merges the individual Digital Audio Chime files into a single </w:t>
        </w:r>
      </w:ins>
      <w:ins w:id="387" w:author="Walus, David (D.M.)" w:date="2018-11-15T07:33:00Z">
        <w:r>
          <w:rPr>
            <w:rFonts w:cs="Arial"/>
          </w:rPr>
          <w:t xml:space="preserve">‘.vbf’ </w:t>
        </w:r>
      </w:ins>
      <w:ins w:id="388" w:author="Walus, David (D.M.)" w:date="2018-11-15T07:31:00Z">
        <w:r>
          <w:rPr>
            <w:rFonts w:cs="Arial"/>
          </w:rPr>
          <w:t>file.</w:t>
        </w:r>
      </w:ins>
      <w:del w:id="389" w:author="Walus, David (D.M.)" w:date="2018-11-15T07:28:00Z">
        <w:r w:rsidRPr="00804579" w:rsidDel="00DA7475">
          <w:rPr>
            <w:rFonts w:cs="Arial"/>
          </w:rPr>
          <w:delText xml:space="preserve"> </w:delText>
        </w:r>
      </w:del>
      <w:del w:id="390" w:author="Walus, David (D.M.)" w:date="2018-11-15T07:27:00Z">
        <w:r w:rsidRPr="00804579" w:rsidDel="00DA7475">
          <w:rPr>
            <w:rFonts w:cs="Arial"/>
          </w:rPr>
          <w:delText xml:space="preserve">The ‘stitched together’ vbf file of these chimes </w:delText>
        </w:r>
        <w:r w:rsidDel="00DA7475">
          <w:rPr>
            <w:rFonts w:cs="Arial"/>
          </w:rPr>
          <w:delText>is</w:delText>
        </w:r>
        <w:r w:rsidRPr="00804579" w:rsidDel="00DA7475">
          <w:rPr>
            <w:rFonts w:cs="Arial"/>
          </w:rPr>
          <w:delText xml:space="preserve"> located in the </w:delText>
        </w:r>
        <w:r w:rsidDel="00DA7475">
          <w:rPr>
            <w:rFonts w:cs="Arial"/>
          </w:rPr>
          <w:delText>r</w:delText>
        </w:r>
        <w:r w:rsidRPr="00804579" w:rsidDel="00DA7475">
          <w:rPr>
            <w:rFonts w:cs="Arial"/>
          </w:rPr>
          <w:delText xml:space="preserve">eference </w:delText>
        </w:r>
        <w:r w:rsidDel="00DA7475">
          <w:rPr>
            <w:rFonts w:cs="Arial"/>
          </w:rPr>
          <w:delText>f</w:delText>
        </w:r>
        <w:r w:rsidRPr="00804579" w:rsidDel="00DA7475">
          <w:rPr>
            <w:rFonts w:cs="Arial"/>
          </w:rPr>
          <w:delText xml:space="preserve">ile folder </w:delText>
        </w:r>
        <w:r w:rsidRPr="00804579" w:rsidDel="00DA7475">
          <w:rPr>
            <w:rFonts w:eastAsiaTheme="minorHAnsi" w:cs="Arial"/>
            <w:color w:val="000000"/>
          </w:rPr>
          <w:delText>“</w:delText>
        </w:r>
        <w:r w:rsidRPr="00804579" w:rsidDel="00DA7475">
          <w:rPr>
            <w:rFonts w:eastAsiaTheme="minorHAnsi" w:cs="Arial"/>
            <w:i/>
            <w:color w:val="000000"/>
          </w:rPr>
          <w:delText>20-Digital Media Wav Files</w:delText>
        </w:r>
        <w:r w:rsidRPr="00804579" w:rsidDel="00DA7475">
          <w:rPr>
            <w:rFonts w:eastAsiaTheme="minorHAnsi" w:cs="Arial"/>
            <w:color w:val="000000"/>
          </w:rPr>
          <w:delText>”</w:delText>
        </w:r>
        <w:r w:rsidRPr="00804579" w:rsidDel="00DA7475">
          <w:rPr>
            <w:rFonts w:cs="Arial"/>
          </w:rPr>
          <w:delText>.</w:delText>
        </w:r>
        <w:r w:rsidDel="00DA7475">
          <w:rPr>
            <w:rFonts w:cs="Arial"/>
          </w:rPr>
          <w:delText xml:space="preserve"> </w:delText>
        </w:r>
      </w:del>
    </w:p>
    <w:p w:rsidR="00345C4B" w:rsidDel="00DA7475" w:rsidRDefault="00345C4B">
      <w:pPr>
        <w:rPr>
          <w:del w:id="391" w:author="Walus, David (D.M.)" w:date="2018-11-15T07:27:00Z"/>
          <w:rFonts w:cs="Arial"/>
        </w:rPr>
        <w:pPrChange w:id="392" w:author="Walus, David (D.M.)" w:date="2018-11-15T07:27:00Z">
          <w:pPr>
            <w:numPr>
              <w:numId w:val="396"/>
            </w:numPr>
            <w:ind w:left="720" w:hanging="360"/>
          </w:pPr>
        </w:pPrChange>
      </w:pPr>
      <w:del w:id="393" w:author="Walus, David (D.M.)" w:date="2018-11-15T07:27:00Z">
        <w:r w:rsidRPr="000B2CBA" w:rsidDel="00DA7475">
          <w:rPr>
            <w:rFonts w:cs="Arial"/>
          </w:rPr>
          <w:delText>“</w:delText>
        </w:r>
        <w:r w:rsidRPr="000B2CBA" w:rsidDel="00DA7475">
          <w:rPr>
            <w:rFonts w:cs="Arial"/>
            <w:i/>
          </w:rPr>
          <w:delText>xxxx-14</w:delText>
        </w:r>
        <w:r w:rsidDel="00DA7475">
          <w:rPr>
            <w:rFonts w:cs="Arial"/>
            <w:i/>
          </w:rPr>
          <w:delText>G2</w:delText>
        </w:r>
        <w:r w:rsidRPr="000B2CBA" w:rsidDel="00DA7475">
          <w:rPr>
            <w:rFonts w:cs="Arial"/>
            <w:i/>
          </w:rPr>
          <w:delText>00-</w:delText>
        </w:r>
        <w:r w:rsidDel="00DA7475">
          <w:rPr>
            <w:rFonts w:cs="Arial"/>
            <w:i/>
          </w:rPr>
          <w:delText>x</w:delText>
        </w:r>
        <w:r w:rsidRPr="000B2CBA" w:rsidDel="00DA7475">
          <w:rPr>
            <w:rFonts w:cs="Arial"/>
            <w:i/>
          </w:rPr>
          <w:delText>x.vbf</w:delText>
        </w:r>
        <w:r w:rsidRPr="000B2CBA" w:rsidDel="00DA7475">
          <w:rPr>
            <w:rFonts w:cs="Arial"/>
          </w:rPr>
          <w:delText xml:space="preserve">” shall be used for the 44.1kHz sampling frequency. </w:delText>
        </w:r>
      </w:del>
    </w:p>
    <w:p w:rsidR="00345C4B" w:rsidRDefault="00345C4B">
      <w:pPr>
        <w:rPr>
          <w:rFonts w:cs="Arial"/>
        </w:rPr>
        <w:pPrChange w:id="394" w:author="Walus, David (D.M.)" w:date="2018-11-15T07:27:00Z">
          <w:pPr>
            <w:numPr>
              <w:numId w:val="396"/>
            </w:numPr>
            <w:ind w:left="720" w:hanging="360"/>
          </w:pPr>
        </w:pPrChange>
      </w:pPr>
      <w:del w:id="395" w:author="Walus, David (D.M.)" w:date="2018-11-15T07:27:00Z">
        <w:r w:rsidRPr="000B2CBA" w:rsidDel="00DA7475">
          <w:rPr>
            <w:rFonts w:cs="Arial"/>
          </w:rPr>
          <w:delText>“</w:delText>
        </w:r>
        <w:r w:rsidRPr="000B2CBA" w:rsidDel="00DA7475">
          <w:rPr>
            <w:rFonts w:cs="Arial"/>
            <w:i/>
          </w:rPr>
          <w:delText>xxxx-14</w:delText>
        </w:r>
        <w:r w:rsidDel="00DA7475">
          <w:rPr>
            <w:rFonts w:cs="Arial"/>
            <w:i/>
          </w:rPr>
          <w:delText>G2</w:delText>
        </w:r>
        <w:r w:rsidRPr="000B2CBA" w:rsidDel="00DA7475">
          <w:rPr>
            <w:rFonts w:cs="Arial"/>
            <w:i/>
          </w:rPr>
          <w:delText>00-</w:delText>
        </w:r>
        <w:r w:rsidDel="00DA7475">
          <w:rPr>
            <w:rFonts w:cs="Arial"/>
            <w:i/>
          </w:rPr>
          <w:delText>y</w:delText>
        </w:r>
        <w:r w:rsidRPr="000B2CBA" w:rsidDel="00DA7475">
          <w:rPr>
            <w:rFonts w:cs="Arial"/>
            <w:i/>
          </w:rPr>
          <w:delText>x.vbf</w:delText>
        </w:r>
        <w:r w:rsidRPr="000B2CBA" w:rsidDel="00DA7475">
          <w:rPr>
            <w:rFonts w:cs="Arial"/>
          </w:rPr>
          <w:delText xml:space="preserve">” shall be used for the 48kHz sampling frequency. </w:delText>
        </w:r>
      </w:del>
    </w:p>
    <w:p w:rsidR="00345C4B" w:rsidRDefault="00345C4B" w:rsidP="00345C4B">
      <w:pPr>
        <w:rPr>
          <w:rFonts w:cs="Arial"/>
        </w:rPr>
      </w:pPr>
    </w:p>
    <w:p w:rsidR="00345C4B" w:rsidRPr="000B2CBA" w:rsidRDefault="00345C4B" w:rsidP="00345C4B">
      <w:pPr>
        <w:rPr>
          <w:rFonts w:cs="Arial"/>
        </w:rPr>
      </w:pPr>
      <w:r w:rsidRPr="000B2CBA">
        <w:rPr>
          <w:rFonts w:cs="Arial"/>
        </w:rPr>
        <w:t xml:space="preserve">These Digital Audio Chime files shall be </w:t>
      </w:r>
      <w:r>
        <w:rPr>
          <w:rFonts w:cs="Arial"/>
        </w:rPr>
        <w:t xml:space="preserve">able to be </w:t>
      </w:r>
      <w:r w:rsidRPr="000B2CBA">
        <w:rPr>
          <w:rFonts w:cs="Arial"/>
        </w:rPr>
        <w:t>replaced by Ford using the calibration procedure outlined in “</w:t>
      </w:r>
      <w:r w:rsidRPr="000B2CBA">
        <w:rPr>
          <w:rFonts w:cs="Arial"/>
          <w:i/>
          <w:u w:val="single"/>
        </w:rPr>
        <w:t>AHU-HR-REQ-210852-Digital Audio Chime Generator - Chimes via stored memory</w:t>
      </w:r>
      <w:r w:rsidRPr="000B2CBA">
        <w:rPr>
          <w:rFonts w:cs="Arial"/>
        </w:rPr>
        <w:t>” and in “</w:t>
      </w:r>
      <w:r w:rsidRPr="000B2CBA">
        <w:rPr>
          <w:rFonts w:cs="Arial"/>
          <w:i/>
          <w:u w:val="single"/>
        </w:rPr>
        <w:t>AHU-SWR-REQ-093326-Generic Global EQ Tool</w:t>
      </w:r>
      <w:r w:rsidRPr="000B2CBA">
        <w:rPr>
          <w:rFonts w:cs="Arial"/>
        </w:rPr>
        <w:t>”.</w:t>
      </w:r>
    </w:p>
    <w:p w:rsidR="00345C4B" w:rsidRPr="00804579" w:rsidRDefault="00345C4B" w:rsidP="00345C4B">
      <w:pPr>
        <w:rPr>
          <w:rFonts w:cs="Arial"/>
        </w:rPr>
      </w:pPr>
    </w:p>
    <w:p w:rsidR="00345C4B" w:rsidRDefault="00345C4B" w:rsidP="00345C4B">
      <w:pPr>
        <w:pStyle w:val="Heading4"/>
        <w:numPr>
          <w:ilvl w:val="3"/>
          <w:numId w:val="48"/>
        </w:numPr>
      </w:pPr>
      <w:bookmarkStart w:id="396" w:name="_Toc45277404"/>
      <w:r w:rsidRPr="00B9479B">
        <w:t>SWR-REQ-239539/B-Digital Audio Chime 35</w:t>
      </w:r>
      <w:bookmarkEnd w:id="396"/>
    </w:p>
    <w:p w:rsidR="00345C4B" w:rsidRPr="007F46F3" w:rsidRDefault="00345C4B" w:rsidP="00345C4B">
      <w:pPr>
        <w:rPr>
          <w:rFonts w:cs="Arial"/>
        </w:rPr>
      </w:pPr>
    </w:p>
    <w:p w:rsidR="00345C4B" w:rsidRPr="007F46F3" w:rsidRDefault="00345C4B" w:rsidP="00345C4B">
      <w:pPr>
        <w:rPr>
          <w:rFonts w:cs="Arial"/>
        </w:rPr>
      </w:pPr>
      <w:r w:rsidRPr="007F46F3">
        <w:rPr>
          <w:rFonts w:cs="Arial"/>
        </w:rPr>
        <w:t xml:space="preserve">The </w:t>
      </w:r>
      <w:ins w:id="397" w:author="Walus, David (D.M.)" w:date="2018-11-15T07:36:00Z">
        <w:r>
          <w:rPr>
            <w:rFonts w:cs="Arial"/>
          </w:rPr>
          <w:t xml:space="preserve">‘.vbf’ </w:t>
        </w:r>
      </w:ins>
      <w:r w:rsidRPr="007F46F3">
        <w:rPr>
          <w:rFonts w:cs="Arial"/>
        </w:rPr>
        <w:t xml:space="preserve">file </w:t>
      </w:r>
      <w:del w:id="398" w:author="Walus, David (D.M.)" w:date="2018-11-15T07:36:00Z">
        <w:r w:rsidRPr="007F46F3" w:rsidDel="007F46F3">
          <w:rPr>
            <w:rFonts w:cs="Arial"/>
          </w:rPr>
          <w:delText>“</w:delText>
        </w:r>
        <w:r w:rsidRPr="007F46F3" w:rsidDel="007F46F3">
          <w:rPr>
            <w:rFonts w:cs="Arial"/>
            <w:i/>
          </w:rPr>
          <w:delText>SF 48_Chime 35.wav</w:delText>
        </w:r>
        <w:r w:rsidRPr="007F46F3" w:rsidDel="007F46F3">
          <w:rPr>
            <w:rFonts w:cs="Arial"/>
          </w:rPr>
          <w:delText>”</w:delText>
        </w:r>
      </w:del>
      <w:ins w:id="399" w:author="Walus, David (D.M.)" w:date="2018-11-15T07:36:00Z">
        <w:r>
          <w:rPr>
            <w:rFonts w:cs="Arial"/>
          </w:rPr>
          <w:t xml:space="preserve">referenced in </w:t>
        </w:r>
      </w:ins>
      <w:ins w:id="400" w:author="Walus, David (D.M.)" w:date="2018-11-15T07:37:00Z">
        <w:r>
          <w:rPr>
            <w:rFonts w:cs="Arial"/>
          </w:rPr>
          <w:t>‘</w:t>
        </w:r>
        <w:r w:rsidRPr="007F46F3">
          <w:rPr>
            <w:rFonts w:cs="Arial"/>
            <w:i/>
            <w:rPrChange w:id="401" w:author="Walus, David (D.M.)" w:date="2018-11-15T07:37:00Z">
              <w:rPr>
                <w:rFonts w:cs="Arial"/>
              </w:rPr>
            </w:rPrChange>
          </w:rPr>
          <w:t>HR-REQ-238341-Digital Audio Chimes Wave File Definitions’</w:t>
        </w:r>
      </w:ins>
      <w:r w:rsidRPr="007F46F3">
        <w:rPr>
          <w:rFonts w:cs="Arial"/>
        </w:rPr>
        <w:t xml:space="preserve"> shall be used. </w:t>
      </w:r>
      <w:ins w:id="402" w:author="Walus, David (D.M.)" w:date="2018-11-15T07:37:00Z">
        <w:r>
          <w:rPr>
            <w:rFonts w:cs="Arial"/>
          </w:rPr>
          <w:t xml:space="preserve">A sample of this chime in </w:t>
        </w:r>
      </w:ins>
      <w:ins w:id="403" w:author="Walus, David (D.M.)" w:date="2018-11-15T07:38:00Z">
        <w:r>
          <w:rPr>
            <w:rFonts w:cs="Arial"/>
          </w:rPr>
          <w:t xml:space="preserve">‘.wav’ format </w:t>
        </w:r>
      </w:ins>
      <w:del w:id="404" w:author="Walus, David (D.M.)" w:date="2018-11-15T07:38:00Z">
        <w:r w:rsidRPr="007F46F3" w:rsidDel="007F46F3">
          <w:rPr>
            <w:rFonts w:cs="Arial"/>
          </w:rPr>
          <w:delText xml:space="preserve">It </w:delText>
        </w:r>
      </w:del>
      <w:r w:rsidRPr="007F46F3">
        <w:rPr>
          <w:rFonts w:cs="Arial"/>
        </w:rPr>
        <w:t>can be found in the References files in the folder “</w:t>
      </w:r>
      <w:r w:rsidRPr="007F46F3">
        <w:rPr>
          <w:rFonts w:cs="Arial"/>
          <w:i/>
        </w:rPr>
        <w:t>20-Digital Media Wav Files</w:t>
      </w:r>
      <w:r w:rsidRPr="007F46F3">
        <w:rPr>
          <w:rFonts w:cs="Arial"/>
        </w:rPr>
        <w:t>”.</w:t>
      </w:r>
    </w:p>
    <w:p w:rsidR="00345C4B" w:rsidRPr="007F46F3" w:rsidRDefault="00345C4B" w:rsidP="00345C4B">
      <w:pPr>
        <w:rPr>
          <w:rFonts w:cs="Arial"/>
        </w:rPr>
      </w:pPr>
    </w:p>
    <w:p w:rsidR="00345C4B" w:rsidRDefault="00345C4B" w:rsidP="00345C4B">
      <w:pPr>
        <w:pStyle w:val="Heading4"/>
        <w:numPr>
          <w:ilvl w:val="3"/>
          <w:numId w:val="48"/>
        </w:numPr>
      </w:pPr>
      <w:bookmarkStart w:id="405" w:name="_Toc45277405"/>
      <w:r w:rsidRPr="00B9479B">
        <w:t>SWR-REQ-239540/B-Digital Audio Chime 36</w:t>
      </w:r>
      <w:bookmarkEnd w:id="405"/>
    </w:p>
    <w:p w:rsidR="00345C4B" w:rsidRPr="00FC3B59" w:rsidRDefault="00345C4B" w:rsidP="00345C4B">
      <w:pPr>
        <w:rPr>
          <w:ins w:id="406" w:author="Walus, David (D.M.)" w:date="2018-11-15T07:40:00Z"/>
          <w:rFonts w:cs="Arial"/>
        </w:rPr>
      </w:pPr>
    </w:p>
    <w:p w:rsidR="00345C4B" w:rsidRPr="00FC3B59" w:rsidRDefault="00345C4B" w:rsidP="00345C4B">
      <w:pPr>
        <w:rPr>
          <w:ins w:id="407" w:author="Walus, David (D.M.)" w:date="2018-11-15T07:40:00Z"/>
          <w:rFonts w:cs="Arial"/>
        </w:rPr>
      </w:pPr>
      <w:ins w:id="408" w:author="Walus, David (D.M.)" w:date="2018-11-15T07:40:00Z">
        <w:r w:rsidRPr="00FC3B59">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FC3B59" w:rsidDel="00FC3B59" w:rsidRDefault="00345C4B" w:rsidP="00345C4B">
      <w:pPr>
        <w:rPr>
          <w:del w:id="409" w:author="Walus, David (D.M.)" w:date="2018-11-15T07:40:00Z"/>
          <w:rFonts w:cs="Arial"/>
        </w:rPr>
      </w:pPr>
    </w:p>
    <w:p w:rsidR="00345C4B" w:rsidRPr="00FC3B59" w:rsidDel="00FC3B59" w:rsidRDefault="00345C4B" w:rsidP="00345C4B">
      <w:pPr>
        <w:rPr>
          <w:del w:id="410" w:author="Walus, David (D.M.)" w:date="2018-11-15T07:40:00Z"/>
          <w:rFonts w:cs="Arial"/>
        </w:rPr>
      </w:pPr>
      <w:del w:id="411" w:author="Walus, David (D.M.)" w:date="2018-11-15T07:40:00Z">
        <w:r w:rsidRPr="00FC3B59" w:rsidDel="00FC3B59">
          <w:rPr>
            <w:rFonts w:cs="Arial"/>
          </w:rPr>
          <w:delText>The file “</w:delText>
        </w:r>
        <w:r w:rsidRPr="00FC3B59" w:rsidDel="00FC3B59">
          <w:rPr>
            <w:rFonts w:cs="Arial"/>
            <w:i/>
          </w:rPr>
          <w:delText>SF 48_Chime 36.wav</w:delText>
        </w:r>
        <w:r w:rsidRPr="00FC3B59" w:rsidDel="00FC3B59">
          <w:rPr>
            <w:rFonts w:cs="Arial"/>
          </w:rPr>
          <w:delText>” shall be used. It can be found in the References files in the folder “</w:delText>
        </w:r>
        <w:r w:rsidRPr="00FC3B59" w:rsidDel="00FC3B59">
          <w:rPr>
            <w:rFonts w:cs="Arial"/>
            <w:i/>
          </w:rPr>
          <w:delText>20-Digital Media Wav Files</w:delText>
        </w:r>
        <w:r w:rsidRPr="00FC3B59" w:rsidDel="00FC3B59">
          <w:rPr>
            <w:rFonts w:cs="Arial"/>
          </w:rPr>
          <w:delText>”.</w:delText>
        </w:r>
      </w:del>
    </w:p>
    <w:p w:rsidR="00345C4B" w:rsidRPr="00FC3B59" w:rsidRDefault="00345C4B" w:rsidP="00345C4B">
      <w:pPr>
        <w:rPr>
          <w:rFonts w:cs="Arial"/>
        </w:rPr>
      </w:pPr>
    </w:p>
    <w:p w:rsidR="00345C4B" w:rsidRDefault="00345C4B" w:rsidP="00345C4B">
      <w:pPr>
        <w:pStyle w:val="Heading4"/>
        <w:numPr>
          <w:ilvl w:val="3"/>
          <w:numId w:val="48"/>
        </w:numPr>
      </w:pPr>
      <w:bookmarkStart w:id="412" w:name="_Toc45277406"/>
      <w:r w:rsidRPr="00B9479B">
        <w:t>SWR-REQ-239541/B-Digital Audio Chime 37</w:t>
      </w:r>
      <w:bookmarkEnd w:id="412"/>
    </w:p>
    <w:p w:rsidR="00345C4B" w:rsidRPr="00925841" w:rsidRDefault="00345C4B" w:rsidP="00345C4B">
      <w:pPr>
        <w:rPr>
          <w:ins w:id="413" w:author="Walus, David (D.M.)" w:date="2018-11-15T07:41:00Z"/>
          <w:rFonts w:cs="Arial"/>
        </w:rPr>
      </w:pPr>
    </w:p>
    <w:p w:rsidR="00345C4B" w:rsidRPr="00925841" w:rsidRDefault="00345C4B" w:rsidP="00345C4B">
      <w:pPr>
        <w:rPr>
          <w:ins w:id="414" w:author="Walus, David (D.M.)" w:date="2018-11-15T07:41:00Z"/>
          <w:rFonts w:cs="Arial"/>
        </w:rPr>
      </w:pPr>
      <w:ins w:id="415" w:author="Walus, David (D.M.)" w:date="2018-11-15T07:41:00Z">
        <w:r w:rsidRPr="00925841">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925841" w:rsidDel="00925841" w:rsidRDefault="00345C4B" w:rsidP="00345C4B">
      <w:pPr>
        <w:rPr>
          <w:del w:id="416" w:author="Walus, David (D.M.)" w:date="2018-11-15T07:41:00Z"/>
          <w:rFonts w:cs="Arial"/>
        </w:rPr>
      </w:pPr>
    </w:p>
    <w:p w:rsidR="00345C4B" w:rsidRPr="00925841" w:rsidDel="00925841" w:rsidRDefault="00345C4B" w:rsidP="00345C4B">
      <w:pPr>
        <w:rPr>
          <w:del w:id="417" w:author="Walus, David (D.M.)" w:date="2018-11-15T07:41:00Z"/>
          <w:rFonts w:cs="Arial"/>
        </w:rPr>
      </w:pPr>
      <w:del w:id="418" w:author="Walus, David (D.M.)" w:date="2018-11-15T07:41:00Z">
        <w:r w:rsidRPr="00925841" w:rsidDel="00925841">
          <w:rPr>
            <w:rFonts w:cs="Arial"/>
          </w:rPr>
          <w:lastRenderedPageBreak/>
          <w:delText>The file “</w:delText>
        </w:r>
        <w:r w:rsidRPr="00925841" w:rsidDel="00925841">
          <w:rPr>
            <w:rFonts w:cs="Arial"/>
            <w:i/>
          </w:rPr>
          <w:delText>SF 48_Chime 37.wav</w:delText>
        </w:r>
        <w:r w:rsidRPr="00925841" w:rsidDel="00925841">
          <w:rPr>
            <w:rFonts w:cs="Arial"/>
          </w:rPr>
          <w:delText>” shall be used. It can be found in the References files in the folder “</w:delText>
        </w:r>
        <w:r w:rsidRPr="00925841" w:rsidDel="00925841">
          <w:rPr>
            <w:rFonts w:cs="Arial"/>
            <w:i/>
          </w:rPr>
          <w:delText>20-Digital Media Wav Files</w:delText>
        </w:r>
        <w:r w:rsidRPr="00925841" w:rsidDel="00925841">
          <w:rPr>
            <w:rFonts w:cs="Arial"/>
          </w:rPr>
          <w:delText>”.</w:delText>
        </w:r>
      </w:del>
    </w:p>
    <w:p w:rsidR="00345C4B" w:rsidRPr="00925841" w:rsidRDefault="00345C4B" w:rsidP="00345C4B">
      <w:pPr>
        <w:rPr>
          <w:rFonts w:cs="Arial"/>
        </w:rPr>
      </w:pPr>
    </w:p>
    <w:p w:rsidR="00345C4B" w:rsidRDefault="00345C4B" w:rsidP="00345C4B">
      <w:pPr>
        <w:pStyle w:val="Heading4"/>
        <w:numPr>
          <w:ilvl w:val="3"/>
          <w:numId w:val="48"/>
        </w:numPr>
      </w:pPr>
      <w:bookmarkStart w:id="419" w:name="_Toc45277407"/>
      <w:r w:rsidRPr="00B9479B">
        <w:t>SWR-REQ-239542/B-Digital Audio Chime 38</w:t>
      </w:r>
      <w:bookmarkEnd w:id="419"/>
    </w:p>
    <w:p w:rsidR="00345C4B" w:rsidRPr="00896815" w:rsidRDefault="00345C4B" w:rsidP="00345C4B">
      <w:pPr>
        <w:rPr>
          <w:ins w:id="420" w:author="Walus, David (D.M.)" w:date="2018-11-15T07:41:00Z"/>
          <w:rFonts w:cs="Arial"/>
        </w:rPr>
      </w:pPr>
    </w:p>
    <w:p w:rsidR="00345C4B" w:rsidRPr="00896815" w:rsidRDefault="00345C4B" w:rsidP="00345C4B">
      <w:pPr>
        <w:rPr>
          <w:ins w:id="421" w:author="Walus, David (D.M.)" w:date="2018-11-15T07:41:00Z"/>
          <w:rFonts w:cs="Arial"/>
        </w:rPr>
      </w:pPr>
      <w:ins w:id="422" w:author="Walus, David (D.M.)" w:date="2018-11-15T07:41:00Z">
        <w:r w:rsidRPr="00896815">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896815" w:rsidDel="00896815" w:rsidRDefault="00345C4B" w:rsidP="00345C4B">
      <w:pPr>
        <w:rPr>
          <w:del w:id="423" w:author="Walus, David (D.M.)" w:date="2018-11-15T07:41:00Z"/>
          <w:rFonts w:cs="Arial"/>
        </w:rPr>
      </w:pPr>
    </w:p>
    <w:p w:rsidR="00345C4B" w:rsidRPr="00896815" w:rsidDel="00896815" w:rsidRDefault="00345C4B" w:rsidP="00345C4B">
      <w:pPr>
        <w:rPr>
          <w:del w:id="424" w:author="Walus, David (D.M.)" w:date="2018-11-15T07:41:00Z"/>
          <w:rFonts w:cs="Arial"/>
        </w:rPr>
      </w:pPr>
      <w:del w:id="425" w:author="Walus, David (D.M.)" w:date="2018-11-15T07:41:00Z">
        <w:r w:rsidRPr="00896815" w:rsidDel="00896815">
          <w:rPr>
            <w:rFonts w:cs="Arial"/>
          </w:rPr>
          <w:delText>The file “</w:delText>
        </w:r>
        <w:r w:rsidRPr="00896815" w:rsidDel="00896815">
          <w:rPr>
            <w:rFonts w:cs="Arial"/>
            <w:i/>
          </w:rPr>
          <w:delText>SF 48_Chime 38.wav</w:delText>
        </w:r>
        <w:r w:rsidRPr="00896815" w:rsidDel="00896815">
          <w:rPr>
            <w:rFonts w:cs="Arial"/>
          </w:rPr>
          <w:delText>” shall be used. It can be found in the References files in the folder “</w:delText>
        </w:r>
        <w:r w:rsidRPr="00896815" w:rsidDel="00896815">
          <w:rPr>
            <w:rFonts w:cs="Arial"/>
            <w:i/>
          </w:rPr>
          <w:delText>20-Digital Media Wav Files</w:delText>
        </w:r>
        <w:r w:rsidRPr="00896815" w:rsidDel="00896815">
          <w:rPr>
            <w:rFonts w:cs="Arial"/>
          </w:rPr>
          <w:delText>”.</w:delText>
        </w:r>
      </w:del>
    </w:p>
    <w:p w:rsidR="00345C4B" w:rsidRPr="00896815" w:rsidRDefault="00345C4B" w:rsidP="00345C4B">
      <w:pPr>
        <w:rPr>
          <w:rFonts w:cs="Arial"/>
        </w:rPr>
      </w:pPr>
    </w:p>
    <w:p w:rsidR="00345C4B" w:rsidRDefault="00345C4B" w:rsidP="00345C4B">
      <w:pPr>
        <w:pStyle w:val="Heading4"/>
        <w:numPr>
          <w:ilvl w:val="3"/>
          <w:numId w:val="48"/>
        </w:numPr>
      </w:pPr>
      <w:bookmarkStart w:id="426" w:name="_Toc45277408"/>
      <w:r w:rsidRPr="00B9479B">
        <w:t>SWR-REQ-239543/B-Digital Audio Chime 39</w:t>
      </w:r>
      <w:bookmarkEnd w:id="426"/>
    </w:p>
    <w:p w:rsidR="00345C4B" w:rsidRPr="00CE3E8F" w:rsidRDefault="00345C4B" w:rsidP="00345C4B">
      <w:pPr>
        <w:rPr>
          <w:ins w:id="427" w:author="Walus, David (D.M.)" w:date="2018-11-15T07:42:00Z"/>
          <w:rFonts w:cs="Arial"/>
        </w:rPr>
      </w:pPr>
    </w:p>
    <w:p w:rsidR="00345C4B" w:rsidRPr="00CE3E8F" w:rsidRDefault="00345C4B" w:rsidP="00345C4B">
      <w:pPr>
        <w:rPr>
          <w:ins w:id="428" w:author="Walus, David (D.M.)" w:date="2018-11-15T07:42:00Z"/>
          <w:rFonts w:cs="Arial"/>
        </w:rPr>
      </w:pPr>
      <w:ins w:id="429" w:author="Walus, David (D.M.)" w:date="2018-11-15T07:42:00Z">
        <w:r w:rsidRPr="00CE3E8F">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CE3E8F" w:rsidDel="00CE3E8F" w:rsidRDefault="00345C4B" w:rsidP="00345C4B">
      <w:pPr>
        <w:rPr>
          <w:del w:id="430" w:author="Walus, David (D.M.)" w:date="2018-11-15T07:42:00Z"/>
          <w:rFonts w:cs="Arial"/>
        </w:rPr>
      </w:pPr>
    </w:p>
    <w:p w:rsidR="00345C4B" w:rsidRPr="00CE3E8F" w:rsidDel="00CE3E8F" w:rsidRDefault="00345C4B" w:rsidP="00345C4B">
      <w:pPr>
        <w:rPr>
          <w:del w:id="431" w:author="Walus, David (D.M.)" w:date="2018-11-15T07:42:00Z"/>
          <w:rFonts w:cs="Arial"/>
        </w:rPr>
      </w:pPr>
      <w:del w:id="432" w:author="Walus, David (D.M.)" w:date="2018-11-15T07:42:00Z">
        <w:r w:rsidRPr="00CE3E8F" w:rsidDel="00CE3E8F">
          <w:rPr>
            <w:rFonts w:cs="Arial"/>
          </w:rPr>
          <w:delText>The file “</w:delText>
        </w:r>
        <w:r w:rsidRPr="00CE3E8F" w:rsidDel="00CE3E8F">
          <w:rPr>
            <w:rFonts w:cs="Arial"/>
            <w:i/>
          </w:rPr>
          <w:delText>SF 48_Chime 39.wav</w:delText>
        </w:r>
        <w:r w:rsidRPr="00CE3E8F" w:rsidDel="00CE3E8F">
          <w:rPr>
            <w:rFonts w:cs="Arial"/>
          </w:rPr>
          <w:delText>” shall be used. It can be found in the References files in the folder “</w:delText>
        </w:r>
        <w:r w:rsidRPr="00CE3E8F" w:rsidDel="00CE3E8F">
          <w:rPr>
            <w:rFonts w:cs="Arial"/>
            <w:i/>
          </w:rPr>
          <w:delText>20-Digital Media Wav Files</w:delText>
        </w:r>
        <w:r w:rsidRPr="00CE3E8F" w:rsidDel="00CE3E8F">
          <w:rPr>
            <w:rFonts w:cs="Arial"/>
          </w:rPr>
          <w:delText>”.</w:delText>
        </w:r>
      </w:del>
    </w:p>
    <w:p w:rsidR="00345C4B" w:rsidRPr="00CE3E8F" w:rsidRDefault="00345C4B" w:rsidP="00345C4B">
      <w:pPr>
        <w:rPr>
          <w:rFonts w:cs="Arial"/>
        </w:rPr>
      </w:pPr>
    </w:p>
    <w:p w:rsidR="00345C4B" w:rsidRDefault="00345C4B" w:rsidP="00345C4B">
      <w:pPr>
        <w:pStyle w:val="Heading4"/>
        <w:numPr>
          <w:ilvl w:val="3"/>
          <w:numId w:val="48"/>
        </w:numPr>
      </w:pPr>
      <w:bookmarkStart w:id="433" w:name="_Toc45277409"/>
      <w:r w:rsidRPr="00B9479B">
        <w:t>SWR-REQ-239544/B-Digital Audio Chime 40</w:t>
      </w:r>
      <w:bookmarkEnd w:id="433"/>
    </w:p>
    <w:p w:rsidR="00345C4B" w:rsidRPr="00DA375B" w:rsidRDefault="00345C4B" w:rsidP="00345C4B">
      <w:pPr>
        <w:rPr>
          <w:ins w:id="434" w:author="Walus, David (D.M.)" w:date="2018-11-15T07:43:00Z"/>
          <w:rFonts w:cs="Arial"/>
        </w:rPr>
      </w:pPr>
    </w:p>
    <w:p w:rsidR="00345C4B" w:rsidRPr="00DA375B" w:rsidRDefault="00345C4B" w:rsidP="00345C4B">
      <w:pPr>
        <w:rPr>
          <w:ins w:id="435" w:author="Walus, David (D.M.)" w:date="2018-11-15T07:43:00Z"/>
          <w:rFonts w:cs="Arial"/>
        </w:rPr>
      </w:pPr>
      <w:ins w:id="436" w:author="Walus, David (D.M.)" w:date="2018-11-15T07:43:00Z">
        <w:r w:rsidRPr="00DA375B">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DA375B" w:rsidDel="00DA375B" w:rsidRDefault="00345C4B" w:rsidP="00345C4B">
      <w:pPr>
        <w:rPr>
          <w:del w:id="437" w:author="Walus, David (D.M.)" w:date="2018-11-15T07:43:00Z"/>
          <w:rFonts w:cs="Arial"/>
        </w:rPr>
      </w:pPr>
    </w:p>
    <w:p w:rsidR="00345C4B" w:rsidRPr="00DA375B" w:rsidDel="00DA375B" w:rsidRDefault="00345C4B" w:rsidP="00345C4B">
      <w:pPr>
        <w:rPr>
          <w:del w:id="438" w:author="Walus, David (D.M.)" w:date="2018-11-15T07:43:00Z"/>
          <w:rFonts w:cs="Arial"/>
        </w:rPr>
      </w:pPr>
      <w:del w:id="439" w:author="Walus, David (D.M.)" w:date="2018-11-15T07:43:00Z">
        <w:r w:rsidRPr="00DA375B" w:rsidDel="00DA375B">
          <w:rPr>
            <w:rFonts w:cs="Arial"/>
          </w:rPr>
          <w:delText>The file “</w:delText>
        </w:r>
        <w:r w:rsidRPr="00DA375B" w:rsidDel="00DA375B">
          <w:rPr>
            <w:rFonts w:cs="Arial"/>
            <w:i/>
          </w:rPr>
          <w:delText>SF 48_Chime 40.wav</w:delText>
        </w:r>
        <w:r w:rsidRPr="00DA375B" w:rsidDel="00DA375B">
          <w:rPr>
            <w:rFonts w:cs="Arial"/>
          </w:rPr>
          <w:delText>” shall be used. It can be found in the References files in the folder “</w:delText>
        </w:r>
        <w:r w:rsidRPr="00DA375B" w:rsidDel="00DA375B">
          <w:rPr>
            <w:rFonts w:cs="Arial"/>
            <w:i/>
          </w:rPr>
          <w:delText>20-Digital Media Wav Files</w:delText>
        </w:r>
        <w:r w:rsidRPr="00DA375B" w:rsidDel="00DA375B">
          <w:rPr>
            <w:rFonts w:cs="Arial"/>
          </w:rPr>
          <w:delText>”.</w:delText>
        </w:r>
      </w:del>
    </w:p>
    <w:p w:rsidR="00345C4B" w:rsidRPr="00DA375B" w:rsidRDefault="00345C4B" w:rsidP="00345C4B">
      <w:pPr>
        <w:rPr>
          <w:rFonts w:cs="Arial"/>
        </w:rPr>
      </w:pPr>
    </w:p>
    <w:p w:rsidR="00345C4B" w:rsidRDefault="00345C4B" w:rsidP="00345C4B">
      <w:pPr>
        <w:pStyle w:val="Heading4"/>
        <w:numPr>
          <w:ilvl w:val="3"/>
          <w:numId w:val="48"/>
        </w:numPr>
      </w:pPr>
      <w:bookmarkStart w:id="440" w:name="_Toc45277410"/>
      <w:r w:rsidRPr="00B9479B">
        <w:t>SWR-REQ-239545/B-Digital Audio Chime 41</w:t>
      </w:r>
      <w:bookmarkEnd w:id="440"/>
    </w:p>
    <w:p w:rsidR="00345C4B" w:rsidRPr="00DB61EB" w:rsidRDefault="00345C4B" w:rsidP="00345C4B">
      <w:pPr>
        <w:rPr>
          <w:ins w:id="441" w:author="Walus, David (D.M.)" w:date="2018-11-15T07:44:00Z"/>
          <w:rFonts w:cs="Arial"/>
        </w:rPr>
      </w:pPr>
    </w:p>
    <w:p w:rsidR="00345C4B" w:rsidRPr="00DB61EB" w:rsidRDefault="00345C4B" w:rsidP="00345C4B">
      <w:pPr>
        <w:rPr>
          <w:ins w:id="442" w:author="Walus, David (D.M.)" w:date="2018-11-15T07:44:00Z"/>
          <w:rFonts w:cs="Arial"/>
        </w:rPr>
      </w:pPr>
      <w:ins w:id="443" w:author="Walus, David (D.M.)" w:date="2018-11-15T07:44:00Z">
        <w:r w:rsidRPr="00DB61EB">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DB61EB" w:rsidDel="00DB61EB" w:rsidRDefault="00345C4B" w:rsidP="00345C4B">
      <w:pPr>
        <w:rPr>
          <w:del w:id="444" w:author="Walus, David (D.M.)" w:date="2018-11-15T07:44:00Z"/>
          <w:rFonts w:cs="Arial"/>
        </w:rPr>
      </w:pPr>
    </w:p>
    <w:p w:rsidR="00345C4B" w:rsidRPr="00DB61EB" w:rsidDel="00DB61EB" w:rsidRDefault="00345C4B" w:rsidP="00345C4B">
      <w:pPr>
        <w:rPr>
          <w:del w:id="445" w:author="Walus, David (D.M.)" w:date="2018-11-15T07:44:00Z"/>
          <w:rFonts w:cs="Arial"/>
        </w:rPr>
      </w:pPr>
      <w:del w:id="446" w:author="Walus, David (D.M.)" w:date="2018-11-15T07:44:00Z">
        <w:r w:rsidRPr="00DB61EB" w:rsidDel="00DB61EB">
          <w:rPr>
            <w:rFonts w:cs="Arial"/>
          </w:rPr>
          <w:delText>The file “</w:delText>
        </w:r>
        <w:r w:rsidRPr="00DB61EB" w:rsidDel="00DB61EB">
          <w:rPr>
            <w:rFonts w:cs="Arial"/>
            <w:i/>
          </w:rPr>
          <w:delText>SF 48_Chime 41.wav</w:delText>
        </w:r>
        <w:r w:rsidRPr="00DB61EB" w:rsidDel="00DB61EB">
          <w:rPr>
            <w:rFonts w:cs="Arial"/>
          </w:rPr>
          <w:delText>” shall be used. It can be found in the References files in the folder “</w:delText>
        </w:r>
        <w:r w:rsidRPr="00DB61EB" w:rsidDel="00DB61EB">
          <w:rPr>
            <w:rFonts w:cs="Arial"/>
            <w:i/>
          </w:rPr>
          <w:delText>20-Digital Media Wav Files</w:delText>
        </w:r>
        <w:r w:rsidRPr="00DB61EB" w:rsidDel="00DB61EB">
          <w:rPr>
            <w:rFonts w:cs="Arial"/>
          </w:rPr>
          <w:delText>”.</w:delText>
        </w:r>
      </w:del>
    </w:p>
    <w:p w:rsidR="00345C4B" w:rsidRPr="00DB61EB" w:rsidRDefault="00345C4B" w:rsidP="00345C4B">
      <w:pPr>
        <w:rPr>
          <w:rFonts w:cs="Arial"/>
        </w:rPr>
      </w:pPr>
    </w:p>
    <w:p w:rsidR="00345C4B" w:rsidRDefault="00345C4B" w:rsidP="00345C4B">
      <w:pPr>
        <w:pStyle w:val="Heading4"/>
        <w:numPr>
          <w:ilvl w:val="3"/>
          <w:numId w:val="48"/>
        </w:numPr>
      </w:pPr>
      <w:bookmarkStart w:id="447" w:name="_Toc45277411"/>
      <w:r w:rsidRPr="00B9479B">
        <w:t>SWR-REQ-239546/B-Digital Audio Chime 42</w:t>
      </w:r>
      <w:bookmarkEnd w:id="447"/>
    </w:p>
    <w:p w:rsidR="00345C4B" w:rsidRPr="00707899" w:rsidRDefault="00345C4B" w:rsidP="00345C4B">
      <w:pPr>
        <w:rPr>
          <w:ins w:id="448" w:author="Walus, David (D.M.)" w:date="2018-11-15T07:45:00Z"/>
          <w:rFonts w:cs="Arial"/>
        </w:rPr>
      </w:pPr>
    </w:p>
    <w:p w:rsidR="00345C4B" w:rsidRPr="00707899" w:rsidRDefault="00345C4B" w:rsidP="00345C4B">
      <w:pPr>
        <w:rPr>
          <w:ins w:id="449" w:author="Walus, David (D.M.)" w:date="2018-11-15T07:45:00Z"/>
          <w:rFonts w:cs="Arial"/>
        </w:rPr>
      </w:pPr>
      <w:ins w:id="450" w:author="Walus, David (D.M.)" w:date="2018-11-15T07:45:00Z">
        <w:r w:rsidRPr="00707899">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707899" w:rsidDel="00707899" w:rsidRDefault="00345C4B" w:rsidP="00345C4B">
      <w:pPr>
        <w:rPr>
          <w:del w:id="451" w:author="Walus, David (D.M.)" w:date="2018-11-15T07:45:00Z"/>
          <w:rFonts w:cs="Arial"/>
        </w:rPr>
      </w:pPr>
    </w:p>
    <w:p w:rsidR="00345C4B" w:rsidRPr="00707899" w:rsidDel="00707899" w:rsidRDefault="00345C4B" w:rsidP="00345C4B">
      <w:pPr>
        <w:rPr>
          <w:del w:id="452" w:author="Walus, David (D.M.)" w:date="2018-11-15T07:45:00Z"/>
          <w:rFonts w:cs="Arial"/>
        </w:rPr>
      </w:pPr>
      <w:del w:id="453" w:author="Walus, David (D.M.)" w:date="2018-11-15T07:45:00Z">
        <w:r w:rsidRPr="00707899" w:rsidDel="00707899">
          <w:rPr>
            <w:rFonts w:cs="Arial"/>
          </w:rPr>
          <w:delText>The file “</w:delText>
        </w:r>
        <w:r w:rsidRPr="00707899" w:rsidDel="00707899">
          <w:rPr>
            <w:rFonts w:cs="Arial"/>
            <w:i/>
          </w:rPr>
          <w:delText>SF 48_Chime 42.wav</w:delText>
        </w:r>
        <w:r w:rsidRPr="00707899" w:rsidDel="00707899">
          <w:rPr>
            <w:rFonts w:cs="Arial"/>
          </w:rPr>
          <w:delText>” shall be used. It can be found in the References files in the folder “</w:delText>
        </w:r>
        <w:r w:rsidRPr="00707899" w:rsidDel="00707899">
          <w:rPr>
            <w:rFonts w:cs="Arial"/>
            <w:i/>
          </w:rPr>
          <w:delText>20-Digital Media Wav Files</w:delText>
        </w:r>
        <w:r w:rsidRPr="00707899" w:rsidDel="00707899">
          <w:rPr>
            <w:rFonts w:cs="Arial"/>
          </w:rPr>
          <w:delText>”.</w:delText>
        </w:r>
      </w:del>
    </w:p>
    <w:p w:rsidR="00345C4B" w:rsidRPr="00707899" w:rsidRDefault="00345C4B" w:rsidP="00345C4B">
      <w:pPr>
        <w:rPr>
          <w:rFonts w:cs="Arial"/>
        </w:rPr>
      </w:pPr>
    </w:p>
    <w:p w:rsidR="00345C4B" w:rsidRDefault="00345C4B" w:rsidP="00345C4B">
      <w:pPr>
        <w:pStyle w:val="Heading4"/>
        <w:numPr>
          <w:ilvl w:val="3"/>
          <w:numId w:val="48"/>
        </w:numPr>
      </w:pPr>
      <w:bookmarkStart w:id="454" w:name="_Toc45277412"/>
      <w:r w:rsidRPr="00B9479B">
        <w:lastRenderedPageBreak/>
        <w:t>SWR-REQ-239547/B-Digital Audio Chime 43</w:t>
      </w:r>
      <w:bookmarkEnd w:id="454"/>
    </w:p>
    <w:p w:rsidR="00345C4B" w:rsidRPr="001F3D61" w:rsidRDefault="00345C4B" w:rsidP="00345C4B">
      <w:pPr>
        <w:rPr>
          <w:ins w:id="455" w:author="Walus, David (D.M.)" w:date="2018-11-15T07:45:00Z"/>
          <w:rFonts w:cs="Arial"/>
        </w:rPr>
      </w:pPr>
    </w:p>
    <w:p w:rsidR="00345C4B" w:rsidRPr="001F3D61" w:rsidRDefault="00345C4B" w:rsidP="00345C4B">
      <w:pPr>
        <w:rPr>
          <w:ins w:id="456" w:author="Walus, David (D.M.)" w:date="2018-11-15T07:45:00Z"/>
          <w:rFonts w:cs="Arial"/>
        </w:rPr>
      </w:pPr>
      <w:ins w:id="457" w:author="Walus, David (D.M.)" w:date="2018-11-15T07:45:00Z">
        <w:r w:rsidRPr="001F3D61">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1F3D61" w:rsidDel="001F3D61" w:rsidRDefault="00345C4B" w:rsidP="00345C4B">
      <w:pPr>
        <w:rPr>
          <w:del w:id="458" w:author="Walus, David (D.M.)" w:date="2018-11-15T07:45:00Z"/>
          <w:rFonts w:cs="Arial"/>
        </w:rPr>
      </w:pPr>
    </w:p>
    <w:p w:rsidR="00345C4B" w:rsidRPr="001F3D61" w:rsidDel="001F3D61" w:rsidRDefault="00345C4B" w:rsidP="00345C4B">
      <w:pPr>
        <w:rPr>
          <w:del w:id="459" w:author="Walus, David (D.M.)" w:date="2018-11-15T07:45:00Z"/>
          <w:rFonts w:cs="Arial"/>
        </w:rPr>
      </w:pPr>
      <w:del w:id="460" w:author="Walus, David (D.M.)" w:date="2018-11-15T07:45:00Z">
        <w:r w:rsidRPr="001F3D61" w:rsidDel="001F3D61">
          <w:rPr>
            <w:rFonts w:cs="Arial"/>
          </w:rPr>
          <w:delText>The file “</w:delText>
        </w:r>
        <w:r w:rsidRPr="001F3D61" w:rsidDel="001F3D61">
          <w:rPr>
            <w:rFonts w:cs="Arial"/>
            <w:i/>
          </w:rPr>
          <w:delText>SF 48_Chime 43.wav</w:delText>
        </w:r>
        <w:r w:rsidRPr="001F3D61" w:rsidDel="001F3D61">
          <w:rPr>
            <w:rFonts w:cs="Arial"/>
          </w:rPr>
          <w:delText>” shall be used. It can be found in the References files in the folder “</w:delText>
        </w:r>
        <w:r w:rsidRPr="001F3D61" w:rsidDel="001F3D61">
          <w:rPr>
            <w:rFonts w:cs="Arial"/>
            <w:i/>
          </w:rPr>
          <w:delText>20-Digital Media Wav Files</w:delText>
        </w:r>
        <w:r w:rsidRPr="001F3D61" w:rsidDel="001F3D61">
          <w:rPr>
            <w:rFonts w:cs="Arial"/>
          </w:rPr>
          <w:delText>”.</w:delText>
        </w:r>
      </w:del>
    </w:p>
    <w:p w:rsidR="00345C4B" w:rsidRPr="001F3D61" w:rsidRDefault="00345C4B" w:rsidP="00345C4B">
      <w:pPr>
        <w:rPr>
          <w:rFonts w:cs="Arial"/>
        </w:rPr>
      </w:pPr>
    </w:p>
    <w:p w:rsidR="00345C4B" w:rsidRDefault="00345C4B" w:rsidP="00345C4B">
      <w:pPr>
        <w:pStyle w:val="Heading4"/>
        <w:numPr>
          <w:ilvl w:val="3"/>
          <w:numId w:val="48"/>
        </w:numPr>
      </w:pPr>
      <w:bookmarkStart w:id="461" w:name="_Toc45277413"/>
      <w:r w:rsidRPr="00B9479B">
        <w:t>SWR-REQ-239548/B-Digital Audio Chime 44</w:t>
      </w:r>
      <w:bookmarkEnd w:id="461"/>
    </w:p>
    <w:p w:rsidR="00345C4B" w:rsidRPr="002745C4" w:rsidRDefault="00345C4B" w:rsidP="00345C4B">
      <w:pPr>
        <w:rPr>
          <w:ins w:id="462" w:author="Walus, David (D.M.)" w:date="2018-11-15T07:46:00Z"/>
          <w:rFonts w:cs="Arial"/>
        </w:rPr>
      </w:pPr>
    </w:p>
    <w:p w:rsidR="00345C4B" w:rsidRPr="002745C4" w:rsidRDefault="00345C4B" w:rsidP="00345C4B">
      <w:pPr>
        <w:rPr>
          <w:ins w:id="463" w:author="Walus, David (D.M.)" w:date="2018-11-15T07:46:00Z"/>
          <w:rFonts w:cs="Arial"/>
        </w:rPr>
      </w:pPr>
      <w:ins w:id="464" w:author="Walus, David (D.M.)" w:date="2018-11-15T07:46:00Z">
        <w:r w:rsidRPr="002745C4">
          <w:rPr>
            <w:rFonts w:cs="Arial"/>
          </w:rPr>
          <w:t>The ‘.vbf’ file referenced in ‘HR-REQ-238341-Digital Audio Chimes Wave File Definitions’ shall be used. A sample of this chime in ‘.wav’ format can be found in the References files in the folder “20-Digital Media Wav Files”.</w:t>
        </w:r>
      </w:ins>
    </w:p>
    <w:p w:rsidR="00345C4B" w:rsidRPr="002745C4" w:rsidDel="002745C4" w:rsidRDefault="00345C4B" w:rsidP="00345C4B">
      <w:pPr>
        <w:rPr>
          <w:del w:id="465" w:author="Walus, David (D.M.)" w:date="2018-11-15T07:46:00Z"/>
          <w:rFonts w:cs="Arial"/>
        </w:rPr>
      </w:pPr>
    </w:p>
    <w:p w:rsidR="00345C4B" w:rsidRPr="002745C4" w:rsidDel="002745C4" w:rsidRDefault="00345C4B" w:rsidP="00345C4B">
      <w:pPr>
        <w:rPr>
          <w:del w:id="466" w:author="Walus, David (D.M.)" w:date="2018-11-15T07:46:00Z"/>
          <w:rFonts w:cs="Arial"/>
        </w:rPr>
      </w:pPr>
      <w:del w:id="467" w:author="Walus, David (D.M.)" w:date="2018-11-15T07:46:00Z">
        <w:r w:rsidRPr="002745C4" w:rsidDel="002745C4">
          <w:rPr>
            <w:rFonts w:cs="Arial"/>
          </w:rPr>
          <w:delText>The file “</w:delText>
        </w:r>
        <w:r w:rsidRPr="002745C4" w:rsidDel="002745C4">
          <w:rPr>
            <w:rFonts w:cs="Arial"/>
            <w:i/>
          </w:rPr>
          <w:delText>SF 48_Chime 44.wav</w:delText>
        </w:r>
        <w:r w:rsidRPr="002745C4" w:rsidDel="002745C4">
          <w:rPr>
            <w:rFonts w:cs="Arial"/>
          </w:rPr>
          <w:delText>” shall be used. It can be found in the References files in the folder “</w:delText>
        </w:r>
        <w:r w:rsidRPr="002745C4" w:rsidDel="002745C4">
          <w:rPr>
            <w:rFonts w:cs="Arial"/>
            <w:i/>
          </w:rPr>
          <w:delText>20-Digital Media Wav Files</w:delText>
        </w:r>
        <w:r w:rsidRPr="002745C4" w:rsidDel="002745C4">
          <w:rPr>
            <w:rFonts w:cs="Arial"/>
          </w:rPr>
          <w:delText>”.</w:delText>
        </w:r>
      </w:del>
    </w:p>
    <w:p w:rsidR="00345C4B" w:rsidRPr="002745C4" w:rsidRDefault="00345C4B" w:rsidP="00345C4B">
      <w:pPr>
        <w:rPr>
          <w:rFonts w:cs="Arial"/>
        </w:rPr>
      </w:pPr>
    </w:p>
    <w:p w:rsidR="00345C4B" w:rsidRDefault="00345C4B" w:rsidP="00345C4B">
      <w:pPr>
        <w:pStyle w:val="Heading4"/>
        <w:numPr>
          <w:ilvl w:val="3"/>
          <w:numId w:val="48"/>
        </w:numPr>
      </w:pPr>
      <w:bookmarkStart w:id="468" w:name="_Toc45277414"/>
      <w:r w:rsidRPr="00B9479B">
        <w:t>SWR-REQ-334555/A-Digital Audio Chime 50</w:t>
      </w:r>
      <w:bookmarkEnd w:id="468"/>
    </w:p>
    <w:p w:rsidR="00345C4B" w:rsidRPr="003B6A5D" w:rsidRDefault="00345C4B" w:rsidP="00345C4B">
      <w:pPr>
        <w:rPr>
          <w:rFonts w:cs="Arial"/>
        </w:rPr>
      </w:pPr>
    </w:p>
    <w:p w:rsidR="00345C4B" w:rsidRPr="003B6A5D" w:rsidRDefault="00345C4B" w:rsidP="00345C4B">
      <w:pPr>
        <w:rPr>
          <w:rFonts w:cs="Arial"/>
        </w:rPr>
      </w:pPr>
      <w:r w:rsidRPr="003B6A5D">
        <w:rPr>
          <w:rFonts w:cs="Arial"/>
        </w:rPr>
        <w:t>The ‘.vbf’ file referenced in ‘HR-REQ-238341-Digital Audio Chimes Wave File Definitions’ shall be used. A sample of this chime in ‘.wav’ format can be found in the References files in the folder “20-Digital Media Wav Files”.</w:t>
      </w:r>
    </w:p>
    <w:p w:rsidR="00345C4B" w:rsidRPr="003B6A5D" w:rsidRDefault="00345C4B" w:rsidP="00345C4B">
      <w:pPr>
        <w:rPr>
          <w:rFonts w:cs="Arial"/>
        </w:rPr>
      </w:pPr>
    </w:p>
    <w:p w:rsidR="00345C4B" w:rsidRDefault="00345C4B" w:rsidP="00345C4B">
      <w:pPr>
        <w:pStyle w:val="Heading4"/>
        <w:numPr>
          <w:ilvl w:val="3"/>
          <w:numId w:val="48"/>
        </w:numPr>
      </w:pPr>
      <w:bookmarkStart w:id="469" w:name="_Toc45277415"/>
      <w:r w:rsidRPr="00B9479B">
        <w:t>SWR-REQ-334556/A-Digital Audio Chime 51</w:t>
      </w:r>
      <w:bookmarkEnd w:id="469"/>
    </w:p>
    <w:p w:rsidR="00345C4B" w:rsidRPr="0012033F" w:rsidRDefault="00345C4B" w:rsidP="00345C4B">
      <w:pPr>
        <w:rPr>
          <w:rFonts w:cs="Arial"/>
        </w:rPr>
      </w:pPr>
    </w:p>
    <w:p w:rsidR="00345C4B" w:rsidRPr="0012033F" w:rsidRDefault="00345C4B" w:rsidP="00345C4B">
      <w:pPr>
        <w:rPr>
          <w:rFonts w:cs="Arial"/>
        </w:rPr>
      </w:pPr>
      <w:r w:rsidRPr="0012033F">
        <w:rPr>
          <w:rFonts w:cs="Arial"/>
        </w:rPr>
        <w:t>The ‘.vbf’ file referenced in ‘HR-REQ-238341-Digital Audio Chimes Wave File Definitions’ shall be used. A sample of this chime in ‘.wav’ format can be found in the References files in the folder “20-Digital Media Wav Files”.</w:t>
      </w:r>
    </w:p>
    <w:p w:rsidR="00345C4B" w:rsidRPr="0012033F" w:rsidRDefault="00345C4B" w:rsidP="00345C4B">
      <w:pPr>
        <w:rPr>
          <w:rFonts w:cs="Arial"/>
        </w:rPr>
      </w:pPr>
    </w:p>
    <w:p w:rsidR="00345C4B" w:rsidRDefault="00345C4B" w:rsidP="00345C4B">
      <w:pPr>
        <w:pStyle w:val="Heading4"/>
        <w:numPr>
          <w:ilvl w:val="3"/>
          <w:numId w:val="48"/>
        </w:numPr>
      </w:pPr>
      <w:bookmarkStart w:id="470" w:name="_Toc45277416"/>
      <w:r w:rsidRPr="00B9479B">
        <w:t>SWR-REQ-334557/A-Digital Audio Chime 52</w:t>
      </w:r>
      <w:bookmarkEnd w:id="470"/>
    </w:p>
    <w:p w:rsidR="00345C4B" w:rsidRPr="00983B83" w:rsidRDefault="00345C4B" w:rsidP="00345C4B">
      <w:pPr>
        <w:rPr>
          <w:rFonts w:cs="Arial"/>
        </w:rPr>
      </w:pPr>
    </w:p>
    <w:p w:rsidR="00345C4B" w:rsidRPr="00983B83" w:rsidRDefault="00345C4B" w:rsidP="00345C4B">
      <w:pPr>
        <w:rPr>
          <w:rFonts w:cs="Arial"/>
        </w:rPr>
      </w:pPr>
      <w:r w:rsidRPr="00983B83">
        <w:rPr>
          <w:rFonts w:cs="Arial"/>
        </w:rPr>
        <w:t>The ‘.vbf’ file referenced in ‘HR-REQ-238341-Digital Audio Chimes Wave File Definitions’ shall be used. A sample of this chime in ‘.wav’ format can be found in the References files in the folder “20-Digital Media Wav Files”.</w:t>
      </w:r>
    </w:p>
    <w:p w:rsidR="00345C4B" w:rsidRPr="00983B83" w:rsidRDefault="00345C4B" w:rsidP="00345C4B">
      <w:pPr>
        <w:rPr>
          <w:rFonts w:cs="Arial"/>
        </w:rPr>
      </w:pPr>
    </w:p>
    <w:p w:rsidR="00345C4B" w:rsidRDefault="00345C4B" w:rsidP="00345C4B">
      <w:pPr>
        <w:pStyle w:val="Heading4"/>
        <w:numPr>
          <w:ilvl w:val="3"/>
          <w:numId w:val="48"/>
        </w:numPr>
      </w:pPr>
      <w:bookmarkStart w:id="471" w:name="_Toc45277417"/>
      <w:r w:rsidRPr="00B9479B">
        <w:t>SWR-REQ-334558/A-Digital Audio Chime 53</w:t>
      </w:r>
      <w:bookmarkEnd w:id="471"/>
    </w:p>
    <w:p w:rsidR="00345C4B" w:rsidRPr="00887DFE" w:rsidRDefault="00345C4B" w:rsidP="00345C4B">
      <w:pPr>
        <w:rPr>
          <w:rFonts w:cs="Arial"/>
        </w:rPr>
      </w:pPr>
    </w:p>
    <w:p w:rsidR="00345C4B" w:rsidRPr="00887DFE" w:rsidRDefault="00345C4B" w:rsidP="00345C4B">
      <w:pPr>
        <w:rPr>
          <w:rFonts w:cs="Arial"/>
        </w:rPr>
      </w:pPr>
      <w:r w:rsidRPr="00887DFE">
        <w:rPr>
          <w:rFonts w:cs="Arial"/>
        </w:rPr>
        <w:t>The ‘.vbf’ file referenced in ‘HR-REQ-238341-Digital Audio Chimes Wave File Definitions’ shall be used. A sample of this chime in ‘.wav’ format can be found in the References files in the folder “20-Digital Media Wav Files”.</w:t>
      </w:r>
    </w:p>
    <w:p w:rsidR="00345C4B" w:rsidRPr="00887DFE" w:rsidRDefault="00345C4B" w:rsidP="00345C4B">
      <w:pPr>
        <w:rPr>
          <w:rFonts w:cs="Arial"/>
        </w:rPr>
      </w:pPr>
    </w:p>
    <w:p w:rsidR="00345C4B" w:rsidRDefault="00345C4B" w:rsidP="00345C4B">
      <w:pPr>
        <w:pStyle w:val="Heading4"/>
        <w:numPr>
          <w:ilvl w:val="3"/>
          <w:numId w:val="48"/>
        </w:numPr>
      </w:pPr>
      <w:bookmarkStart w:id="472" w:name="_Toc45277418"/>
      <w:r w:rsidRPr="00B9479B">
        <w:t>SWR-REQ-334559/A-Digital Audio Chime 54</w:t>
      </w:r>
      <w:bookmarkEnd w:id="472"/>
    </w:p>
    <w:p w:rsidR="00345C4B" w:rsidRPr="004E7D3A" w:rsidRDefault="00345C4B" w:rsidP="00345C4B">
      <w:pPr>
        <w:rPr>
          <w:rFonts w:cs="Arial"/>
        </w:rPr>
      </w:pPr>
    </w:p>
    <w:p w:rsidR="00345C4B" w:rsidRPr="004E7D3A" w:rsidRDefault="00345C4B" w:rsidP="00345C4B">
      <w:pPr>
        <w:rPr>
          <w:rFonts w:cs="Arial"/>
        </w:rPr>
      </w:pPr>
      <w:r w:rsidRPr="004E7D3A">
        <w:rPr>
          <w:rFonts w:cs="Arial"/>
        </w:rPr>
        <w:t>The ‘.vbf’ file referenced in ‘HR-REQ-238341-Digital Audio Chimes Wave File Definitions’ shall be used. A sample of this chime in ‘.wav’ format can be found in the References files in the folder “20-Digital Media Wav Files”.</w:t>
      </w:r>
    </w:p>
    <w:p w:rsidR="00345C4B" w:rsidRPr="004E7D3A" w:rsidRDefault="00345C4B" w:rsidP="00345C4B">
      <w:pPr>
        <w:rPr>
          <w:rFonts w:cs="Arial"/>
        </w:rPr>
      </w:pPr>
    </w:p>
    <w:p w:rsidR="00345C4B" w:rsidRDefault="00345C4B" w:rsidP="00345C4B">
      <w:pPr>
        <w:pStyle w:val="Heading4"/>
        <w:numPr>
          <w:ilvl w:val="3"/>
          <w:numId w:val="48"/>
        </w:numPr>
      </w:pPr>
      <w:bookmarkStart w:id="473" w:name="_Toc45277419"/>
      <w:r w:rsidRPr="00B9479B">
        <w:lastRenderedPageBreak/>
        <w:t>SWR-REQ-334560/A-Digital Audio Chime 55</w:t>
      </w:r>
      <w:bookmarkEnd w:id="473"/>
    </w:p>
    <w:p w:rsidR="00345C4B" w:rsidRPr="00613BFD" w:rsidRDefault="00345C4B" w:rsidP="00345C4B">
      <w:pPr>
        <w:rPr>
          <w:rFonts w:cs="Arial"/>
        </w:rPr>
      </w:pPr>
    </w:p>
    <w:p w:rsidR="00345C4B" w:rsidRPr="00613BFD" w:rsidRDefault="00345C4B" w:rsidP="00345C4B">
      <w:pPr>
        <w:rPr>
          <w:rFonts w:cs="Arial"/>
        </w:rPr>
      </w:pPr>
      <w:r w:rsidRPr="00613BFD">
        <w:rPr>
          <w:rFonts w:cs="Arial"/>
        </w:rPr>
        <w:t>The ‘.vbf’ file referenced in ‘HR-REQ-238341-Digital Audio Chimes Wave File Definitions’ shall be used. A sample of this chime in ‘.wav’ format can be found in the References files in the folder “20-Digital Media Wav Files”.</w:t>
      </w:r>
    </w:p>
    <w:p w:rsidR="00345C4B" w:rsidRPr="00613BFD" w:rsidRDefault="00345C4B" w:rsidP="00345C4B">
      <w:pPr>
        <w:rPr>
          <w:rFonts w:cs="Arial"/>
        </w:rPr>
      </w:pPr>
    </w:p>
    <w:sectPr w:rsidR="00345C4B" w:rsidRPr="00613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nivers">
    <w:altName w:val="Univers"/>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FFFB6005"/>
    <w:multiLevelType w:val="multilevel"/>
    <w:tmpl w:val="79E0E37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 w15:restartNumberingAfterBreak="0">
    <w:nsid w:val="FFFB60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 w15:restartNumberingAfterBreak="0">
    <w:nsid w:val="FFFB60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 w15:restartNumberingAfterBreak="0">
    <w:nsid w:val="FFFB60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 w15:restartNumberingAfterBreak="0">
    <w:nsid w:val="FFFB60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 w15:restartNumberingAfterBreak="0">
    <w:nsid w:val="FFFB60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FFFB60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 w15:restartNumberingAfterBreak="0">
    <w:nsid w:val="FFFB60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 w15:restartNumberingAfterBreak="0">
    <w:nsid w:val="FFFB60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 w15:restartNumberingAfterBreak="0">
    <w:nsid w:val="FFFB60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 w15:restartNumberingAfterBreak="0">
    <w:nsid w:val="FFFB60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 w15:restartNumberingAfterBreak="0">
    <w:nsid w:val="FFFB60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 w15:restartNumberingAfterBreak="0">
    <w:nsid w:val="FFFB60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 w15:restartNumberingAfterBreak="0">
    <w:nsid w:val="FFFB60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 w15:restartNumberingAfterBreak="0">
    <w:nsid w:val="FFFB60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 w15:restartNumberingAfterBreak="0">
    <w:nsid w:val="FFFB60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 w15:restartNumberingAfterBreak="0">
    <w:nsid w:val="FFFB60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 w15:restartNumberingAfterBreak="0">
    <w:nsid w:val="FFFB602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 w15:restartNumberingAfterBreak="0">
    <w:nsid w:val="FFFB60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 w15:restartNumberingAfterBreak="0">
    <w:nsid w:val="FFFB60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 w15:restartNumberingAfterBreak="0">
    <w:nsid w:val="FFFB60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 w15:restartNumberingAfterBreak="0">
    <w:nsid w:val="FFFB60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 w15:restartNumberingAfterBreak="0">
    <w:nsid w:val="FFFB60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 w15:restartNumberingAfterBreak="0">
    <w:nsid w:val="FFFB60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 w15:restartNumberingAfterBreak="0">
    <w:nsid w:val="FFFB603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 w15:restartNumberingAfterBreak="0">
    <w:nsid w:val="FFFB60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 w15:restartNumberingAfterBreak="0">
    <w:nsid w:val="FFFB60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 w15:restartNumberingAfterBreak="0">
    <w:nsid w:val="FFFB60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 w15:restartNumberingAfterBreak="0">
    <w:nsid w:val="FFFB60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 w15:restartNumberingAfterBreak="0">
    <w:nsid w:val="FFFB60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 w15:restartNumberingAfterBreak="0">
    <w:nsid w:val="FFFB60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 w15:restartNumberingAfterBreak="0">
    <w:nsid w:val="FFFB60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 w15:restartNumberingAfterBreak="0">
    <w:nsid w:val="FFFB60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 w15:restartNumberingAfterBreak="0">
    <w:nsid w:val="FFFB60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 w15:restartNumberingAfterBreak="0">
    <w:nsid w:val="FFFB60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 w15:restartNumberingAfterBreak="0">
    <w:nsid w:val="FFFB60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 w15:restartNumberingAfterBreak="0">
    <w:nsid w:val="FFFB60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 w15:restartNumberingAfterBreak="0">
    <w:nsid w:val="FFFB60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 w15:restartNumberingAfterBreak="0">
    <w:nsid w:val="FFFB60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 w15:restartNumberingAfterBreak="0">
    <w:nsid w:val="FFFB60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 w15:restartNumberingAfterBreak="0">
    <w:nsid w:val="FFFB60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 w15:restartNumberingAfterBreak="0">
    <w:nsid w:val="FFFB60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 w15:restartNumberingAfterBreak="0">
    <w:nsid w:val="FFFB60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 w15:restartNumberingAfterBreak="0">
    <w:nsid w:val="FFFB60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 w15:restartNumberingAfterBreak="0">
    <w:nsid w:val="FFFB60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 w15:restartNumberingAfterBreak="0">
    <w:nsid w:val="FFFB60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 w15:restartNumberingAfterBreak="0">
    <w:nsid w:val="FFFB60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 w15:restartNumberingAfterBreak="0">
    <w:nsid w:val="FFFB60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 w15:restartNumberingAfterBreak="0">
    <w:nsid w:val="FFFB606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 w15:restartNumberingAfterBreak="0">
    <w:nsid w:val="FFFB60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 w15:restartNumberingAfterBreak="0">
    <w:nsid w:val="FFFB60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 w15:restartNumberingAfterBreak="0">
    <w:nsid w:val="FFFB60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 w15:restartNumberingAfterBreak="0">
    <w:nsid w:val="FFFB60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 w15:restartNumberingAfterBreak="0">
    <w:nsid w:val="FFFB60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 w15:restartNumberingAfterBreak="0">
    <w:nsid w:val="FFFB60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 w15:restartNumberingAfterBreak="0">
    <w:nsid w:val="FFFB60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 w15:restartNumberingAfterBreak="0">
    <w:nsid w:val="FFFB60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 w15:restartNumberingAfterBreak="0">
    <w:nsid w:val="FFFB60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 w15:restartNumberingAfterBreak="0">
    <w:nsid w:val="FFFB60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 w15:restartNumberingAfterBreak="0">
    <w:nsid w:val="FFFB60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 w15:restartNumberingAfterBreak="0">
    <w:nsid w:val="FFFB60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6" w15:restartNumberingAfterBreak="0">
    <w:nsid w:val="FFFB60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7" w15:restartNumberingAfterBreak="0">
    <w:nsid w:val="FFFB60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8" w15:restartNumberingAfterBreak="0">
    <w:nsid w:val="FFFB60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9" w15:restartNumberingAfterBreak="0">
    <w:nsid w:val="FFFB60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0" w15:restartNumberingAfterBreak="0">
    <w:nsid w:val="FFFB60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1" w15:restartNumberingAfterBreak="0">
    <w:nsid w:val="FFFB60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2" w15:restartNumberingAfterBreak="0">
    <w:nsid w:val="FFFB60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3" w15:restartNumberingAfterBreak="0">
    <w:nsid w:val="FFFB60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4" w15:restartNumberingAfterBreak="0">
    <w:nsid w:val="FFFB60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5" w15:restartNumberingAfterBreak="0">
    <w:nsid w:val="FFFB60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6" w15:restartNumberingAfterBreak="0">
    <w:nsid w:val="FFFB60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7" w15:restartNumberingAfterBreak="0">
    <w:nsid w:val="FFFB60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8" w15:restartNumberingAfterBreak="0">
    <w:nsid w:val="FFFB60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9" w15:restartNumberingAfterBreak="0">
    <w:nsid w:val="FFFB60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0" w15:restartNumberingAfterBreak="0">
    <w:nsid w:val="FFFB60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1" w15:restartNumberingAfterBreak="0">
    <w:nsid w:val="FFFB60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2" w15:restartNumberingAfterBreak="0">
    <w:nsid w:val="FFFB60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3" w15:restartNumberingAfterBreak="0">
    <w:nsid w:val="FFFB61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4" w15:restartNumberingAfterBreak="0">
    <w:nsid w:val="FFFB61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5" w15:restartNumberingAfterBreak="0">
    <w:nsid w:val="FFFB61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6" w15:restartNumberingAfterBreak="0">
    <w:nsid w:val="FFFB61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7" w15:restartNumberingAfterBreak="0">
    <w:nsid w:val="FFFB61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8" w15:restartNumberingAfterBreak="0">
    <w:nsid w:val="FFFB61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9" w15:restartNumberingAfterBreak="0">
    <w:nsid w:val="FFFB61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0" w15:restartNumberingAfterBreak="0">
    <w:nsid w:val="FFFB61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1" w15:restartNumberingAfterBreak="0">
    <w:nsid w:val="FFFB61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2" w15:restartNumberingAfterBreak="0">
    <w:nsid w:val="FFFB61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3" w15:restartNumberingAfterBreak="0">
    <w:nsid w:val="FFFB61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4" w15:restartNumberingAfterBreak="0">
    <w:nsid w:val="FFFB61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5" w15:restartNumberingAfterBreak="0">
    <w:nsid w:val="FFFB61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6" w15:restartNumberingAfterBreak="0">
    <w:nsid w:val="FFFB61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7" w15:restartNumberingAfterBreak="0">
    <w:nsid w:val="FFFB61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8" w15:restartNumberingAfterBreak="0">
    <w:nsid w:val="FFFB61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99" w15:restartNumberingAfterBreak="0">
    <w:nsid w:val="FFFB61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0" w15:restartNumberingAfterBreak="0">
    <w:nsid w:val="FFFB612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1" w15:restartNumberingAfterBreak="0">
    <w:nsid w:val="FFFB61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2" w15:restartNumberingAfterBreak="0">
    <w:nsid w:val="FFFB61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3" w15:restartNumberingAfterBreak="0">
    <w:nsid w:val="FFFB61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4" w15:restartNumberingAfterBreak="0">
    <w:nsid w:val="FFFB61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5" w15:restartNumberingAfterBreak="0">
    <w:nsid w:val="FFFB61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6" w15:restartNumberingAfterBreak="0">
    <w:nsid w:val="FFFB61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7" w15:restartNumberingAfterBreak="0">
    <w:nsid w:val="FFFB61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8" w15:restartNumberingAfterBreak="0">
    <w:nsid w:val="FFFB61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9" w15:restartNumberingAfterBreak="0">
    <w:nsid w:val="FFFB61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0" w15:restartNumberingAfterBreak="0">
    <w:nsid w:val="FFFB61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1" w15:restartNumberingAfterBreak="0">
    <w:nsid w:val="FFFB61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2" w15:restartNumberingAfterBreak="0">
    <w:nsid w:val="FFFB61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3" w15:restartNumberingAfterBreak="0">
    <w:nsid w:val="FFFB61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4" w15:restartNumberingAfterBreak="0">
    <w:nsid w:val="FFFB61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5" w15:restartNumberingAfterBreak="0">
    <w:nsid w:val="FFFB61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6" w15:restartNumberingAfterBreak="0">
    <w:nsid w:val="FFFB61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7" w15:restartNumberingAfterBreak="0">
    <w:nsid w:val="FFFB61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8" w15:restartNumberingAfterBreak="0">
    <w:nsid w:val="FFFB61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9" w15:restartNumberingAfterBreak="0">
    <w:nsid w:val="FFFB61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0" w15:restartNumberingAfterBreak="0">
    <w:nsid w:val="FFFB61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1" w15:restartNumberingAfterBreak="0">
    <w:nsid w:val="FFFB61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2" w15:restartNumberingAfterBreak="0">
    <w:nsid w:val="FFFB61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3" w15:restartNumberingAfterBreak="0">
    <w:nsid w:val="FFFB61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4" w15:restartNumberingAfterBreak="0">
    <w:nsid w:val="FFFB61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5" w15:restartNumberingAfterBreak="0">
    <w:nsid w:val="FFFB61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6" w15:restartNumberingAfterBreak="0">
    <w:nsid w:val="FFFB61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7" w15:restartNumberingAfterBreak="0">
    <w:nsid w:val="FFFB61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8" w15:restartNumberingAfterBreak="0">
    <w:nsid w:val="FFFB61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9" w15:restartNumberingAfterBreak="0">
    <w:nsid w:val="FFFB61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0" w15:restartNumberingAfterBreak="0">
    <w:nsid w:val="FFFB61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1" w15:restartNumberingAfterBreak="0">
    <w:nsid w:val="FFFB61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2" w15:restartNumberingAfterBreak="0">
    <w:nsid w:val="FFFB61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3" w15:restartNumberingAfterBreak="0">
    <w:nsid w:val="FFFB61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4" w15:restartNumberingAfterBreak="0">
    <w:nsid w:val="FFFB61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5" w15:restartNumberingAfterBreak="0">
    <w:nsid w:val="FFFB61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6" w15:restartNumberingAfterBreak="0">
    <w:nsid w:val="FFFB61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7" w15:restartNumberingAfterBreak="0">
    <w:nsid w:val="FFFB61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8" w15:restartNumberingAfterBreak="0">
    <w:nsid w:val="FFFB61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39" w15:restartNumberingAfterBreak="0">
    <w:nsid w:val="FFFB61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0" w15:restartNumberingAfterBreak="0">
    <w:nsid w:val="FFFB61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1" w15:restartNumberingAfterBreak="0">
    <w:nsid w:val="FFFB61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2" w15:restartNumberingAfterBreak="0">
    <w:nsid w:val="FFFB61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3" w15:restartNumberingAfterBreak="0">
    <w:nsid w:val="FFFB61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4" w15:restartNumberingAfterBreak="0">
    <w:nsid w:val="FFFB61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5" w15:restartNumberingAfterBreak="0">
    <w:nsid w:val="FFFB61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6" w15:restartNumberingAfterBreak="0">
    <w:nsid w:val="FFFB61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7" w15:restartNumberingAfterBreak="0">
    <w:nsid w:val="FFFB61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8" w15:restartNumberingAfterBreak="0">
    <w:nsid w:val="FFFB62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49" w15:restartNumberingAfterBreak="0">
    <w:nsid w:val="FFFB62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0" w15:restartNumberingAfterBreak="0">
    <w:nsid w:val="FFFB62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1" w15:restartNumberingAfterBreak="0">
    <w:nsid w:val="FFFB62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2" w15:restartNumberingAfterBreak="0">
    <w:nsid w:val="FFFB62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3" w15:restartNumberingAfterBreak="0">
    <w:nsid w:val="FFFB62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4" w15:restartNumberingAfterBreak="0">
    <w:nsid w:val="FFFB62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5" w15:restartNumberingAfterBreak="0">
    <w:nsid w:val="FFFB62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6" w15:restartNumberingAfterBreak="0">
    <w:nsid w:val="FFFB62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7" w15:restartNumberingAfterBreak="0">
    <w:nsid w:val="FFFB62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8" w15:restartNumberingAfterBreak="0">
    <w:nsid w:val="FFFB62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59" w15:restartNumberingAfterBreak="0">
    <w:nsid w:val="FFFB62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0" w15:restartNumberingAfterBreak="0">
    <w:nsid w:val="FFFB62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1" w15:restartNumberingAfterBreak="0">
    <w:nsid w:val="FFFB62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2" w15:restartNumberingAfterBreak="0">
    <w:nsid w:val="FFFB62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3" w15:restartNumberingAfterBreak="0">
    <w:nsid w:val="FFFB62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4" w15:restartNumberingAfterBreak="0">
    <w:nsid w:val="FFFB62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5" w15:restartNumberingAfterBreak="0">
    <w:nsid w:val="FFFB62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6" w15:restartNumberingAfterBreak="0">
    <w:nsid w:val="FFFB62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7" w15:restartNumberingAfterBreak="0">
    <w:nsid w:val="FFFB62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8" w15:restartNumberingAfterBreak="0">
    <w:nsid w:val="FFFB62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69" w15:restartNumberingAfterBreak="0">
    <w:nsid w:val="FFFB62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0" w15:restartNumberingAfterBreak="0">
    <w:nsid w:val="FFFB62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1" w15:restartNumberingAfterBreak="0">
    <w:nsid w:val="FFFB62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2" w15:restartNumberingAfterBreak="0">
    <w:nsid w:val="FFFB62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3" w15:restartNumberingAfterBreak="0">
    <w:nsid w:val="FFFB62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4" w15:restartNumberingAfterBreak="0">
    <w:nsid w:val="FFFB622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5" w15:restartNumberingAfterBreak="0">
    <w:nsid w:val="FFFB62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6" w15:restartNumberingAfterBreak="0">
    <w:nsid w:val="FFFB62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7" w15:restartNumberingAfterBreak="0">
    <w:nsid w:val="FFFB62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8" w15:restartNumberingAfterBreak="0">
    <w:nsid w:val="FFFB62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79" w15:restartNumberingAfterBreak="0">
    <w:nsid w:val="FFFB62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0" w15:restartNumberingAfterBreak="0">
    <w:nsid w:val="FFFB62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1" w15:restartNumberingAfterBreak="0">
    <w:nsid w:val="FFFB623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2" w15:restartNumberingAfterBreak="0">
    <w:nsid w:val="FFFB62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3" w15:restartNumberingAfterBreak="0">
    <w:nsid w:val="FFFB62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4" w15:restartNumberingAfterBreak="0">
    <w:nsid w:val="FFFB62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5" w15:restartNumberingAfterBreak="0">
    <w:nsid w:val="FFFB62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6" w15:restartNumberingAfterBreak="0">
    <w:nsid w:val="FFFB62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7" w15:restartNumberingAfterBreak="0">
    <w:nsid w:val="FFFB62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8" w15:restartNumberingAfterBreak="0">
    <w:nsid w:val="FFFB62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89" w15:restartNumberingAfterBreak="0">
    <w:nsid w:val="FFFB62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0" w15:restartNumberingAfterBreak="0">
    <w:nsid w:val="FFFB62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1" w15:restartNumberingAfterBreak="0">
    <w:nsid w:val="FFFB62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2" w15:restartNumberingAfterBreak="0">
    <w:nsid w:val="FFFB62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3" w15:restartNumberingAfterBreak="0">
    <w:nsid w:val="FFFB62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4" w15:restartNumberingAfterBreak="0">
    <w:nsid w:val="FFFB62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5" w15:restartNumberingAfterBreak="0">
    <w:nsid w:val="FFFB62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6" w15:restartNumberingAfterBreak="0">
    <w:nsid w:val="FFFB62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7" w15:restartNumberingAfterBreak="0">
    <w:nsid w:val="FFFB62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8" w15:restartNumberingAfterBreak="0">
    <w:nsid w:val="FFFB62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99" w15:restartNumberingAfterBreak="0">
    <w:nsid w:val="FFFB62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0" w15:restartNumberingAfterBreak="0">
    <w:nsid w:val="FFFB62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1" w15:restartNumberingAfterBreak="0">
    <w:nsid w:val="FFFB62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2" w15:restartNumberingAfterBreak="0">
    <w:nsid w:val="FFFB62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3" w15:restartNumberingAfterBreak="0">
    <w:nsid w:val="FFFB62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4" w15:restartNumberingAfterBreak="0">
    <w:nsid w:val="FFFB62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5" w15:restartNumberingAfterBreak="0">
    <w:nsid w:val="FFFB626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6" w15:restartNumberingAfterBreak="0">
    <w:nsid w:val="FFFB62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7" w15:restartNumberingAfterBreak="0">
    <w:nsid w:val="FFFB62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8" w15:restartNumberingAfterBreak="0">
    <w:nsid w:val="FFFB62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09" w15:restartNumberingAfterBreak="0">
    <w:nsid w:val="FFFB62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0" w15:restartNumberingAfterBreak="0">
    <w:nsid w:val="FFFB62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1" w15:restartNumberingAfterBreak="0">
    <w:nsid w:val="FFFB62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2" w15:restartNumberingAfterBreak="0">
    <w:nsid w:val="FFFB62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3" w15:restartNumberingAfterBreak="0">
    <w:nsid w:val="FFFB62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4" w15:restartNumberingAfterBreak="0">
    <w:nsid w:val="FFFB62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5" w15:restartNumberingAfterBreak="0">
    <w:nsid w:val="FFFB62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6" w15:restartNumberingAfterBreak="0">
    <w:nsid w:val="FFFB62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7" w15:restartNumberingAfterBreak="0">
    <w:nsid w:val="FFFB62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8" w15:restartNumberingAfterBreak="0">
    <w:nsid w:val="FFFB62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19" w15:restartNumberingAfterBreak="0">
    <w:nsid w:val="FFFB62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0" w15:restartNumberingAfterBreak="0">
    <w:nsid w:val="FFFB62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1" w15:restartNumberingAfterBreak="0">
    <w:nsid w:val="FFFB62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2" w15:restartNumberingAfterBreak="0">
    <w:nsid w:val="FFFB62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3" w15:restartNumberingAfterBreak="0">
    <w:nsid w:val="FFFB62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4" w15:restartNumberingAfterBreak="0">
    <w:nsid w:val="FFFB62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5" w15:restartNumberingAfterBreak="0">
    <w:nsid w:val="FFFB62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6" w15:restartNumberingAfterBreak="0">
    <w:nsid w:val="FFFB62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7" w15:restartNumberingAfterBreak="0">
    <w:nsid w:val="FFFB62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8" w15:restartNumberingAfterBreak="0">
    <w:nsid w:val="FFFB62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29" w15:restartNumberingAfterBreak="0">
    <w:nsid w:val="FFFB62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0" w15:restartNumberingAfterBreak="0">
    <w:nsid w:val="FFFB62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1" w15:restartNumberingAfterBreak="0">
    <w:nsid w:val="FFFB62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2" w15:restartNumberingAfterBreak="0">
    <w:nsid w:val="FFFB62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3" w15:restartNumberingAfterBreak="0">
    <w:nsid w:val="FFFB62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4" w15:restartNumberingAfterBreak="0">
    <w:nsid w:val="FFFB62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5" w15:restartNumberingAfterBreak="0">
    <w:nsid w:val="FFFB62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6" w15:restartNumberingAfterBreak="0">
    <w:nsid w:val="FFFB62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7" w15:restartNumberingAfterBreak="0">
    <w:nsid w:val="FFFB62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8" w15:restartNumberingAfterBreak="0">
    <w:nsid w:val="FFFB62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39" w15:restartNumberingAfterBreak="0">
    <w:nsid w:val="FFFB62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0" w15:restartNumberingAfterBreak="0">
    <w:nsid w:val="FFFB62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1" w15:restartNumberingAfterBreak="0">
    <w:nsid w:val="FFFB62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2" w15:restartNumberingAfterBreak="0">
    <w:nsid w:val="FFFB63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3" w15:restartNumberingAfterBreak="0">
    <w:nsid w:val="FFFB63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4" w15:restartNumberingAfterBreak="0">
    <w:nsid w:val="FFFB63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5" w15:restartNumberingAfterBreak="0">
    <w:nsid w:val="FFFB63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6" w15:restartNumberingAfterBreak="0">
    <w:nsid w:val="FFFB63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7" w15:restartNumberingAfterBreak="0">
    <w:nsid w:val="FFFB63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8" w15:restartNumberingAfterBreak="0">
    <w:nsid w:val="FFFB63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49" w15:restartNumberingAfterBreak="0">
    <w:nsid w:val="FFFB63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0" w15:restartNumberingAfterBreak="0">
    <w:nsid w:val="FFFB630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1" w15:restartNumberingAfterBreak="0">
    <w:nsid w:val="FFFB63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2" w15:restartNumberingAfterBreak="0">
    <w:nsid w:val="FFFB63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3" w15:restartNumberingAfterBreak="0">
    <w:nsid w:val="FFFB63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4" w15:restartNumberingAfterBreak="0">
    <w:nsid w:val="FFFB63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5" w15:restartNumberingAfterBreak="0">
    <w:nsid w:val="FFFB63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6" w15:restartNumberingAfterBreak="0">
    <w:nsid w:val="FFFB63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7" w15:restartNumberingAfterBreak="0">
    <w:nsid w:val="FFFB63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8" w15:restartNumberingAfterBreak="0">
    <w:nsid w:val="FFFB63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9" w15:restartNumberingAfterBreak="0">
    <w:nsid w:val="FFFB63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0" w15:restartNumberingAfterBreak="0">
    <w:nsid w:val="FFFB63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1" w15:restartNumberingAfterBreak="0">
    <w:nsid w:val="FFFB63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2" w15:restartNumberingAfterBreak="0">
    <w:nsid w:val="FFFB63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3" w15:restartNumberingAfterBreak="0">
    <w:nsid w:val="FFFB63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4" w15:restartNumberingAfterBreak="0">
    <w:nsid w:val="FFFB63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5" w15:restartNumberingAfterBreak="0">
    <w:nsid w:val="FFFB63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6" w15:restartNumberingAfterBreak="0">
    <w:nsid w:val="FFFB63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7" w15:restartNumberingAfterBreak="0">
    <w:nsid w:val="FFFB63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8" w15:restartNumberingAfterBreak="0">
    <w:nsid w:val="FFFB63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69" w15:restartNumberingAfterBreak="0">
    <w:nsid w:val="FFFB63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0" w15:restartNumberingAfterBreak="0">
    <w:nsid w:val="FFFB63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1" w15:restartNumberingAfterBreak="0">
    <w:nsid w:val="FFFB63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2" w15:restartNumberingAfterBreak="0">
    <w:nsid w:val="FFFB63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3" w15:restartNumberingAfterBreak="0">
    <w:nsid w:val="FFFB63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4" w15:restartNumberingAfterBreak="0">
    <w:nsid w:val="FFFB63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5" w15:restartNumberingAfterBreak="0">
    <w:nsid w:val="FFFB63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6" w15:restartNumberingAfterBreak="0">
    <w:nsid w:val="FFFB63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7" w15:restartNumberingAfterBreak="0">
    <w:nsid w:val="FFFB63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8" w15:restartNumberingAfterBreak="0">
    <w:nsid w:val="FFFB63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79" w15:restartNumberingAfterBreak="0">
    <w:nsid w:val="FFFB63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0" w15:restartNumberingAfterBreak="0">
    <w:nsid w:val="FFFB63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1" w15:restartNumberingAfterBreak="0">
    <w:nsid w:val="FFFB63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2" w15:restartNumberingAfterBreak="0">
    <w:nsid w:val="FFFB63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3" w15:restartNumberingAfterBreak="0">
    <w:nsid w:val="FFFB63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4" w15:restartNumberingAfterBreak="0">
    <w:nsid w:val="FFFB63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5" w15:restartNumberingAfterBreak="0">
    <w:nsid w:val="FFFB63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6" w15:restartNumberingAfterBreak="0">
    <w:nsid w:val="FFFB63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7" w15:restartNumberingAfterBreak="0">
    <w:nsid w:val="FFFB63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8" w15:restartNumberingAfterBreak="0">
    <w:nsid w:val="FFFB63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89" w15:restartNumberingAfterBreak="0">
    <w:nsid w:val="FFFB63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0" w15:restartNumberingAfterBreak="0">
    <w:nsid w:val="FFFB63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1" w15:restartNumberingAfterBreak="0">
    <w:nsid w:val="FFFB63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2" w15:restartNumberingAfterBreak="0">
    <w:nsid w:val="FFFB63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3" w15:restartNumberingAfterBreak="0">
    <w:nsid w:val="FFFB63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4" w15:restartNumberingAfterBreak="0">
    <w:nsid w:val="FFFB63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5" w15:restartNumberingAfterBreak="0">
    <w:nsid w:val="FFFB63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6" w15:restartNumberingAfterBreak="0">
    <w:nsid w:val="FFFB63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7" w15:restartNumberingAfterBreak="0">
    <w:nsid w:val="FFFB63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8" w15:restartNumberingAfterBreak="0">
    <w:nsid w:val="FFFB63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99" w15:restartNumberingAfterBreak="0">
    <w:nsid w:val="FFFB64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0" w15:restartNumberingAfterBreak="0">
    <w:nsid w:val="FFFB64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1" w15:restartNumberingAfterBreak="0">
    <w:nsid w:val="FFFB64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2" w15:restartNumberingAfterBreak="0">
    <w:nsid w:val="FFFB64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3" w15:restartNumberingAfterBreak="0">
    <w:nsid w:val="FFFB64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4" w15:restartNumberingAfterBreak="0">
    <w:nsid w:val="FFFB64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5" w15:restartNumberingAfterBreak="0">
    <w:nsid w:val="FFFB64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6" w15:restartNumberingAfterBreak="0">
    <w:nsid w:val="FFFB64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7" w15:restartNumberingAfterBreak="0">
    <w:nsid w:val="FFFB64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8" w15:restartNumberingAfterBreak="0">
    <w:nsid w:val="FFFB64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9" w15:restartNumberingAfterBreak="0">
    <w:nsid w:val="FFFB64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0" w15:restartNumberingAfterBreak="0">
    <w:nsid w:val="FFFB64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1" w15:restartNumberingAfterBreak="0">
    <w:nsid w:val="FFFB64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2" w15:restartNumberingAfterBreak="0">
    <w:nsid w:val="FFFB642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3" w15:restartNumberingAfterBreak="0">
    <w:nsid w:val="FFFB64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4" w15:restartNumberingAfterBreak="0">
    <w:nsid w:val="FFFB64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5" w15:restartNumberingAfterBreak="0">
    <w:nsid w:val="FFFB64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6" w15:restartNumberingAfterBreak="0">
    <w:nsid w:val="FFFB64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7" w15:restartNumberingAfterBreak="0">
    <w:nsid w:val="FFFB64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8" w15:restartNumberingAfterBreak="0">
    <w:nsid w:val="FFFB64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19" w15:restartNumberingAfterBreak="0">
    <w:nsid w:val="FFFB643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0" w15:restartNumberingAfterBreak="0">
    <w:nsid w:val="FFFB64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1" w15:restartNumberingAfterBreak="0">
    <w:nsid w:val="FFFB64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2" w15:restartNumberingAfterBreak="0">
    <w:nsid w:val="FFFB64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3" w15:restartNumberingAfterBreak="0">
    <w:nsid w:val="FFFB64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4" w15:restartNumberingAfterBreak="0">
    <w:nsid w:val="FFFB64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5" w15:restartNumberingAfterBreak="0">
    <w:nsid w:val="FFFB64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6" w15:restartNumberingAfterBreak="0">
    <w:nsid w:val="FFFB64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7" w15:restartNumberingAfterBreak="0">
    <w:nsid w:val="FFFB64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8" w15:restartNumberingAfterBreak="0">
    <w:nsid w:val="FFFB64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29" w15:restartNumberingAfterBreak="0">
    <w:nsid w:val="FFFB64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0" w15:restartNumberingAfterBreak="0">
    <w:nsid w:val="FFFB64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1" w15:restartNumberingAfterBreak="0">
    <w:nsid w:val="FFFB64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2" w15:restartNumberingAfterBreak="0">
    <w:nsid w:val="FFFB64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3" w15:restartNumberingAfterBreak="0">
    <w:nsid w:val="FFFB64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4" w15:restartNumberingAfterBreak="0">
    <w:nsid w:val="FFFB64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5" w15:restartNumberingAfterBreak="0">
    <w:nsid w:val="FFFB64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6" w15:restartNumberingAfterBreak="0">
    <w:nsid w:val="FFFB64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7" w15:restartNumberingAfterBreak="0">
    <w:nsid w:val="FFFB64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8" w15:restartNumberingAfterBreak="0">
    <w:nsid w:val="FFFB64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39" w15:restartNumberingAfterBreak="0">
    <w:nsid w:val="FFFB64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0" w15:restartNumberingAfterBreak="0">
    <w:nsid w:val="FFFB64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1" w15:restartNumberingAfterBreak="0">
    <w:nsid w:val="FFFB64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2" w15:restartNumberingAfterBreak="0">
    <w:nsid w:val="FFFB64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3" w15:restartNumberingAfterBreak="0">
    <w:nsid w:val="FFFB64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4" w15:restartNumberingAfterBreak="0">
    <w:nsid w:val="FFFB64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5" w15:restartNumberingAfterBreak="0">
    <w:nsid w:val="FFFB647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6" w15:restartNumberingAfterBreak="0">
    <w:nsid w:val="FFFB64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7" w15:restartNumberingAfterBreak="0">
    <w:nsid w:val="FFFB64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8" w15:restartNumberingAfterBreak="0">
    <w:nsid w:val="FFFB64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49" w15:restartNumberingAfterBreak="0">
    <w:nsid w:val="FFFB64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0" w15:restartNumberingAfterBreak="0">
    <w:nsid w:val="FFFB64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1" w15:restartNumberingAfterBreak="0">
    <w:nsid w:val="FFFB64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2" w15:restartNumberingAfterBreak="0">
    <w:nsid w:val="FFFB64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3" w15:restartNumberingAfterBreak="0">
    <w:nsid w:val="FFFB64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4" w15:restartNumberingAfterBreak="0">
    <w:nsid w:val="FFFB64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5" w15:restartNumberingAfterBreak="0">
    <w:nsid w:val="FFFB64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6" w15:restartNumberingAfterBreak="0">
    <w:nsid w:val="FFFB65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7" w15:restartNumberingAfterBreak="0">
    <w:nsid w:val="FFFB65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8" w15:restartNumberingAfterBreak="0">
    <w:nsid w:val="FFFB65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59" w15:restartNumberingAfterBreak="0">
    <w:nsid w:val="FFFB65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0" w15:restartNumberingAfterBreak="0">
    <w:nsid w:val="FFFB65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1" w15:restartNumberingAfterBreak="0">
    <w:nsid w:val="FFFB65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2" w15:restartNumberingAfterBreak="0">
    <w:nsid w:val="FFFB65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3" w15:restartNumberingAfterBreak="0">
    <w:nsid w:val="FFFB65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4" w15:restartNumberingAfterBreak="0">
    <w:nsid w:val="FFFB65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5" w15:restartNumberingAfterBreak="0">
    <w:nsid w:val="FFFB65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6" w15:restartNumberingAfterBreak="0">
    <w:nsid w:val="FFFB65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7" w15:restartNumberingAfterBreak="0">
    <w:nsid w:val="FFFB65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8" w15:restartNumberingAfterBreak="0">
    <w:nsid w:val="FFFB65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69" w15:restartNumberingAfterBreak="0">
    <w:nsid w:val="FFFB65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0" w15:restartNumberingAfterBreak="0">
    <w:nsid w:val="FFFB65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1" w15:restartNumberingAfterBreak="0">
    <w:nsid w:val="FFFB65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2" w15:restartNumberingAfterBreak="0">
    <w:nsid w:val="FFFB65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3" w15:restartNumberingAfterBreak="0">
    <w:nsid w:val="FFFB65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4" w15:restartNumberingAfterBreak="0">
    <w:nsid w:val="FFFB65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5" w15:restartNumberingAfterBreak="0">
    <w:nsid w:val="FFFB652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6" w15:restartNumberingAfterBreak="0">
    <w:nsid w:val="FFFB65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7" w15:restartNumberingAfterBreak="0">
    <w:nsid w:val="FFFB652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8" w15:restartNumberingAfterBreak="0">
    <w:nsid w:val="FFFB65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79" w15:restartNumberingAfterBreak="0">
    <w:nsid w:val="FFFB65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0" w15:restartNumberingAfterBreak="0">
    <w:nsid w:val="FFFB65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1" w15:restartNumberingAfterBreak="0">
    <w:nsid w:val="FFFB65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2" w15:restartNumberingAfterBreak="0">
    <w:nsid w:val="FFFB653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3" w15:restartNumberingAfterBreak="0">
    <w:nsid w:val="FFFB653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4" w15:restartNumberingAfterBreak="0">
    <w:nsid w:val="FFFB65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5" w15:restartNumberingAfterBreak="0">
    <w:nsid w:val="FFFB65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6" w15:restartNumberingAfterBreak="0">
    <w:nsid w:val="FFFB65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7" w15:restartNumberingAfterBreak="0">
    <w:nsid w:val="FFFB65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8" w15:restartNumberingAfterBreak="0">
    <w:nsid w:val="FFFB65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89" w15:restartNumberingAfterBreak="0">
    <w:nsid w:val="FFFB65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0" w15:restartNumberingAfterBreak="0">
    <w:nsid w:val="FFFB65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1" w15:restartNumberingAfterBreak="0">
    <w:nsid w:val="FFFB65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2" w15:restartNumberingAfterBreak="0">
    <w:nsid w:val="FFFB65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3" w15:restartNumberingAfterBreak="0">
    <w:nsid w:val="FFFB65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4" w15:restartNumberingAfterBreak="0">
    <w:nsid w:val="FFFB65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5" w15:restartNumberingAfterBreak="0">
    <w:nsid w:val="FFFB65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6" w15:restartNumberingAfterBreak="0">
    <w:nsid w:val="FFFB65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7" w15:restartNumberingAfterBreak="0">
    <w:nsid w:val="FFFB65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8" w15:restartNumberingAfterBreak="0">
    <w:nsid w:val="FFFB65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99" w15:restartNumberingAfterBreak="0">
    <w:nsid w:val="FFFB65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0" w15:restartNumberingAfterBreak="0">
    <w:nsid w:val="FFFB65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1" w15:restartNumberingAfterBreak="0">
    <w:nsid w:val="FFFB65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2" w15:restartNumberingAfterBreak="0">
    <w:nsid w:val="FFFB65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3" w15:restartNumberingAfterBreak="0">
    <w:nsid w:val="FFFB65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4" w15:restartNumberingAfterBreak="0">
    <w:nsid w:val="FFFB65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5" w15:restartNumberingAfterBreak="0">
    <w:nsid w:val="FFFB65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6" w15:restartNumberingAfterBreak="0">
    <w:nsid w:val="FFFB65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7" w15:restartNumberingAfterBreak="0">
    <w:nsid w:val="FFFB65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8" w15:restartNumberingAfterBreak="0">
    <w:nsid w:val="FFFB65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09" w15:restartNumberingAfterBreak="0">
    <w:nsid w:val="FFFB65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0" w15:restartNumberingAfterBreak="0">
    <w:nsid w:val="FFFB65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1" w15:restartNumberingAfterBreak="0">
    <w:nsid w:val="FFFB65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2" w15:restartNumberingAfterBreak="0">
    <w:nsid w:val="FFFB656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3" w15:restartNumberingAfterBreak="0">
    <w:nsid w:val="FFFB65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4" w15:restartNumberingAfterBreak="0">
    <w:nsid w:val="FFFB65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5" w15:restartNumberingAfterBreak="0">
    <w:nsid w:val="FFFB65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6" w15:restartNumberingAfterBreak="0">
    <w:nsid w:val="FFFB65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7" w15:restartNumberingAfterBreak="0">
    <w:nsid w:val="FFFB65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8" w15:restartNumberingAfterBreak="0">
    <w:nsid w:val="FFFB65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19" w15:restartNumberingAfterBreak="0">
    <w:nsid w:val="FFFB65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0" w15:restartNumberingAfterBreak="0">
    <w:nsid w:val="FFFB65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1" w15:restartNumberingAfterBreak="0">
    <w:nsid w:val="FFFB65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2" w15:restartNumberingAfterBreak="0">
    <w:nsid w:val="FFFB65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3" w15:restartNumberingAfterBreak="0">
    <w:nsid w:val="FFFB65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4" w15:restartNumberingAfterBreak="0">
    <w:nsid w:val="FFFB65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5" w15:restartNumberingAfterBreak="0">
    <w:nsid w:val="FFFB65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6" w15:restartNumberingAfterBreak="0">
    <w:nsid w:val="FFFB657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7" w15:restartNumberingAfterBreak="0">
    <w:nsid w:val="FFFB65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8" w15:restartNumberingAfterBreak="0">
    <w:nsid w:val="FFFB65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29" w15:restartNumberingAfterBreak="0">
    <w:nsid w:val="FFFB65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0" w15:restartNumberingAfterBreak="0">
    <w:nsid w:val="FFFB65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1" w15:restartNumberingAfterBreak="0">
    <w:nsid w:val="FFFB65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2" w15:restartNumberingAfterBreak="0">
    <w:nsid w:val="FFFB65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3" w15:restartNumberingAfterBreak="0">
    <w:nsid w:val="FFFB65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4" w15:restartNumberingAfterBreak="0">
    <w:nsid w:val="FFFB65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5" w15:restartNumberingAfterBreak="0">
    <w:nsid w:val="FFFB65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6" w15:restartNumberingAfterBreak="0">
    <w:nsid w:val="FFFB65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7" w15:restartNumberingAfterBreak="0">
    <w:nsid w:val="FFFB66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8" w15:restartNumberingAfterBreak="0">
    <w:nsid w:val="FFFB66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39" w15:restartNumberingAfterBreak="0">
    <w:nsid w:val="FFFB66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0" w15:restartNumberingAfterBreak="0">
    <w:nsid w:val="FFFB66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1" w15:restartNumberingAfterBreak="0">
    <w:nsid w:val="FFFB66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2" w15:restartNumberingAfterBreak="0">
    <w:nsid w:val="FFFB66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3" w15:restartNumberingAfterBreak="0">
    <w:nsid w:val="FFFB66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4" w15:restartNumberingAfterBreak="0">
    <w:nsid w:val="FFFB66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5" w15:restartNumberingAfterBreak="0">
    <w:nsid w:val="FFFB66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6" w15:restartNumberingAfterBreak="0">
    <w:nsid w:val="FFFB66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7" w15:restartNumberingAfterBreak="0">
    <w:nsid w:val="FFFB66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8" w15:restartNumberingAfterBreak="0">
    <w:nsid w:val="FFFB66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49" w15:restartNumberingAfterBreak="0">
    <w:nsid w:val="FFFB66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0" w15:restartNumberingAfterBreak="0">
    <w:nsid w:val="FFFB66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1" w15:restartNumberingAfterBreak="0">
    <w:nsid w:val="FFFB66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2" w15:restartNumberingAfterBreak="0">
    <w:nsid w:val="FFFB66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3" w15:restartNumberingAfterBreak="0">
    <w:nsid w:val="FFFB66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4" w15:restartNumberingAfterBreak="0">
    <w:nsid w:val="FFFB66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5" w15:restartNumberingAfterBreak="0">
    <w:nsid w:val="FFFB66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6" w15:restartNumberingAfterBreak="0">
    <w:nsid w:val="FFFB66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7" w15:restartNumberingAfterBreak="0">
    <w:nsid w:val="FFFB66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8" w15:restartNumberingAfterBreak="0">
    <w:nsid w:val="FFFB66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59" w15:restartNumberingAfterBreak="0">
    <w:nsid w:val="FFFB66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0" w15:restartNumberingAfterBreak="0">
    <w:nsid w:val="FFFB66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1" w15:restartNumberingAfterBreak="0">
    <w:nsid w:val="FFFB66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2" w15:restartNumberingAfterBreak="0">
    <w:nsid w:val="FFFB66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3" w15:restartNumberingAfterBreak="0">
    <w:nsid w:val="FFFB66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4" w15:restartNumberingAfterBreak="0">
    <w:nsid w:val="FFFB66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5" w15:restartNumberingAfterBreak="0">
    <w:nsid w:val="FFFB66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6" w15:restartNumberingAfterBreak="0">
    <w:nsid w:val="FFFB667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7" w15:restartNumberingAfterBreak="0">
    <w:nsid w:val="FFFB667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8" w15:restartNumberingAfterBreak="0">
    <w:nsid w:val="FFFB66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69" w15:restartNumberingAfterBreak="0">
    <w:nsid w:val="FFFB66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0" w15:restartNumberingAfterBreak="0">
    <w:nsid w:val="FFFB66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1" w15:restartNumberingAfterBreak="0">
    <w:nsid w:val="FFFB66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2" w15:restartNumberingAfterBreak="0">
    <w:nsid w:val="FFFB66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3" w15:restartNumberingAfterBreak="0">
    <w:nsid w:val="FFFB66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4" w15:restartNumberingAfterBreak="0">
    <w:nsid w:val="FFFB66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5" w15:restartNumberingAfterBreak="0">
    <w:nsid w:val="FFFB66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6" w15:restartNumberingAfterBreak="0">
    <w:nsid w:val="FFFB67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7" w15:restartNumberingAfterBreak="0">
    <w:nsid w:val="FFFB67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8" w15:restartNumberingAfterBreak="0">
    <w:nsid w:val="FFFB67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79" w15:restartNumberingAfterBreak="0">
    <w:nsid w:val="FFFB67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0" w15:restartNumberingAfterBreak="0">
    <w:nsid w:val="FFFB67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1" w15:restartNumberingAfterBreak="0">
    <w:nsid w:val="FFFB67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2" w15:restartNumberingAfterBreak="0">
    <w:nsid w:val="FFFB67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3" w15:restartNumberingAfterBreak="0">
    <w:nsid w:val="FFFB67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4" w15:restartNumberingAfterBreak="0">
    <w:nsid w:val="FFFB67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5" w15:restartNumberingAfterBreak="0">
    <w:nsid w:val="FFFB67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6" w15:restartNumberingAfterBreak="0">
    <w:nsid w:val="FFFB671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7" w15:restartNumberingAfterBreak="0">
    <w:nsid w:val="FFFB67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8" w15:restartNumberingAfterBreak="0">
    <w:nsid w:val="FFFB673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89" w15:restartNumberingAfterBreak="0">
    <w:nsid w:val="FFFB67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0" w15:restartNumberingAfterBreak="0">
    <w:nsid w:val="FFFB67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1" w15:restartNumberingAfterBreak="0">
    <w:nsid w:val="FFFB67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2" w15:restartNumberingAfterBreak="0">
    <w:nsid w:val="FFFB67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3" w15:restartNumberingAfterBreak="0">
    <w:nsid w:val="FFFB67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4" w15:restartNumberingAfterBreak="0">
    <w:nsid w:val="FFFB67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5" w15:restartNumberingAfterBreak="0">
    <w:nsid w:val="FFFB67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6" w15:restartNumberingAfterBreak="0">
    <w:nsid w:val="FFFB67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7" w15:restartNumberingAfterBreak="0">
    <w:nsid w:val="FFFB67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8" w15:restartNumberingAfterBreak="0">
    <w:nsid w:val="FFFB67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499" w15:restartNumberingAfterBreak="0">
    <w:nsid w:val="FFFB67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0" w15:restartNumberingAfterBreak="0">
    <w:nsid w:val="FFFB67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1" w15:restartNumberingAfterBreak="0">
    <w:nsid w:val="FFFB67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2" w15:restartNumberingAfterBreak="0">
    <w:nsid w:val="FFFB67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3" w15:restartNumberingAfterBreak="0">
    <w:nsid w:val="FFFB67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4" w15:restartNumberingAfterBreak="0">
    <w:nsid w:val="FFFB67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5" w15:restartNumberingAfterBreak="0">
    <w:nsid w:val="FFFB67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6" w15:restartNumberingAfterBreak="0">
    <w:nsid w:val="FFFB67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7" w15:restartNumberingAfterBreak="0">
    <w:nsid w:val="FFFB67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8" w15:restartNumberingAfterBreak="0">
    <w:nsid w:val="FFFB67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09" w15:restartNumberingAfterBreak="0">
    <w:nsid w:val="FFFB67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0" w15:restartNumberingAfterBreak="0">
    <w:nsid w:val="FFFB67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1" w15:restartNumberingAfterBreak="0">
    <w:nsid w:val="FFFB67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2" w15:restartNumberingAfterBreak="0">
    <w:nsid w:val="FFFB67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3" w15:restartNumberingAfterBreak="0">
    <w:nsid w:val="FFFB67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4" w15:restartNumberingAfterBreak="0">
    <w:nsid w:val="FFFB67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5" w15:restartNumberingAfterBreak="0">
    <w:nsid w:val="FFFB67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6" w15:restartNumberingAfterBreak="0">
    <w:nsid w:val="FFFB67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7" w15:restartNumberingAfterBreak="0">
    <w:nsid w:val="FFFB67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8" w15:restartNumberingAfterBreak="0">
    <w:nsid w:val="FFFB679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19" w15:restartNumberingAfterBreak="0">
    <w:nsid w:val="FFFB679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0" w15:restartNumberingAfterBreak="0">
    <w:nsid w:val="FFFB67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1" w15:restartNumberingAfterBreak="0">
    <w:nsid w:val="FFFB67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2" w15:restartNumberingAfterBreak="0">
    <w:nsid w:val="FFFB67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3" w15:restartNumberingAfterBreak="0">
    <w:nsid w:val="FFFB67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4" w15:restartNumberingAfterBreak="0">
    <w:nsid w:val="FFFB67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5" w15:restartNumberingAfterBreak="0">
    <w:nsid w:val="FFFB68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6" w15:restartNumberingAfterBreak="0">
    <w:nsid w:val="FFFB68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7" w15:restartNumberingAfterBreak="0">
    <w:nsid w:val="FFFB680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8" w15:restartNumberingAfterBreak="0">
    <w:nsid w:val="FFFB68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29" w15:restartNumberingAfterBreak="0">
    <w:nsid w:val="FFFB68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0" w15:restartNumberingAfterBreak="0">
    <w:nsid w:val="FFFB68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1" w15:restartNumberingAfterBreak="0">
    <w:nsid w:val="FFFB681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2" w15:restartNumberingAfterBreak="0">
    <w:nsid w:val="FFFB68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3" w15:restartNumberingAfterBreak="0">
    <w:nsid w:val="FFFB68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4" w15:restartNumberingAfterBreak="0">
    <w:nsid w:val="FFFB681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5" w15:restartNumberingAfterBreak="0">
    <w:nsid w:val="FFFB681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6" w15:restartNumberingAfterBreak="0">
    <w:nsid w:val="FFFB682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7" w15:restartNumberingAfterBreak="0">
    <w:nsid w:val="FFFB682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8" w15:restartNumberingAfterBreak="0">
    <w:nsid w:val="FFFB68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39" w15:restartNumberingAfterBreak="0">
    <w:nsid w:val="FFFB682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0" w15:restartNumberingAfterBreak="0">
    <w:nsid w:val="FFFB682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1" w15:restartNumberingAfterBreak="0">
    <w:nsid w:val="FFFB683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2" w15:restartNumberingAfterBreak="0">
    <w:nsid w:val="FFFB683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3" w15:restartNumberingAfterBreak="0">
    <w:nsid w:val="FFFB683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4" w15:restartNumberingAfterBreak="0">
    <w:nsid w:val="FFFB68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5" w15:restartNumberingAfterBreak="0">
    <w:nsid w:val="FFFB68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6" w15:restartNumberingAfterBreak="0">
    <w:nsid w:val="FFFB68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7" w15:restartNumberingAfterBreak="0">
    <w:nsid w:val="FFFB68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8" w15:restartNumberingAfterBreak="0">
    <w:nsid w:val="FFFB684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49" w15:restartNumberingAfterBreak="0">
    <w:nsid w:val="FFFB684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0" w15:restartNumberingAfterBreak="0">
    <w:nsid w:val="FFFB684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1" w15:restartNumberingAfterBreak="0">
    <w:nsid w:val="FFFB68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2" w15:restartNumberingAfterBreak="0">
    <w:nsid w:val="FFFB68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3" w15:restartNumberingAfterBreak="0">
    <w:nsid w:val="FFFB68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4" w15:restartNumberingAfterBreak="0">
    <w:nsid w:val="FFFB68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5" w15:restartNumberingAfterBreak="0">
    <w:nsid w:val="FFFB68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6" w15:restartNumberingAfterBreak="0">
    <w:nsid w:val="FFFB68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7" w15:restartNumberingAfterBreak="0">
    <w:nsid w:val="FFFB685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8" w15:restartNumberingAfterBreak="0">
    <w:nsid w:val="FFFB685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59" w15:restartNumberingAfterBreak="0">
    <w:nsid w:val="FFFB68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0" w15:restartNumberingAfterBreak="0">
    <w:nsid w:val="FFFB68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1" w15:restartNumberingAfterBreak="0">
    <w:nsid w:val="FFFB685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2" w15:restartNumberingAfterBreak="0">
    <w:nsid w:val="FFFB68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3" w15:restartNumberingAfterBreak="0">
    <w:nsid w:val="FFFB68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4" w15:restartNumberingAfterBreak="0">
    <w:nsid w:val="FFFB686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5" w15:restartNumberingAfterBreak="0">
    <w:nsid w:val="FFFB68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6" w15:restartNumberingAfterBreak="0">
    <w:nsid w:val="FFFB68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7" w15:restartNumberingAfterBreak="0">
    <w:nsid w:val="FFFB68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8" w15:restartNumberingAfterBreak="0">
    <w:nsid w:val="FFFB686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69" w15:restartNumberingAfterBreak="0">
    <w:nsid w:val="FFFB68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0" w15:restartNumberingAfterBreak="0">
    <w:nsid w:val="FFFB686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1" w15:restartNumberingAfterBreak="0">
    <w:nsid w:val="FFFB68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2" w15:restartNumberingAfterBreak="0">
    <w:nsid w:val="FFFB68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3" w15:restartNumberingAfterBreak="0">
    <w:nsid w:val="FFFB68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4" w15:restartNumberingAfterBreak="0">
    <w:nsid w:val="FFFB68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5" w15:restartNumberingAfterBreak="0">
    <w:nsid w:val="FFFB687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6" w15:restartNumberingAfterBreak="0">
    <w:nsid w:val="FFFB687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7" w15:restartNumberingAfterBreak="0">
    <w:nsid w:val="FFFB68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8" w15:restartNumberingAfterBreak="0">
    <w:nsid w:val="FFFB688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79" w15:restartNumberingAfterBreak="0">
    <w:nsid w:val="FFFB688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0" w15:restartNumberingAfterBreak="0">
    <w:nsid w:val="FFFB688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1" w15:restartNumberingAfterBreak="0">
    <w:nsid w:val="FFFB68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2" w15:restartNumberingAfterBreak="0">
    <w:nsid w:val="FFFB68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3" w15:restartNumberingAfterBreak="0">
    <w:nsid w:val="FFFB689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4" w15:restartNumberingAfterBreak="0">
    <w:nsid w:val="FFFB68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5" w15:restartNumberingAfterBreak="0">
    <w:nsid w:val="FFFB68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6" w15:restartNumberingAfterBreak="0">
    <w:nsid w:val="FFFB690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7" w15:restartNumberingAfterBreak="0">
    <w:nsid w:val="FFFB690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8" w15:restartNumberingAfterBreak="0">
    <w:nsid w:val="FFFB690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89" w15:restartNumberingAfterBreak="0">
    <w:nsid w:val="FFFB690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0" w15:restartNumberingAfterBreak="0">
    <w:nsid w:val="FFFB69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1" w15:restartNumberingAfterBreak="0">
    <w:nsid w:val="FFFB69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2" w15:restartNumberingAfterBreak="0">
    <w:nsid w:val="FFFB69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3" w15:restartNumberingAfterBreak="0">
    <w:nsid w:val="FFFB69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4" w15:restartNumberingAfterBreak="0">
    <w:nsid w:val="FFFB691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5" w15:restartNumberingAfterBreak="0">
    <w:nsid w:val="FFFB691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6" w15:restartNumberingAfterBreak="0">
    <w:nsid w:val="FFFB69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7" w15:restartNumberingAfterBreak="0">
    <w:nsid w:val="FFFB69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8" w15:restartNumberingAfterBreak="0">
    <w:nsid w:val="FFFB692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599" w15:restartNumberingAfterBreak="0">
    <w:nsid w:val="FFFB692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0" w15:restartNumberingAfterBreak="0">
    <w:nsid w:val="FFFB692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1" w15:restartNumberingAfterBreak="0">
    <w:nsid w:val="FFFB692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2" w15:restartNumberingAfterBreak="0">
    <w:nsid w:val="FFFB692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3" w15:restartNumberingAfterBreak="0">
    <w:nsid w:val="FFFB693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4" w15:restartNumberingAfterBreak="0">
    <w:nsid w:val="FFFB693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5" w15:restartNumberingAfterBreak="0">
    <w:nsid w:val="FFFB693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6" w15:restartNumberingAfterBreak="0">
    <w:nsid w:val="FFFB693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7" w15:restartNumberingAfterBreak="0">
    <w:nsid w:val="FFFB693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8" w15:restartNumberingAfterBreak="0">
    <w:nsid w:val="FFFB694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09" w15:restartNumberingAfterBreak="0">
    <w:nsid w:val="FFFB694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0" w15:restartNumberingAfterBreak="0">
    <w:nsid w:val="FFFB694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1" w15:restartNumberingAfterBreak="0">
    <w:nsid w:val="FFFB694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2" w15:restartNumberingAfterBreak="0">
    <w:nsid w:val="FFFB694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3" w15:restartNumberingAfterBreak="0">
    <w:nsid w:val="FFFB694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4" w15:restartNumberingAfterBreak="0">
    <w:nsid w:val="FFFB694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5" w15:restartNumberingAfterBreak="0">
    <w:nsid w:val="FFFB695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6" w15:restartNumberingAfterBreak="0">
    <w:nsid w:val="FFFB695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7" w15:restartNumberingAfterBreak="0">
    <w:nsid w:val="FFFB695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8" w15:restartNumberingAfterBreak="0">
    <w:nsid w:val="FFFB695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19" w15:restartNumberingAfterBreak="0">
    <w:nsid w:val="FFFB695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0" w15:restartNumberingAfterBreak="0">
    <w:nsid w:val="FFFB695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1" w15:restartNumberingAfterBreak="0">
    <w:nsid w:val="FFFB695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2" w15:restartNumberingAfterBreak="0">
    <w:nsid w:val="FFFB696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3" w15:restartNumberingAfterBreak="0">
    <w:nsid w:val="FFFB696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4" w15:restartNumberingAfterBreak="0">
    <w:nsid w:val="FFFB6963"/>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5" w15:restartNumberingAfterBreak="0">
    <w:nsid w:val="FFFB696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6" w15:restartNumberingAfterBreak="0">
    <w:nsid w:val="FFFB696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7" w15:restartNumberingAfterBreak="0">
    <w:nsid w:val="FFFB696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8" w15:restartNumberingAfterBreak="0">
    <w:nsid w:val="FFFB696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29" w15:restartNumberingAfterBreak="0">
    <w:nsid w:val="FFFB697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0" w15:restartNumberingAfterBreak="0">
    <w:nsid w:val="FFFB697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1" w15:restartNumberingAfterBreak="0">
    <w:nsid w:val="FFFB6972"/>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2" w15:restartNumberingAfterBreak="0">
    <w:nsid w:val="FFFB697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3" w15:restartNumberingAfterBreak="0">
    <w:nsid w:val="FFFB698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4" w15:restartNumberingAfterBreak="0">
    <w:nsid w:val="FFFB698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5" w15:restartNumberingAfterBreak="0">
    <w:nsid w:val="FFFB698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6" w15:restartNumberingAfterBreak="0">
    <w:nsid w:val="FFFB698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7" w15:restartNumberingAfterBreak="0">
    <w:nsid w:val="FFFB698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8" w15:restartNumberingAfterBreak="0">
    <w:nsid w:val="FFFB698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39" w15:restartNumberingAfterBreak="0">
    <w:nsid w:val="FFFB698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0" w15:restartNumberingAfterBreak="0">
    <w:nsid w:val="FFFB699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1" w15:restartNumberingAfterBreak="0">
    <w:nsid w:val="FFFB699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2" w15:restartNumberingAfterBreak="0">
    <w:nsid w:val="FFFB699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3" w15:restartNumberingAfterBreak="0">
    <w:nsid w:val="FFFB699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4" w15:restartNumberingAfterBreak="0">
    <w:nsid w:val="FFFB6997"/>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5" w15:restartNumberingAfterBreak="0">
    <w:nsid w:val="FFFB6998"/>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6" w15:restartNumberingAfterBreak="0">
    <w:nsid w:val="FFFB699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7" w15:restartNumberingAfterBreak="0">
    <w:nsid w:val="FFFB7004"/>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8" w15:restartNumberingAfterBreak="0">
    <w:nsid w:val="FFFB700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49" w15:restartNumberingAfterBreak="0">
    <w:nsid w:val="FFFB700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0" w15:restartNumberingAfterBreak="0">
    <w:nsid w:val="FFFB7009"/>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1" w15:restartNumberingAfterBreak="0">
    <w:nsid w:val="FFFB7010"/>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2" w15:restartNumberingAfterBreak="0">
    <w:nsid w:val="FFFB7011"/>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3" w15:restartNumberingAfterBreak="0">
    <w:nsid w:val="FFFFFF80"/>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654" w15:restartNumberingAfterBreak="0">
    <w:nsid w:val="FFFFFF81"/>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655" w15:restartNumberingAfterBreak="0">
    <w:nsid w:val="FFFFFF82"/>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656" w15:restartNumberingAfterBreak="0">
    <w:nsid w:val="FFFFFF83"/>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657" w15:restartNumberingAfterBreak="0">
    <w:nsid w:val="FFFFFF89"/>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658" w15:restartNumberingAfterBreak="0">
    <w:nsid w:val="FFFFFFFB"/>
    <w:multiLevelType w:val="multilevel"/>
    <w:tmpl w:val="79E0E37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659" w15:restartNumberingAfterBreak="0">
    <w:nsid w:val="02236008"/>
    <w:multiLevelType w:val="hybridMultilevel"/>
    <w:tmpl w:val="834EC9BA"/>
    <w:lvl w:ilvl="0" w:tplc="8EC0D73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0" w15:restartNumberingAfterBreak="0">
    <w:nsid w:val="029A6826"/>
    <w:multiLevelType w:val="hybridMultilevel"/>
    <w:tmpl w:val="0D7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1" w15:restartNumberingAfterBreak="0">
    <w:nsid w:val="02A26823"/>
    <w:multiLevelType w:val="hybridMultilevel"/>
    <w:tmpl w:val="4AF88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15:restartNumberingAfterBreak="0">
    <w:nsid w:val="066F6774"/>
    <w:multiLevelType w:val="hybridMultilevel"/>
    <w:tmpl w:val="026E934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63" w15:restartNumberingAfterBreak="0">
    <w:nsid w:val="07B06024"/>
    <w:multiLevelType w:val="hybridMultilevel"/>
    <w:tmpl w:val="7B6429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4" w15:restartNumberingAfterBreak="0">
    <w:nsid w:val="07B46802"/>
    <w:multiLevelType w:val="hybridMultilevel"/>
    <w:tmpl w:val="53426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5" w15:restartNumberingAfterBreak="0">
    <w:nsid w:val="0A196090"/>
    <w:multiLevelType w:val="hybridMultilevel"/>
    <w:tmpl w:val="261448A8"/>
    <w:lvl w:ilvl="0" w:tplc="F0E8A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6" w15:restartNumberingAfterBreak="0">
    <w:nsid w:val="0A7E6805"/>
    <w:multiLevelType w:val="hybridMultilevel"/>
    <w:tmpl w:val="C2DA9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7" w15:restartNumberingAfterBreak="0">
    <w:nsid w:val="0C426142"/>
    <w:multiLevelType w:val="hybridMultilevel"/>
    <w:tmpl w:val="B7DAB5C6"/>
    <w:lvl w:ilvl="0" w:tplc="A13E2E04">
      <w:numFmt w:val="bullet"/>
      <w:lvlText w:val=""/>
      <w:lvlJc w:val="left"/>
      <w:pPr>
        <w:ind w:left="720" w:hanging="360"/>
      </w:pPr>
      <w:rPr>
        <w:rFonts w:ascii="Symbol" w:eastAsia="Times New Roman"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68" w15:restartNumberingAfterBreak="0">
    <w:nsid w:val="0C426144"/>
    <w:multiLevelType w:val="hybridMultilevel"/>
    <w:tmpl w:val="B7DAB5C6"/>
    <w:lvl w:ilvl="0" w:tplc="A13E2E04">
      <w:numFmt w:val="bullet"/>
      <w:lvlText w:val=""/>
      <w:lvlJc w:val="left"/>
      <w:pPr>
        <w:ind w:left="720" w:hanging="360"/>
      </w:pPr>
      <w:rPr>
        <w:rFonts w:ascii="Symbol" w:eastAsia="Times New Roman"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69" w15:restartNumberingAfterBreak="0">
    <w:nsid w:val="0C426146"/>
    <w:multiLevelType w:val="hybridMultilevel"/>
    <w:tmpl w:val="B7DAB5C6"/>
    <w:lvl w:ilvl="0" w:tplc="A13E2E04">
      <w:numFmt w:val="bullet"/>
      <w:lvlText w:val=""/>
      <w:lvlJc w:val="left"/>
      <w:pPr>
        <w:ind w:left="720" w:hanging="360"/>
      </w:pPr>
      <w:rPr>
        <w:rFonts w:ascii="Symbol" w:eastAsia="Times New Roman"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70" w15:restartNumberingAfterBreak="0">
    <w:nsid w:val="0C426148"/>
    <w:multiLevelType w:val="hybridMultilevel"/>
    <w:tmpl w:val="B7DAB5C6"/>
    <w:lvl w:ilvl="0" w:tplc="A13E2E04">
      <w:numFmt w:val="bullet"/>
      <w:lvlText w:val=""/>
      <w:lvlJc w:val="left"/>
      <w:pPr>
        <w:ind w:left="720" w:hanging="360"/>
      </w:pPr>
      <w:rPr>
        <w:rFonts w:ascii="Symbol" w:eastAsia="Times New Roman"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71" w15:restartNumberingAfterBreak="0">
    <w:nsid w:val="0C426150"/>
    <w:multiLevelType w:val="hybridMultilevel"/>
    <w:tmpl w:val="B7DAB5C6"/>
    <w:lvl w:ilvl="0" w:tplc="A13E2E04">
      <w:numFmt w:val="bullet"/>
      <w:lvlText w:val=""/>
      <w:lvlJc w:val="left"/>
      <w:pPr>
        <w:ind w:left="720" w:hanging="360"/>
      </w:pPr>
      <w:rPr>
        <w:rFonts w:ascii="Symbol" w:eastAsia="Times New Roman"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72" w15:restartNumberingAfterBreak="0">
    <w:nsid w:val="0C426152"/>
    <w:multiLevelType w:val="hybridMultilevel"/>
    <w:tmpl w:val="B7DAB5C6"/>
    <w:lvl w:ilvl="0" w:tplc="A13E2E04">
      <w:numFmt w:val="bullet"/>
      <w:lvlText w:val=""/>
      <w:lvlJc w:val="left"/>
      <w:pPr>
        <w:ind w:left="720" w:hanging="360"/>
      </w:pPr>
      <w:rPr>
        <w:rFonts w:ascii="Symbol" w:eastAsia="Times New Roman"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673" w15:restartNumberingAfterBreak="0">
    <w:nsid w:val="0C556743"/>
    <w:multiLevelType w:val="multilevel"/>
    <w:tmpl w:val="72AA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4" w15:restartNumberingAfterBreak="0">
    <w:nsid w:val="0C556798"/>
    <w:multiLevelType w:val="multilevel"/>
    <w:tmpl w:val="72AA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5" w15:restartNumberingAfterBreak="0">
    <w:nsid w:val="0D1A6968"/>
    <w:multiLevelType w:val="hybridMultilevel"/>
    <w:tmpl w:val="29A2866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6" w15:restartNumberingAfterBreak="0">
    <w:nsid w:val="0DF26929"/>
    <w:multiLevelType w:val="hybridMultilevel"/>
    <w:tmpl w:val="62E444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7" w15:restartNumberingAfterBreak="0">
    <w:nsid w:val="0EE86934"/>
    <w:multiLevelType w:val="hybridMultilevel"/>
    <w:tmpl w:val="56103CFE"/>
    <w:lvl w:ilvl="0" w:tplc="487C314C">
      <w:numFmt w:val="bullet"/>
      <w:lvlText w:val="·"/>
      <w:lvlJc w:val="left"/>
      <w:pPr>
        <w:ind w:left="810" w:hanging="450"/>
      </w:pPr>
      <w:rPr>
        <w:rFonts w:ascii="Arial" w:eastAsiaTheme="minorHAnsi" w:hAnsi="Arial" w:cs="Arial" w:hint="default"/>
      </w:rPr>
    </w:lvl>
    <w:lvl w:ilvl="1" w:tplc="4F025140">
      <w:numFmt w:val="bullet"/>
      <w:lvlText w:val=""/>
      <w:lvlJc w:val="left"/>
      <w:pPr>
        <w:ind w:left="1440" w:hanging="360"/>
      </w:pPr>
      <w:rPr>
        <w:rFonts w:ascii="Symbol" w:eastAsiaTheme="minorHAnsi" w:hAnsi="Symbo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8" w15:restartNumberingAfterBreak="0">
    <w:nsid w:val="10696127"/>
    <w:multiLevelType w:val="hybridMultilevel"/>
    <w:tmpl w:val="76F28856"/>
    <w:lvl w:ilvl="0" w:tplc="DA708ACE">
      <w:start w:val="8"/>
      <w:numFmt w:val="bullet"/>
      <w:lvlText w:val="-"/>
      <w:lvlJc w:val="left"/>
      <w:pPr>
        <w:ind w:left="720" w:hanging="360"/>
      </w:pPr>
      <w:rPr>
        <w:rFonts w:ascii="Univers" w:eastAsia="Times New Roman" w:hAnsi="Univer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9" w15:restartNumberingAfterBreak="0">
    <w:nsid w:val="118A6921"/>
    <w:multiLevelType w:val="hybridMultilevel"/>
    <w:tmpl w:val="A15CF20A"/>
    <w:lvl w:ilvl="0" w:tplc="4AFAD69C">
      <w:numFmt w:val="bullet"/>
      <w:lvlText w:val=""/>
      <w:lvlJc w:val="left"/>
      <w:pPr>
        <w:ind w:left="720" w:hanging="360"/>
      </w:pPr>
      <w:rPr>
        <w:rFonts w:ascii="Arial" w:eastAsia="Symbo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0" w15:restartNumberingAfterBreak="0">
    <w:nsid w:val="12546101"/>
    <w:multiLevelType w:val="hybridMultilevel"/>
    <w:tmpl w:val="72EE86DC"/>
    <w:lvl w:ilvl="0" w:tplc="CA909584">
      <w:numFmt w:val="bullet"/>
      <w:lvlText w:val="•"/>
      <w:lvlJc w:val="left"/>
      <w:pPr>
        <w:ind w:left="1155" w:hanging="79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1" w15:restartNumberingAfterBreak="0">
    <w:nsid w:val="14A96917"/>
    <w:multiLevelType w:val="hybridMultilevel"/>
    <w:tmpl w:val="B634883A"/>
    <w:lvl w:ilvl="0" w:tplc="4AFAD69C">
      <w:numFmt w:val="bullet"/>
      <w:lvlText w:val=""/>
      <w:lvlJc w:val="left"/>
      <w:pPr>
        <w:ind w:left="720" w:hanging="360"/>
      </w:pPr>
      <w:rPr>
        <w:rFonts w:ascii="Arial" w:eastAsia="Symbo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2" w15:restartNumberingAfterBreak="0">
    <w:nsid w:val="15E17007"/>
    <w:multiLevelType w:val="hybridMultilevel"/>
    <w:tmpl w:val="14F456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3" w15:restartNumberingAfterBreak="0">
    <w:nsid w:val="17736822"/>
    <w:multiLevelType w:val="hybridMultilevel"/>
    <w:tmpl w:val="940AD284"/>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84" w15:restartNumberingAfterBreak="0">
    <w:nsid w:val="17736836"/>
    <w:multiLevelType w:val="hybridMultilevel"/>
    <w:tmpl w:val="940AD284"/>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85" w15:restartNumberingAfterBreak="0">
    <w:nsid w:val="17736838"/>
    <w:multiLevelType w:val="hybridMultilevel"/>
    <w:tmpl w:val="940AD284"/>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86" w15:restartNumberingAfterBreak="0">
    <w:nsid w:val="181E6874"/>
    <w:multiLevelType w:val="hybridMultilevel"/>
    <w:tmpl w:val="D7988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7" w15:restartNumberingAfterBreak="0">
    <w:nsid w:val="18246908"/>
    <w:multiLevelType w:val="hybridMultilevel"/>
    <w:tmpl w:val="77E27D78"/>
    <w:lvl w:ilvl="0" w:tplc="FE7EABF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8" w15:restartNumberingAfterBreak="0">
    <w:nsid w:val="18A86818"/>
    <w:multiLevelType w:val="hybridMultilevel"/>
    <w:tmpl w:val="1A6E3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9" w15:restartNumberingAfterBreak="0">
    <w:nsid w:val="1A7A6721"/>
    <w:multiLevelType w:val="hybridMultilevel"/>
    <w:tmpl w:val="C4D0F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0" w15:restartNumberingAfterBreak="0">
    <w:nsid w:val="1B4B6131"/>
    <w:multiLevelType w:val="hybridMultilevel"/>
    <w:tmpl w:val="88583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1" w15:restartNumberingAfterBreak="0">
    <w:nsid w:val="1C2D6621"/>
    <w:multiLevelType w:val="hybridMultilevel"/>
    <w:tmpl w:val="AC4098E2"/>
    <w:lvl w:ilvl="0" w:tplc="375C5606">
      <w:numFmt w:val="bullet"/>
      <w:lvlText w:val="•"/>
      <w:lvlJc w:val="left"/>
      <w:pPr>
        <w:ind w:left="1080" w:hanging="720"/>
      </w:pPr>
      <w:rPr>
        <w:rFonts w:ascii="Univers" w:eastAsia="Times New Roman" w:hAnsi="Univer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2" w15:restartNumberingAfterBreak="0">
    <w:nsid w:val="1D056096"/>
    <w:multiLevelType w:val="hybridMultilevel"/>
    <w:tmpl w:val="17C6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3" w15:restartNumberingAfterBreak="0">
    <w:nsid w:val="1D3777E2"/>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94" w15:restartNumberingAfterBreak="0">
    <w:nsid w:val="1E276678"/>
    <w:multiLevelType w:val="hybridMultilevel"/>
    <w:tmpl w:val="0B540CEA"/>
    <w:lvl w:ilvl="0" w:tplc="2410BFE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5" w15:restartNumberingAfterBreak="0">
    <w:nsid w:val="1FDB607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6" w15:restartNumberingAfterBreak="0">
    <w:nsid w:val="1FDB63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7" w15:restartNumberingAfterBreak="0">
    <w:nsid w:val="1FDB63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8" w15:restartNumberingAfterBreak="0">
    <w:nsid w:val="1FDB63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9" w15:restartNumberingAfterBreak="0">
    <w:nsid w:val="1FDB63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0" w15:restartNumberingAfterBreak="0">
    <w:nsid w:val="1FDB635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1" w15:restartNumberingAfterBreak="0">
    <w:nsid w:val="1FDB636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2" w15:restartNumberingAfterBreak="0">
    <w:nsid w:val="1FDB64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3" w15:restartNumberingAfterBreak="0">
    <w:nsid w:val="1FDB640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4" w15:restartNumberingAfterBreak="0">
    <w:nsid w:val="1FDB64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5" w15:restartNumberingAfterBreak="0">
    <w:nsid w:val="1FDB64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6" w15:restartNumberingAfterBreak="0">
    <w:nsid w:val="1FDB64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7" w15:restartNumberingAfterBreak="0">
    <w:nsid w:val="1FDB64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8" w15:restartNumberingAfterBreak="0">
    <w:nsid w:val="1FDB64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9" w15:restartNumberingAfterBreak="0">
    <w:nsid w:val="1FDB64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0" w15:restartNumberingAfterBreak="0">
    <w:nsid w:val="1FDB663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1" w15:restartNumberingAfterBreak="0">
    <w:nsid w:val="1FDB66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2" w15:restartNumberingAfterBreak="0">
    <w:nsid w:val="1FDB66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3" w15:restartNumberingAfterBreak="0">
    <w:nsid w:val="1FDB665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4" w15:restartNumberingAfterBreak="0">
    <w:nsid w:val="1FDB666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5" w15:restartNumberingAfterBreak="0">
    <w:nsid w:val="1FDB666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6" w15:restartNumberingAfterBreak="0">
    <w:nsid w:val="1FDB667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7" w15:restartNumberingAfterBreak="0">
    <w:nsid w:val="1FDB66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8" w15:restartNumberingAfterBreak="0">
    <w:nsid w:val="1FDB66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19" w15:restartNumberingAfterBreak="0">
    <w:nsid w:val="1FDB669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0" w15:restartNumberingAfterBreak="0">
    <w:nsid w:val="1FDB67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1" w15:restartNumberingAfterBreak="0">
    <w:nsid w:val="1FDB671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2" w15:restartNumberingAfterBreak="0">
    <w:nsid w:val="1FDB672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3" w15:restartNumberingAfterBreak="0">
    <w:nsid w:val="1FDB67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4" w15:restartNumberingAfterBreak="0">
    <w:nsid w:val="1FDB67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5" w15:restartNumberingAfterBreak="0">
    <w:nsid w:val="1FDB673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6" w15:restartNumberingAfterBreak="0">
    <w:nsid w:val="1FDB674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7" w15:restartNumberingAfterBreak="0">
    <w:nsid w:val="1FDB67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8" w15:restartNumberingAfterBreak="0">
    <w:nsid w:val="1FDB67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9" w15:restartNumberingAfterBreak="0">
    <w:nsid w:val="1FDB67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0" w15:restartNumberingAfterBreak="0">
    <w:nsid w:val="1FDB68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1" w15:restartNumberingAfterBreak="0">
    <w:nsid w:val="1FDB688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2" w15:restartNumberingAfterBreak="0">
    <w:nsid w:val="1FDB69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3" w15:restartNumberingAfterBreak="0">
    <w:nsid w:val="1FDB69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4" w15:restartNumberingAfterBreak="0">
    <w:nsid w:val="1FDB69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5" w15:restartNumberingAfterBreak="0">
    <w:nsid w:val="1FDB69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6" w15:restartNumberingAfterBreak="0">
    <w:nsid w:val="1FDB699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7" w15:restartNumberingAfterBreak="0">
    <w:nsid w:val="1FDB70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8" w15:restartNumberingAfterBreak="0">
    <w:nsid w:val="1FFF6769"/>
    <w:multiLevelType w:val="hybridMultilevel"/>
    <w:tmpl w:val="F62CB36A"/>
    <w:lvl w:ilvl="0" w:tplc="087254EA">
      <w:numFmt w:val="bullet"/>
      <w:lvlText w:val=""/>
      <w:lvlJc w:val="left"/>
      <w:pPr>
        <w:ind w:left="720" w:hanging="360"/>
      </w:pPr>
      <w:rPr>
        <w:rFonts w:ascii="Symbol" w:eastAsia="MS Mincho"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9" w15:restartNumberingAfterBreak="0">
    <w:nsid w:val="21526695"/>
    <w:multiLevelType w:val="hybridMultilevel"/>
    <w:tmpl w:val="424CB0EC"/>
    <w:lvl w:ilvl="0" w:tplc="0D40C0CE">
      <w:start w:val="56"/>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0" w15:restartNumberingAfterBreak="0">
    <w:nsid w:val="23406877"/>
    <w:multiLevelType w:val="hybridMultilevel"/>
    <w:tmpl w:val="F6107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1" w15:restartNumberingAfterBreak="0">
    <w:nsid w:val="23526834"/>
    <w:multiLevelType w:val="hybridMultilevel"/>
    <w:tmpl w:val="BA1099B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42" w15:restartNumberingAfterBreak="0">
    <w:nsid w:val="23C06659"/>
    <w:multiLevelType w:val="hybridMultilevel"/>
    <w:tmpl w:val="8D9ACBB8"/>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3" w15:restartNumberingAfterBreak="0">
    <w:nsid w:val="23E36828"/>
    <w:multiLevelType w:val="hybridMultilevel"/>
    <w:tmpl w:val="F6B62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44" w15:restartNumberingAfterBreak="0">
    <w:nsid w:val="24456698"/>
    <w:multiLevelType w:val="hybridMultilevel"/>
    <w:tmpl w:val="04BE4EE8"/>
    <w:lvl w:ilvl="0" w:tplc="E8D60E6E">
      <w:start w:val="56"/>
      <w:numFmt w:val="bullet"/>
      <w:lvlText w:val="-"/>
      <w:lvlJc w:val="left"/>
      <w:pPr>
        <w:ind w:left="1080" w:hanging="360"/>
      </w:pPr>
      <w:rPr>
        <w:rFonts w:ascii="Univers" w:eastAsia="Times New Roman" w:hAnsi="Univer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5" w15:restartNumberingAfterBreak="0">
    <w:nsid w:val="251A6775"/>
    <w:multiLevelType w:val="hybridMultilevel"/>
    <w:tmpl w:val="2838387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46" w15:restartNumberingAfterBreak="0">
    <w:nsid w:val="258E6037"/>
    <w:multiLevelType w:val="hybridMultilevel"/>
    <w:tmpl w:val="D8609C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7" w15:restartNumberingAfterBreak="0">
    <w:nsid w:val="28A76777"/>
    <w:multiLevelType w:val="hybridMultilevel"/>
    <w:tmpl w:val="7DE4FC9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48" w15:restartNumberingAfterBreak="0">
    <w:nsid w:val="29FE6773"/>
    <w:multiLevelType w:val="hybridMultilevel"/>
    <w:tmpl w:val="42E6D29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49" w15:restartNumberingAfterBreak="0">
    <w:nsid w:val="2C556722"/>
    <w:multiLevelType w:val="hybridMultilevel"/>
    <w:tmpl w:val="84B0E3D0"/>
    <w:lvl w:ilvl="0" w:tplc="30DCF884">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0" w15:restartNumberingAfterBreak="0">
    <w:nsid w:val="2C9E6932"/>
    <w:multiLevelType w:val="hybridMultilevel"/>
    <w:tmpl w:val="CBE6F11E"/>
    <w:lvl w:ilvl="0" w:tplc="487C314C">
      <w:numFmt w:val="bullet"/>
      <w:lvlText w:val="·"/>
      <w:lvlJc w:val="left"/>
      <w:pPr>
        <w:ind w:left="810" w:hanging="45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1" w15:restartNumberingAfterBreak="0">
    <w:nsid w:val="2CCF6930"/>
    <w:multiLevelType w:val="hybridMultilevel"/>
    <w:tmpl w:val="7FFC7D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2" w15:restartNumberingAfterBreak="0">
    <w:nsid w:val="2CFF6163"/>
    <w:multiLevelType w:val="hybridMultilevel"/>
    <w:tmpl w:val="432E984E"/>
    <w:lvl w:ilvl="0" w:tplc="DA48930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53" w15:restartNumberingAfterBreak="0">
    <w:nsid w:val="2E546676"/>
    <w:multiLevelType w:val="hybridMultilevel"/>
    <w:tmpl w:val="9C54CC7A"/>
    <w:lvl w:ilvl="0" w:tplc="2410BFE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4" w15:restartNumberingAfterBreak="0">
    <w:nsid w:val="2F316102"/>
    <w:multiLevelType w:val="hybridMultilevel"/>
    <w:tmpl w:val="480C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5" w15:restartNumberingAfterBreak="0">
    <w:nsid w:val="2FC86809"/>
    <w:multiLevelType w:val="hybridMultilevel"/>
    <w:tmpl w:val="6E52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6" w15:restartNumberingAfterBreak="0">
    <w:nsid w:val="302E6896"/>
    <w:multiLevelType w:val="hybridMultilevel"/>
    <w:tmpl w:val="5BC4D8DA"/>
    <w:lvl w:ilvl="0" w:tplc="51047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7" w15:restartNumberingAfterBreak="0">
    <w:nsid w:val="31E16622"/>
    <w:multiLevelType w:val="hybridMultilevel"/>
    <w:tmpl w:val="71703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8" w15:restartNumberingAfterBreak="0">
    <w:nsid w:val="31ED6118"/>
    <w:multiLevelType w:val="hybridMultilevel"/>
    <w:tmpl w:val="25EE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9" w15:restartNumberingAfterBreak="0">
    <w:nsid w:val="32116594"/>
    <w:multiLevelType w:val="hybridMultilevel"/>
    <w:tmpl w:val="B248261C"/>
    <w:lvl w:ilvl="0" w:tplc="04090001">
      <w:start w:val="8859"/>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0" w15:restartNumberingAfterBreak="0">
    <w:nsid w:val="33CB6161"/>
    <w:multiLevelType w:val="hybridMultilevel"/>
    <w:tmpl w:val="56205C3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1" w15:restartNumberingAfterBreak="0">
    <w:nsid w:val="35116038"/>
    <w:multiLevelType w:val="hybridMultilevel"/>
    <w:tmpl w:val="7474E966"/>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62" w15:restartNumberingAfterBreak="0">
    <w:nsid w:val="35236107"/>
    <w:multiLevelType w:val="hybridMultilevel"/>
    <w:tmpl w:val="3BF44C24"/>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63" w15:restartNumberingAfterBreak="0">
    <w:nsid w:val="35257008"/>
    <w:multiLevelType w:val="hybridMultilevel"/>
    <w:tmpl w:val="18F49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4" w15:restartNumberingAfterBreak="0">
    <w:nsid w:val="36C36955"/>
    <w:multiLevelType w:val="hybridMultilevel"/>
    <w:tmpl w:val="38B4D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5" w15:restartNumberingAfterBreak="0">
    <w:nsid w:val="37176928"/>
    <w:multiLevelType w:val="hybridMultilevel"/>
    <w:tmpl w:val="348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6" w15:restartNumberingAfterBreak="0">
    <w:nsid w:val="37426137"/>
    <w:multiLevelType w:val="hybridMultilevel"/>
    <w:tmpl w:val="5082DC06"/>
    <w:lvl w:ilvl="0" w:tplc="070A600E">
      <w:start w:val="1"/>
      <w:numFmt w:val="decimal"/>
      <w:lvlText w:val="(%1)"/>
      <w:lvlJc w:val="left"/>
      <w:pPr>
        <w:ind w:left="360" w:hanging="360"/>
      </w:pPr>
      <w:rPr>
        <w:rFonts w:cs="Arial"/>
        <w:color w:val="00000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67" w15:restartNumberingAfterBreak="0">
    <w:nsid w:val="38426121"/>
    <w:multiLevelType w:val="hybridMultilevel"/>
    <w:tmpl w:val="C08ADF5E"/>
    <w:lvl w:ilvl="0" w:tplc="F8E28F60">
      <w:numFmt w:val="bullet"/>
      <w:lvlText w:val="-"/>
      <w:lvlJc w:val="left"/>
      <w:pPr>
        <w:ind w:left="720" w:hanging="360"/>
      </w:pPr>
      <w:rPr>
        <w:rFonts w:ascii="Arial" w:eastAsia="宋体"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8" w15:restartNumberingAfterBreak="0">
    <w:nsid w:val="3B1B6950"/>
    <w:multiLevelType w:val="hybridMultilevel"/>
    <w:tmpl w:val="0CAEDFCC"/>
    <w:lvl w:ilvl="0" w:tplc="065A1DFE">
      <w:numFmt w:val="bullet"/>
      <w:lvlText w:val=""/>
      <w:lvlJc w:val="left"/>
      <w:pPr>
        <w:ind w:left="1080" w:hanging="360"/>
      </w:pPr>
      <w:rPr>
        <w:rFonts w:ascii="Symbol" w:eastAsia="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9" w15:restartNumberingAfterBreak="0">
    <w:nsid w:val="3C796700"/>
    <w:multiLevelType w:val="hybridMultilevel"/>
    <w:tmpl w:val="FE78DD6C"/>
    <w:lvl w:ilvl="0" w:tplc="7828FD02">
      <w:numFmt w:val="bullet"/>
      <w:lvlText w:val="-"/>
      <w:lvlJc w:val="left"/>
      <w:pPr>
        <w:ind w:left="720" w:hanging="360"/>
      </w:pPr>
      <w:rPr>
        <w:rFonts w:ascii="Univers" w:eastAsia="Times New Roman" w:hAnsi="Univer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0" w15:restartNumberingAfterBreak="0">
    <w:nsid w:val="3D156723"/>
    <w:multiLevelType w:val="hybridMultilevel"/>
    <w:tmpl w:val="3B7A293E"/>
    <w:lvl w:ilvl="0" w:tplc="30DCF884">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1" w15:restartNumberingAfterBreak="0">
    <w:nsid w:val="3E746139"/>
    <w:multiLevelType w:val="hybridMultilevel"/>
    <w:tmpl w:val="6984786C"/>
    <w:lvl w:ilvl="0" w:tplc="070A600E">
      <w:start w:val="1"/>
      <w:numFmt w:val="decimal"/>
      <w:lvlText w:val="(%1)"/>
      <w:lvlJc w:val="left"/>
      <w:pPr>
        <w:ind w:left="360" w:hanging="360"/>
      </w:pPr>
      <w:rPr>
        <w:rFonts w:cs="Arial"/>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2" w15:restartNumberingAfterBreak="0">
    <w:nsid w:val="3ECE6108"/>
    <w:multiLevelType w:val="hybridMultilevel"/>
    <w:tmpl w:val="78223432"/>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3" w15:restartNumberingAfterBreak="0">
    <w:nsid w:val="3ED06920"/>
    <w:multiLevelType w:val="hybridMultilevel"/>
    <w:tmpl w:val="EC4A6DB6"/>
    <w:lvl w:ilvl="0" w:tplc="4AFAD69C">
      <w:numFmt w:val="bullet"/>
      <w:lvlText w:val=""/>
      <w:lvlJc w:val="left"/>
      <w:pPr>
        <w:ind w:left="720" w:hanging="360"/>
      </w:pPr>
      <w:rPr>
        <w:rFonts w:ascii="Arial" w:eastAsia="Symbo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4" w15:restartNumberingAfterBreak="0">
    <w:nsid w:val="43C16911"/>
    <w:multiLevelType w:val="hybridMultilevel"/>
    <w:tmpl w:val="CA62A952"/>
    <w:lvl w:ilvl="0" w:tplc="ED6E5978">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775" w15:restartNumberingAfterBreak="0">
    <w:nsid w:val="43C16913"/>
    <w:multiLevelType w:val="hybridMultilevel"/>
    <w:tmpl w:val="CA62A952"/>
    <w:lvl w:ilvl="0" w:tplc="ED6E5978">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776" w15:restartNumberingAfterBreak="0">
    <w:nsid w:val="43E86130"/>
    <w:multiLevelType w:val="hybridMultilevel"/>
    <w:tmpl w:val="D12E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7" w15:restartNumberingAfterBreak="0">
    <w:nsid w:val="45276888"/>
    <w:multiLevelType w:val="hybridMultilevel"/>
    <w:tmpl w:val="98906D02"/>
    <w:lvl w:ilvl="0" w:tplc="B8562B54">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8" w15:restartNumberingAfterBreak="0">
    <w:nsid w:val="48EF6893"/>
    <w:multiLevelType w:val="hybridMultilevel"/>
    <w:tmpl w:val="16DA2382"/>
    <w:lvl w:ilvl="0" w:tplc="B674378A">
      <w:start w:val="1"/>
      <w:numFmt w:val="decimal"/>
      <w:lvlText w:val="(%1)"/>
      <w:lvlJc w:val="left"/>
      <w:pPr>
        <w:ind w:left="1050" w:hanging="525"/>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779" w15:restartNumberingAfterBreak="0">
    <w:nsid w:val="49416592"/>
    <w:multiLevelType w:val="hybridMultilevel"/>
    <w:tmpl w:val="F1F27790"/>
    <w:lvl w:ilvl="0" w:tplc="04EE9926">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0" w15:restartNumberingAfterBreak="0">
    <w:nsid w:val="49416596"/>
    <w:multiLevelType w:val="hybridMultilevel"/>
    <w:tmpl w:val="F1F27790"/>
    <w:lvl w:ilvl="0" w:tplc="04EE9926">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1" w15:restartNumberingAfterBreak="0">
    <w:nsid w:val="49756804"/>
    <w:multiLevelType w:val="hybridMultilevel"/>
    <w:tmpl w:val="A920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2" w15:restartNumberingAfterBreak="0">
    <w:nsid w:val="49856474"/>
    <w:multiLevelType w:val="hybridMultilevel"/>
    <w:tmpl w:val="8432FD44"/>
    <w:lvl w:ilvl="0" w:tplc="D9588D0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3" w15:restartNumberingAfterBreak="0">
    <w:nsid w:val="49886093"/>
    <w:multiLevelType w:val="hybridMultilevel"/>
    <w:tmpl w:val="C6AE9476"/>
    <w:lvl w:ilvl="0" w:tplc="04090001">
      <w:start w:val="5"/>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4" w15:restartNumberingAfterBreak="0">
    <w:nsid w:val="4A4C6040"/>
    <w:multiLevelType w:val="hybridMultilevel"/>
    <w:tmpl w:val="AF5E414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5" w15:restartNumberingAfterBreak="0">
    <w:nsid w:val="4BEC6801"/>
    <w:multiLevelType w:val="hybridMultilevel"/>
    <w:tmpl w:val="983A9164"/>
    <w:lvl w:ilvl="0" w:tplc="E88009BA">
      <w:start w:val="9"/>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86" w15:restartNumberingAfterBreak="0">
    <w:nsid w:val="4C396933"/>
    <w:multiLevelType w:val="hybridMultilevel"/>
    <w:tmpl w:val="B18E490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7" w15:restartNumberingAfterBreak="0">
    <w:nsid w:val="50116803"/>
    <w:multiLevelType w:val="hybridMultilevel"/>
    <w:tmpl w:val="C7709A6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88" w15:restartNumberingAfterBreak="0">
    <w:nsid w:val="51D76783"/>
    <w:multiLevelType w:val="hybridMultilevel"/>
    <w:tmpl w:val="E9D2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9" w15:restartNumberingAfterBreak="0">
    <w:nsid w:val="52FF608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0" w15:restartNumberingAfterBreak="0">
    <w:nsid w:val="52FF640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1" w15:restartNumberingAfterBreak="0">
    <w:nsid w:val="52FF640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2" w15:restartNumberingAfterBreak="0">
    <w:nsid w:val="52FF641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52FF641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4" w15:restartNumberingAfterBreak="0">
    <w:nsid w:val="52FF645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5" w15:restartNumberingAfterBreak="0">
    <w:nsid w:val="52FF645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6" w15:restartNumberingAfterBreak="0">
    <w:nsid w:val="52FF645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7" w15:restartNumberingAfterBreak="0">
    <w:nsid w:val="52FF646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8" w15:restartNumberingAfterBreak="0">
    <w:nsid w:val="52FF648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9" w15:restartNumberingAfterBreak="0">
    <w:nsid w:val="52FF649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0" w15:restartNumberingAfterBreak="0">
    <w:nsid w:val="52FF649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1" w15:restartNumberingAfterBreak="0">
    <w:nsid w:val="52FF650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2" w15:restartNumberingAfterBreak="0">
    <w:nsid w:val="52FF650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3" w15:restartNumberingAfterBreak="0">
    <w:nsid w:val="52FF650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4" w15:restartNumberingAfterBreak="0">
    <w:nsid w:val="52FF663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5" w15:restartNumberingAfterBreak="0">
    <w:nsid w:val="52FF664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6" w15:restartNumberingAfterBreak="0">
    <w:nsid w:val="52FF664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7" w15:restartNumberingAfterBreak="0">
    <w:nsid w:val="52FF6656"/>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8" w15:restartNumberingAfterBreak="0">
    <w:nsid w:val="52FF666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9" w15:restartNumberingAfterBreak="0">
    <w:nsid w:val="52FF666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0" w15:restartNumberingAfterBreak="0">
    <w:nsid w:val="52FF667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1" w15:restartNumberingAfterBreak="0">
    <w:nsid w:val="52FF668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2" w15:restartNumberingAfterBreak="0">
    <w:nsid w:val="52FF668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3" w15:restartNumberingAfterBreak="0">
    <w:nsid w:val="52FF6691"/>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4" w15:restartNumberingAfterBreak="0">
    <w:nsid w:val="52FF6710"/>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5" w15:restartNumberingAfterBreak="0">
    <w:nsid w:val="52FF671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6" w15:restartNumberingAfterBreak="0">
    <w:nsid w:val="52FF672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7" w15:restartNumberingAfterBreak="0">
    <w:nsid w:val="52FF672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8" w15:restartNumberingAfterBreak="0">
    <w:nsid w:val="52FF673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9" w15:restartNumberingAfterBreak="0">
    <w:nsid w:val="52FF6738"/>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0" w15:restartNumberingAfterBreak="0">
    <w:nsid w:val="52FF6742"/>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1" w15:restartNumberingAfterBreak="0">
    <w:nsid w:val="52FF676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2" w15:restartNumberingAfterBreak="0">
    <w:nsid w:val="52FF6767"/>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3" w15:restartNumberingAfterBreak="0">
    <w:nsid w:val="52FF677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4" w15:restartNumberingAfterBreak="0">
    <w:nsid w:val="52FF685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5" w15:restartNumberingAfterBreak="0">
    <w:nsid w:val="52FF688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52FF694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7" w15:restartNumberingAfterBreak="0">
    <w:nsid w:val="52FF6975"/>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8" w15:restartNumberingAfterBreak="0">
    <w:nsid w:val="52FF6979"/>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9" w15:restartNumberingAfterBreak="0">
    <w:nsid w:val="52FF698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0" w15:restartNumberingAfterBreak="0">
    <w:nsid w:val="52FF6994"/>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1" w15:restartNumberingAfterBreak="0">
    <w:nsid w:val="52FF7003"/>
    <w:multiLevelType w:val="hybridMultilevel"/>
    <w:tmpl w:val="B36C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2" w15:restartNumberingAfterBreak="0">
    <w:nsid w:val="53326918"/>
    <w:multiLevelType w:val="hybridMultilevel"/>
    <w:tmpl w:val="DB26E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3" w15:restartNumberingAfterBreak="0">
    <w:nsid w:val="53BC6134"/>
    <w:multiLevelType w:val="hybridMultilevel"/>
    <w:tmpl w:val="2FAC5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4" w15:restartNumberingAfterBreak="0">
    <w:nsid w:val="54FE6039"/>
    <w:multiLevelType w:val="hybridMultilevel"/>
    <w:tmpl w:val="D0E68ADA"/>
    <w:lvl w:ilvl="0" w:tplc="682A796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5" w15:restartNumberingAfterBreak="0">
    <w:nsid w:val="55B56875"/>
    <w:multiLevelType w:val="hybridMultilevel"/>
    <w:tmpl w:val="B6E623E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6" w15:restartNumberingAfterBreak="0">
    <w:nsid w:val="57D16133"/>
    <w:multiLevelType w:val="hybridMultilevel"/>
    <w:tmpl w:val="787CA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7" w15:restartNumberingAfterBreak="0">
    <w:nsid w:val="57FC6701"/>
    <w:multiLevelType w:val="hybridMultilevel"/>
    <w:tmpl w:val="58089B76"/>
    <w:lvl w:ilvl="0" w:tplc="6CB02518">
      <w:numFmt w:val="bullet"/>
      <w:lvlText w:val="-"/>
      <w:lvlJc w:val="left"/>
      <w:pPr>
        <w:ind w:left="720" w:hanging="360"/>
      </w:pPr>
      <w:rPr>
        <w:rFonts w:ascii="Univers" w:eastAsia="Times New Roman" w:hAnsi="Univer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8" w15:restartNumberingAfterBreak="0">
    <w:nsid w:val="58FA6887"/>
    <w:multiLevelType w:val="hybridMultilevel"/>
    <w:tmpl w:val="4966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9" w15:restartNumberingAfterBreak="0">
    <w:nsid w:val="5EA76696"/>
    <w:multiLevelType w:val="hybridMultilevel"/>
    <w:tmpl w:val="332CA574"/>
    <w:lvl w:ilvl="0" w:tplc="F29CDB92">
      <w:start w:val="56"/>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0" w15:restartNumberingAfterBreak="0">
    <w:nsid w:val="5F2C6816"/>
    <w:multiLevelType w:val="hybridMultilevel"/>
    <w:tmpl w:val="93A462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1" w15:restartNumberingAfterBreak="0">
    <w:nsid w:val="5FB16658"/>
    <w:multiLevelType w:val="hybridMultilevel"/>
    <w:tmpl w:val="14F2DEFE"/>
    <w:lvl w:ilvl="0" w:tplc="E3607D0E">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2" w15:restartNumberingAfterBreak="0">
    <w:nsid w:val="60006115"/>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43" w15:restartNumberingAfterBreak="0">
    <w:nsid w:val="60006169"/>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44" w15:restartNumberingAfterBreak="0">
    <w:nsid w:val="60006246"/>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45" w15:restartNumberingAfterBreak="0">
    <w:nsid w:val="60006322"/>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46" w15:restartNumberingAfterBreak="0">
    <w:nsid w:val="60006466"/>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47" w15:restartNumberingAfterBreak="0">
    <w:nsid w:val="60006578"/>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48" w15:restartNumberingAfterBreak="0">
    <w:nsid w:val="60006597"/>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49" w15:restartNumberingAfterBreak="0">
    <w:nsid w:val="60006625"/>
    <w:multiLevelType w:val="singleLevel"/>
    <w:tmpl w:val="F014F376"/>
    <w:lvl w:ilvl="0">
      <w:start w:val="1"/>
      <w:numFmt w:val="bullet"/>
      <w:lvlText w:val=""/>
      <w:lvlJc w:val="left"/>
      <w:pPr>
        <w:tabs>
          <w:tab w:val="num" w:pos="1492"/>
        </w:tabs>
        <w:ind w:left="1492" w:hanging="360"/>
      </w:pPr>
      <w:rPr>
        <w:rFonts w:ascii="Symbol" w:hAnsi="Symbol" w:hint="default"/>
      </w:rPr>
    </w:lvl>
  </w:abstractNum>
  <w:abstractNum w:abstractNumId="850" w15:restartNumberingAfterBreak="0">
    <w:nsid w:val="60016116"/>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851" w15:restartNumberingAfterBreak="0">
    <w:nsid w:val="60016170"/>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2" w15:restartNumberingAfterBreak="0">
    <w:nsid w:val="60016247"/>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3" w15:restartNumberingAfterBreak="0">
    <w:nsid w:val="60016323"/>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4" w15:restartNumberingAfterBreak="0">
    <w:nsid w:val="60016467"/>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5" w15:restartNumberingAfterBreak="0">
    <w:nsid w:val="60016579"/>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6" w15:restartNumberingAfterBreak="0">
    <w:nsid w:val="60016598"/>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7" w15:restartNumberingAfterBreak="0">
    <w:nsid w:val="60016626"/>
    <w:multiLevelType w:val="singleLevel"/>
    <w:tmpl w:val="CB9EEABC"/>
    <w:lvl w:ilvl="0">
      <w:start w:val="1"/>
      <w:numFmt w:val="bullet"/>
      <w:lvlText w:val=""/>
      <w:lvlJc w:val="left"/>
      <w:pPr>
        <w:tabs>
          <w:tab w:val="num" w:pos="1209"/>
        </w:tabs>
        <w:ind w:left="1209" w:hanging="360"/>
      </w:pPr>
      <w:rPr>
        <w:rFonts w:ascii="Symbol" w:hAnsi="Symbol" w:hint="default"/>
      </w:rPr>
    </w:lvl>
  </w:abstractNum>
  <w:abstractNum w:abstractNumId="858" w15:restartNumberingAfterBreak="0">
    <w:nsid w:val="60016730"/>
    <w:multiLevelType w:val="hybridMultilevel"/>
    <w:tmpl w:val="97CC1802"/>
    <w:lvl w:ilvl="0" w:tplc="04090003">
      <w:start w:val="1"/>
      <w:numFmt w:val="bullet"/>
      <w:lvlText w:val="o"/>
      <w:lvlJc w:val="left"/>
      <w:pPr>
        <w:ind w:left="1140" w:hanging="42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9" w15:restartNumberingAfterBreak="0">
    <w:nsid w:val="60026171"/>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0" w15:restartNumberingAfterBreak="0">
    <w:nsid w:val="60026248"/>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1" w15:restartNumberingAfterBreak="0">
    <w:nsid w:val="60026324"/>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2" w15:restartNumberingAfterBreak="0">
    <w:nsid w:val="60026468"/>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3" w15:restartNumberingAfterBreak="0">
    <w:nsid w:val="60026580"/>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4" w15:restartNumberingAfterBreak="0">
    <w:nsid w:val="60026599"/>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5" w15:restartNumberingAfterBreak="0">
    <w:nsid w:val="60026627"/>
    <w:multiLevelType w:val="singleLevel"/>
    <w:tmpl w:val="1B40EA4C"/>
    <w:lvl w:ilvl="0">
      <w:start w:val="1"/>
      <w:numFmt w:val="bullet"/>
      <w:lvlText w:val=""/>
      <w:lvlJc w:val="left"/>
      <w:pPr>
        <w:tabs>
          <w:tab w:val="num" w:pos="926"/>
        </w:tabs>
        <w:ind w:left="926" w:hanging="360"/>
      </w:pPr>
      <w:rPr>
        <w:rFonts w:ascii="Symbol" w:hAnsi="Symbol" w:hint="default"/>
      </w:rPr>
    </w:lvl>
  </w:abstractNum>
  <w:abstractNum w:abstractNumId="866" w15:restartNumberingAfterBreak="0">
    <w:nsid w:val="60026729"/>
    <w:multiLevelType w:val="hybridMultilevel"/>
    <w:tmpl w:val="750603BC"/>
    <w:lvl w:ilvl="0" w:tplc="5E067564">
      <w:numFmt w:val="bullet"/>
      <w:lvlText w:val=""/>
      <w:lvlJc w:val="left"/>
      <w:pPr>
        <w:ind w:left="1140" w:hanging="420"/>
      </w:pPr>
      <w:rPr>
        <w:rFonts w:ascii="Symbol" w:eastAsia="宋体"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7" w15:restartNumberingAfterBreak="0">
    <w:nsid w:val="60036172"/>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68" w15:restartNumberingAfterBreak="0">
    <w:nsid w:val="60036249"/>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69" w15:restartNumberingAfterBreak="0">
    <w:nsid w:val="60036325"/>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70" w15:restartNumberingAfterBreak="0">
    <w:nsid w:val="60036469"/>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71" w15:restartNumberingAfterBreak="0">
    <w:nsid w:val="60036581"/>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72" w15:restartNumberingAfterBreak="0">
    <w:nsid w:val="60036600"/>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73" w15:restartNumberingAfterBreak="0">
    <w:nsid w:val="60036628"/>
    <w:multiLevelType w:val="singleLevel"/>
    <w:tmpl w:val="79DC7936"/>
    <w:lvl w:ilvl="0">
      <w:start w:val="1"/>
      <w:numFmt w:val="bullet"/>
      <w:lvlText w:val=""/>
      <w:lvlJc w:val="left"/>
      <w:pPr>
        <w:tabs>
          <w:tab w:val="num" w:pos="643"/>
        </w:tabs>
        <w:ind w:left="643" w:hanging="360"/>
      </w:pPr>
      <w:rPr>
        <w:rFonts w:ascii="Symbol" w:hAnsi="Symbol" w:hint="default"/>
      </w:rPr>
    </w:lvl>
  </w:abstractNum>
  <w:abstractNum w:abstractNumId="874" w15:restartNumberingAfterBreak="0">
    <w:nsid w:val="60046173"/>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75" w15:restartNumberingAfterBreak="0">
    <w:nsid w:val="60046250"/>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76" w15:restartNumberingAfterBreak="0">
    <w:nsid w:val="60046326"/>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77" w15:restartNumberingAfterBreak="0">
    <w:nsid w:val="60046470"/>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78" w15:restartNumberingAfterBreak="0">
    <w:nsid w:val="60046582"/>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79" w15:restartNumberingAfterBreak="0">
    <w:nsid w:val="60046601"/>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80" w15:restartNumberingAfterBreak="0">
    <w:nsid w:val="60046629"/>
    <w:multiLevelType w:val="singleLevel"/>
    <w:tmpl w:val="B2F02B26"/>
    <w:lvl w:ilvl="0">
      <w:start w:val="1"/>
      <w:numFmt w:val="bullet"/>
      <w:lvlText w:val=""/>
      <w:lvlJc w:val="left"/>
      <w:pPr>
        <w:tabs>
          <w:tab w:val="num" w:pos="360"/>
        </w:tabs>
        <w:ind w:left="360" w:hanging="360"/>
      </w:pPr>
      <w:rPr>
        <w:rFonts w:ascii="Symbol" w:hAnsi="Symbol" w:hint="default"/>
      </w:rPr>
    </w:lvl>
  </w:abstractNum>
  <w:abstractNum w:abstractNumId="881" w15:restartNumberingAfterBreak="0">
    <w:nsid w:val="60066252"/>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82" w15:restartNumberingAfterBreak="0">
    <w:nsid w:val="60066328"/>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83" w15:restartNumberingAfterBreak="0">
    <w:nsid w:val="60066472"/>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84" w15:restartNumberingAfterBreak="0">
    <w:nsid w:val="60066584"/>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85" w15:restartNumberingAfterBreak="0">
    <w:nsid w:val="60066603"/>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86" w15:restartNumberingAfterBreak="0">
    <w:nsid w:val="60066631"/>
    <w:multiLevelType w:val="multilevel"/>
    <w:tmpl w:val="9F38D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rPr>
        <w:sz w:val="20"/>
        <w:szCs w:val="20"/>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87" w15:restartNumberingAfterBreak="0">
    <w:nsid w:val="60096782"/>
    <w:multiLevelType w:val="hybridMultilevel"/>
    <w:tmpl w:val="E9D29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8" w15:restartNumberingAfterBreak="0">
    <w:nsid w:val="600D6919"/>
    <w:multiLevelType w:val="hybridMultilevel"/>
    <w:tmpl w:val="4A6E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9" w15:restartNumberingAfterBreak="0">
    <w:nsid w:val="60106132"/>
    <w:multiLevelType w:val="hybridMultilevel"/>
    <w:tmpl w:val="6984786C"/>
    <w:lvl w:ilvl="0" w:tplc="070A600E">
      <w:start w:val="1"/>
      <w:numFmt w:val="decimal"/>
      <w:lvlText w:val="(%1)"/>
      <w:lvlJc w:val="left"/>
      <w:pPr>
        <w:ind w:left="2160" w:hanging="360"/>
      </w:pPr>
      <w:rPr>
        <w:rFonts w:cs="Arial"/>
        <w:color w:val="000000"/>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890" w15:restartNumberingAfterBreak="0">
    <w:nsid w:val="60106138"/>
    <w:multiLevelType w:val="hybridMultilevel"/>
    <w:tmpl w:val="6984786C"/>
    <w:lvl w:ilvl="0" w:tplc="070A600E">
      <w:start w:val="1"/>
      <w:numFmt w:val="decimal"/>
      <w:lvlText w:val="(%1)"/>
      <w:lvlJc w:val="left"/>
      <w:pPr>
        <w:ind w:left="360" w:hanging="360"/>
      </w:pPr>
      <w:rPr>
        <w:rFonts w:cs="Arial"/>
        <w:color w:val="00000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91" w15:restartNumberingAfterBreak="0">
    <w:nsid w:val="60116786"/>
    <w:multiLevelType w:val="hybridMultilevel"/>
    <w:tmpl w:val="DE167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2" w15:restartNumberingAfterBreak="0">
    <w:nsid w:val="607B6808"/>
    <w:multiLevelType w:val="hybridMultilevel"/>
    <w:tmpl w:val="2E54B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3" w15:restartNumberingAfterBreak="0">
    <w:nsid w:val="60986898"/>
    <w:multiLevelType w:val="hybridMultilevel"/>
    <w:tmpl w:val="C08ADF5E"/>
    <w:lvl w:ilvl="0" w:tplc="F8E28F60">
      <w:numFmt w:val="bullet"/>
      <w:lvlText w:val="-"/>
      <w:lvlJc w:val="left"/>
      <w:pPr>
        <w:ind w:left="720" w:hanging="360"/>
      </w:pPr>
      <w:rPr>
        <w:rFonts w:ascii="Arial" w:eastAsia="宋体"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4" w15:restartNumberingAfterBreak="0">
    <w:nsid w:val="61546608"/>
    <w:multiLevelType w:val="hybridMultilevel"/>
    <w:tmpl w:val="D88874A6"/>
    <w:lvl w:ilvl="0" w:tplc="8F88FA88">
      <w:numFmt w:val="bullet"/>
      <w:lvlText w:val=""/>
      <w:lvlJc w:val="left"/>
      <w:pPr>
        <w:ind w:left="1080" w:hanging="72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5" w15:restartNumberingAfterBreak="0">
    <w:nsid w:val="61556609"/>
    <w:multiLevelType w:val="hybridMultilevel"/>
    <w:tmpl w:val="5100D88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96" w15:restartNumberingAfterBreak="0">
    <w:nsid w:val="61566610"/>
    <w:multiLevelType w:val="hybridMultilevel"/>
    <w:tmpl w:val="482C49DA"/>
    <w:lvl w:ilvl="0" w:tplc="8F88FA8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7" w15:restartNumberingAfterBreak="0">
    <w:nsid w:val="61576606"/>
    <w:multiLevelType w:val="hybridMultilevel"/>
    <w:tmpl w:val="0418594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98" w15:restartNumberingAfterBreak="0">
    <w:nsid w:val="61596605"/>
    <w:multiLevelType w:val="hybridMultilevel"/>
    <w:tmpl w:val="21D2E3E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99" w15:restartNumberingAfterBreak="0">
    <w:nsid w:val="61606607"/>
    <w:multiLevelType w:val="hybridMultilevel"/>
    <w:tmpl w:val="AC2820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00" w15:restartNumberingAfterBreak="0">
    <w:nsid w:val="61776951"/>
    <w:multiLevelType w:val="hybridMultilevel"/>
    <w:tmpl w:val="A75E4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1" w15:restartNumberingAfterBreak="0">
    <w:nsid w:val="62236616"/>
    <w:multiLevelType w:val="hybridMultilevel"/>
    <w:tmpl w:val="0418594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02" w15:restartNumberingAfterBreak="0">
    <w:nsid w:val="62246617"/>
    <w:multiLevelType w:val="hybridMultilevel"/>
    <w:tmpl w:val="AC2820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03" w15:restartNumberingAfterBreak="0">
    <w:nsid w:val="62256613"/>
    <w:multiLevelType w:val="hybridMultilevel"/>
    <w:tmpl w:val="D88874A6"/>
    <w:lvl w:ilvl="0" w:tplc="8F88FA88">
      <w:numFmt w:val="bullet"/>
      <w:lvlText w:val=""/>
      <w:lvlJc w:val="left"/>
      <w:pPr>
        <w:ind w:left="1080" w:hanging="72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4" w15:restartNumberingAfterBreak="0">
    <w:nsid w:val="62266614"/>
    <w:multiLevelType w:val="hybridMultilevel"/>
    <w:tmpl w:val="5100D88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05" w15:restartNumberingAfterBreak="0">
    <w:nsid w:val="62276615"/>
    <w:multiLevelType w:val="hybridMultilevel"/>
    <w:tmpl w:val="482C49DA"/>
    <w:lvl w:ilvl="0" w:tplc="8F88FA8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6" w15:restartNumberingAfterBreak="0">
    <w:nsid w:val="62676168"/>
    <w:multiLevelType w:val="hybridMultilevel"/>
    <w:tmpl w:val="29A28668"/>
    <w:lvl w:ilvl="0" w:tplc="04090001">
      <w:start w:val="7"/>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7" w15:restartNumberingAfterBreak="0">
    <w:nsid w:val="62E56677"/>
    <w:multiLevelType w:val="hybridMultilevel"/>
    <w:tmpl w:val="752480A0"/>
    <w:lvl w:ilvl="0" w:tplc="2410BFE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8" w15:restartNumberingAfterBreak="0">
    <w:nsid w:val="65206175"/>
    <w:multiLevelType w:val="hybridMultilevel"/>
    <w:tmpl w:val="AB069190"/>
    <w:lvl w:ilvl="0" w:tplc="04090001">
      <w:start w:val="40"/>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9" w15:restartNumberingAfterBreak="0">
    <w:nsid w:val="66276035"/>
    <w:multiLevelType w:val="hybridMultilevel"/>
    <w:tmpl w:val="4F5CEF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0" w15:restartNumberingAfterBreak="0">
    <w:nsid w:val="66C06863"/>
    <w:multiLevelType w:val="hybridMultilevel"/>
    <w:tmpl w:val="227AE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D8A83274">
      <w:numFmt w:val="bullet"/>
      <w:lvlText w:val="•"/>
      <w:lvlJc w:val="left"/>
      <w:pPr>
        <w:ind w:left="2520" w:hanging="720"/>
      </w:pPr>
      <w:rPr>
        <w:rFonts w:ascii="Univers" w:eastAsia="Times New Roman" w:hAnsi="Univers"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1" w15:restartNumberingAfterBreak="0">
    <w:nsid w:val="67986892"/>
    <w:multiLevelType w:val="hybridMultilevel"/>
    <w:tmpl w:val="4FBC5ECA"/>
    <w:lvl w:ilvl="0" w:tplc="658AF42E">
      <w:start w:val="2"/>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2" w15:restartNumberingAfterBreak="0">
    <w:nsid w:val="68506103"/>
    <w:multiLevelType w:val="hybridMultilevel"/>
    <w:tmpl w:val="2368D804"/>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913" w15:restartNumberingAfterBreak="0">
    <w:nsid w:val="68666876"/>
    <w:multiLevelType w:val="hybridMultilevel"/>
    <w:tmpl w:val="5290F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4" w15:restartNumberingAfterBreak="0">
    <w:nsid w:val="68C36781"/>
    <w:multiLevelType w:val="hybridMultilevel"/>
    <w:tmpl w:val="ABC89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5" w15:restartNumberingAfterBreak="0">
    <w:nsid w:val="69626931"/>
    <w:multiLevelType w:val="hybridMultilevel"/>
    <w:tmpl w:val="3BF6E126"/>
    <w:lvl w:ilvl="0" w:tplc="487C314C">
      <w:numFmt w:val="bullet"/>
      <w:lvlText w:val="·"/>
      <w:lvlJc w:val="left"/>
      <w:pPr>
        <w:ind w:left="810" w:hanging="45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6" w15:restartNumberingAfterBreak="0">
    <w:nsid w:val="69D86907"/>
    <w:multiLevelType w:val="hybridMultilevel"/>
    <w:tmpl w:val="8812908C"/>
    <w:lvl w:ilvl="0" w:tplc="0A90B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7" w15:restartNumberingAfterBreak="0">
    <w:nsid w:val="6A7A6895"/>
    <w:multiLevelType w:val="hybridMultilevel"/>
    <w:tmpl w:val="5BC4D8DA"/>
    <w:lvl w:ilvl="0" w:tplc="51047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8" w15:restartNumberingAfterBreak="0">
    <w:nsid w:val="6CFC607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9" w15:restartNumberingAfterBreak="0">
    <w:nsid w:val="6CFC640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0" w15:restartNumberingAfterBreak="0">
    <w:nsid w:val="6CFC640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1" w15:restartNumberingAfterBreak="0">
    <w:nsid w:val="6CFC640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2" w15:restartNumberingAfterBreak="0">
    <w:nsid w:val="6CFC641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3" w15:restartNumberingAfterBreak="0">
    <w:nsid w:val="6CFC644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4" w15:restartNumberingAfterBreak="0">
    <w:nsid w:val="6CFC645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5" w15:restartNumberingAfterBreak="0">
    <w:nsid w:val="6CFC645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6" w15:restartNumberingAfterBreak="0">
    <w:nsid w:val="6CFC646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7" w15:restartNumberingAfterBreak="0">
    <w:nsid w:val="6CFC648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8" w15:restartNumberingAfterBreak="0">
    <w:nsid w:val="6CFC649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9" w15:restartNumberingAfterBreak="0">
    <w:nsid w:val="6CFC649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0" w15:restartNumberingAfterBreak="0">
    <w:nsid w:val="6CFC649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1" w15:restartNumberingAfterBreak="0">
    <w:nsid w:val="6CFC650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2" w15:restartNumberingAfterBreak="0">
    <w:nsid w:val="6CFC650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3" w15:restartNumberingAfterBreak="0">
    <w:nsid w:val="6CFC663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4" w15:restartNumberingAfterBreak="0">
    <w:nsid w:val="6CFC664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5" w15:restartNumberingAfterBreak="0">
    <w:nsid w:val="6CFC664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6" w15:restartNumberingAfterBreak="0">
    <w:nsid w:val="6CFC6654"/>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7" w15:restartNumberingAfterBreak="0">
    <w:nsid w:val="6CFC666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8" w15:restartNumberingAfterBreak="0">
    <w:nsid w:val="6CFC666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9" w15:restartNumberingAfterBreak="0">
    <w:nsid w:val="6CFC667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0" w15:restartNumberingAfterBreak="0">
    <w:nsid w:val="6CFC668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1" w15:restartNumberingAfterBreak="0">
    <w:nsid w:val="6CFC668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2" w15:restartNumberingAfterBreak="0">
    <w:nsid w:val="6CFC668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3" w15:restartNumberingAfterBreak="0">
    <w:nsid w:val="6CFC6708"/>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4" w15:restartNumberingAfterBreak="0">
    <w:nsid w:val="6CFC671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5" w15:restartNumberingAfterBreak="0">
    <w:nsid w:val="6CFC6719"/>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6" w15:restartNumberingAfterBreak="0">
    <w:nsid w:val="6CFC672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7" w15:restartNumberingAfterBreak="0">
    <w:nsid w:val="6CFC673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8" w15:restartNumberingAfterBreak="0">
    <w:nsid w:val="6CFC6736"/>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9" w15:restartNumberingAfterBreak="0">
    <w:nsid w:val="6CFC674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0" w15:restartNumberingAfterBreak="0">
    <w:nsid w:val="6CFC676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1" w15:restartNumberingAfterBreak="0">
    <w:nsid w:val="6CFC676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2" w15:restartNumberingAfterBreak="0">
    <w:nsid w:val="6CFC677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3" w15:restartNumberingAfterBreak="0">
    <w:nsid w:val="6CFC685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4" w15:restartNumberingAfterBreak="0">
    <w:nsid w:val="6CFC6885"/>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5" w15:restartNumberingAfterBreak="0">
    <w:nsid w:val="6CFC694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6" w15:restartNumberingAfterBreak="0">
    <w:nsid w:val="6CFC6973"/>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7" w15:restartNumberingAfterBreak="0">
    <w:nsid w:val="6CFC6977"/>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8" w15:restartNumberingAfterBreak="0">
    <w:nsid w:val="6CFC6981"/>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9" w15:restartNumberingAfterBreak="0">
    <w:nsid w:val="6CFC6992"/>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0" w15:restartNumberingAfterBreak="0">
    <w:nsid w:val="6CFC7000"/>
    <w:multiLevelType w:val="hybridMultilevel"/>
    <w:tmpl w:val="86B0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1" w15:restartNumberingAfterBreak="0">
    <w:nsid w:val="6E676891"/>
    <w:multiLevelType w:val="hybridMultilevel"/>
    <w:tmpl w:val="4290F728"/>
    <w:lvl w:ilvl="0" w:tplc="CC86C28E">
      <w:start w:val="4"/>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2" w15:restartNumberingAfterBreak="0">
    <w:nsid w:val="6EED6927"/>
    <w:multiLevelType w:val="hybridMultilevel"/>
    <w:tmpl w:val="954CEAE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3" w15:restartNumberingAfterBreak="0">
    <w:nsid w:val="6FB66854"/>
    <w:multiLevelType w:val="hybridMultilevel"/>
    <w:tmpl w:val="D966964E"/>
    <w:lvl w:ilvl="0" w:tplc="B55057B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4" w15:restartNumberingAfterBreak="0">
    <w:nsid w:val="73386831"/>
    <w:multiLevelType w:val="hybridMultilevel"/>
    <w:tmpl w:val="4642A556"/>
    <w:lvl w:ilvl="0" w:tplc="04090001">
      <w:start w:val="1"/>
      <w:numFmt w:val="bullet"/>
      <w:lvlText w:val=""/>
      <w:lvlJc w:val="left"/>
      <w:pPr>
        <w:tabs>
          <w:tab w:val="num" w:pos="666"/>
        </w:tabs>
        <w:ind w:left="666" w:hanging="360"/>
      </w:pPr>
      <w:rPr>
        <w:rFonts w:ascii="Symbol" w:hAnsi="Symbol" w:hint="default"/>
      </w:rPr>
    </w:lvl>
    <w:lvl w:ilvl="1" w:tplc="04090003">
      <w:start w:val="1"/>
      <w:numFmt w:val="bullet"/>
      <w:lvlText w:val="o"/>
      <w:lvlJc w:val="left"/>
      <w:pPr>
        <w:tabs>
          <w:tab w:val="num" w:pos="1332"/>
        </w:tabs>
        <w:ind w:left="1332" w:hanging="360"/>
      </w:pPr>
      <w:rPr>
        <w:rFonts w:ascii="Courier New" w:hAnsi="Courier New" w:cs="Times New Roman" w:hint="default"/>
      </w:rPr>
    </w:lvl>
    <w:lvl w:ilvl="2" w:tplc="04090005">
      <w:start w:val="1"/>
      <w:numFmt w:val="bullet"/>
      <w:lvlText w:val=""/>
      <w:lvlJc w:val="left"/>
      <w:pPr>
        <w:tabs>
          <w:tab w:val="num" w:pos="2052"/>
        </w:tabs>
        <w:ind w:left="2052" w:hanging="360"/>
      </w:pPr>
      <w:rPr>
        <w:rFonts w:ascii="Wingdings" w:hAnsi="Wingdings" w:hint="default"/>
      </w:rPr>
    </w:lvl>
    <w:lvl w:ilvl="3" w:tplc="04090001">
      <w:start w:val="1"/>
      <w:numFmt w:val="bullet"/>
      <w:lvlText w:val=""/>
      <w:lvlJc w:val="left"/>
      <w:pPr>
        <w:tabs>
          <w:tab w:val="num" w:pos="2772"/>
        </w:tabs>
        <w:ind w:left="2772" w:hanging="360"/>
      </w:pPr>
      <w:rPr>
        <w:rFonts w:ascii="Symbol" w:hAnsi="Symbol" w:hint="default"/>
      </w:rPr>
    </w:lvl>
    <w:lvl w:ilvl="4" w:tplc="04090003">
      <w:start w:val="1"/>
      <w:numFmt w:val="bullet"/>
      <w:lvlText w:val="o"/>
      <w:lvlJc w:val="left"/>
      <w:pPr>
        <w:tabs>
          <w:tab w:val="num" w:pos="3492"/>
        </w:tabs>
        <w:ind w:left="3492" w:hanging="360"/>
      </w:pPr>
      <w:rPr>
        <w:rFonts w:ascii="Courier New" w:hAnsi="Courier New" w:cs="Times New Roman" w:hint="default"/>
      </w:rPr>
    </w:lvl>
    <w:lvl w:ilvl="5" w:tplc="04090005">
      <w:start w:val="1"/>
      <w:numFmt w:val="bullet"/>
      <w:lvlText w:val=""/>
      <w:lvlJc w:val="left"/>
      <w:pPr>
        <w:tabs>
          <w:tab w:val="num" w:pos="4212"/>
        </w:tabs>
        <w:ind w:left="4212" w:hanging="360"/>
      </w:pPr>
      <w:rPr>
        <w:rFonts w:ascii="Wingdings" w:hAnsi="Wingdings" w:hint="default"/>
      </w:rPr>
    </w:lvl>
    <w:lvl w:ilvl="6" w:tplc="04090001">
      <w:start w:val="1"/>
      <w:numFmt w:val="bullet"/>
      <w:lvlText w:val=""/>
      <w:lvlJc w:val="left"/>
      <w:pPr>
        <w:tabs>
          <w:tab w:val="num" w:pos="4932"/>
        </w:tabs>
        <w:ind w:left="4932" w:hanging="360"/>
      </w:pPr>
      <w:rPr>
        <w:rFonts w:ascii="Symbol" w:hAnsi="Symbol" w:hint="default"/>
      </w:rPr>
    </w:lvl>
    <w:lvl w:ilvl="7" w:tplc="04090003">
      <w:start w:val="1"/>
      <w:numFmt w:val="bullet"/>
      <w:lvlText w:val="o"/>
      <w:lvlJc w:val="left"/>
      <w:pPr>
        <w:tabs>
          <w:tab w:val="num" w:pos="5652"/>
        </w:tabs>
        <w:ind w:left="5652" w:hanging="360"/>
      </w:pPr>
      <w:rPr>
        <w:rFonts w:ascii="Courier New" w:hAnsi="Courier New" w:cs="Times New Roman" w:hint="default"/>
      </w:rPr>
    </w:lvl>
    <w:lvl w:ilvl="8" w:tplc="04090005">
      <w:start w:val="1"/>
      <w:numFmt w:val="bullet"/>
      <w:lvlText w:val=""/>
      <w:lvlJc w:val="left"/>
      <w:pPr>
        <w:tabs>
          <w:tab w:val="num" w:pos="6372"/>
        </w:tabs>
        <w:ind w:left="6372" w:hanging="360"/>
      </w:pPr>
      <w:rPr>
        <w:rFonts w:ascii="Wingdings" w:hAnsi="Wingdings" w:hint="default"/>
      </w:rPr>
    </w:lvl>
  </w:abstractNum>
  <w:abstractNum w:abstractNumId="965" w15:restartNumberingAfterBreak="0">
    <w:nsid w:val="74086697"/>
    <w:multiLevelType w:val="hybridMultilevel"/>
    <w:tmpl w:val="D3D6783A"/>
    <w:lvl w:ilvl="0" w:tplc="49000BBE">
      <w:start w:val="56"/>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6" w15:restartNumberingAfterBreak="0">
    <w:nsid w:val="765C6785"/>
    <w:multiLevelType w:val="hybridMultilevel"/>
    <w:tmpl w:val="DE167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67" w15:restartNumberingAfterBreak="0">
    <w:nsid w:val="76BE6082"/>
    <w:multiLevelType w:val="hybridMultilevel"/>
    <w:tmpl w:val="0FC679E6"/>
    <w:lvl w:ilvl="0" w:tplc="F7AE589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8"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69" w15:restartNumberingAfterBreak="0">
    <w:nsid w:val="790B7002"/>
    <w:multiLevelType w:val="hybridMultilevel"/>
    <w:tmpl w:val="22429A90"/>
    <w:lvl w:ilvl="0" w:tplc="D374C2AA">
      <w:start w:val="1"/>
      <w:numFmt w:val="bullet"/>
      <w:lvlText w:val=""/>
      <w:lvlJc w:val="left"/>
      <w:pPr>
        <w:ind w:left="720" w:hanging="360"/>
      </w:pPr>
      <w:rPr>
        <w:rFonts w:ascii="Symbol" w:hAnsi="Symbol" w:hint="default"/>
        <w:strike w:val="0"/>
        <w:dstrike w:val="0"/>
        <w:u w:val="none"/>
        <w:effect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70" w15:restartNumberingAfterBreak="0">
    <w:nsid w:val="7A4A6136"/>
    <w:multiLevelType w:val="hybridMultilevel"/>
    <w:tmpl w:val="60565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1" w15:restartNumberingAfterBreak="0">
    <w:nsid w:val="7C0F6784"/>
    <w:multiLevelType w:val="hybridMultilevel"/>
    <w:tmpl w:val="58D66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2" w15:restartNumberingAfterBreak="0">
    <w:nsid w:val="7C676824"/>
    <w:multiLevelType w:val="hybridMultilevel"/>
    <w:tmpl w:val="AB00B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3" w15:restartNumberingAfterBreak="0">
    <w:nsid w:val="7D716778"/>
    <w:multiLevelType w:val="hybridMultilevel"/>
    <w:tmpl w:val="3A06457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74" w15:restartNumberingAfterBreak="0">
    <w:nsid w:val="7EBE6906"/>
    <w:multiLevelType w:val="hybridMultilevel"/>
    <w:tmpl w:val="CD282448"/>
    <w:lvl w:ilvl="0" w:tplc="311411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5" w15:restartNumberingAfterBreak="0">
    <w:nsid w:val="7F136036"/>
    <w:multiLevelType w:val="hybridMultilevel"/>
    <w:tmpl w:val="88B625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6" w15:restartNumberingAfterBreak="0">
    <w:nsid w:val="7F1B6961"/>
    <w:multiLevelType w:val="hybridMultilevel"/>
    <w:tmpl w:val="BE4C07F6"/>
    <w:lvl w:ilvl="0" w:tplc="8AFA41B2">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8"/>
  </w:num>
  <w:num w:numId="2">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57"/>
  </w:num>
  <w:num w:numId="12">
    <w:abstractNumId w:val="656"/>
  </w:num>
  <w:num w:numId="13">
    <w:abstractNumId w:val="655"/>
  </w:num>
  <w:num w:numId="14">
    <w:abstractNumId w:val="654"/>
  </w:num>
  <w:num w:numId="15">
    <w:abstractNumId w:val="653"/>
  </w:num>
  <w:num w:numId="1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3"/>
  </w:num>
  <w:num w:numId="37">
    <w:abstractNumId w:val="2"/>
  </w:num>
  <w:num w:numId="38">
    <w:abstractNumId w:val="1"/>
  </w:num>
  <w:num w:numId="39">
    <w:abstractNumId w:val="0"/>
  </w:num>
  <w:num w:numId="40">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9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num>
  <w:num w:numId="50">
    <w:abstractNumId w:val="659"/>
  </w:num>
  <w:num w:numId="51">
    <w:abstractNumId w:val="7"/>
  </w:num>
  <w:num w:numId="52">
    <w:abstractNumId w:val="8"/>
  </w:num>
  <w:num w:numId="53">
    <w:abstractNumId w:val="9"/>
  </w:num>
  <w:num w:numId="54">
    <w:abstractNumId w:val="10"/>
  </w:num>
  <w:num w:numId="55">
    <w:abstractNumId w:val="11"/>
  </w:num>
  <w:num w:numId="56">
    <w:abstractNumId w:val="12"/>
  </w:num>
  <w:num w:numId="57">
    <w:abstractNumId w:val="13"/>
  </w:num>
  <w:num w:numId="58">
    <w:abstractNumId w:val="14"/>
  </w:num>
  <w:num w:numId="59">
    <w:abstractNumId w:val="15"/>
  </w:num>
  <w:num w:numId="60">
    <w:abstractNumId w:val="16"/>
  </w:num>
  <w:num w:numId="61">
    <w:abstractNumId w:val="17"/>
  </w:num>
  <w:num w:numId="62">
    <w:abstractNumId w:val="18"/>
  </w:num>
  <w:num w:numId="63">
    <w:abstractNumId w:val="19"/>
  </w:num>
  <w:num w:numId="64">
    <w:abstractNumId w:val="20"/>
  </w:num>
  <w:num w:numId="65">
    <w:abstractNumId w:val="21"/>
  </w:num>
  <w:num w:numId="66">
    <w:abstractNumId w:val="663"/>
  </w:num>
  <w:num w:numId="67">
    <w:abstractNumId w:val="625"/>
  </w:num>
  <w:num w:numId="68">
    <w:abstractNumId w:val="22"/>
  </w:num>
  <w:num w:numId="69">
    <w:abstractNumId w:val="23"/>
  </w:num>
  <w:num w:numId="70">
    <w:abstractNumId w:val="24"/>
  </w:num>
  <w:num w:numId="71">
    <w:abstractNumId w:val="25"/>
  </w:num>
  <w:num w:numId="72">
    <w:abstractNumId w:val="26"/>
  </w:num>
  <w:num w:numId="73">
    <w:abstractNumId w:val="27"/>
  </w:num>
  <w:num w:numId="74">
    <w:abstractNumId w:val="28"/>
  </w:num>
  <w:num w:numId="75">
    <w:abstractNumId w:val="29"/>
  </w:num>
  <w:num w:numId="76">
    <w:abstractNumId w:val="30"/>
  </w:num>
  <w:num w:numId="77">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34"/>
  </w:num>
  <w:num w:numId="80">
    <w:abstractNumId w:val="761"/>
  </w:num>
  <w:num w:numId="81">
    <w:abstractNumId w:val="746"/>
  </w:num>
  <w:num w:numId="82">
    <w:abstractNumId w:val="784"/>
  </w:num>
  <w:num w:numId="83">
    <w:abstractNumId w:val="975"/>
  </w:num>
  <w:num w:numId="84">
    <w:abstractNumId w:val="909"/>
  </w:num>
  <w:num w:numId="85">
    <w:abstractNumId w:val="31"/>
  </w:num>
  <w:num w:numId="86">
    <w:abstractNumId w:val="32"/>
  </w:num>
  <w:num w:numId="87">
    <w:abstractNumId w:val="33"/>
  </w:num>
  <w:num w:numId="88">
    <w:abstractNumId w:val="34"/>
  </w:num>
  <w:num w:numId="89">
    <w:abstractNumId w:val="35"/>
  </w:num>
  <w:num w:numId="90">
    <w:abstractNumId w:val="36"/>
  </w:num>
  <w:num w:numId="91">
    <w:abstractNumId w:val="37"/>
  </w:num>
  <w:num w:numId="92">
    <w:abstractNumId w:val="38"/>
  </w:num>
  <w:num w:numId="93">
    <w:abstractNumId w:val="39"/>
  </w:num>
  <w:num w:numId="94">
    <w:abstractNumId w:val="40"/>
  </w:num>
  <w:num w:numId="95">
    <w:abstractNumId w:val="41"/>
  </w:num>
  <w:num w:numId="96">
    <w:abstractNumId w:val="42"/>
  </w:num>
  <w:num w:numId="97">
    <w:abstractNumId w:val="43"/>
  </w:num>
  <w:num w:numId="98">
    <w:abstractNumId w:val="44"/>
  </w:num>
  <w:num w:numId="99">
    <w:abstractNumId w:val="45"/>
  </w:num>
  <w:num w:numId="100">
    <w:abstractNumId w:val="46"/>
  </w:num>
  <w:num w:numId="101">
    <w:abstractNumId w:val="47"/>
  </w:num>
  <w:num w:numId="102">
    <w:abstractNumId w:val="48"/>
  </w:num>
  <w:num w:numId="103">
    <w:abstractNumId w:val="49"/>
  </w:num>
  <w:num w:numId="104">
    <w:abstractNumId w:val="50"/>
  </w:num>
  <w:num w:numId="105">
    <w:abstractNumId w:val="51"/>
  </w:num>
  <w:num w:numId="106">
    <w:abstractNumId w:val="52"/>
  </w:num>
  <w:num w:numId="107">
    <w:abstractNumId w:val="53"/>
  </w:num>
  <w:num w:numId="108">
    <w:abstractNumId w:val="54"/>
  </w:num>
  <w:num w:numId="109">
    <w:abstractNumId w:val="55"/>
  </w:num>
  <w:num w:numId="110">
    <w:abstractNumId w:val="56"/>
  </w:num>
  <w:num w:numId="111">
    <w:abstractNumId w:val="57"/>
  </w:num>
  <w:num w:numId="112">
    <w:abstractNumId w:val="58"/>
  </w:num>
  <w:num w:numId="113">
    <w:abstractNumId w:val="59"/>
  </w:num>
  <w:num w:numId="114">
    <w:abstractNumId w:val="60"/>
  </w:num>
  <w:num w:numId="115">
    <w:abstractNumId w:val="61"/>
  </w:num>
  <w:num w:numId="116">
    <w:abstractNumId w:val="62"/>
  </w:num>
  <w:num w:numId="117">
    <w:abstractNumId w:val="63"/>
  </w:num>
  <w:num w:numId="118">
    <w:abstractNumId w:val="64"/>
  </w:num>
  <w:num w:numId="119">
    <w:abstractNumId w:val="65"/>
  </w:num>
  <w:num w:numId="120">
    <w:abstractNumId w:val="66"/>
  </w:num>
  <w:num w:numId="121">
    <w:abstractNumId w:val="67"/>
  </w:num>
  <w:num w:numId="122">
    <w:abstractNumId w:val="918"/>
  </w:num>
  <w:num w:numId="123">
    <w:abstractNumId w:val="789"/>
  </w:num>
  <w:num w:numId="124">
    <w:abstractNumId w:val="695"/>
  </w:num>
  <w:num w:numId="125">
    <w:abstractNumId w:val="68"/>
  </w:num>
  <w:num w:numId="126">
    <w:abstractNumId w:val="967"/>
  </w:num>
  <w:num w:numId="127">
    <w:abstractNumId w:val="69"/>
  </w:num>
  <w:num w:numId="128">
    <w:abstractNumId w:val="70"/>
  </w:num>
  <w:num w:numId="129">
    <w:abstractNumId w:val="71"/>
  </w:num>
  <w:num w:numId="130">
    <w:abstractNumId w:val="72"/>
  </w:num>
  <w:num w:numId="131">
    <w:abstractNumId w:val="73"/>
  </w:num>
  <w:num w:numId="132">
    <w:abstractNumId w:val="74"/>
  </w:num>
  <w:num w:numId="133">
    <w:abstractNumId w:val="75"/>
  </w:num>
  <w:num w:numId="134">
    <w:abstractNumId w:val="665"/>
  </w:num>
  <w:num w:numId="135">
    <w:abstractNumId w:val="76"/>
  </w:num>
  <w:num w:numId="136">
    <w:abstractNumId w:val="77"/>
  </w:num>
  <w:num w:numId="137">
    <w:abstractNumId w:val="783"/>
  </w:num>
  <w:num w:numId="138">
    <w:abstractNumId w:val="78"/>
  </w:num>
  <w:num w:numId="139">
    <w:abstractNumId w:val="79"/>
  </w:num>
  <w:num w:numId="140">
    <w:abstractNumId w:val="692"/>
  </w:num>
  <w:num w:numId="141">
    <w:abstractNumId w:val="80"/>
  </w:num>
  <w:num w:numId="142">
    <w:abstractNumId w:val="81"/>
  </w:num>
  <w:num w:numId="143">
    <w:abstractNumId w:val="82"/>
  </w:num>
  <w:num w:numId="144">
    <w:abstractNumId w:val="83"/>
  </w:num>
  <w:num w:numId="145">
    <w:abstractNumId w:val="754"/>
  </w:num>
  <w:num w:numId="146">
    <w:abstractNumId w:val="680"/>
  </w:num>
  <w:num w:numId="147">
    <w:abstractNumId w:val="912"/>
  </w:num>
  <w:num w:numId="148">
    <w:abstractNumId w:val="84"/>
  </w:num>
  <w:num w:numId="149">
    <w:abstractNumId w:val="85"/>
  </w:num>
  <w:num w:numId="150">
    <w:abstractNumId w:val="86"/>
  </w:num>
  <w:num w:numId="151">
    <w:abstractNumId w:val="762"/>
  </w:num>
  <w:num w:numId="152">
    <w:abstractNumId w:val="772"/>
  </w:num>
  <w:num w:numId="153">
    <w:abstractNumId w:val="87"/>
  </w:num>
  <w:num w:numId="154">
    <w:abstractNumId w:val="88"/>
  </w:num>
  <w:num w:numId="155">
    <w:abstractNumId w:val="89"/>
  </w:num>
  <w:num w:numId="156">
    <w:abstractNumId w:val="90"/>
  </w:num>
  <w:num w:numId="157">
    <w:abstractNumId w:val="91"/>
  </w:num>
  <w:num w:numId="158">
    <w:abstractNumId w:val="92"/>
  </w:num>
  <w:num w:numId="159">
    <w:abstractNumId w:val="93"/>
  </w:num>
  <w:num w:numId="160">
    <w:abstractNumId w:val="842"/>
  </w:num>
  <w:num w:numId="161">
    <w:abstractNumId w:val="850"/>
  </w:num>
  <w:num w:numId="162">
    <w:abstractNumId w:val="758"/>
  </w:num>
  <w:num w:numId="163">
    <w:abstractNumId w:val="94"/>
  </w:num>
  <w:num w:numId="164">
    <w:abstractNumId w:val="95"/>
  </w:num>
  <w:num w:numId="165">
    <w:abstractNumId w:val="767"/>
  </w:num>
  <w:num w:numId="166">
    <w:abstractNumId w:val="96"/>
  </w:num>
  <w:num w:numId="167">
    <w:abstractNumId w:val="97"/>
  </w:num>
  <w:num w:numId="168">
    <w:abstractNumId w:val="98"/>
  </w:num>
  <w:num w:numId="169">
    <w:abstractNumId w:val="99"/>
  </w:num>
  <w:num w:numId="170">
    <w:abstractNumId w:val="100"/>
  </w:num>
  <w:num w:numId="171">
    <w:abstractNumId w:val="678"/>
  </w:num>
  <w:num w:numId="172">
    <w:abstractNumId w:val="101"/>
  </w:num>
  <w:num w:numId="173">
    <w:abstractNumId w:val="102"/>
  </w:num>
  <w:num w:numId="174">
    <w:abstractNumId w:val="836"/>
  </w:num>
  <w:num w:numId="175">
    <w:abstractNumId w:val="776"/>
  </w:num>
  <w:num w:numId="176">
    <w:abstractNumId w:val="690"/>
  </w:num>
  <w:num w:numId="177">
    <w:abstractNumId w:val="833"/>
  </w:num>
  <w:num w:numId="178">
    <w:abstractNumId w:val="8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103"/>
  </w:num>
  <w:num w:numId="180">
    <w:abstractNumId w:val="7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766"/>
  </w:num>
  <w:num w:numId="182">
    <w:abstractNumId w:val="970"/>
  </w:num>
  <w:num w:numId="183">
    <w:abstractNumId w:val="771"/>
  </w:num>
  <w:num w:numId="184">
    <w:abstractNumId w:val="8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04"/>
  </w:num>
  <w:num w:numId="186">
    <w:abstractNumId w:val="105"/>
  </w:num>
  <w:num w:numId="187">
    <w:abstractNumId w:val="667"/>
  </w:num>
  <w:num w:numId="188">
    <w:abstractNumId w:val="106"/>
  </w:num>
  <w:num w:numId="189">
    <w:abstractNumId w:val="668"/>
  </w:num>
  <w:num w:numId="190">
    <w:abstractNumId w:val="107"/>
  </w:num>
  <w:num w:numId="191">
    <w:abstractNumId w:val="669"/>
  </w:num>
  <w:num w:numId="192">
    <w:abstractNumId w:val="108"/>
  </w:num>
  <w:num w:numId="193">
    <w:abstractNumId w:val="670"/>
  </w:num>
  <w:num w:numId="194">
    <w:abstractNumId w:val="109"/>
  </w:num>
  <w:num w:numId="195">
    <w:abstractNumId w:val="671"/>
  </w:num>
  <w:num w:numId="196">
    <w:abstractNumId w:val="110"/>
  </w:num>
  <w:num w:numId="197">
    <w:abstractNumId w:val="672"/>
  </w:num>
  <w:num w:numId="198">
    <w:abstractNumId w:val="111"/>
  </w:num>
  <w:num w:numId="199">
    <w:abstractNumId w:val="112"/>
  </w:num>
  <w:num w:numId="200">
    <w:abstractNumId w:val="113"/>
  </w:num>
  <w:num w:numId="201">
    <w:abstractNumId w:val="114"/>
  </w:num>
  <w:num w:numId="202">
    <w:abstractNumId w:val="115"/>
  </w:num>
  <w:num w:numId="203">
    <w:abstractNumId w:val="116"/>
  </w:num>
  <w:num w:numId="204">
    <w:abstractNumId w:val="117"/>
  </w:num>
  <w:num w:numId="205">
    <w:abstractNumId w:val="118"/>
  </w:num>
  <w:num w:numId="206">
    <w:abstractNumId w:val="760"/>
  </w:num>
  <w:num w:numId="207">
    <w:abstractNumId w:val="119"/>
  </w:num>
  <w:num w:numId="208">
    <w:abstractNumId w:val="7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120"/>
  </w:num>
  <w:num w:numId="210">
    <w:abstractNumId w:val="121"/>
  </w:num>
  <w:num w:numId="211">
    <w:abstractNumId w:val="122"/>
  </w:num>
  <w:num w:numId="212">
    <w:abstractNumId w:val="626"/>
  </w:num>
  <w:num w:numId="213">
    <w:abstractNumId w:val="906"/>
  </w:num>
  <w:num w:numId="214">
    <w:abstractNumId w:val="123"/>
  </w:num>
  <w:num w:numId="215">
    <w:abstractNumId w:val="874"/>
  </w:num>
  <w:num w:numId="216">
    <w:abstractNumId w:val="867"/>
  </w:num>
  <w:num w:numId="217">
    <w:abstractNumId w:val="859"/>
  </w:num>
  <w:num w:numId="218">
    <w:abstractNumId w:val="851"/>
  </w:num>
  <w:num w:numId="219">
    <w:abstractNumId w:val="843"/>
  </w:num>
  <w:num w:numId="220">
    <w:abstractNumId w:val="908"/>
  </w:num>
  <w:num w:numId="221">
    <w:abstractNumId w:val="124"/>
  </w:num>
  <w:num w:numId="222">
    <w:abstractNumId w:val="125"/>
  </w:num>
  <w:num w:numId="223">
    <w:abstractNumId w:val="126"/>
  </w:num>
  <w:num w:numId="224">
    <w:abstractNumId w:val="127"/>
  </w:num>
  <w:num w:numId="225">
    <w:abstractNumId w:val="128"/>
  </w:num>
  <w:num w:numId="226">
    <w:abstractNumId w:val="129"/>
  </w:num>
  <w:num w:numId="227">
    <w:abstractNumId w:val="130"/>
  </w:num>
  <w:num w:numId="228">
    <w:abstractNumId w:val="131"/>
  </w:num>
  <w:num w:numId="229">
    <w:abstractNumId w:val="132"/>
  </w:num>
  <w:num w:numId="230">
    <w:abstractNumId w:val="133"/>
  </w:num>
  <w:num w:numId="231">
    <w:abstractNumId w:val="134"/>
  </w:num>
  <w:num w:numId="232">
    <w:abstractNumId w:val="135"/>
  </w:num>
  <w:num w:numId="233">
    <w:abstractNumId w:val="136"/>
  </w:num>
  <w:num w:numId="234">
    <w:abstractNumId w:val="137"/>
  </w:num>
  <w:num w:numId="235">
    <w:abstractNumId w:val="138"/>
  </w:num>
  <w:num w:numId="236">
    <w:abstractNumId w:val="139"/>
  </w:num>
  <w:num w:numId="237">
    <w:abstractNumId w:val="140"/>
  </w:num>
  <w:num w:numId="238">
    <w:abstractNumId w:val="141"/>
  </w:num>
  <w:num w:numId="239">
    <w:abstractNumId w:val="142"/>
  </w:num>
  <w:num w:numId="240">
    <w:abstractNumId w:val="143"/>
  </w:num>
  <w:num w:numId="241">
    <w:abstractNumId w:val="144"/>
  </w:num>
  <w:num w:numId="242">
    <w:abstractNumId w:val="145"/>
  </w:num>
  <w:num w:numId="243">
    <w:abstractNumId w:val="146"/>
  </w:num>
  <w:num w:numId="244">
    <w:abstractNumId w:val="147"/>
  </w:num>
  <w:num w:numId="245">
    <w:abstractNumId w:val="148"/>
  </w:num>
  <w:num w:numId="246">
    <w:abstractNumId w:val="149"/>
  </w:num>
  <w:num w:numId="247">
    <w:abstractNumId w:val="150"/>
  </w:num>
  <w:num w:numId="248">
    <w:abstractNumId w:val="151"/>
  </w:num>
  <w:num w:numId="249">
    <w:abstractNumId w:val="152"/>
  </w:num>
  <w:num w:numId="250">
    <w:abstractNumId w:val="153"/>
  </w:num>
  <w:num w:numId="251">
    <w:abstractNumId w:val="154"/>
  </w:num>
  <w:num w:numId="252">
    <w:abstractNumId w:val="155"/>
  </w:num>
  <w:num w:numId="253">
    <w:abstractNumId w:val="156"/>
  </w:num>
  <w:num w:numId="254">
    <w:abstractNumId w:val="157"/>
  </w:num>
  <w:num w:numId="255">
    <w:abstractNumId w:val="158"/>
  </w:num>
  <w:num w:numId="256">
    <w:abstractNumId w:val="159"/>
  </w:num>
  <w:num w:numId="257">
    <w:abstractNumId w:val="160"/>
  </w:num>
  <w:num w:numId="258">
    <w:abstractNumId w:val="161"/>
  </w:num>
  <w:num w:numId="259">
    <w:abstractNumId w:val="162"/>
  </w:num>
  <w:num w:numId="260">
    <w:abstractNumId w:val="163"/>
  </w:num>
  <w:num w:numId="261">
    <w:abstractNumId w:val="164"/>
  </w:num>
  <w:num w:numId="262">
    <w:abstractNumId w:val="165"/>
  </w:num>
  <w:num w:numId="263">
    <w:abstractNumId w:val="166"/>
  </w:num>
  <w:num w:numId="264">
    <w:abstractNumId w:val="167"/>
  </w:num>
  <w:num w:numId="265">
    <w:abstractNumId w:val="168"/>
  </w:num>
  <w:num w:numId="266">
    <w:abstractNumId w:val="169"/>
  </w:num>
  <w:num w:numId="267">
    <w:abstractNumId w:val="170"/>
  </w:num>
  <w:num w:numId="268">
    <w:abstractNumId w:val="171"/>
  </w:num>
  <w:num w:numId="269">
    <w:abstractNumId w:val="172"/>
  </w:num>
  <w:num w:numId="270">
    <w:abstractNumId w:val="173"/>
  </w:num>
  <w:num w:numId="271">
    <w:abstractNumId w:val="174"/>
  </w:num>
  <w:num w:numId="272">
    <w:abstractNumId w:val="175"/>
  </w:num>
  <w:num w:numId="273">
    <w:abstractNumId w:val="176"/>
  </w:num>
  <w:num w:numId="274">
    <w:abstractNumId w:val="177"/>
  </w:num>
  <w:num w:numId="275">
    <w:abstractNumId w:val="178"/>
  </w:num>
  <w:num w:numId="276">
    <w:abstractNumId w:val="179"/>
  </w:num>
  <w:num w:numId="277">
    <w:abstractNumId w:val="180"/>
  </w:num>
  <w:num w:numId="278">
    <w:abstractNumId w:val="181"/>
  </w:num>
  <w:num w:numId="279">
    <w:abstractNumId w:val="182"/>
  </w:num>
  <w:num w:numId="280">
    <w:abstractNumId w:val="183"/>
  </w:num>
  <w:num w:numId="281">
    <w:abstractNumId w:val="184"/>
  </w:num>
  <w:num w:numId="282">
    <w:abstractNumId w:val="185"/>
  </w:num>
  <w:num w:numId="283">
    <w:abstractNumId w:val="186"/>
  </w:num>
  <w:num w:numId="284">
    <w:abstractNumId w:val="187"/>
  </w:num>
  <w:num w:numId="285">
    <w:abstractNumId w:val="188"/>
  </w:num>
  <w:num w:numId="286">
    <w:abstractNumId w:val="189"/>
  </w:num>
  <w:num w:numId="287">
    <w:abstractNumId w:val="190"/>
  </w:num>
  <w:num w:numId="288">
    <w:abstractNumId w:val="191"/>
  </w:num>
  <w:num w:numId="289">
    <w:abstractNumId w:val="192"/>
  </w:num>
  <w:num w:numId="290">
    <w:abstractNumId w:val="193"/>
  </w:num>
  <w:num w:numId="291">
    <w:abstractNumId w:val="194"/>
  </w:num>
  <w:num w:numId="292">
    <w:abstractNumId w:val="8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3">
    <w:abstractNumId w:val="875"/>
  </w:num>
  <w:num w:numId="294">
    <w:abstractNumId w:val="868"/>
  </w:num>
  <w:num w:numId="295">
    <w:abstractNumId w:val="860"/>
  </w:num>
  <w:num w:numId="296">
    <w:abstractNumId w:val="852"/>
  </w:num>
  <w:num w:numId="297">
    <w:abstractNumId w:val="844"/>
  </w:num>
  <w:num w:numId="298">
    <w:abstractNumId w:val="195"/>
  </w:num>
  <w:num w:numId="299">
    <w:abstractNumId w:val="196"/>
  </w:num>
  <w:num w:numId="300">
    <w:abstractNumId w:val="197"/>
  </w:num>
  <w:num w:numId="301">
    <w:abstractNumId w:val="198"/>
  </w:num>
  <w:num w:numId="302">
    <w:abstractNumId w:val="199"/>
  </w:num>
  <w:num w:numId="303">
    <w:abstractNumId w:val="200"/>
  </w:num>
  <w:num w:numId="304">
    <w:abstractNumId w:val="201"/>
  </w:num>
  <w:num w:numId="305">
    <w:abstractNumId w:val="202"/>
  </w:num>
  <w:num w:numId="306">
    <w:abstractNumId w:val="203"/>
  </w:num>
  <w:num w:numId="307">
    <w:abstractNumId w:val="204"/>
  </w:num>
  <w:num w:numId="308">
    <w:abstractNumId w:val="205"/>
  </w:num>
  <w:num w:numId="309">
    <w:abstractNumId w:val="206"/>
  </w:num>
  <w:num w:numId="310">
    <w:abstractNumId w:val="207"/>
  </w:num>
  <w:num w:numId="311">
    <w:abstractNumId w:val="208"/>
  </w:num>
  <w:num w:numId="312">
    <w:abstractNumId w:val="209"/>
  </w:num>
  <w:num w:numId="313">
    <w:abstractNumId w:val="210"/>
  </w:num>
  <w:num w:numId="314">
    <w:abstractNumId w:val="211"/>
  </w:num>
  <w:num w:numId="315">
    <w:abstractNumId w:val="212"/>
  </w:num>
  <w:num w:numId="316">
    <w:abstractNumId w:val="213"/>
  </w:num>
  <w:num w:numId="317">
    <w:abstractNumId w:val="214"/>
  </w:num>
  <w:num w:numId="318">
    <w:abstractNumId w:val="215"/>
  </w:num>
  <w:num w:numId="319">
    <w:abstractNumId w:val="216"/>
  </w:num>
  <w:num w:numId="320">
    <w:abstractNumId w:val="217"/>
  </w:num>
  <w:num w:numId="321">
    <w:abstractNumId w:val="218"/>
  </w:num>
  <w:num w:numId="322">
    <w:abstractNumId w:val="219"/>
  </w:num>
  <w:num w:numId="323">
    <w:abstractNumId w:val="220"/>
  </w:num>
  <w:num w:numId="324">
    <w:abstractNumId w:val="221"/>
  </w:num>
  <w:num w:numId="325">
    <w:abstractNumId w:val="222"/>
  </w:num>
  <w:num w:numId="326">
    <w:abstractNumId w:val="223"/>
  </w:num>
  <w:num w:numId="327">
    <w:abstractNumId w:val="224"/>
  </w:num>
  <w:num w:numId="328">
    <w:abstractNumId w:val="225"/>
  </w:num>
  <w:num w:numId="329">
    <w:abstractNumId w:val="226"/>
  </w:num>
  <w:num w:numId="330">
    <w:abstractNumId w:val="227"/>
  </w:num>
  <w:num w:numId="331">
    <w:abstractNumId w:val="228"/>
  </w:num>
  <w:num w:numId="332">
    <w:abstractNumId w:val="229"/>
  </w:num>
  <w:num w:numId="333">
    <w:abstractNumId w:val="230"/>
  </w:num>
  <w:num w:numId="334">
    <w:abstractNumId w:val="231"/>
  </w:num>
  <w:num w:numId="335">
    <w:abstractNumId w:val="232"/>
  </w:num>
  <w:num w:numId="336">
    <w:abstractNumId w:val="233"/>
  </w:num>
  <w:num w:numId="337">
    <w:abstractNumId w:val="234"/>
  </w:num>
  <w:num w:numId="338">
    <w:abstractNumId w:val="235"/>
  </w:num>
  <w:num w:numId="339">
    <w:abstractNumId w:val="236"/>
  </w:num>
  <w:num w:numId="340">
    <w:abstractNumId w:val="237"/>
  </w:num>
  <w:num w:numId="341">
    <w:abstractNumId w:val="238"/>
  </w:num>
  <w:num w:numId="342">
    <w:abstractNumId w:val="239"/>
  </w:num>
  <w:num w:numId="343">
    <w:abstractNumId w:val="240"/>
  </w:num>
  <w:num w:numId="344">
    <w:abstractNumId w:val="241"/>
  </w:num>
  <w:num w:numId="345">
    <w:abstractNumId w:val="242"/>
  </w:num>
  <w:num w:numId="346">
    <w:abstractNumId w:val="243"/>
  </w:num>
  <w:num w:numId="347">
    <w:abstractNumId w:val="244"/>
  </w:num>
  <w:num w:numId="348">
    <w:abstractNumId w:val="245"/>
  </w:num>
  <w:num w:numId="349">
    <w:abstractNumId w:val="246"/>
  </w:num>
  <w:num w:numId="350">
    <w:abstractNumId w:val="247"/>
  </w:num>
  <w:num w:numId="351">
    <w:abstractNumId w:val="248"/>
  </w:num>
  <w:num w:numId="352">
    <w:abstractNumId w:val="249"/>
  </w:num>
  <w:num w:numId="353">
    <w:abstractNumId w:val="250"/>
  </w:num>
  <w:num w:numId="354">
    <w:abstractNumId w:val="251"/>
  </w:num>
  <w:num w:numId="355">
    <w:abstractNumId w:val="252"/>
  </w:num>
  <w:num w:numId="356">
    <w:abstractNumId w:val="253"/>
  </w:num>
  <w:num w:numId="357">
    <w:abstractNumId w:val="254"/>
  </w:num>
  <w:num w:numId="358">
    <w:abstractNumId w:val="255"/>
  </w:num>
  <w:num w:numId="359">
    <w:abstractNumId w:val="256"/>
  </w:num>
  <w:num w:numId="360">
    <w:abstractNumId w:val="257"/>
  </w:num>
  <w:num w:numId="361">
    <w:abstractNumId w:val="258"/>
  </w:num>
  <w:num w:numId="362">
    <w:abstractNumId w:val="259"/>
  </w:num>
  <w:num w:numId="363">
    <w:abstractNumId w:val="260"/>
  </w:num>
  <w:num w:numId="364">
    <w:abstractNumId w:val="261"/>
  </w:num>
  <w:num w:numId="365">
    <w:abstractNumId w:val="262"/>
  </w:num>
  <w:num w:numId="366">
    <w:abstractNumId w:val="263"/>
  </w:num>
  <w:num w:numId="367">
    <w:abstractNumId w:val="264"/>
  </w:num>
  <w:num w:numId="368">
    <w:abstractNumId w:val="8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9">
    <w:abstractNumId w:val="876"/>
  </w:num>
  <w:num w:numId="370">
    <w:abstractNumId w:val="869"/>
  </w:num>
  <w:num w:numId="371">
    <w:abstractNumId w:val="861"/>
  </w:num>
  <w:num w:numId="372">
    <w:abstractNumId w:val="853"/>
  </w:num>
  <w:num w:numId="373">
    <w:abstractNumId w:val="845"/>
  </w:num>
  <w:num w:numId="374">
    <w:abstractNumId w:val="341"/>
  </w:num>
  <w:num w:numId="375">
    <w:abstractNumId w:val="782"/>
  </w:num>
  <w:num w:numId="376">
    <w:abstractNumId w:val="342"/>
  </w:num>
  <w:num w:numId="377">
    <w:abstractNumId w:val="343"/>
  </w:num>
  <w:num w:numId="378">
    <w:abstractNumId w:val="344"/>
  </w:num>
  <w:num w:numId="379">
    <w:abstractNumId w:val="345"/>
  </w:num>
  <w:num w:numId="380">
    <w:abstractNumId w:val="346"/>
  </w:num>
  <w:num w:numId="381">
    <w:abstractNumId w:val="347"/>
  </w:num>
  <w:num w:numId="382">
    <w:abstractNumId w:val="348"/>
  </w:num>
  <w:num w:numId="383">
    <w:abstractNumId w:val="349"/>
  </w:num>
  <w:num w:numId="384">
    <w:abstractNumId w:val="350"/>
  </w:num>
  <w:num w:numId="385">
    <w:abstractNumId w:val="351"/>
  </w:num>
  <w:num w:numId="386">
    <w:abstractNumId w:val="352"/>
  </w:num>
  <w:num w:numId="387">
    <w:abstractNumId w:val="927"/>
  </w:num>
  <w:num w:numId="388">
    <w:abstractNumId w:val="798"/>
  </w:num>
  <w:num w:numId="389">
    <w:abstractNumId w:val="696"/>
  </w:num>
  <w:num w:numId="390">
    <w:abstractNumId w:val="353"/>
  </w:num>
  <w:num w:numId="391">
    <w:abstractNumId w:val="928"/>
  </w:num>
  <w:num w:numId="392">
    <w:abstractNumId w:val="799"/>
  </w:num>
  <w:num w:numId="393">
    <w:abstractNumId w:val="697"/>
  </w:num>
  <w:num w:numId="394">
    <w:abstractNumId w:val="354"/>
  </w:num>
  <w:num w:numId="395">
    <w:abstractNumId w:val="929"/>
  </w:num>
  <w:num w:numId="396">
    <w:abstractNumId w:val="800"/>
  </w:num>
  <w:num w:numId="397">
    <w:abstractNumId w:val="698"/>
  </w:num>
  <w:num w:numId="398">
    <w:abstractNumId w:val="355"/>
  </w:num>
  <w:num w:numId="399">
    <w:abstractNumId w:val="930"/>
  </w:num>
  <w:num w:numId="400">
    <w:abstractNumId w:val="801"/>
  </w:num>
  <w:num w:numId="401">
    <w:abstractNumId w:val="699"/>
  </w:num>
  <w:num w:numId="402">
    <w:abstractNumId w:val="356"/>
  </w:num>
  <w:num w:numId="403">
    <w:abstractNumId w:val="931"/>
  </w:num>
  <w:num w:numId="404">
    <w:abstractNumId w:val="802"/>
  </w:num>
  <w:num w:numId="405">
    <w:abstractNumId w:val="700"/>
  </w:num>
  <w:num w:numId="406">
    <w:abstractNumId w:val="357"/>
  </w:num>
  <w:num w:numId="407">
    <w:abstractNumId w:val="932"/>
  </w:num>
  <w:num w:numId="408">
    <w:abstractNumId w:val="803"/>
  </w:num>
  <w:num w:numId="409">
    <w:abstractNumId w:val="701"/>
  </w:num>
  <w:num w:numId="410">
    <w:abstractNumId w:val="265"/>
  </w:num>
  <w:num w:numId="411">
    <w:abstractNumId w:val="266"/>
  </w:num>
  <w:num w:numId="412">
    <w:abstractNumId w:val="267"/>
  </w:num>
  <w:num w:numId="413">
    <w:abstractNumId w:val="268"/>
  </w:num>
  <w:num w:numId="414">
    <w:abstractNumId w:val="269"/>
  </w:num>
  <w:num w:numId="415">
    <w:abstractNumId w:val="270"/>
  </w:num>
  <w:num w:numId="416">
    <w:abstractNumId w:val="271"/>
  </w:num>
  <w:num w:numId="417">
    <w:abstractNumId w:val="272"/>
  </w:num>
  <w:num w:numId="418">
    <w:abstractNumId w:val="273"/>
  </w:num>
  <w:num w:numId="419">
    <w:abstractNumId w:val="274"/>
  </w:num>
  <w:num w:numId="420">
    <w:abstractNumId w:val="275"/>
  </w:num>
  <w:num w:numId="421">
    <w:abstractNumId w:val="276"/>
  </w:num>
  <w:num w:numId="422">
    <w:abstractNumId w:val="277"/>
  </w:num>
  <w:num w:numId="423">
    <w:abstractNumId w:val="278"/>
  </w:num>
  <w:num w:numId="424">
    <w:abstractNumId w:val="279"/>
  </w:num>
  <w:num w:numId="425">
    <w:abstractNumId w:val="280"/>
  </w:num>
  <w:num w:numId="426">
    <w:abstractNumId w:val="281"/>
  </w:num>
  <w:num w:numId="427">
    <w:abstractNumId w:val="282"/>
  </w:num>
  <w:num w:numId="428">
    <w:abstractNumId w:val="283"/>
  </w:num>
  <w:num w:numId="429">
    <w:abstractNumId w:val="284"/>
  </w:num>
  <w:num w:numId="430">
    <w:abstractNumId w:val="285"/>
  </w:num>
  <w:num w:numId="431">
    <w:abstractNumId w:val="286"/>
  </w:num>
  <w:num w:numId="432">
    <w:abstractNumId w:val="287"/>
  </w:num>
  <w:num w:numId="433">
    <w:abstractNumId w:val="288"/>
  </w:num>
  <w:num w:numId="434">
    <w:abstractNumId w:val="289"/>
  </w:num>
  <w:num w:numId="435">
    <w:abstractNumId w:val="290"/>
  </w:num>
  <w:num w:numId="436">
    <w:abstractNumId w:val="291"/>
  </w:num>
  <w:num w:numId="437">
    <w:abstractNumId w:val="292"/>
  </w:num>
  <w:num w:numId="438">
    <w:abstractNumId w:val="293"/>
  </w:num>
  <w:num w:numId="439">
    <w:abstractNumId w:val="294"/>
  </w:num>
  <w:num w:numId="440">
    <w:abstractNumId w:val="295"/>
  </w:num>
  <w:num w:numId="441">
    <w:abstractNumId w:val="296"/>
  </w:num>
  <w:num w:numId="442">
    <w:abstractNumId w:val="297"/>
  </w:num>
  <w:num w:numId="443">
    <w:abstractNumId w:val="298"/>
  </w:num>
  <w:num w:numId="444">
    <w:abstractNumId w:val="919"/>
  </w:num>
  <w:num w:numId="445">
    <w:abstractNumId w:val="790"/>
  </w:num>
  <w:num w:numId="446">
    <w:abstractNumId w:val="702"/>
  </w:num>
  <w:num w:numId="447">
    <w:abstractNumId w:val="299"/>
  </w:num>
  <w:num w:numId="448">
    <w:abstractNumId w:val="920"/>
  </w:num>
  <w:num w:numId="449">
    <w:abstractNumId w:val="791"/>
  </w:num>
  <w:num w:numId="450">
    <w:abstractNumId w:val="703"/>
  </w:num>
  <w:num w:numId="451">
    <w:abstractNumId w:val="300"/>
  </w:num>
  <w:num w:numId="452">
    <w:abstractNumId w:val="921"/>
  </w:num>
  <w:num w:numId="453">
    <w:abstractNumId w:val="792"/>
  </w:num>
  <w:num w:numId="454">
    <w:abstractNumId w:val="704"/>
  </w:num>
  <w:num w:numId="455">
    <w:abstractNumId w:val="301"/>
  </w:num>
  <w:num w:numId="456">
    <w:abstractNumId w:val="922"/>
  </w:num>
  <w:num w:numId="457">
    <w:abstractNumId w:val="793"/>
  </w:num>
  <w:num w:numId="458">
    <w:abstractNumId w:val="705"/>
  </w:num>
  <w:num w:numId="459">
    <w:abstractNumId w:val="302"/>
  </w:num>
  <w:num w:numId="460">
    <w:abstractNumId w:val="303"/>
  </w:num>
  <w:num w:numId="461">
    <w:abstractNumId w:val="304"/>
  </w:num>
  <w:num w:numId="462">
    <w:abstractNumId w:val="305"/>
  </w:num>
  <w:num w:numId="463">
    <w:abstractNumId w:val="306"/>
  </w:num>
  <w:num w:numId="464">
    <w:abstractNumId w:val="307"/>
  </w:num>
  <w:num w:numId="465">
    <w:abstractNumId w:val="308"/>
  </w:num>
  <w:num w:numId="466">
    <w:abstractNumId w:val="309"/>
  </w:num>
  <w:num w:numId="467">
    <w:abstractNumId w:val="310"/>
  </w:num>
  <w:num w:numId="468">
    <w:abstractNumId w:val="311"/>
  </w:num>
  <w:num w:numId="469">
    <w:abstractNumId w:val="312"/>
  </w:num>
  <w:num w:numId="470">
    <w:abstractNumId w:val="313"/>
  </w:num>
  <w:num w:numId="471">
    <w:abstractNumId w:val="314"/>
  </w:num>
  <w:num w:numId="472">
    <w:abstractNumId w:val="315"/>
  </w:num>
  <w:num w:numId="473">
    <w:abstractNumId w:val="316"/>
  </w:num>
  <w:num w:numId="474">
    <w:abstractNumId w:val="317"/>
  </w:num>
  <w:num w:numId="475">
    <w:abstractNumId w:val="318"/>
  </w:num>
  <w:num w:numId="476">
    <w:abstractNumId w:val="319"/>
  </w:num>
  <w:num w:numId="477">
    <w:abstractNumId w:val="320"/>
  </w:num>
  <w:num w:numId="478">
    <w:abstractNumId w:val="321"/>
  </w:num>
  <w:num w:numId="479">
    <w:abstractNumId w:val="322"/>
  </w:num>
  <w:num w:numId="480">
    <w:abstractNumId w:val="323"/>
  </w:num>
  <w:num w:numId="481">
    <w:abstractNumId w:val="324"/>
  </w:num>
  <w:num w:numId="482">
    <w:abstractNumId w:val="325"/>
  </w:num>
  <w:num w:numId="483">
    <w:abstractNumId w:val="326"/>
  </w:num>
  <w:num w:numId="484">
    <w:abstractNumId w:val="327"/>
  </w:num>
  <w:num w:numId="485">
    <w:abstractNumId w:val="328"/>
  </w:num>
  <w:num w:numId="486">
    <w:abstractNumId w:val="329"/>
  </w:num>
  <w:num w:numId="487">
    <w:abstractNumId w:val="330"/>
  </w:num>
  <w:num w:numId="488">
    <w:abstractNumId w:val="331"/>
  </w:num>
  <w:num w:numId="489">
    <w:abstractNumId w:val="332"/>
  </w:num>
  <w:num w:numId="490">
    <w:abstractNumId w:val="333"/>
  </w:num>
  <w:num w:numId="491">
    <w:abstractNumId w:val="334"/>
  </w:num>
  <w:num w:numId="492">
    <w:abstractNumId w:val="923"/>
  </w:num>
  <w:num w:numId="493">
    <w:abstractNumId w:val="794"/>
  </w:num>
  <w:num w:numId="494">
    <w:abstractNumId w:val="706"/>
  </w:num>
  <w:num w:numId="495">
    <w:abstractNumId w:val="335"/>
  </w:num>
  <w:num w:numId="496">
    <w:abstractNumId w:val="924"/>
  </w:num>
  <w:num w:numId="497">
    <w:abstractNumId w:val="795"/>
  </w:num>
  <w:num w:numId="498">
    <w:abstractNumId w:val="707"/>
  </w:num>
  <w:num w:numId="499">
    <w:abstractNumId w:val="336"/>
  </w:num>
  <w:num w:numId="500">
    <w:abstractNumId w:val="925"/>
  </w:num>
  <w:num w:numId="501">
    <w:abstractNumId w:val="796"/>
  </w:num>
  <w:num w:numId="502">
    <w:abstractNumId w:val="708"/>
  </w:num>
  <w:num w:numId="503">
    <w:abstractNumId w:val="337"/>
  </w:num>
  <w:num w:numId="504">
    <w:abstractNumId w:val="926"/>
  </w:num>
  <w:num w:numId="505">
    <w:abstractNumId w:val="797"/>
  </w:num>
  <w:num w:numId="506">
    <w:abstractNumId w:val="709"/>
  </w:num>
  <w:num w:numId="507">
    <w:abstractNumId w:val="338"/>
  </w:num>
  <w:num w:numId="508">
    <w:abstractNumId w:val="339"/>
  </w:num>
  <w:num w:numId="509">
    <w:abstractNumId w:val="340"/>
  </w:num>
  <w:num w:numId="510">
    <w:abstractNumId w:val="8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1">
    <w:abstractNumId w:val="877"/>
  </w:num>
  <w:num w:numId="512">
    <w:abstractNumId w:val="870"/>
  </w:num>
  <w:num w:numId="513">
    <w:abstractNumId w:val="862"/>
  </w:num>
  <w:num w:numId="514">
    <w:abstractNumId w:val="854"/>
  </w:num>
  <w:num w:numId="515">
    <w:abstractNumId w:val="846"/>
  </w:num>
  <w:num w:numId="516">
    <w:abstractNumId w:val="358"/>
  </w:num>
  <w:num w:numId="517">
    <w:abstractNumId w:val="359"/>
  </w:num>
  <w:num w:numId="518">
    <w:abstractNumId w:val="360"/>
  </w:num>
  <w:num w:numId="519">
    <w:abstractNumId w:val="361"/>
  </w:num>
  <w:num w:numId="520">
    <w:abstractNumId w:val="362"/>
  </w:num>
  <w:num w:numId="521">
    <w:abstractNumId w:val="363"/>
  </w:num>
  <w:num w:numId="522">
    <w:abstractNumId w:val="364"/>
  </w:num>
  <w:num w:numId="523">
    <w:abstractNumId w:val="365"/>
  </w:num>
  <w:num w:numId="524">
    <w:abstractNumId w:val="366"/>
  </w:num>
  <w:num w:numId="525">
    <w:abstractNumId w:val="367"/>
  </w:num>
  <w:num w:numId="526">
    <w:abstractNumId w:val="368"/>
  </w:num>
  <w:num w:numId="527">
    <w:abstractNumId w:val="369"/>
  </w:num>
  <w:num w:numId="528">
    <w:abstractNumId w:val="370"/>
  </w:num>
  <w:num w:numId="529">
    <w:abstractNumId w:val="371"/>
  </w:num>
  <w:num w:numId="530">
    <w:abstractNumId w:val="372"/>
  </w:num>
  <w:num w:numId="531">
    <w:abstractNumId w:val="373"/>
  </w:num>
  <w:num w:numId="532">
    <w:abstractNumId w:val="374"/>
  </w:num>
  <w:num w:numId="533">
    <w:abstractNumId w:val="375"/>
  </w:num>
  <w:num w:numId="534">
    <w:abstractNumId w:val="376"/>
  </w:num>
  <w:num w:numId="535">
    <w:abstractNumId w:val="377"/>
  </w:num>
  <w:num w:numId="536">
    <w:abstractNumId w:val="378"/>
  </w:num>
  <w:num w:numId="537">
    <w:abstractNumId w:val="379"/>
  </w:num>
  <w:num w:numId="538">
    <w:abstractNumId w:val="380"/>
  </w:num>
  <w:num w:numId="539">
    <w:abstractNumId w:val="381"/>
  </w:num>
  <w:num w:numId="540">
    <w:abstractNumId w:val="382"/>
  </w:num>
  <w:num w:numId="541">
    <w:abstractNumId w:val="383"/>
  </w:num>
  <w:num w:numId="542">
    <w:abstractNumId w:val="384"/>
  </w:num>
  <w:num w:numId="543">
    <w:abstractNumId w:val="385"/>
  </w:num>
  <w:num w:numId="544">
    <w:abstractNumId w:val="386"/>
  </w:num>
  <w:num w:numId="545">
    <w:abstractNumId w:val="387"/>
  </w:num>
  <w:num w:numId="546">
    <w:abstractNumId w:val="388"/>
  </w:num>
  <w:num w:numId="547">
    <w:abstractNumId w:val="389"/>
  </w:num>
  <w:num w:numId="548">
    <w:abstractNumId w:val="390"/>
  </w:num>
  <w:num w:numId="549">
    <w:abstractNumId w:val="391"/>
  </w:num>
  <w:num w:numId="550">
    <w:abstractNumId w:val="392"/>
  </w:num>
  <w:num w:numId="551">
    <w:abstractNumId w:val="393"/>
  </w:num>
  <w:num w:numId="552">
    <w:abstractNumId w:val="394"/>
  </w:num>
  <w:num w:numId="553">
    <w:abstractNumId w:val="395"/>
  </w:num>
  <w:num w:numId="554">
    <w:abstractNumId w:val="396"/>
  </w:num>
  <w:num w:numId="555">
    <w:abstractNumId w:val="397"/>
  </w:num>
  <w:num w:numId="556">
    <w:abstractNumId w:val="398"/>
  </w:num>
  <w:num w:numId="557">
    <w:abstractNumId w:val="399"/>
  </w:num>
  <w:num w:numId="558">
    <w:abstractNumId w:val="400"/>
  </w:num>
  <w:num w:numId="559">
    <w:abstractNumId w:val="401"/>
  </w:num>
  <w:num w:numId="560">
    <w:abstractNumId w:val="402"/>
  </w:num>
  <w:num w:numId="561">
    <w:abstractNumId w:val="403"/>
  </w:num>
  <w:num w:numId="562">
    <w:abstractNumId w:val="404"/>
  </w:num>
  <w:num w:numId="563">
    <w:abstractNumId w:val="405"/>
  </w:num>
  <w:num w:numId="564">
    <w:abstractNumId w:val="406"/>
  </w:num>
  <w:num w:numId="565">
    <w:abstractNumId w:val="407"/>
  </w:num>
  <w:num w:numId="566">
    <w:abstractNumId w:val="408"/>
  </w:num>
  <w:num w:numId="567">
    <w:abstractNumId w:val="409"/>
  </w:num>
  <w:num w:numId="568">
    <w:abstractNumId w:val="410"/>
  </w:num>
  <w:num w:numId="569">
    <w:abstractNumId w:val="411"/>
  </w:num>
  <w:num w:numId="570">
    <w:abstractNumId w:val="412"/>
  </w:num>
  <w:num w:numId="571">
    <w:abstractNumId w:val="413"/>
  </w:num>
  <w:num w:numId="572">
    <w:abstractNumId w:val="414"/>
  </w:num>
  <w:num w:numId="573">
    <w:abstractNumId w:val="415"/>
  </w:num>
  <w:num w:numId="574">
    <w:abstractNumId w:val="416"/>
  </w:num>
  <w:num w:numId="575">
    <w:abstractNumId w:val="417"/>
  </w:num>
  <w:num w:numId="576">
    <w:abstractNumId w:val="418"/>
  </w:num>
  <w:num w:numId="577">
    <w:abstractNumId w:val="419"/>
  </w:num>
  <w:num w:numId="578">
    <w:abstractNumId w:val="420"/>
  </w:num>
  <w:num w:numId="579">
    <w:abstractNumId w:val="421"/>
  </w:num>
  <w:num w:numId="580">
    <w:abstractNumId w:val="422"/>
  </w:num>
  <w:num w:numId="581">
    <w:abstractNumId w:val="423"/>
  </w:num>
  <w:num w:numId="582">
    <w:abstractNumId w:val="424"/>
  </w:num>
  <w:num w:numId="583">
    <w:abstractNumId w:val="425"/>
  </w:num>
  <w:num w:numId="584">
    <w:abstractNumId w:val="426"/>
  </w:num>
  <w:num w:numId="585">
    <w:abstractNumId w:val="427"/>
  </w:num>
  <w:num w:numId="586">
    <w:abstractNumId w:val="8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7">
    <w:abstractNumId w:val="878"/>
  </w:num>
  <w:num w:numId="588">
    <w:abstractNumId w:val="871"/>
  </w:num>
  <w:num w:numId="589">
    <w:abstractNumId w:val="863"/>
  </w:num>
  <w:num w:numId="590">
    <w:abstractNumId w:val="855"/>
  </w:num>
  <w:num w:numId="591">
    <w:abstractNumId w:val="847"/>
  </w:num>
  <w:num w:numId="592">
    <w:abstractNumId w:val="428"/>
  </w:num>
  <w:num w:numId="593">
    <w:abstractNumId w:val="429"/>
  </w:num>
  <w:num w:numId="594">
    <w:abstractNumId w:val="430"/>
  </w:num>
  <w:num w:numId="595">
    <w:abstractNumId w:val="431"/>
  </w:num>
  <w:num w:numId="596">
    <w:abstractNumId w:val="432"/>
  </w:num>
  <w:num w:numId="597">
    <w:abstractNumId w:val="433"/>
  </w:num>
  <w:num w:numId="598">
    <w:abstractNumId w:val="434"/>
  </w:num>
  <w:num w:numId="599">
    <w:abstractNumId w:val="779"/>
  </w:num>
  <w:num w:numId="600">
    <w:abstractNumId w:val="435"/>
  </w:num>
  <w:num w:numId="601">
    <w:abstractNumId w:val="759"/>
  </w:num>
  <w:num w:numId="602">
    <w:abstractNumId w:val="436"/>
  </w:num>
  <w:num w:numId="603">
    <w:abstractNumId w:val="780"/>
  </w:num>
  <w:num w:numId="604">
    <w:abstractNumId w:val="437"/>
  </w:num>
  <w:num w:numId="605">
    <w:abstractNumId w:val="8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6">
    <w:abstractNumId w:val="879"/>
  </w:num>
  <w:num w:numId="607">
    <w:abstractNumId w:val="872"/>
  </w:num>
  <w:num w:numId="608">
    <w:abstractNumId w:val="864"/>
  </w:num>
  <w:num w:numId="609">
    <w:abstractNumId w:val="856"/>
  </w:num>
  <w:num w:numId="610">
    <w:abstractNumId w:val="848"/>
  </w:num>
  <w:num w:numId="611">
    <w:abstractNumId w:val="8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2">
    <w:abstractNumId w:val="438"/>
  </w:num>
  <w:num w:numId="613">
    <w:abstractNumId w:val="899"/>
  </w:num>
  <w:num w:numId="614">
    <w:abstractNumId w:val="894"/>
  </w:num>
  <w:num w:numId="615">
    <w:abstractNumId w:val="897"/>
  </w:num>
  <w:num w:numId="616">
    <w:abstractNumId w:val="898"/>
  </w:num>
  <w:num w:numId="617">
    <w:abstractNumId w:val="895"/>
  </w:num>
  <w:num w:numId="618">
    <w:abstractNumId w:val="896"/>
  </w:num>
  <w:num w:numId="619">
    <w:abstractNumId w:val="439"/>
  </w:num>
  <w:num w:numId="620">
    <w:abstractNumId w:val="440"/>
  </w:num>
  <w:num w:numId="621">
    <w:abstractNumId w:val="902"/>
  </w:num>
  <w:num w:numId="622">
    <w:abstractNumId w:val="903"/>
  </w:num>
  <w:num w:numId="623">
    <w:abstractNumId w:val="901"/>
  </w:num>
  <w:num w:numId="624">
    <w:abstractNumId w:val="904"/>
  </w:num>
  <w:num w:numId="625">
    <w:abstractNumId w:val="905"/>
  </w:num>
  <w:num w:numId="626">
    <w:abstractNumId w:val="441"/>
  </w:num>
  <w:num w:numId="627">
    <w:abstractNumId w:val="442"/>
  </w:num>
  <w:num w:numId="628">
    <w:abstractNumId w:val="443"/>
  </w:num>
  <w:num w:numId="629">
    <w:abstractNumId w:val="757"/>
  </w:num>
  <w:num w:numId="630">
    <w:abstractNumId w:val="691"/>
  </w:num>
  <w:num w:numId="631">
    <w:abstractNumId w:val="444"/>
  </w:num>
  <w:num w:numId="632">
    <w:abstractNumId w:val="445"/>
  </w:num>
  <w:num w:numId="633">
    <w:abstractNumId w:val="446"/>
  </w:num>
  <w:num w:numId="634">
    <w:abstractNumId w:val="8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5">
    <w:abstractNumId w:val="880"/>
  </w:num>
  <w:num w:numId="636">
    <w:abstractNumId w:val="873"/>
  </w:num>
  <w:num w:numId="637">
    <w:abstractNumId w:val="865"/>
  </w:num>
  <w:num w:numId="638">
    <w:abstractNumId w:val="857"/>
  </w:num>
  <w:num w:numId="639">
    <w:abstractNumId w:val="849"/>
  </w:num>
  <w:num w:numId="640">
    <w:abstractNumId w:val="447"/>
  </w:num>
  <w:num w:numId="641">
    <w:abstractNumId w:val="933"/>
  </w:num>
  <w:num w:numId="642">
    <w:abstractNumId w:val="804"/>
  </w:num>
  <w:num w:numId="643">
    <w:abstractNumId w:val="710"/>
  </w:num>
  <w:num w:numId="644">
    <w:abstractNumId w:val="448"/>
  </w:num>
  <w:num w:numId="645">
    <w:abstractNumId w:val="449"/>
  </w:num>
  <w:num w:numId="646">
    <w:abstractNumId w:val="450"/>
  </w:num>
  <w:num w:numId="647">
    <w:abstractNumId w:val="451"/>
  </w:num>
  <w:num w:numId="648">
    <w:abstractNumId w:val="934"/>
  </w:num>
  <w:num w:numId="649">
    <w:abstractNumId w:val="805"/>
  </w:num>
  <w:num w:numId="650">
    <w:abstractNumId w:val="711"/>
  </w:num>
  <w:num w:numId="651">
    <w:abstractNumId w:val="452"/>
  </w:num>
  <w:num w:numId="652">
    <w:abstractNumId w:val="453"/>
  </w:num>
  <w:num w:numId="653">
    <w:abstractNumId w:val="935"/>
  </w:num>
  <w:num w:numId="654">
    <w:abstractNumId w:val="806"/>
  </w:num>
  <w:num w:numId="655">
    <w:abstractNumId w:val="712"/>
  </w:num>
  <w:num w:numId="656">
    <w:abstractNumId w:val="454"/>
  </w:num>
  <w:num w:numId="657">
    <w:abstractNumId w:val="455"/>
  </w:num>
  <w:num w:numId="658">
    <w:abstractNumId w:val="456"/>
  </w:num>
  <w:num w:numId="659">
    <w:abstractNumId w:val="457"/>
  </w:num>
  <w:num w:numId="660">
    <w:abstractNumId w:val="458"/>
  </w:num>
  <w:num w:numId="661">
    <w:abstractNumId w:val="459"/>
  </w:num>
  <w:num w:numId="662">
    <w:abstractNumId w:val="936"/>
  </w:num>
  <w:num w:numId="663">
    <w:abstractNumId w:val="807"/>
  </w:num>
  <w:num w:numId="664">
    <w:abstractNumId w:val="713"/>
  </w:num>
  <w:num w:numId="665">
    <w:abstractNumId w:val="460"/>
  </w:num>
  <w:num w:numId="666">
    <w:abstractNumId w:val="742"/>
  </w:num>
  <w:num w:numId="667">
    <w:abstractNumId w:val="841"/>
  </w:num>
  <w:num w:numId="668">
    <w:abstractNumId w:val="461"/>
  </w:num>
  <w:num w:numId="669">
    <w:abstractNumId w:val="462"/>
  </w:num>
  <w:num w:numId="670">
    <w:abstractNumId w:val="937"/>
  </w:num>
  <w:num w:numId="671">
    <w:abstractNumId w:val="808"/>
  </w:num>
  <w:num w:numId="672">
    <w:abstractNumId w:val="714"/>
  </w:num>
  <w:num w:numId="673">
    <w:abstractNumId w:val="463"/>
  </w:num>
  <w:num w:numId="674">
    <w:abstractNumId w:val="938"/>
  </w:num>
  <w:num w:numId="675">
    <w:abstractNumId w:val="809"/>
  </w:num>
  <w:num w:numId="676">
    <w:abstractNumId w:val="715"/>
  </w:num>
  <w:num w:numId="677">
    <w:abstractNumId w:val="464"/>
  </w:num>
  <w:num w:numId="678">
    <w:abstractNumId w:val="939"/>
  </w:num>
  <w:num w:numId="679">
    <w:abstractNumId w:val="810"/>
  </w:num>
  <w:num w:numId="680">
    <w:abstractNumId w:val="716"/>
  </w:num>
  <w:num w:numId="681">
    <w:abstractNumId w:val="465"/>
  </w:num>
  <w:num w:numId="682">
    <w:abstractNumId w:val="466"/>
  </w:num>
  <w:num w:numId="683">
    <w:abstractNumId w:val="467"/>
  </w:num>
  <w:num w:numId="684">
    <w:abstractNumId w:val="753"/>
  </w:num>
  <w:num w:numId="685">
    <w:abstractNumId w:val="694"/>
  </w:num>
  <w:num w:numId="686">
    <w:abstractNumId w:val="907"/>
  </w:num>
  <w:num w:numId="687">
    <w:abstractNumId w:val="468"/>
  </w:num>
  <w:num w:numId="688">
    <w:abstractNumId w:val="469"/>
  </w:num>
  <w:num w:numId="689">
    <w:abstractNumId w:val="940"/>
  </w:num>
  <w:num w:numId="690">
    <w:abstractNumId w:val="811"/>
  </w:num>
  <w:num w:numId="691">
    <w:abstractNumId w:val="717"/>
  </w:num>
  <w:num w:numId="692">
    <w:abstractNumId w:val="470"/>
  </w:num>
  <w:num w:numId="693">
    <w:abstractNumId w:val="941"/>
  </w:num>
  <w:num w:numId="694">
    <w:abstractNumId w:val="812"/>
  </w:num>
  <w:num w:numId="695">
    <w:abstractNumId w:val="718"/>
  </w:num>
  <w:num w:numId="696">
    <w:abstractNumId w:val="471"/>
  </w:num>
  <w:num w:numId="697">
    <w:abstractNumId w:val="942"/>
  </w:num>
  <w:num w:numId="698">
    <w:abstractNumId w:val="813"/>
  </w:num>
  <w:num w:numId="699">
    <w:abstractNumId w:val="719"/>
  </w:num>
  <w:num w:numId="700">
    <w:abstractNumId w:val="472"/>
  </w:num>
  <w:num w:numId="701">
    <w:abstractNumId w:val="473"/>
  </w:num>
  <w:num w:numId="702">
    <w:abstractNumId w:val="474"/>
  </w:num>
  <w:num w:numId="703">
    <w:abstractNumId w:val="965"/>
  </w:num>
  <w:num w:numId="704">
    <w:abstractNumId w:val="744"/>
  </w:num>
  <w:num w:numId="705">
    <w:abstractNumId w:val="839"/>
  </w:num>
  <w:num w:numId="706">
    <w:abstractNumId w:val="739"/>
  </w:num>
  <w:num w:numId="707">
    <w:abstractNumId w:val="475"/>
  </w:num>
  <w:num w:numId="708">
    <w:abstractNumId w:val="837"/>
  </w:num>
  <w:num w:numId="709">
    <w:abstractNumId w:val="769"/>
  </w:num>
  <w:num w:numId="710">
    <w:abstractNumId w:val="476"/>
  </w:num>
  <w:num w:numId="711">
    <w:abstractNumId w:val="477"/>
  </w:num>
  <w:num w:numId="712">
    <w:abstractNumId w:val="478"/>
  </w:num>
  <w:num w:numId="713">
    <w:abstractNumId w:val="479"/>
  </w:num>
  <w:num w:numId="714">
    <w:abstractNumId w:val="480"/>
  </w:num>
  <w:num w:numId="715">
    <w:abstractNumId w:val="481"/>
  </w:num>
  <w:num w:numId="716">
    <w:abstractNumId w:val="943"/>
  </w:num>
  <w:num w:numId="717">
    <w:abstractNumId w:val="814"/>
  </w:num>
  <w:num w:numId="718">
    <w:abstractNumId w:val="720"/>
  </w:num>
  <w:num w:numId="719">
    <w:abstractNumId w:val="482"/>
  </w:num>
  <w:num w:numId="720">
    <w:abstractNumId w:val="483"/>
  </w:num>
  <w:num w:numId="721">
    <w:abstractNumId w:val="484"/>
  </w:num>
  <w:num w:numId="722">
    <w:abstractNumId w:val="485"/>
  </w:num>
  <w:num w:numId="723">
    <w:abstractNumId w:val="944"/>
  </w:num>
  <w:num w:numId="724">
    <w:abstractNumId w:val="815"/>
  </w:num>
  <w:num w:numId="725">
    <w:abstractNumId w:val="721"/>
  </w:num>
  <w:num w:numId="726">
    <w:abstractNumId w:val="486"/>
  </w:num>
  <w:num w:numId="727">
    <w:abstractNumId w:val="945"/>
  </w:num>
  <w:num w:numId="728">
    <w:abstractNumId w:val="816"/>
  </w:num>
  <w:num w:numId="729">
    <w:abstractNumId w:val="722"/>
  </w:num>
  <w:num w:numId="730">
    <w:abstractNumId w:val="689"/>
  </w:num>
  <w:num w:numId="731">
    <w:abstractNumId w:val="749"/>
  </w:num>
  <w:num w:numId="732">
    <w:abstractNumId w:val="770"/>
  </w:num>
  <w:num w:numId="733">
    <w:abstractNumId w:val="487"/>
  </w:num>
  <w:num w:numId="734">
    <w:abstractNumId w:val="946"/>
  </w:num>
  <w:num w:numId="735">
    <w:abstractNumId w:val="817"/>
  </w:num>
  <w:num w:numId="736">
    <w:abstractNumId w:val="723"/>
  </w:num>
  <w:num w:numId="737">
    <w:abstractNumId w:val="858"/>
  </w:num>
  <w:num w:numId="738">
    <w:abstractNumId w:val="866"/>
  </w:num>
  <w:num w:numId="739">
    <w:abstractNumId w:val="488"/>
  </w:num>
  <w:num w:numId="740">
    <w:abstractNumId w:val="947"/>
  </w:num>
  <w:num w:numId="741">
    <w:abstractNumId w:val="818"/>
  </w:num>
  <w:num w:numId="742">
    <w:abstractNumId w:val="724"/>
  </w:num>
  <w:num w:numId="743">
    <w:abstractNumId w:val="489"/>
  </w:num>
  <w:num w:numId="744">
    <w:abstractNumId w:val="948"/>
  </w:num>
  <w:num w:numId="745">
    <w:abstractNumId w:val="819"/>
  </w:num>
  <w:num w:numId="746">
    <w:abstractNumId w:val="725"/>
  </w:num>
  <w:num w:numId="747">
    <w:abstractNumId w:val="490"/>
  </w:num>
  <w:num w:numId="748">
    <w:abstractNumId w:val="949"/>
  </w:num>
  <w:num w:numId="749">
    <w:abstractNumId w:val="820"/>
  </w:num>
  <w:num w:numId="750">
    <w:abstractNumId w:val="726"/>
  </w:num>
  <w:num w:numId="751">
    <w:abstractNumId w:val="673"/>
  </w:num>
  <w:num w:numId="752">
    <w:abstractNumId w:val="491"/>
  </w:num>
  <w:num w:numId="753">
    <w:abstractNumId w:val="492"/>
  </w:num>
  <w:num w:numId="754">
    <w:abstractNumId w:val="493"/>
  </w:num>
  <w:num w:numId="755">
    <w:abstractNumId w:val="494"/>
  </w:num>
  <w:num w:numId="756">
    <w:abstractNumId w:val="495"/>
  </w:num>
  <w:num w:numId="757">
    <w:abstractNumId w:val="496"/>
  </w:num>
  <w:num w:numId="758">
    <w:abstractNumId w:val="497"/>
  </w:num>
  <w:num w:numId="759">
    <w:abstractNumId w:val="498"/>
  </w:num>
  <w:num w:numId="760">
    <w:abstractNumId w:val="499"/>
  </w:num>
  <w:num w:numId="761">
    <w:abstractNumId w:val="500"/>
  </w:num>
  <w:num w:numId="762">
    <w:abstractNumId w:val="501"/>
  </w:num>
  <w:num w:numId="763">
    <w:abstractNumId w:val="502"/>
  </w:num>
  <w:num w:numId="764">
    <w:abstractNumId w:val="503"/>
  </w:num>
  <w:num w:numId="765">
    <w:abstractNumId w:val="504"/>
  </w:num>
  <w:num w:numId="766">
    <w:abstractNumId w:val="505"/>
  </w:num>
  <w:num w:numId="767">
    <w:abstractNumId w:val="506"/>
  </w:num>
  <w:num w:numId="768">
    <w:abstractNumId w:val="507"/>
  </w:num>
  <w:num w:numId="769">
    <w:abstractNumId w:val="950"/>
  </w:num>
  <w:num w:numId="770">
    <w:abstractNumId w:val="821"/>
  </w:num>
  <w:num w:numId="771">
    <w:abstractNumId w:val="727"/>
  </w:num>
  <w:num w:numId="772">
    <w:abstractNumId w:val="508"/>
  </w:num>
  <w:num w:numId="773">
    <w:abstractNumId w:val="951"/>
  </w:num>
  <w:num w:numId="774">
    <w:abstractNumId w:val="822"/>
  </w:num>
  <w:num w:numId="775">
    <w:abstractNumId w:val="728"/>
  </w:num>
  <w:num w:numId="776">
    <w:abstractNumId w:val="509"/>
  </w:num>
  <w:num w:numId="777">
    <w:abstractNumId w:val="738"/>
  </w:num>
  <w:num w:numId="778">
    <w:abstractNumId w:val="510"/>
  </w:num>
  <w:num w:numId="779">
    <w:abstractNumId w:val="511"/>
  </w:num>
  <w:num w:numId="780">
    <w:abstractNumId w:val="952"/>
  </w:num>
  <w:num w:numId="781">
    <w:abstractNumId w:val="823"/>
  </w:num>
  <w:num w:numId="782">
    <w:abstractNumId w:val="729"/>
  </w:num>
  <w:num w:numId="783">
    <w:abstractNumId w:val="973"/>
  </w:num>
  <w:num w:numId="784">
    <w:abstractNumId w:val="748"/>
  </w:num>
  <w:num w:numId="785">
    <w:abstractNumId w:val="745"/>
  </w:num>
  <w:num w:numId="786">
    <w:abstractNumId w:val="662"/>
  </w:num>
  <w:num w:numId="787">
    <w:abstractNumId w:val="747"/>
  </w:num>
  <w:num w:numId="788">
    <w:abstractNumId w:val="512"/>
  </w:num>
  <w:num w:numId="789">
    <w:abstractNumId w:val="966"/>
  </w:num>
  <w:num w:numId="790">
    <w:abstractNumId w:val="914"/>
  </w:num>
  <w:num w:numId="791">
    <w:abstractNumId w:val="788"/>
  </w:num>
  <w:num w:numId="792">
    <w:abstractNumId w:val="971"/>
  </w:num>
  <w:num w:numId="793">
    <w:abstractNumId w:val="887"/>
  </w:num>
  <w:num w:numId="794">
    <w:abstractNumId w:val="891"/>
  </w:num>
  <w:num w:numId="795">
    <w:abstractNumId w:val="513"/>
  </w:num>
  <w:num w:numId="796">
    <w:abstractNumId w:val="514"/>
  </w:num>
  <w:num w:numId="797">
    <w:abstractNumId w:val="515"/>
  </w:num>
  <w:num w:numId="798">
    <w:abstractNumId w:val="516"/>
  </w:num>
  <w:num w:numId="799">
    <w:abstractNumId w:val="517"/>
  </w:num>
  <w:num w:numId="800">
    <w:abstractNumId w:val="518"/>
  </w:num>
  <w:num w:numId="801">
    <w:abstractNumId w:val="519"/>
  </w:num>
  <w:num w:numId="802">
    <w:abstractNumId w:val="520"/>
  </w:num>
  <w:num w:numId="803">
    <w:abstractNumId w:val="521"/>
  </w:num>
  <w:num w:numId="804">
    <w:abstractNumId w:val="522"/>
  </w:num>
  <w:num w:numId="805">
    <w:abstractNumId w:val="523"/>
  </w:num>
  <w:num w:numId="806">
    <w:abstractNumId w:val="674"/>
  </w:num>
  <w:num w:numId="807">
    <w:abstractNumId w:val="524"/>
  </w:num>
  <w:num w:numId="808">
    <w:abstractNumId w:val="525"/>
  </w:num>
  <w:num w:numId="809">
    <w:abstractNumId w:val="664"/>
  </w:num>
  <w:num w:numId="810">
    <w:abstractNumId w:val="666"/>
  </w:num>
  <w:num w:numId="811">
    <w:abstractNumId w:val="785"/>
  </w:num>
  <w:num w:numId="812">
    <w:abstractNumId w:val="787"/>
  </w:num>
  <w:num w:numId="813">
    <w:abstractNumId w:val="781"/>
  </w:num>
  <w:num w:numId="814">
    <w:abstractNumId w:val="526"/>
  </w:num>
  <w:num w:numId="815">
    <w:abstractNumId w:val="527"/>
  </w:num>
  <w:num w:numId="816">
    <w:abstractNumId w:val="755"/>
  </w:num>
  <w:num w:numId="817">
    <w:abstractNumId w:val="892"/>
  </w:num>
  <w:num w:numId="818">
    <w:abstractNumId w:val="528"/>
  </w:num>
  <w:num w:numId="819">
    <w:abstractNumId w:val="529"/>
  </w:num>
  <w:num w:numId="820">
    <w:abstractNumId w:val="530"/>
  </w:num>
  <w:num w:numId="821">
    <w:abstractNumId w:val="531"/>
  </w:num>
  <w:num w:numId="822">
    <w:abstractNumId w:val="532"/>
  </w:num>
  <w:num w:numId="823">
    <w:abstractNumId w:val="533"/>
  </w:num>
  <w:num w:numId="824">
    <w:abstractNumId w:val="840"/>
  </w:num>
  <w:num w:numId="825">
    <w:abstractNumId w:val="534"/>
  </w:num>
  <w:num w:numId="826">
    <w:abstractNumId w:val="688"/>
  </w:num>
  <w:num w:numId="827">
    <w:abstractNumId w:val="535"/>
  </w:num>
  <w:num w:numId="828">
    <w:abstractNumId w:val="536"/>
  </w:num>
  <w:num w:numId="829">
    <w:abstractNumId w:val="537"/>
  </w:num>
  <w:num w:numId="830">
    <w:abstractNumId w:val="683"/>
  </w:num>
  <w:num w:numId="831">
    <w:abstractNumId w:val="661"/>
  </w:num>
  <w:num w:numId="832">
    <w:abstractNumId w:val="972"/>
  </w:num>
  <w:num w:numId="833">
    <w:abstractNumId w:val="538"/>
  </w:num>
  <w:num w:numId="834">
    <w:abstractNumId w:val="660"/>
  </w:num>
  <w:num w:numId="835">
    <w:abstractNumId w:val="539"/>
  </w:num>
  <w:num w:numId="836">
    <w:abstractNumId w:val="743"/>
  </w:num>
  <w:num w:numId="837">
    <w:abstractNumId w:val="540"/>
  </w:num>
  <w:num w:numId="838">
    <w:abstractNumId w:val="541"/>
  </w:num>
  <w:num w:numId="839">
    <w:abstractNumId w:val="964"/>
  </w:num>
  <w:num w:numId="840">
    <w:abstractNumId w:val="542"/>
  </w:num>
  <w:num w:numId="841">
    <w:abstractNumId w:val="543"/>
  </w:num>
  <w:num w:numId="842">
    <w:abstractNumId w:val="741"/>
  </w:num>
  <w:num w:numId="843">
    <w:abstractNumId w:val="544"/>
  </w:num>
  <w:num w:numId="844">
    <w:abstractNumId w:val="684"/>
  </w:num>
  <w:num w:numId="845">
    <w:abstractNumId w:val="545"/>
  </w:num>
  <w:num w:numId="846">
    <w:abstractNumId w:val="685"/>
  </w:num>
  <w:num w:numId="847">
    <w:abstractNumId w:val="546"/>
  </w:num>
  <w:num w:numId="848">
    <w:abstractNumId w:val="547"/>
  </w:num>
  <w:num w:numId="849">
    <w:abstractNumId w:val="548"/>
  </w:num>
  <w:num w:numId="850">
    <w:abstractNumId w:val="549"/>
  </w:num>
  <w:num w:numId="851">
    <w:abstractNumId w:val="550"/>
  </w:num>
  <w:num w:numId="852">
    <w:abstractNumId w:val="551"/>
  </w:num>
  <w:num w:numId="853">
    <w:abstractNumId w:val="552"/>
  </w:num>
  <w:num w:numId="854">
    <w:abstractNumId w:val="553"/>
  </w:num>
  <w:num w:numId="855">
    <w:abstractNumId w:val="554"/>
  </w:num>
  <w:num w:numId="856">
    <w:abstractNumId w:val="555"/>
  </w:num>
  <w:num w:numId="857">
    <w:abstractNumId w:val="556"/>
  </w:num>
  <w:num w:numId="858">
    <w:abstractNumId w:val="557"/>
  </w:num>
  <w:num w:numId="859">
    <w:abstractNumId w:val="558"/>
  </w:num>
  <w:num w:numId="860">
    <w:abstractNumId w:val="559"/>
  </w:num>
  <w:num w:numId="861">
    <w:abstractNumId w:val="560"/>
  </w:num>
  <w:num w:numId="862">
    <w:abstractNumId w:val="963"/>
  </w:num>
  <w:num w:numId="863">
    <w:abstractNumId w:val="561"/>
  </w:num>
  <w:num w:numId="864">
    <w:abstractNumId w:val="562"/>
  </w:num>
  <w:num w:numId="865">
    <w:abstractNumId w:val="953"/>
  </w:num>
  <w:num w:numId="866">
    <w:abstractNumId w:val="824"/>
  </w:num>
  <w:num w:numId="867">
    <w:abstractNumId w:val="730"/>
  </w:num>
  <w:num w:numId="868">
    <w:abstractNumId w:val="563"/>
  </w:num>
  <w:num w:numId="869">
    <w:abstractNumId w:val="564"/>
  </w:num>
  <w:num w:numId="870">
    <w:abstractNumId w:val="565"/>
  </w:num>
  <w:num w:numId="871">
    <w:abstractNumId w:val="910"/>
  </w:num>
  <w:num w:numId="872">
    <w:abstractNumId w:val="566"/>
  </w:num>
  <w:num w:numId="873">
    <w:abstractNumId w:val="567"/>
  </w:num>
  <w:num w:numId="874">
    <w:abstractNumId w:val="568"/>
  </w:num>
  <w:num w:numId="875">
    <w:abstractNumId w:val="569"/>
  </w:num>
  <w:num w:numId="876">
    <w:abstractNumId w:val="570"/>
  </w:num>
  <w:num w:numId="877">
    <w:abstractNumId w:val="571"/>
  </w:num>
  <w:num w:numId="878">
    <w:abstractNumId w:val="572"/>
  </w:num>
  <w:num w:numId="879">
    <w:abstractNumId w:val="573"/>
  </w:num>
  <w:num w:numId="880">
    <w:abstractNumId w:val="574"/>
  </w:num>
  <w:num w:numId="881">
    <w:abstractNumId w:val="575"/>
  </w:num>
  <w:num w:numId="882">
    <w:abstractNumId w:val="913"/>
  </w:num>
  <w:num w:numId="883">
    <w:abstractNumId w:val="740"/>
  </w:num>
  <w:num w:numId="884">
    <w:abstractNumId w:val="686"/>
  </w:num>
  <w:num w:numId="885">
    <w:abstractNumId w:val="9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6">
    <w:abstractNumId w:val="8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7">
    <w:abstractNumId w:val="648"/>
  </w:num>
  <w:num w:numId="888">
    <w:abstractNumId w:val="576"/>
  </w:num>
  <w:num w:numId="889">
    <w:abstractNumId w:val="577"/>
  </w:num>
  <w:num w:numId="890">
    <w:abstractNumId w:val="578"/>
  </w:num>
  <w:num w:numId="891">
    <w:abstractNumId w:val="579"/>
  </w:num>
  <w:num w:numId="892">
    <w:abstractNumId w:val="580"/>
  </w:num>
  <w:num w:numId="893">
    <w:abstractNumId w:val="581"/>
  </w:num>
  <w:num w:numId="894">
    <w:abstractNumId w:val="954"/>
  </w:num>
  <w:num w:numId="895">
    <w:abstractNumId w:val="825"/>
  </w:num>
  <w:num w:numId="896">
    <w:abstractNumId w:val="731"/>
  </w:num>
  <w:num w:numId="897">
    <w:abstractNumId w:val="838"/>
  </w:num>
  <w:num w:numId="898">
    <w:abstractNumId w:val="777"/>
  </w:num>
  <w:num w:numId="899">
    <w:abstractNumId w:val="582"/>
  </w:num>
  <w:num w:numId="900">
    <w:abstractNumId w:val="911"/>
  </w:num>
  <w:num w:numId="901">
    <w:abstractNumId w:val="778"/>
  </w:num>
  <w:num w:numId="902">
    <w:abstractNumId w:val="96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3">
    <w:abstractNumId w:val="583"/>
  </w:num>
  <w:num w:numId="904">
    <w:abstractNumId w:val="756"/>
  </w:num>
  <w:num w:numId="905">
    <w:abstractNumId w:val="917"/>
  </w:num>
  <w:num w:numId="906">
    <w:abstractNumId w:val="584"/>
  </w:num>
  <w:num w:numId="907">
    <w:abstractNumId w:val="893"/>
  </w:num>
  <w:num w:numId="908">
    <w:abstractNumId w:val="585"/>
  </w:num>
  <w:num w:numId="909">
    <w:abstractNumId w:val="586"/>
  </w:num>
  <w:num w:numId="910">
    <w:abstractNumId w:val="587"/>
  </w:num>
  <w:num w:numId="911">
    <w:abstractNumId w:val="588"/>
  </w:num>
  <w:num w:numId="912">
    <w:abstractNumId w:val="589"/>
  </w:num>
  <w:num w:numId="913">
    <w:abstractNumId w:val="590"/>
  </w:num>
  <w:num w:numId="914">
    <w:abstractNumId w:val="591"/>
  </w:num>
  <w:num w:numId="915">
    <w:abstractNumId w:val="687"/>
  </w:num>
  <w:num w:numId="916">
    <w:abstractNumId w:val="974"/>
  </w:num>
  <w:num w:numId="917">
    <w:abstractNumId w:val="916"/>
  </w:num>
  <w:num w:numId="918">
    <w:abstractNumId w:val="592"/>
  </w:num>
  <w:num w:numId="919">
    <w:abstractNumId w:val="593"/>
  </w:num>
  <w:num w:numId="920">
    <w:abstractNumId w:val="7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1">
    <w:abstractNumId w:val="594"/>
  </w:num>
  <w:num w:numId="922">
    <w:abstractNumId w:val="7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3">
    <w:abstractNumId w:val="595"/>
  </w:num>
  <w:num w:numId="924">
    <w:abstractNumId w:val="596"/>
  </w:num>
  <w:num w:numId="925">
    <w:abstractNumId w:val="597"/>
  </w:num>
  <w:num w:numId="926">
    <w:abstractNumId w:val="832"/>
  </w:num>
  <w:num w:numId="927">
    <w:abstractNumId w:val="679"/>
  </w:num>
  <w:num w:numId="928">
    <w:abstractNumId w:val="681"/>
  </w:num>
  <w:num w:numId="929">
    <w:abstractNumId w:val="773"/>
  </w:num>
  <w:num w:numId="930">
    <w:abstractNumId w:val="888"/>
  </w:num>
  <w:num w:numId="931">
    <w:abstractNumId w:val="598"/>
  </w:num>
  <w:num w:numId="932">
    <w:abstractNumId w:val="599"/>
  </w:num>
  <w:num w:numId="933">
    <w:abstractNumId w:val="600"/>
  </w:num>
  <w:num w:numId="934">
    <w:abstractNumId w:val="601"/>
  </w:num>
  <w:num w:numId="935">
    <w:abstractNumId w:val="602"/>
  </w:num>
  <w:num w:numId="936">
    <w:abstractNumId w:val="765"/>
  </w:num>
  <w:num w:numId="937">
    <w:abstractNumId w:val="677"/>
  </w:num>
  <w:num w:numId="938">
    <w:abstractNumId w:val="750"/>
  </w:num>
  <w:num w:numId="939">
    <w:abstractNumId w:val="915"/>
  </w:num>
  <w:num w:numId="940">
    <w:abstractNumId w:val="751"/>
  </w:num>
  <w:num w:numId="941">
    <w:abstractNumId w:val="786"/>
  </w:num>
  <w:num w:numId="942">
    <w:abstractNumId w:val="676"/>
  </w:num>
  <w:num w:numId="943">
    <w:abstractNumId w:val="962"/>
  </w:num>
  <w:num w:numId="944">
    <w:abstractNumId w:val="603"/>
  </w:num>
  <w:num w:numId="945">
    <w:abstractNumId w:val="604"/>
  </w:num>
  <w:num w:numId="946">
    <w:abstractNumId w:val="605"/>
  </w:num>
  <w:num w:numId="947">
    <w:abstractNumId w:val="606"/>
  </w:num>
  <w:num w:numId="948">
    <w:abstractNumId w:val="607"/>
  </w:num>
  <w:num w:numId="949">
    <w:abstractNumId w:val="608"/>
  </w:num>
  <w:num w:numId="950">
    <w:abstractNumId w:val="955"/>
  </w:num>
  <w:num w:numId="951">
    <w:abstractNumId w:val="826"/>
  </w:num>
  <w:num w:numId="952">
    <w:abstractNumId w:val="732"/>
  </w:num>
  <w:num w:numId="953">
    <w:abstractNumId w:val="609"/>
  </w:num>
  <w:num w:numId="954">
    <w:abstractNumId w:val="610"/>
  </w:num>
  <w:num w:numId="955">
    <w:abstractNumId w:val="611"/>
  </w:num>
  <w:num w:numId="956">
    <w:abstractNumId w:val="612"/>
  </w:num>
  <w:num w:numId="957">
    <w:abstractNumId w:val="613"/>
  </w:num>
  <w:num w:numId="958">
    <w:abstractNumId w:val="614"/>
  </w:num>
  <w:num w:numId="959">
    <w:abstractNumId w:val="900"/>
  </w:num>
  <w:num w:numId="960">
    <w:abstractNumId w:val="768"/>
  </w:num>
  <w:num w:numId="961">
    <w:abstractNumId w:val="615"/>
  </w:num>
  <w:num w:numId="962">
    <w:abstractNumId w:val="616"/>
  </w:num>
  <w:num w:numId="963">
    <w:abstractNumId w:val="617"/>
  </w:num>
  <w:num w:numId="964">
    <w:abstractNumId w:val="764"/>
  </w:num>
  <w:num w:numId="965">
    <w:abstractNumId w:val="618"/>
  </w:num>
  <w:num w:numId="966">
    <w:abstractNumId w:val="619"/>
  </w:num>
  <w:num w:numId="967">
    <w:abstractNumId w:val="620"/>
  </w:num>
  <w:num w:numId="968">
    <w:abstractNumId w:val="621"/>
  </w:num>
  <w:num w:numId="969">
    <w:abstractNumId w:val="622"/>
  </w:num>
  <w:num w:numId="970">
    <w:abstractNumId w:val="976"/>
  </w:num>
  <w:num w:numId="971">
    <w:abstractNumId w:val="623"/>
  </w:num>
  <w:num w:numId="972">
    <w:abstractNumId w:val="624"/>
  </w:num>
  <w:num w:numId="973">
    <w:abstractNumId w:val="627"/>
  </w:num>
  <w:num w:numId="974">
    <w:abstractNumId w:val="675"/>
  </w:num>
  <w:num w:numId="975">
    <w:abstractNumId w:val="628"/>
  </w:num>
  <w:num w:numId="976">
    <w:abstractNumId w:val="629"/>
  </w:num>
  <w:num w:numId="977">
    <w:abstractNumId w:val="630"/>
  </w:num>
  <w:num w:numId="978">
    <w:abstractNumId w:val="631"/>
  </w:num>
  <w:num w:numId="979">
    <w:abstractNumId w:val="956"/>
  </w:num>
  <w:num w:numId="980">
    <w:abstractNumId w:val="827"/>
  </w:num>
  <w:num w:numId="981">
    <w:abstractNumId w:val="733"/>
  </w:num>
  <w:num w:numId="982">
    <w:abstractNumId w:val="632"/>
  </w:num>
  <w:num w:numId="983">
    <w:abstractNumId w:val="957"/>
  </w:num>
  <w:num w:numId="984">
    <w:abstractNumId w:val="828"/>
  </w:num>
  <w:num w:numId="985">
    <w:abstractNumId w:val="734"/>
  </w:num>
  <w:num w:numId="986">
    <w:abstractNumId w:val="633"/>
  </w:num>
  <w:num w:numId="987">
    <w:abstractNumId w:val="958"/>
  </w:num>
  <w:num w:numId="988">
    <w:abstractNumId w:val="829"/>
  </w:num>
  <w:num w:numId="989">
    <w:abstractNumId w:val="735"/>
  </w:num>
  <w:num w:numId="990">
    <w:abstractNumId w:val="634"/>
  </w:num>
  <w:num w:numId="991">
    <w:abstractNumId w:val="635"/>
  </w:num>
  <w:num w:numId="992">
    <w:abstractNumId w:val="636"/>
  </w:num>
  <w:num w:numId="993">
    <w:abstractNumId w:val="637"/>
  </w:num>
  <w:num w:numId="994">
    <w:abstractNumId w:val="638"/>
  </w:num>
  <w:num w:numId="995">
    <w:abstractNumId w:val="639"/>
  </w:num>
  <w:num w:numId="996">
    <w:abstractNumId w:val="640"/>
  </w:num>
  <w:num w:numId="997">
    <w:abstractNumId w:val="641"/>
  </w:num>
  <w:num w:numId="998">
    <w:abstractNumId w:val="959"/>
  </w:num>
  <w:num w:numId="999">
    <w:abstractNumId w:val="830"/>
  </w:num>
  <w:num w:numId="1000">
    <w:abstractNumId w:val="736"/>
  </w:num>
  <w:num w:numId="1001">
    <w:abstractNumId w:val="642"/>
  </w:num>
  <w:num w:numId="1002">
    <w:abstractNumId w:val="643"/>
  </w:num>
  <w:num w:numId="1003">
    <w:abstractNumId w:val="644"/>
  </w:num>
  <w:num w:numId="1004">
    <w:abstractNumId w:val="645"/>
  </w:num>
  <w:num w:numId="1005">
    <w:abstractNumId w:val="646"/>
  </w:num>
  <w:num w:numId="1006">
    <w:abstractNumId w:val="960"/>
  </w:num>
  <w:num w:numId="1007">
    <w:abstractNumId w:val="831"/>
  </w:num>
  <w:num w:numId="1008">
    <w:abstractNumId w:val="737"/>
  </w:num>
  <w:num w:numId="1009">
    <w:abstractNumId w:val="969"/>
  </w:num>
  <w:num w:numId="1010">
    <w:abstractNumId w:val="647"/>
  </w:num>
  <w:num w:numId="1011">
    <w:abstractNumId w:val="649"/>
  </w:num>
  <w:num w:numId="1012">
    <w:abstractNumId w:val="6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7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650"/>
  </w:num>
  <w:num w:numId="1015">
    <w:abstractNumId w:val="651"/>
  </w:num>
  <w:num w:numId="1016">
    <w:abstractNumId w:val="652"/>
  </w:num>
  <w:numIdMacAtCleanup w:val="10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lus, David (D.M.)">
    <w15:presenceInfo w15:providerId="AD" w15:userId="S::DWALUS@ford.com::6041bd9c-deff-4b2f-96e6-68679fa4a0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4B"/>
    <w:rsid w:val="00345C4B"/>
    <w:rsid w:val="006B2E37"/>
    <w:rsid w:val="00C2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604959-C338-4F63-B4A9-6906568E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4B"/>
    <w:pPr>
      <w:spacing w:after="0" w:line="240" w:lineRule="auto"/>
    </w:pPr>
    <w:rPr>
      <w:rFonts w:ascii="Arial" w:eastAsia="宋体" w:hAnsi="Arial" w:cs="Times New Roman"/>
      <w:sz w:val="20"/>
      <w:szCs w:val="24"/>
    </w:rPr>
  </w:style>
  <w:style w:type="paragraph" w:styleId="Heading1">
    <w:name w:val="heading 1"/>
    <w:basedOn w:val="Normal"/>
    <w:link w:val="Heading1Char"/>
    <w:uiPriority w:val="9"/>
    <w:qFormat/>
    <w:rsid w:val="00345C4B"/>
    <w:pPr>
      <w:keepNext/>
      <w:pageBreakBefore/>
      <w:numPr>
        <w:numId w:val="26"/>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345C4B"/>
    <w:pPr>
      <w:keepNext/>
      <w:numPr>
        <w:ilvl w:val="1"/>
        <w:numId w:val="26"/>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345C4B"/>
    <w:pPr>
      <w:keepNext/>
      <w:numPr>
        <w:ilvl w:val="2"/>
        <w:numId w:val="26"/>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345C4B"/>
    <w:pPr>
      <w:keepNext/>
      <w:numPr>
        <w:ilvl w:val="3"/>
        <w:numId w:val="26"/>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345C4B"/>
    <w:pPr>
      <w:keepNext/>
      <w:numPr>
        <w:ilvl w:val="4"/>
        <w:numId w:val="26"/>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345C4B"/>
    <w:pPr>
      <w:keepNext/>
      <w:numPr>
        <w:ilvl w:val="5"/>
        <w:numId w:val="26"/>
      </w:numPr>
      <w:spacing w:before="240" w:after="60"/>
      <w:outlineLvl w:val="5"/>
    </w:pPr>
    <w:rPr>
      <w:b/>
      <w:bCs/>
      <w:szCs w:val="22"/>
    </w:rPr>
  </w:style>
  <w:style w:type="paragraph" w:styleId="Heading7">
    <w:name w:val="heading 7"/>
    <w:basedOn w:val="Normal"/>
    <w:next w:val="Normal"/>
    <w:link w:val="Heading7Char"/>
    <w:qFormat/>
    <w:rsid w:val="00345C4B"/>
    <w:pPr>
      <w:keepNext/>
      <w:numPr>
        <w:ilvl w:val="6"/>
        <w:numId w:val="26"/>
      </w:numPr>
      <w:spacing w:before="240" w:after="60"/>
      <w:outlineLvl w:val="6"/>
    </w:pPr>
  </w:style>
  <w:style w:type="paragraph" w:styleId="Heading8">
    <w:name w:val="heading 8"/>
    <w:basedOn w:val="Normal"/>
    <w:next w:val="Normal"/>
    <w:link w:val="Heading8Char"/>
    <w:qFormat/>
    <w:rsid w:val="00345C4B"/>
    <w:pPr>
      <w:keepNext/>
      <w:numPr>
        <w:ilvl w:val="7"/>
        <w:numId w:val="26"/>
      </w:numPr>
      <w:spacing w:before="240" w:after="60"/>
      <w:outlineLvl w:val="7"/>
    </w:pPr>
    <w:rPr>
      <w:i/>
      <w:iCs/>
    </w:rPr>
  </w:style>
  <w:style w:type="paragraph" w:styleId="Heading9">
    <w:name w:val="heading 9"/>
    <w:basedOn w:val="Normal"/>
    <w:next w:val="Normal"/>
    <w:link w:val="Heading9Char"/>
    <w:qFormat/>
    <w:rsid w:val="00345C4B"/>
    <w:pPr>
      <w:keepNext/>
      <w:numPr>
        <w:ilvl w:val="8"/>
        <w:numId w:val="2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C4B"/>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345C4B"/>
    <w:rPr>
      <w:rFonts w:ascii="Arial" w:eastAsia="宋体" w:hAnsi="Arial" w:cs="Arial"/>
      <w:b/>
      <w:bCs/>
      <w:iCs/>
      <w:sz w:val="24"/>
      <w:szCs w:val="28"/>
    </w:rPr>
  </w:style>
  <w:style w:type="character" w:customStyle="1" w:styleId="Heading3Char">
    <w:name w:val="Heading 3 Char"/>
    <w:basedOn w:val="DefaultParagraphFont"/>
    <w:link w:val="Heading3"/>
    <w:uiPriority w:val="9"/>
    <w:rsid w:val="00345C4B"/>
    <w:rPr>
      <w:rFonts w:ascii="Arial" w:eastAsia="宋体" w:hAnsi="Arial" w:cs="Arial"/>
      <w:b/>
      <w:bCs/>
      <w:sz w:val="20"/>
      <w:szCs w:val="26"/>
    </w:rPr>
  </w:style>
  <w:style w:type="character" w:customStyle="1" w:styleId="Heading4Char">
    <w:name w:val="Heading 4 Char"/>
    <w:basedOn w:val="DefaultParagraphFont"/>
    <w:link w:val="Heading4"/>
    <w:uiPriority w:val="9"/>
    <w:rsid w:val="00345C4B"/>
    <w:rPr>
      <w:rFonts w:ascii="Arial" w:eastAsia="宋体" w:hAnsi="Arial" w:cs="Times New Roman"/>
      <w:b/>
      <w:bCs/>
      <w:i/>
      <w:sz w:val="20"/>
      <w:szCs w:val="28"/>
    </w:rPr>
  </w:style>
  <w:style w:type="character" w:customStyle="1" w:styleId="Heading5Char">
    <w:name w:val="Heading 5 Char"/>
    <w:basedOn w:val="DefaultParagraphFont"/>
    <w:link w:val="Heading5"/>
    <w:uiPriority w:val="9"/>
    <w:semiHidden/>
    <w:rsid w:val="00345C4B"/>
    <w:rPr>
      <w:rFonts w:ascii="Arial" w:eastAsia="宋体" w:hAnsi="Arial" w:cs="Times New Roman"/>
      <w:b/>
      <w:bCs/>
      <w:iCs/>
      <w:sz w:val="20"/>
      <w:szCs w:val="26"/>
    </w:rPr>
  </w:style>
  <w:style w:type="character" w:customStyle="1" w:styleId="Heading6Char">
    <w:name w:val="Heading 6 Char"/>
    <w:basedOn w:val="DefaultParagraphFont"/>
    <w:link w:val="Heading6"/>
    <w:uiPriority w:val="9"/>
    <w:semiHidden/>
    <w:rsid w:val="00345C4B"/>
    <w:rPr>
      <w:rFonts w:ascii="Arial" w:eastAsia="宋体" w:hAnsi="Arial" w:cs="Times New Roman"/>
      <w:b/>
      <w:bCs/>
      <w:sz w:val="20"/>
    </w:rPr>
  </w:style>
  <w:style w:type="character" w:customStyle="1" w:styleId="Heading7Char">
    <w:name w:val="Heading 7 Char"/>
    <w:basedOn w:val="DefaultParagraphFont"/>
    <w:link w:val="Heading7"/>
    <w:rsid w:val="00345C4B"/>
    <w:rPr>
      <w:rFonts w:ascii="Arial" w:eastAsia="宋体" w:hAnsi="Arial" w:cs="Times New Roman"/>
      <w:sz w:val="20"/>
      <w:szCs w:val="24"/>
    </w:rPr>
  </w:style>
  <w:style w:type="character" w:customStyle="1" w:styleId="Heading8Char">
    <w:name w:val="Heading 8 Char"/>
    <w:basedOn w:val="DefaultParagraphFont"/>
    <w:link w:val="Heading8"/>
    <w:rsid w:val="00345C4B"/>
    <w:rPr>
      <w:rFonts w:ascii="Arial" w:eastAsia="宋体" w:hAnsi="Arial" w:cs="Times New Roman"/>
      <w:i/>
      <w:iCs/>
      <w:sz w:val="20"/>
      <w:szCs w:val="24"/>
    </w:rPr>
  </w:style>
  <w:style w:type="character" w:customStyle="1" w:styleId="Heading9Char">
    <w:name w:val="Heading 9 Char"/>
    <w:basedOn w:val="DefaultParagraphFont"/>
    <w:link w:val="Heading9"/>
    <w:rsid w:val="00345C4B"/>
    <w:rPr>
      <w:rFonts w:ascii="Arial" w:eastAsia="宋体" w:hAnsi="Arial" w:cs="Arial"/>
      <w:sz w:val="20"/>
    </w:rPr>
  </w:style>
  <w:style w:type="paragraph" w:styleId="BalloonText">
    <w:name w:val="Balloon Text"/>
    <w:basedOn w:val="Normal"/>
    <w:link w:val="BalloonTextChar"/>
    <w:uiPriority w:val="99"/>
    <w:semiHidden/>
    <w:unhideWhenUsed/>
    <w:rsid w:val="00345C4B"/>
    <w:rPr>
      <w:rFonts w:ascii="Tahoma" w:hAnsi="Tahoma" w:cs="Tahoma"/>
      <w:sz w:val="16"/>
      <w:szCs w:val="16"/>
    </w:rPr>
  </w:style>
  <w:style w:type="character" w:customStyle="1" w:styleId="BalloonTextChar">
    <w:name w:val="Balloon Text Char"/>
    <w:basedOn w:val="DefaultParagraphFont"/>
    <w:link w:val="BalloonText"/>
    <w:uiPriority w:val="99"/>
    <w:semiHidden/>
    <w:rsid w:val="00345C4B"/>
    <w:rPr>
      <w:rFonts w:ascii="Tahoma" w:eastAsia="宋体" w:hAnsi="Tahoma" w:cs="Tahoma"/>
      <w:sz w:val="16"/>
      <w:szCs w:val="16"/>
    </w:rPr>
  </w:style>
  <w:style w:type="character" w:styleId="CommentReference">
    <w:name w:val="annotation reference"/>
    <w:basedOn w:val="DefaultParagraphFont"/>
    <w:uiPriority w:val="99"/>
    <w:semiHidden/>
    <w:unhideWhenUsed/>
    <w:rsid w:val="00345C4B"/>
    <w:rPr>
      <w:sz w:val="16"/>
      <w:szCs w:val="16"/>
    </w:rPr>
  </w:style>
  <w:style w:type="paragraph" w:styleId="CommentText">
    <w:name w:val="annotation text"/>
    <w:basedOn w:val="Normal"/>
    <w:link w:val="CommentTextChar"/>
    <w:uiPriority w:val="99"/>
    <w:semiHidden/>
    <w:unhideWhenUsed/>
    <w:rsid w:val="00345C4B"/>
  </w:style>
  <w:style w:type="character" w:customStyle="1" w:styleId="CommentTextChar">
    <w:name w:val="Comment Text Char"/>
    <w:basedOn w:val="DefaultParagraphFont"/>
    <w:link w:val="CommentText"/>
    <w:uiPriority w:val="99"/>
    <w:semiHidden/>
    <w:rsid w:val="00345C4B"/>
    <w:rPr>
      <w:rFonts w:ascii="Arial" w:eastAsia="宋体" w:hAnsi="Arial" w:cs="Times New Roman"/>
      <w:sz w:val="20"/>
      <w:szCs w:val="24"/>
    </w:rPr>
  </w:style>
  <w:style w:type="table" w:styleId="TableGrid">
    <w:name w:val="Table Grid"/>
    <w:basedOn w:val="TableNormal"/>
    <w:uiPriority w:val="59"/>
    <w:rsid w:val="00345C4B"/>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345C4B"/>
    <w:rPr>
      <w:b/>
      <w:bCs/>
      <w:szCs w:val="20"/>
    </w:rPr>
  </w:style>
  <w:style w:type="paragraph" w:styleId="Date">
    <w:name w:val="Date"/>
    <w:basedOn w:val="Normal"/>
    <w:next w:val="Normal"/>
    <w:link w:val="DateChar"/>
    <w:rsid w:val="00345C4B"/>
    <w:pPr>
      <w:autoSpaceDN w:val="0"/>
    </w:pPr>
    <w:rPr>
      <w:rFonts w:ascii="Times New Roman" w:eastAsia="Times New Roman" w:hAnsi="Times New Roman"/>
    </w:rPr>
  </w:style>
  <w:style w:type="character" w:customStyle="1" w:styleId="DateChar">
    <w:name w:val="Date Char"/>
    <w:basedOn w:val="DefaultParagraphFont"/>
    <w:link w:val="Date"/>
    <w:rsid w:val="00345C4B"/>
    <w:rPr>
      <w:rFonts w:ascii="Times New Roman" w:eastAsia="Times New Roman" w:hAnsi="Times New Roman" w:cs="Times New Roman"/>
      <w:sz w:val="20"/>
      <w:szCs w:val="24"/>
    </w:rPr>
  </w:style>
  <w:style w:type="paragraph" w:customStyle="1" w:styleId="doclisting">
    <w:name w:val="doclisting"/>
    <w:basedOn w:val="Normal"/>
    <w:rsid w:val="00345C4B"/>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345C4B"/>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345C4B"/>
    <w:rPr>
      <w:rFonts w:ascii="Tahoma" w:eastAsia="宋体" w:hAnsi="Tahoma" w:cs="Tahoma"/>
      <w:sz w:val="20"/>
      <w:szCs w:val="20"/>
      <w:shd w:val="clear" w:color="auto" w:fill="000080"/>
    </w:rPr>
  </w:style>
  <w:style w:type="character" w:styleId="FollowedHyperlink">
    <w:name w:val="FollowedHyperlink"/>
    <w:basedOn w:val="DefaultParagraphFont"/>
    <w:rsid w:val="00345C4B"/>
    <w:rPr>
      <w:color w:val="606420"/>
      <w:u w:val="single"/>
    </w:rPr>
  </w:style>
  <w:style w:type="paragraph" w:styleId="Footer">
    <w:name w:val="footer"/>
    <w:basedOn w:val="Normal"/>
    <w:link w:val="FooterChar"/>
    <w:rsid w:val="00345C4B"/>
    <w:pPr>
      <w:tabs>
        <w:tab w:val="center" w:pos="4320"/>
        <w:tab w:val="right" w:pos="8640"/>
      </w:tabs>
    </w:pPr>
  </w:style>
  <w:style w:type="character" w:customStyle="1" w:styleId="FooterChar">
    <w:name w:val="Footer Char"/>
    <w:basedOn w:val="DefaultParagraphFont"/>
    <w:link w:val="Footer"/>
    <w:rsid w:val="00345C4B"/>
    <w:rPr>
      <w:rFonts w:ascii="Arial" w:eastAsia="宋体" w:hAnsi="Arial" w:cs="Times New Roman"/>
      <w:sz w:val="20"/>
      <w:szCs w:val="24"/>
    </w:rPr>
  </w:style>
  <w:style w:type="paragraph" w:styleId="Header">
    <w:name w:val="header"/>
    <w:basedOn w:val="Normal"/>
    <w:link w:val="HeaderChar"/>
    <w:rsid w:val="00345C4B"/>
    <w:pPr>
      <w:tabs>
        <w:tab w:val="center" w:pos="4320"/>
        <w:tab w:val="right" w:pos="8640"/>
      </w:tabs>
    </w:pPr>
  </w:style>
  <w:style w:type="character" w:customStyle="1" w:styleId="HeaderChar">
    <w:name w:val="Header Char"/>
    <w:basedOn w:val="DefaultParagraphFont"/>
    <w:link w:val="Header"/>
    <w:rsid w:val="00345C4B"/>
    <w:rPr>
      <w:rFonts w:ascii="Arial" w:eastAsia="宋体" w:hAnsi="Arial" w:cs="Times New Roman"/>
      <w:sz w:val="20"/>
      <w:szCs w:val="24"/>
    </w:rPr>
  </w:style>
  <w:style w:type="character" w:styleId="Hyperlink">
    <w:name w:val="Hyperlink"/>
    <w:basedOn w:val="DefaultParagraphFont"/>
    <w:uiPriority w:val="99"/>
    <w:rsid w:val="00345C4B"/>
    <w:rPr>
      <w:color w:val="0000FF"/>
      <w:u w:val="single"/>
    </w:rPr>
  </w:style>
  <w:style w:type="paragraph" w:styleId="ListBullet">
    <w:name w:val="List Bullet"/>
    <w:basedOn w:val="Normal"/>
    <w:rsid w:val="00345C4B"/>
    <w:pPr>
      <w:numPr>
        <w:numId w:val="35"/>
      </w:numPr>
    </w:pPr>
  </w:style>
  <w:style w:type="paragraph" w:styleId="ListBullet2">
    <w:name w:val="List Bullet 2"/>
    <w:basedOn w:val="Normal"/>
    <w:rsid w:val="00345C4B"/>
    <w:pPr>
      <w:numPr>
        <w:numId w:val="36"/>
      </w:numPr>
    </w:pPr>
  </w:style>
  <w:style w:type="paragraph" w:styleId="ListBullet3">
    <w:name w:val="List Bullet 3"/>
    <w:basedOn w:val="Normal"/>
    <w:rsid w:val="00345C4B"/>
    <w:pPr>
      <w:numPr>
        <w:numId w:val="37"/>
      </w:numPr>
    </w:pPr>
  </w:style>
  <w:style w:type="paragraph" w:styleId="ListBullet4">
    <w:name w:val="List Bullet 4"/>
    <w:basedOn w:val="Normal"/>
    <w:rsid w:val="00345C4B"/>
    <w:pPr>
      <w:numPr>
        <w:numId w:val="38"/>
      </w:numPr>
    </w:pPr>
  </w:style>
  <w:style w:type="paragraph" w:styleId="ListBullet5">
    <w:name w:val="List Bullet 5"/>
    <w:basedOn w:val="Normal"/>
    <w:rsid w:val="00345C4B"/>
    <w:pPr>
      <w:numPr>
        <w:numId w:val="39"/>
      </w:numPr>
    </w:pPr>
  </w:style>
  <w:style w:type="character" w:customStyle="1" w:styleId="msochangeprop0">
    <w:name w:val="msochangeprop0"/>
    <w:basedOn w:val="DefaultParagraphFont"/>
    <w:rsid w:val="00345C4B"/>
  </w:style>
  <w:style w:type="character" w:customStyle="1" w:styleId="msodel0">
    <w:name w:val="msodel0"/>
    <w:basedOn w:val="DefaultParagraphFont"/>
    <w:rsid w:val="00345C4B"/>
  </w:style>
  <w:style w:type="character" w:customStyle="1" w:styleId="msoins0">
    <w:name w:val="msoins0"/>
    <w:basedOn w:val="DefaultParagraphFont"/>
    <w:rsid w:val="00345C4B"/>
  </w:style>
  <w:style w:type="character" w:customStyle="1" w:styleId="msoins00">
    <w:name w:val="msoins00"/>
    <w:basedOn w:val="DefaultParagraphFont"/>
    <w:rsid w:val="00345C4B"/>
  </w:style>
  <w:style w:type="character" w:customStyle="1" w:styleId="msoins000">
    <w:name w:val="msoins000"/>
    <w:basedOn w:val="DefaultParagraphFont"/>
    <w:rsid w:val="00345C4B"/>
  </w:style>
  <w:style w:type="character" w:customStyle="1" w:styleId="msoins01">
    <w:name w:val="msoins01"/>
    <w:basedOn w:val="DefaultParagraphFont"/>
    <w:rsid w:val="00345C4B"/>
  </w:style>
  <w:style w:type="character" w:customStyle="1" w:styleId="msoins1">
    <w:name w:val="msoins1"/>
    <w:basedOn w:val="DefaultParagraphFont"/>
    <w:rsid w:val="00345C4B"/>
  </w:style>
  <w:style w:type="character" w:customStyle="1" w:styleId="msoins2">
    <w:name w:val="msoins2"/>
    <w:basedOn w:val="DefaultParagraphFont"/>
    <w:rsid w:val="00345C4B"/>
  </w:style>
  <w:style w:type="character" w:customStyle="1" w:styleId="objecttype0">
    <w:name w:val="objecttype0"/>
    <w:basedOn w:val="DefaultParagraphFont"/>
    <w:rsid w:val="00345C4B"/>
  </w:style>
  <w:style w:type="character" w:styleId="PageNumber">
    <w:name w:val="page number"/>
    <w:basedOn w:val="DefaultParagraphFont"/>
    <w:rsid w:val="00345C4B"/>
  </w:style>
  <w:style w:type="character" w:customStyle="1" w:styleId="spelle">
    <w:name w:val="spelle"/>
    <w:basedOn w:val="DefaultParagraphFont"/>
    <w:rsid w:val="00345C4B"/>
  </w:style>
  <w:style w:type="paragraph" w:customStyle="1" w:styleId="styleright025cm">
    <w:name w:val="styleright025cm"/>
    <w:basedOn w:val="Normal"/>
    <w:rsid w:val="00345C4B"/>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345C4B"/>
  </w:style>
  <w:style w:type="paragraph" w:styleId="TOC1">
    <w:name w:val="toc 1"/>
    <w:basedOn w:val="Normal"/>
    <w:next w:val="Normal"/>
    <w:autoRedefine/>
    <w:uiPriority w:val="39"/>
    <w:rsid w:val="00345C4B"/>
    <w:pPr>
      <w:spacing w:before="240"/>
    </w:pPr>
    <w:rPr>
      <w:b/>
      <w:smallCaps/>
    </w:rPr>
  </w:style>
  <w:style w:type="paragraph" w:styleId="TOC2">
    <w:name w:val="toc 2"/>
    <w:basedOn w:val="Normal"/>
    <w:next w:val="Normal"/>
    <w:autoRedefine/>
    <w:uiPriority w:val="39"/>
    <w:rsid w:val="00345C4B"/>
    <w:pPr>
      <w:spacing w:before="120"/>
      <w:ind w:left="202"/>
    </w:pPr>
    <w:rPr>
      <w:i/>
    </w:rPr>
  </w:style>
  <w:style w:type="paragraph" w:styleId="TOC3">
    <w:name w:val="toc 3"/>
    <w:basedOn w:val="Normal"/>
    <w:next w:val="Normal"/>
    <w:autoRedefine/>
    <w:uiPriority w:val="39"/>
    <w:rsid w:val="00345C4B"/>
    <w:pPr>
      <w:ind w:left="400"/>
    </w:pPr>
  </w:style>
  <w:style w:type="paragraph" w:customStyle="1" w:styleId="BoldText">
    <w:name w:val="BoldText"/>
    <w:basedOn w:val="Normal"/>
    <w:next w:val="Normal"/>
    <w:rsid w:val="00345C4B"/>
    <w:pPr>
      <w:keepNext/>
    </w:pPr>
    <w:rPr>
      <w:b/>
    </w:rPr>
  </w:style>
  <w:style w:type="paragraph" w:styleId="TOC4">
    <w:name w:val="toc 4"/>
    <w:basedOn w:val="Normal"/>
    <w:next w:val="Normal"/>
    <w:autoRedefine/>
    <w:uiPriority w:val="39"/>
    <w:unhideWhenUsed/>
    <w:rsid w:val="00345C4B"/>
    <w:pPr>
      <w:spacing w:after="100"/>
      <w:ind w:left="600"/>
    </w:pPr>
  </w:style>
  <w:style w:type="paragraph" w:styleId="TOC5">
    <w:name w:val="toc 5"/>
    <w:basedOn w:val="Normal"/>
    <w:next w:val="Normal"/>
    <w:autoRedefine/>
    <w:uiPriority w:val="39"/>
    <w:unhideWhenUsed/>
    <w:rsid w:val="00345C4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45C4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45C4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45C4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45C4B"/>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345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package" Target="embeddings/Microsoft_Word_Document2.doc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em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4.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package" Target="embeddings/Microsoft_Word_Document1.docx"/><Relationship Id="rId13" Type="http://schemas.openxmlformats.org/officeDocument/2006/relationships/package" Target="embeddings/Microsoft_Word_Document3.docx"/><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package" Target="embeddings/Microsoft_Word_Document.docx"/><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21842</Words>
  <Characters>124506</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Walus, David (D.M.)</dc:creator>
  <cp:keywords/>
  <dc:description/>
  <cp:lastModifiedBy>Liu, Yang (Y.)</cp:lastModifiedBy>
  <cp:revision>3</cp:revision>
  <dcterms:created xsi:type="dcterms:W3CDTF">2020-09-01T11:20:00Z</dcterms:created>
  <dcterms:modified xsi:type="dcterms:W3CDTF">2020-11-24T02:47:00Z</dcterms:modified>
</cp:coreProperties>
</file>