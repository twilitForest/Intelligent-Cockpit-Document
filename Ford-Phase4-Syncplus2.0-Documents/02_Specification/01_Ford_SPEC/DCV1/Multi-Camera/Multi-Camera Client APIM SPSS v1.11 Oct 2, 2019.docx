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426" w:rsidRDefault="001D2426" w:rsidP="00530C8E"/>
    <w:p w:rsidR="001061A6" w:rsidRPr="00106C9E" w:rsidRDefault="00231691" w:rsidP="00106C9E"/>
    <w:p w:rsidR="00FE4B4B" w:rsidRDefault="00231691" w:rsidP="00952F4A">
      <w:pPr>
        <w:jc w:val="center"/>
      </w:pPr>
      <w:r>
        <w:rPr>
          <w:noProof/>
        </w:rPr>
        <w:drawing>
          <wp:inline distT="0" distB="0" distL="0" distR="0">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FE4B4B" w:rsidRDefault="00231691">
      <w:pPr>
        <w:jc w:val="center"/>
        <w:rPr>
          <w:rFonts w:cs="Arial"/>
          <w:b/>
          <w:color w:val="000080"/>
          <w:sz w:val="44"/>
          <w:szCs w:val="44"/>
        </w:rPr>
      </w:pPr>
      <w:r>
        <w:rPr>
          <w:rFonts w:cs="Arial"/>
          <w:b/>
          <w:color w:val="000080"/>
          <w:sz w:val="44"/>
          <w:szCs w:val="44"/>
        </w:rPr>
        <w:t>Research &amp; Vehicle Technology</w:t>
      </w:r>
    </w:p>
    <w:p w:rsidR="00FE4B4B" w:rsidRDefault="00231691">
      <w:pPr>
        <w:jc w:val="center"/>
        <w:rPr>
          <w:rFonts w:cs="Arial"/>
          <w:b/>
          <w:color w:val="000080"/>
          <w:sz w:val="40"/>
          <w:szCs w:val="40"/>
        </w:rPr>
      </w:pPr>
      <w:r>
        <w:rPr>
          <w:rFonts w:cs="Arial"/>
          <w:b/>
          <w:color w:val="000080"/>
          <w:sz w:val="40"/>
          <w:szCs w:val="40"/>
        </w:rPr>
        <w:t>“Infotainment Systems Product Development”</w:t>
      </w:r>
    </w:p>
    <w:p w:rsidR="00FE4B4B" w:rsidRDefault="00231691">
      <w:pPr>
        <w:jc w:val="center"/>
      </w:pPr>
    </w:p>
    <w:p w:rsidR="00FE4B4B" w:rsidRDefault="00231691">
      <w:pPr>
        <w:jc w:val="center"/>
      </w:pPr>
    </w:p>
    <w:p w:rsidR="00FE4B4B" w:rsidRDefault="00231691">
      <w:pPr>
        <w:jc w:val="center"/>
        <w:rPr>
          <w:rFonts w:cs="Arial"/>
          <w:b/>
          <w:sz w:val="52"/>
          <w:szCs w:val="52"/>
        </w:rPr>
      </w:pPr>
      <w:r>
        <w:rPr>
          <w:rFonts w:cs="Arial"/>
          <w:b/>
          <w:sz w:val="52"/>
          <w:szCs w:val="52"/>
        </w:rPr>
        <w:t>Feature – Multi-Camera Client</w:t>
      </w:r>
    </w:p>
    <w:p w:rsidR="00FE4B4B" w:rsidRDefault="00231691">
      <w:pPr>
        <w:jc w:val="center"/>
        <w:rPr>
          <w:rFonts w:cs="Arial"/>
          <w:b/>
          <w:sz w:val="52"/>
          <w:szCs w:val="52"/>
        </w:rPr>
      </w:pPr>
    </w:p>
    <w:p w:rsidR="00FE4B4B" w:rsidRDefault="00231691">
      <w:pPr>
        <w:jc w:val="center"/>
        <w:rPr>
          <w:rFonts w:cs="Arial"/>
          <w:b/>
          <w:sz w:val="52"/>
          <w:szCs w:val="52"/>
        </w:rPr>
      </w:pPr>
      <w:r>
        <w:rPr>
          <w:rFonts w:cs="Arial"/>
          <w:b/>
          <w:sz w:val="52"/>
          <w:szCs w:val="52"/>
        </w:rPr>
        <w:t>APIM</w:t>
      </w:r>
      <w:r>
        <w:rPr>
          <w:rFonts w:cs="Arial"/>
          <w:b/>
          <w:sz w:val="52"/>
          <w:szCs w:val="52"/>
        </w:rPr>
        <w:t xml:space="preserve"> Infotainment Subsystem Part Specific Specification (SPSS)</w:t>
      </w:r>
    </w:p>
    <w:p w:rsidR="00FE4B4B" w:rsidRDefault="00231691">
      <w:pPr>
        <w:jc w:val="center"/>
      </w:pPr>
    </w:p>
    <w:p w:rsidR="00FE4B4B" w:rsidRDefault="00231691">
      <w:pPr>
        <w:jc w:val="center"/>
      </w:pPr>
    </w:p>
    <w:p w:rsidR="00FE4B4B" w:rsidRDefault="00231691">
      <w:pPr>
        <w:jc w:val="center"/>
      </w:pPr>
    </w:p>
    <w:p w:rsidR="00FE4B4B" w:rsidRDefault="00231691">
      <w:pPr>
        <w:jc w:val="center"/>
      </w:pPr>
    </w:p>
    <w:p w:rsidR="00FE4B4B" w:rsidRDefault="00231691">
      <w:pPr>
        <w:jc w:val="center"/>
        <w:rPr>
          <w:rFonts w:cs="Arial"/>
          <w:sz w:val="28"/>
          <w:szCs w:val="28"/>
        </w:rPr>
      </w:pPr>
      <w:r>
        <w:rPr>
          <w:rFonts w:cs="Arial"/>
          <w:sz w:val="28"/>
          <w:szCs w:val="28"/>
        </w:rPr>
        <w:t>Version 1.11</w:t>
      </w:r>
    </w:p>
    <w:p w:rsidR="00FE4B4B" w:rsidRDefault="00231691">
      <w:pPr>
        <w:jc w:val="center"/>
        <w:rPr>
          <w:rFonts w:cs="Arial"/>
          <w:b/>
          <w:sz w:val="28"/>
          <w:szCs w:val="28"/>
        </w:rPr>
      </w:pPr>
      <w:r>
        <w:rPr>
          <w:rFonts w:cs="Arial"/>
          <w:b/>
          <w:sz w:val="28"/>
          <w:szCs w:val="28"/>
        </w:rPr>
        <w:t>UNCONTROLLED COPY IF PRINTED</w:t>
      </w:r>
    </w:p>
    <w:p w:rsidR="00FE4B4B" w:rsidRDefault="00231691">
      <w:pPr>
        <w:jc w:val="center"/>
      </w:pPr>
    </w:p>
    <w:p w:rsidR="00FE4B4B" w:rsidRDefault="00231691">
      <w:pPr>
        <w:jc w:val="center"/>
        <w:rPr>
          <w:rFonts w:cs="Arial"/>
          <w:b/>
          <w:szCs w:val="22"/>
        </w:rPr>
      </w:pPr>
      <w:r>
        <w:rPr>
          <w:rFonts w:cs="Arial"/>
          <w:b/>
          <w:szCs w:val="22"/>
        </w:rPr>
        <w:t>Version Date: October 2, 2019</w:t>
      </w:r>
    </w:p>
    <w:p w:rsidR="00FE4B4B" w:rsidRDefault="00231691">
      <w:pPr>
        <w:jc w:val="center"/>
      </w:pPr>
    </w:p>
    <w:p w:rsidR="00FE4B4B" w:rsidRDefault="00231691">
      <w:pPr>
        <w:jc w:val="center"/>
      </w:pPr>
    </w:p>
    <w:p w:rsidR="00FE4B4B" w:rsidRDefault="00231691">
      <w:pPr>
        <w:jc w:val="center"/>
      </w:pPr>
    </w:p>
    <w:p w:rsidR="00FE4B4B" w:rsidRDefault="00231691">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FE4B4B" w:rsidRDefault="00231691">
      <w:pPr>
        <w:jc w:val="center"/>
        <w:outlineLvl w:val="0"/>
        <w:rPr>
          <w:rFonts w:cs="Arial"/>
          <w:b/>
          <w:bCs/>
          <w:sz w:val="28"/>
          <w:szCs w:val="28"/>
          <w:u w:val="single"/>
        </w:rPr>
      </w:pPr>
      <w:r>
        <w:rPr>
          <w:b/>
          <w:sz w:val="36"/>
          <w:szCs w:val="36"/>
        </w:rPr>
        <w:br w:type="page"/>
      </w:r>
      <w:bookmarkStart w:id="0" w:name="_Toc20920984"/>
      <w:r>
        <w:rPr>
          <w:rFonts w:cs="Arial"/>
          <w:b/>
          <w:bCs/>
          <w:sz w:val="28"/>
          <w:szCs w:val="28"/>
          <w:u w:val="single"/>
        </w:rPr>
        <w:lastRenderedPageBreak/>
        <w:t>Revision History</w:t>
      </w:r>
      <w:bookmarkEnd w:id="0"/>
    </w:p>
    <w:p w:rsidR="00FE4B4B" w:rsidRDefault="00231691">
      <w:pPr>
        <w:rPr>
          <w:rFonts w:cs="Arial"/>
        </w:rPr>
      </w:pPr>
    </w:p>
    <w:p w:rsidR="00FE4B4B" w:rsidRDefault="00231691">
      <w:pPr>
        <w:rPr>
          <w:rFonts w:cs="Arial"/>
        </w:rPr>
      </w:pPr>
    </w:p>
    <w:tbl>
      <w:tblPr>
        <w:tblW w:w="11062" w:type="dxa"/>
        <w:jc w:val="center"/>
        <w:tblLayout w:type="fixed"/>
        <w:tblLook w:val="04A0" w:firstRow="1" w:lastRow="0" w:firstColumn="1" w:lastColumn="0" w:noHBand="0" w:noVBand="1"/>
      </w:tblPr>
      <w:tblGrid>
        <w:gridCol w:w="1755"/>
        <w:gridCol w:w="1027"/>
        <w:gridCol w:w="3330"/>
        <w:gridCol w:w="4950"/>
      </w:tblGrid>
      <w:tr w:rsidR="00715A7A" w:rsidTr="00952F4A">
        <w:trPr>
          <w:trHeight w:val="345"/>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715A7A" w:rsidRDefault="00231691">
            <w:pPr>
              <w:spacing w:line="276" w:lineRule="auto"/>
              <w:jc w:val="center"/>
              <w:rPr>
                <w:rFonts w:cs="Arial"/>
                <w:b/>
                <w:bCs/>
                <w:lang w:val="fr-FR"/>
              </w:rPr>
            </w:pPr>
            <w:r>
              <w:rPr>
                <w:rFonts w:cs="Arial"/>
                <w:b/>
                <w:bCs/>
                <w:lang w:val="fr-FR"/>
              </w:rPr>
              <w:t>Date</w:t>
            </w:r>
          </w:p>
        </w:tc>
        <w:tc>
          <w:tcPr>
            <w:tcW w:w="102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715A7A" w:rsidRDefault="00231691">
            <w:pPr>
              <w:spacing w:line="276" w:lineRule="auto"/>
              <w:jc w:val="center"/>
              <w:rPr>
                <w:rFonts w:cs="Arial"/>
                <w:b/>
                <w:bCs/>
                <w:lang w:val="fr-FR"/>
              </w:rPr>
            </w:pPr>
            <w:r>
              <w:rPr>
                <w:rFonts w:cs="Arial"/>
                <w:b/>
                <w:bCs/>
                <w:lang w:val="fr-FR"/>
              </w:rPr>
              <w:t>Version</w:t>
            </w:r>
          </w:p>
        </w:tc>
        <w:tc>
          <w:tcPr>
            <w:tcW w:w="828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715A7A" w:rsidRDefault="00231691">
            <w:pPr>
              <w:spacing w:line="276" w:lineRule="auto"/>
              <w:jc w:val="center"/>
              <w:rPr>
                <w:rFonts w:cs="Arial"/>
                <w:b/>
                <w:bCs/>
                <w:lang w:val="fr-FR"/>
              </w:rPr>
            </w:pPr>
            <w:r>
              <w:rPr>
                <w:rFonts w:cs="Arial"/>
                <w:b/>
                <w:bCs/>
                <w:lang w:val="fr-FR"/>
              </w:rPr>
              <w:t>Notes</w:t>
            </w:r>
          </w:p>
        </w:tc>
      </w:tr>
      <w:tr w:rsid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715A7A" w:rsidRDefault="00231691" w:rsidP="00715A7A">
            <w:pPr>
              <w:spacing w:line="276" w:lineRule="auto"/>
              <w:rPr>
                <w:rFonts w:cs="Arial"/>
                <w:b/>
                <w:sz w:val="16"/>
                <w:szCs w:val="16"/>
                <w:lang w:val="fr-FR"/>
              </w:rPr>
            </w:pPr>
            <w:r>
              <w:rPr>
                <w:rFonts w:cs="Arial"/>
                <w:b/>
                <w:sz w:val="16"/>
                <w:szCs w:val="16"/>
              </w:rPr>
              <w:t>May 31, 2013</w:t>
            </w:r>
          </w:p>
        </w:tc>
        <w:tc>
          <w:tcPr>
            <w:tcW w:w="1027" w:type="dxa"/>
            <w:tcBorders>
              <w:top w:val="single" w:sz="6" w:space="0" w:color="auto"/>
              <w:left w:val="single" w:sz="6" w:space="0" w:color="auto"/>
              <w:bottom w:val="single" w:sz="6" w:space="0" w:color="auto"/>
              <w:right w:val="single" w:sz="6" w:space="0" w:color="auto"/>
            </w:tcBorders>
            <w:hideMark/>
          </w:tcPr>
          <w:p w:rsidR="00715A7A" w:rsidRDefault="00231691">
            <w:pPr>
              <w:spacing w:line="276" w:lineRule="auto"/>
              <w:jc w:val="center"/>
              <w:rPr>
                <w:rFonts w:cs="Arial"/>
                <w:b/>
                <w:sz w:val="16"/>
                <w:lang w:val="fr-FR"/>
              </w:rPr>
            </w:pPr>
            <w:r>
              <w:rPr>
                <w:rFonts w:cs="Arial"/>
                <w:b/>
                <w:sz w:val="16"/>
                <w:lang w:val="fr-FR"/>
              </w:rPr>
              <w:t>1.0</w:t>
            </w:r>
          </w:p>
        </w:tc>
        <w:tc>
          <w:tcPr>
            <w:tcW w:w="3330" w:type="dxa"/>
            <w:tcBorders>
              <w:top w:val="single" w:sz="6" w:space="0" w:color="auto"/>
              <w:left w:val="single" w:sz="6" w:space="0" w:color="auto"/>
              <w:bottom w:val="single" w:sz="6" w:space="0" w:color="auto"/>
              <w:right w:val="single" w:sz="6" w:space="0" w:color="auto"/>
            </w:tcBorders>
            <w:hideMark/>
          </w:tcPr>
          <w:p w:rsidR="00715A7A" w:rsidRDefault="00231691">
            <w:pPr>
              <w:spacing w:line="276" w:lineRule="auto"/>
              <w:rPr>
                <w:rFonts w:cs="Arial"/>
                <w:b/>
                <w:sz w:val="16"/>
              </w:rPr>
            </w:pPr>
            <w:r>
              <w:rPr>
                <w:rFonts w:cs="Arial"/>
                <w:b/>
                <w:sz w:val="16"/>
              </w:rPr>
              <w:t xml:space="preserve">Initial Release </w:t>
            </w:r>
          </w:p>
        </w:tc>
        <w:tc>
          <w:tcPr>
            <w:tcW w:w="4950" w:type="dxa"/>
            <w:tcBorders>
              <w:top w:val="single" w:sz="6" w:space="0" w:color="auto"/>
              <w:left w:val="single" w:sz="6" w:space="0" w:color="auto"/>
              <w:bottom w:val="single" w:sz="6" w:space="0" w:color="auto"/>
              <w:right w:val="single" w:sz="6" w:space="0" w:color="auto"/>
            </w:tcBorders>
          </w:tcPr>
          <w:p w:rsidR="00715A7A" w:rsidRDefault="00231691">
            <w:pPr>
              <w:spacing w:line="276" w:lineRule="auto"/>
              <w:rPr>
                <w:rFonts w:cs="Arial"/>
                <w:b/>
                <w:sz w:val="16"/>
              </w:rPr>
            </w:pPr>
          </w:p>
        </w:tc>
      </w:tr>
      <w:tr w:rsidR="00715A7A"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715A7A" w:rsidRDefault="00231691">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715A7A" w:rsidRDefault="00231691">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715A7A" w:rsidRDefault="00231691">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715A7A" w:rsidRDefault="00231691">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E25864">
            <w:pPr>
              <w:spacing w:line="276" w:lineRule="auto"/>
              <w:rPr>
                <w:rFonts w:eastAsiaTheme="minorEastAsia" w:cstheme="minorBidi"/>
                <w:b/>
                <w:sz w:val="16"/>
                <w:szCs w:val="16"/>
              </w:rPr>
            </w:pPr>
            <w:r>
              <w:rPr>
                <w:rFonts w:eastAsiaTheme="minorEastAsia" w:cstheme="minorBidi"/>
                <w:b/>
                <w:sz w:val="16"/>
                <w:szCs w:val="16"/>
              </w:rPr>
              <w:t xml:space="preserve">January 16, </w:t>
            </w:r>
            <w:r>
              <w:rPr>
                <w:rFonts w:eastAsiaTheme="minorEastAsia" w:cstheme="minorBidi"/>
                <w:b/>
                <w:sz w:val="16"/>
                <w:szCs w:val="16"/>
              </w:rPr>
              <w:t>2015</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715A7A">
            <w:pPr>
              <w:spacing w:line="276" w:lineRule="auto"/>
              <w:jc w:val="center"/>
              <w:rPr>
                <w:rFonts w:eastAsiaTheme="minorEastAsia" w:cstheme="minorBidi"/>
                <w:b/>
                <w:sz w:val="16"/>
                <w:szCs w:val="16"/>
              </w:rPr>
            </w:pPr>
            <w:r>
              <w:rPr>
                <w:rFonts w:eastAsiaTheme="minorEastAsia" w:cstheme="minorBidi"/>
                <w:b/>
                <w:sz w:val="16"/>
                <w:szCs w:val="16"/>
              </w:rPr>
              <w:t>1.1</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E25864">
            <w:pPr>
              <w:spacing w:line="276" w:lineRule="auto"/>
              <w:rPr>
                <w:rFonts w:cs="Arial"/>
                <w:b/>
                <w:sz w:val="16"/>
                <w:szCs w:val="16"/>
              </w:rPr>
            </w:pPr>
            <w:r>
              <w:rPr>
                <w:rFonts w:cs="Arial"/>
                <w:b/>
                <w:sz w:val="16"/>
                <w:szCs w:val="16"/>
              </w:rPr>
              <w:t>SPSS Updated to add soft button view implementation</w:t>
            </w:r>
          </w:p>
        </w:tc>
      </w:tr>
      <w:tr w:rsidR="00E25864" w:rsidTr="00952F4A">
        <w:trPr>
          <w:trHeight w:val="187"/>
          <w:jc w:val="center"/>
        </w:trPr>
        <w:tc>
          <w:tcPr>
            <w:tcW w:w="1755" w:type="dxa"/>
            <w:tcBorders>
              <w:top w:val="single" w:sz="6" w:space="0" w:color="auto"/>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RVCv2-IR-REQ-014080/B-Rear View Camera Feature ID Definition (TcSE ROIN-287010-3)</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Updated encodings in table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MD-REQ-014070/A-Feature_St (TcSE ROIN-282399-2)</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 xml:space="preserve">sorris1: Updated the </w:t>
            </w:r>
            <w:r w:rsidRPr="00E25864">
              <w:rPr>
                <w:rFonts w:cs="Calibri"/>
                <w:sz w:val="16"/>
                <w:szCs w:val="16"/>
              </w:rPr>
              <w:t>Personalization Index parameter encoding to match the CAN database.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DAFVCv1-IR-REQ-014066/B-Driver Assist Front View Camera Feature ID Definition (TcSE ROIN-287061)</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Updated encodings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MD-REQ-014070/A-Feature_St (TcSE ROIN-282399-2)</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 xml:space="preserve">sorris1: </w:t>
            </w:r>
            <w:r w:rsidRPr="00E25864">
              <w:rPr>
                <w:rFonts w:cs="Calibri"/>
                <w:sz w:val="16"/>
                <w:szCs w:val="16"/>
              </w:rPr>
              <w:t>Updated the Personalization Index parameter encoding to match the CAN database.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STR-052389/B-Rear View Camera (TcSE ROIN-293312-1)</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two new variants Camera image View v3 and Rear View Camera Zoom Settings v3 to cover the new way of zoomin</w:t>
            </w:r>
            <w:r w:rsidRPr="00E25864">
              <w:rPr>
                <w:rFonts w:cs="Calibri"/>
                <w:sz w:val="16"/>
                <w:szCs w:val="16"/>
              </w:rPr>
              <w:t>g and soft button inputs.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RVC-FUR-REQ-014088/B-Deactivate RVC (TcSE ROIN-293328)</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new text to clarify Forward gear and Park no prak for Manual transmission applications.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CAMERA-FUR-REQ-014093/B-Camera Image Priority (TcSE ROIN-264652-1)</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Updated requirement to work for all camera views.  no change to requirement intent.</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RVCv3-UC-REQ-127872/A-Activate Rear Multicamera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RVCv3-UC-REQ-128191/A-Enter CHMSL Delay Mode</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TRG-UC-R</w:t>
            </w:r>
            <w:r w:rsidRPr="00E25864">
              <w:rPr>
                <w:rFonts w:cs="Arial"/>
                <w:sz w:val="16"/>
                <w:szCs w:val="16"/>
              </w:rPr>
              <w:t>EQ-102959/A-Vehicle Not in RUN/START</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TRG-UC-REQ-102960/A-Loss of communication with IPMB Module</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 xml:space="preserve">TRG-UC-REQ-102961/A-Valid Camera Video Signal not </w:t>
            </w:r>
            <w:r w:rsidRPr="00E25864">
              <w:rPr>
                <w:rFonts w:cs="Arial"/>
                <w:sz w:val="16"/>
                <w:szCs w:val="16"/>
              </w:rPr>
              <w:t>present</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RVCv3-UC-REQ-128173/A-Press Zoom Button from Rear 360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RVCv3-UC-REQ-128176/A-Press Zoom Button from Rear Normal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RVCv3-UC-REQ-128179/A-Press Zoom Button from CHMSL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RVCv3-UC-REQ-128188/A-Press Rear 360 Unzoom</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RVCv3-UC-REQ-128189/A-Press Rear Normal Unzoom</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RVCv3-UC-REQ-128190/A-Press CHMSL Unzoom</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RVCv3-ACT-REQ-127095/A-Manual Zoom</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New Requirement</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RVCv3-UC-REQ-127874/A-Press Rear 360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RVCv3-UC-REQ-128175/A-Press RVC Normal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RVCv3-UC-REQ-128177/A-Press RVC Split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RVCv3-UC-REQ-128178/A-Press CHMSL Camera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RVCv3-UC-REQ-128180/A-Press Aux Camera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RVCv3-UC-REQ-128181/A-Press Trailer Reverse Guidance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RVCv3-UC-REQ-128396/A-Press Hard Button to Enter CHMSL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 for CHMSL</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RVCv3-UC-REQ-128397/A-Press Hard Button to Enter RVC 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w:t>
            </w:r>
            <w:r w:rsidRPr="00E25864">
              <w:rPr>
                <w:rFonts w:cs="Calibri"/>
                <w:sz w:val="16"/>
                <w:szCs w:val="16"/>
              </w:rPr>
              <w:t xml:space="preserve">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RVCv3-ACT-REQ-127096/A-Change Camera View Setting</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Diagram updated to reflect the change in HMI to go back to soft buttons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STR-052463/B-Driver Assist Front View Camera (TcSE ROIN-293325)</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 xml:space="preserve">rpaquet2 - Added New function variant 2 for </w:t>
            </w:r>
            <w:r w:rsidRPr="00E25864">
              <w:rPr>
                <w:rFonts w:cs="Calibri"/>
                <w:sz w:val="16"/>
                <w:szCs w:val="16"/>
              </w:rPr>
              <w:t>Driver Assist Front Camera Image View to capture the soft button implementation.</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DAFVCv2-UC-REQ-128182/A-Entering Front Camera - 360</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DAFVCv2-UC-REQ-128184/A-Entering Front Camera – Non-360</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TRG-UC-REQ-10</w:t>
            </w:r>
            <w:r w:rsidRPr="00E25864">
              <w:rPr>
                <w:rFonts w:cs="Arial"/>
                <w:sz w:val="16"/>
                <w:szCs w:val="16"/>
              </w:rPr>
              <w:t>2959/A-Vehicle Not in RUN/START</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TRG-UC-REQ-102960/A-Loss of communication with IPMB Module</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TRG-UC-REQ-102961/A-Valid Camera Video Signal not present</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Added use case to multi-camera APIM SPSS</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DAFVCv2-UC-REQ-128183/A-Press Front 360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DAFVCv2-UC-REQ-128185/A-Press Front Normal View Button</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 xml:space="preserve">DAFVCv2-UC-REQ-128186/A-Press Front Split </w:t>
            </w:r>
            <w:r w:rsidRPr="00E25864">
              <w:rPr>
                <w:rFonts w:cs="Arial"/>
                <w:sz w:val="16"/>
                <w:szCs w:val="16"/>
              </w:rPr>
              <w:t>View</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DAFVCv2-UC-REQ-128187/A-Press Rear button From Front camera</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 New use case</w:t>
            </w:r>
          </w:p>
        </w:tc>
      </w:tr>
      <w:tr w:rsidR="00E25864" w:rsidTr="00952F4A">
        <w:trPr>
          <w:trHeight w:val="187"/>
          <w:jc w:val="center"/>
        </w:trPr>
        <w:tc>
          <w:tcPr>
            <w:tcW w:w="1755" w:type="dxa"/>
            <w:tcBorders>
              <w:left w:val="single" w:sz="6" w:space="0" w:color="auto"/>
              <w:bottom w:val="single" w:sz="6" w:space="0" w:color="auto"/>
              <w:right w:val="single" w:sz="6" w:space="0" w:color="auto"/>
            </w:tcBorders>
          </w:tcPr>
          <w:p w:rsidR="00E25864"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Arial"/>
                <w:sz w:val="16"/>
                <w:szCs w:val="16"/>
              </w:rPr>
            </w:pPr>
            <w:r w:rsidRPr="00E25864">
              <w:rPr>
                <w:rFonts w:cs="Arial"/>
                <w:sz w:val="16"/>
                <w:szCs w:val="16"/>
              </w:rPr>
              <w:t>DAFVCv2-ACT-REQ-127100/A-Change Camera View Setting</w:t>
            </w:r>
          </w:p>
        </w:tc>
        <w:tc>
          <w:tcPr>
            <w:tcW w:w="4950" w:type="dxa"/>
            <w:tcBorders>
              <w:top w:val="single" w:sz="6" w:space="0" w:color="auto"/>
              <w:left w:val="single" w:sz="6" w:space="0" w:color="auto"/>
              <w:bottom w:val="single" w:sz="6" w:space="0" w:color="auto"/>
              <w:right w:val="single" w:sz="6" w:space="0" w:color="auto"/>
            </w:tcBorders>
          </w:tcPr>
          <w:p w:rsidR="00E25864" w:rsidRPr="00E25864" w:rsidRDefault="00231691" w:rsidP="00E25864">
            <w:pPr>
              <w:rPr>
                <w:rFonts w:cs="Calibri"/>
                <w:sz w:val="16"/>
                <w:szCs w:val="16"/>
              </w:rPr>
            </w:pPr>
            <w:r w:rsidRPr="00E25864">
              <w:rPr>
                <w:rFonts w:cs="Calibri"/>
                <w:sz w:val="16"/>
                <w:szCs w:val="16"/>
              </w:rPr>
              <w:t>rpaquet2: Diagram updated to reflect use of soft button implementation.</w:t>
            </w:r>
          </w:p>
        </w:tc>
      </w:tr>
      <w:tr w:rsidR="007830E7"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7830E7" w:rsidRDefault="00231691" w:rsidP="00934B20">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7830E7" w:rsidRDefault="00231691" w:rsidP="00934B20">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7830E7" w:rsidRDefault="00231691" w:rsidP="00934B20">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7830E7" w:rsidRDefault="00231691" w:rsidP="00934B20">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5F3DF5">
            <w:pPr>
              <w:spacing w:line="276" w:lineRule="auto"/>
              <w:rPr>
                <w:rFonts w:eastAsiaTheme="minorEastAsia" w:cstheme="minorBidi"/>
                <w:b/>
                <w:sz w:val="16"/>
                <w:szCs w:val="16"/>
              </w:rPr>
            </w:pPr>
            <w:r>
              <w:rPr>
                <w:rFonts w:eastAsiaTheme="minorEastAsia" w:cstheme="minorBidi"/>
                <w:b/>
                <w:sz w:val="16"/>
                <w:szCs w:val="16"/>
              </w:rPr>
              <w:t xml:space="preserve">June 15, </w:t>
            </w:r>
            <w:r>
              <w:rPr>
                <w:rFonts w:eastAsiaTheme="minorEastAsia" w:cstheme="minorBidi"/>
                <w:b/>
                <w:sz w:val="16"/>
                <w:szCs w:val="16"/>
              </w:rPr>
              <w:t>2015</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934B20">
            <w:pPr>
              <w:spacing w:line="276" w:lineRule="auto"/>
              <w:jc w:val="center"/>
              <w:rPr>
                <w:rFonts w:eastAsiaTheme="minorEastAsia" w:cstheme="minorBidi"/>
                <w:b/>
                <w:sz w:val="16"/>
                <w:szCs w:val="16"/>
              </w:rPr>
            </w:pPr>
            <w:r>
              <w:rPr>
                <w:rFonts w:eastAsiaTheme="minorEastAsia" w:cstheme="minorBidi"/>
                <w:b/>
                <w:sz w:val="16"/>
                <w:szCs w:val="16"/>
              </w:rPr>
              <w:t>1.2</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934B20">
            <w:pPr>
              <w:spacing w:line="276" w:lineRule="auto"/>
              <w:rPr>
                <w:rFonts w:cs="Arial"/>
                <w:b/>
                <w:sz w:val="16"/>
                <w:szCs w:val="16"/>
              </w:rPr>
            </w:pPr>
            <w:r>
              <w:rPr>
                <w:rFonts w:cs="Arial"/>
                <w:b/>
                <w:sz w:val="16"/>
                <w:szCs w:val="16"/>
              </w:rPr>
              <w:t>Updates to Merge Off Road FVC into Multi-Camera and update Max Speed requirements</w:t>
            </w:r>
          </w:p>
        </w:tc>
      </w:tr>
      <w:tr w:rsidR="007830E7" w:rsidTr="00952F4A">
        <w:trPr>
          <w:trHeight w:val="187"/>
          <w:jc w:val="center"/>
        </w:trPr>
        <w:tc>
          <w:tcPr>
            <w:tcW w:w="1755" w:type="dxa"/>
            <w:tcBorders>
              <w:top w:val="single" w:sz="6" w:space="0" w:color="auto"/>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DAFVCv1-IIR-REQ-014069/B-DriverAssistFrontViewCameraClient_Rx (TcSE ROIN-282847-2)</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Elocker_St, AwdRange_St and OffRoadMode_St</w:t>
            </w:r>
            <w:r>
              <w:rPr>
                <w:rFonts w:cs="Calibri"/>
                <w:sz w:val="16"/>
                <w:szCs w:val="16"/>
              </w:rPr>
              <w:t xml:space="preserve"> in order to merge FVC Offroad Camera with MultiCamera.</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STR-052387/B-General Requirements (TcSE ROIN-293327-1)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Determine Off Road Mode and DAFVC Malfunction and T_cameraMalfunctionDelay. And moved RVC Malfunction to this folder.</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CAMERA-REQ-014077/B-Feature Maximum Speed (TcSE ROIN-290556)</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Updated requirement for Max Speed per feature scenario types:  camera activation (any feature), RVC active, and DAFVC active by configuration of front (off road) camera. Scenarios to c</w:t>
            </w:r>
            <w:r>
              <w:rPr>
                <w:rFonts w:cs="Calibri"/>
                <w:sz w:val="16"/>
                <w:szCs w:val="16"/>
              </w:rPr>
              <w:t>ontinue application across camera features.</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DAFVCv1-FUR-REQ-166648/A-Determine Off Road Mode</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New requirement created during merge of Offroad and multi camera specs.</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RVC-FUR-REQ-014087/B-RVC Malfunction (TcSE ROIN-146656-2)</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Updated</w:t>
            </w:r>
            <w:r>
              <w:rPr>
                <w:rFonts w:cs="Calibri"/>
                <w:sz w:val="16"/>
                <w:szCs w:val="16"/>
              </w:rPr>
              <w:t xml:space="preserve"> requirement per APIM team.</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DAFVCv1-FUR-REQ-166722/A-DAFVC Malfunction</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new requirement per APIM team.</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RVC-TMR-REQ-166649/A-T_cameraMalfunctionDelay</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new timer requirement for delay.</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 xml:space="preserve">STR-052390/B-Rear View Camera </w:t>
            </w:r>
            <w:r>
              <w:rPr>
                <w:rFonts w:cs="Calibri"/>
                <w:sz w:val="16"/>
                <w:szCs w:val="16"/>
              </w:rPr>
              <w:t>General Requirements (TcSE ROIN-293310-1)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Moved RVC Malfunction from Rear View Camera general requirements folder to the general requirements folder.</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RVC-FUR-REQ-014088/C-Deactivate RVC (TcSE ROIN-293328)</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w:t>
            </w:r>
            <w:r>
              <w:rPr>
                <w:rFonts w:cs="Calibri"/>
                <w:sz w:val="16"/>
                <w:szCs w:val="16"/>
              </w:rPr>
              <w:t xml:space="preserve">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RVC-UC-REQ-014099/B-Rear Camera Delay Mode is On (TcSE ROIN-289798)</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RVC-UC-REQ-014100/B-Active Park Assist is Active (TcSE ROIN-290554)</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RVC-UC-REQ-014101/B-Trailer Backup Assist is Active (TcSE ROIN-290555)</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RVC-UC-REQ-014099/B-Rear Camera Del</w:t>
            </w:r>
            <w:r>
              <w:rPr>
                <w:rFonts w:cs="Calibri"/>
                <w:sz w:val="16"/>
                <w:szCs w:val="16"/>
              </w:rPr>
              <w:t>ay Mode is On (TcSE ROIN-289798)</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RVC-UC-REQ-014100/B-Active Park Assist is Active (TcSE ROIN-290554)</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RVC-U</w:t>
            </w:r>
            <w:r>
              <w:rPr>
                <w:rFonts w:cs="Calibri"/>
                <w:sz w:val="16"/>
                <w:szCs w:val="16"/>
              </w:rPr>
              <w:t>C-REQ-014101/B-Trailer Backup Assist is Active (TcSE ROIN-290555)</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DAFVCv1-FUN-REQ-014045/B-Activate/Deactivate Driver Assist Front View Camera (TcSE ROIN-293385)</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requirement folder with the off road requirement due to merging Offroad and Multicamera SPSS.</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DAFVCv1-FUR-REQ-166641/A-Deactivate FVC</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New requirement number created during merge of Offroad</w:t>
            </w:r>
            <w:r>
              <w:rPr>
                <w:rFonts w:cs="Calibri"/>
                <w:sz w:val="16"/>
                <w:szCs w:val="16"/>
              </w:rPr>
              <w:t xml:space="preserve"> and multi camera specs due to signal change.</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DAFVCv1-FUR-REQ-013997/B-E-Locker Deactivation Delay (TcSE ROIN-266607-1)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Changed FID to DAFVC due to merge of Offroad and Multicamera spec.</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DAFVCv1-TMR-REQ-013998/B-T_eLockerDelay (TcSE ROIN-266</w:t>
            </w:r>
            <w:r>
              <w:rPr>
                <w:rFonts w:cs="Calibri"/>
                <w:sz w:val="16"/>
                <w:szCs w:val="16"/>
              </w:rPr>
              <w:t>609-1)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Changed FID to DAFVC due to merge of Offroad and Multicamera spec.</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DAFVCv1-UC-REQ-014048/B-Activation Attempt During Overspeed Condition (TcSE ROIN-290145)</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DAFVCv1-UC-REQ-014049/B-Deactivate Driver Assist Front View Camera (TcSE ROIN-290146)</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r>
              <w:rPr>
                <w:rFonts w:cs="Calibri"/>
                <w:sz w:val="16"/>
                <w:szCs w:val="16"/>
              </w:rPr>
              <w:br/>
              <w:t xml:space="preserve">rpaquet2 - Updated the precondition and Scenario description to combine the Offroad use case for </w:t>
            </w:r>
            <w:r>
              <w:rPr>
                <w:rFonts w:cs="Calibri"/>
                <w:sz w:val="16"/>
                <w:szCs w:val="16"/>
              </w:rPr>
              <w:t>deactivate with that from Multi Camera.</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DAFVCv1-ACT-REQ-014043/B-Activate/Deactivate Driver Assist Front View Camera (TcSE ROIN-282606-3)</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note to diagram to state check Feature Maximum Speed requirement for exit speed value.</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DAFVCv1-SD</w:t>
            </w:r>
            <w:r>
              <w:rPr>
                <w:rFonts w:cs="Calibri"/>
                <w:sz w:val="16"/>
                <w:szCs w:val="16"/>
              </w:rPr>
              <w:t>-REQ-014050/B-Activate_Deactivate Driver Asistance Front View Camera (TcSE ROIN-282617-2)</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Update diagram to add note to check feature Maximum Speed requirement for exit speed value.</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 xml:space="preserve">DAFVCv2-FUN-REQ-128309/B-Activate/Deactivate Driver Assist </w:t>
            </w:r>
            <w:r>
              <w:rPr>
                <w:rFonts w:cs="Calibri"/>
                <w:sz w:val="16"/>
                <w:szCs w:val="16"/>
              </w:rPr>
              <w:t>Front View Camera v2</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Added requirement folder with the off road requirement due to merging Offroad and Multicamera SPSS.</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STR-246672/A-Requirements</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 </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DAFVCv1-FUR-REQ-166641/A-Deactivate FVC</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New requirement number created during mer</w:t>
            </w:r>
            <w:r>
              <w:rPr>
                <w:rFonts w:cs="Calibri"/>
                <w:sz w:val="16"/>
                <w:szCs w:val="16"/>
              </w:rPr>
              <w:t>ge of Offroad and multi camera specs due to signal change.</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DAFVCv1-FUR-REQ-013997/B-E-Locker Deactivation Delay (TcSE ROIN-266607-1)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Changed FID to DAFVC due to merge of Offroad and Multicamera spec.</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DAFVCv1-TMR-REQ-013998/B-T_eLockerDelay (</w:t>
            </w:r>
            <w:r>
              <w:rPr>
                <w:rFonts w:cs="Calibri"/>
                <w:sz w:val="16"/>
                <w:szCs w:val="16"/>
              </w:rPr>
              <w:t>TcSE ROIN-266609-1)</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Changed FID to DAFVC due to merge of Offroad and Multicamera spec.</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DAFVCv2-UC-REQ-128182/B-Entering Front Camera - 360</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DAFVCv2-UC-REQ-128184/B-Enter</w:t>
            </w:r>
            <w:r>
              <w:rPr>
                <w:rFonts w:cs="Calibri"/>
                <w:sz w:val="16"/>
                <w:szCs w:val="16"/>
              </w:rPr>
              <w:t>ing Front Camera – Non-360</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CAMERA-REQ-014077</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DAFVCv1-UC-REQ-014049/B-Deactivate Driver Assist Front View Camera (TcSE ROIN-290146)</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wstephe1:  Revised to align with Max Speed requirement CAMERA-REQ-01</w:t>
            </w:r>
            <w:r>
              <w:rPr>
                <w:rFonts w:cs="Calibri"/>
                <w:sz w:val="16"/>
                <w:szCs w:val="16"/>
              </w:rPr>
              <w:t>4077</w:t>
            </w:r>
            <w:r>
              <w:rPr>
                <w:rFonts w:cs="Calibri"/>
                <w:sz w:val="16"/>
                <w:szCs w:val="16"/>
              </w:rPr>
              <w:br/>
              <w:t>rpaquet2 - Updated the precondition and Scenario description to combine the Offroad use case for deactivate with that from Multi Camera.</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DAFVCv1-ACT-REQ-014043/B-Activate/Deactivate Driver Assist Front View Camera (TcSE ROIN-282606-3)</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 xml:space="preserve">rpaquet2 - </w:t>
            </w:r>
            <w:r>
              <w:rPr>
                <w:rFonts w:cs="Calibri"/>
                <w:sz w:val="16"/>
                <w:szCs w:val="16"/>
              </w:rPr>
              <w:t>Added note to diagram to state check Feature Maximum Speed requirement for exit speed value.</w:t>
            </w:r>
          </w:p>
        </w:tc>
      </w:tr>
      <w:tr w:rsidR="007830E7" w:rsidTr="00952F4A">
        <w:trPr>
          <w:trHeight w:val="187"/>
          <w:jc w:val="center"/>
        </w:trPr>
        <w:tc>
          <w:tcPr>
            <w:tcW w:w="1755" w:type="dxa"/>
            <w:tcBorders>
              <w:left w:val="single" w:sz="6" w:space="0" w:color="auto"/>
              <w:right w:val="single" w:sz="6" w:space="0" w:color="auto"/>
            </w:tcBorders>
          </w:tcPr>
          <w:p w:rsidR="007830E7"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DAFVCv1-SD-REQ-014050/B-Activate_Deactivate Driver Asistance Front View Camera (TcSE ROIN-282617-2)</w:t>
            </w:r>
          </w:p>
        </w:tc>
        <w:tc>
          <w:tcPr>
            <w:tcW w:w="4950" w:type="dxa"/>
            <w:tcBorders>
              <w:top w:val="single" w:sz="6" w:space="0" w:color="auto"/>
              <w:left w:val="single" w:sz="6" w:space="0" w:color="auto"/>
              <w:bottom w:val="single" w:sz="6" w:space="0" w:color="auto"/>
              <w:right w:val="single" w:sz="6" w:space="0" w:color="auto"/>
            </w:tcBorders>
          </w:tcPr>
          <w:p w:rsidR="007830E7" w:rsidRDefault="00231691" w:rsidP="007830E7">
            <w:pPr>
              <w:rPr>
                <w:rFonts w:cs="Calibri"/>
                <w:sz w:val="16"/>
                <w:szCs w:val="16"/>
              </w:rPr>
            </w:pPr>
            <w:r>
              <w:rPr>
                <w:rFonts w:cs="Calibri"/>
                <w:sz w:val="16"/>
                <w:szCs w:val="16"/>
              </w:rPr>
              <w:t>rpaquet2 - Update diagram to add note to check feature Maximu</w:t>
            </w:r>
            <w:r>
              <w:rPr>
                <w:rFonts w:cs="Calibri"/>
                <w:sz w:val="16"/>
                <w:szCs w:val="16"/>
              </w:rPr>
              <w:t>m Speed requirement for exit speed value.</w:t>
            </w:r>
          </w:p>
        </w:tc>
      </w:tr>
      <w:tr w:rsidR="005253A9"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5253A9" w:rsidRDefault="00231691" w:rsidP="00FD6EFD">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5253A9" w:rsidRDefault="00231691" w:rsidP="00FD6EFD">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5253A9" w:rsidRDefault="00231691" w:rsidP="00FD6EFD">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5253A9" w:rsidRDefault="00231691" w:rsidP="00FD6EFD">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FD6EFD">
            <w:pPr>
              <w:spacing w:line="276" w:lineRule="auto"/>
              <w:rPr>
                <w:rFonts w:eastAsiaTheme="minorEastAsia" w:cstheme="minorBidi"/>
                <w:b/>
                <w:sz w:val="16"/>
                <w:szCs w:val="16"/>
              </w:rPr>
            </w:pPr>
            <w:r>
              <w:rPr>
                <w:rFonts w:eastAsiaTheme="minorEastAsia" w:cstheme="minorBidi"/>
                <w:b/>
                <w:sz w:val="16"/>
                <w:szCs w:val="16"/>
              </w:rPr>
              <w:t>September 16, 2015</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FD6EFD">
            <w:pPr>
              <w:spacing w:line="276" w:lineRule="auto"/>
              <w:jc w:val="center"/>
              <w:rPr>
                <w:rFonts w:eastAsiaTheme="minorEastAsia" w:cstheme="minorBidi"/>
                <w:b/>
                <w:sz w:val="16"/>
                <w:szCs w:val="16"/>
              </w:rPr>
            </w:pPr>
            <w:r>
              <w:rPr>
                <w:rFonts w:eastAsiaTheme="minorEastAsia" w:cstheme="minorBidi"/>
                <w:b/>
                <w:sz w:val="16"/>
                <w:szCs w:val="16"/>
              </w:rPr>
              <w:t>1.3</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FD6EFD">
            <w:pPr>
              <w:spacing w:line="276" w:lineRule="auto"/>
              <w:rPr>
                <w:rFonts w:cs="Arial"/>
                <w:b/>
                <w:sz w:val="16"/>
                <w:szCs w:val="16"/>
              </w:rPr>
            </w:pPr>
            <w:r>
              <w:rPr>
                <w:rFonts w:cs="Arial"/>
                <w:b/>
                <w:sz w:val="16"/>
                <w:szCs w:val="16"/>
              </w:rPr>
              <w:t>Updates for Off Road FVC Activation and Max Speed</w:t>
            </w:r>
          </w:p>
        </w:tc>
      </w:tr>
      <w:tr w:rsidR="005253A9" w:rsidTr="00952F4A">
        <w:trPr>
          <w:trHeight w:val="187"/>
          <w:jc w:val="center"/>
        </w:trPr>
        <w:tc>
          <w:tcPr>
            <w:tcW w:w="1755" w:type="dxa"/>
            <w:tcBorders>
              <w:top w:val="single" w:sz="6" w:space="0" w:color="auto"/>
              <w:left w:val="single" w:sz="6" w:space="0" w:color="auto"/>
              <w:right w:val="single" w:sz="6" w:space="0" w:color="auto"/>
            </w:tcBorders>
          </w:tcPr>
          <w:p w:rsidR="005253A9"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CAMERA-REQ-014077/C-Feature Maximum Speed (TcSE ROIN-290556)</w:t>
            </w:r>
          </w:p>
        </w:tc>
        <w:tc>
          <w:tcPr>
            <w:tcW w:w="4950" w:type="dxa"/>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tmertiri-Updated requirement to account for off road changes.</w:t>
            </w:r>
          </w:p>
        </w:tc>
      </w:tr>
      <w:tr w:rsidR="005253A9" w:rsidTr="00952F4A">
        <w:trPr>
          <w:trHeight w:val="187"/>
          <w:jc w:val="center"/>
        </w:trPr>
        <w:tc>
          <w:tcPr>
            <w:tcW w:w="1755" w:type="dxa"/>
            <w:tcBorders>
              <w:left w:val="single" w:sz="6" w:space="0" w:color="auto"/>
              <w:right w:val="single" w:sz="6" w:space="0" w:color="auto"/>
            </w:tcBorders>
          </w:tcPr>
          <w:p w:rsidR="005253A9"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DAFVCv1-UC-REQ-014046/B-Activate Driver Assist Front View Camera (TcSE ROIN-290143)</w:t>
            </w:r>
          </w:p>
        </w:tc>
        <w:tc>
          <w:tcPr>
            <w:tcW w:w="4950" w:type="dxa"/>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tmertiri-Updated uses case to add Off Road Front Camera to the vehicle system indicated indications (via IPMB sending hard button press)</w:t>
            </w:r>
          </w:p>
        </w:tc>
      </w:tr>
      <w:tr w:rsidR="005253A9" w:rsidTr="00952F4A">
        <w:trPr>
          <w:trHeight w:val="187"/>
          <w:jc w:val="center"/>
        </w:trPr>
        <w:tc>
          <w:tcPr>
            <w:tcW w:w="1755" w:type="dxa"/>
            <w:tcBorders>
              <w:left w:val="single" w:sz="6" w:space="0" w:color="auto"/>
              <w:right w:val="single" w:sz="6" w:space="0" w:color="auto"/>
            </w:tcBorders>
          </w:tcPr>
          <w:p w:rsidR="005253A9"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DAFVCv1-SD-REQ-014050/C-</w:t>
            </w:r>
            <w:r>
              <w:rPr>
                <w:rFonts w:cs="Calibri"/>
                <w:sz w:val="16"/>
                <w:szCs w:val="16"/>
              </w:rPr>
              <w:t>Activate_Deactivate Driver Asistance Front View Camera (TcSE ROIN-282617-2)</w:t>
            </w:r>
          </w:p>
        </w:tc>
        <w:tc>
          <w:tcPr>
            <w:tcW w:w="4950" w:type="dxa"/>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tmertiri-removed scenario of pre and post condition from sequence diagram requirement. Already defined in the use cases.</w:t>
            </w:r>
          </w:p>
        </w:tc>
      </w:tr>
      <w:tr w:rsidR="005253A9" w:rsidTr="00952F4A">
        <w:trPr>
          <w:trHeight w:val="187"/>
          <w:jc w:val="center"/>
        </w:trPr>
        <w:tc>
          <w:tcPr>
            <w:tcW w:w="1755" w:type="dxa"/>
            <w:tcBorders>
              <w:left w:val="single" w:sz="6" w:space="0" w:color="auto"/>
              <w:right w:val="single" w:sz="6" w:space="0" w:color="auto"/>
            </w:tcBorders>
          </w:tcPr>
          <w:p w:rsidR="005253A9" w:rsidRDefault="00231691" w:rsidP="00E25864">
            <w:pPr>
              <w:spacing w:line="276" w:lineRule="auto"/>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 xml:space="preserve">DAFVCv1-SD-REQ-014050/C-Activate_Deactivate Driver </w:t>
            </w:r>
            <w:r>
              <w:rPr>
                <w:rFonts w:cs="Calibri"/>
                <w:sz w:val="16"/>
                <w:szCs w:val="16"/>
              </w:rPr>
              <w:t>Asistance Front View Camera (TcSE ROIN-282617-2)</w:t>
            </w:r>
          </w:p>
        </w:tc>
        <w:tc>
          <w:tcPr>
            <w:tcW w:w="4950" w:type="dxa"/>
            <w:tcBorders>
              <w:top w:val="single" w:sz="6" w:space="0" w:color="auto"/>
              <w:left w:val="single" w:sz="6" w:space="0" w:color="auto"/>
              <w:bottom w:val="single" w:sz="6" w:space="0" w:color="auto"/>
              <w:right w:val="single" w:sz="6" w:space="0" w:color="auto"/>
            </w:tcBorders>
          </w:tcPr>
          <w:p w:rsidR="005253A9" w:rsidRDefault="00231691" w:rsidP="005253A9">
            <w:pPr>
              <w:rPr>
                <w:rFonts w:cs="Calibri"/>
                <w:sz w:val="16"/>
                <w:szCs w:val="16"/>
              </w:rPr>
            </w:pPr>
            <w:r>
              <w:rPr>
                <w:rFonts w:cs="Calibri"/>
                <w:sz w:val="16"/>
                <w:szCs w:val="16"/>
              </w:rPr>
              <w:t>tmertiri-removed scenario of pre and post condition from sequence diagram requirement. Already defined in the use cases.</w:t>
            </w:r>
          </w:p>
        </w:tc>
      </w:tr>
      <w:tr w:rsidR="00024B2B"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024B2B" w:rsidRDefault="00231691" w:rsidP="00B472A0">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024B2B" w:rsidRDefault="00231691" w:rsidP="00B472A0">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024B2B" w:rsidRDefault="00231691" w:rsidP="00B472A0">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024B2B" w:rsidRDefault="00231691" w:rsidP="00B472A0">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B472A0">
            <w:pPr>
              <w:spacing w:line="276" w:lineRule="auto"/>
              <w:rPr>
                <w:rFonts w:eastAsiaTheme="minorEastAsia" w:cstheme="minorBidi"/>
                <w:b/>
                <w:sz w:val="16"/>
                <w:szCs w:val="16"/>
              </w:rPr>
            </w:pPr>
            <w:r>
              <w:rPr>
                <w:rFonts w:eastAsiaTheme="minorEastAsia" w:cstheme="minorBidi"/>
                <w:b/>
                <w:sz w:val="16"/>
                <w:szCs w:val="16"/>
              </w:rPr>
              <w:t>October 19, 2016</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B472A0">
            <w:pPr>
              <w:spacing w:line="276" w:lineRule="auto"/>
              <w:jc w:val="center"/>
              <w:rPr>
                <w:rFonts w:eastAsiaTheme="minorEastAsia" w:cstheme="minorBidi"/>
                <w:b/>
                <w:sz w:val="16"/>
                <w:szCs w:val="16"/>
              </w:rPr>
            </w:pPr>
            <w:r>
              <w:rPr>
                <w:rFonts w:eastAsiaTheme="minorEastAsia" w:cstheme="minorBidi"/>
                <w:b/>
                <w:sz w:val="16"/>
                <w:szCs w:val="16"/>
              </w:rPr>
              <w:t>1.4</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B472A0">
            <w:pPr>
              <w:spacing w:line="276" w:lineRule="auto"/>
              <w:rPr>
                <w:rFonts w:cs="Arial"/>
                <w:b/>
                <w:sz w:val="16"/>
                <w:szCs w:val="16"/>
              </w:rPr>
            </w:pPr>
          </w:p>
        </w:tc>
      </w:tr>
      <w:tr w:rsidR="00024B2B" w:rsidTr="00952F4A">
        <w:trPr>
          <w:trHeight w:val="187"/>
          <w:jc w:val="center"/>
        </w:trPr>
        <w:tc>
          <w:tcPr>
            <w:tcW w:w="1755" w:type="dxa"/>
            <w:tcBorders>
              <w:top w:val="single" w:sz="6" w:space="0" w:color="auto"/>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RVC-FUR-REQ-014088/D-Deactivate RVC (TcSE ROIN-293328)+</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Reverse can signal name</w:t>
            </w:r>
          </w:p>
        </w:tc>
      </w:tr>
      <w:tr w:rsidR="00024B2B" w:rsidTr="00952F4A">
        <w:trPr>
          <w:trHeight w:val="187"/>
          <w:jc w:val="center"/>
        </w:trPr>
        <w:tc>
          <w:tcPr>
            <w:tcW w:w="1755" w:type="dxa"/>
            <w:tcBorders>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RVC-FUR-REQ-014090/B-Display RVC Video (TcSE ROIN-194462-2)+</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replaces old signal name to new one. GearRvrse_D_Actl.</w:t>
            </w:r>
          </w:p>
        </w:tc>
      </w:tr>
      <w:tr w:rsidR="00024B2B" w:rsidTr="00952F4A">
        <w:trPr>
          <w:trHeight w:val="187"/>
          <w:jc w:val="center"/>
        </w:trPr>
        <w:tc>
          <w:tcPr>
            <w:tcW w:w="1755" w:type="dxa"/>
            <w:tcBorders>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STR-052391/B-Use Cases (TcSE ROIN-293353)</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use case</w:t>
            </w:r>
          </w:p>
        </w:tc>
      </w:tr>
      <w:tr w:rsidR="00024B2B" w:rsidTr="00952F4A">
        <w:trPr>
          <w:trHeight w:val="187"/>
          <w:jc w:val="center"/>
        </w:trPr>
        <w:tc>
          <w:tcPr>
            <w:tcW w:w="1755" w:type="dxa"/>
            <w:tcBorders>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UC-REQ-238578/A-CHMSL Activation. Soft button press</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use case</w:t>
            </w:r>
          </w:p>
        </w:tc>
      </w:tr>
      <w:tr w:rsidR="00024B2B" w:rsidTr="00952F4A">
        <w:trPr>
          <w:trHeight w:val="187"/>
          <w:jc w:val="center"/>
        </w:trPr>
        <w:tc>
          <w:tcPr>
            <w:tcW w:w="1755" w:type="dxa"/>
            <w:tcBorders>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UC-REQ-238579/A-AUX Activation. Soft button press</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use case</w:t>
            </w:r>
          </w:p>
        </w:tc>
      </w:tr>
      <w:tr w:rsidR="00024B2B" w:rsidTr="00952F4A">
        <w:trPr>
          <w:trHeight w:val="187"/>
          <w:jc w:val="center"/>
        </w:trPr>
        <w:tc>
          <w:tcPr>
            <w:tcW w:w="1755" w:type="dxa"/>
            <w:tcBorders>
              <w:left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RVCv3-UC-REQ-128180/B-Press Aux Camera view Button</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use case</w:t>
            </w:r>
          </w:p>
        </w:tc>
      </w:tr>
      <w:tr w:rsidR="00024B2B" w:rsidTr="00952F4A">
        <w:trPr>
          <w:trHeight w:val="187"/>
          <w:jc w:val="center"/>
        </w:trPr>
        <w:tc>
          <w:tcPr>
            <w:tcW w:w="1755" w:type="dxa"/>
            <w:tcBorders>
              <w:left w:val="single" w:sz="6" w:space="0" w:color="auto"/>
              <w:bottom w:val="single" w:sz="6" w:space="0" w:color="auto"/>
              <w:right w:val="single" w:sz="6" w:space="0" w:color="auto"/>
            </w:tcBorders>
          </w:tcPr>
          <w:p w:rsidR="00024B2B" w:rsidRDefault="00231691" w:rsidP="007008F4">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RVCv3-UC-REQ-128396/B-Press Hard Button to Enter CHMSL View</w:t>
            </w:r>
          </w:p>
        </w:tc>
        <w:tc>
          <w:tcPr>
            <w:tcW w:w="4950" w:type="dxa"/>
            <w:tcBorders>
              <w:top w:val="single" w:sz="6" w:space="0" w:color="auto"/>
              <w:left w:val="single" w:sz="6" w:space="0" w:color="auto"/>
              <w:bottom w:val="single" w:sz="6" w:space="0" w:color="auto"/>
              <w:right w:val="single" w:sz="6" w:space="0" w:color="auto"/>
            </w:tcBorders>
          </w:tcPr>
          <w:p w:rsidR="00024B2B" w:rsidRDefault="00231691" w:rsidP="007008F4">
            <w:pPr>
              <w:rPr>
                <w:sz w:val="16"/>
                <w:szCs w:val="16"/>
              </w:rPr>
            </w:pPr>
            <w:r>
              <w:rPr>
                <w:sz w:val="16"/>
                <w:szCs w:val="16"/>
              </w:rPr>
              <w:t>tmertiri: updated use case</w:t>
            </w:r>
          </w:p>
        </w:tc>
      </w:tr>
      <w:tr w:rsidR="007008F4"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7008F4" w:rsidRDefault="00231691" w:rsidP="0076798E">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7008F4" w:rsidRDefault="00231691" w:rsidP="0076798E">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7008F4" w:rsidRDefault="00231691" w:rsidP="0076798E">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7008F4" w:rsidRDefault="00231691" w:rsidP="0076798E">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76798E">
            <w:pPr>
              <w:spacing w:line="276" w:lineRule="auto"/>
              <w:rPr>
                <w:rFonts w:eastAsiaTheme="minorEastAsia" w:cstheme="minorBidi"/>
                <w:b/>
                <w:sz w:val="16"/>
                <w:szCs w:val="16"/>
              </w:rPr>
            </w:pPr>
            <w:r>
              <w:rPr>
                <w:rFonts w:eastAsiaTheme="minorEastAsia" w:cstheme="minorBidi"/>
                <w:b/>
                <w:sz w:val="16"/>
                <w:szCs w:val="16"/>
              </w:rPr>
              <w:t>January 19, 2018</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76798E">
            <w:pPr>
              <w:spacing w:line="276" w:lineRule="auto"/>
              <w:jc w:val="center"/>
              <w:rPr>
                <w:rFonts w:eastAsiaTheme="minorEastAsia" w:cstheme="minorBidi"/>
                <w:b/>
                <w:sz w:val="16"/>
                <w:szCs w:val="16"/>
              </w:rPr>
            </w:pPr>
            <w:r>
              <w:rPr>
                <w:rFonts w:eastAsiaTheme="minorEastAsia" w:cstheme="minorBidi"/>
                <w:b/>
                <w:sz w:val="16"/>
                <w:szCs w:val="16"/>
              </w:rPr>
              <w:t>1.5</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76798E">
            <w:pPr>
              <w:spacing w:line="276" w:lineRule="auto"/>
              <w:rPr>
                <w:rFonts w:cs="Arial"/>
                <w:b/>
                <w:sz w:val="16"/>
                <w:szCs w:val="16"/>
              </w:rPr>
            </w:pPr>
          </w:p>
        </w:tc>
      </w:tr>
      <w:tr w:rsidR="007008F4" w:rsidTr="00952F4A">
        <w:trPr>
          <w:trHeight w:val="187"/>
          <w:jc w:val="center"/>
        </w:trPr>
        <w:tc>
          <w:tcPr>
            <w:tcW w:w="1755" w:type="dxa"/>
            <w:tcBorders>
              <w:top w:val="single" w:sz="6" w:space="0" w:color="auto"/>
              <w:left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RVC-REQ-292389/A-GearRvrse_D_Actl</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tmertiri: Added new signal name</w:t>
            </w:r>
          </w:p>
        </w:tc>
      </w:tr>
      <w:tr w:rsidR="007008F4" w:rsidTr="00952F4A">
        <w:trPr>
          <w:trHeight w:val="187"/>
          <w:jc w:val="center"/>
        </w:trPr>
        <w:tc>
          <w:tcPr>
            <w:tcW w:w="1755" w:type="dxa"/>
            <w:tcBorders>
              <w:left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RVC-REQ-292387/A-GearPos_D_Trg</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tmertiri: Added new signal name</w:t>
            </w:r>
          </w:p>
        </w:tc>
      </w:tr>
      <w:tr w:rsidR="007008F4" w:rsidTr="00952F4A">
        <w:trPr>
          <w:trHeight w:val="187"/>
          <w:jc w:val="center"/>
        </w:trPr>
        <w:tc>
          <w:tcPr>
            <w:tcW w:w="1755" w:type="dxa"/>
            <w:tcBorders>
              <w:left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RVC-REQ-292388/A-Veh_V_ActlEng</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tmertiri: Added new signal name</w:t>
            </w:r>
          </w:p>
        </w:tc>
      </w:tr>
      <w:tr w:rsidR="007008F4" w:rsidTr="00952F4A">
        <w:trPr>
          <w:trHeight w:val="187"/>
          <w:jc w:val="center"/>
        </w:trPr>
        <w:tc>
          <w:tcPr>
            <w:tcW w:w="1755" w:type="dxa"/>
            <w:tcBorders>
              <w:left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RVC-FUR-REQ-014090/D-Display RVC Video (TcSE ROIN-194462-2)</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tmertiri: updated with new signal names</w:t>
            </w:r>
          </w:p>
        </w:tc>
      </w:tr>
      <w:tr w:rsidR="007008F4" w:rsidTr="00952F4A">
        <w:trPr>
          <w:trHeight w:val="187"/>
          <w:jc w:val="center"/>
        </w:trPr>
        <w:tc>
          <w:tcPr>
            <w:tcW w:w="1755" w:type="dxa"/>
            <w:tcBorders>
              <w:left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RVCv2-SD-REQ-014104/B-Activate Rear View Camera (TcSE ROIN-282316-2)</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 xml:space="preserve">Updated SD with new </w:t>
            </w:r>
            <w:r w:rsidRPr="007008F4">
              <w:rPr>
                <w:sz w:val="16"/>
                <w:szCs w:val="16"/>
              </w:rPr>
              <w:t>signals</w:t>
            </w:r>
          </w:p>
        </w:tc>
      </w:tr>
      <w:tr w:rsidR="007008F4" w:rsidTr="00952F4A">
        <w:trPr>
          <w:trHeight w:val="187"/>
          <w:jc w:val="center"/>
        </w:trPr>
        <w:tc>
          <w:tcPr>
            <w:tcW w:w="1755" w:type="dxa"/>
            <w:tcBorders>
              <w:left w:val="single" w:sz="6" w:space="0" w:color="auto"/>
              <w:bottom w:val="single" w:sz="6" w:space="0" w:color="auto"/>
              <w:right w:val="single" w:sz="6" w:space="0" w:color="auto"/>
            </w:tcBorders>
          </w:tcPr>
          <w:p w:rsidR="007008F4"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rFonts w:cs="Arial"/>
                <w:sz w:val="16"/>
                <w:szCs w:val="16"/>
              </w:rPr>
            </w:pPr>
            <w:r w:rsidRPr="007008F4">
              <w:rPr>
                <w:rFonts w:cs="Arial"/>
                <w:sz w:val="16"/>
                <w:szCs w:val="16"/>
              </w:rPr>
              <w:t>RVCv2-SD-REQ-014105/B-Deactivate Rear View Camera (TcSE ROIN-282323-2)</w:t>
            </w:r>
          </w:p>
        </w:tc>
        <w:tc>
          <w:tcPr>
            <w:tcW w:w="4950" w:type="dxa"/>
            <w:tcBorders>
              <w:top w:val="single" w:sz="6" w:space="0" w:color="auto"/>
              <w:left w:val="single" w:sz="6" w:space="0" w:color="auto"/>
              <w:bottom w:val="single" w:sz="6" w:space="0" w:color="auto"/>
              <w:right w:val="single" w:sz="6" w:space="0" w:color="auto"/>
            </w:tcBorders>
            <w:vAlign w:val="center"/>
          </w:tcPr>
          <w:p w:rsidR="007008F4" w:rsidRPr="007008F4" w:rsidRDefault="00231691" w:rsidP="00540A3C">
            <w:pPr>
              <w:rPr>
                <w:sz w:val="16"/>
                <w:szCs w:val="16"/>
              </w:rPr>
            </w:pPr>
            <w:r w:rsidRPr="007008F4">
              <w:rPr>
                <w:sz w:val="16"/>
                <w:szCs w:val="16"/>
              </w:rPr>
              <w:t>Updated SD with new signals</w:t>
            </w:r>
          </w:p>
        </w:tc>
      </w:tr>
      <w:tr w:rsidR="00540A3C"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540A3C" w:rsidRDefault="00231691" w:rsidP="00E5787F">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540A3C" w:rsidRDefault="00231691" w:rsidP="00E5787F">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540A3C" w:rsidRDefault="00231691" w:rsidP="00E5787F">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540A3C" w:rsidRDefault="00231691" w:rsidP="00E5787F">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540A3C">
            <w:pPr>
              <w:spacing w:line="276" w:lineRule="auto"/>
              <w:rPr>
                <w:rFonts w:eastAsiaTheme="minorEastAsia" w:cstheme="minorBidi"/>
                <w:b/>
                <w:sz w:val="16"/>
                <w:szCs w:val="16"/>
              </w:rPr>
            </w:pPr>
            <w:r>
              <w:rPr>
                <w:rFonts w:eastAsiaTheme="minorEastAsia" w:cstheme="minorBidi"/>
                <w:b/>
                <w:sz w:val="16"/>
                <w:szCs w:val="16"/>
              </w:rPr>
              <w:t>February 1, 2018</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E5787F">
            <w:pPr>
              <w:spacing w:line="276" w:lineRule="auto"/>
              <w:jc w:val="center"/>
              <w:rPr>
                <w:rFonts w:eastAsiaTheme="minorEastAsia" w:cstheme="minorBidi"/>
                <w:b/>
                <w:sz w:val="16"/>
                <w:szCs w:val="16"/>
              </w:rPr>
            </w:pPr>
            <w:r>
              <w:rPr>
                <w:rFonts w:eastAsiaTheme="minorEastAsia" w:cstheme="minorBidi"/>
                <w:b/>
                <w:sz w:val="16"/>
                <w:szCs w:val="16"/>
              </w:rPr>
              <w:t>1.6</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E5787F">
            <w:pPr>
              <w:spacing w:line="276" w:lineRule="auto"/>
              <w:rPr>
                <w:rFonts w:cs="Arial"/>
                <w:b/>
                <w:sz w:val="16"/>
                <w:szCs w:val="16"/>
              </w:rPr>
            </w:pPr>
          </w:p>
        </w:tc>
      </w:tr>
      <w:tr w:rsidR="00540A3C" w:rsidRPr="007008F4" w:rsidTr="00952F4A">
        <w:trPr>
          <w:trHeight w:val="187"/>
          <w:jc w:val="center"/>
        </w:trPr>
        <w:tc>
          <w:tcPr>
            <w:tcW w:w="1755" w:type="dxa"/>
            <w:tcBorders>
              <w:top w:val="single" w:sz="6" w:space="0" w:color="auto"/>
              <w:left w:val="single" w:sz="6" w:space="0" w:color="auto"/>
              <w:bottom w:val="single" w:sz="6" w:space="0" w:color="auto"/>
              <w:right w:val="single" w:sz="6" w:space="0" w:color="auto"/>
            </w:tcBorders>
          </w:tcPr>
          <w:p w:rsidR="00540A3C" w:rsidRDefault="00231691" w:rsidP="00540A3C">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540A3C" w:rsidRPr="00540A3C" w:rsidRDefault="00231691" w:rsidP="00540A3C">
            <w:pPr>
              <w:rPr>
                <w:rFonts w:cs="Arial"/>
                <w:sz w:val="16"/>
                <w:szCs w:val="16"/>
              </w:rPr>
            </w:pPr>
            <w:r w:rsidRPr="00540A3C">
              <w:rPr>
                <w:rFonts w:cs="Arial"/>
                <w:sz w:val="16"/>
                <w:szCs w:val="16"/>
              </w:rPr>
              <w:t>RVC-FUR-REQ-014090/E-Display RVC Video (TcSE ROIN-194462-2)</w:t>
            </w:r>
          </w:p>
        </w:tc>
        <w:tc>
          <w:tcPr>
            <w:tcW w:w="4950" w:type="dxa"/>
            <w:tcBorders>
              <w:top w:val="single" w:sz="6" w:space="0" w:color="auto"/>
              <w:left w:val="single" w:sz="6" w:space="0" w:color="auto"/>
              <w:bottom w:val="single" w:sz="6" w:space="0" w:color="auto"/>
              <w:right w:val="single" w:sz="6" w:space="0" w:color="auto"/>
            </w:tcBorders>
            <w:vAlign w:val="center"/>
          </w:tcPr>
          <w:p w:rsidR="00540A3C" w:rsidRPr="00540A3C" w:rsidRDefault="00231691" w:rsidP="00540A3C">
            <w:pPr>
              <w:rPr>
                <w:sz w:val="16"/>
                <w:szCs w:val="16"/>
              </w:rPr>
            </w:pPr>
            <w:r w:rsidRPr="00540A3C">
              <w:rPr>
                <w:sz w:val="16"/>
                <w:szCs w:val="16"/>
              </w:rPr>
              <w:t>tmertiri: Update wording</w:t>
            </w:r>
          </w:p>
        </w:tc>
      </w:tr>
      <w:tr w:rsidR="005C5089"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5C5089" w:rsidRDefault="00231691" w:rsidP="00B00042">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5C5089" w:rsidRDefault="00231691" w:rsidP="00B00042">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5C5089" w:rsidRDefault="00231691" w:rsidP="00B00042">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5C5089" w:rsidRDefault="00231691" w:rsidP="00B00042">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7852E2">
            <w:pPr>
              <w:spacing w:line="276" w:lineRule="auto"/>
              <w:rPr>
                <w:rFonts w:eastAsiaTheme="minorEastAsia" w:cstheme="minorBidi"/>
                <w:b/>
                <w:sz w:val="16"/>
                <w:szCs w:val="16"/>
              </w:rPr>
            </w:pPr>
            <w:r>
              <w:rPr>
                <w:rFonts w:eastAsiaTheme="minorEastAsia" w:cstheme="minorBidi"/>
                <w:b/>
                <w:sz w:val="16"/>
                <w:szCs w:val="16"/>
              </w:rPr>
              <w:t>July 27, 2018</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B00042">
            <w:pPr>
              <w:spacing w:line="276" w:lineRule="auto"/>
              <w:jc w:val="center"/>
              <w:rPr>
                <w:rFonts w:eastAsiaTheme="minorEastAsia" w:cstheme="minorBidi"/>
                <w:b/>
                <w:sz w:val="16"/>
                <w:szCs w:val="16"/>
              </w:rPr>
            </w:pPr>
            <w:r>
              <w:rPr>
                <w:rFonts w:eastAsiaTheme="minorEastAsia" w:cstheme="minorBidi"/>
                <w:b/>
                <w:sz w:val="16"/>
                <w:szCs w:val="16"/>
              </w:rPr>
              <w:t>1.7</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B00042">
            <w:pPr>
              <w:spacing w:line="276" w:lineRule="auto"/>
              <w:rPr>
                <w:rFonts w:cs="Arial"/>
                <w:b/>
                <w:sz w:val="16"/>
                <w:szCs w:val="16"/>
              </w:rPr>
            </w:pPr>
          </w:p>
        </w:tc>
      </w:tr>
      <w:tr w:rsidR="005C5089" w:rsidRPr="00540A3C" w:rsidTr="00952F4A">
        <w:trPr>
          <w:trHeight w:val="187"/>
          <w:jc w:val="center"/>
        </w:trPr>
        <w:tc>
          <w:tcPr>
            <w:tcW w:w="1755" w:type="dxa"/>
            <w:tcBorders>
              <w:top w:val="single" w:sz="6" w:space="0" w:color="auto"/>
              <w:left w:val="single" w:sz="6" w:space="0" w:color="auto"/>
              <w:bottom w:val="single" w:sz="6" w:space="0" w:color="auto"/>
              <w:right w:val="single" w:sz="6" w:space="0" w:color="auto"/>
            </w:tcBorders>
          </w:tcPr>
          <w:p w:rsidR="005C5089" w:rsidRDefault="00231691" w:rsidP="005C5089">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5C5089" w:rsidRPr="005C5089" w:rsidRDefault="00231691" w:rsidP="005C5089">
            <w:pPr>
              <w:rPr>
                <w:rFonts w:cs="Arial"/>
                <w:sz w:val="16"/>
                <w:szCs w:val="16"/>
              </w:rPr>
            </w:pPr>
            <w:r w:rsidRPr="005C5089">
              <w:rPr>
                <w:rFonts w:cs="Arial"/>
                <w:sz w:val="16"/>
                <w:szCs w:val="16"/>
              </w:rPr>
              <w:t>RVC-FUR-REQ-014090/F-Display RVC Video (TcSE ROIN-194462-2)</w:t>
            </w:r>
          </w:p>
        </w:tc>
        <w:tc>
          <w:tcPr>
            <w:tcW w:w="4950" w:type="dxa"/>
            <w:tcBorders>
              <w:top w:val="single" w:sz="6" w:space="0" w:color="auto"/>
              <w:left w:val="single" w:sz="6" w:space="0" w:color="auto"/>
              <w:bottom w:val="single" w:sz="6" w:space="0" w:color="auto"/>
              <w:right w:val="single" w:sz="6" w:space="0" w:color="auto"/>
            </w:tcBorders>
            <w:vAlign w:val="center"/>
          </w:tcPr>
          <w:p w:rsidR="005C5089" w:rsidRPr="005C5089" w:rsidRDefault="00231691" w:rsidP="005C5089">
            <w:pPr>
              <w:rPr>
                <w:rFonts w:cs="Calibri"/>
                <w:sz w:val="16"/>
                <w:szCs w:val="16"/>
              </w:rPr>
            </w:pPr>
            <w:r w:rsidRPr="005C5089">
              <w:rPr>
                <w:rFonts w:cs="Calibri"/>
                <w:sz w:val="16"/>
                <w:szCs w:val="16"/>
              </w:rPr>
              <w:t>tm: Remove DE values details.</w:t>
            </w:r>
          </w:p>
        </w:tc>
      </w:tr>
      <w:tr w:rsidR="00796884"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796884" w:rsidRDefault="00231691" w:rsidP="00890FCA">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796884" w:rsidRDefault="00231691" w:rsidP="00890FCA">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796884" w:rsidRDefault="00231691" w:rsidP="00890FCA">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796884" w:rsidRDefault="00231691" w:rsidP="00890FCA">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796884">
            <w:pPr>
              <w:spacing w:line="276" w:lineRule="auto"/>
              <w:rPr>
                <w:rFonts w:eastAsiaTheme="minorEastAsia" w:cstheme="minorBidi"/>
                <w:b/>
                <w:sz w:val="16"/>
                <w:szCs w:val="16"/>
              </w:rPr>
            </w:pPr>
            <w:r>
              <w:rPr>
                <w:rFonts w:eastAsiaTheme="minorEastAsia" w:cstheme="minorBidi"/>
                <w:b/>
                <w:sz w:val="16"/>
                <w:szCs w:val="16"/>
              </w:rPr>
              <w:t>November 7, 2018</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890FCA">
            <w:pPr>
              <w:spacing w:line="276" w:lineRule="auto"/>
              <w:jc w:val="center"/>
              <w:rPr>
                <w:rFonts w:eastAsiaTheme="minorEastAsia" w:cstheme="minorBidi"/>
                <w:b/>
                <w:sz w:val="16"/>
                <w:szCs w:val="16"/>
              </w:rPr>
            </w:pPr>
            <w:r>
              <w:rPr>
                <w:rFonts w:eastAsiaTheme="minorEastAsia" w:cstheme="minorBidi"/>
                <w:b/>
                <w:sz w:val="16"/>
                <w:szCs w:val="16"/>
              </w:rPr>
              <w:t>1.8</w:t>
            </w:r>
          </w:p>
        </w:tc>
        <w:tc>
          <w:tcPr>
            <w:tcW w:w="8280" w:type="dxa"/>
            <w:gridSpan w:val="2"/>
            <w:tcBorders>
              <w:top w:val="single" w:sz="6" w:space="0" w:color="auto"/>
              <w:left w:val="single" w:sz="6" w:space="0" w:color="auto"/>
              <w:bottom w:val="single" w:sz="6" w:space="0" w:color="auto"/>
              <w:right w:val="single" w:sz="6" w:space="0" w:color="auto"/>
            </w:tcBorders>
            <w:hideMark/>
          </w:tcPr>
          <w:p w:rsidR="006E75DA" w:rsidRPr="00715A7A" w:rsidRDefault="00231691" w:rsidP="00890FCA">
            <w:pPr>
              <w:spacing w:line="276" w:lineRule="auto"/>
              <w:rPr>
                <w:rFonts w:cs="Arial"/>
                <w:b/>
                <w:sz w:val="16"/>
                <w:szCs w:val="16"/>
              </w:rPr>
            </w:pPr>
          </w:p>
        </w:tc>
      </w:tr>
      <w:tr w:rsidR="009E4DE0" w:rsidTr="00952F4A">
        <w:trPr>
          <w:trHeight w:val="187"/>
          <w:jc w:val="center"/>
        </w:trPr>
        <w:tc>
          <w:tcPr>
            <w:tcW w:w="1755" w:type="dxa"/>
            <w:tcBorders>
              <w:top w:val="single" w:sz="6" w:space="0" w:color="auto"/>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RVCv2-IR-REQ-014080/C-Rear View Camera Feature ID Definition (TcSE ROIN-287010-3)</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added additonal camera views</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MD-REQ-014071/B-CameraServerButton_St (TcSE ROIN-287063-1)</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added signal name</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DAFVCv1-IR-REQ-014066/C-Driver Assist Front View Camera Feature ID Definition (TcSE ROIN-287061)</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tmertiri:Update encoding table</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DAFVCv1-IIR-REQ-014067/B-</w:t>
            </w:r>
            <w:r w:rsidRPr="009E4DE0">
              <w:rPr>
                <w:rFonts w:cs="Arial"/>
                <w:sz w:val="16"/>
                <w:szCs w:val="16"/>
              </w:rPr>
              <w:t>DriverAsssitFrontViewCameraClient_Tx (TcSE ROIN-282846-1)</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Added new signals</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MD-REQ-331342/A-CamraFrntBttn_D_Stat3</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signal added</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DAFVCv1-IIR-REQ-014069/C-DriverAssistFrontViewCameraClient_Rx (TcSE ROIN-282847-2)</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 xml:space="preserve">tmertiri: added </w:t>
            </w:r>
            <w:r w:rsidRPr="009E4DE0">
              <w:rPr>
                <w:rFonts w:cs="Calibri"/>
                <w:sz w:val="16"/>
                <w:szCs w:val="16"/>
              </w:rPr>
              <w:t>LIN details</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MD-REQ-331343/A-Camera Button LIN signal</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requirement added</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MD-REQ-331847/A-CamraFrntOffRd_B_Stat</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signal</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STR-052387/C-General Requirements (TcSE ROIN-293327-1)</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Added new requirement.</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REQ-331344/A-Button Press Logic</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requirement</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DAFVCv1-FUR-REQ-166648/B-Determine Off Road Mode</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tmertiri:Update requirement</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REQ-331863/A-Lin Button Client Operation</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diagram</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STR-052463/C-Driver Assist Front View Camera (TcSE</w:t>
            </w:r>
            <w:r w:rsidRPr="009E4DE0">
              <w:rPr>
                <w:rFonts w:cs="Arial"/>
                <w:sz w:val="16"/>
                <w:szCs w:val="16"/>
              </w:rPr>
              <w:t xml:space="preserve"> ROIN-293325)</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tmertiri:Modified diagrams for LIN button interface</w:t>
            </w:r>
          </w:p>
        </w:tc>
      </w:tr>
      <w:tr w:rsidR="009E4DE0" w:rsidTr="00952F4A">
        <w:trPr>
          <w:trHeight w:val="187"/>
          <w:jc w:val="center"/>
        </w:trPr>
        <w:tc>
          <w:tcPr>
            <w:tcW w:w="1755" w:type="dxa"/>
            <w:tcBorders>
              <w:left w:val="single" w:sz="6"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STR-052307/B-Sequence Diagrams (TcSE ROIN-293389)</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added new diagram</w:t>
            </w:r>
          </w:p>
        </w:tc>
      </w:tr>
      <w:tr w:rsidR="009E4DE0" w:rsidTr="00952F4A">
        <w:trPr>
          <w:trHeight w:val="187"/>
          <w:jc w:val="center"/>
        </w:trPr>
        <w:tc>
          <w:tcPr>
            <w:tcW w:w="1755" w:type="dxa"/>
            <w:tcBorders>
              <w:left w:val="single" w:sz="6" w:space="0" w:color="auto"/>
              <w:bottom w:val="single" w:sz="4" w:space="0" w:color="auto"/>
              <w:right w:val="single" w:sz="6" w:space="0" w:color="auto"/>
            </w:tcBorders>
          </w:tcPr>
          <w:p w:rsidR="009E4DE0" w:rsidRDefault="00231691" w:rsidP="009E4D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Arial"/>
                <w:sz w:val="16"/>
                <w:szCs w:val="16"/>
              </w:rPr>
            </w:pPr>
            <w:r w:rsidRPr="009E4DE0">
              <w:rPr>
                <w:rFonts w:cs="Arial"/>
                <w:sz w:val="16"/>
                <w:szCs w:val="16"/>
              </w:rPr>
              <w:t>REQ-331856/A-Lin Button Camera Request</w:t>
            </w:r>
          </w:p>
        </w:tc>
        <w:tc>
          <w:tcPr>
            <w:tcW w:w="4950" w:type="dxa"/>
            <w:tcBorders>
              <w:top w:val="single" w:sz="6" w:space="0" w:color="auto"/>
              <w:left w:val="single" w:sz="6" w:space="0" w:color="auto"/>
              <w:bottom w:val="single" w:sz="6" w:space="0" w:color="auto"/>
              <w:right w:val="single" w:sz="6" w:space="0" w:color="auto"/>
            </w:tcBorders>
            <w:vAlign w:val="center"/>
          </w:tcPr>
          <w:p w:rsidR="009E4DE0" w:rsidRPr="009E4DE0" w:rsidRDefault="00231691" w:rsidP="009E4DE0">
            <w:pPr>
              <w:rPr>
                <w:rFonts w:cs="Calibri"/>
                <w:sz w:val="16"/>
                <w:szCs w:val="16"/>
              </w:rPr>
            </w:pPr>
            <w:r w:rsidRPr="009E4DE0">
              <w:rPr>
                <w:rFonts w:cs="Calibri"/>
                <w:sz w:val="16"/>
                <w:szCs w:val="16"/>
              </w:rPr>
              <w:t>tmertiri: new diagram</w:t>
            </w:r>
          </w:p>
        </w:tc>
      </w:tr>
      <w:tr w:rsidR="003A4CE0"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3A4CE0" w:rsidRDefault="00231691" w:rsidP="00BD0541">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3A4CE0" w:rsidRDefault="00231691" w:rsidP="00BD0541">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3A4CE0" w:rsidRDefault="00231691" w:rsidP="00BD0541">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3A4CE0" w:rsidRDefault="00231691" w:rsidP="00BD0541">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3A4CE0">
            <w:pPr>
              <w:spacing w:line="276" w:lineRule="auto"/>
              <w:rPr>
                <w:rFonts w:eastAsiaTheme="minorEastAsia" w:cstheme="minorBidi"/>
                <w:b/>
                <w:sz w:val="16"/>
                <w:szCs w:val="16"/>
              </w:rPr>
            </w:pPr>
            <w:r>
              <w:rPr>
                <w:rFonts w:eastAsiaTheme="minorEastAsia" w:cstheme="minorBidi"/>
                <w:b/>
                <w:sz w:val="16"/>
                <w:szCs w:val="16"/>
              </w:rPr>
              <w:t>December 18, 2018</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3A4CE0">
            <w:pPr>
              <w:spacing w:line="276" w:lineRule="auto"/>
              <w:jc w:val="center"/>
              <w:rPr>
                <w:rFonts w:eastAsiaTheme="minorEastAsia" w:cstheme="minorBidi"/>
                <w:b/>
                <w:sz w:val="16"/>
                <w:szCs w:val="16"/>
              </w:rPr>
            </w:pPr>
            <w:r>
              <w:rPr>
                <w:rFonts w:eastAsiaTheme="minorEastAsia" w:cstheme="minorBidi"/>
                <w:b/>
                <w:sz w:val="16"/>
                <w:szCs w:val="16"/>
              </w:rPr>
              <w:t>1.9</w:t>
            </w:r>
          </w:p>
        </w:tc>
        <w:tc>
          <w:tcPr>
            <w:tcW w:w="8280" w:type="dxa"/>
            <w:gridSpan w:val="2"/>
            <w:tcBorders>
              <w:top w:val="single" w:sz="6" w:space="0" w:color="auto"/>
              <w:left w:val="single" w:sz="6" w:space="0" w:color="auto"/>
              <w:bottom w:val="single" w:sz="6" w:space="0" w:color="auto"/>
              <w:right w:val="single" w:sz="6" w:space="0" w:color="auto"/>
            </w:tcBorders>
          </w:tcPr>
          <w:p w:rsidR="006E75DA" w:rsidRPr="00715A7A" w:rsidRDefault="00231691" w:rsidP="00BD0541">
            <w:pPr>
              <w:spacing w:line="276" w:lineRule="auto"/>
              <w:rPr>
                <w:rFonts w:cs="Arial"/>
                <w:b/>
                <w:sz w:val="16"/>
                <w:szCs w:val="16"/>
              </w:rPr>
            </w:pPr>
          </w:p>
        </w:tc>
      </w:tr>
      <w:tr w:rsidR="003A4CE0" w:rsidRPr="00E25864" w:rsidTr="00952F4A">
        <w:trPr>
          <w:trHeight w:val="187"/>
          <w:jc w:val="center"/>
        </w:trPr>
        <w:tc>
          <w:tcPr>
            <w:tcW w:w="1755" w:type="dxa"/>
            <w:tcBorders>
              <w:top w:val="single" w:sz="6" w:space="0" w:color="auto"/>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RVCv2-IR-REQ-014080/D-Rear View Camera Feature ID Definition (TcSE ROIN-287010-3)</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added additional camera views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MD-REQ-014084/B-ParkBrake_St (TcSE ROIN-287064-1)</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tmertiri:no content change</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MD-REQ-014085/B-ElectronicParkBrake_St (TcSE</w:t>
            </w:r>
            <w:r w:rsidRPr="003A4CE0">
              <w:rPr>
                <w:rFonts w:cs="Arial"/>
                <w:sz w:val="16"/>
                <w:szCs w:val="16"/>
              </w:rPr>
              <w:t xml:space="preserve"> ROIN-287065-1)</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add clarification verbiage</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DAFVCv1-IR-REQ-014066/D-Driver Assist Front View Camera Feature ID Definition (TcSE ROIN-287061)</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Update table</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DAFVCv1-IIR-REQ-014067/C-DriverAssistFrontViewCameraClient_Tx (TcSE ROIN-282846</w:t>
            </w:r>
            <w:r w:rsidRPr="003A4CE0">
              <w:rPr>
                <w:rFonts w:cs="Arial"/>
                <w:sz w:val="16"/>
                <w:szCs w:val="16"/>
              </w:rPr>
              <w:t>-1)</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fix typo in title</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STR-052388/B-Functional Definition (TcSE ROIN-293326-1)</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added offset view</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REQ-331856/B-Lin Button Camera Request</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verbiage correction in the boxlines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CAMERA-FUN-REQ-331348/A-Offset View</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w:t>
            </w:r>
            <w:r w:rsidRPr="003A4CE0">
              <w:rPr>
                <w:rFonts w:cs="Calibri"/>
                <w:sz w:val="16"/>
                <w:szCs w:val="16"/>
              </w:rPr>
              <w:t>: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CAMERA-UC-REQ-331349/A-Press Rear Offset View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 Dec 14</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CAMERA-UC-REQ-331350/A-Press Rear Offset View Button from Front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CAMERA-UC-REQ-331351/A-Press Rear Left Corner V</w:t>
            </w:r>
            <w:r w:rsidRPr="003A4CE0">
              <w:rPr>
                <w:rFonts w:cs="Arial"/>
                <w:sz w:val="16"/>
                <w:szCs w:val="16"/>
              </w:rPr>
              <w:t>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CAMERA-UC-REQ-331352/A-Press Rear Left Corner View Button from Front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CAMERA-UC-REQ-331353/A-Press Rear Right Corner View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CAMERA-UC-REQ-331354/A-Press Rear Right Corner View Button from Front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CAMERA-UC-REQ-331356/A-Press Front Offset View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CAMERA-UC-REQ-331360/A-Press Front Offset View Button from Front</w:t>
            </w:r>
            <w:r w:rsidRPr="003A4CE0">
              <w:rPr>
                <w:rFonts w:cs="Arial"/>
                <w:sz w:val="16"/>
                <w:szCs w:val="16"/>
              </w:rPr>
              <w:t xml:space="preserve">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CAMERA-UC-REQ-331365/A-Press Front Left Corner View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CAMERA-UC-REQ-331369/A-Press Front Left Corner View Button from Front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 xml:space="preserve">CAMERA-UC-REQ-331373/A-Press </w:t>
            </w:r>
            <w:r w:rsidRPr="003A4CE0">
              <w:rPr>
                <w:rFonts w:cs="Arial"/>
                <w:sz w:val="16"/>
                <w:szCs w:val="16"/>
              </w:rPr>
              <w:t>Front Right Corner View Button from Rear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3A4CE0" w:rsidRPr="00E25864" w:rsidTr="00952F4A">
        <w:trPr>
          <w:trHeight w:val="187"/>
          <w:jc w:val="center"/>
        </w:trPr>
        <w:tc>
          <w:tcPr>
            <w:tcW w:w="1755" w:type="dxa"/>
            <w:tcBorders>
              <w:left w:val="single" w:sz="6" w:space="0" w:color="auto"/>
              <w:bottom w:val="single" w:sz="4" w:space="0" w:color="auto"/>
              <w:right w:val="single" w:sz="6" w:space="0" w:color="auto"/>
            </w:tcBorders>
          </w:tcPr>
          <w:p w:rsidR="003A4CE0" w:rsidRDefault="00231691" w:rsidP="003A4CE0">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Arial"/>
                <w:sz w:val="16"/>
                <w:szCs w:val="16"/>
              </w:rPr>
            </w:pPr>
            <w:r w:rsidRPr="003A4CE0">
              <w:rPr>
                <w:rFonts w:cs="Arial"/>
                <w:sz w:val="16"/>
                <w:szCs w:val="16"/>
              </w:rPr>
              <w:t>CAMERA-UC-REQ-331374/A-Press Front Right Corner View Button from Front 360</w:t>
            </w:r>
          </w:p>
        </w:tc>
        <w:tc>
          <w:tcPr>
            <w:tcW w:w="4950" w:type="dxa"/>
            <w:tcBorders>
              <w:top w:val="single" w:sz="6" w:space="0" w:color="auto"/>
              <w:left w:val="single" w:sz="6" w:space="0" w:color="auto"/>
              <w:bottom w:val="single" w:sz="6" w:space="0" w:color="auto"/>
              <w:right w:val="single" w:sz="6" w:space="0" w:color="auto"/>
            </w:tcBorders>
            <w:vAlign w:val="center"/>
          </w:tcPr>
          <w:p w:rsidR="003A4CE0" w:rsidRPr="003A4CE0" w:rsidRDefault="00231691" w:rsidP="003A4CE0">
            <w:pPr>
              <w:rPr>
                <w:rFonts w:cs="Calibri"/>
                <w:sz w:val="16"/>
                <w:szCs w:val="16"/>
              </w:rPr>
            </w:pPr>
            <w:r w:rsidRPr="003A4CE0">
              <w:rPr>
                <w:rFonts w:cs="Calibri"/>
                <w:sz w:val="16"/>
                <w:szCs w:val="16"/>
              </w:rPr>
              <w:t>tmertiri: new usecases</w:t>
            </w:r>
          </w:p>
        </w:tc>
      </w:tr>
      <w:tr w:rsidR="006E75DA"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6E75DA" w:rsidRDefault="00231691" w:rsidP="005E6851">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6E75DA" w:rsidRDefault="00231691" w:rsidP="005E6851">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6E75DA" w:rsidRDefault="00231691" w:rsidP="005E6851">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6E75DA" w:rsidRDefault="00231691" w:rsidP="005E6851">
            <w:pPr>
              <w:spacing w:line="276" w:lineRule="auto"/>
              <w:rPr>
                <w:rFonts w:cs="Arial"/>
                <w:b/>
                <w:sz w:val="16"/>
              </w:rPr>
            </w:pPr>
          </w:p>
        </w:tc>
      </w:tr>
      <w:tr w:rsidR="006E75DA"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E75DA" w:rsidRPr="00715A7A" w:rsidRDefault="00231691" w:rsidP="005E6851">
            <w:pPr>
              <w:spacing w:line="276" w:lineRule="auto"/>
              <w:rPr>
                <w:rFonts w:eastAsiaTheme="minorEastAsia" w:cstheme="minorBidi"/>
                <w:b/>
                <w:sz w:val="16"/>
                <w:szCs w:val="16"/>
              </w:rPr>
            </w:pPr>
            <w:r>
              <w:rPr>
                <w:rFonts w:eastAsiaTheme="minorEastAsia" w:cstheme="minorBidi"/>
                <w:b/>
                <w:sz w:val="16"/>
                <w:szCs w:val="16"/>
              </w:rPr>
              <w:t xml:space="preserve">April 26, 2019 </w:t>
            </w:r>
          </w:p>
        </w:tc>
        <w:tc>
          <w:tcPr>
            <w:tcW w:w="1027" w:type="dxa"/>
            <w:tcBorders>
              <w:top w:val="single" w:sz="6" w:space="0" w:color="auto"/>
              <w:left w:val="single" w:sz="6" w:space="0" w:color="auto"/>
              <w:bottom w:val="single" w:sz="6" w:space="0" w:color="auto"/>
              <w:right w:val="single" w:sz="6" w:space="0" w:color="auto"/>
            </w:tcBorders>
            <w:hideMark/>
          </w:tcPr>
          <w:p w:rsidR="006E75DA" w:rsidRPr="00715A7A" w:rsidRDefault="00231691" w:rsidP="005E6851">
            <w:pPr>
              <w:spacing w:line="276" w:lineRule="auto"/>
              <w:jc w:val="center"/>
              <w:rPr>
                <w:rFonts w:eastAsiaTheme="minorEastAsia" w:cstheme="minorBidi"/>
                <w:b/>
                <w:sz w:val="16"/>
                <w:szCs w:val="16"/>
              </w:rPr>
            </w:pPr>
            <w:r>
              <w:rPr>
                <w:rFonts w:eastAsiaTheme="minorEastAsia" w:cstheme="minorBidi"/>
                <w:b/>
                <w:sz w:val="16"/>
                <w:szCs w:val="16"/>
              </w:rPr>
              <w:t>1.10</w:t>
            </w:r>
          </w:p>
        </w:tc>
        <w:tc>
          <w:tcPr>
            <w:tcW w:w="8280" w:type="dxa"/>
            <w:gridSpan w:val="2"/>
            <w:tcBorders>
              <w:top w:val="single" w:sz="6" w:space="0" w:color="auto"/>
              <w:left w:val="single" w:sz="6" w:space="0" w:color="auto"/>
              <w:bottom w:val="single" w:sz="6" w:space="0" w:color="auto"/>
              <w:right w:val="single" w:sz="6" w:space="0" w:color="auto"/>
            </w:tcBorders>
          </w:tcPr>
          <w:p w:rsidR="006E75DA" w:rsidRPr="00715A7A" w:rsidRDefault="00231691" w:rsidP="005E6851">
            <w:pPr>
              <w:spacing w:line="276" w:lineRule="auto"/>
              <w:rPr>
                <w:rFonts w:cs="Arial"/>
                <w:b/>
                <w:sz w:val="16"/>
                <w:szCs w:val="16"/>
              </w:rPr>
            </w:pPr>
          </w:p>
        </w:tc>
      </w:tr>
      <w:tr w:rsidR="006E75DA" w:rsidRPr="003A4CE0" w:rsidTr="00952F4A">
        <w:trPr>
          <w:trHeight w:val="187"/>
          <w:jc w:val="center"/>
        </w:trPr>
        <w:tc>
          <w:tcPr>
            <w:tcW w:w="1755" w:type="dxa"/>
            <w:tcBorders>
              <w:top w:val="single" w:sz="6" w:space="0" w:color="auto"/>
              <w:left w:val="single" w:sz="6"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 xml:space="preserve">RVCv2-IR-REQ-014080/E-Rear View Camera Feature ID </w:t>
            </w:r>
            <w:r w:rsidRPr="006E75DA">
              <w:rPr>
                <w:rFonts w:cs="Arial"/>
                <w:sz w:val="16"/>
                <w:szCs w:val="16"/>
              </w:rPr>
              <w:t>Definition (TcSE ROIN-287010-3)</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added rock crawl views</w:t>
            </w:r>
          </w:p>
        </w:tc>
      </w:tr>
      <w:tr w:rsidR="006E75DA" w:rsidRPr="003A4CE0" w:rsidTr="00952F4A">
        <w:trPr>
          <w:trHeight w:val="187"/>
          <w:jc w:val="center"/>
        </w:trPr>
        <w:tc>
          <w:tcPr>
            <w:tcW w:w="1755" w:type="dxa"/>
            <w:tcBorders>
              <w:left w:val="single" w:sz="6"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RVC-MD-REQ-292389/B-GearRvrse_D_Actl</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clarified what to consider as reverse</w:t>
            </w:r>
          </w:p>
        </w:tc>
      </w:tr>
      <w:tr w:rsidR="006E75DA" w:rsidRPr="003A4CE0" w:rsidTr="00952F4A">
        <w:trPr>
          <w:trHeight w:val="187"/>
          <w:jc w:val="center"/>
        </w:trPr>
        <w:tc>
          <w:tcPr>
            <w:tcW w:w="1755" w:type="dxa"/>
            <w:tcBorders>
              <w:left w:val="single" w:sz="6"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DAFVCv1-IR-REQ-014066/E-Driver Assist Front View Camera Feature ID Definition (TcSE ROIN-287061)</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added rock crawl views</w:t>
            </w:r>
          </w:p>
        </w:tc>
      </w:tr>
      <w:tr w:rsidR="006E75DA" w:rsidRPr="003A4CE0" w:rsidTr="00952F4A">
        <w:trPr>
          <w:trHeight w:val="187"/>
          <w:jc w:val="center"/>
        </w:trPr>
        <w:tc>
          <w:tcPr>
            <w:tcW w:w="1755" w:type="dxa"/>
            <w:tcBorders>
              <w:left w:val="single" w:sz="6"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RVCv2-IIR-REQ-014086/C-VehicleInformation_Tx (TcSE ROIN-282400-2)</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Structural change. Added to conent in this structure.</w:t>
            </w:r>
          </w:p>
        </w:tc>
      </w:tr>
      <w:tr w:rsidR="006E75DA" w:rsidRPr="003A4CE0" w:rsidTr="00952F4A">
        <w:trPr>
          <w:trHeight w:val="187"/>
          <w:jc w:val="center"/>
        </w:trPr>
        <w:tc>
          <w:tcPr>
            <w:tcW w:w="1755" w:type="dxa"/>
            <w:tcBorders>
              <w:left w:val="single" w:sz="6"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MD-REQ-347573/A-PowerMode</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added for clarification. needed only in CGEA 1.2</w:t>
            </w:r>
          </w:p>
        </w:tc>
      </w:tr>
      <w:tr w:rsidR="006E75DA" w:rsidRPr="003A4CE0" w:rsidTr="00952F4A">
        <w:trPr>
          <w:trHeight w:val="187"/>
          <w:jc w:val="center"/>
        </w:trPr>
        <w:tc>
          <w:tcPr>
            <w:tcW w:w="1755" w:type="dxa"/>
            <w:tcBorders>
              <w:left w:val="single" w:sz="6" w:space="0" w:color="auto"/>
              <w:bottom w:val="single" w:sz="4" w:space="0" w:color="auto"/>
              <w:right w:val="single" w:sz="6" w:space="0" w:color="auto"/>
            </w:tcBorders>
          </w:tcPr>
          <w:p w:rsidR="006E75DA" w:rsidRDefault="00231691" w:rsidP="006E75DA">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Arial"/>
                <w:sz w:val="16"/>
                <w:szCs w:val="16"/>
              </w:rPr>
            </w:pPr>
            <w:r w:rsidRPr="006E75DA">
              <w:rPr>
                <w:rFonts w:cs="Arial"/>
                <w:sz w:val="16"/>
                <w:szCs w:val="16"/>
              </w:rPr>
              <w:t>RV</w:t>
            </w:r>
            <w:r w:rsidRPr="006E75DA">
              <w:rPr>
                <w:rFonts w:cs="Arial"/>
                <w:sz w:val="16"/>
                <w:szCs w:val="16"/>
              </w:rPr>
              <w:t>C-FUR-REQ-014090/G-Display RVC Video (TcSE ROIN-194462-2)</w:t>
            </w:r>
          </w:p>
        </w:tc>
        <w:tc>
          <w:tcPr>
            <w:tcW w:w="4950" w:type="dxa"/>
            <w:tcBorders>
              <w:top w:val="single" w:sz="6" w:space="0" w:color="auto"/>
              <w:left w:val="single" w:sz="6" w:space="0" w:color="auto"/>
              <w:bottom w:val="single" w:sz="6" w:space="0" w:color="auto"/>
              <w:right w:val="single" w:sz="6" w:space="0" w:color="auto"/>
            </w:tcBorders>
            <w:vAlign w:val="center"/>
          </w:tcPr>
          <w:p w:rsidR="006E75DA" w:rsidRPr="006E75DA" w:rsidRDefault="00231691" w:rsidP="006E75DA">
            <w:pPr>
              <w:rPr>
                <w:rFonts w:cs="Calibri"/>
                <w:sz w:val="16"/>
                <w:szCs w:val="16"/>
              </w:rPr>
            </w:pPr>
            <w:r w:rsidRPr="006E75DA">
              <w:rPr>
                <w:rFonts w:cs="Calibri"/>
                <w:sz w:val="16"/>
                <w:szCs w:val="16"/>
              </w:rPr>
              <w:t>tmertiri: update the GeaRvrse_D_Actl New Strategy</w:t>
            </w:r>
          </w:p>
        </w:tc>
      </w:tr>
      <w:tr w:rsidR="006A6653" w:rsidTr="00952F4A">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rsidR="006A6653" w:rsidRDefault="00231691" w:rsidP="00511E73">
            <w:pPr>
              <w:spacing w:line="276" w:lineRule="auto"/>
              <w:rPr>
                <w:rFonts w:cs="Arial"/>
                <w:b/>
                <w:sz w:val="16"/>
                <w:szCs w:val="16"/>
              </w:rPr>
            </w:pPr>
          </w:p>
        </w:tc>
        <w:tc>
          <w:tcPr>
            <w:tcW w:w="1027" w:type="dxa"/>
            <w:tcBorders>
              <w:top w:val="single" w:sz="6" w:space="0" w:color="auto"/>
              <w:left w:val="nil"/>
              <w:bottom w:val="single" w:sz="6" w:space="0" w:color="auto"/>
              <w:right w:val="nil"/>
            </w:tcBorders>
            <w:shd w:val="thinDiagCross" w:color="auto" w:fill="D9D9D9" w:themeFill="background1" w:themeFillShade="D9"/>
          </w:tcPr>
          <w:p w:rsidR="006A6653" w:rsidRDefault="00231691" w:rsidP="00511E73">
            <w:pPr>
              <w:spacing w:line="276" w:lineRule="auto"/>
              <w:jc w:val="center"/>
              <w:rPr>
                <w:rFonts w:cs="Arial"/>
                <w:b/>
                <w:sz w:val="16"/>
                <w:lang w:val="fr-FR"/>
              </w:rPr>
            </w:pPr>
          </w:p>
        </w:tc>
        <w:tc>
          <w:tcPr>
            <w:tcW w:w="3330" w:type="dxa"/>
            <w:tcBorders>
              <w:top w:val="single" w:sz="6" w:space="0" w:color="auto"/>
              <w:left w:val="nil"/>
              <w:bottom w:val="single" w:sz="6" w:space="0" w:color="auto"/>
              <w:right w:val="nil"/>
            </w:tcBorders>
            <w:shd w:val="thinDiagCross" w:color="auto" w:fill="D9D9D9" w:themeFill="background1" w:themeFillShade="D9"/>
          </w:tcPr>
          <w:p w:rsidR="006A6653" w:rsidRDefault="00231691" w:rsidP="00511E73">
            <w:pPr>
              <w:spacing w:line="276" w:lineRule="auto"/>
              <w:rPr>
                <w:rFonts w:cs="Arial"/>
                <w:b/>
                <w:sz w:val="16"/>
              </w:rPr>
            </w:pPr>
          </w:p>
        </w:tc>
        <w:tc>
          <w:tcPr>
            <w:tcW w:w="4950" w:type="dxa"/>
            <w:tcBorders>
              <w:top w:val="single" w:sz="6" w:space="0" w:color="auto"/>
              <w:left w:val="nil"/>
              <w:bottom w:val="single" w:sz="6" w:space="0" w:color="auto"/>
              <w:right w:val="single" w:sz="6" w:space="0" w:color="auto"/>
            </w:tcBorders>
            <w:shd w:val="thinDiagCross" w:color="auto" w:fill="D9D9D9" w:themeFill="background1" w:themeFillShade="D9"/>
          </w:tcPr>
          <w:p w:rsidR="006A6653" w:rsidRDefault="00231691" w:rsidP="00511E73">
            <w:pPr>
              <w:spacing w:line="276" w:lineRule="auto"/>
              <w:rPr>
                <w:rFonts w:cs="Arial"/>
                <w:b/>
                <w:sz w:val="16"/>
              </w:rPr>
            </w:pPr>
          </w:p>
        </w:tc>
      </w:tr>
      <w:tr w:rsidR="006A6653" w:rsidRPr="00715A7A" w:rsidTr="00952F4A">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rsidR="006A6653" w:rsidRPr="00715A7A" w:rsidRDefault="00231691" w:rsidP="00511E73">
            <w:pPr>
              <w:spacing w:line="276" w:lineRule="auto"/>
              <w:rPr>
                <w:rFonts w:eastAsiaTheme="minorEastAsia" w:cstheme="minorBidi"/>
                <w:b/>
                <w:sz w:val="16"/>
                <w:szCs w:val="16"/>
              </w:rPr>
            </w:pPr>
            <w:r>
              <w:rPr>
                <w:rFonts w:eastAsiaTheme="minorEastAsia" w:cstheme="minorBidi"/>
                <w:b/>
                <w:sz w:val="16"/>
                <w:szCs w:val="16"/>
              </w:rPr>
              <w:t>October 2, 2019</w:t>
            </w:r>
          </w:p>
        </w:tc>
        <w:tc>
          <w:tcPr>
            <w:tcW w:w="1027" w:type="dxa"/>
            <w:tcBorders>
              <w:top w:val="single" w:sz="6" w:space="0" w:color="auto"/>
              <w:left w:val="single" w:sz="6" w:space="0" w:color="auto"/>
              <w:bottom w:val="single" w:sz="6" w:space="0" w:color="auto"/>
              <w:right w:val="single" w:sz="6" w:space="0" w:color="auto"/>
            </w:tcBorders>
            <w:hideMark/>
          </w:tcPr>
          <w:p w:rsidR="006A6653" w:rsidRPr="00715A7A" w:rsidRDefault="00231691" w:rsidP="00511E73">
            <w:pPr>
              <w:spacing w:line="276" w:lineRule="auto"/>
              <w:jc w:val="center"/>
              <w:rPr>
                <w:rFonts w:eastAsiaTheme="minorEastAsia" w:cstheme="minorBidi"/>
                <w:b/>
                <w:sz w:val="16"/>
                <w:szCs w:val="16"/>
              </w:rPr>
            </w:pPr>
            <w:r>
              <w:rPr>
                <w:rFonts w:eastAsiaTheme="minorEastAsia" w:cstheme="minorBidi"/>
                <w:b/>
                <w:sz w:val="16"/>
                <w:szCs w:val="16"/>
              </w:rPr>
              <w:t>1.11</w:t>
            </w:r>
          </w:p>
        </w:tc>
        <w:tc>
          <w:tcPr>
            <w:tcW w:w="8280" w:type="dxa"/>
            <w:gridSpan w:val="2"/>
            <w:tcBorders>
              <w:top w:val="single" w:sz="6" w:space="0" w:color="auto"/>
              <w:left w:val="single" w:sz="6" w:space="0" w:color="auto"/>
              <w:bottom w:val="single" w:sz="6" w:space="0" w:color="auto"/>
              <w:right w:val="single" w:sz="6" w:space="0" w:color="auto"/>
            </w:tcBorders>
          </w:tcPr>
          <w:p w:rsidR="006A6653" w:rsidRPr="00715A7A" w:rsidRDefault="00231691" w:rsidP="00511E73">
            <w:pPr>
              <w:spacing w:line="276" w:lineRule="auto"/>
              <w:rPr>
                <w:rFonts w:cs="Arial"/>
                <w:b/>
                <w:sz w:val="16"/>
                <w:szCs w:val="16"/>
              </w:rPr>
            </w:pPr>
          </w:p>
        </w:tc>
      </w:tr>
      <w:tr w:rsidR="00155258" w:rsidRPr="003A4CE0" w:rsidTr="00952F4A">
        <w:trPr>
          <w:trHeight w:val="187"/>
          <w:jc w:val="center"/>
        </w:trPr>
        <w:tc>
          <w:tcPr>
            <w:tcW w:w="1755" w:type="dxa"/>
            <w:tcBorders>
              <w:top w:val="single" w:sz="6" w:space="0" w:color="auto"/>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RVCv2-IR-REQ-014080/F-Rear View Camera Feature ID Definition (TcSE ROIN-287010-3)</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 xml:space="preserve">tmertiri: added Views at Speed </w:t>
            </w:r>
            <w:r w:rsidRPr="00155258">
              <w:rPr>
                <w:rFonts w:cs="Calibri"/>
                <w:sz w:val="16"/>
                <w:szCs w:val="16"/>
              </w:rPr>
              <w:t>Configs</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DAFVCv1-IR-REQ-014066/F-Driver Assist Front View Camera Feature ID Definition (TcSE ROIN-287061)</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adding Views At Speed</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MD-REQ-331342/B-CamraFrntBttn_D_Stat3</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updating requirement. Adding Soft Press origins</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CAMERA-REQ-331344/B-Button Press Logic</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no content changes</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CAMERA-REQ-331863/B-Lin Button Client Operation</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no content change</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STR-052388/C-Functional Definition (TcSE ROIN-293326-1)</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tmertiri:revised to allow views at speed function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STR-669257/A-Views At Speed</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CAMERA-FUN-REQ-354982/A-Views At Speed</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STR-669258/A-Requirements</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CAMERA-REQ-354992/A-Views At Speed Availability</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req</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CAMERA-REQ-354993/A-Views At Speed List</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req</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CAMERA-REQ-358450/A-Off Road Mode Views At Speed</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req</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STR-669259/A-Use Cases</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CAMERA-UC-REQ-355016/A-Views At Speed Trigger</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usecase</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STR-669260/A-White Box Views</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STR-673941/A-Activity Diagram</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diagram</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CAMERA-ACT-REQ-358468/A-Views At Speed</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diagram</w:t>
            </w:r>
          </w:p>
        </w:tc>
      </w:tr>
      <w:tr w:rsidR="00155258" w:rsidRPr="003A4CE0" w:rsidTr="00952F4A">
        <w:trPr>
          <w:trHeight w:val="187"/>
          <w:jc w:val="center"/>
        </w:trPr>
        <w:tc>
          <w:tcPr>
            <w:tcW w:w="1755" w:type="dxa"/>
            <w:tcBorders>
              <w:left w:val="single" w:sz="6"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STR-669262/A-Sequence Diagram</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section</w:t>
            </w:r>
          </w:p>
        </w:tc>
      </w:tr>
      <w:tr w:rsidR="00155258" w:rsidRPr="003A4CE0" w:rsidTr="00952F4A">
        <w:trPr>
          <w:trHeight w:val="187"/>
          <w:jc w:val="center"/>
        </w:trPr>
        <w:tc>
          <w:tcPr>
            <w:tcW w:w="1755" w:type="dxa"/>
            <w:tcBorders>
              <w:left w:val="single" w:sz="6" w:space="0" w:color="auto"/>
              <w:bottom w:val="single" w:sz="4" w:space="0" w:color="auto"/>
              <w:right w:val="single" w:sz="6" w:space="0" w:color="auto"/>
            </w:tcBorders>
          </w:tcPr>
          <w:p w:rsidR="00155258" w:rsidRDefault="00231691" w:rsidP="00155258">
            <w:pPr>
              <w:rPr>
                <w:rFonts w:cs="Arial"/>
                <w:sz w:val="16"/>
                <w:szCs w:val="16"/>
              </w:rPr>
            </w:pPr>
          </w:p>
        </w:tc>
        <w:tc>
          <w:tcPr>
            <w:tcW w:w="4357" w:type="dxa"/>
            <w:gridSpan w:val="2"/>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Arial"/>
                <w:sz w:val="16"/>
                <w:szCs w:val="16"/>
              </w:rPr>
            </w:pPr>
            <w:r w:rsidRPr="00155258">
              <w:rPr>
                <w:rFonts w:cs="Arial"/>
                <w:sz w:val="16"/>
                <w:szCs w:val="16"/>
              </w:rPr>
              <w:t xml:space="preserve">CAMERA-SD-REQ-354994/A-Views At </w:t>
            </w:r>
            <w:r w:rsidRPr="00155258">
              <w:rPr>
                <w:rFonts w:cs="Arial"/>
                <w:sz w:val="16"/>
                <w:szCs w:val="16"/>
              </w:rPr>
              <w:t>Speed</w:t>
            </w:r>
          </w:p>
        </w:tc>
        <w:tc>
          <w:tcPr>
            <w:tcW w:w="4950" w:type="dxa"/>
            <w:tcBorders>
              <w:top w:val="single" w:sz="6" w:space="0" w:color="auto"/>
              <w:left w:val="single" w:sz="6" w:space="0" w:color="auto"/>
              <w:bottom w:val="single" w:sz="6" w:space="0" w:color="auto"/>
              <w:right w:val="single" w:sz="6" w:space="0" w:color="auto"/>
            </w:tcBorders>
            <w:vAlign w:val="center"/>
          </w:tcPr>
          <w:p w:rsidR="00155258" w:rsidRPr="00155258" w:rsidRDefault="00231691" w:rsidP="00155258">
            <w:pPr>
              <w:rPr>
                <w:rFonts w:cs="Calibri"/>
                <w:sz w:val="16"/>
                <w:szCs w:val="16"/>
              </w:rPr>
            </w:pPr>
            <w:r w:rsidRPr="00155258">
              <w:rPr>
                <w:rFonts w:cs="Calibri"/>
                <w:sz w:val="16"/>
                <w:szCs w:val="16"/>
              </w:rPr>
              <w:t>tmertiri: new SD</w:t>
            </w:r>
          </w:p>
        </w:tc>
      </w:tr>
    </w:tbl>
    <w:p w:rsidR="00FE4B4B" w:rsidRDefault="00231691">
      <w:pPr>
        <w:jc w:val="center"/>
        <w:rPr>
          <w:rFonts w:cs="Arial"/>
          <w:b/>
          <w:sz w:val="36"/>
          <w:szCs w:val="36"/>
        </w:rPr>
      </w:pPr>
      <w:r>
        <w:rPr>
          <w:b/>
          <w:sz w:val="36"/>
          <w:szCs w:val="36"/>
        </w:rPr>
        <w:br w:type="page"/>
      </w:r>
      <w:r>
        <w:rPr>
          <w:rFonts w:cs="Arial"/>
          <w:b/>
          <w:sz w:val="36"/>
          <w:szCs w:val="36"/>
        </w:rPr>
        <w:lastRenderedPageBreak/>
        <w:t>Table of Contents</w:t>
      </w:r>
    </w:p>
    <w:p w:rsidR="00952F4A" w:rsidRDefault="00231691">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20920984" w:history="1">
        <w:r w:rsidR="00952F4A" w:rsidRPr="00CA4CE7">
          <w:rPr>
            <w:rStyle w:val="Hyperlink"/>
            <w:rFonts w:cs="Arial"/>
            <w:bCs/>
            <w:noProof/>
          </w:rPr>
          <w:t>Revision History</w:t>
        </w:r>
        <w:r w:rsidR="00952F4A">
          <w:rPr>
            <w:noProof/>
            <w:webHidden/>
          </w:rPr>
          <w:tab/>
        </w:r>
        <w:r w:rsidR="00952F4A">
          <w:rPr>
            <w:noProof/>
            <w:webHidden/>
          </w:rPr>
          <w:fldChar w:fldCharType="begin"/>
        </w:r>
        <w:r w:rsidR="00952F4A">
          <w:rPr>
            <w:noProof/>
            <w:webHidden/>
          </w:rPr>
          <w:instrText xml:space="preserve"> PAGEREF _Toc20920984 \h </w:instrText>
        </w:r>
        <w:r w:rsidR="00952F4A">
          <w:rPr>
            <w:noProof/>
            <w:webHidden/>
          </w:rPr>
        </w:r>
        <w:r w:rsidR="00952F4A">
          <w:rPr>
            <w:noProof/>
            <w:webHidden/>
          </w:rPr>
          <w:fldChar w:fldCharType="separate"/>
        </w:r>
        <w:r w:rsidR="00952F4A">
          <w:rPr>
            <w:noProof/>
            <w:webHidden/>
          </w:rPr>
          <w:t>2</w:t>
        </w:r>
        <w:r w:rsidR="00952F4A">
          <w:rPr>
            <w:noProof/>
            <w:webHidden/>
          </w:rPr>
          <w:fldChar w:fldCharType="end"/>
        </w:r>
      </w:hyperlink>
    </w:p>
    <w:p w:rsidR="00952F4A" w:rsidRDefault="00952F4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0920985" w:history="1">
        <w:r w:rsidRPr="00CA4CE7">
          <w:rPr>
            <w:rStyle w:val="Hyperlink"/>
            <w:noProof/>
          </w:rPr>
          <w:t>1</w:t>
        </w:r>
        <w:r>
          <w:rPr>
            <w:rFonts w:asciiTheme="minorHAnsi" w:eastAsiaTheme="minorEastAsia" w:hAnsiTheme="minorHAnsi" w:cstheme="minorBidi"/>
            <w:b w:val="0"/>
            <w:smallCaps w:val="0"/>
            <w:noProof/>
            <w:sz w:val="22"/>
            <w:szCs w:val="22"/>
          </w:rPr>
          <w:tab/>
        </w:r>
        <w:r w:rsidRPr="00CA4CE7">
          <w:rPr>
            <w:rStyle w:val="Hyperlink"/>
            <w:noProof/>
          </w:rPr>
          <w:t>Architectural Design</w:t>
        </w:r>
        <w:r>
          <w:rPr>
            <w:noProof/>
            <w:webHidden/>
          </w:rPr>
          <w:tab/>
        </w:r>
        <w:r>
          <w:rPr>
            <w:noProof/>
            <w:webHidden/>
          </w:rPr>
          <w:fldChar w:fldCharType="begin"/>
        </w:r>
        <w:r>
          <w:rPr>
            <w:noProof/>
            <w:webHidden/>
          </w:rPr>
          <w:instrText xml:space="preserve"> PAGEREF _Toc20920985 \h </w:instrText>
        </w:r>
        <w:r>
          <w:rPr>
            <w:noProof/>
            <w:webHidden/>
          </w:rPr>
        </w:r>
        <w:r>
          <w:rPr>
            <w:noProof/>
            <w:webHidden/>
          </w:rPr>
          <w:fldChar w:fldCharType="separate"/>
        </w:r>
        <w:r>
          <w:rPr>
            <w:noProof/>
            <w:webHidden/>
          </w:rPr>
          <w:t>9</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86" w:history="1">
        <w:r w:rsidRPr="00CA4CE7">
          <w:rPr>
            <w:rStyle w:val="Hyperlink"/>
            <w:noProof/>
          </w:rPr>
          <w:t>1.1</w:t>
        </w:r>
        <w:r>
          <w:rPr>
            <w:rFonts w:asciiTheme="minorHAnsi" w:eastAsiaTheme="minorEastAsia" w:hAnsiTheme="minorHAnsi" w:cstheme="minorBidi"/>
            <w:i w:val="0"/>
            <w:noProof/>
            <w:sz w:val="22"/>
            <w:szCs w:val="22"/>
          </w:rPr>
          <w:tab/>
        </w:r>
        <w:r w:rsidRPr="00CA4CE7">
          <w:rPr>
            <w:rStyle w:val="Hyperlink"/>
            <w:noProof/>
          </w:rPr>
          <w:t>RVC-CLD-REQ-014079/A-Rear View Camera Client (TcSE ROIN-282382-1)</w:t>
        </w:r>
        <w:r>
          <w:rPr>
            <w:noProof/>
            <w:webHidden/>
          </w:rPr>
          <w:tab/>
        </w:r>
        <w:r>
          <w:rPr>
            <w:noProof/>
            <w:webHidden/>
          </w:rPr>
          <w:fldChar w:fldCharType="begin"/>
        </w:r>
        <w:r>
          <w:rPr>
            <w:noProof/>
            <w:webHidden/>
          </w:rPr>
          <w:instrText xml:space="preserve"> PAGEREF _Toc20920986 \h </w:instrText>
        </w:r>
        <w:r>
          <w:rPr>
            <w:noProof/>
            <w:webHidden/>
          </w:rPr>
        </w:r>
        <w:r>
          <w:rPr>
            <w:noProof/>
            <w:webHidden/>
          </w:rPr>
          <w:fldChar w:fldCharType="separate"/>
        </w:r>
        <w:r>
          <w:rPr>
            <w:noProof/>
            <w:webHidden/>
          </w:rPr>
          <w:t>9</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87" w:history="1">
        <w:r w:rsidRPr="00CA4CE7">
          <w:rPr>
            <w:rStyle w:val="Hyperlink"/>
            <w:noProof/>
          </w:rPr>
          <w:t>1.2</w:t>
        </w:r>
        <w:r>
          <w:rPr>
            <w:rFonts w:asciiTheme="minorHAnsi" w:eastAsiaTheme="minorEastAsia" w:hAnsiTheme="minorHAnsi" w:cstheme="minorBidi"/>
            <w:i w:val="0"/>
            <w:noProof/>
            <w:sz w:val="22"/>
            <w:szCs w:val="22"/>
          </w:rPr>
          <w:tab/>
        </w:r>
        <w:r w:rsidRPr="00CA4CE7">
          <w:rPr>
            <w:rStyle w:val="Hyperlink"/>
            <w:noProof/>
          </w:rPr>
          <w:t>DAFVCv1-CLD-REQ-014064/A-Driver Assist Front View Camera Client (TcSE ROIN-282843-1)</w:t>
        </w:r>
        <w:r>
          <w:rPr>
            <w:noProof/>
            <w:webHidden/>
          </w:rPr>
          <w:tab/>
        </w:r>
        <w:r>
          <w:rPr>
            <w:noProof/>
            <w:webHidden/>
          </w:rPr>
          <w:fldChar w:fldCharType="begin"/>
        </w:r>
        <w:r>
          <w:rPr>
            <w:noProof/>
            <w:webHidden/>
          </w:rPr>
          <w:instrText xml:space="preserve"> PAGEREF _Toc20920987 \h </w:instrText>
        </w:r>
        <w:r>
          <w:rPr>
            <w:noProof/>
            <w:webHidden/>
          </w:rPr>
        </w:r>
        <w:r>
          <w:rPr>
            <w:noProof/>
            <w:webHidden/>
          </w:rPr>
          <w:fldChar w:fldCharType="separate"/>
        </w:r>
        <w:r>
          <w:rPr>
            <w:noProof/>
            <w:webHidden/>
          </w:rPr>
          <w:t>9</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88" w:history="1">
        <w:r w:rsidRPr="00CA4CE7">
          <w:rPr>
            <w:rStyle w:val="Hyperlink"/>
            <w:noProof/>
          </w:rPr>
          <w:t>1.3</w:t>
        </w:r>
        <w:r>
          <w:rPr>
            <w:rFonts w:asciiTheme="minorHAnsi" w:eastAsiaTheme="minorEastAsia" w:hAnsiTheme="minorHAnsi" w:cstheme="minorBidi"/>
            <w:i w:val="0"/>
            <w:noProof/>
            <w:sz w:val="22"/>
            <w:szCs w:val="22"/>
          </w:rPr>
          <w:tab/>
        </w:r>
        <w:r w:rsidRPr="00CA4CE7">
          <w:rPr>
            <w:rStyle w:val="Hyperlink"/>
            <w:noProof/>
          </w:rPr>
          <w:t>RearViewCameraClient Interface</w:t>
        </w:r>
        <w:r>
          <w:rPr>
            <w:noProof/>
            <w:webHidden/>
          </w:rPr>
          <w:tab/>
        </w:r>
        <w:r>
          <w:rPr>
            <w:noProof/>
            <w:webHidden/>
          </w:rPr>
          <w:fldChar w:fldCharType="begin"/>
        </w:r>
        <w:r>
          <w:rPr>
            <w:noProof/>
            <w:webHidden/>
          </w:rPr>
          <w:instrText xml:space="preserve"> PAGEREF _Toc20920988 \h </w:instrText>
        </w:r>
        <w:r>
          <w:rPr>
            <w:noProof/>
            <w:webHidden/>
          </w:rPr>
        </w:r>
        <w:r>
          <w:rPr>
            <w:noProof/>
            <w:webHidden/>
          </w:rPr>
          <w:fldChar w:fldCharType="separate"/>
        </w:r>
        <w:r>
          <w:rPr>
            <w:noProof/>
            <w:webHidden/>
          </w:rPr>
          <w:t>9</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89" w:history="1">
        <w:r w:rsidRPr="00CA4CE7">
          <w:rPr>
            <w:rStyle w:val="Hyperlink"/>
            <w:noProof/>
          </w:rPr>
          <w:t>1.3.1</w:t>
        </w:r>
        <w:r>
          <w:rPr>
            <w:rFonts w:asciiTheme="minorHAnsi" w:eastAsiaTheme="minorEastAsia" w:hAnsiTheme="minorHAnsi" w:cstheme="minorBidi"/>
            <w:noProof/>
            <w:sz w:val="22"/>
            <w:szCs w:val="22"/>
          </w:rPr>
          <w:tab/>
        </w:r>
        <w:r w:rsidRPr="00CA4CE7">
          <w:rPr>
            <w:rStyle w:val="Hyperlink"/>
            <w:noProof/>
          </w:rPr>
          <w:t>RVCv2-IR-REQ-014080/F-Rear View Camera Feature ID Definition (TcSE ROIN-287010-3)</w:t>
        </w:r>
        <w:r>
          <w:rPr>
            <w:noProof/>
            <w:webHidden/>
          </w:rPr>
          <w:tab/>
        </w:r>
        <w:r>
          <w:rPr>
            <w:noProof/>
            <w:webHidden/>
          </w:rPr>
          <w:fldChar w:fldCharType="begin"/>
        </w:r>
        <w:r>
          <w:rPr>
            <w:noProof/>
            <w:webHidden/>
          </w:rPr>
          <w:instrText xml:space="preserve"> PAGEREF _Toc20920989 \h </w:instrText>
        </w:r>
        <w:r>
          <w:rPr>
            <w:noProof/>
            <w:webHidden/>
          </w:rPr>
        </w:r>
        <w:r>
          <w:rPr>
            <w:noProof/>
            <w:webHidden/>
          </w:rPr>
          <w:fldChar w:fldCharType="separate"/>
        </w:r>
        <w:r>
          <w:rPr>
            <w:noProof/>
            <w:webHidden/>
          </w:rPr>
          <w:t>9</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0" w:history="1">
        <w:r w:rsidRPr="00CA4CE7">
          <w:rPr>
            <w:rStyle w:val="Hyperlink"/>
            <w:noProof/>
          </w:rPr>
          <w:t>1.3.2</w:t>
        </w:r>
        <w:r>
          <w:rPr>
            <w:rFonts w:asciiTheme="minorHAnsi" w:eastAsiaTheme="minorEastAsia" w:hAnsiTheme="minorHAnsi" w:cstheme="minorBidi"/>
            <w:noProof/>
            <w:sz w:val="22"/>
            <w:szCs w:val="22"/>
          </w:rPr>
          <w:tab/>
        </w:r>
        <w:r w:rsidRPr="00CA4CE7">
          <w:rPr>
            <w:rStyle w:val="Hyperlink"/>
            <w:noProof/>
          </w:rPr>
          <w:t>RVCv2-IIR-REQ-014081/A-RearViewCameraClient_Tx (TcSE ROIN-282395-3)</w:t>
        </w:r>
        <w:r>
          <w:rPr>
            <w:noProof/>
            <w:webHidden/>
          </w:rPr>
          <w:tab/>
        </w:r>
        <w:r>
          <w:rPr>
            <w:noProof/>
            <w:webHidden/>
          </w:rPr>
          <w:fldChar w:fldCharType="begin"/>
        </w:r>
        <w:r>
          <w:rPr>
            <w:noProof/>
            <w:webHidden/>
          </w:rPr>
          <w:instrText xml:space="preserve"> PAGEREF _Toc20920990 \h </w:instrText>
        </w:r>
        <w:r>
          <w:rPr>
            <w:noProof/>
            <w:webHidden/>
          </w:rPr>
        </w:r>
        <w:r>
          <w:rPr>
            <w:noProof/>
            <w:webHidden/>
          </w:rPr>
          <w:fldChar w:fldCharType="separate"/>
        </w:r>
        <w:r>
          <w:rPr>
            <w:noProof/>
            <w:webHidden/>
          </w:rPr>
          <w:t>10</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1" w:history="1">
        <w:r w:rsidRPr="00CA4CE7">
          <w:rPr>
            <w:rStyle w:val="Hyperlink"/>
            <w:noProof/>
          </w:rPr>
          <w:t>1.3.3</w:t>
        </w:r>
        <w:r>
          <w:rPr>
            <w:rFonts w:asciiTheme="minorHAnsi" w:eastAsiaTheme="minorEastAsia" w:hAnsiTheme="minorHAnsi" w:cstheme="minorBidi"/>
            <w:noProof/>
            <w:sz w:val="22"/>
            <w:szCs w:val="22"/>
          </w:rPr>
          <w:tab/>
        </w:r>
        <w:r w:rsidRPr="00CA4CE7">
          <w:rPr>
            <w:rStyle w:val="Hyperlink"/>
            <w:noProof/>
          </w:rPr>
          <w:t>RVCv2-IIR-REQ-014082/B-RearViewCameraClient_Rx (TcSE ROIN-282396-3)</w:t>
        </w:r>
        <w:r>
          <w:rPr>
            <w:noProof/>
            <w:webHidden/>
          </w:rPr>
          <w:tab/>
        </w:r>
        <w:r>
          <w:rPr>
            <w:noProof/>
            <w:webHidden/>
          </w:rPr>
          <w:fldChar w:fldCharType="begin"/>
        </w:r>
        <w:r>
          <w:rPr>
            <w:noProof/>
            <w:webHidden/>
          </w:rPr>
          <w:instrText xml:space="preserve"> PAGEREF _Toc20920991 \h </w:instrText>
        </w:r>
        <w:r>
          <w:rPr>
            <w:noProof/>
            <w:webHidden/>
          </w:rPr>
        </w:r>
        <w:r>
          <w:rPr>
            <w:noProof/>
            <w:webHidden/>
          </w:rPr>
          <w:fldChar w:fldCharType="separate"/>
        </w:r>
        <w:r>
          <w:rPr>
            <w:noProof/>
            <w:webHidden/>
          </w:rPr>
          <w:t>11</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92" w:history="1">
        <w:r w:rsidRPr="00CA4CE7">
          <w:rPr>
            <w:rStyle w:val="Hyperlink"/>
            <w:noProof/>
          </w:rPr>
          <w:t>1.4</w:t>
        </w:r>
        <w:r>
          <w:rPr>
            <w:rFonts w:asciiTheme="minorHAnsi" w:eastAsiaTheme="minorEastAsia" w:hAnsiTheme="minorHAnsi" w:cstheme="minorBidi"/>
            <w:i w:val="0"/>
            <w:noProof/>
            <w:sz w:val="22"/>
            <w:szCs w:val="22"/>
          </w:rPr>
          <w:tab/>
        </w:r>
        <w:r w:rsidRPr="00CA4CE7">
          <w:rPr>
            <w:rStyle w:val="Hyperlink"/>
            <w:noProof/>
          </w:rPr>
          <w:t>DriverAssistFrontViewCameraClient Interface</w:t>
        </w:r>
        <w:r>
          <w:rPr>
            <w:noProof/>
            <w:webHidden/>
          </w:rPr>
          <w:tab/>
        </w:r>
        <w:r>
          <w:rPr>
            <w:noProof/>
            <w:webHidden/>
          </w:rPr>
          <w:fldChar w:fldCharType="begin"/>
        </w:r>
        <w:r>
          <w:rPr>
            <w:noProof/>
            <w:webHidden/>
          </w:rPr>
          <w:instrText xml:space="preserve"> PAGEREF _Toc20920992 \h </w:instrText>
        </w:r>
        <w:r>
          <w:rPr>
            <w:noProof/>
            <w:webHidden/>
          </w:rPr>
        </w:r>
        <w:r>
          <w:rPr>
            <w:noProof/>
            <w:webHidden/>
          </w:rPr>
          <w:fldChar w:fldCharType="separate"/>
        </w:r>
        <w:r>
          <w:rPr>
            <w:noProof/>
            <w:webHidden/>
          </w:rPr>
          <w:t>14</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3" w:history="1">
        <w:r w:rsidRPr="00CA4CE7">
          <w:rPr>
            <w:rStyle w:val="Hyperlink"/>
            <w:noProof/>
          </w:rPr>
          <w:t>1.4.1</w:t>
        </w:r>
        <w:r>
          <w:rPr>
            <w:rFonts w:asciiTheme="minorHAnsi" w:eastAsiaTheme="minorEastAsia" w:hAnsiTheme="minorHAnsi" w:cstheme="minorBidi"/>
            <w:noProof/>
            <w:sz w:val="22"/>
            <w:szCs w:val="22"/>
          </w:rPr>
          <w:tab/>
        </w:r>
        <w:r w:rsidRPr="00CA4CE7">
          <w:rPr>
            <w:rStyle w:val="Hyperlink"/>
            <w:noProof/>
          </w:rPr>
          <w:t>DAFVCv1-IR-REQ-014066/F-Driver Assist Front View Camera Feature ID Definition (TcSE ROIN-287061)</w:t>
        </w:r>
        <w:r>
          <w:rPr>
            <w:noProof/>
            <w:webHidden/>
          </w:rPr>
          <w:tab/>
        </w:r>
        <w:r>
          <w:rPr>
            <w:noProof/>
            <w:webHidden/>
          </w:rPr>
          <w:fldChar w:fldCharType="begin"/>
        </w:r>
        <w:r>
          <w:rPr>
            <w:noProof/>
            <w:webHidden/>
          </w:rPr>
          <w:instrText xml:space="preserve"> PAGEREF _Toc20920993 \h </w:instrText>
        </w:r>
        <w:r>
          <w:rPr>
            <w:noProof/>
            <w:webHidden/>
          </w:rPr>
        </w:r>
        <w:r>
          <w:rPr>
            <w:noProof/>
            <w:webHidden/>
          </w:rPr>
          <w:fldChar w:fldCharType="separate"/>
        </w:r>
        <w:r>
          <w:rPr>
            <w:noProof/>
            <w:webHidden/>
          </w:rPr>
          <w:t>14</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4" w:history="1">
        <w:r w:rsidRPr="00CA4CE7">
          <w:rPr>
            <w:rStyle w:val="Hyperlink"/>
            <w:noProof/>
          </w:rPr>
          <w:t>1.4.2</w:t>
        </w:r>
        <w:r>
          <w:rPr>
            <w:rFonts w:asciiTheme="minorHAnsi" w:eastAsiaTheme="minorEastAsia" w:hAnsiTheme="minorHAnsi" w:cstheme="minorBidi"/>
            <w:noProof/>
            <w:sz w:val="22"/>
            <w:szCs w:val="22"/>
          </w:rPr>
          <w:tab/>
        </w:r>
        <w:r w:rsidRPr="00CA4CE7">
          <w:rPr>
            <w:rStyle w:val="Hyperlink"/>
            <w:noProof/>
          </w:rPr>
          <w:t>DAFVCv1-IIR-REQ-014067/C-DriverAssistFrontViewCameraClient_Tx (TcSE ROIN-282846-1)</w:t>
        </w:r>
        <w:r>
          <w:rPr>
            <w:noProof/>
            <w:webHidden/>
          </w:rPr>
          <w:tab/>
        </w:r>
        <w:r>
          <w:rPr>
            <w:noProof/>
            <w:webHidden/>
          </w:rPr>
          <w:fldChar w:fldCharType="begin"/>
        </w:r>
        <w:r>
          <w:rPr>
            <w:noProof/>
            <w:webHidden/>
          </w:rPr>
          <w:instrText xml:space="preserve"> PAGEREF _Toc20920994 \h </w:instrText>
        </w:r>
        <w:r>
          <w:rPr>
            <w:noProof/>
            <w:webHidden/>
          </w:rPr>
        </w:r>
        <w:r>
          <w:rPr>
            <w:noProof/>
            <w:webHidden/>
          </w:rPr>
          <w:fldChar w:fldCharType="separate"/>
        </w:r>
        <w:r>
          <w:rPr>
            <w:noProof/>
            <w:webHidden/>
          </w:rPr>
          <w:t>16</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5" w:history="1">
        <w:r w:rsidRPr="00CA4CE7">
          <w:rPr>
            <w:rStyle w:val="Hyperlink"/>
            <w:noProof/>
          </w:rPr>
          <w:t>1.4.3</w:t>
        </w:r>
        <w:r>
          <w:rPr>
            <w:rFonts w:asciiTheme="minorHAnsi" w:eastAsiaTheme="minorEastAsia" w:hAnsiTheme="minorHAnsi" w:cstheme="minorBidi"/>
            <w:noProof/>
            <w:sz w:val="22"/>
            <w:szCs w:val="22"/>
          </w:rPr>
          <w:tab/>
        </w:r>
        <w:r w:rsidRPr="00CA4CE7">
          <w:rPr>
            <w:rStyle w:val="Hyperlink"/>
            <w:noProof/>
          </w:rPr>
          <w:t>DAFVCv1-IIR-REQ-014069/C-DriverAssistFrontViewCameraClient_Rx (TcSE ROIN-282847-2)</w:t>
        </w:r>
        <w:r>
          <w:rPr>
            <w:noProof/>
            <w:webHidden/>
          </w:rPr>
          <w:tab/>
        </w:r>
        <w:r>
          <w:rPr>
            <w:noProof/>
            <w:webHidden/>
          </w:rPr>
          <w:fldChar w:fldCharType="begin"/>
        </w:r>
        <w:r>
          <w:rPr>
            <w:noProof/>
            <w:webHidden/>
          </w:rPr>
          <w:instrText xml:space="preserve"> PAGEREF _Toc20920995 \h </w:instrText>
        </w:r>
        <w:r>
          <w:rPr>
            <w:noProof/>
            <w:webHidden/>
          </w:rPr>
        </w:r>
        <w:r>
          <w:rPr>
            <w:noProof/>
            <w:webHidden/>
          </w:rPr>
          <w:fldChar w:fldCharType="separate"/>
        </w:r>
        <w:r>
          <w:rPr>
            <w:noProof/>
            <w:webHidden/>
          </w:rPr>
          <w:t>17</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96" w:history="1">
        <w:r w:rsidRPr="00CA4CE7">
          <w:rPr>
            <w:rStyle w:val="Hyperlink"/>
            <w:noProof/>
          </w:rPr>
          <w:t>1.5</w:t>
        </w:r>
        <w:r>
          <w:rPr>
            <w:rFonts w:asciiTheme="minorHAnsi" w:eastAsiaTheme="minorEastAsia" w:hAnsiTheme="minorHAnsi" w:cstheme="minorBidi"/>
            <w:i w:val="0"/>
            <w:noProof/>
            <w:sz w:val="22"/>
            <w:szCs w:val="22"/>
          </w:rPr>
          <w:tab/>
        </w:r>
        <w:r w:rsidRPr="00CA4CE7">
          <w:rPr>
            <w:rStyle w:val="Hyperlink"/>
            <w:noProof/>
          </w:rPr>
          <w:t>VehicleInformation Interface</w:t>
        </w:r>
        <w:r>
          <w:rPr>
            <w:noProof/>
            <w:webHidden/>
          </w:rPr>
          <w:tab/>
        </w:r>
        <w:r>
          <w:rPr>
            <w:noProof/>
            <w:webHidden/>
          </w:rPr>
          <w:fldChar w:fldCharType="begin"/>
        </w:r>
        <w:r>
          <w:rPr>
            <w:noProof/>
            <w:webHidden/>
          </w:rPr>
          <w:instrText xml:space="preserve"> PAGEREF _Toc20920996 \h </w:instrText>
        </w:r>
        <w:r>
          <w:rPr>
            <w:noProof/>
            <w:webHidden/>
          </w:rPr>
        </w:r>
        <w:r>
          <w:rPr>
            <w:noProof/>
            <w:webHidden/>
          </w:rPr>
          <w:fldChar w:fldCharType="separate"/>
        </w:r>
        <w:r>
          <w:rPr>
            <w:noProof/>
            <w:webHidden/>
          </w:rPr>
          <w:t>20</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0997" w:history="1">
        <w:r w:rsidRPr="00CA4CE7">
          <w:rPr>
            <w:rStyle w:val="Hyperlink"/>
            <w:noProof/>
          </w:rPr>
          <w:t>1.5.1</w:t>
        </w:r>
        <w:r>
          <w:rPr>
            <w:rFonts w:asciiTheme="minorHAnsi" w:eastAsiaTheme="minorEastAsia" w:hAnsiTheme="minorHAnsi" w:cstheme="minorBidi"/>
            <w:noProof/>
            <w:sz w:val="22"/>
            <w:szCs w:val="22"/>
          </w:rPr>
          <w:tab/>
        </w:r>
        <w:r w:rsidRPr="00CA4CE7">
          <w:rPr>
            <w:rStyle w:val="Hyperlink"/>
            <w:noProof/>
          </w:rPr>
          <w:t>RVCv2-IIR-REQ-014086/C-VehicleInformation_Tx (TcSE ROIN-282400-2)</w:t>
        </w:r>
        <w:r>
          <w:rPr>
            <w:noProof/>
            <w:webHidden/>
          </w:rPr>
          <w:tab/>
        </w:r>
        <w:r>
          <w:rPr>
            <w:noProof/>
            <w:webHidden/>
          </w:rPr>
          <w:fldChar w:fldCharType="begin"/>
        </w:r>
        <w:r>
          <w:rPr>
            <w:noProof/>
            <w:webHidden/>
          </w:rPr>
          <w:instrText xml:space="preserve"> PAGEREF _Toc20920997 \h </w:instrText>
        </w:r>
        <w:r>
          <w:rPr>
            <w:noProof/>
            <w:webHidden/>
          </w:rPr>
        </w:r>
        <w:r>
          <w:rPr>
            <w:noProof/>
            <w:webHidden/>
          </w:rPr>
          <w:fldChar w:fldCharType="separate"/>
        </w:r>
        <w:r>
          <w:rPr>
            <w:noProof/>
            <w:webHidden/>
          </w:rPr>
          <w:t>20</w:t>
        </w:r>
        <w:r>
          <w:rPr>
            <w:noProof/>
            <w:webHidden/>
          </w:rPr>
          <w:fldChar w:fldCharType="end"/>
        </w:r>
      </w:hyperlink>
    </w:p>
    <w:p w:rsidR="00952F4A" w:rsidRDefault="00952F4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0920998" w:history="1">
        <w:r w:rsidRPr="00CA4CE7">
          <w:rPr>
            <w:rStyle w:val="Hyperlink"/>
            <w:noProof/>
          </w:rPr>
          <w:t>2</w:t>
        </w:r>
        <w:r>
          <w:rPr>
            <w:rFonts w:asciiTheme="minorHAnsi" w:eastAsiaTheme="minorEastAsia" w:hAnsiTheme="minorHAnsi" w:cstheme="minorBidi"/>
            <w:b w:val="0"/>
            <w:smallCaps w:val="0"/>
            <w:noProof/>
            <w:sz w:val="22"/>
            <w:szCs w:val="22"/>
          </w:rPr>
          <w:tab/>
        </w:r>
        <w:r w:rsidRPr="00CA4CE7">
          <w:rPr>
            <w:rStyle w:val="Hyperlink"/>
            <w:noProof/>
          </w:rPr>
          <w:t>General Requirements</w:t>
        </w:r>
        <w:r>
          <w:rPr>
            <w:noProof/>
            <w:webHidden/>
          </w:rPr>
          <w:tab/>
        </w:r>
        <w:r>
          <w:rPr>
            <w:noProof/>
            <w:webHidden/>
          </w:rPr>
          <w:fldChar w:fldCharType="begin"/>
        </w:r>
        <w:r>
          <w:rPr>
            <w:noProof/>
            <w:webHidden/>
          </w:rPr>
          <w:instrText xml:space="preserve"> PAGEREF _Toc20920998 \h </w:instrText>
        </w:r>
        <w:r>
          <w:rPr>
            <w:noProof/>
            <w:webHidden/>
          </w:rPr>
        </w:r>
        <w:r>
          <w:rPr>
            <w:noProof/>
            <w:webHidden/>
          </w:rPr>
          <w:fldChar w:fldCharType="separate"/>
        </w:r>
        <w:r>
          <w:rPr>
            <w:noProof/>
            <w:webHidden/>
          </w:rPr>
          <w:t>24</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0999" w:history="1">
        <w:r w:rsidRPr="00CA4CE7">
          <w:rPr>
            <w:rStyle w:val="Hyperlink"/>
            <w:noProof/>
          </w:rPr>
          <w:t>2.1</w:t>
        </w:r>
        <w:r>
          <w:rPr>
            <w:rFonts w:asciiTheme="minorHAnsi" w:eastAsiaTheme="minorEastAsia" w:hAnsiTheme="minorHAnsi" w:cstheme="minorBidi"/>
            <w:i w:val="0"/>
            <w:noProof/>
            <w:sz w:val="22"/>
            <w:szCs w:val="22"/>
          </w:rPr>
          <w:tab/>
        </w:r>
        <w:r w:rsidRPr="00CA4CE7">
          <w:rPr>
            <w:rStyle w:val="Hyperlink"/>
            <w:noProof/>
          </w:rPr>
          <w:t>REQ-331344/A-Button Press Logic+</w:t>
        </w:r>
        <w:r>
          <w:rPr>
            <w:noProof/>
            <w:webHidden/>
          </w:rPr>
          <w:tab/>
        </w:r>
        <w:r>
          <w:rPr>
            <w:noProof/>
            <w:webHidden/>
          </w:rPr>
          <w:fldChar w:fldCharType="begin"/>
        </w:r>
        <w:r>
          <w:rPr>
            <w:noProof/>
            <w:webHidden/>
          </w:rPr>
          <w:instrText xml:space="preserve"> PAGEREF _Toc20920999 \h </w:instrText>
        </w:r>
        <w:r>
          <w:rPr>
            <w:noProof/>
            <w:webHidden/>
          </w:rPr>
        </w:r>
        <w:r>
          <w:rPr>
            <w:noProof/>
            <w:webHidden/>
          </w:rPr>
          <w:fldChar w:fldCharType="separate"/>
        </w:r>
        <w:r>
          <w:rPr>
            <w:noProof/>
            <w:webHidden/>
          </w:rPr>
          <w:t>24</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0" w:history="1">
        <w:r w:rsidRPr="00CA4CE7">
          <w:rPr>
            <w:rStyle w:val="Hyperlink"/>
            <w:noProof/>
          </w:rPr>
          <w:t>2.2</w:t>
        </w:r>
        <w:r>
          <w:rPr>
            <w:rFonts w:asciiTheme="minorHAnsi" w:eastAsiaTheme="minorEastAsia" w:hAnsiTheme="minorHAnsi" w:cstheme="minorBidi"/>
            <w:i w:val="0"/>
            <w:noProof/>
            <w:sz w:val="22"/>
            <w:szCs w:val="22"/>
          </w:rPr>
          <w:tab/>
        </w:r>
        <w:r w:rsidRPr="00CA4CE7">
          <w:rPr>
            <w:rStyle w:val="Hyperlink"/>
            <w:noProof/>
          </w:rPr>
          <w:t>CAMERA-REQ-014077/C-Feature Maximum Speed (TcSE ROIN-290556)</w:t>
        </w:r>
        <w:r>
          <w:rPr>
            <w:noProof/>
            <w:webHidden/>
          </w:rPr>
          <w:tab/>
        </w:r>
        <w:r>
          <w:rPr>
            <w:noProof/>
            <w:webHidden/>
          </w:rPr>
          <w:fldChar w:fldCharType="begin"/>
        </w:r>
        <w:r>
          <w:rPr>
            <w:noProof/>
            <w:webHidden/>
          </w:rPr>
          <w:instrText xml:space="preserve"> PAGEREF _Toc20921000 \h </w:instrText>
        </w:r>
        <w:r>
          <w:rPr>
            <w:noProof/>
            <w:webHidden/>
          </w:rPr>
        </w:r>
        <w:r>
          <w:rPr>
            <w:noProof/>
            <w:webHidden/>
          </w:rPr>
          <w:fldChar w:fldCharType="separate"/>
        </w:r>
        <w:r>
          <w:rPr>
            <w:noProof/>
            <w:webHidden/>
          </w:rPr>
          <w:t>24</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1" w:history="1">
        <w:r w:rsidRPr="00CA4CE7">
          <w:rPr>
            <w:rStyle w:val="Hyperlink"/>
            <w:noProof/>
          </w:rPr>
          <w:t>2.3</w:t>
        </w:r>
        <w:r>
          <w:rPr>
            <w:rFonts w:asciiTheme="minorHAnsi" w:eastAsiaTheme="minorEastAsia" w:hAnsiTheme="minorHAnsi" w:cstheme="minorBidi"/>
            <w:i w:val="0"/>
            <w:noProof/>
            <w:sz w:val="22"/>
            <w:szCs w:val="22"/>
          </w:rPr>
          <w:tab/>
        </w:r>
        <w:r w:rsidRPr="00CA4CE7">
          <w:rPr>
            <w:rStyle w:val="Hyperlink"/>
            <w:noProof/>
          </w:rPr>
          <w:t>DAFVCv1-FUR-REQ-166648/B-Determine Off Road Mode</w:t>
        </w:r>
        <w:r>
          <w:rPr>
            <w:noProof/>
            <w:webHidden/>
          </w:rPr>
          <w:tab/>
        </w:r>
        <w:r>
          <w:rPr>
            <w:noProof/>
            <w:webHidden/>
          </w:rPr>
          <w:fldChar w:fldCharType="begin"/>
        </w:r>
        <w:r>
          <w:rPr>
            <w:noProof/>
            <w:webHidden/>
          </w:rPr>
          <w:instrText xml:space="preserve"> PAGEREF _Toc20921001 \h </w:instrText>
        </w:r>
        <w:r>
          <w:rPr>
            <w:noProof/>
            <w:webHidden/>
          </w:rPr>
        </w:r>
        <w:r>
          <w:rPr>
            <w:noProof/>
            <w:webHidden/>
          </w:rPr>
          <w:fldChar w:fldCharType="separate"/>
        </w:r>
        <w:r>
          <w:rPr>
            <w:noProof/>
            <w:webHidden/>
          </w:rPr>
          <w:t>25</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2" w:history="1">
        <w:r w:rsidRPr="00CA4CE7">
          <w:rPr>
            <w:rStyle w:val="Hyperlink"/>
            <w:noProof/>
          </w:rPr>
          <w:t>2.4</w:t>
        </w:r>
        <w:r>
          <w:rPr>
            <w:rFonts w:asciiTheme="minorHAnsi" w:eastAsiaTheme="minorEastAsia" w:hAnsiTheme="minorHAnsi" w:cstheme="minorBidi"/>
            <w:i w:val="0"/>
            <w:noProof/>
            <w:sz w:val="22"/>
            <w:szCs w:val="22"/>
          </w:rPr>
          <w:tab/>
        </w:r>
        <w:r w:rsidRPr="00CA4CE7">
          <w:rPr>
            <w:rStyle w:val="Hyperlink"/>
            <w:noProof/>
          </w:rPr>
          <w:t>RVC-FUR-REQ-014087/B-RVC Malfunction (TcSE ROIN-146656-2)</w:t>
        </w:r>
        <w:r>
          <w:rPr>
            <w:noProof/>
            <w:webHidden/>
          </w:rPr>
          <w:tab/>
        </w:r>
        <w:r>
          <w:rPr>
            <w:noProof/>
            <w:webHidden/>
          </w:rPr>
          <w:fldChar w:fldCharType="begin"/>
        </w:r>
        <w:r>
          <w:rPr>
            <w:noProof/>
            <w:webHidden/>
          </w:rPr>
          <w:instrText xml:space="preserve"> PAGEREF _Toc20921002 \h </w:instrText>
        </w:r>
        <w:r>
          <w:rPr>
            <w:noProof/>
            <w:webHidden/>
          </w:rPr>
        </w:r>
        <w:r>
          <w:rPr>
            <w:noProof/>
            <w:webHidden/>
          </w:rPr>
          <w:fldChar w:fldCharType="separate"/>
        </w:r>
        <w:r>
          <w:rPr>
            <w:noProof/>
            <w:webHidden/>
          </w:rPr>
          <w:t>25</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3" w:history="1">
        <w:r w:rsidRPr="00CA4CE7">
          <w:rPr>
            <w:rStyle w:val="Hyperlink"/>
            <w:noProof/>
          </w:rPr>
          <w:t>2.5</w:t>
        </w:r>
        <w:r>
          <w:rPr>
            <w:rFonts w:asciiTheme="minorHAnsi" w:eastAsiaTheme="minorEastAsia" w:hAnsiTheme="minorHAnsi" w:cstheme="minorBidi"/>
            <w:i w:val="0"/>
            <w:noProof/>
            <w:sz w:val="22"/>
            <w:szCs w:val="22"/>
          </w:rPr>
          <w:tab/>
        </w:r>
        <w:r w:rsidRPr="00CA4CE7">
          <w:rPr>
            <w:rStyle w:val="Hyperlink"/>
            <w:noProof/>
          </w:rPr>
          <w:t>DAFVCv1-FUR-REQ-166722/A-DAFVC Malfunction</w:t>
        </w:r>
        <w:r>
          <w:rPr>
            <w:noProof/>
            <w:webHidden/>
          </w:rPr>
          <w:tab/>
        </w:r>
        <w:r>
          <w:rPr>
            <w:noProof/>
            <w:webHidden/>
          </w:rPr>
          <w:fldChar w:fldCharType="begin"/>
        </w:r>
        <w:r>
          <w:rPr>
            <w:noProof/>
            <w:webHidden/>
          </w:rPr>
          <w:instrText xml:space="preserve"> PAGEREF _Toc20921003 \h </w:instrText>
        </w:r>
        <w:r>
          <w:rPr>
            <w:noProof/>
            <w:webHidden/>
          </w:rPr>
        </w:r>
        <w:r>
          <w:rPr>
            <w:noProof/>
            <w:webHidden/>
          </w:rPr>
          <w:fldChar w:fldCharType="separate"/>
        </w:r>
        <w:r>
          <w:rPr>
            <w:noProof/>
            <w:webHidden/>
          </w:rPr>
          <w:t>25</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4" w:history="1">
        <w:r w:rsidRPr="00CA4CE7">
          <w:rPr>
            <w:rStyle w:val="Hyperlink"/>
            <w:noProof/>
          </w:rPr>
          <w:t>2.6</w:t>
        </w:r>
        <w:r>
          <w:rPr>
            <w:rFonts w:asciiTheme="minorHAnsi" w:eastAsiaTheme="minorEastAsia" w:hAnsiTheme="minorHAnsi" w:cstheme="minorBidi"/>
            <w:i w:val="0"/>
            <w:noProof/>
            <w:sz w:val="22"/>
            <w:szCs w:val="22"/>
          </w:rPr>
          <w:tab/>
        </w:r>
        <w:r w:rsidRPr="00CA4CE7">
          <w:rPr>
            <w:rStyle w:val="Hyperlink"/>
            <w:noProof/>
          </w:rPr>
          <w:t>RVC-TMR-REQ-166649/A-T_cameraMalfunctionDelay</w:t>
        </w:r>
        <w:r>
          <w:rPr>
            <w:noProof/>
            <w:webHidden/>
          </w:rPr>
          <w:tab/>
        </w:r>
        <w:r>
          <w:rPr>
            <w:noProof/>
            <w:webHidden/>
          </w:rPr>
          <w:fldChar w:fldCharType="begin"/>
        </w:r>
        <w:r>
          <w:rPr>
            <w:noProof/>
            <w:webHidden/>
          </w:rPr>
          <w:instrText xml:space="preserve"> PAGEREF _Toc20921004 \h </w:instrText>
        </w:r>
        <w:r>
          <w:rPr>
            <w:noProof/>
            <w:webHidden/>
          </w:rPr>
        </w:r>
        <w:r>
          <w:rPr>
            <w:noProof/>
            <w:webHidden/>
          </w:rPr>
          <w:fldChar w:fldCharType="separate"/>
        </w:r>
        <w:r>
          <w:rPr>
            <w:noProof/>
            <w:webHidden/>
          </w:rPr>
          <w:t>25</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5" w:history="1">
        <w:r w:rsidRPr="00CA4CE7">
          <w:rPr>
            <w:rStyle w:val="Hyperlink"/>
            <w:noProof/>
          </w:rPr>
          <w:t>2.7</w:t>
        </w:r>
        <w:r>
          <w:rPr>
            <w:rFonts w:asciiTheme="minorHAnsi" w:eastAsiaTheme="minorEastAsia" w:hAnsiTheme="minorHAnsi" w:cstheme="minorBidi"/>
            <w:i w:val="0"/>
            <w:noProof/>
            <w:sz w:val="22"/>
            <w:szCs w:val="22"/>
          </w:rPr>
          <w:tab/>
        </w:r>
        <w:r w:rsidRPr="00CA4CE7">
          <w:rPr>
            <w:rStyle w:val="Hyperlink"/>
            <w:noProof/>
          </w:rPr>
          <w:t>REQ-331863/A-Lin Button Client Operation+</w:t>
        </w:r>
        <w:r>
          <w:rPr>
            <w:noProof/>
            <w:webHidden/>
          </w:rPr>
          <w:tab/>
        </w:r>
        <w:r>
          <w:rPr>
            <w:noProof/>
            <w:webHidden/>
          </w:rPr>
          <w:fldChar w:fldCharType="begin"/>
        </w:r>
        <w:r>
          <w:rPr>
            <w:noProof/>
            <w:webHidden/>
          </w:rPr>
          <w:instrText xml:space="preserve"> PAGEREF _Toc20921005 \h </w:instrText>
        </w:r>
        <w:r>
          <w:rPr>
            <w:noProof/>
            <w:webHidden/>
          </w:rPr>
        </w:r>
        <w:r>
          <w:rPr>
            <w:noProof/>
            <w:webHidden/>
          </w:rPr>
          <w:fldChar w:fldCharType="separate"/>
        </w:r>
        <w:r>
          <w:rPr>
            <w:noProof/>
            <w:webHidden/>
          </w:rPr>
          <w:t>26</w:t>
        </w:r>
        <w:r>
          <w:rPr>
            <w:noProof/>
            <w:webHidden/>
          </w:rPr>
          <w:fldChar w:fldCharType="end"/>
        </w:r>
      </w:hyperlink>
    </w:p>
    <w:p w:rsidR="00952F4A" w:rsidRDefault="00952F4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0921006" w:history="1">
        <w:r w:rsidRPr="00CA4CE7">
          <w:rPr>
            <w:rStyle w:val="Hyperlink"/>
            <w:noProof/>
          </w:rPr>
          <w:t>3</w:t>
        </w:r>
        <w:r>
          <w:rPr>
            <w:rFonts w:asciiTheme="minorHAnsi" w:eastAsiaTheme="minorEastAsia" w:hAnsiTheme="minorHAnsi" w:cstheme="minorBidi"/>
            <w:b w:val="0"/>
            <w:smallCaps w:val="0"/>
            <w:noProof/>
            <w:sz w:val="22"/>
            <w:szCs w:val="22"/>
          </w:rPr>
          <w:tab/>
        </w:r>
        <w:r w:rsidRPr="00CA4CE7">
          <w:rPr>
            <w:rStyle w:val="Hyperlink"/>
            <w:noProof/>
          </w:rPr>
          <w:t>Functional Definition</w:t>
        </w:r>
        <w:r>
          <w:rPr>
            <w:noProof/>
            <w:webHidden/>
          </w:rPr>
          <w:tab/>
        </w:r>
        <w:r>
          <w:rPr>
            <w:noProof/>
            <w:webHidden/>
          </w:rPr>
          <w:fldChar w:fldCharType="begin"/>
        </w:r>
        <w:r>
          <w:rPr>
            <w:noProof/>
            <w:webHidden/>
          </w:rPr>
          <w:instrText xml:space="preserve"> PAGEREF _Toc20921006 \h </w:instrText>
        </w:r>
        <w:r>
          <w:rPr>
            <w:noProof/>
            <w:webHidden/>
          </w:rPr>
        </w:r>
        <w:r>
          <w:rPr>
            <w:noProof/>
            <w:webHidden/>
          </w:rPr>
          <w:fldChar w:fldCharType="separate"/>
        </w:r>
        <w:r>
          <w:rPr>
            <w:noProof/>
            <w:webHidden/>
          </w:rPr>
          <w:t>27</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07" w:history="1">
        <w:r w:rsidRPr="00CA4CE7">
          <w:rPr>
            <w:rStyle w:val="Hyperlink"/>
            <w:noProof/>
          </w:rPr>
          <w:t>3.1</w:t>
        </w:r>
        <w:r>
          <w:rPr>
            <w:rFonts w:asciiTheme="minorHAnsi" w:eastAsiaTheme="minorEastAsia" w:hAnsiTheme="minorHAnsi" w:cstheme="minorBidi"/>
            <w:i w:val="0"/>
            <w:noProof/>
            <w:sz w:val="22"/>
            <w:szCs w:val="22"/>
          </w:rPr>
          <w:tab/>
        </w:r>
        <w:r w:rsidRPr="00CA4CE7">
          <w:rPr>
            <w:rStyle w:val="Hyperlink"/>
            <w:noProof/>
          </w:rPr>
          <w:t>Rear View Camera</w:t>
        </w:r>
        <w:r>
          <w:rPr>
            <w:noProof/>
            <w:webHidden/>
          </w:rPr>
          <w:tab/>
        </w:r>
        <w:r>
          <w:rPr>
            <w:noProof/>
            <w:webHidden/>
          </w:rPr>
          <w:fldChar w:fldCharType="begin"/>
        </w:r>
        <w:r>
          <w:rPr>
            <w:noProof/>
            <w:webHidden/>
          </w:rPr>
          <w:instrText xml:space="preserve"> PAGEREF _Toc20921007 \h </w:instrText>
        </w:r>
        <w:r>
          <w:rPr>
            <w:noProof/>
            <w:webHidden/>
          </w:rPr>
        </w:r>
        <w:r>
          <w:rPr>
            <w:noProof/>
            <w:webHidden/>
          </w:rPr>
          <w:fldChar w:fldCharType="separate"/>
        </w:r>
        <w:r>
          <w:rPr>
            <w:noProof/>
            <w:webHidden/>
          </w:rPr>
          <w:t>27</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08" w:history="1">
        <w:r w:rsidRPr="00CA4CE7">
          <w:rPr>
            <w:rStyle w:val="Hyperlink"/>
            <w:noProof/>
          </w:rPr>
          <w:t>3.1.1</w:t>
        </w:r>
        <w:r>
          <w:rPr>
            <w:rFonts w:asciiTheme="minorHAnsi" w:eastAsiaTheme="minorEastAsia" w:hAnsiTheme="minorHAnsi" w:cstheme="minorBidi"/>
            <w:noProof/>
            <w:sz w:val="22"/>
            <w:szCs w:val="22"/>
          </w:rPr>
          <w:tab/>
        </w:r>
        <w:r w:rsidRPr="00CA4CE7">
          <w:rPr>
            <w:rStyle w:val="Hyperlink"/>
            <w:noProof/>
          </w:rPr>
          <w:t>Rear View Camera General Requirements</w:t>
        </w:r>
        <w:r>
          <w:rPr>
            <w:noProof/>
            <w:webHidden/>
          </w:rPr>
          <w:tab/>
        </w:r>
        <w:r>
          <w:rPr>
            <w:noProof/>
            <w:webHidden/>
          </w:rPr>
          <w:fldChar w:fldCharType="begin"/>
        </w:r>
        <w:r>
          <w:rPr>
            <w:noProof/>
            <w:webHidden/>
          </w:rPr>
          <w:instrText xml:space="preserve"> PAGEREF _Toc20921008 \h </w:instrText>
        </w:r>
        <w:r>
          <w:rPr>
            <w:noProof/>
            <w:webHidden/>
          </w:rPr>
        </w:r>
        <w:r>
          <w:rPr>
            <w:noProof/>
            <w:webHidden/>
          </w:rPr>
          <w:fldChar w:fldCharType="separate"/>
        </w:r>
        <w:r>
          <w:rPr>
            <w:noProof/>
            <w:webHidden/>
          </w:rPr>
          <w:t>27</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09" w:history="1">
        <w:r w:rsidRPr="00CA4CE7">
          <w:rPr>
            <w:rStyle w:val="Hyperlink"/>
            <w:noProof/>
          </w:rPr>
          <w:t>3.1.2</w:t>
        </w:r>
        <w:r>
          <w:rPr>
            <w:rFonts w:asciiTheme="minorHAnsi" w:eastAsiaTheme="minorEastAsia" w:hAnsiTheme="minorHAnsi" w:cstheme="minorBidi"/>
            <w:noProof/>
            <w:sz w:val="22"/>
            <w:szCs w:val="22"/>
          </w:rPr>
          <w:tab/>
        </w:r>
        <w:r w:rsidRPr="00CA4CE7">
          <w:rPr>
            <w:rStyle w:val="Hyperlink"/>
            <w:noProof/>
          </w:rPr>
          <w:t>RVCv2-FUN-REQ-014094/A-Activate/Deactivate Rear View Camera (TcSE ROIN-293352)</w:t>
        </w:r>
        <w:r>
          <w:rPr>
            <w:noProof/>
            <w:webHidden/>
          </w:rPr>
          <w:tab/>
        </w:r>
        <w:r>
          <w:rPr>
            <w:noProof/>
            <w:webHidden/>
          </w:rPr>
          <w:fldChar w:fldCharType="begin"/>
        </w:r>
        <w:r>
          <w:rPr>
            <w:noProof/>
            <w:webHidden/>
          </w:rPr>
          <w:instrText xml:space="preserve"> PAGEREF _Toc20921009 \h </w:instrText>
        </w:r>
        <w:r>
          <w:rPr>
            <w:noProof/>
            <w:webHidden/>
          </w:rPr>
        </w:r>
        <w:r>
          <w:rPr>
            <w:noProof/>
            <w:webHidden/>
          </w:rPr>
          <w:fldChar w:fldCharType="separate"/>
        </w:r>
        <w:r>
          <w:rPr>
            <w:noProof/>
            <w:webHidden/>
          </w:rPr>
          <w:t>29</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0" w:history="1">
        <w:r w:rsidRPr="00CA4CE7">
          <w:rPr>
            <w:rStyle w:val="Hyperlink"/>
            <w:noProof/>
          </w:rPr>
          <w:t>3.1.3</w:t>
        </w:r>
        <w:r>
          <w:rPr>
            <w:rFonts w:asciiTheme="minorHAnsi" w:eastAsiaTheme="minorEastAsia" w:hAnsiTheme="minorHAnsi" w:cstheme="minorBidi"/>
            <w:noProof/>
            <w:sz w:val="22"/>
            <w:szCs w:val="22"/>
          </w:rPr>
          <w:tab/>
        </w:r>
        <w:r w:rsidRPr="00CA4CE7">
          <w:rPr>
            <w:rStyle w:val="Hyperlink"/>
            <w:noProof/>
          </w:rPr>
          <w:t>RVCv3-FUN-REQ-128277/A-Activate/Deactivate Rear View Camera v3</w:t>
        </w:r>
        <w:r>
          <w:rPr>
            <w:noProof/>
            <w:webHidden/>
          </w:rPr>
          <w:tab/>
        </w:r>
        <w:r>
          <w:rPr>
            <w:noProof/>
            <w:webHidden/>
          </w:rPr>
          <w:fldChar w:fldCharType="begin"/>
        </w:r>
        <w:r>
          <w:rPr>
            <w:noProof/>
            <w:webHidden/>
          </w:rPr>
          <w:instrText xml:space="preserve"> PAGEREF _Toc20921010 \h </w:instrText>
        </w:r>
        <w:r>
          <w:rPr>
            <w:noProof/>
            <w:webHidden/>
          </w:rPr>
        </w:r>
        <w:r>
          <w:rPr>
            <w:noProof/>
            <w:webHidden/>
          </w:rPr>
          <w:fldChar w:fldCharType="separate"/>
        </w:r>
        <w:r>
          <w:rPr>
            <w:noProof/>
            <w:webHidden/>
          </w:rPr>
          <w:t>38</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1" w:history="1">
        <w:r w:rsidRPr="00CA4CE7">
          <w:rPr>
            <w:rStyle w:val="Hyperlink"/>
            <w:noProof/>
          </w:rPr>
          <w:t>3.1.4</w:t>
        </w:r>
        <w:r>
          <w:rPr>
            <w:rFonts w:asciiTheme="minorHAnsi" w:eastAsiaTheme="minorEastAsia" w:hAnsiTheme="minorHAnsi" w:cstheme="minorBidi"/>
            <w:noProof/>
            <w:sz w:val="22"/>
            <w:szCs w:val="22"/>
          </w:rPr>
          <w:tab/>
        </w:r>
        <w:r w:rsidRPr="00CA4CE7">
          <w:rPr>
            <w:rStyle w:val="Hyperlink"/>
            <w:noProof/>
          </w:rPr>
          <w:t>RVCv2-FUN-REQ-014106/A-Rear View Camera Zoom Setting (TcSE ROIN-293363)</w:t>
        </w:r>
        <w:r>
          <w:rPr>
            <w:noProof/>
            <w:webHidden/>
          </w:rPr>
          <w:tab/>
        </w:r>
        <w:r>
          <w:rPr>
            <w:noProof/>
            <w:webHidden/>
          </w:rPr>
          <w:fldChar w:fldCharType="begin"/>
        </w:r>
        <w:r>
          <w:rPr>
            <w:noProof/>
            <w:webHidden/>
          </w:rPr>
          <w:instrText xml:space="preserve"> PAGEREF _Toc20921011 \h </w:instrText>
        </w:r>
        <w:r>
          <w:rPr>
            <w:noProof/>
            <w:webHidden/>
          </w:rPr>
        </w:r>
        <w:r>
          <w:rPr>
            <w:noProof/>
            <w:webHidden/>
          </w:rPr>
          <w:fldChar w:fldCharType="separate"/>
        </w:r>
        <w:r>
          <w:rPr>
            <w:noProof/>
            <w:webHidden/>
          </w:rPr>
          <w:t>47</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2" w:history="1">
        <w:r w:rsidRPr="00CA4CE7">
          <w:rPr>
            <w:rStyle w:val="Hyperlink"/>
            <w:noProof/>
          </w:rPr>
          <w:t>3.1.5</w:t>
        </w:r>
        <w:r>
          <w:rPr>
            <w:rFonts w:asciiTheme="minorHAnsi" w:eastAsiaTheme="minorEastAsia" w:hAnsiTheme="minorHAnsi" w:cstheme="minorBidi"/>
            <w:noProof/>
            <w:sz w:val="22"/>
            <w:szCs w:val="22"/>
          </w:rPr>
          <w:tab/>
        </w:r>
        <w:r w:rsidRPr="00CA4CE7">
          <w:rPr>
            <w:rStyle w:val="Hyperlink"/>
            <w:noProof/>
          </w:rPr>
          <w:t>RVCv3-FUN-REQ-127106/A-Rear View Camera Zoom Setting v3</w:t>
        </w:r>
        <w:r>
          <w:rPr>
            <w:noProof/>
            <w:webHidden/>
          </w:rPr>
          <w:tab/>
        </w:r>
        <w:r>
          <w:rPr>
            <w:noProof/>
            <w:webHidden/>
          </w:rPr>
          <w:fldChar w:fldCharType="begin"/>
        </w:r>
        <w:r>
          <w:rPr>
            <w:noProof/>
            <w:webHidden/>
          </w:rPr>
          <w:instrText xml:space="preserve"> PAGEREF _Toc20921012 \h </w:instrText>
        </w:r>
        <w:r>
          <w:rPr>
            <w:noProof/>
            <w:webHidden/>
          </w:rPr>
        </w:r>
        <w:r>
          <w:rPr>
            <w:noProof/>
            <w:webHidden/>
          </w:rPr>
          <w:fldChar w:fldCharType="separate"/>
        </w:r>
        <w:r>
          <w:rPr>
            <w:noProof/>
            <w:webHidden/>
          </w:rPr>
          <w:t>50</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3" w:history="1">
        <w:r w:rsidRPr="00CA4CE7">
          <w:rPr>
            <w:rStyle w:val="Hyperlink"/>
            <w:noProof/>
          </w:rPr>
          <w:t>3.1.6</w:t>
        </w:r>
        <w:r>
          <w:rPr>
            <w:rFonts w:asciiTheme="minorHAnsi" w:eastAsiaTheme="minorEastAsia" w:hAnsiTheme="minorHAnsi" w:cstheme="minorBidi"/>
            <w:noProof/>
            <w:sz w:val="22"/>
            <w:szCs w:val="22"/>
          </w:rPr>
          <w:tab/>
        </w:r>
        <w:r w:rsidRPr="00CA4CE7">
          <w:rPr>
            <w:rStyle w:val="Hyperlink"/>
            <w:noProof/>
          </w:rPr>
          <w:t>RVCv2-FUN-REQ-014111/A-Rear View Camera Delay Mode Setting (TcSE ROIN-293368)</w:t>
        </w:r>
        <w:r>
          <w:rPr>
            <w:noProof/>
            <w:webHidden/>
          </w:rPr>
          <w:tab/>
        </w:r>
        <w:r>
          <w:rPr>
            <w:noProof/>
            <w:webHidden/>
          </w:rPr>
          <w:fldChar w:fldCharType="begin"/>
        </w:r>
        <w:r>
          <w:rPr>
            <w:noProof/>
            <w:webHidden/>
          </w:rPr>
          <w:instrText xml:space="preserve"> PAGEREF _Toc20921013 \h </w:instrText>
        </w:r>
        <w:r>
          <w:rPr>
            <w:noProof/>
            <w:webHidden/>
          </w:rPr>
        </w:r>
        <w:r>
          <w:rPr>
            <w:noProof/>
            <w:webHidden/>
          </w:rPr>
          <w:fldChar w:fldCharType="separate"/>
        </w:r>
        <w:r>
          <w:rPr>
            <w:noProof/>
            <w:webHidden/>
          </w:rPr>
          <w:t>54</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4" w:history="1">
        <w:r w:rsidRPr="00CA4CE7">
          <w:rPr>
            <w:rStyle w:val="Hyperlink"/>
            <w:noProof/>
          </w:rPr>
          <w:t>3.1.7</w:t>
        </w:r>
        <w:r>
          <w:rPr>
            <w:rFonts w:asciiTheme="minorHAnsi" w:eastAsiaTheme="minorEastAsia" w:hAnsiTheme="minorHAnsi" w:cstheme="minorBidi"/>
            <w:noProof/>
            <w:sz w:val="22"/>
            <w:szCs w:val="22"/>
          </w:rPr>
          <w:tab/>
        </w:r>
        <w:r w:rsidRPr="00CA4CE7">
          <w:rPr>
            <w:rStyle w:val="Hyperlink"/>
            <w:noProof/>
          </w:rPr>
          <w:t>RVCv2-FUN-REQ-014113/A-Camera Image View (TcSE ROIN-293370)</w:t>
        </w:r>
        <w:r>
          <w:rPr>
            <w:noProof/>
            <w:webHidden/>
          </w:rPr>
          <w:tab/>
        </w:r>
        <w:r>
          <w:rPr>
            <w:noProof/>
            <w:webHidden/>
          </w:rPr>
          <w:fldChar w:fldCharType="begin"/>
        </w:r>
        <w:r>
          <w:rPr>
            <w:noProof/>
            <w:webHidden/>
          </w:rPr>
          <w:instrText xml:space="preserve"> PAGEREF _Toc20921014 \h </w:instrText>
        </w:r>
        <w:r>
          <w:rPr>
            <w:noProof/>
            <w:webHidden/>
          </w:rPr>
        </w:r>
        <w:r>
          <w:rPr>
            <w:noProof/>
            <w:webHidden/>
          </w:rPr>
          <w:fldChar w:fldCharType="separate"/>
        </w:r>
        <w:r>
          <w:rPr>
            <w:noProof/>
            <w:webHidden/>
          </w:rPr>
          <w:t>54</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5" w:history="1">
        <w:r w:rsidRPr="00CA4CE7">
          <w:rPr>
            <w:rStyle w:val="Hyperlink"/>
            <w:noProof/>
          </w:rPr>
          <w:t>3.1.8</w:t>
        </w:r>
        <w:r>
          <w:rPr>
            <w:rFonts w:asciiTheme="minorHAnsi" w:eastAsiaTheme="minorEastAsia" w:hAnsiTheme="minorHAnsi" w:cstheme="minorBidi"/>
            <w:noProof/>
            <w:sz w:val="22"/>
            <w:szCs w:val="22"/>
          </w:rPr>
          <w:tab/>
        </w:r>
        <w:r w:rsidRPr="00CA4CE7">
          <w:rPr>
            <w:rStyle w:val="Hyperlink"/>
            <w:noProof/>
          </w:rPr>
          <w:t>RVCv3-FUN-REQ-127111/A-Camera Image View v3</w:t>
        </w:r>
        <w:r>
          <w:rPr>
            <w:noProof/>
            <w:webHidden/>
          </w:rPr>
          <w:tab/>
        </w:r>
        <w:r>
          <w:rPr>
            <w:noProof/>
            <w:webHidden/>
          </w:rPr>
          <w:fldChar w:fldCharType="begin"/>
        </w:r>
        <w:r>
          <w:rPr>
            <w:noProof/>
            <w:webHidden/>
          </w:rPr>
          <w:instrText xml:space="preserve"> PAGEREF _Toc20921015 \h </w:instrText>
        </w:r>
        <w:r>
          <w:rPr>
            <w:noProof/>
            <w:webHidden/>
          </w:rPr>
        </w:r>
        <w:r>
          <w:rPr>
            <w:noProof/>
            <w:webHidden/>
          </w:rPr>
          <w:fldChar w:fldCharType="separate"/>
        </w:r>
        <w:r>
          <w:rPr>
            <w:noProof/>
            <w:webHidden/>
          </w:rPr>
          <w:t>57</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6" w:history="1">
        <w:r w:rsidRPr="00CA4CE7">
          <w:rPr>
            <w:rStyle w:val="Hyperlink"/>
            <w:noProof/>
          </w:rPr>
          <w:t>3.1.9</w:t>
        </w:r>
        <w:r>
          <w:rPr>
            <w:rFonts w:asciiTheme="minorHAnsi" w:eastAsiaTheme="minorEastAsia" w:hAnsiTheme="minorHAnsi" w:cstheme="minorBidi"/>
            <w:noProof/>
            <w:sz w:val="22"/>
            <w:szCs w:val="22"/>
          </w:rPr>
          <w:tab/>
        </w:r>
        <w:r w:rsidRPr="00CA4CE7">
          <w:rPr>
            <w:rStyle w:val="Hyperlink"/>
            <w:noProof/>
          </w:rPr>
          <w:t>RVCv2-FUN-REQ-014119/A-Activate/Deactivate Enhanced Park Aids (TcSE ROIN-293375)</w:t>
        </w:r>
        <w:r>
          <w:rPr>
            <w:noProof/>
            <w:webHidden/>
          </w:rPr>
          <w:tab/>
        </w:r>
        <w:r>
          <w:rPr>
            <w:noProof/>
            <w:webHidden/>
          </w:rPr>
          <w:fldChar w:fldCharType="begin"/>
        </w:r>
        <w:r>
          <w:rPr>
            <w:noProof/>
            <w:webHidden/>
          </w:rPr>
          <w:instrText xml:space="preserve"> PAGEREF _Toc20921016 \h </w:instrText>
        </w:r>
        <w:r>
          <w:rPr>
            <w:noProof/>
            <w:webHidden/>
          </w:rPr>
        </w:r>
        <w:r>
          <w:rPr>
            <w:noProof/>
            <w:webHidden/>
          </w:rPr>
          <w:fldChar w:fldCharType="separate"/>
        </w:r>
        <w:r>
          <w:rPr>
            <w:noProof/>
            <w:webHidden/>
          </w:rPr>
          <w:t>63</w:t>
        </w:r>
        <w:r>
          <w:rPr>
            <w:noProof/>
            <w:webHidden/>
          </w:rPr>
          <w:fldChar w:fldCharType="end"/>
        </w:r>
      </w:hyperlink>
    </w:p>
    <w:p w:rsidR="00952F4A" w:rsidRDefault="00952F4A">
      <w:pPr>
        <w:pStyle w:val="TOC3"/>
        <w:tabs>
          <w:tab w:val="left" w:pos="1320"/>
          <w:tab w:val="right" w:leader="dot" w:pos="11107"/>
        </w:tabs>
        <w:rPr>
          <w:rFonts w:asciiTheme="minorHAnsi" w:eastAsiaTheme="minorEastAsia" w:hAnsiTheme="minorHAnsi" w:cstheme="minorBidi"/>
          <w:noProof/>
          <w:sz w:val="22"/>
          <w:szCs w:val="22"/>
        </w:rPr>
      </w:pPr>
      <w:hyperlink w:anchor="_Toc20921017" w:history="1">
        <w:r w:rsidRPr="00CA4CE7">
          <w:rPr>
            <w:rStyle w:val="Hyperlink"/>
            <w:noProof/>
          </w:rPr>
          <w:t>3.1.10</w:t>
        </w:r>
        <w:r>
          <w:rPr>
            <w:rFonts w:asciiTheme="minorHAnsi" w:eastAsiaTheme="minorEastAsia" w:hAnsiTheme="minorHAnsi" w:cstheme="minorBidi"/>
            <w:noProof/>
            <w:sz w:val="22"/>
            <w:szCs w:val="22"/>
          </w:rPr>
          <w:tab/>
        </w:r>
        <w:r w:rsidRPr="00CA4CE7">
          <w:rPr>
            <w:rStyle w:val="Hyperlink"/>
            <w:noProof/>
          </w:rPr>
          <w:t>RVCv2-FUN-REQ-014124/A-Camera Overlay Setting (TcSE ROIN-293357)</w:t>
        </w:r>
        <w:r>
          <w:rPr>
            <w:noProof/>
            <w:webHidden/>
          </w:rPr>
          <w:tab/>
        </w:r>
        <w:r>
          <w:rPr>
            <w:noProof/>
            <w:webHidden/>
          </w:rPr>
          <w:fldChar w:fldCharType="begin"/>
        </w:r>
        <w:r>
          <w:rPr>
            <w:noProof/>
            <w:webHidden/>
          </w:rPr>
          <w:instrText xml:space="preserve"> PAGEREF _Toc20921017 \h </w:instrText>
        </w:r>
        <w:r>
          <w:rPr>
            <w:noProof/>
            <w:webHidden/>
          </w:rPr>
        </w:r>
        <w:r>
          <w:rPr>
            <w:noProof/>
            <w:webHidden/>
          </w:rPr>
          <w:fldChar w:fldCharType="separate"/>
        </w:r>
        <w:r>
          <w:rPr>
            <w:noProof/>
            <w:webHidden/>
          </w:rPr>
          <w:t>64</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18" w:history="1">
        <w:r w:rsidRPr="00CA4CE7">
          <w:rPr>
            <w:rStyle w:val="Hyperlink"/>
            <w:noProof/>
          </w:rPr>
          <w:t>3.2</w:t>
        </w:r>
        <w:r>
          <w:rPr>
            <w:rFonts w:asciiTheme="minorHAnsi" w:eastAsiaTheme="minorEastAsia" w:hAnsiTheme="minorHAnsi" w:cstheme="minorBidi"/>
            <w:i w:val="0"/>
            <w:noProof/>
            <w:sz w:val="22"/>
            <w:szCs w:val="22"/>
          </w:rPr>
          <w:tab/>
        </w:r>
        <w:r w:rsidRPr="00CA4CE7">
          <w:rPr>
            <w:rStyle w:val="Hyperlink"/>
            <w:noProof/>
          </w:rPr>
          <w:t>Driver Assist Front View Camera</w:t>
        </w:r>
        <w:r>
          <w:rPr>
            <w:noProof/>
            <w:webHidden/>
          </w:rPr>
          <w:tab/>
        </w:r>
        <w:r>
          <w:rPr>
            <w:noProof/>
            <w:webHidden/>
          </w:rPr>
          <w:fldChar w:fldCharType="begin"/>
        </w:r>
        <w:r>
          <w:rPr>
            <w:noProof/>
            <w:webHidden/>
          </w:rPr>
          <w:instrText xml:space="preserve"> PAGEREF _Toc20921018 \h </w:instrText>
        </w:r>
        <w:r>
          <w:rPr>
            <w:noProof/>
            <w:webHidden/>
          </w:rPr>
        </w:r>
        <w:r>
          <w:rPr>
            <w:noProof/>
            <w:webHidden/>
          </w:rPr>
          <w:fldChar w:fldCharType="separate"/>
        </w:r>
        <w:r>
          <w:rPr>
            <w:noProof/>
            <w:webHidden/>
          </w:rPr>
          <w:t>69</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19" w:history="1">
        <w:r w:rsidRPr="00CA4CE7">
          <w:rPr>
            <w:rStyle w:val="Hyperlink"/>
            <w:noProof/>
          </w:rPr>
          <w:t>3.2.1</w:t>
        </w:r>
        <w:r>
          <w:rPr>
            <w:rFonts w:asciiTheme="minorHAnsi" w:eastAsiaTheme="minorEastAsia" w:hAnsiTheme="minorHAnsi" w:cstheme="minorBidi"/>
            <w:noProof/>
            <w:sz w:val="22"/>
            <w:szCs w:val="22"/>
          </w:rPr>
          <w:tab/>
        </w:r>
        <w:r w:rsidRPr="00CA4CE7">
          <w:rPr>
            <w:rStyle w:val="Hyperlink"/>
            <w:noProof/>
          </w:rPr>
          <w:t>DAFVCv1-FUN-REQ-014045/B-Activate/Deactivate Driver Assist Front View Camera (TcSE ROIN-293385)</w:t>
        </w:r>
        <w:r>
          <w:rPr>
            <w:noProof/>
            <w:webHidden/>
          </w:rPr>
          <w:tab/>
        </w:r>
        <w:r>
          <w:rPr>
            <w:noProof/>
            <w:webHidden/>
          </w:rPr>
          <w:fldChar w:fldCharType="begin"/>
        </w:r>
        <w:r>
          <w:rPr>
            <w:noProof/>
            <w:webHidden/>
          </w:rPr>
          <w:instrText xml:space="preserve"> PAGEREF _Toc20921019 \h </w:instrText>
        </w:r>
        <w:r>
          <w:rPr>
            <w:noProof/>
            <w:webHidden/>
          </w:rPr>
        </w:r>
        <w:r>
          <w:rPr>
            <w:noProof/>
            <w:webHidden/>
          </w:rPr>
          <w:fldChar w:fldCharType="separate"/>
        </w:r>
        <w:r>
          <w:rPr>
            <w:noProof/>
            <w:webHidden/>
          </w:rPr>
          <w:t>69</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0" w:history="1">
        <w:r w:rsidRPr="00CA4CE7">
          <w:rPr>
            <w:rStyle w:val="Hyperlink"/>
            <w:noProof/>
          </w:rPr>
          <w:t>3.2.2</w:t>
        </w:r>
        <w:r>
          <w:rPr>
            <w:rFonts w:asciiTheme="minorHAnsi" w:eastAsiaTheme="minorEastAsia" w:hAnsiTheme="minorHAnsi" w:cstheme="minorBidi"/>
            <w:noProof/>
            <w:sz w:val="22"/>
            <w:szCs w:val="22"/>
          </w:rPr>
          <w:tab/>
        </w:r>
        <w:r w:rsidRPr="00CA4CE7">
          <w:rPr>
            <w:rStyle w:val="Hyperlink"/>
            <w:noProof/>
          </w:rPr>
          <w:t>DAFVCv2-FUN-REQ-128309/B-Activate/Deactivate Driver Assist Front View Camera v2</w:t>
        </w:r>
        <w:r>
          <w:rPr>
            <w:noProof/>
            <w:webHidden/>
          </w:rPr>
          <w:tab/>
        </w:r>
        <w:r>
          <w:rPr>
            <w:noProof/>
            <w:webHidden/>
          </w:rPr>
          <w:fldChar w:fldCharType="begin"/>
        </w:r>
        <w:r>
          <w:rPr>
            <w:noProof/>
            <w:webHidden/>
          </w:rPr>
          <w:instrText xml:space="preserve"> PAGEREF _Toc20921020 \h </w:instrText>
        </w:r>
        <w:r>
          <w:rPr>
            <w:noProof/>
            <w:webHidden/>
          </w:rPr>
        </w:r>
        <w:r>
          <w:rPr>
            <w:noProof/>
            <w:webHidden/>
          </w:rPr>
          <w:fldChar w:fldCharType="separate"/>
        </w:r>
        <w:r>
          <w:rPr>
            <w:noProof/>
            <w:webHidden/>
          </w:rPr>
          <w:t>75</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1" w:history="1">
        <w:r w:rsidRPr="00CA4CE7">
          <w:rPr>
            <w:rStyle w:val="Hyperlink"/>
            <w:noProof/>
          </w:rPr>
          <w:t>3.2.3</w:t>
        </w:r>
        <w:r>
          <w:rPr>
            <w:rFonts w:asciiTheme="minorHAnsi" w:eastAsiaTheme="minorEastAsia" w:hAnsiTheme="minorHAnsi" w:cstheme="minorBidi"/>
            <w:noProof/>
            <w:sz w:val="22"/>
            <w:szCs w:val="22"/>
          </w:rPr>
          <w:tab/>
        </w:r>
        <w:r w:rsidRPr="00CA4CE7">
          <w:rPr>
            <w:rStyle w:val="Hyperlink"/>
            <w:noProof/>
          </w:rPr>
          <w:t>DAFVCv1-FUN-REQ-014052/A-Driver Assist Front Camera Image View (TcSE ROIN-293390)</w:t>
        </w:r>
        <w:r>
          <w:rPr>
            <w:noProof/>
            <w:webHidden/>
          </w:rPr>
          <w:tab/>
        </w:r>
        <w:r>
          <w:rPr>
            <w:noProof/>
            <w:webHidden/>
          </w:rPr>
          <w:fldChar w:fldCharType="begin"/>
        </w:r>
        <w:r>
          <w:rPr>
            <w:noProof/>
            <w:webHidden/>
          </w:rPr>
          <w:instrText xml:space="preserve"> PAGEREF _Toc20921021 \h </w:instrText>
        </w:r>
        <w:r>
          <w:rPr>
            <w:noProof/>
            <w:webHidden/>
          </w:rPr>
        </w:r>
        <w:r>
          <w:rPr>
            <w:noProof/>
            <w:webHidden/>
          </w:rPr>
          <w:fldChar w:fldCharType="separate"/>
        </w:r>
        <w:r>
          <w:rPr>
            <w:noProof/>
            <w:webHidden/>
          </w:rPr>
          <w:t>82</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2" w:history="1">
        <w:r w:rsidRPr="00CA4CE7">
          <w:rPr>
            <w:rStyle w:val="Hyperlink"/>
            <w:noProof/>
          </w:rPr>
          <w:t>3.2.4</w:t>
        </w:r>
        <w:r>
          <w:rPr>
            <w:rFonts w:asciiTheme="minorHAnsi" w:eastAsiaTheme="minorEastAsia" w:hAnsiTheme="minorHAnsi" w:cstheme="minorBidi"/>
            <w:noProof/>
            <w:sz w:val="22"/>
            <w:szCs w:val="22"/>
          </w:rPr>
          <w:tab/>
        </w:r>
        <w:r w:rsidRPr="00CA4CE7">
          <w:rPr>
            <w:rStyle w:val="Hyperlink"/>
            <w:noProof/>
          </w:rPr>
          <w:t>DAFVCv2-FUN-REQ-127102/A-Driver Assist Front Camera Image View v2</w:t>
        </w:r>
        <w:r>
          <w:rPr>
            <w:noProof/>
            <w:webHidden/>
          </w:rPr>
          <w:tab/>
        </w:r>
        <w:r>
          <w:rPr>
            <w:noProof/>
            <w:webHidden/>
          </w:rPr>
          <w:fldChar w:fldCharType="begin"/>
        </w:r>
        <w:r>
          <w:rPr>
            <w:noProof/>
            <w:webHidden/>
          </w:rPr>
          <w:instrText xml:space="preserve"> PAGEREF _Toc20921022 \h </w:instrText>
        </w:r>
        <w:r>
          <w:rPr>
            <w:noProof/>
            <w:webHidden/>
          </w:rPr>
        </w:r>
        <w:r>
          <w:rPr>
            <w:noProof/>
            <w:webHidden/>
          </w:rPr>
          <w:fldChar w:fldCharType="separate"/>
        </w:r>
        <w:r>
          <w:rPr>
            <w:noProof/>
            <w:webHidden/>
          </w:rPr>
          <w:t>86</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23" w:history="1">
        <w:r w:rsidRPr="00CA4CE7">
          <w:rPr>
            <w:rStyle w:val="Hyperlink"/>
            <w:noProof/>
          </w:rPr>
          <w:t>3.3</w:t>
        </w:r>
        <w:r>
          <w:rPr>
            <w:rFonts w:asciiTheme="minorHAnsi" w:eastAsiaTheme="minorEastAsia" w:hAnsiTheme="minorHAnsi" w:cstheme="minorBidi"/>
            <w:i w:val="0"/>
            <w:noProof/>
            <w:sz w:val="22"/>
            <w:szCs w:val="22"/>
          </w:rPr>
          <w:tab/>
        </w:r>
        <w:r w:rsidRPr="00CA4CE7">
          <w:rPr>
            <w:rStyle w:val="Hyperlink"/>
            <w:noProof/>
          </w:rPr>
          <w:t>CAMERA-FUN-REQ-331348/A-Offset View</w:t>
        </w:r>
        <w:r>
          <w:rPr>
            <w:noProof/>
            <w:webHidden/>
          </w:rPr>
          <w:tab/>
        </w:r>
        <w:r>
          <w:rPr>
            <w:noProof/>
            <w:webHidden/>
          </w:rPr>
          <w:fldChar w:fldCharType="begin"/>
        </w:r>
        <w:r>
          <w:rPr>
            <w:noProof/>
            <w:webHidden/>
          </w:rPr>
          <w:instrText xml:space="preserve"> PAGEREF _Toc20921023 \h </w:instrText>
        </w:r>
        <w:r>
          <w:rPr>
            <w:noProof/>
            <w:webHidden/>
          </w:rPr>
        </w:r>
        <w:r>
          <w:rPr>
            <w:noProof/>
            <w:webHidden/>
          </w:rPr>
          <w:fldChar w:fldCharType="separate"/>
        </w:r>
        <w:r>
          <w:rPr>
            <w:noProof/>
            <w:webHidden/>
          </w:rPr>
          <w:t>91</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4" w:history="1">
        <w:r w:rsidRPr="00CA4CE7">
          <w:rPr>
            <w:rStyle w:val="Hyperlink"/>
            <w:noProof/>
          </w:rPr>
          <w:t>3.3.1</w:t>
        </w:r>
        <w:r>
          <w:rPr>
            <w:rFonts w:asciiTheme="minorHAnsi" w:eastAsiaTheme="minorEastAsia" w:hAnsiTheme="minorHAnsi" w:cstheme="minorBidi"/>
            <w:noProof/>
            <w:sz w:val="22"/>
            <w:szCs w:val="22"/>
          </w:rPr>
          <w:tab/>
        </w:r>
        <w:r w:rsidRPr="00CA4CE7">
          <w:rPr>
            <w:rStyle w:val="Hyperlink"/>
            <w:noProof/>
          </w:rPr>
          <w:t>CAMERA-UC-REQ-331349/A-Press Rear Offset View Button from Rear 360</w:t>
        </w:r>
        <w:r>
          <w:rPr>
            <w:noProof/>
            <w:webHidden/>
          </w:rPr>
          <w:tab/>
        </w:r>
        <w:r>
          <w:rPr>
            <w:noProof/>
            <w:webHidden/>
          </w:rPr>
          <w:fldChar w:fldCharType="begin"/>
        </w:r>
        <w:r>
          <w:rPr>
            <w:noProof/>
            <w:webHidden/>
          </w:rPr>
          <w:instrText xml:space="preserve"> PAGEREF _Toc20921024 \h </w:instrText>
        </w:r>
        <w:r>
          <w:rPr>
            <w:noProof/>
            <w:webHidden/>
          </w:rPr>
        </w:r>
        <w:r>
          <w:rPr>
            <w:noProof/>
            <w:webHidden/>
          </w:rPr>
          <w:fldChar w:fldCharType="separate"/>
        </w:r>
        <w:r>
          <w:rPr>
            <w:noProof/>
            <w:webHidden/>
          </w:rPr>
          <w:t>91</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5" w:history="1">
        <w:r w:rsidRPr="00CA4CE7">
          <w:rPr>
            <w:rStyle w:val="Hyperlink"/>
            <w:noProof/>
          </w:rPr>
          <w:t>3.3.2</w:t>
        </w:r>
        <w:r>
          <w:rPr>
            <w:rFonts w:asciiTheme="minorHAnsi" w:eastAsiaTheme="minorEastAsia" w:hAnsiTheme="minorHAnsi" w:cstheme="minorBidi"/>
            <w:noProof/>
            <w:sz w:val="22"/>
            <w:szCs w:val="22"/>
          </w:rPr>
          <w:tab/>
        </w:r>
        <w:r w:rsidRPr="00CA4CE7">
          <w:rPr>
            <w:rStyle w:val="Hyperlink"/>
            <w:noProof/>
          </w:rPr>
          <w:t>CAMERA-UC-REQ-331350/A-Press Rear Offset View Button from Front 360</w:t>
        </w:r>
        <w:r>
          <w:rPr>
            <w:noProof/>
            <w:webHidden/>
          </w:rPr>
          <w:tab/>
        </w:r>
        <w:r>
          <w:rPr>
            <w:noProof/>
            <w:webHidden/>
          </w:rPr>
          <w:fldChar w:fldCharType="begin"/>
        </w:r>
        <w:r>
          <w:rPr>
            <w:noProof/>
            <w:webHidden/>
          </w:rPr>
          <w:instrText xml:space="preserve"> PAGEREF _Toc20921025 \h </w:instrText>
        </w:r>
        <w:r>
          <w:rPr>
            <w:noProof/>
            <w:webHidden/>
          </w:rPr>
        </w:r>
        <w:r>
          <w:rPr>
            <w:noProof/>
            <w:webHidden/>
          </w:rPr>
          <w:fldChar w:fldCharType="separate"/>
        </w:r>
        <w:r>
          <w:rPr>
            <w:noProof/>
            <w:webHidden/>
          </w:rPr>
          <w:t>91</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6" w:history="1">
        <w:r w:rsidRPr="00CA4CE7">
          <w:rPr>
            <w:rStyle w:val="Hyperlink"/>
            <w:noProof/>
          </w:rPr>
          <w:t>3.3.3</w:t>
        </w:r>
        <w:r>
          <w:rPr>
            <w:rFonts w:asciiTheme="minorHAnsi" w:eastAsiaTheme="minorEastAsia" w:hAnsiTheme="minorHAnsi" w:cstheme="minorBidi"/>
            <w:noProof/>
            <w:sz w:val="22"/>
            <w:szCs w:val="22"/>
          </w:rPr>
          <w:tab/>
        </w:r>
        <w:r w:rsidRPr="00CA4CE7">
          <w:rPr>
            <w:rStyle w:val="Hyperlink"/>
            <w:noProof/>
          </w:rPr>
          <w:t>CAMERA-UC-REQ-331351/A-Press Rear Left Corner View Button from Rear 360</w:t>
        </w:r>
        <w:r>
          <w:rPr>
            <w:noProof/>
            <w:webHidden/>
          </w:rPr>
          <w:tab/>
        </w:r>
        <w:r>
          <w:rPr>
            <w:noProof/>
            <w:webHidden/>
          </w:rPr>
          <w:fldChar w:fldCharType="begin"/>
        </w:r>
        <w:r>
          <w:rPr>
            <w:noProof/>
            <w:webHidden/>
          </w:rPr>
          <w:instrText xml:space="preserve"> PAGEREF _Toc20921026 \h </w:instrText>
        </w:r>
        <w:r>
          <w:rPr>
            <w:noProof/>
            <w:webHidden/>
          </w:rPr>
        </w:r>
        <w:r>
          <w:rPr>
            <w:noProof/>
            <w:webHidden/>
          </w:rPr>
          <w:fldChar w:fldCharType="separate"/>
        </w:r>
        <w:r>
          <w:rPr>
            <w:noProof/>
            <w:webHidden/>
          </w:rPr>
          <w:t>91</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7" w:history="1">
        <w:r w:rsidRPr="00CA4CE7">
          <w:rPr>
            <w:rStyle w:val="Hyperlink"/>
            <w:noProof/>
          </w:rPr>
          <w:t>3.3.4</w:t>
        </w:r>
        <w:r>
          <w:rPr>
            <w:rFonts w:asciiTheme="minorHAnsi" w:eastAsiaTheme="minorEastAsia" w:hAnsiTheme="minorHAnsi" w:cstheme="minorBidi"/>
            <w:noProof/>
            <w:sz w:val="22"/>
            <w:szCs w:val="22"/>
          </w:rPr>
          <w:tab/>
        </w:r>
        <w:r w:rsidRPr="00CA4CE7">
          <w:rPr>
            <w:rStyle w:val="Hyperlink"/>
            <w:noProof/>
          </w:rPr>
          <w:t>CAMERA-UC-REQ-331352/A-Press Rear Left Corner View Button from Front 360</w:t>
        </w:r>
        <w:r>
          <w:rPr>
            <w:noProof/>
            <w:webHidden/>
          </w:rPr>
          <w:tab/>
        </w:r>
        <w:r>
          <w:rPr>
            <w:noProof/>
            <w:webHidden/>
          </w:rPr>
          <w:fldChar w:fldCharType="begin"/>
        </w:r>
        <w:r>
          <w:rPr>
            <w:noProof/>
            <w:webHidden/>
          </w:rPr>
          <w:instrText xml:space="preserve"> PAGEREF _Toc20921027 \h </w:instrText>
        </w:r>
        <w:r>
          <w:rPr>
            <w:noProof/>
            <w:webHidden/>
          </w:rPr>
        </w:r>
        <w:r>
          <w:rPr>
            <w:noProof/>
            <w:webHidden/>
          </w:rPr>
          <w:fldChar w:fldCharType="separate"/>
        </w:r>
        <w:r>
          <w:rPr>
            <w:noProof/>
            <w:webHidden/>
          </w:rPr>
          <w:t>91</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8" w:history="1">
        <w:r w:rsidRPr="00CA4CE7">
          <w:rPr>
            <w:rStyle w:val="Hyperlink"/>
            <w:noProof/>
          </w:rPr>
          <w:t>3.3.5</w:t>
        </w:r>
        <w:r>
          <w:rPr>
            <w:rFonts w:asciiTheme="minorHAnsi" w:eastAsiaTheme="minorEastAsia" w:hAnsiTheme="minorHAnsi" w:cstheme="minorBidi"/>
            <w:noProof/>
            <w:sz w:val="22"/>
            <w:szCs w:val="22"/>
          </w:rPr>
          <w:tab/>
        </w:r>
        <w:r w:rsidRPr="00CA4CE7">
          <w:rPr>
            <w:rStyle w:val="Hyperlink"/>
            <w:noProof/>
          </w:rPr>
          <w:t>CAMERA-UC-REQ-331353/A-Press Rear Right Corner View Button from Rear 360</w:t>
        </w:r>
        <w:r>
          <w:rPr>
            <w:noProof/>
            <w:webHidden/>
          </w:rPr>
          <w:tab/>
        </w:r>
        <w:r>
          <w:rPr>
            <w:noProof/>
            <w:webHidden/>
          </w:rPr>
          <w:fldChar w:fldCharType="begin"/>
        </w:r>
        <w:r>
          <w:rPr>
            <w:noProof/>
            <w:webHidden/>
          </w:rPr>
          <w:instrText xml:space="preserve"> PAGEREF _Toc20921028 \h </w:instrText>
        </w:r>
        <w:r>
          <w:rPr>
            <w:noProof/>
            <w:webHidden/>
          </w:rPr>
        </w:r>
        <w:r>
          <w:rPr>
            <w:noProof/>
            <w:webHidden/>
          </w:rPr>
          <w:fldChar w:fldCharType="separate"/>
        </w:r>
        <w:r>
          <w:rPr>
            <w:noProof/>
            <w:webHidden/>
          </w:rPr>
          <w:t>92</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29" w:history="1">
        <w:r w:rsidRPr="00CA4CE7">
          <w:rPr>
            <w:rStyle w:val="Hyperlink"/>
            <w:noProof/>
          </w:rPr>
          <w:t>3.3.6</w:t>
        </w:r>
        <w:r>
          <w:rPr>
            <w:rFonts w:asciiTheme="minorHAnsi" w:eastAsiaTheme="minorEastAsia" w:hAnsiTheme="minorHAnsi" w:cstheme="minorBidi"/>
            <w:noProof/>
            <w:sz w:val="22"/>
            <w:szCs w:val="22"/>
          </w:rPr>
          <w:tab/>
        </w:r>
        <w:r w:rsidRPr="00CA4CE7">
          <w:rPr>
            <w:rStyle w:val="Hyperlink"/>
            <w:noProof/>
          </w:rPr>
          <w:t>CAMERA-UC-REQ-331354/A-Press Rear Right Corner View Button from Front 360</w:t>
        </w:r>
        <w:r>
          <w:rPr>
            <w:noProof/>
            <w:webHidden/>
          </w:rPr>
          <w:tab/>
        </w:r>
        <w:r>
          <w:rPr>
            <w:noProof/>
            <w:webHidden/>
          </w:rPr>
          <w:fldChar w:fldCharType="begin"/>
        </w:r>
        <w:r>
          <w:rPr>
            <w:noProof/>
            <w:webHidden/>
          </w:rPr>
          <w:instrText xml:space="preserve"> PAGEREF _Toc20921029 \h </w:instrText>
        </w:r>
        <w:r>
          <w:rPr>
            <w:noProof/>
            <w:webHidden/>
          </w:rPr>
        </w:r>
        <w:r>
          <w:rPr>
            <w:noProof/>
            <w:webHidden/>
          </w:rPr>
          <w:fldChar w:fldCharType="separate"/>
        </w:r>
        <w:r>
          <w:rPr>
            <w:noProof/>
            <w:webHidden/>
          </w:rPr>
          <w:t>92</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30" w:history="1">
        <w:r w:rsidRPr="00CA4CE7">
          <w:rPr>
            <w:rStyle w:val="Hyperlink"/>
            <w:noProof/>
          </w:rPr>
          <w:t>3.3.7</w:t>
        </w:r>
        <w:r>
          <w:rPr>
            <w:rFonts w:asciiTheme="minorHAnsi" w:eastAsiaTheme="minorEastAsia" w:hAnsiTheme="minorHAnsi" w:cstheme="minorBidi"/>
            <w:noProof/>
            <w:sz w:val="22"/>
            <w:szCs w:val="22"/>
          </w:rPr>
          <w:tab/>
        </w:r>
        <w:r w:rsidRPr="00CA4CE7">
          <w:rPr>
            <w:rStyle w:val="Hyperlink"/>
            <w:noProof/>
          </w:rPr>
          <w:t>CAMERA-UC-REQ-331356/A-Press Front Offset View Button from Rear 360</w:t>
        </w:r>
        <w:r>
          <w:rPr>
            <w:noProof/>
            <w:webHidden/>
          </w:rPr>
          <w:tab/>
        </w:r>
        <w:r>
          <w:rPr>
            <w:noProof/>
            <w:webHidden/>
          </w:rPr>
          <w:fldChar w:fldCharType="begin"/>
        </w:r>
        <w:r>
          <w:rPr>
            <w:noProof/>
            <w:webHidden/>
          </w:rPr>
          <w:instrText xml:space="preserve"> PAGEREF _Toc20921030 \h </w:instrText>
        </w:r>
        <w:r>
          <w:rPr>
            <w:noProof/>
            <w:webHidden/>
          </w:rPr>
        </w:r>
        <w:r>
          <w:rPr>
            <w:noProof/>
            <w:webHidden/>
          </w:rPr>
          <w:fldChar w:fldCharType="separate"/>
        </w:r>
        <w:r>
          <w:rPr>
            <w:noProof/>
            <w:webHidden/>
          </w:rPr>
          <w:t>92</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31" w:history="1">
        <w:r w:rsidRPr="00CA4CE7">
          <w:rPr>
            <w:rStyle w:val="Hyperlink"/>
            <w:noProof/>
          </w:rPr>
          <w:t>3.3.8</w:t>
        </w:r>
        <w:r>
          <w:rPr>
            <w:rFonts w:asciiTheme="minorHAnsi" w:eastAsiaTheme="minorEastAsia" w:hAnsiTheme="minorHAnsi" w:cstheme="minorBidi"/>
            <w:noProof/>
            <w:sz w:val="22"/>
            <w:szCs w:val="22"/>
          </w:rPr>
          <w:tab/>
        </w:r>
        <w:r w:rsidRPr="00CA4CE7">
          <w:rPr>
            <w:rStyle w:val="Hyperlink"/>
            <w:noProof/>
          </w:rPr>
          <w:t>CAMERA-UC-REQ-331360/A-Press Front Offset View Button from Front 360</w:t>
        </w:r>
        <w:r>
          <w:rPr>
            <w:noProof/>
            <w:webHidden/>
          </w:rPr>
          <w:tab/>
        </w:r>
        <w:r>
          <w:rPr>
            <w:noProof/>
            <w:webHidden/>
          </w:rPr>
          <w:fldChar w:fldCharType="begin"/>
        </w:r>
        <w:r>
          <w:rPr>
            <w:noProof/>
            <w:webHidden/>
          </w:rPr>
          <w:instrText xml:space="preserve"> PAGEREF _Toc20921031 \h </w:instrText>
        </w:r>
        <w:r>
          <w:rPr>
            <w:noProof/>
            <w:webHidden/>
          </w:rPr>
        </w:r>
        <w:r>
          <w:rPr>
            <w:noProof/>
            <w:webHidden/>
          </w:rPr>
          <w:fldChar w:fldCharType="separate"/>
        </w:r>
        <w:r>
          <w:rPr>
            <w:noProof/>
            <w:webHidden/>
          </w:rPr>
          <w:t>93</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32" w:history="1">
        <w:r w:rsidRPr="00CA4CE7">
          <w:rPr>
            <w:rStyle w:val="Hyperlink"/>
            <w:noProof/>
          </w:rPr>
          <w:t>3.3.9</w:t>
        </w:r>
        <w:r>
          <w:rPr>
            <w:rFonts w:asciiTheme="minorHAnsi" w:eastAsiaTheme="minorEastAsia" w:hAnsiTheme="minorHAnsi" w:cstheme="minorBidi"/>
            <w:noProof/>
            <w:sz w:val="22"/>
            <w:szCs w:val="22"/>
          </w:rPr>
          <w:tab/>
        </w:r>
        <w:r w:rsidRPr="00CA4CE7">
          <w:rPr>
            <w:rStyle w:val="Hyperlink"/>
            <w:noProof/>
          </w:rPr>
          <w:t>CAMERA-UC-REQ-331365/A-Press Front Left Corner View Button from Rear 360</w:t>
        </w:r>
        <w:r>
          <w:rPr>
            <w:noProof/>
            <w:webHidden/>
          </w:rPr>
          <w:tab/>
        </w:r>
        <w:r>
          <w:rPr>
            <w:noProof/>
            <w:webHidden/>
          </w:rPr>
          <w:fldChar w:fldCharType="begin"/>
        </w:r>
        <w:r>
          <w:rPr>
            <w:noProof/>
            <w:webHidden/>
          </w:rPr>
          <w:instrText xml:space="preserve"> PAGEREF _Toc20921032 \h </w:instrText>
        </w:r>
        <w:r>
          <w:rPr>
            <w:noProof/>
            <w:webHidden/>
          </w:rPr>
        </w:r>
        <w:r>
          <w:rPr>
            <w:noProof/>
            <w:webHidden/>
          </w:rPr>
          <w:fldChar w:fldCharType="separate"/>
        </w:r>
        <w:r>
          <w:rPr>
            <w:noProof/>
            <w:webHidden/>
          </w:rPr>
          <w:t>93</w:t>
        </w:r>
        <w:r>
          <w:rPr>
            <w:noProof/>
            <w:webHidden/>
          </w:rPr>
          <w:fldChar w:fldCharType="end"/>
        </w:r>
      </w:hyperlink>
    </w:p>
    <w:p w:rsidR="00952F4A" w:rsidRDefault="00952F4A">
      <w:pPr>
        <w:pStyle w:val="TOC3"/>
        <w:tabs>
          <w:tab w:val="left" w:pos="1320"/>
          <w:tab w:val="right" w:leader="dot" w:pos="11107"/>
        </w:tabs>
        <w:rPr>
          <w:rFonts w:asciiTheme="minorHAnsi" w:eastAsiaTheme="minorEastAsia" w:hAnsiTheme="minorHAnsi" w:cstheme="minorBidi"/>
          <w:noProof/>
          <w:sz w:val="22"/>
          <w:szCs w:val="22"/>
        </w:rPr>
      </w:pPr>
      <w:hyperlink w:anchor="_Toc20921033" w:history="1">
        <w:r w:rsidRPr="00CA4CE7">
          <w:rPr>
            <w:rStyle w:val="Hyperlink"/>
            <w:noProof/>
          </w:rPr>
          <w:t>3.3.10</w:t>
        </w:r>
        <w:r>
          <w:rPr>
            <w:rFonts w:asciiTheme="minorHAnsi" w:eastAsiaTheme="minorEastAsia" w:hAnsiTheme="minorHAnsi" w:cstheme="minorBidi"/>
            <w:noProof/>
            <w:sz w:val="22"/>
            <w:szCs w:val="22"/>
          </w:rPr>
          <w:tab/>
        </w:r>
        <w:r w:rsidRPr="00CA4CE7">
          <w:rPr>
            <w:rStyle w:val="Hyperlink"/>
            <w:noProof/>
          </w:rPr>
          <w:t>CAMERA-UC-REQ-331369/A-Press Front Left Corner View Button from Front 360</w:t>
        </w:r>
        <w:r>
          <w:rPr>
            <w:noProof/>
            <w:webHidden/>
          </w:rPr>
          <w:tab/>
        </w:r>
        <w:r>
          <w:rPr>
            <w:noProof/>
            <w:webHidden/>
          </w:rPr>
          <w:fldChar w:fldCharType="begin"/>
        </w:r>
        <w:r>
          <w:rPr>
            <w:noProof/>
            <w:webHidden/>
          </w:rPr>
          <w:instrText xml:space="preserve"> PAGEREF _Toc20921033 \h </w:instrText>
        </w:r>
        <w:r>
          <w:rPr>
            <w:noProof/>
            <w:webHidden/>
          </w:rPr>
        </w:r>
        <w:r>
          <w:rPr>
            <w:noProof/>
            <w:webHidden/>
          </w:rPr>
          <w:fldChar w:fldCharType="separate"/>
        </w:r>
        <w:r>
          <w:rPr>
            <w:noProof/>
            <w:webHidden/>
          </w:rPr>
          <w:t>93</w:t>
        </w:r>
        <w:r>
          <w:rPr>
            <w:noProof/>
            <w:webHidden/>
          </w:rPr>
          <w:fldChar w:fldCharType="end"/>
        </w:r>
      </w:hyperlink>
    </w:p>
    <w:p w:rsidR="00952F4A" w:rsidRDefault="00952F4A">
      <w:pPr>
        <w:pStyle w:val="TOC3"/>
        <w:tabs>
          <w:tab w:val="left" w:pos="1320"/>
          <w:tab w:val="right" w:leader="dot" w:pos="11107"/>
        </w:tabs>
        <w:rPr>
          <w:rFonts w:asciiTheme="minorHAnsi" w:eastAsiaTheme="minorEastAsia" w:hAnsiTheme="minorHAnsi" w:cstheme="minorBidi"/>
          <w:noProof/>
          <w:sz w:val="22"/>
          <w:szCs w:val="22"/>
        </w:rPr>
      </w:pPr>
      <w:hyperlink w:anchor="_Toc20921034" w:history="1">
        <w:r w:rsidRPr="00CA4CE7">
          <w:rPr>
            <w:rStyle w:val="Hyperlink"/>
            <w:noProof/>
          </w:rPr>
          <w:t>3.3.11</w:t>
        </w:r>
        <w:r>
          <w:rPr>
            <w:rFonts w:asciiTheme="minorHAnsi" w:eastAsiaTheme="minorEastAsia" w:hAnsiTheme="minorHAnsi" w:cstheme="minorBidi"/>
            <w:noProof/>
            <w:sz w:val="22"/>
            <w:szCs w:val="22"/>
          </w:rPr>
          <w:tab/>
        </w:r>
        <w:r w:rsidRPr="00CA4CE7">
          <w:rPr>
            <w:rStyle w:val="Hyperlink"/>
            <w:noProof/>
          </w:rPr>
          <w:t>CAMERA-UC-REQ-331373/A-Press Front Right Corner View Button from Rear 360</w:t>
        </w:r>
        <w:r>
          <w:rPr>
            <w:noProof/>
            <w:webHidden/>
          </w:rPr>
          <w:tab/>
        </w:r>
        <w:r>
          <w:rPr>
            <w:noProof/>
            <w:webHidden/>
          </w:rPr>
          <w:fldChar w:fldCharType="begin"/>
        </w:r>
        <w:r>
          <w:rPr>
            <w:noProof/>
            <w:webHidden/>
          </w:rPr>
          <w:instrText xml:space="preserve"> PAGEREF _Toc20921034 \h </w:instrText>
        </w:r>
        <w:r>
          <w:rPr>
            <w:noProof/>
            <w:webHidden/>
          </w:rPr>
        </w:r>
        <w:r>
          <w:rPr>
            <w:noProof/>
            <w:webHidden/>
          </w:rPr>
          <w:fldChar w:fldCharType="separate"/>
        </w:r>
        <w:r>
          <w:rPr>
            <w:noProof/>
            <w:webHidden/>
          </w:rPr>
          <w:t>93</w:t>
        </w:r>
        <w:r>
          <w:rPr>
            <w:noProof/>
            <w:webHidden/>
          </w:rPr>
          <w:fldChar w:fldCharType="end"/>
        </w:r>
      </w:hyperlink>
    </w:p>
    <w:p w:rsidR="00952F4A" w:rsidRDefault="00952F4A">
      <w:pPr>
        <w:pStyle w:val="TOC3"/>
        <w:tabs>
          <w:tab w:val="left" w:pos="1320"/>
          <w:tab w:val="right" w:leader="dot" w:pos="11107"/>
        </w:tabs>
        <w:rPr>
          <w:rFonts w:asciiTheme="minorHAnsi" w:eastAsiaTheme="minorEastAsia" w:hAnsiTheme="minorHAnsi" w:cstheme="minorBidi"/>
          <w:noProof/>
          <w:sz w:val="22"/>
          <w:szCs w:val="22"/>
        </w:rPr>
      </w:pPr>
      <w:hyperlink w:anchor="_Toc20921035" w:history="1">
        <w:r w:rsidRPr="00CA4CE7">
          <w:rPr>
            <w:rStyle w:val="Hyperlink"/>
            <w:noProof/>
          </w:rPr>
          <w:t>3.3.12</w:t>
        </w:r>
        <w:r>
          <w:rPr>
            <w:rFonts w:asciiTheme="minorHAnsi" w:eastAsiaTheme="minorEastAsia" w:hAnsiTheme="minorHAnsi" w:cstheme="minorBidi"/>
            <w:noProof/>
            <w:sz w:val="22"/>
            <w:szCs w:val="22"/>
          </w:rPr>
          <w:tab/>
        </w:r>
        <w:r w:rsidRPr="00CA4CE7">
          <w:rPr>
            <w:rStyle w:val="Hyperlink"/>
            <w:noProof/>
          </w:rPr>
          <w:t>CAMERA-UC-REQ-331374/A-Press Front Right Corner View Button from Front 360</w:t>
        </w:r>
        <w:r>
          <w:rPr>
            <w:noProof/>
            <w:webHidden/>
          </w:rPr>
          <w:tab/>
        </w:r>
        <w:r>
          <w:rPr>
            <w:noProof/>
            <w:webHidden/>
          </w:rPr>
          <w:fldChar w:fldCharType="begin"/>
        </w:r>
        <w:r>
          <w:rPr>
            <w:noProof/>
            <w:webHidden/>
          </w:rPr>
          <w:instrText xml:space="preserve"> PAGEREF _Toc20921035 \h </w:instrText>
        </w:r>
        <w:r>
          <w:rPr>
            <w:noProof/>
            <w:webHidden/>
          </w:rPr>
        </w:r>
        <w:r>
          <w:rPr>
            <w:noProof/>
            <w:webHidden/>
          </w:rPr>
          <w:fldChar w:fldCharType="separate"/>
        </w:r>
        <w:r>
          <w:rPr>
            <w:noProof/>
            <w:webHidden/>
          </w:rPr>
          <w:t>94</w:t>
        </w:r>
        <w:r>
          <w:rPr>
            <w:noProof/>
            <w:webHidden/>
          </w:rPr>
          <w:fldChar w:fldCharType="end"/>
        </w:r>
      </w:hyperlink>
    </w:p>
    <w:p w:rsidR="00952F4A" w:rsidRDefault="00952F4A">
      <w:pPr>
        <w:pStyle w:val="TOC2"/>
        <w:tabs>
          <w:tab w:val="left" w:pos="880"/>
          <w:tab w:val="right" w:leader="dot" w:pos="11107"/>
        </w:tabs>
        <w:rPr>
          <w:rFonts w:asciiTheme="minorHAnsi" w:eastAsiaTheme="minorEastAsia" w:hAnsiTheme="minorHAnsi" w:cstheme="minorBidi"/>
          <w:i w:val="0"/>
          <w:noProof/>
          <w:sz w:val="22"/>
          <w:szCs w:val="22"/>
        </w:rPr>
      </w:pPr>
      <w:hyperlink w:anchor="_Toc20921036" w:history="1">
        <w:r w:rsidRPr="00CA4CE7">
          <w:rPr>
            <w:rStyle w:val="Hyperlink"/>
            <w:noProof/>
          </w:rPr>
          <w:t>3.4</w:t>
        </w:r>
        <w:r>
          <w:rPr>
            <w:rFonts w:asciiTheme="minorHAnsi" w:eastAsiaTheme="minorEastAsia" w:hAnsiTheme="minorHAnsi" w:cstheme="minorBidi"/>
            <w:i w:val="0"/>
            <w:noProof/>
            <w:sz w:val="22"/>
            <w:szCs w:val="22"/>
          </w:rPr>
          <w:tab/>
        </w:r>
        <w:r w:rsidRPr="00CA4CE7">
          <w:rPr>
            <w:rStyle w:val="Hyperlink"/>
            <w:noProof/>
          </w:rPr>
          <w:t>Views At Speed</w:t>
        </w:r>
        <w:r>
          <w:rPr>
            <w:noProof/>
            <w:webHidden/>
          </w:rPr>
          <w:tab/>
        </w:r>
        <w:r>
          <w:rPr>
            <w:noProof/>
            <w:webHidden/>
          </w:rPr>
          <w:fldChar w:fldCharType="begin"/>
        </w:r>
        <w:r>
          <w:rPr>
            <w:noProof/>
            <w:webHidden/>
          </w:rPr>
          <w:instrText xml:space="preserve"> PAGEREF _Toc20921036 \h </w:instrText>
        </w:r>
        <w:r>
          <w:rPr>
            <w:noProof/>
            <w:webHidden/>
          </w:rPr>
        </w:r>
        <w:r>
          <w:rPr>
            <w:noProof/>
            <w:webHidden/>
          </w:rPr>
          <w:fldChar w:fldCharType="separate"/>
        </w:r>
        <w:r>
          <w:rPr>
            <w:noProof/>
            <w:webHidden/>
          </w:rPr>
          <w:t>94</w:t>
        </w:r>
        <w:r>
          <w:rPr>
            <w:noProof/>
            <w:webHidden/>
          </w:rPr>
          <w:fldChar w:fldCharType="end"/>
        </w:r>
      </w:hyperlink>
    </w:p>
    <w:p w:rsidR="00952F4A" w:rsidRDefault="00952F4A">
      <w:pPr>
        <w:pStyle w:val="TOC3"/>
        <w:tabs>
          <w:tab w:val="left" w:pos="1100"/>
          <w:tab w:val="right" w:leader="dot" w:pos="11107"/>
        </w:tabs>
        <w:rPr>
          <w:rFonts w:asciiTheme="minorHAnsi" w:eastAsiaTheme="minorEastAsia" w:hAnsiTheme="minorHAnsi" w:cstheme="minorBidi"/>
          <w:noProof/>
          <w:sz w:val="22"/>
          <w:szCs w:val="22"/>
        </w:rPr>
      </w:pPr>
      <w:hyperlink w:anchor="_Toc20921037" w:history="1">
        <w:r w:rsidRPr="00CA4CE7">
          <w:rPr>
            <w:rStyle w:val="Hyperlink"/>
            <w:noProof/>
          </w:rPr>
          <w:t>3.4.1</w:t>
        </w:r>
        <w:r>
          <w:rPr>
            <w:rFonts w:asciiTheme="minorHAnsi" w:eastAsiaTheme="minorEastAsia" w:hAnsiTheme="minorHAnsi" w:cstheme="minorBidi"/>
            <w:noProof/>
            <w:sz w:val="22"/>
            <w:szCs w:val="22"/>
          </w:rPr>
          <w:tab/>
        </w:r>
        <w:r w:rsidRPr="00CA4CE7">
          <w:rPr>
            <w:rStyle w:val="Hyperlink"/>
            <w:noProof/>
          </w:rPr>
          <w:t>CAMERA-FUN-REQ-354982/A-Views At Speed</w:t>
        </w:r>
        <w:r>
          <w:rPr>
            <w:noProof/>
            <w:webHidden/>
          </w:rPr>
          <w:tab/>
        </w:r>
        <w:r>
          <w:rPr>
            <w:noProof/>
            <w:webHidden/>
          </w:rPr>
          <w:fldChar w:fldCharType="begin"/>
        </w:r>
        <w:r>
          <w:rPr>
            <w:noProof/>
            <w:webHidden/>
          </w:rPr>
          <w:instrText xml:space="preserve"> PAGEREF _Toc20921037 \h </w:instrText>
        </w:r>
        <w:r>
          <w:rPr>
            <w:noProof/>
            <w:webHidden/>
          </w:rPr>
        </w:r>
        <w:r>
          <w:rPr>
            <w:noProof/>
            <w:webHidden/>
          </w:rPr>
          <w:fldChar w:fldCharType="separate"/>
        </w:r>
        <w:r>
          <w:rPr>
            <w:noProof/>
            <w:webHidden/>
          </w:rPr>
          <w:t>94</w:t>
        </w:r>
        <w:r>
          <w:rPr>
            <w:noProof/>
            <w:webHidden/>
          </w:rPr>
          <w:fldChar w:fldCharType="end"/>
        </w:r>
      </w:hyperlink>
    </w:p>
    <w:p w:rsidR="00952F4A" w:rsidRDefault="00952F4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20921038" w:history="1">
        <w:r w:rsidRPr="00CA4CE7">
          <w:rPr>
            <w:rStyle w:val="Hyperlink"/>
            <w:noProof/>
          </w:rPr>
          <w:t>4</w:t>
        </w:r>
        <w:r>
          <w:rPr>
            <w:rFonts w:asciiTheme="minorHAnsi" w:eastAsiaTheme="minorEastAsia" w:hAnsiTheme="minorHAnsi" w:cstheme="minorBidi"/>
            <w:b w:val="0"/>
            <w:smallCaps w:val="0"/>
            <w:noProof/>
            <w:sz w:val="22"/>
            <w:szCs w:val="22"/>
          </w:rPr>
          <w:tab/>
        </w:r>
        <w:r w:rsidRPr="00CA4CE7">
          <w:rPr>
            <w:rStyle w:val="Hyperlink"/>
            <w:noProof/>
          </w:rPr>
          <w:t>Appendix: Reference Documents</w:t>
        </w:r>
        <w:r>
          <w:rPr>
            <w:noProof/>
            <w:webHidden/>
          </w:rPr>
          <w:tab/>
        </w:r>
        <w:r>
          <w:rPr>
            <w:noProof/>
            <w:webHidden/>
          </w:rPr>
          <w:fldChar w:fldCharType="begin"/>
        </w:r>
        <w:r>
          <w:rPr>
            <w:noProof/>
            <w:webHidden/>
          </w:rPr>
          <w:instrText xml:space="preserve"> PAGEREF _Toc20921038 \h </w:instrText>
        </w:r>
        <w:r>
          <w:rPr>
            <w:noProof/>
            <w:webHidden/>
          </w:rPr>
        </w:r>
        <w:r>
          <w:rPr>
            <w:noProof/>
            <w:webHidden/>
          </w:rPr>
          <w:fldChar w:fldCharType="separate"/>
        </w:r>
        <w:r>
          <w:rPr>
            <w:noProof/>
            <w:webHidden/>
          </w:rPr>
          <w:t>98</w:t>
        </w:r>
        <w:r>
          <w:rPr>
            <w:noProof/>
            <w:webHidden/>
          </w:rPr>
          <w:fldChar w:fldCharType="end"/>
        </w:r>
      </w:hyperlink>
    </w:p>
    <w:p w:rsidR="00FE4B4B" w:rsidRDefault="00231691">
      <w:pPr>
        <w:rPr>
          <w:b/>
          <w:sz w:val="36"/>
          <w:szCs w:val="36"/>
        </w:rPr>
      </w:pPr>
      <w:r>
        <w:rPr>
          <w:b/>
          <w:sz w:val="36"/>
          <w:szCs w:val="36"/>
        </w:rPr>
        <w:fldChar w:fldCharType="end"/>
      </w:r>
    </w:p>
    <w:p w:rsidR="00FE4B4B" w:rsidRDefault="00231691">
      <w:pPr>
        <w:rPr>
          <w:b/>
          <w:sz w:val="36"/>
          <w:szCs w:val="36"/>
        </w:rPr>
      </w:pPr>
    </w:p>
    <w:p w:rsidR="00406F39" w:rsidRDefault="00231691" w:rsidP="00952F4A">
      <w:pPr>
        <w:pStyle w:val="Heading1"/>
      </w:pPr>
      <w:bookmarkStart w:id="1" w:name="_Toc20920985"/>
      <w:r>
        <w:lastRenderedPageBreak/>
        <w:t>Architectural Design</w:t>
      </w:r>
      <w:bookmarkEnd w:id="1"/>
    </w:p>
    <w:p w:rsidR="00406F39" w:rsidRDefault="00231691" w:rsidP="00952F4A">
      <w:pPr>
        <w:pStyle w:val="Heading2"/>
      </w:pPr>
      <w:bookmarkStart w:id="2" w:name="_Toc20920986"/>
      <w:r w:rsidRPr="00B9479B">
        <w:t>RVC-CLD-REQ-014079/A-Rear View Camera Client (TcSE ROIN-282382-1)</w:t>
      </w:r>
      <w:bookmarkEnd w:id="2"/>
    </w:p>
    <w:p w:rsidR="00C8198D" w:rsidRDefault="00231691">
      <w:pPr>
        <w:ind w:left="720"/>
        <w:rPr>
          <w:rFonts w:cs="Arial"/>
          <w:szCs w:val="20"/>
        </w:rPr>
      </w:pPr>
      <w:r>
        <w:rPr>
          <w:rFonts w:cs="Arial"/>
          <w:szCs w:val="20"/>
        </w:rPr>
        <w:t>Responsibility: The Rear View Camera Client is the interface of the Rear View Camera function. It acts with other system parts that control the Rear View Camera or need data from it.</w:t>
      </w:r>
    </w:p>
    <w:p w:rsidR="00C8198D" w:rsidRDefault="00C8198D">
      <w:pPr>
        <w:ind w:left="720"/>
        <w:rPr>
          <w:rFonts w:cs="Arial"/>
          <w:szCs w:val="20"/>
        </w:rPr>
      </w:pPr>
    </w:p>
    <w:p w:rsidR="00406F39" w:rsidRDefault="00231691" w:rsidP="00952F4A">
      <w:pPr>
        <w:pStyle w:val="Heading2"/>
      </w:pPr>
      <w:bookmarkStart w:id="3" w:name="_Toc20920987"/>
      <w:r w:rsidRPr="00B9479B">
        <w:t>DAFVCv1-CLD-REQ-014064/A-Driver Assist Front View Camera Client (TcSE ROIN-282843-1)</w:t>
      </w:r>
      <w:bookmarkEnd w:id="3"/>
    </w:p>
    <w:p w:rsidR="00C8198D" w:rsidRDefault="00231691">
      <w:pPr>
        <w:ind w:left="720"/>
        <w:rPr>
          <w:rFonts w:cs="Arial"/>
          <w:szCs w:val="20"/>
        </w:rPr>
      </w:pPr>
      <w:r>
        <w:rPr>
          <w:rFonts w:cs="Arial"/>
          <w:szCs w:val="20"/>
        </w:rPr>
        <w:t>Responsibility: The Driver Assist Front View Camera Client is the interface of the Driver Assist Front View Camera function. It acts with other system</w:t>
      </w:r>
      <w:r>
        <w:rPr>
          <w:rFonts w:cs="Arial"/>
          <w:szCs w:val="20"/>
        </w:rPr>
        <w:t xml:space="preserve"> parts that control the Driver Assist Front View Camera or need data from it.</w:t>
      </w:r>
    </w:p>
    <w:p w:rsidR="00C8198D" w:rsidRDefault="00C8198D">
      <w:pPr>
        <w:ind w:left="720"/>
        <w:rPr>
          <w:rFonts w:cs="Arial"/>
          <w:szCs w:val="20"/>
        </w:rPr>
      </w:pPr>
    </w:p>
    <w:p w:rsidR="00406F39" w:rsidRDefault="00231691" w:rsidP="00952F4A">
      <w:pPr>
        <w:pStyle w:val="Heading2"/>
      </w:pPr>
      <w:bookmarkStart w:id="4" w:name="_Toc20920988"/>
      <w:r>
        <w:t>RearViewCameraClient Interface</w:t>
      </w:r>
      <w:bookmarkEnd w:id="4"/>
    </w:p>
    <w:p w:rsidR="00952F4A" w:rsidRPr="00952F4A" w:rsidRDefault="00952F4A" w:rsidP="00952F4A">
      <w:pPr>
        <w:pStyle w:val="Heading3"/>
        <w:rPr>
          <w:b w:val="0"/>
          <w:u w:val="single"/>
        </w:rPr>
      </w:pPr>
      <w:bookmarkStart w:id="5" w:name="_Toc20920989"/>
      <w:r w:rsidRPr="00952F4A">
        <w:rPr>
          <w:b w:val="0"/>
          <w:u w:val="single"/>
        </w:rPr>
        <w:t>RVCv2-IR-REQ-014080/F-Rear View Camera Feature ID Definition (TcSE ROIN-287010-3)</w:t>
      </w:r>
      <w:bookmarkEnd w:id="5"/>
    </w:p>
    <w:p w:rsidR="00F836ED" w:rsidRDefault="00231691">
      <w:pPr>
        <w:rPr>
          <w:rFonts w:cs="Arial"/>
        </w:rPr>
      </w:pPr>
      <w:r>
        <w:rPr>
          <w:rFonts w:cs="Arial"/>
        </w:rPr>
        <w:t>The below table defines the Feature ID information related to the Feature Based Message Protocol command and control method used in the Rear View Camera feature.</w:t>
      </w:r>
    </w:p>
    <w:p w:rsidR="00F836ED" w:rsidRDefault="00231691">
      <w:pPr>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3248"/>
        <w:gridCol w:w="1143"/>
        <w:gridCol w:w="1641"/>
        <w:gridCol w:w="1658"/>
      </w:tblGrid>
      <w:tr w:rsidR="006A0F44" w:rsidTr="00023C06">
        <w:trPr>
          <w:trHeight w:val="305"/>
          <w:jc w:val="center"/>
        </w:trPr>
        <w:tc>
          <w:tcPr>
            <w:tcW w:w="3248" w:type="dxa"/>
            <w:tcBorders>
              <w:top w:val="single" w:sz="4" w:space="0" w:color="auto"/>
              <w:left w:val="single" w:sz="4" w:space="0" w:color="auto"/>
              <w:bottom w:val="single" w:sz="12" w:space="0" w:color="auto"/>
              <w:right w:val="single" w:sz="2" w:space="0" w:color="auto"/>
            </w:tcBorders>
            <w:shd w:val="solid" w:color="C0C0C0"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Feature Name</w:t>
            </w:r>
          </w:p>
        </w:tc>
        <w:tc>
          <w:tcPr>
            <w:tcW w:w="1143" w:type="dxa"/>
            <w:tcBorders>
              <w:top w:val="single" w:sz="4" w:space="0" w:color="auto"/>
              <w:left w:val="single" w:sz="2" w:space="0" w:color="auto"/>
              <w:bottom w:val="single" w:sz="12" w:space="0" w:color="auto"/>
              <w:right w:val="single" w:sz="2" w:space="0" w:color="auto"/>
            </w:tcBorders>
            <w:shd w:val="solid" w:color="C0C0C0"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Feature ID</w:t>
            </w:r>
          </w:p>
        </w:tc>
        <w:tc>
          <w:tcPr>
            <w:tcW w:w="1641" w:type="dxa"/>
            <w:tcBorders>
              <w:top w:val="single" w:sz="4" w:space="0" w:color="auto"/>
              <w:left w:val="single" w:sz="2" w:space="0" w:color="auto"/>
              <w:bottom w:val="single" w:sz="12" w:space="0" w:color="auto"/>
              <w:right w:val="single" w:sz="2" w:space="0" w:color="auto"/>
            </w:tcBorders>
            <w:shd w:val="solid" w:color="C0C0C0"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Config Number</w:t>
            </w:r>
          </w:p>
        </w:tc>
        <w:tc>
          <w:tcPr>
            <w:tcW w:w="1658" w:type="dxa"/>
            <w:tcBorders>
              <w:top w:val="single" w:sz="4" w:space="0" w:color="auto"/>
              <w:left w:val="single" w:sz="2" w:space="0" w:color="auto"/>
              <w:bottom w:val="single" w:sz="12" w:space="0" w:color="auto"/>
              <w:right w:val="single" w:sz="4" w:space="0" w:color="auto"/>
            </w:tcBorders>
            <w:shd w:val="solid" w:color="C0C0C0"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Conf</w:t>
            </w:r>
            <w:r>
              <w:rPr>
                <w:rFonts w:cs="Arial"/>
                <w:color w:val="000000"/>
              </w:rPr>
              <w:t>ig Value</w:t>
            </w:r>
          </w:p>
        </w:tc>
      </w:tr>
      <w:tr w:rsidR="006A0F44"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Rear Camera Visual Park Aid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0x080A</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On</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Off</w:t>
            </w:r>
          </w:p>
        </w:tc>
      </w:tr>
      <w:tr w:rsidR="006A0F44"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All Overlays</w:t>
            </w:r>
          </w:p>
        </w:tc>
        <w:tc>
          <w:tcPr>
            <w:tcW w:w="1143" w:type="dxa"/>
            <w:vMerge w:val="restart"/>
            <w:tcBorders>
              <w:top w:val="single" w:sz="12" w:space="0" w:color="auto"/>
              <w:left w:val="single" w:sz="2" w:space="0" w:color="auto"/>
              <w:bottom w:val="single" w:sz="12" w:space="0" w:color="auto"/>
              <w:right w:val="single" w:sz="2" w:space="0" w:color="auto"/>
            </w:tcBorders>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0x0812</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On</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Off</w:t>
            </w:r>
          </w:p>
        </w:tc>
      </w:tr>
      <w:tr w:rsidR="006A0F44"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Rear Camera Static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0x0818</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On</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Off</w:t>
            </w:r>
          </w:p>
        </w:tc>
      </w:tr>
      <w:tr w:rsidR="006A0F44"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Rear Camera Dynamic Overlays</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0x0819</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On</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Off</w:t>
            </w:r>
          </w:p>
        </w:tc>
      </w:tr>
      <w:tr w:rsidR="006A0F44" w:rsidTr="00023C06">
        <w:trPr>
          <w:trHeight w:val="305"/>
          <w:jc w:val="center"/>
        </w:trPr>
        <w:tc>
          <w:tcPr>
            <w:tcW w:w="3248" w:type="dxa"/>
            <w:vMerge w:val="restart"/>
            <w:tcBorders>
              <w:top w:val="single" w:sz="12" w:space="0" w:color="auto"/>
              <w:left w:val="single" w:sz="4"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Manual Zoom</w:t>
            </w:r>
          </w:p>
        </w:tc>
        <w:tc>
          <w:tcPr>
            <w:tcW w:w="1143" w:type="dxa"/>
            <w:vMerge w:val="restart"/>
            <w:tcBorders>
              <w:top w:val="single" w:sz="1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0x081A</w:t>
            </w:r>
          </w:p>
        </w:tc>
        <w:tc>
          <w:tcPr>
            <w:tcW w:w="1641"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0x00</w:t>
            </w:r>
          </w:p>
        </w:tc>
        <w:tc>
          <w:tcPr>
            <w:tcW w:w="1658" w:type="dxa"/>
            <w:tcBorders>
              <w:top w:val="single" w:sz="1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Off</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0x01</w:t>
            </w:r>
          </w:p>
        </w:tc>
        <w:tc>
          <w:tcPr>
            <w:tcW w:w="1658" w:type="dxa"/>
            <w:tcBorders>
              <w:top w:val="single" w:sz="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Level 1</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0x02</w:t>
            </w:r>
          </w:p>
        </w:tc>
        <w:tc>
          <w:tcPr>
            <w:tcW w:w="1658" w:type="dxa"/>
            <w:tcBorders>
              <w:top w:val="single" w:sz="2" w:space="0" w:color="auto"/>
              <w:left w:val="single" w:sz="2" w:space="0" w:color="auto"/>
              <w:bottom w:val="single" w:sz="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Level2</w:t>
            </w:r>
          </w:p>
        </w:tc>
      </w:tr>
      <w:tr w:rsidR="006A0F44" w:rsidTr="00023C06">
        <w:trPr>
          <w:trHeight w:val="305"/>
          <w:jc w:val="center"/>
        </w:trPr>
        <w:tc>
          <w:tcPr>
            <w:tcW w:w="3248" w:type="dxa"/>
            <w:vMerge/>
            <w:tcBorders>
              <w:top w:val="single" w:sz="12" w:space="0" w:color="auto"/>
              <w:left w:val="single" w:sz="4"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143" w:type="dxa"/>
            <w:vMerge/>
            <w:tcBorders>
              <w:top w:val="single" w:sz="12" w:space="0" w:color="auto"/>
              <w:left w:val="single" w:sz="2" w:space="0" w:color="auto"/>
              <w:bottom w:val="single" w:sz="12" w:space="0" w:color="auto"/>
              <w:right w:val="single" w:sz="2" w:space="0" w:color="auto"/>
            </w:tcBorders>
            <w:vAlign w:val="center"/>
            <w:hideMark/>
          </w:tcPr>
          <w:p w:rsidR="006A0F44" w:rsidRDefault="00231691">
            <w:pPr>
              <w:spacing w:line="256" w:lineRule="auto"/>
              <w:rPr>
                <w:rFonts w:cs="Arial"/>
                <w:color w:val="000000"/>
              </w:rPr>
            </w:pPr>
          </w:p>
        </w:tc>
        <w:tc>
          <w:tcPr>
            <w:tcW w:w="1641" w:type="dxa"/>
            <w:tcBorders>
              <w:top w:val="single" w:sz="2" w:space="0" w:color="auto"/>
              <w:left w:val="single" w:sz="2" w:space="0" w:color="auto"/>
              <w:bottom w:val="single" w:sz="12" w:space="0" w:color="auto"/>
              <w:right w:val="single" w:sz="2"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0x03</w:t>
            </w:r>
          </w:p>
        </w:tc>
        <w:tc>
          <w:tcPr>
            <w:tcW w:w="1658" w:type="dxa"/>
            <w:tcBorders>
              <w:top w:val="single" w:sz="2" w:space="0" w:color="auto"/>
              <w:left w:val="single" w:sz="2" w:space="0" w:color="auto"/>
              <w:bottom w:val="single" w:sz="12" w:space="0" w:color="auto"/>
              <w:right w:val="single" w:sz="4" w:space="0" w:color="auto"/>
            </w:tcBorders>
            <w:shd w:val="solid" w:color="FFFFFF" w:fill="auto"/>
            <w:vAlign w:val="center"/>
            <w:hideMark/>
          </w:tcPr>
          <w:p w:rsidR="006A0F44" w:rsidRDefault="00231691">
            <w:pPr>
              <w:autoSpaceDE w:val="0"/>
              <w:autoSpaceDN w:val="0"/>
              <w:adjustRightInd w:val="0"/>
              <w:spacing w:line="256" w:lineRule="auto"/>
              <w:jc w:val="center"/>
              <w:rPr>
                <w:rFonts w:cs="Arial"/>
                <w:color w:val="000000"/>
              </w:rPr>
            </w:pPr>
            <w:r>
              <w:rPr>
                <w:rFonts w:cs="Arial"/>
                <w:color w:val="000000"/>
              </w:rPr>
              <w:t>Level3</w:t>
            </w:r>
          </w:p>
        </w:tc>
      </w:tr>
    </w:tbl>
    <w:p w:rsidR="0038543E" w:rsidRDefault="00231691">
      <w:pPr>
        <w:tabs>
          <w:tab w:val="left" w:pos="6881"/>
        </w:tabs>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2145"/>
        <w:gridCol w:w="1350"/>
        <w:gridCol w:w="1890"/>
        <w:gridCol w:w="3330"/>
      </w:tblGrid>
      <w:tr w:rsidR="0038543E" w:rsidTr="00F6730A">
        <w:trPr>
          <w:trHeight w:val="305"/>
          <w:jc w:val="center"/>
        </w:trPr>
        <w:tc>
          <w:tcPr>
            <w:tcW w:w="2145" w:type="dxa"/>
            <w:tcBorders>
              <w:top w:val="single" w:sz="12" w:space="0" w:color="auto"/>
              <w:left w:val="single" w:sz="12" w:space="0" w:color="auto"/>
              <w:bottom w:val="single" w:sz="12" w:space="0" w:color="auto"/>
              <w:right w:val="single" w:sz="2" w:space="0" w:color="auto"/>
            </w:tcBorders>
            <w:shd w:val="solid" w:color="C0C0C0"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Feature Name</w:t>
            </w:r>
          </w:p>
        </w:tc>
        <w:tc>
          <w:tcPr>
            <w:tcW w:w="1350" w:type="dxa"/>
            <w:tcBorders>
              <w:top w:val="single" w:sz="12" w:space="0" w:color="auto"/>
              <w:left w:val="single" w:sz="2" w:space="0" w:color="auto"/>
              <w:bottom w:val="single" w:sz="12" w:space="0" w:color="auto"/>
              <w:right w:val="single" w:sz="2" w:space="0" w:color="auto"/>
            </w:tcBorders>
            <w:shd w:val="solid" w:color="C0C0C0"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Feature ID</w:t>
            </w:r>
          </w:p>
        </w:tc>
        <w:tc>
          <w:tcPr>
            <w:tcW w:w="1890" w:type="dxa"/>
            <w:tcBorders>
              <w:top w:val="single" w:sz="12" w:space="0" w:color="auto"/>
              <w:left w:val="single" w:sz="2" w:space="0" w:color="auto"/>
              <w:bottom w:val="single" w:sz="12" w:space="0" w:color="auto"/>
              <w:right w:val="single" w:sz="2" w:space="0" w:color="auto"/>
            </w:tcBorders>
            <w:shd w:val="solid" w:color="C0C0C0"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Config Number</w:t>
            </w:r>
          </w:p>
        </w:tc>
        <w:tc>
          <w:tcPr>
            <w:tcW w:w="3330" w:type="dxa"/>
            <w:tcBorders>
              <w:top w:val="single" w:sz="12" w:space="0" w:color="auto"/>
              <w:left w:val="single" w:sz="2" w:space="0" w:color="auto"/>
              <w:bottom w:val="single" w:sz="12" w:space="0" w:color="auto"/>
              <w:right w:val="single" w:sz="12" w:space="0" w:color="auto"/>
            </w:tcBorders>
            <w:shd w:val="solid" w:color="C0C0C0"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Config Value</w:t>
            </w:r>
          </w:p>
        </w:tc>
      </w:tr>
      <w:tr w:rsidR="0038543E" w:rsidTr="00F6730A">
        <w:trPr>
          <w:trHeight w:val="305"/>
          <w:jc w:val="center"/>
        </w:trPr>
        <w:tc>
          <w:tcPr>
            <w:tcW w:w="2145" w:type="dxa"/>
            <w:vMerge w:val="restart"/>
            <w:tcBorders>
              <w:top w:val="single" w:sz="12" w:space="0" w:color="auto"/>
              <w:left w:val="single" w:sz="12" w:space="0" w:color="auto"/>
              <w:bottom w:val="nil"/>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Camera Showing</w:t>
            </w:r>
          </w:p>
        </w:tc>
        <w:tc>
          <w:tcPr>
            <w:tcW w:w="1350" w:type="dxa"/>
            <w:vMerge w:val="restart"/>
            <w:tcBorders>
              <w:top w:val="single" w:sz="12" w:space="0" w:color="auto"/>
              <w:left w:val="single" w:sz="2" w:space="0" w:color="auto"/>
              <w:bottom w:val="nil"/>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0x081B</w:t>
            </w:r>
          </w:p>
        </w:tc>
        <w:tc>
          <w:tcPr>
            <w:tcW w:w="1890"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0x00</w:t>
            </w:r>
          </w:p>
        </w:tc>
        <w:tc>
          <w:tcPr>
            <w:tcW w:w="3330" w:type="dxa"/>
            <w:tcBorders>
              <w:top w:val="single" w:sz="12" w:space="0" w:color="auto"/>
              <w:left w:val="single" w:sz="2" w:space="0" w:color="auto"/>
              <w:bottom w:val="single" w:sz="2" w:space="0" w:color="auto"/>
              <w:right w:val="single" w:sz="1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Off</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0x01</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Front</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0x02</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Rear</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0x03</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38543E" w:rsidRDefault="00231691">
            <w:pPr>
              <w:autoSpaceDE w:val="0"/>
              <w:autoSpaceDN w:val="0"/>
              <w:adjustRightInd w:val="0"/>
              <w:spacing w:line="252" w:lineRule="auto"/>
              <w:jc w:val="center"/>
              <w:rPr>
                <w:rFonts w:cs="Arial"/>
                <w:color w:val="000000"/>
              </w:rPr>
            </w:pPr>
            <w:r>
              <w:rPr>
                <w:rFonts w:cs="Arial"/>
                <w:color w:val="000000"/>
              </w:rPr>
              <w:t>Remote</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360</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Normal</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Split</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360</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Normal</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Split</w:t>
            </w:r>
          </w:p>
        </w:tc>
      </w:tr>
      <w:tr w:rsidR="0038543E" w:rsidTr="00F6730A">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Zoom</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CHMSL</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CHMSL Zoom</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AUX</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TRG</w:t>
            </w:r>
          </w:p>
        </w:tc>
      </w:tr>
      <w:tr w:rsidR="0038543E" w:rsidTr="00F6730A">
        <w:trPr>
          <w:trHeight w:val="305"/>
          <w:jc w:val="center"/>
        </w:trPr>
        <w:tc>
          <w:tcPr>
            <w:tcW w:w="2145" w:type="dxa"/>
            <w:vMerge w:val="restart"/>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vMerge w:val="restart"/>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1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0x0F</w:t>
            </w:r>
          </w:p>
        </w:tc>
        <w:tc>
          <w:tcPr>
            <w:tcW w:w="3330" w:type="dxa"/>
            <w:tcBorders>
              <w:top w:val="single" w:sz="2" w:space="0" w:color="auto"/>
              <w:left w:val="single" w:sz="2" w:space="0" w:color="auto"/>
              <w:bottom w:val="single" w:sz="1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TRG Rear Normal</w:t>
            </w:r>
          </w:p>
        </w:tc>
      </w:tr>
      <w:tr w:rsidR="0038543E" w:rsidTr="00F6730A">
        <w:trPr>
          <w:trHeight w:val="305"/>
          <w:jc w:val="center"/>
        </w:trPr>
        <w:tc>
          <w:tcPr>
            <w:tcW w:w="2145" w:type="dxa"/>
            <w:vMerge/>
            <w:tcBorders>
              <w:top w:val="nil"/>
              <w:left w:val="single" w:sz="12" w:space="0" w:color="auto"/>
              <w:bottom w:val="nil"/>
              <w:right w:val="single" w:sz="2" w:space="0" w:color="auto"/>
            </w:tcBorders>
            <w:vAlign w:val="center"/>
            <w:hideMark/>
          </w:tcPr>
          <w:p w:rsidR="0038543E" w:rsidRDefault="00231691">
            <w:pPr>
              <w:spacing w:line="276" w:lineRule="auto"/>
              <w:rPr>
                <w:rFonts w:cs="Arial"/>
                <w:color w:val="000000"/>
              </w:rPr>
            </w:pPr>
          </w:p>
        </w:tc>
        <w:tc>
          <w:tcPr>
            <w:tcW w:w="1350" w:type="dxa"/>
            <w:vMerge/>
            <w:tcBorders>
              <w:top w:val="nil"/>
              <w:left w:val="single" w:sz="2" w:space="0" w:color="auto"/>
              <w:bottom w:val="nil"/>
              <w:right w:val="single" w:sz="2" w:space="0" w:color="auto"/>
            </w:tcBorders>
            <w:vAlign w:val="center"/>
            <w:hideMark/>
          </w:tcPr>
          <w:p w:rsidR="0038543E" w:rsidRDefault="00231691">
            <w:pPr>
              <w:spacing w:line="27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Straight Back Up Mode</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 Rear Split</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 Rear 360</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0x13</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 CHMSL</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 Aux</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w:t>
            </w:r>
            <w:r>
              <w:rPr>
                <w:rFonts w:cs="Arial"/>
                <w:color w:val="000000"/>
              </w:rPr>
              <w:t xml:space="preserve"> 50/50</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TBA2 Rear Normal</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Auto Hitch Rear Normal</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Frwd Offset</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Rrwd Offset</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Frwd Offset</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Rrwd Offset</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FL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FR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RL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0x1F</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Rear RR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0x20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FL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0x21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FR Corner</w:t>
            </w:r>
          </w:p>
        </w:tc>
      </w:tr>
      <w:tr w:rsidR="0038543E" w:rsidTr="00F6730A">
        <w:trPr>
          <w:trHeight w:val="305"/>
          <w:jc w:val="center"/>
        </w:trPr>
        <w:tc>
          <w:tcPr>
            <w:tcW w:w="2145" w:type="dxa"/>
            <w:tcBorders>
              <w:top w:val="nil"/>
              <w:left w:val="single" w:sz="12" w:space="0" w:color="auto"/>
              <w:bottom w:val="nil"/>
              <w:right w:val="single" w:sz="2" w:space="0" w:color="auto"/>
            </w:tcBorders>
            <w:vAlign w:val="center"/>
          </w:tcPr>
          <w:p w:rsidR="0038543E"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38543E"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0x22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38543E" w:rsidRDefault="00231691">
            <w:pPr>
              <w:autoSpaceDE w:val="0"/>
              <w:autoSpaceDN w:val="0"/>
              <w:adjustRightInd w:val="0"/>
              <w:spacing w:line="252" w:lineRule="auto"/>
              <w:jc w:val="center"/>
              <w:rPr>
                <w:rFonts w:cs="Arial"/>
                <w:color w:val="000000"/>
              </w:rPr>
            </w:pPr>
            <w:r>
              <w:rPr>
                <w:rFonts w:cs="Arial"/>
                <w:color w:val="000000"/>
              </w:rPr>
              <w:t>Front RL Corner</w:t>
            </w:r>
          </w:p>
        </w:tc>
      </w:tr>
      <w:tr w:rsidR="002E2DB8" w:rsidTr="00F6730A">
        <w:trPr>
          <w:trHeight w:val="305"/>
          <w:jc w:val="center"/>
        </w:trPr>
        <w:tc>
          <w:tcPr>
            <w:tcW w:w="2145" w:type="dxa"/>
            <w:tcBorders>
              <w:top w:val="nil"/>
              <w:left w:val="single" w:sz="12" w:space="0" w:color="auto"/>
              <w:bottom w:val="nil"/>
              <w:right w:val="single" w:sz="2" w:space="0" w:color="auto"/>
            </w:tcBorders>
            <w:vAlign w:val="center"/>
          </w:tcPr>
          <w:p w:rsidR="002E2DB8" w:rsidRDefault="00231691" w:rsidP="002E2DB8">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2E2DB8" w:rsidRDefault="00231691" w:rsidP="002E2DB8">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rsidR="002E2DB8" w:rsidRDefault="00231691" w:rsidP="002E2DB8">
            <w:pPr>
              <w:autoSpaceDE w:val="0"/>
              <w:autoSpaceDN w:val="0"/>
              <w:adjustRightInd w:val="0"/>
              <w:spacing w:line="252" w:lineRule="auto"/>
              <w:jc w:val="center"/>
              <w:rPr>
                <w:rFonts w:cs="Arial"/>
                <w:color w:val="000000"/>
              </w:rPr>
            </w:pPr>
            <w:r>
              <w:rPr>
                <w:rFonts w:cs="Arial"/>
                <w:color w:val="000000"/>
              </w:rPr>
              <w:t>0x23</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2E2DB8" w:rsidRDefault="00231691" w:rsidP="002E2DB8">
            <w:pPr>
              <w:autoSpaceDE w:val="0"/>
              <w:autoSpaceDN w:val="0"/>
              <w:adjustRightInd w:val="0"/>
              <w:spacing w:line="252" w:lineRule="auto"/>
              <w:jc w:val="center"/>
              <w:rPr>
                <w:rFonts w:cs="Arial"/>
                <w:color w:val="000000"/>
              </w:rPr>
            </w:pPr>
            <w:r>
              <w:rPr>
                <w:rFonts w:cs="Arial"/>
                <w:color w:val="000000"/>
              </w:rPr>
              <w:t>Front RR Corner</w:t>
            </w:r>
          </w:p>
        </w:tc>
      </w:tr>
      <w:tr w:rsidR="002E2DB8" w:rsidTr="00F6730A">
        <w:trPr>
          <w:trHeight w:val="305"/>
          <w:jc w:val="center"/>
        </w:trPr>
        <w:tc>
          <w:tcPr>
            <w:tcW w:w="2145" w:type="dxa"/>
            <w:tcBorders>
              <w:top w:val="nil"/>
              <w:left w:val="single" w:sz="4" w:space="0" w:color="auto"/>
              <w:bottom w:val="nil"/>
              <w:right w:val="single" w:sz="4" w:space="0" w:color="auto"/>
            </w:tcBorders>
            <w:vAlign w:val="center"/>
          </w:tcPr>
          <w:p w:rsidR="002E2DB8" w:rsidRDefault="00231691" w:rsidP="002E2DB8">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rsidR="002E2DB8" w:rsidRDefault="00231691" w:rsidP="002E2DB8">
            <w:pPr>
              <w:spacing w:line="252" w:lineRule="auto"/>
              <w:rPr>
                <w:rFonts w:cs="Arial"/>
                <w:color w:val="000000"/>
              </w:rPr>
            </w:pPr>
          </w:p>
        </w:tc>
        <w:tc>
          <w:tcPr>
            <w:tcW w:w="1890" w:type="dxa"/>
            <w:tcBorders>
              <w:top w:val="single" w:sz="2" w:space="0" w:color="auto"/>
              <w:left w:val="single" w:sz="4" w:space="0" w:color="auto"/>
              <w:bottom w:val="single" w:sz="2" w:space="0" w:color="auto"/>
              <w:right w:val="single" w:sz="2" w:space="0" w:color="auto"/>
            </w:tcBorders>
            <w:shd w:val="solid" w:color="FFFFFF" w:fill="auto"/>
          </w:tcPr>
          <w:p w:rsidR="002E2DB8" w:rsidRDefault="00231691" w:rsidP="002E2DB8">
            <w:pPr>
              <w:autoSpaceDE w:val="0"/>
              <w:autoSpaceDN w:val="0"/>
              <w:adjustRightInd w:val="0"/>
              <w:spacing w:line="252" w:lineRule="auto"/>
              <w:jc w:val="center"/>
              <w:rPr>
                <w:rFonts w:cs="Arial"/>
                <w:color w:val="000000"/>
              </w:rPr>
            </w:pPr>
            <w:r>
              <w:rPr>
                <w:rFonts w:cs="Arial"/>
                <w:color w:val="000000"/>
              </w:rPr>
              <w:t>0x24</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2E2DB8" w:rsidRDefault="00231691" w:rsidP="002E2DB8">
            <w:pPr>
              <w:autoSpaceDE w:val="0"/>
              <w:autoSpaceDN w:val="0"/>
              <w:adjustRightInd w:val="0"/>
              <w:spacing w:line="252" w:lineRule="auto"/>
              <w:jc w:val="center"/>
              <w:rPr>
                <w:rFonts w:cs="Arial"/>
                <w:color w:val="000000"/>
              </w:rPr>
            </w:pPr>
            <w:r>
              <w:rPr>
                <w:rFonts w:cs="Arial"/>
                <w:color w:val="000000"/>
              </w:rPr>
              <w:t>Rock Crawl Front</w:t>
            </w:r>
          </w:p>
        </w:tc>
      </w:tr>
      <w:tr w:rsidR="00F6730A" w:rsidTr="00F6730A">
        <w:trPr>
          <w:trHeight w:val="305"/>
          <w:jc w:val="center"/>
        </w:trPr>
        <w:tc>
          <w:tcPr>
            <w:tcW w:w="2145" w:type="dxa"/>
            <w:tcBorders>
              <w:top w:val="nil"/>
              <w:left w:val="single" w:sz="4" w:space="0" w:color="auto"/>
              <w:bottom w:val="nil"/>
              <w:right w:val="single" w:sz="4" w:space="0" w:color="auto"/>
            </w:tcBorders>
            <w:vAlign w:val="center"/>
          </w:tcPr>
          <w:p w:rsidR="00F6730A" w:rsidRDefault="00231691"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rsidR="00F6730A" w:rsidRDefault="00231691"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0x25</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Rock Crawl Rear</w:t>
            </w:r>
          </w:p>
        </w:tc>
      </w:tr>
      <w:tr w:rsidR="00F6730A" w:rsidTr="00F6730A">
        <w:trPr>
          <w:trHeight w:val="305"/>
          <w:jc w:val="center"/>
        </w:trPr>
        <w:tc>
          <w:tcPr>
            <w:tcW w:w="2145" w:type="dxa"/>
            <w:tcBorders>
              <w:top w:val="nil"/>
              <w:left w:val="single" w:sz="4" w:space="0" w:color="auto"/>
              <w:bottom w:val="nil"/>
              <w:right w:val="single" w:sz="4" w:space="0" w:color="auto"/>
            </w:tcBorders>
            <w:vAlign w:val="center"/>
          </w:tcPr>
          <w:p w:rsidR="00F6730A" w:rsidRDefault="00231691" w:rsidP="00F6730A">
            <w:pPr>
              <w:spacing w:line="252" w:lineRule="auto"/>
              <w:rPr>
                <w:rFonts w:cs="Arial"/>
                <w:color w:val="000000"/>
              </w:rPr>
            </w:pPr>
          </w:p>
        </w:tc>
        <w:tc>
          <w:tcPr>
            <w:tcW w:w="1350" w:type="dxa"/>
            <w:tcBorders>
              <w:top w:val="nil"/>
              <w:left w:val="single" w:sz="4" w:space="0" w:color="auto"/>
              <w:bottom w:val="nil"/>
              <w:right w:val="single" w:sz="4" w:space="0" w:color="auto"/>
            </w:tcBorders>
            <w:vAlign w:val="center"/>
          </w:tcPr>
          <w:p w:rsidR="00F6730A" w:rsidRDefault="00231691"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0x26</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Hitch</w:t>
            </w:r>
          </w:p>
        </w:tc>
      </w:tr>
      <w:tr w:rsidR="00F6730A" w:rsidTr="00F6730A">
        <w:trPr>
          <w:trHeight w:val="305"/>
          <w:jc w:val="center"/>
        </w:trPr>
        <w:tc>
          <w:tcPr>
            <w:tcW w:w="2145" w:type="dxa"/>
            <w:tcBorders>
              <w:top w:val="nil"/>
              <w:left w:val="single" w:sz="4" w:space="0" w:color="auto"/>
              <w:bottom w:val="single" w:sz="4" w:space="0" w:color="auto"/>
              <w:right w:val="single" w:sz="4" w:space="0" w:color="auto"/>
            </w:tcBorders>
            <w:vAlign w:val="center"/>
          </w:tcPr>
          <w:p w:rsidR="00F6730A" w:rsidRDefault="00231691" w:rsidP="00F6730A">
            <w:pPr>
              <w:spacing w:line="252" w:lineRule="auto"/>
              <w:rPr>
                <w:rFonts w:cs="Arial"/>
                <w:color w:val="000000"/>
              </w:rPr>
            </w:pPr>
          </w:p>
        </w:tc>
        <w:tc>
          <w:tcPr>
            <w:tcW w:w="1350" w:type="dxa"/>
            <w:tcBorders>
              <w:top w:val="nil"/>
              <w:left w:val="single" w:sz="4" w:space="0" w:color="auto"/>
              <w:bottom w:val="single" w:sz="4" w:space="0" w:color="auto"/>
              <w:right w:val="single" w:sz="4" w:space="0" w:color="auto"/>
            </w:tcBorders>
            <w:vAlign w:val="center"/>
          </w:tcPr>
          <w:p w:rsidR="00F6730A" w:rsidRDefault="00231691" w:rsidP="00F6730A">
            <w:pPr>
              <w:spacing w:line="252" w:lineRule="auto"/>
              <w:rPr>
                <w:rFonts w:cs="Arial"/>
                <w:color w:val="000000"/>
              </w:rPr>
            </w:pPr>
          </w:p>
        </w:tc>
        <w:tc>
          <w:tcPr>
            <w:tcW w:w="1890" w:type="dxa"/>
            <w:tcBorders>
              <w:top w:val="single" w:sz="2" w:space="0" w:color="auto"/>
              <w:left w:val="single" w:sz="4" w:space="0" w:color="auto"/>
              <w:bottom w:val="single" w:sz="4" w:space="0" w:color="auto"/>
              <w:right w:val="single" w:sz="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0x27</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rsidR="00F6730A" w:rsidRDefault="00231691" w:rsidP="00F6730A">
            <w:pPr>
              <w:autoSpaceDE w:val="0"/>
              <w:autoSpaceDN w:val="0"/>
              <w:adjustRightInd w:val="0"/>
              <w:spacing w:line="252" w:lineRule="auto"/>
              <w:jc w:val="center"/>
              <w:rPr>
                <w:rFonts w:cs="Arial"/>
                <w:color w:val="000000"/>
              </w:rPr>
            </w:pPr>
            <w:r>
              <w:rPr>
                <w:rFonts w:cs="Arial"/>
                <w:color w:val="000000"/>
              </w:rPr>
              <w:t>Rear Camera On Demand (360)</w:t>
            </w:r>
          </w:p>
        </w:tc>
      </w:tr>
    </w:tbl>
    <w:p w:rsidR="00F836ED" w:rsidRDefault="00231691">
      <w:pPr>
        <w:tabs>
          <w:tab w:val="left" w:pos="6881"/>
        </w:tabs>
        <w:rPr>
          <w:rFonts w:cs="Arial"/>
        </w:rPr>
      </w:pPr>
      <w:r>
        <w:rPr>
          <w:rFonts w:cs="Arial"/>
        </w:rPr>
        <w:tab/>
      </w:r>
    </w:p>
    <w:p w:rsidR="00406F39" w:rsidRDefault="00231691" w:rsidP="00952F4A">
      <w:pPr>
        <w:pStyle w:val="Heading3"/>
      </w:pPr>
      <w:bookmarkStart w:id="6" w:name="_Toc20920990"/>
      <w:r w:rsidRPr="00B9479B">
        <w:t>RVCv2-IIR-REQ-014081/A-RearViewCameraClient_Tx (TcSE ROIN-282395-3)</w:t>
      </w:r>
      <w:bookmarkEnd w:id="6"/>
    </w:p>
    <w:p w:rsidR="00406F39" w:rsidRDefault="00231691" w:rsidP="00952F4A">
      <w:pPr>
        <w:pStyle w:val="Heading4"/>
      </w:pPr>
      <w:r w:rsidRPr="00B9479B">
        <w:t>MD-REQ-014068/A-Feature_Rq (TcSE ROIN-282333-2)</w:t>
      </w:r>
    </w:p>
    <w:p w:rsidR="00C8198D" w:rsidRDefault="00231691">
      <w:pPr>
        <w:rPr>
          <w:rFonts w:cs="Arial"/>
          <w:szCs w:val="20"/>
        </w:rPr>
      </w:pPr>
      <w:r>
        <w:rPr>
          <w:rFonts w:cs="Arial"/>
          <w:szCs w:val="20"/>
        </w:rPr>
        <w:t>Message Type: Request</w:t>
      </w:r>
    </w:p>
    <w:p w:rsidR="00C8198D" w:rsidRDefault="00C8198D">
      <w:pPr>
        <w:rPr>
          <w:rFonts w:cs="Arial"/>
          <w:szCs w:val="20"/>
        </w:rPr>
      </w:pPr>
    </w:p>
    <w:p w:rsidR="00C8198D" w:rsidRDefault="00231691">
      <w:pPr>
        <w:rPr>
          <w:rFonts w:cs="Arial"/>
          <w:szCs w:val="20"/>
        </w:rPr>
      </w:pPr>
      <w:r>
        <w:rPr>
          <w:rFonts w:cs="Arial"/>
          <w:szCs w:val="20"/>
        </w:rPr>
        <w:t xml:space="preserve">Represents the request to command a feature change (select new feature, change feature setting, query features, etc.). </w:t>
      </w:r>
    </w:p>
    <w:p w:rsidR="00C8198D" w:rsidRDefault="00C8198D">
      <w:pPr>
        <w:rPr>
          <w:rFonts w:cs="Arial"/>
          <w:szCs w:val="20"/>
        </w:rPr>
      </w:pPr>
    </w:p>
    <w:p w:rsidR="00C8198D" w:rsidRDefault="00231691">
      <w:pPr>
        <w:rPr>
          <w:rFonts w:cs="Arial"/>
          <w:szCs w:val="20"/>
        </w:rPr>
      </w:pPr>
      <w:r>
        <w:rPr>
          <w:rFonts w:cs="Arial"/>
          <w:szCs w:val="20"/>
        </w:rPr>
        <w:t>Inc</w:t>
      </w:r>
      <w:r>
        <w:rPr>
          <w:rFonts w:cs="Arial"/>
          <w:szCs w:val="20"/>
        </w:rPr>
        <w:t>luded Parameters:</w:t>
      </w:r>
    </w:p>
    <w:p w:rsidR="00C8198D" w:rsidRDefault="00231691">
      <w:pPr>
        <w:rPr>
          <w:rFonts w:cs="Arial"/>
          <w:szCs w:val="20"/>
        </w:rPr>
      </w:pPr>
      <w:r>
        <w:rPr>
          <w:rFonts w:cs="Arial"/>
          <w:szCs w:val="20"/>
        </w:rPr>
        <w:t>Operation</w:t>
      </w:r>
    </w:p>
    <w:p w:rsidR="00C8198D" w:rsidRDefault="00231691">
      <w:pPr>
        <w:rPr>
          <w:rFonts w:cs="Arial"/>
          <w:szCs w:val="20"/>
        </w:rPr>
      </w:pPr>
      <w:r>
        <w:rPr>
          <w:rFonts w:cs="Arial"/>
          <w:szCs w:val="20"/>
        </w:rPr>
        <w:t>FeatureID</w:t>
      </w:r>
    </w:p>
    <w:p w:rsidR="00C8198D" w:rsidRDefault="00231691">
      <w:pPr>
        <w:rPr>
          <w:rFonts w:cs="Arial"/>
          <w:szCs w:val="20"/>
        </w:rPr>
      </w:pPr>
      <w:r>
        <w:rPr>
          <w:rFonts w:cs="Arial"/>
          <w:szCs w:val="20"/>
        </w:rPr>
        <w:t>Configuration</w:t>
      </w:r>
    </w:p>
    <w:p w:rsidR="00C8198D" w:rsidRDefault="00231691">
      <w:pPr>
        <w:rPr>
          <w:rFonts w:cs="Arial"/>
          <w:szCs w:val="20"/>
        </w:rPr>
      </w:pPr>
      <w:r>
        <w:rPr>
          <w:rFonts w:cs="Arial"/>
          <w:szCs w:val="20"/>
        </w:rPr>
        <w:t>PersIndex</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 of operation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Feature number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Configuration value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which personality profile is being accessed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Style w:val="msoins00"/>
                <w:rFonts w:cs="Arial"/>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3"/>
      </w:pPr>
      <w:bookmarkStart w:id="7" w:name="_Toc20920991"/>
      <w:r w:rsidRPr="00B9479B">
        <w:t>RVCv2-IIR-REQ-014082/B-RearViewCameraClient_Rx (TcSE ROIN-282396-3)</w:t>
      </w:r>
      <w:bookmarkEnd w:id="7"/>
    </w:p>
    <w:p w:rsidR="00406F39" w:rsidRDefault="00231691" w:rsidP="00952F4A">
      <w:pPr>
        <w:pStyle w:val="Heading4"/>
      </w:pPr>
      <w:r w:rsidRPr="00B9479B">
        <w:t>MD-REQ-014070/A-Feature_St (TcSE ROIN-282399-2)</w:t>
      </w:r>
    </w:p>
    <w:p w:rsidR="00C8198D" w:rsidRDefault="00231691">
      <w:pPr>
        <w:rPr>
          <w:rFonts w:cs="Arial"/>
          <w:szCs w:val="20"/>
        </w:rPr>
      </w:pPr>
      <w:r>
        <w:rPr>
          <w:rFonts w:cs="Arial"/>
          <w:szCs w:val="20"/>
        </w:rPr>
        <w:t>Message Type: Status</w:t>
      </w:r>
    </w:p>
    <w:p w:rsidR="00C8198D" w:rsidRDefault="00C8198D">
      <w:pPr>
        <w:rPr>
          <w:rFonts w:cs="Arial"/>
          <w:szCs w:val="20"/>
        </w:rPr>
      </w:pPr>
    </w:p>
    <w:p w:rsidR="00C8198D" w:rsidRDefault="00231691">
      <w:pPr>
        <w:rPr>
          <w:rFonts w:cs="Arial"/>
          <w:szCs w:val="20"/>
        </w:rPr>
      </w:pPr>
      <w:r>
        <w:rPr>
          <w:rFonts w:cs="Arial"/>
          <w:szCs w:val="20"/>
        </w:rPr>
        <w:t xml:space="preserve">Represents the current status of a feature (feature selected, feature setting, etc.). </w:t>
      </w:r>
    </w:p>
    <w:p w:rsidR="00C8198D" w:rsidRDefault="00C8198D">
      <w:pPr>
        <w:rPr>
          <w:rFonts w:cs="Arial"/>
          <w:szCs w:val="20"/>
        </w:rPr>
      </w:pPr>
    </w:p>
    <w:p w:rsidR="00C8198D" w:rsidRDefault="00231691">
      <w:pPr>
        <w:rPr>
          <w:rFonts w:cs="Arial"/>
          <w:szCs w:val="20"/>
        </w:rPr>
      </w:pPr>
      <w:r>
        <w:rPr>
          <w:rFonts w:cs="Arial"/>
          <w:szCs w:val="20"/>
        </w:rPr>
        <w:t>Included Parameters:</w:t>
      </w:r>
    </w:p>
    <w:p w:rsidR="00C8198D" w:rsidRDefault="00231691">
      <w:pPr>
        <w:rPr>
          <w:rFonts w:cs="Arial"/>
          <w:szCs w:val="20"/>
        </w:rPr>
      </w:pPr>
      <w:r>
        <w:rPr>
          <w:rFonts w:cs="Arial"/>
          <w:szCs w:val="20"/>
        </w:rPr>
        <w:t>FeatureID</w:t>
      </w:r>
    </w:p>
    <w:p w:rsidR="00C8198D" w:rsidRDefault="00231691">
      <w:pPr>
        <w:rPr>
          <w:rFonts w:cs="Arial"/>
          <w:szCs w:val="20"/>
        </w:rPr>
      </w:pPr>
      <w:r>
        <w:rPr>
          <w:rFonts w:cs="Arial"/>
          <w:szCs w:val="20"/>
        </w:rPr>
        <w:t>Configuration</w:t>
      </w:r>
    </w:p>
    <w:p w:rsidR="00C8198D" w:rsidRDefault="00231691">
      <w:pPr>
        <w:rPr>
          <w:rFonts w:cs="Arial"/>
          <w:szCs w:val="20"/>
        </w:rPr>
      </w:pPr>
      <w:r>
        <w:rPr>
          <w:rFonts w:cs="Arial"/>
          <w:szCs w:val="20"/>
        </w:rPr>
        <w:t>PersIndex</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1440"/>
        <w:gridCol w:w="1980"/>
        <w:gridCol w:w="3923"/>
      </w:tblGrid>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FeatureID</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 feature number</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Configuration</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 configuration value</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which personality profile is active</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PERS_1</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Style w:val="msoins00"/>
                <w:rFonts w:cs="Arial"/>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PERS_2</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PERS_3</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PERS_4</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VEHICLE</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0x7</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C8198D" w:rsidRDefault="00C8198D"/>
    <w:p w:rsidR="00406F39" w:rsidRDefault="00231691" w:rsidP="00952F4A">
      <w:pPr>
        <w:pStyle w:val="Heading4"/>
      </w:pPr>
      <w:r w:rsidRPr="00B9479B">
        <w:t>MD-REQ-014083/A-PJB_Bootlid_St (TcSE ROIN-282394-1)</w:t>
      </w:r>
    </w:p>
    <w:p w:rsidR="00C8198D" w:rsidRDefault="00231691">
      <w:pPr>
        <w:autoSpaceDE w:val="0"/>
        <w:autoSpaceDN w:val="0"/>
        <w:adjustRightInd w:val="0"/>
        <w:rPr>
          <w:rFonts w:cs="Arial"/>
          <w:szCs w:val="20"/>
        </w:rPr>
      </w:pPr>
      <w:r>
        <w:rPr>
          <w:rFonts w:cs="Arial"/>
          <w:szCs w:val="20"/>
        </w:rPr>
        <w:t>Message Type: Status</w:t>
      </w:r>
    </w:p>
    <w:p w:rsidR="00C8198D" w:rsidRDefault="00C8198D">
      <w:pPr>
        <w:autoSpaceDE w:val="0"/>
        <w:autoSpaceDN w:val="0"/>
        <w:adjustRightInd w:val="0"/>
        <w:rPr>
          <w:rFonts w:cs="Arial"/>
          <w:szCs w:val="20"/>
        </w:rPr>
      </w:pPr>
    </w:p>
    <w:p w:rsidR="00C8198D" w:rsidRDefault="00231691">
      <w:pPr>
        <w:autoSpaceDE w:val="0"/>
        <w:autoSpaceDN w:val="0"/>
        <w:adjustRightInd w:val="0"/>
        <w:rPr>
          <w:rFonts w:cs="Arial"/>
          <w:szCs w:val="20"/>
        </w:rPr>
      </w:pPr>
      <w:r>
        <w:rPr>
          <w:rFonts w:cs="Arial"/>
          <w:szCs w:val="20"/>
        </w:rPr>
        <w:t>Vehicle status message to indicate when the decklid/liftgate is ajar.</w:t>
      </w:r>
    </w:p>
    <w:p w:rsidR="00C8198D" w:rsidRDefault="00C8198D">
      <w:pPr>
        <w:adjustRightInd w:val="0"/>
        <w:rPr>
          <w:rFonts w:eastAsia="MS Mincho"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4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lastRenderedPageBreak/>
              <w:t>Type</w:t>
            </w: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TrunkClosed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TrunkOpen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MD-REQ-014023/A-GearLvrPos_D_Actl (TcSE ROIN-266648-1)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MD-REQ-014024/A-GearRvrseActv_D_Actl (TcSE ROIN-266649-1)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MD-REQ-014025/A-VehicleSpeed_St (TcSE ROIN-223023-1)</w:t>
      </w:r>
    </w:p>
    <w:p w:rsidR="00C8198D" w:rsidRDefault="00231691">
      <w:pPr>
        <w:rPr>
          <w:rFonts w:cs="Arial"/>
          <w:szCs w:val="20"/>
        </w:rPr>
      </w:pPr>
      <w:r>
        <w:rPr>
          <w:rFonts w:cs="Arial"/>
          <w:szCs w:val="20"/>
        </w:rPr>
        <w:t>Message Type: Status</w:t>
      </w:r>
    </w:p>
    <w:p w:rsidR="00C8198D" w:rsidRDefault="00231691">
      <w:pPr>
        <w:rPr>
          <w:rFonts w:cs="Arial"/>
          <w:szCs w:val="20"/>
        </w:rPr>
      </w:pPr>
      <w:r>
        <w:rPr>
          <w:rFonts w:cs="Arial"/>
          <w:szCs w:val="20"/>
        </w:rPr>
        <w:t xml:space="preserve"> </w:t>
      </w:r>
    </w:p>
    <w:p w:rsidR="00C8198D" w:rsidRDefault="00231691">
      <w:pPr>
        <w:rPr>
          <w:rFonts w:cs="Arial"/>
          <w:szCs w:val="20"/>
        </w:rPr>
      </w:pPr>
      <w:r>
        <w:rPr>
          <w:rFonts w:cs="Arial"/>
          <w:szCs w:val="20"/>
        </w:rPr>
        <w:t>Status used to indicate vehicle speed.</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vehicle speed.</w:t>
            </w:r>
          </w:p>
          <w:p w:rsidR="00C8198D" w:rsidRDefault="00231691">
            <w:pPr>
              <w:rPr>
                <w:rFonts w:cs="Arial"/>
                <w:szCs w:val="20"/>
              </w:rPr>
            </w:pPr>
            <w:r>
              <w:rPr>
                <w:rFonts w:cs="Arial"/>
                <w:szCs w:val="20"/>
              </w:rPr>
              <w:t>Unit: kph</w:t>
            </w:r>
          </w:p>
          <w:p w:rsidR="00C8198D" w:rsidRDefault="00231691">
            <w:pPr>
              <w:rPr>
                <w:rFonts w:cs="Arial"/>
                <w:szCs w:val="20"/>
              </w:rPr>
            </w:pPr>
            <w:r>
              <w:rPr>
                <w:rFonts w:cs="Arial"/>
                <w:szCs w:val="20"/>
              </w:rPr>
              <w:t>Resolution:0.01</w:t>
            </w:r>
          </w:p>
          <w:p w:rsidR="00C8198D" w:rsidRDefault="00231691">
            <w:pPr>
              <w:rPr>
                <w:rFonts w:cs="Arial"/>
                <w:szCs w:val="20"/>
              </w:rPr>
            </w:pPr>
            <w:r>
              <w:rPr>
                <w:rFonts w:cs="Arial"/>
                <w:szCs w:val="20"/>
              </w:rPr>
              <w:t>Offset:0</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lastRenderedPageBreak/>
        <w:t>MD-REQ-014084/B-ParkBrake_St (TcSE ROIN-287064-1)</w:t>
      </w:r>
    </w:p>
    <w:p w:rsidR="00C8198D" w:rsidRDefault="00231691">
      <w:pPr>
        <w:rPr>
          <w:rFonts w:cs="Arial"/>
          <w:szCs w:val="20"/>
        </w:rPr>
      </w:pPr>
      <w:r>
        <w:rPr>
          <w:rFonts w:cs="Arial"/>
          <w:szCs w:val="20"/>
        </w:rPr>
        <w:t>Message Type: Status</w:t>
      </w:r>
    </w:p>
    <w:p w:rsidR="00C8198D" w:rsidRDefault="00231691">
      <w:pPr>
        <w:rPr>
          <w:rFonts w:cs="Arial"/>
          <w:szCs w:val="20"/>
        </w:rPr>
      </w:pPr>
      <w:r>
        <w:rPr>
          <w:rFonts w:cs="Arial"/>
          <w:szCs w:val="20"/>
        </w:rPr>
        <w:t xml:space="preserve"> </w:t>
      </w:r>
    </w:p>
    <w:p w:rsidR="00C8198D" w:rsidRDefault="00231691">
      <w:pPr>
        <w:rPr>
          <w:rFonts w:cs="Arial"/>
          <w:szCs w:val="20"/>
        </w:rPr>
      </w:pPr>
      <w:r>
        <w:rPr>
          <w:rFonts w:cs="Arial"/>
          <w:szCs w:val="20"/>
        </w:rPr>
        <w:t>Signal used to indicate the Parking Brake st</w:t>
      </w:r>
      <w:r>
        <w:rPr>
          <w:rFonts w:cs="Arial"/>
          <w:szCs w:val="20"/>
        </w:rPr>
        <w:t>atus.</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039"/>
        <w:gridCol w:w="861"/>
        <w:gridCol w:w="1428"/>
      </w:tblGrid>
      <w:tr w:rsidR="00C8198D">
        <w:trPr>
          <w:jc w:val="center"/>
        </w:trPr>
        <w:tc>
          <w:tcPr>
            <w:tcW w:w="87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428"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7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428"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7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Inactive</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0x0</w:t>
            </w:r>
          </w:p>
        </w:tc>
        <w:tc>
          <w:tcPr>
            <w:tcW w:w="1428"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7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0x1</w:t>
            </w:r>
          </w:p>
        </w:tc>
        <w:tc>
          <w:tcPr>
            <w:tcW w:w="1428"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t xml:space="preserve">MD-REQ-014085/B-ElectronicParkBrake_St (TcSE </w:t>
      </w:r>
      <w:r w:rsidRPr="00B9479B">
        <w:t>ROIN-287065-1)</w:t>
      </w:r>
    </w:p>
    <w:p w:rsidR="00075247" w:rsidRDefault="00231691">
      <w:pPr>
        <w:rPr>
          <w:rFonts w:cs="Arial"/>
        </w:rPr>
      </w:pPr>
      <w:r>
        <w:rPr>
          <w:rFonts w:cs="Arial"/>
        </w:rPr>
        <w:t>Message Type: Status</w:t>
      </w:r>
    </w:p>
    <w:p w:rsidR="00075247" w:rsidRDefault="00231691">
      <w:pPr>
        <w:rPr>
          <w:rFonts w:cs="Arial"/>
        </w:rPr>
      </w:pPr>
      <w:r>
        <w:rPr>
          <w:rFonts w:cs="Arial"/>
        </w:rPr>
        <w:t xml:space="preserve"> </w:t>
      </w:r>
    </w:p>
    <w:p w:rsidR="00075247" w:rsidRDefault="00231691">
      <w:pPr>
        <w:rPr>
          <w:rFonts w:cs="Arial"/>
        </w:rPr>
      </w:pPr>
      <w:r>
        <w:rPr>
          <w:rFonts w:cs="Arial"/>
        </w:rPr>
        <w:t>Signal used to indicate the Electronic Parking Brake status.</w:t>
      </w:r>
    </w:p>
    <w:p w:rsidR="00075247" w:rsidRDefault="00231691">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3264"/>
        <w:gridCol w:w="936"/>
        <w:gridCol w:w="1523"/>
      </w:tblGrid>
      <w:tr w:rsidR="00075247">
        <w:trPr>
          <w:jc w:val="center"/>
        </w:trPr>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Name</w:t>
            </w: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Li</w:t>
            </w:r>
            <w:r>
              <w:rPr>
                <w:rFonts w:cs="Arial"/>
                <w:b/>
              </w:rPr>
              <w:t>terals</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Value</w:t>
            </w:r>
          </w:p>
        </w:tc>
        <w:tc>
          <w:tcPr>
            <w:tcW w:w="1523"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b/>
              </w:rPr>
              <w:t>Description</w:t>
            </w:r>
          </w:p>
        </w:tc>
      </w:tr>
      <w:tr w:rsidR="00075247">
        <w:trPr>
          <w:jc w:val="center"/>
        </w:trPr>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Type</w:t>
            </w: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c>
          <w:tcPr>
            <w:tcW w:w="1523"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NotUsed</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0x0</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Rear_Caliper_Closed</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0x1</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Rear_Caliper_Transition</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0x2</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RWU_By_EPB_Active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0x3</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Rear_Caliper_Open</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0x4</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EPB_Limphome_Active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0x5</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ECD_by_Brake_ECU_Active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0x6</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GeneralFault_MaintenceMode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0x7</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bl>
    <w:p w:rsidR="00075247" w:rsidRDefault="00231691">
      <w:pPr>
        <w:rPr>
          <w:rFonts w:cs="Arial"/>
        </w:rPr>
      </w:pPr>
    </w:p>
    <w:p w:rsidR="00BE6AD0" w:rsidRDefault="00231691">
      <w:pPr>
        <w:rPr>
          <w:rFonts w:cs="Arial"/>
        </w:rPr>
      </w:pPr>
    </w:p>
    <w:p w:rsidR="00BE6AD0" w:rsidRDefault="00231691" w:rsidP="00BE6AD0">
      <w:pPr>
        <w:rPr>
          <w:rFonts w:cs="Arial"/>
        </w:rPr>
      </w:pPr>
      <w:r>
        <w:rPr>
          <w:rFonts w:cs="Arial"/>
        </w:rPr>
        <w:t>Electronic Park Brake is considered active when the signal has a value of 0x1 (</w:t>
      </w:r>
      <w:r>
        <w:rPr>
          <w:color w:val="1F497D"/>
        </w:rPr>
        <w:t>Rear_Caliper_Closed)</w:t>
      </w:r>
    </w:p>
    <w:p w:rsidR="00406F39" w:rsidRDefault="00231691" w:rsidP="00952F4A">
      <w:pPr>
        <w:pStyle w:val="Heading4"/>
      </w:pPr>
      <w:r w:rsidRPr="00B9479B">
        <w:t>MD-REQ-014071/B-CameraServerButton_St</w:t>
      </w:r>
      <w:r w:rsidRPr="00B9479B">
        <w:t xml:space="preserve"> (TcSE ROIN-287063-1)</w:t>
      </w:r>
    </w:p>
    <w:p w:rsidR="00B85AA0" w:rsidRDefault="00231691">
      <w:pPr>
        <w:rPr>
          <w:rFonts w:cs="Arial"/>
        </w:rPr>
      </w:pPr>
      <w:r>
        <w:rPr>
          <w:rFonts w:cs="Arial"/>
        </w:rPr>
        <w:t>Message Type: Status</w:t>
      </w:r>
    </w:p>
    <w:p w:rsidR="00B85AA0" w:rsidRDefault="00231691">
      <w:pPr>
        <w:rPr>
          <w:rFonts w:cs="Arial"/>
        </w:rPr>
      </w:pPr>
      <w:r>
        <w:rPr>
          <w:rFonts w:cs="Arial"/>
        </w:rPr>
        <w:t xml:space="preserve"> </w:t>
      </w:r>
    </w:p>
    <w:p w:rsidR="00B85AA0" w:rsidRDefault="00231691">
      <w:pPr>
        <w:rPr>
          <w:rFonts w:cs="Arial"/>
        </w:rPr>
      </w:pPr>
      <w:r>
        <w:rPr>
          <w:rFonts w:cs="Arial"/>
        </w:rPr>
        <w:t xml:space="preserve">Signal used to indicate Front Camera Hard Button status. Real Can name: </w:t>
      </w:r>
      <w:r w:rsidRPr="00847F70">
        <w:rPr>
          <w:rFonts w:cs="Arial"/>
        </w:rPr>
        <w:t>CamraFrntStat_D_Stat</w:t>
      </w:r>
    </w:p>
    <w:p w:rsidR="00B85AA0" w:rsidRDefault="00231691">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9"/>
        <w:gridCol w:w="1695"/>
        <w:gridCol w:w="861"/>
        <w:gridCol w:w="1428"/>
      </w:tblGrid>
      <w:tr w:rsidR="00B85AA0">
        <w:trPr>
          <w:jc w:val="center"/>
        </w:trPr>
        <w:tc>
          <w:tcPr>
            <w:tcW w:w="1429"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Name</w:t>
            </w: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Value</w:t>
            </w:r>
          </w:p>
        </w:tc>
        <w:tc>
          <w:tcPr>
            <w:tcW w:w="1428"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Description</w:t>
            </w:r>
          </w:p>
        </w:tc>
      </w:tr>
      <w:tr w:rsidR="00B85AA0">
        <w:trPr>
          <w:jc w:val="center"/>
        </w:trPr>
        <w:tc>
          <w:tcPr>
            <w:tcW w:w="1429"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 xml:space="preserve">ButtonState </w:t>
            </w: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c>
          <w:tcPr>
            <w:tcW w:w="1428"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Off</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0x0</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On</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0x1</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0x2</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NoDataPresent</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0x3</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bl>
    <w:p w:rsidR="00B85AA0" w:rsidRDefault="00231691">
      <w:pPr>
        <w:rPr>
          <w:rFonts w:cs="Arial"/>
        </w:rPr>
      </w:pPr>
    </w:p>
    <w:p w:rsidR="00406F39" w:rsidRDefault="00231691" w:rsidP="00952F4A">
      <w:pPr>
        <w:pStyle w:val="Heading4"/>
      </w:pPr>
      <w:r w:rsidRPr="00B9479B">
        <w:t>RVC-MD-REQ-292389/B-GearRvrse_D_Actl</w:t>
      </w:r>
    </w:p>
    <w:p w:rsidR="00500605" w:rsidRDefault="00231691" w:rsidP="00500605">
      <w:r w:rsidRPr="009B59E6">
        <w:t>GearRvrse_D_Actl</w:t>
      </w:r>
    </w:p>
    <w:p w:rsidR="009B59E6" w:rsidRDefault="00231691" w:rsidP="00500605"/>
    <w:p w:rsidR="009B59E6" w:rsidRDefault="00231691" w:rsidP="00500605">
      <w:r w:rsidRPr="009B59E6">
        <w:t>The purpose of this signal is to notify that Reverse Gear is engaged on a manual transmission vehicle</w:t>
      </w:r>
      <w:r>
        <w:t>.</w:t>
      </w:r>
    </w:p>
    <w:p w:rsidR="009B59E6" w:rsidRDefault="00231691" w:rsidP="00500605"/>
    <w:p w:rsidR="009B59E6" w:rsidRDefault="00231691" w:rsidP="00500605">
      <w:r w:rsidRPr="009B59E6">
        <w:t xml:space="preserve">$0: Inactive_not_confirmed </w:t>
      </w:r>
    </w:p>
    <w:p w:rsidR="009B59E6" w:rsidRDefault="00231691" w:rsidP="00500605">
      <w:r w:rsidRPr="009B59E6">
        <w:t xml:space="preserve">$1: Inactive_confirmed </w:t>
      </w:r>
    </w:p>
    <w:p w:rsidR="009B59E6" w:rsidRDefault="00231691" w:rsidP="00500605">
      <w:r w:rsidRPr="009B59E6">
        <w:t xml:space="preserve">$2: Active_not_confirmed </w:t>
      </w:r>
    </w:p>
    <w:p w:rsidR="009B59E6" w:rsidRDefault="00231691" w:rsidP="00500605">
      <w:r w:rsidRPr="009B59E6">
        <w:t xml:space="preserve">$3: Active_confirmed </w:t>
      </w:r>
    </w:p>
    <w:p w:rsidR="009B59E6" w:rsidRDefault="00231691" w:rsidP="00500605">
      <w:r w:rsidRPr="009B59E6">
        <w:t xml:space="preserve">$4: NotUsed_1 </w:t>
      </w:r>
    </w:p>
    <w:p w:rsidR="009B59E6" w:rsidRDefault="00231691" w:rsidP="00500605">
      <w:r w:rsidRPr="009B59E6">
        <w:t xml:space="preserve">$5: NotUsed_2 </w:t>
      </w:r>
    </w:p>
    <w:p w:rsidR="009B59E6" w:rsidRDefault="00231691" w:rsidP="00500605">
      <w:r w:rsidRPr="009B59E6">
        <w:t xml:space="preserve">$6: NotUsed_3 </w:t>
      </w:r>
    </w:p>
    <w:p w:rsidR="009B59E6" w:rsidRDefault="00231691" w:rsidP="00500605">
      <w:r w:rsidRPr="009B59E6">
        <w:t>$7: Fault</w:t>
      </w:r>
    </w:p>
    <w:p w:rsidR="00654447" w:rsidRDefault="00231691" w:rsidP="00500605">
      <w:r w:rsidRPr="00654447">
        <w:lastRenderedPageBreak/>
        <w:t>Reverse status is indicated by both $2 (Active_not_confirmed) and $3 (Active_confirmed)</w:t>
      </w:r>
    </w:p>
    <w:p w:rsidR="00952F4A" w:rsidRPr="00952F4A" w:rsidRDefault="00952F4A" w:rsidP="00952F4A">
      <w:pPr>
        <w:pStyle w:val="Heading4"/>
        <w:rPr>
          <w:b w:val="0"/>
          <w:u w:val="single"/>
        </w:rPr>
      </w:pPr>
      <w:r w:rsidRPr="00952F4A">
        <w:rPr>
          <w:b w:val="0"/>
          <w:u w:val="single"/>
        </w:rPr>
        <w:t>RVC-REQ-292387/A-GearPos_D_Trg</w:t>
      </w:r>
    </w:p>
    <w:p w:rsidR="00500605" w:rsidRDefault="00231691" w:rsidP="00500605">
      <w:r>
        <w:t>GearPos_D_Trg</w:t>
      </w:r>
    </w:p>
    <w:p w:rsidR="00A52990" w:rsidRDefault="00231691" w:rsidP="00500605">
      <w:r>
        <w:t>This signal is used to indicate Gear direction. Used with other gear signals to determine whether or not RVC is to be turned On or Off.</w:t>
      </w:r>
    </w:p>
    <w:p w:rsidR="00A52990" w:rsidRDefault="00231691" w:rsidP="00500605"/>
    <w:p w:rsidR="00A52990" w:rsidRDefault="00231691" w:rsidP="00500605"/>
    <w:p w:rsidR="00A52990" w:rsidRDefault="00231691" w:rsidP="00500605"/>
    <w:p w:rsidR="00A52990" w:rsidRDefault="00231691" w:rsidP="00500605"/>
    <w:tbl>
      <w:tblPr>
        <w:tblW w:w="4265" w:type="dxa"/>
        <w:jc w:val="center"/>
        <w:tblLook w:val="04A0" w:firstRow="1" w:lastRow="0" w:firstColumn="1" w:lastColumn="0" w:noHBand="0" w:noVBand="1"/>
      </w:tblPr>
      <w:tblGrid>
        <w:gridCol w:w="960"/>
        <w:gridCol w:w="1351"/>
        <w:gridCol w:w="960"/>
        <w:gridCol w:w="1217"/>
      </w:tblGrid>
      <w:tr w:rsidR="00A52990" w:rsidRPr="00A52990" w:rsidTr="00952F4A">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Literals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Value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Description</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Type</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Neutral</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0x0</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First</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0x1</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Second</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0x2</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Third</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0x3</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Fourth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0x4</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Fifth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0x5</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Sixth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0x6</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Seventh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0x7</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Eighth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0x8</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Ninth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0x9</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Tenth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0xA</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Undefined_3</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xml:space="preserve">0xB </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Undefined_4</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0xC</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Undefined_5</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0xD</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Reverse</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0xE</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0xF</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bl>
    <w:p w:rsidR="00A52990" w:rsidRDefault="00231691" w:rsidP="00500605"/>
    <w:p w:rsidR="00A52990" w:rsidRDefault="00231691" w:rsidP="00500605"/>
    <w:p w:rsidR="00952F4A" w:rsidRPr="00952F4A" w:rsidRDefault="00952F4A" w:rsidP="00952F4A">
      <w:pPr>
        <w:pStyle w:val="Heading4"/>
        <w:rPr>
          <w:b w:val="0"/>
          <w:u w:val="single"/>
        </w:rPr>
      </w:pPr>
      <w:r w:rsidRPr="00952F4A">
        <w:rPr>
          <w:b w:val="0"/>
          <w:u w:val="single"/>
        </w:rPr>
        <w:t>RVC-REQ-292388/A-Veh_V_ActlEng</w:t>
      </w:r>
    </w:p>
    <w:p w:rsidR="00500605" w:rsidRDefault="00231691" w:rsidP="00500605">
      <w:r>
        <w:t>Veh_V_ActlEng</w:t>
      </w:r>
    </w:p>
    <w:p w:rsidR="003D4F3F" w:rsidRDefault="00231691" w:rsidP="00500605">
      <w:r>
        <w:t>This signal is used to indicate vehicle speed. Refer to database for proper signal values.</w:t>
      </w:r>
    </w:p>
    <w:p w:rsidR="003D4F3F" w:rsidRDefault="00231691" w:rsidP="00500605"/>
    <w:p w:rsidR="00406F39" w:rsidRDefault="00231691" w:rsidP="00952F4A">
      <w:pPr>
        <w:pStyle w:val="Heading2"/>
      </w:pPr>
      <w:bookmarkStart w:id="8" w:name="_Toc20920992"/>
      <w:r>
        <w:t>DriverAssistFrontViewCameraClient Interface</w:t>
      </w:r>
      <w:bookmarkEnd w:id="8"/>
    </w:p>
    <w:p w:rsidR="00952F4A" w:rsidRPr="00952F4A" w:rsidRDefault="00952F4A" w:rsidP="00952F4A">
      <w:pPr>
        <w:pStyle w:val="Heading3"/>
        <w:rPr>
          <w:b w:val="0"/>
          <w:u w:val="single"/>
        </w:rPr>
      </w:pPr>
      <w:bookmarkStart w:id="9" w:name="_Toc20920993"/>
      <w:r w:rsidRPr="00952F4A">
        <w:rPr>
          <w:b w:val="0"/>
          <w:u w:val="single"/>
        </w:rPr>
        <w:t>DAFVCv1-IR-REQ-014066/F-Driver Assist Front View Camera Feature ID Definition (TcSE ROIN-287061)</w:t>
      </w:r>
      <w:bookmarkEnd w:id="9"/>
    </w:p>
    <w:p w:rsidR="006D63DD" w:rsidRDefault="00231691">
      <w:pPr>
        <w:rPr>
          <w:rFonts w:cs="Arial"/>
        </w:rPr>
      </w:pPr>
      <w:r>
        <w:rPr>
          <w:rFonts w:cs="Arial"/>
        </w:rPr>
        <w:t>The below table defines the Feature ID information related to the Fe</w:t>
      </w:r>
      <w:r>
        <w:rPr>
          <w:rFonts w:cs="Arial"/>
        </w:rPr>
        <w:t>ature Based Message Protocol command and control method used in the Driver Assist Front View Camera feature.</w:t>
      </w:r>
    </w:p>
    <w:p w:rsidR="006D63DD" w:rsidRDefault="00231691">
      <w:pPr>
        <w:rPr>
          <w:rFonts w:cs="Arial"/>
        </w:rPr>
      </w:pPr>
    </w:p>
    <w:p w:rsidR="004768EC" w:rsidRDefault="00231691" w:rsidP="004768EC">
      <w:pPr>
        <w:rPr>
          <w:rFonts w:cs="Arial"/>
        </w:rPr>
      </w:pPr>
    </w:p>
    <w:p w:rsidR="004768EC" w:rsidRDefault="00231691" w:rsidP="004768EC">
      <w:pPr>
        <w:rPr>
          <w:rFonts w:cs="Arial"/>
        </w:rPr>
      </w:pPr>
      <w:r>
        <w:rPr>
          <w:rFonts w:cs="Arial"/>
        </w:rPr>
        <w:t>The below table defines the Feature ID information related to the Feature Based Message Protocol command and control method used in the Rear View</w:t>
      </w:r>
      <w:r>
        <w:rPr>
          <w:rFonts w:cs="Arial"/>
        </w:rPr>
        <w:t xml:space="preserve"> Camera feature.</w:t>
      </w:r>
    </w:p>
    <w:p w:rsidR="004768EC" w:rsidRDefault="00231691" w:rsidP="004768EC">
      <w:pPr>
        <w:rPr>
          <w:rFonts w:cs="Arial"/>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30" w:type="dxa"/>
          <w:right w:w="30" w:type="dxa"/>
        </w:tblCellMar>
        <w:tblLook w:val="04A0" w:firstRow="1" w:lastRow="0" w:firstColumn="1" w:lastColumn="0" w:noHBand="0" w:noVBand="1"/>
      </w:tblPr>
      <w:tblGrid>
        <w:gridCol w:w="2145"/>
        <w:gridCol w:w="1350"/>
        <w:gridCol w:w="1890"/>
        <w:gridCol w:w="3330"/>
      </w:tblGrid>
      <w:tr w:rsidR="004768EC" w:rsidTr="000C5420">
        <w:trPr>
          <w:trHeight w:val="305"/>
          <w:jc w:val="center"/>
        </w:trPr>
        <w:tc>
          <w:tcPr>
            <w:tcW w:w="2145" w:type="dxa"/>
            <w:tcBorders>
              <w:top w:val="single" w:sz="12" w:space="0" w:color="auto"/>
              <w:left w:val="single" w:sz="12" w:space="0" w:color="auto"/>
              <w:bottom w:val="single" w:sz="12" w:space="0" w:color="auto"/>
              <w:right w:val="single" w:sz="2" w:space="0" w:color="auto"/>
            </w:tcBorders>
            <w:shd w:val="solid" w:color="C0C0C0"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Feature Name</w:t>
            </w:r>
          </w:p>
        </w:tc>
        <w:tc>
          <w:tcPr>
            <w:tcW w:w="1350" w:type="dxa"/>
            <w:tcBorders>
              <w:top w:val="single" w:sz="12" w:space="0" w:color="auto"/>
              <w:left w:val="single" w:sz="2" w:space="0" w:color="auto"/>
              <w:bottom w:val="single" w:sz="12" w:space="0" w:color="auto"/>
              <w:right w:val="single" w:sz="2" w:space="0" w:color="auto"/>
            </w:tcBorders>
            <w:shd w:val="solid" w:color="C0C0C0"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Feature ID</w:t>
            </w:r>
          </w:p>
        </w:tc>
        <w:tc>
          <w:tcPr>
            <w:tcW w:w="1890" w:type="dxa"/>
            <w:tcBorders>
              <w:top w:val="single" w:sz="12" w:space="0" w:color="auto"/>
              <w:left w:val="single" w:sz="2" w:space="0" w:color="auto"/>
              <w:bottom w:val="single" w:sz="12" w:space="0" w:color="auto"/>
              <w:right w:val="single" w:sz="2" w:space="0" w:color="auto"/>
            </w:tcBorders>
            <w:shd w:val="solid" w:color="C0C0C0"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Config Number</w:t>
            </w:r>
          </w:p>
        </w:tc>
        <w:tc>
          <w:tcPr>
            <w:tcW w:w="3330" w:type="dxa"/>
            <w:tcBorders>
              <w:top w:val="single" w:sz="12" w:space="0" w:color="auto"/>
              <w:left w:val="single" w:sz="2" w:space="0" w:color="auto"/>
              <w:bottom w:val="single" w:sz="12" w:space="0" w:color="auto"/>
              <w:right w:val="single" w:sz="12" w:space="0" w:color="auto"/>
            </w:tcBorders>
            <w:shd w:val="solid" w:color="C0C0C0"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Config Value</w:t>
            </w:r>
          </w:p>
        </w:tc>
      </w:tr>
      <w:tr w:rsidR="004768EC" w:rsidTr="000C5420">
        <w:trPr>
          <w:trHeight w:val="305"/>
          <w:jc w:val="center"/>
        </w:trPr>
        <w:tc>
          <w:tcPr>
            <w:tcW w:w="2145" w:type="dxa"/>
            <w:vMerge w:val="restart"/>
            <w:tcBorders>
              <w:top w:val="single" w:sz="12" w:space="0" w:color="auto"/>
              <w:left w:val="single" w:sz="12" w:space="0" w:color="auto"/>
              <w:bottom w:val="nil"/>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Camera Showing</w:t>
            </w:r>
          </w:p>
        </w:tc>
        <w:tc>
          <w:tcPr>
            <w:tcW w:w="1350" w:type="dxa"/>
            <w:vMerge w:val="restart"/>
            <w:tcBorders>
              <w:top w:val="single" w:sz="12" w:space="0" w:color="auto"/>
              <w:left w:val="single" w:sz="2" w:space="0" w:color="auto"/>
              <w:bottom w:val="nil"/>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0x081B</w:t>
            </w:r>
          </w:p>
        </w:tc>
        <w:tc>
          <w:tcPr>
            <w:tcW w:w="1890" w:type="dxa"/>
            <w:tcBorders>
              <w:top w:val="single" w:sz="12" w:space="0" w:color="auto"/>
              <w:left w:val="single" w:sz="2" w:space="0" w:color="auto"/>
              <w:bottom w:val="single" w:sz="2" w:space="0" w:color="auto"/>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0x00</w:t>
            </w:r>
          </w:p>
        </w:tc>
        <w:tc>
          <w:tcPr>
            <w:tcW w:w="3330" w:type="dxa"/>
            <w:tcBorders>
              <w:top w:val="single" w:sz="12" w:space="0" w:color="auto"/>
              <w:left w:val="single" w:sz="2" w:space="0" w:color="auto"/>
              <w:bottom w:val="single" w:sz="2" w:space="0" w:color="auto"/>
              <w:right w:val="single" w:sz="1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Off</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0x01</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Front</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0x02</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Rear</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0x03</w:t>
            </w:r>
          </w:p>
        </w:tc>
        <w:tc>
          <w:tcPr>
            <w:tcW w:w="3330" w:type="dxa"/>
            <w:tcBorders>
              <w:top w:val="single" w:sz="2" w:space="0" w:color="auto"/>
              <w:left w:val="single" w:sz="2" w:space="0" w:color="auto"/>
              <w:bottom w:val="single" w:sz="2" w:space="0" w:color="auto"/>
              <w:right w:val="single" w:sz="12" w:space="0" w:color="auto"/>
            </w:tcBorders>
            <w:shd w:val="solid" w:color="FFFFFF" w:fill="auto"/>
            <w:vAlign w:val="center"/>
            <w:hideMark/>
          </w:tcPr>
          <w:p w:rsidR="004768EC" w:rsidRDefault="00231691">
            <w:pPr>
              <w:autoSpaceDE w:val="0"/>
              <w:autoSpaceDN w:val="0"/>
              <w:adjustRightInd w:val="0"/>
              <w:spacing w:line="252" w:lineRule="auto"/>
              <w:jc w:val="center"/>
              <w:rPr>
                <w:rFonts w:cs="Arial"/>
                <w:color w:val="000000"/>
              </w:rPr>
            </w:pPr>
            <w:r>
              <w:rPr>
                <w:rFonts w:cs="Arial"/>
                <w:color w:val="000000"/>
              </w:rPr>
              <w:t>Remote</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360</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Normal</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Split</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360</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Normal</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 xml:space="preserve">Front </w:t>
            </w:r>
            <w:r>
              <w:rPr>
                <w:rFonts w:cs="Arial"/>
                <w:color w:val="000000"/>
              </w:rPr>
              <w:t>Split</w:t>
            </w:r>
          </w:p>
        </w:tc>
      </w:tr>
      <w:tr w:rsidR="004768EC" w:rsidTr="000C5420">
        <w:trPr>
          <w:trHeight w:val="305"/>
          <w:jc w:val="center"/>
        </w:trPr>
        <w:tc>
          <w:tcPr>
            <w:tcW w:w="2145" w:type="dxa"/>
            <w:vMerge/>
            <w:tcBorders>
              <w:top w:val="single" w:sz="12" w:space="0" w:color="auto"/>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single" w:sz="12" w:space="0" w:color="auto"/>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Zoom</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CHMSL</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CHMSL Zoom</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AUX</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TRG</w:t>
            </w:r>
          </w:p>
        </w:tc>
      </w:tr>
      <w:tr w:rsidR="004768EC" w:rsidTr="000C5420">
        <w:trPr>
          <w:trHeight w:val="305"/>
          <w:jc w:val="center"/>
        </w:trPr>
        <w:tc>
          <w:tcPr>
            <w:tcW w:w="2145" w:type="dxa"/>
            <w:vMerge w:val="restart"/>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vMerge w:val="restart"/>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1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0x0F</w:t>
            </w:r>
          </w:p>
        </w:tc>
        <w:tc>
          <w:tcPr>
            <w:tcW w:w="3330" w:type="dxa"/>
            <w:tcBorders>
              <w:top w:val="single" w:sz="2" w:space="0" w:color="auto"/>
              <w:left w:val="single" w:sz="2" w:space="0" w:color="auto"/>
              <w:bottom w:val="single" w:sz="1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TRG Rear Normal</w:t>
            </w:r>
          </w:p>
        </w:tc>
      </w:tr>
      <w:tr w:rsidR="004768EC" w:rsidTr="000C5420">
        <w:trPr>
          <w:trHeight w:val="305"/>
          <w:jc w:val="center"/>
        </w:trPr>
        <w:tc>
          <w:tcPr>
            <w:tcW w:w="2145" w:type="dxa"/>
            <w:vMerge/>
            <w:tcBorders>
              <w:top w:val="nil"/>
              <w:left w:val="single" w:sz="12" w:space="0" w:color="auto"/>
              <w:bottom w:val="nil"/>
              <w:right w:val="single" w:sz="2" w:space="0" w:color="auto"/>
            </w:tcBorders>
            <w:vAlign w:val="center"/>
            <w:hideMark/>
          </w:tcPr>
          <w:p w:rsidR="004768EC" w:rsidRDefault="00231691">
            <w:pPr>
              <w:spacing w:line="256" w:lineRule="auto"/>
              <w:rPr>
                <w:rFonts w:cs="Arial"/>
                <w:color w:val="000000"/>
              </w:rPr>
            </w:pPr>
          </w:p>
        </w:tc>
        <w:tc>
          <w:tcPr>
            <w:tcW w:w="1350" w:type="dxa"/>
            <w:vMerge/>
            <w:tcBorders>
              <w:top w:val="nil"/>
              <w:left w:val="single" w:sz="2" w:space="0" w:color="auto"/>
              <w:bottom w:val="nil"/>
              <w:right w:val="single" w:sz="2" w:space="0" w:color="auto"/>
            </w:tcBorders>
            <w:vAlign w:val="center"/>
            <w:hideMark/>
          </w:tcPr>
          <w:p w:rsidR="004768EC" w:rsidRDefault="00231691">
            <w:pPr>
              <w:spacing w:line="256"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Straight Back Up Mode</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TBA2 Rear Split</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TBA2 Rear 360</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0x13</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TBA2 CHMSL</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0x14</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TBA2 Aux</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0x15</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TBA2 50/50</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0x16</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 xml:space="preserve">TBA2 Rear </w:t>
            </w:r>
            <w:r>
              <w:rPr>
                <w:rFonts w:cs="Arial"/>
                <w:color w:val="000000"/>
              </w:rPr>
              <w:t>Normal</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0x17</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Auto Hitch Rear Normal</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0x18</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Frwd Offset</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0x19</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Rrwd Offset</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0x1A</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Frwd Offset</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0x1B</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Rrwd Offset</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0x1C</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FL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0x1D</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FR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0x1E</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RL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0x1F</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Rear RR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0x20</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FL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0x21</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FR Corner</w:t>
            </w:r>
          </w:p>
        </w:tc>
      </w:tr>
      <w:tr w:rsidR="004768EC" w:rsidTr="000C5420">
        <w:trPr>
          <w:trHeight w:val="305"/>
          <w:jc w:val="center"/>
        </w:trPr>
        <w:tc>
          <w:tcPr>
            <w:tcW w:w="2145" w:type="dxa"/>
            <w:tcBorders>
              <w:top w:val="nil"/>
              <w:left w:val="single" w:sz="12" w:space="0" w:color="auto"/>
              <w:bottom w:val="nil"/>
              <w:right w:val="single" w:sz="2" w:space="0" w:color="auto"/>
            </w:tcBorders>
            <w:vAlign w:val="center"/>
          </w:tcPr>
          <w:p w:rsidR="004768EC" w:rsidRDefault="0023169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4768EC" w:rsidRDefault="0023169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0x22</w:t>
            </w:r>
          </w:p>
        </w:tc>
        <w:tc>
          <w:tcPr>
            <w:tcW w:w="3330" w:type="dxa"/>
            <w:tcBorders>
              <w:top w:val="single" w:sz="2" w:space="0" w:color="auto"/>
              <w:left w:val="single" w:sz="2" w:space="0" w:color="auto"/>
              <w:bottom w:val="single" w:sz="2" w:space="0" w:color="auto"/>
              <w:right w:val="single" w:sz="12" w:space="0" w:color="auto"/>
            </w:tcBorders>
            <w:shd w:val="solid" w:color="FFFFFF" w:fill="auto"/>
            <w:hideMark/>
          </w:tcPr>
          <w:p w:rsidR="004768EC" w:rsidRDefault="00231691">
            <w:pPr>
              <w:autoSpaceDE w:val="0"/>
              <w:autoSpaceDN w:val="0"/>
              <w:adjustRightInd w:val="0"/>
              <w:spacing w:line="252" w:lineRule="auto"/>
              <w:jc w:val="center"/>
              <w:rPr>
                <w:rFonts w:cs="Arial"/>
                <w:color w:val="000000"/>
              </w:rPr>
            </w:pPr>
            <w:r>
              <w:rPr>
                <w:rFonts w:cs="Arial"/>
                <w:color w:val="000000"/>
              </w:rPr>
              <w:t>Front RL Corner</w:t>
            </w:r>
          </w:p>
        </w:tc>
      </w:tr>
      <w:tr w:rsidR="005C73A1" w:rsidTr="000C5420">
        <w:trPr>
          <w:trHeight w:val="305"/>
          <w:jc w:val="center"/>
        </w:trPr>
        <w:tc>
          <w:tcPr>
            <w:tcW w:w="2145" w:type="dxa"/>
            <w:tcBorders>
              <w:top w:val="nil"/>
              <w:left w:val="single" w:sz="1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0x23</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Front RR Corner</w:t>
            </w:r>
          </w:p>
        </w:tc>
      </w:tr>
      <w:tr w:rsidR="005C73A1" w:rsidTr="000C5420">
        <w:trPr>
          <w:trHeight w:val="305"/>
          <w:jc w:val="center"/>
        </w:trPr>
        <w:tc>
          <w:tcPr>
            <w:tcW w:w="2145" w:type="dxa"/>
            <w:tcBorders>
              <w:top w:val="nil"/>
              <w:left w:val="single" w:sz="1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0x24</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Rock Crawl Front</w:t>
            </w:r>
          </w:p>
        </w:tc>
      </w:tr>
      <w:tr w:rsidR="005C73A1" w:rsidTr="000C5420">
        <w:trPr>
          <w:trHeight w:val="305"/>
          <w:jc w:val="center"/>
        </w:trPr>
        <w:tc>
          <w:tcPr>
            <w:tcW w:w="2145" w:type="dxa"/>
            <w:tcBorders>
              <w:top w:val="nil"/>
              <w:left w:val="single" w:sz="1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5C73A1" w:rsidRDefault="00231691"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0x25</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5C73A1" w:rsidRDefault="00231691" w:rsidP="005C73A1">
            <w:pPr>
              <w:autoSpaceDE w:val="0"/>
              <w:autoSpaceDN w:val="0"/>
              <w:adjustRightInd w:val="0"/>
              <w:spacing w:line="252" w:lineRule="auto"/>
              <w:jc w:val="center"/>
              <w:rPr>
                <w:rFonts w:cs="Arial"/>
                <w:color w:val="000000"/>
              </w:rPr>
            </w:pPr>
            <w:r>
              <w:rPr>
                <w:rFonts w:cs="Arial"/>
                <w:color w:val="000000"/>
              </w:rPr>
              <w:t>Rock Crawl Rear</w:t>
            </w:r>
          </w:p>
        </w:tc>
      </w:tr>
      <w:tr w:rsidR="000C5420" w:rsidTr="000C5420">
        <w:trPr>
          <w:trHeight w:val="305"/>
          <w:jc w:val="center"/>
        </w:trPr>
        <w:tc>
          <w:tcPr>
            <w:tcW w:w="2145" w:type="dxa"/>
            <w:tcBorders>
              <w:top w:val="nil"/>
              <w:left w:val="single" w:sz="12" w:space="0" w:color="auto"/>
              <w:bottom w:val="nil"/>
              <w:right w:val="single" w:sz="2" w:space="0" w:color="auto"/>
            </w:tcBorders>
            <w:vAlign w:val="center"/>
          </w:tcPr>
          <w:p w:rsidR="000C5420" w:rsidRDefault="00231691" w:rsidP="005C73A1">
            <w:pPr>
              <w:spacing w:line="252" w:lineRule="auto"/>
              <w:rPr>
                <w:rFonts w:cs="Arial"/>
                <w:color w:val="000000"/>
              </w:rPr>
            </w:pPr>
          </w:p>
        </w:tc>
        <w:tc>
          <w:tcPr>
            <w:tcW w:w="1350" w:type="dxa"/>
            <w:tcBorders>
              <w:top w:val="nil"/>
              <w:left w:val="single" w:sz="2" w:space="0" w:color="auto"/>
              <w:bottom w:val="nil"/>
              <w:right w:val="single" w:sz="2" w:space="0" w:color="auto"/>
            </w:tcBorders>
            <w:vAlign w:val="center"/>
          </w:tcPr>
          <w:p w:rsidR="000C5420" w:rsidRDefault="00231691" w:rsidP="005C73A1">
            <w:pPr>
              <w:spacing w:line="252" w:lineRule="auto"/>
              <w:rPr>
                <w:rFonts w:cs="Arial"/>
                <w:color w:val="000000"/>
              </w:rPr>
            </w:pPr>
          </w:p>
        </w:tc>
        <w:tc>
          <w:tcPr>
            <w:tcW w:w="1890" w:type="dxa"/>
            <w:tcBorders>
              <w:top w:val="single" w:sz="2" w:space="0" w:color="auto"/>
              <w:left w:val="single" w:sz="2" w:space="0" w:color="auto"/>
              <w:bottom w:val="single" w:sz="2" w:space="0" w:color="auto"/>
              <w:right w:val="single" w:sz="2" w:space="0" w:color="auto"/>
            </w:tcBorders>
            <w:shd w:val="solid" w:color="FFFFFF" w:fill="auto"/>
          </w:tcPr>
          <w:p w:rsidR="000C5420" w:rsidRDefault="00231691" w:rsidP="005C73A1">
            <w:pPr>
              <w:autoSpaceDE w:val="0"/>
              <w:autoSpaceDN w:val="0"/>
              <w:adjustRightInd w:val="0"/>
              <w:spacing w:line="252" w:lineRule="auto"/>
              <w:jc w:val="center"/>
              <w:rPr>
                <w:rFonts w:cs="Arial"/>
                <w:color w:val="000000"/>
              </w:rPr>
            </w:pPr>
            <w:r>
              <w:rPr>
                <w:rFonts w:cs="Arial"/>
                <w:color w:val="000000"/>
              </w:rPr>
              <w:t>0x26</w:t>
            </w:r>
          </w:p>
        </w:tc>
        <w:tc>
          <w:tcPr>
            <w:tcW w:w="3330" w:type="dxa"/>
            <w:tcBorders>
              <w:top w:val="single" w:sz="2" w:space="0" w:color="auto"/>
              <w:left w:val="single" w:sz="2" w:space="0" w:color="auto"/>
              <w:bottom w:val="single" w:sz="2" w:space="0" w:color="auto"/>
              <w:right w:val="single" w:sz="12" w:space="0" w:color="auto"/>
            </w:tcBorders>
            <w:shd w:val="solid" w:color="FFFFFF" w:fill="auto"/>
          </w:tcPr>
          <w:p w:rsidR="000C5420" w:rsidRDefault="00231691" w:rsidP="005C73A1">
            <w:pPr>
              <w:autoSpaceDE w:val="0"/>
              <w:autoSpaceDN w:val="0"/>
              <w:adjustRightInd w:val="0"/>
              <w:spacing w:line="252" w:lineRule="auto"/>
              <w:jc w:val="center"/>
              <w:rPr>
                <w:rFonts w:cs="Arial"/>
                <w:color w:val="000000"/>
              </w:rPr>
            </w:pPr>
            <w:r>
              <w:rPr>
                <w:rFonts w:cs="Arial"/>
                <w:color w:val="000000"/>
              </w:rPr>
              <w:t>Hitch</w:t>
            </w:r>
          </w:p>
        </w:tc>
      </w:tr>
      <w:tr w:rsidR="000C5420" w:rsidTr="000C5420">
        <w:trPr>
          <w:trHeight w:val="305"/>
          <w:jc w:val="center"/>
        </w:trPr>
        <w:tc>
          <w:tcPr>
            <w:tcW w:w="2145" w:type="dxa"/>
            <w:tcBorders>
              <w:top w:val="nil"/>
              <w:left w:val="single" w:sz="12" w:space="0" w:color="auto"/>
              <w:bottom w:val="single" w:sz="4" w:space="0" w:color="auto"/>
              <w:right w:val="single" w:sz="2" w:space="0" w:color="auto"/>
            </w:tcBorders>
            <w:vAlign w:val="center"/>
          </w:tcPr>
          <w:p w:rsidR="000C5420" w:rsidRDefault="00231691" w:rsidP="005C73A1">
            <w:pPr>
              <w:spacing w:line="252" w:lineRule="auto"/>
              <w:rPr>
                <w:rFonts w:cs="Arial"/>
                <w:color w:val="000000"/>
              </w:rPr>
            </w:pPr>
          </w:p>
        </w:tc>
        <w:tc>
          <w:tcPr>
            <w:tcW w:w="1350" w:type="dxa"/>
            <w:tcBorders>
              <w:top w:val="nil"/>
              <w:left w:val="single" w:sz="2" w:space="0" w:color="auto"/>
              <w:bottom w:val="single" w:sz="4" w:space="0" w:color="auto"/>
              <w:right w:val="single" w:sz="2" w:space="0" w:color="auto"/>
            </w:tcBorders>
            <w:vAlign w:val="center"/>
          </w:tcPr>
          <w:p w:rsidR="000C5420" w:rsidRDefault="00231691" w:rsidP="005C73A1">
            <w:pPr>
              <w:spacing w:line="252" w:lineRule="auto"/>
              <w:rPr>
                <w:rFonts w:cs="Arial"/>
                <w:color w:val="000000"/>
              </w:rPr>
            </w:pPr>
          </w:p>
        </w:tc>
        <w:tc>
          <w:tcPr>
            <w:tcW w:w="1890" w:type="dxa"/>
            <w:tcBorders>
              <w:top w:val="single" w:sz="2" w:space="0" w:color="auto"/>
              <w:left w:val="single" w:sz="2" w:space="0" w:color="auto"/>
              <w:bottom w:val="single" w:sz="4" w:space="0" w:color="auto"/>
              <w:right w:val="single" w:sz="2" w:space="0" w:color="auto"/>
            </w:tcBorders>
            <w:shd w:val="solid" w:color="FFFFFF" w:fill="auto"/>
          </w:tcPr>
          <w:p w:rsidR="000C5420" w:rsidRDefault="00231691" w:rsidP="005C73A1">
            <w:pPr>
              <w:autoSpaceDE w:val="0"/>
              <w:autoSpaceDN w:val="0"/>
              <w:adjustRightInd w:val="0"/>
              <w:spacing w:line="252" w:lineRule="auto"/>
              <w:jc w:val="center"/>
              <w:rPr>
                <w:rFonts w:cs="Arial"/>
                <w:color w:val="000000"/>
              </w:rPr>
            </w:pPr>
            <w:r>
              <w:rPr>
                <w:rFonts w:cs="Arial"/>
                <w:color w:val="000000"/>
              </w:rPr>
              <w:t>0x27</w:t>
            </w:r>
          </w:p>
        </w:tc>
        <w:tc>
          <w:tcPr>
            <w:tcW w:w="3330" w:type="dxa"/>
            <w:tcBorders>
              <w:top w:val="single" w:sz="2" w:space="0" w:color="auto"/>
              <w:left w:val="single" w:sz="2" w:space="0" w:color="auto"/>
              <w:bottom w:val="single" w:sz="4" w:space="0" w:color="auto"/>
              <w:right w:val="single" w:sz="12" w:space="0" w:color="auto"/>
            </w:tcBorders>
            <w:shd w:val="solid" w:color="FFFFFF" w:fill="auto"/>
          </w:tcPr>
          <w:p w:rsidR="000C5420" w:rsidRDefault="00231691" w:rsidP="005C73A1">
            <w:pPr>
              <w:autoSpaceDE w:val="0"/>
              <w:autoSpaceDN w:val="0"/>
              <w:adjustRightInd w:val="0"/>
              <w:spacing w:line="252" w:lineRule="auto"/>
              <w:jc w:val="center"/>
              <w:rPr>
                <w:rFonts w:cs="Arial"/>
                <w:color w:val="000000"/>
              </w:rPr>
            </w:pPr>
            <w:r>
              <w:rPr>
                <w:rFonts w:cs="Arial"/>
                <w:color w:val="000000"/>
              </w:rPr>
              <w:t>Rear Camera on Demand (360)</w:t>
            </w:r>
          </w:p>
        </w:tc>
      </w:tr>
    </w:tbl>
    <w:p w:rsidR="004768EC" w:rsidRDefault="00231691" w:rsidP="004768EC">
      <w:pPr>
        <w:tabs>
          <w:tab w:val="left" w:pos="6881"/>
        </w:tabs>
        <w:rPr>
          <w:rFonts w:cs="Arial"/>
        </w:rPr>
      </w:pPr>
      <w:r>
        <w:rPr>
          <w:rFonts w:cs="Arial"/>
        </w:rPr>
        <w:tab/>
      </w:r>
    </w:p>
    <w:p w:rsidR="004768EC" w:rsidRDefault="00231691" w:rsidP="004768EC"/>
    <w:p w:rsidR="006D63DD" w:rsidRDefault="00231691">
      <w:pPr>
        <w:tabs>
          <w:tab w:val="left" w:pos="6881"/>
        </w:tabs>
        <w:rPr>
          <w:rFonts w:cs="Arial"/>
        </w:rPr>
      </w:pPr>
      <w:r>
        <w:rPr>
          <w:rFonts w:cs="Arial"/>
        </w:rPr>
        <w:tab/>
      </w:r>
    </w:p>
    <w:p w:rsidR="00406F39" w:rsidRDefault="00231691" w:rsidP="00952F4A">
      <w:pPr>
        <w:pStyle w:val="Heading3"/>
      </w:pPr>
      <w:bookmarkStart w:id="10" w:name="_Toc20920994"/>
      <w:r w:rsidRPr="00B9479B">
        <w:t>DAFVCv1-IIR-REQ-014067/C-DriverAssistFrontViewCameraClient_Tx (TcSE ROIN-282846-1)</w:t>
      </w:r>
      <w:bookmarkEnd w:id="10"/>
    </w:p>
    <w:p w:rsidR="00406F39" w:rsidRDefault="00231691" w:rsidP="00952F4A">
      <w:pPr>
        <w:pStyle w:val="Heading4"/>
      </w:pPr>
      <w:r w:rsidRPr="00B9479B">
        <w:t>MD-REQ-014068/A-Feature_Rq (TcSE ROIN-282333-2)</w:t>
      </w:r>
    </w:p>
    <w:p w:rsidR="00C8198D" w:rsidRDefault="00231691">
      <w:pPr>
        <w:rPr>
          <w:rFonts w:cs="Arial"/>
          <w:szCs w:val="20"/>
        </w:rPr>
      </w:pPr>
      <w:r>
        <w:rPr>
          <w:rFonts w:cs="Arial"/>
          <w:szCs w:val="20"/>
        </w:rPr>
        <w:t>Message Type: Request</w:t>
      </w:r>
    </w:p>
    <w:p w:rsidR="00C8198D" w:rsidRDefault="00C8198D">
      <w:pPr>
        <w:rPr>
          <w:rFonts w:cs="Arial"/>
          <w:szCs w:val="20"/>
        </w:rPr>
      </w:pPr>
    </w:p>
    <w:p w:rsidR="00C8198D" w:rsidRDefault="00231691">
      <w:pPr>
        <w:rPr>
          <w:rFonts w:cs="Arial"/>
          <w:szCs w:val="20"/>
        </w:rPr>
      </w:pPr>
      <w:r>
        <w:rPr>
          <w:rFonts w:cs="Arial"/>
          <w:szCs w:val="20"/>
        </w:rPr>
        <w:t xml:space="preserve">Represents the request to command a feature change (select new feature, change feature setting, </w:t>
      </w:r>
      <w:r>
        <w:rPr>
          <w:rFonts w:cs="Arial"/>
          <w:szCs w:val="20"/>
        </w:rPr>
        <w:t xml:space="preserve">query features, etc.). </w:t>
      </w:r>
    </w:p>
    <w:p w:rsidR="00C8198D" w:rsidRDefault="00C8198D">
      <w:pPr>
        <w:rPr>
          <w:rFonts w:cs="Arial"/>
          <w:szCs w:val="20"/>
        </w:rPr>
      </w:pPr>
    </w:p>
    <w:p w:rsidR="00C8198D" w:rsidRDefault="00231691">
      <w:pPr>
        <w:rPr>
          <w:rFonts w:cs="Arial"/>
          <w:szCs w:val="20"/>
        </w:rPr>
      </w:pPr>
      <w:r>
        <w:rPr>
          <w:rFonts w:cs="Arial"/>
          <w:szCs w:val="20"/>
        </w:rPr>
        <w:t>Included Parameters:</w:t>
      </w:r>
    </w:p>
    <w:p w:rsidR="00C8198D" w:rsidRDefault="00231691">
      <w:pPr>
        <w:rPr>
          <w:rFonts w:cs="Arial"/>
          <w:szCs w:val="20"/>
        </w:rPr>
      </w:pPr>
      <w:r>
        <w:rPr>
          <w:rFonts w:cs="Arial"/>
          <w:szCs w:val="20"/>
        </w:rPr>
        <w:t>Operation</w:t>
      </w:r>
    </w:p>
    <w:p w:rsidR="00C8198D" w:rsidRDefault="00231691">
      <w:pPr>
        <w:rPr>
          <w:rFonts w:cs="Arial"/>
          <w:szCs w:val="20"/>
        </w:rPr>
      </w:pPr>
      <w:r>
        <w:rPr>
          <w:rFonts w:cs="Arial"/>
          <w:szCs w:val="20"/>
        </w:rPr>
        <w:t>FeatureID</w:t>
      </w:r>
    </w:p>
    <w:p w:rsidR="00C8198D" w:rsidRDefault="00231691">
      <w:pPr>
        <w:rPr>
          <w:rFonts w:cs="Arial"/>
          <w:szCs w:val="20"/>
        </w:rPr>
      </w:pPr>
      <w:r>
        <w:rPr>
          <w:rFonts w:cs="Arial"/>
          <w:szCs w:val="20"/>
        </w:rPr>
        <w:t>Configuration</w:t>
      </w:r>
    </w:p>
    <w:p w:rsidR="00C8198D" w:rsidRDefault="00231691">
      <w:pPr>
        <w:rPr>
          <w:rFonts w:cs="Arial"/>
          <w:szCs w:val="20"/>
        </w:rPr>
      </w:pPr>
      <w:r>
        <w:rPr>
          <w:rFonts w:cs="Arial"/>
          <w:szCs w:val="20"/>
        </w:rPr>
        <w:t>PersIndex</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 of operation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FeatureID</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Feature number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Configuration value being requested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 xml:space="preserve">Indicates which personality profile is being </w:t>
            </w:r>
            <w:r>
              <w:rPr>
                <w:rFonts w:cs="Arial"/>
                <w:szCs w:val="20"/>
              </w:rPr>
              <w:t>accessed</w:t>
            </w: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Style w:val="msoins00"/>
                <w:rFonts w:cs="Arial"/>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17"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t>MD-REQ-331342/B-CamraFrntBttn_D_Stat3</w:t>
      </w:r>
    </w:p>
    <w:p w:rsidR="00320E99" w:rsidRDefault="00231691" w:rsidP="00320E99">
      <w:pPr>
        <w:rPr>
          <w:rFonts w:cs="Arial"/>
        </w:rPr>
      </w:pPr>
      <w:r>
        <w:rPr>
          <w:rFonts w:cs="Arial"/>
        </w:rPr>
        <w:t>Message Type: Command</w:t>
      </w:r>
    </w:p>
    <w:p w:rsidR="00320E99" w:rsidRDefault="00231691" w:rsidP="00320E99">
      <w:pPr>
        <w:rPr>
          <w:rFonts w:cs="Arial"/>
        </w:rPr>
      </w:pPr>
    </w:p>
    <w:p w:rsidR="002C3097" w:rsidRPr="002C3097" w:rsidRDefault="00231691" w:rsidP="002C3097">
      <w:pPr>
        <w:rPr>
          <w:rFonts w:ascii="Calibri" w:hAnsi="Calibri"/>
        </w:rPr>
      </w:pPr>
      <w:r w:rsidRPr="002C3097">
        <w:t>CamraFrntBttn_D_Stat3 : Signal is sent by clien</w:t>
      </w:r>
      <w:r w:rsidRPr="002C3097">
        <w:t xml:space="preserve">t to server to request camera view activation/deactivation. </w:t>
      </w:r>
    </w:p>
    <w:p w:rsidR="002C3097" w:rsidRPr="002C3097" w:rsidRDefault="00231691" w:rsidP="002C3097"/>
    <w:p w:rsidR="002C3097" w:rsidRPr="002C3097" w:rsidRDefault="00231691" w:rsidP="002C3097">
      <w:r w:rsidRPr="002C3097">
        <w:t xml:space="preserve">The </w:t>
      </w:r>
      <w:r>
        <w:t>trigger</w:t>
      </w:r>
      <w:r w:rsidRPr="002C3097">
        <w:t xml:space="preserve"> of this signal can be through a soft button press, which is internally to client or through a hard button connected to client through LIN protocol. </w:t>
      </w:r>
    </w:p>
    <w:p w:rsidR="002C3097" w:rsidRPr="002C3097" w:rsidRDefault="00231691" w:rsidP="00320E99">
      <w:pPr>
        <w:rPr>
          <w:rFonts w:cs="Arial"/>
        </w:rPr>
      </w:pPr>
    </w:p>
    <w:p w:rsidR="00320E99" w:rsidRPr="002C3097" w:rsidRDefault="00231691" w:rsidP="00320E99">
      <w:pPr>
        <w:rPr>
          <w:rFonts w:cs="Arial"/>
        </w:rPr>
      </w:pPr>
      <w:r w:rsidRPr="002C3097">
        <w:rPr>
          <w:rFonts w:cs="Arial"/>
        </w:rPr>
        <w:t xml:space="preserve">When the trigger of this signal </w:t>
      </w:r>
      <w:r w:rsidRPr="002C3097">
        <w:rPr>
          <w:rFonts w:cs="Arial"/>
        </w:rPr>
        <w:t xml:space="preserve">is due to hard button LIN switch press, map this signal according to the </w:t>
      </w:r>
      <w:r>
        <w:rPr>
          <w:rFonts w:cs="Arial"/>
        </w:rPr>
        <w:t xml:space="preserve">details in Req </w:t>
      </w:r>
      <w:r w:rsidRPr="002C3097">
        <w:rPr>
          <w:rFonts w:cs="Arial"/>
        </w:rPr>
        <w:t xml:space="preserve">331343 </w:t>
      </w:r>
      <w:r>
        <w:rPr>
          <w:rFonts w:cs="Arial"/>
        </w:rPr>
        <w:t>and Req 331344.</w:t>
      </w:r>
    </w:p>
    <w:p w:rsidR="002C3097" w:rsidRDefault="00231691" w:rsidP="00320E99">
      <w:pPr>
        <w:rPr>
          <w:rFonts w:cs="Arial"/>
        </w:rPr>
      </w:pPr>
    </w:p>
    <w:p w:rsidR="002C3097" w:rsidRDefault="00231691" w:rsidP="00320E99">
      <w:pPr>
        <w:rPr>
          <w:rFonts w:cs="Arial"/>
        </w:rPr>
      </w:pPr>
    </w:p>
    <w:p w:rsidR="00320E99" w:rsidRDefault="00231691" w:rsidP="00320E99">
      <w:pPr>
        <w:rPr>
          <w:rFonts w:cs="Arial"/>
        </w:rPr>
      </w:pPr>
      <w:r>
        <w:rPr>
          <w:rFonts w:cs="Arial"/>
        </w:rPr>
        <w:t>Included Parameters:</w:t>
      </w:r>
    </w:p>
    <w:p w:rsidR="00320E99" w:rsidRDefault="00231691" w:rsidP="00320E99">
      <w:pPr>
        <w:rPr>
          <w:rFonts w:cs="Arial"/>
        </w:rPr>
      </w:pPr>
      <w:r>
        <w:rPr>
          <w:rFonts w:cs="Arial"/>
        </w:rPr>
        <w:t>Not pressed</w:t>
      </w:r>
    </w:p>
    <w:p w:rsidR="00320E99" w:rsidRDefault="00231691" w:rsidP="00320E99">
      <w:pPr>
        <w:rPr>
          <w:rFonts w:cs="Arial"/>
        </w:rPr>
      </w:pPr>
      <w:r>
        <w:rPr>
          <w:rFonts w:cs="Arial"/>
        </w:rPr>
        <w:t>Pressed</w:t>
      </w:r>
    </w:p>
    <w:p w:rsidR="00320E99" w:rsidRDefault="00231691" w:rsidP="00320E99">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320E99" w:rsidTr="00320E99">
        <w:trPr>
          <w:jc w:val="center"/>
        </w:trPr>
        <w:tc>
          <w:tcPr>
            <w:tcW w:w="1517"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b/>
              </w:rPr>
            </w:pPr>
            <w:r>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b/>
              </w:rPr>
            </w:pPr>
            <w:r>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b/>
              </w:rPr>
            </w:pPr>
            <w:r>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b/>
              </w:rPr>
            </w:pPr>
            <w:r>
              <w:rPr>
                <w:rFonts w:cs="Arial"/>
                <w:b/>
              </w:rPr>
              <w:t>Description</w:t>
            </w:r>
          </w:p>
        </w:tc>
      </w:tr>
      <w:tr w:rsidR="00320E99" w:rsidTr="00320E99">
        <w:trPr>
          <w:jc w:val="center"/>
        </w:trPr>
        <w:tc>
          <w:tcPr>
            <w:tcW w:w="1517"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b/>
              </w:rPr>
            </w:pPr>
            <w:r>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rPr>
                <w:rFonts w:cs="Arial"/>
                <w:b/>
              </w:rPr>
            </w:pPr>
            <w:r>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rPr>
                <w:rFonts w:cs="Arial"/>
                <w:b/>
              </w:rPr>
            </w:pPr>
            <w:r>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320E99" w:rsidRDefault="00231691">
            <w:pPr>
              <w:rPr>
                <w:rFonts w:cs="Arial"/>
                <w:b/>
              </w:rPr>
            </w:pPr>
          </w:p>
        </w:tc>
      </w:tr>
      <w:tr w:rsidR="00320E99" w:rsidTr="00320E99">
        <w:trPr>
          <w:jc w:val="center"/>
        </w:trPr>
        <w:tc>
          <w:tcPr>
            <w:tcW w:w="1517" w:type="dxa"/>
            <w:tcBorders>
              <w:top w:val="single" w:sz="4" w:space="0" w:color="auto"/>
              <w:left w:val="single" w:sz="4" w:space="0" w:color="auto"/>
              <w:bottom w:val="single" w:sz="4" w:space="0" w:color="auto"/>
              <w:right w:val="single" w:sz="4" w:space="0" w:color="auto"/>
            </w:tcBorders>
          </w:tcPr>
          <w:p w:rsidR="00320E99" w:rsidRDefault="00231691">
            <w:pPr>
              <w:spacing w:line="254" w:lineRule="auto"/>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pPr>
            <w:r>
              <w:rPr>
                <w:rFonts w:cs="Arial"/>
              </w:rPr>
              <w:t>Not pressed</w:t>
            </w:r>
          </w:p>
        </w:tc>
        <w:tc>
          <w:tcPr>
            <w:tcW w:w="1800"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rPr>
                <w:rFonts w:cs="Arial"/>
              </w:rPr>
            </w:pPr>
            <w:r>
              <w:rPr>
                <w:rFonts w:cs="Arial"/>
              </w:rPr>
              <w:t>0x0</w:t>
            </w:r>
          </w:p>
        </w:tc>
        <w:tc>
          <w:tcPr>
            <w:tcW w:w="4785"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rPr>
            </w:pPr>
            <w:r>
              <w:rPr>
                <w:rFonts w:cs="Arial"/>
              </w:rPr>
              <w:t>Switch is not pressed</w:t>
            </w:r>
          </w:p>
        </w:tc>
      </w:tr>
      <w:tr w:rsidR="00320E99" w:rsidTr="00320E99">
        <w:trPr>
          <w:jc w:val="center"/>
        </w:trPr>
        <w:tc>
          <w:tcPr>
            <w:tcW w:w="1517" w:type="dxa"/>
            <w:tcBorders>
              <w:top w:val="single" w:sz="4" w:space="0" w:color="auto"/>
              <w:left w:val="single" w:sz="4" w:space="0" w:color="auto"/>
              <w:bottom w:val="single" w:sz="4" w:space="0" w:color="auto"/>
              <w:right w:val="single" w:sz="4" w:space="0" w:color="auto"/>
            </w:tcBorders>
          </w:tcPr>
          <w:p w:rsidR="00320E99"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pPr>
            <w:r>
              <w:rPr>
                <w:rFonts w:cs="Arial"/>
              </w:rPr>
              <w:t>Pressed</w:t>
            </w:r>
          </w:p>
        </w:tc>
        <w:tc>
          <w:tcPr>
            <w:tcW w:w="1800"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jc w:val="center"/>
              <w:rPr>
                <w:rFonts w:cs="Arial"/>
              </w:rPr>
            </w:pPr>
            <w:r>
              <w:rPr>
                <w:rFonts w:cs="Arial"/>
              </w:rPr>
              <w:t>0x1</w:t>
            </w:r>
          </w:p>
        </w:tc>
        <w:tc>
          <w:tcPr>
            <w:tcW w:w="4785" w:type="dxa"/>
            <w:tcBorders>
              <w:top w:val="single" w:sz="4" w:space="0" w:color="auto"/>
              <w:left w:val="single" w:sz="4" w:space="0" w:color="auto"/>
              <w:bottom w:val="single" w:sz="4" w:space="0" w:color="auto"/>
              <w:right w:val="single" w:sz="4" w:space="0" w:color="auto"/>
            </w:tcBorders>
            <w:hideMark/>
          </w:tcPr>
          <w:p w:rsidR="00320E99" w:rsidRDefault="00231691">
            <w:pPr>
              <w:spacing w:line="254" w:lineRule="auto"/>
              <w:rPr>
                <w:rFonts w:cs="Arial"/>
              </w:rPr>
            </w:pPr>
            <w:r>
              <w:rPr>
                <w:rFonts w:cs="Arial"/>
              </w:rPr>
              <w:t>Switch is pressed</w:t>
            </w:r>
          </w:p>
        </w:tc>
      </w:tr>
    </w:tbl>
    <w:p w:rsidR="00500605" w:rsidRDefault="00231691" w:rsidP="00500605"/>
    <w:p w:rsidR="00406F39" w:rsidRDefault="00231691" w:rsidP="00952F4A">
      <w:pPr>
        <w:pStyle w:val="Heading3"/>
      </w:pPr>
      <w:bookmarkStart w:id="11" w:name="_Toc20920995"/>
      <w:r w:rsidRPr="00B9479B">
        <w:lastRenderedPageBreak/>
        <w:t>DAFVCv1-IIR-REQ-014069/C-DriverAssistFrontViewCameraClient_Rx (TcSE ROIN-282847-2)</w:t>
      </w:r>
      <w:bookmarkEnd w:id="11"/>
    </w:p>
    <w:p w:rsidR="00406F39" w:rsidRDefault="00231691" w:rsidP="00952F4A">
      <w:pPr>
        <w:pStyle w:val="Heading4"/>
      </w:pPr>
      <w:r w:rsidRPr="00B9479B">
        <w:t>MD-REQ-014070/A-Feature_St (TcSE ROIN-282399-2)</w:t>
      </w:r>
    </w:p>
    <w:p w:rsidR="00C8198D" w:rsidRDefault="00231691">
      <w:pPr>
        <w:rPr>
          <w:rFonts w:cs="Arial"/>
          <w:szCs w:val="20"/>
        </w:rPr>
      </w:pPr>
      <w:r>
        <w:rPr>
          <w:rFonts w:cs="Arial"/>
          <w:szCs w:val="20"/>
        </w:rPr>
        <w:t>Message Type: Status</w:t>
      </w:r>
    </w:p>
    <w:p w:rsidR="00C8198D" w:rsidRDefault="00C8198D">
      <w:pPr>
        <w:rPr>
          <w:rFonts w:cs="Arial"/>
          <w:szCs w:val="20"/>
        </w:rPr>
      </w:pPr>
    </w:p>
    <w:p w:rsidR="00C8198D" w:rsidRDefault="00231691">
      <w:pPr>
        <w:rPr>
          <w:rFonts w:cs="Arial"/>
          <w:szCs w:val="20"/>
        </w:rPr>
      </w:pPr>
      <w:r>
        <w:rPr>
          <w:rFonts w:cs="Arial"/>
          <w:szCs w:val="20"/>
        </w:rPr>
        <w:t>Represents the current status of a fe</w:t>
      </w:r>
      <w:r>
        <w:rPr>
          <w:rFonts w:cs="Arial"/>
          <w:szCs w:val="20"/>
        </w:rPr>
        <w:t xml:space="preserve">ature (feature selected, feature setting, etc.). </w:t>
      </w:r>
    </w:p>
    <w:p w:rsidR="00C8198D" w:rsidRDefault="00C8198D">
      <w:pPr>
        <w:rPr>
          <w:rFonts w:cs="Arial"/>
          <w:szCs w:val="20"/>
        </w:rPr>
      </w:pPr>
    </w:p>
    <w:p w:rsidR="00C8198D" w:rsidRDefault="00231691">
      <w:pPr>
        <w:rPr>
          <w:rFonts w:cs="Arial"/>
          <w:szCs w:val="20"/>
        </w:rPr>
      </w:pPr>
      <w:r>
        <w:rPr>
          <w:rFonts w:cs="Arial"/>
          <w:szCs w:val="20"/>
        </w:rPr>
        <w:t>Included Parameters:</w:t>
      </w:r>
    </w:p>
    <w:p w:rsidR="00C8198D" w:rsidRDefault="00231691">
      <w:pPr>
        <w:rPr>
          <w:rFonts w:cs="Arial"/>
          <w:szCs w:val="20"/>
        </w:rPr>
      </w:pPr>
      <w:r>
        <w:rPr>
          <w:rFonts w:cs="Arial"/>
          <w:szCs w:val="20"/>
        </w:rPr>
        <w:t>FeatureID</w:t>
      </w:r>
    </w:p>
    <w:p w:rsidR="00C8198D" w:rsidRDefault="00231691">
      <w:pPr>
        <w:rPr>
          <w:rFonts w:cs="Arial"/>
          <w:szCs w:val="20"/>
        </w:rPr>
      </w:pPr>
      <w:r>
        <w:rPr>
          <w:rFonts w:cs="Arial"/>
          <w:szCs w:val="20"/>
        </w:rPr>
        <w:t>Configuration</w:t>
      </w:r>
    </w:p>
    <w:p w:rsidR="00C8198D" w:rsidRDefault="00231691">
      <w:pPr>
        <w:rPr>
          <w:rFonts w:cs="Arial"/>
          <w:szCs w:val="20"/>
        </w:rPr>
      </w:pPr>
      <w:r>
        <w:rPr>
          <w:rFonts w:cs="Arial"/>
          <w:szCs w:val="20"/>
        </w:rPr>
        <w:t>PersIndex</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1440"/>
        <w:gridCol w:w="1980"/>
        <w:gridCol w:w="3923"/>
      </w:tblGrid>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FeatureID</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 feature number</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0x0000 – 0xFFFF</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t>Configuration</w:t>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 configuration value</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tcPr>
          <w:p w:rsidR="00C8198D" w:rsidRDefault="00C8198D">
            <w:pPr>
              <w:jc w:val="center"/>
              <w:rPr>
                <w:rFonts w:cs="Arial"/>
                <w:szCs w:val="20"/>
              </w:rPr>
            </w:pP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 xml:space="preserve">0x0000 – </w:t>
            </w:r>
            <w:r>
              <w:rPr>
                <w:rFonts w:cs="Arial"/>
                <w:szCs w:val="20"/>
              </w:rPr>
              <w:t>0xFFFF</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b/>
                <w:szCs w:val="20"/>
              </w:rPr>
            </w:pPr>
            <w:r>
              <w:rPr>
                <w:rFonts w:cs="Arial"/>
                <w:b/>
                <w:szCs w:val="20"/>
              </w:rPr>
              <w:t>-</w:t>
            </w:r>
          </w:p>
        </w:tc>
        <w:tc>
          <w:tcPr>
            <w:tcW w:w="392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which personality profile is active</w:t>
            </w: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PERS_1</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0x0</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Style w:val="msoins00"/>
                <w:rFonts w:cs="Arial"/>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PERS_2</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0x1</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PERS_3</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0x2</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PERS_4</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0X3</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VEHICLE</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0X4</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pPr>
            <w:r>
              <w:rPr>
                <w:rStyle w:val="msoins0"/>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0x5</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0x6</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583" w:type="dxa"/>
            <w:tcBorders>
              <w:top w:val="single" w:sz="4" w:space="0" w:color="auto"/>
              <w:left w:val="single" w:sz="4" w:space="0" w:color="auto"/>
              <w:bottom w:val="single" w:sz="4" w:space="0" w:color="auto"/>
              <w:right w:val="single" w:sz="4" w:space="0" w:color="auto"/>
            </w:tcBorders>
          </w:tcPr>
          <w:p w:rsidR="00C8198D" w:rsidRDefault="00C8198D">
            <w:pPr>
              <w:rPr>
                <w:rStyle w:val="objecttype0"/>
                <w:rFonts w:cs="Arial"/>
              </w:rPr>
            </w:pPr>
          </w:p>
        </w:tc>
        <w:tc>
          <w:tcPr>
            <w:tcW w:w="144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Not Used</w:t>
            </w:r>
          </w:p>
        </w:tc>
        <w:tc>
          <w:tcPr>
            <w:tcW w:w="1980" w:type="dxa"/>
            <w:tcBorders>
              <w:top w:val="single" w:sz="4" w:space="0" w:color="auto"/>
              <w:left w:val="single" w:sz="4" w:space="0" w:color="auto"/>
              <w:bottom w:val="single" w:sz="4" w:space="0" w:color="auto"/>
              <w:right w:val="single" w:sz="4" w:space="0" w:color="auto"/>
            </w:tcBorders>
            <w:hideMark/>
          </w:tcPr>
          <w:p w:rsidR="00C8198D" w:rsidRDefault="00231691">
            <w:pPr>
              <w:jc w:val="center"/>
              <w:rPr>
                <w:rFonts w:cs="Arial"/>
                <w:szCs w:val="20"/>
              </w:rPr>
            </w:pPr>
            <w:r>
              <w:rPr>
                <w:rFonts w:cs="Arial"/>
                <w:szCs w:val="20"/>
              </w:rPr>
              <w:t>0x7</w:t>
            </w:r>
          </w:p>
        </w:tc>
        <w:tc>
          <w:tcPr>
            <w:tcW w:w="392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C8198D" w:rsidRDefault="00C8198D"/>
    <w:p w:rsidR="00406F39" w:rsidRDefault="00231691" w:rsidP="00952F4A">
      <w:pPr>
        <w:pStyle w:val="Heading4"/>
      </w:pPr>
      <w:r w:rsidRPr="00B9479B">
        <w:t>MD-REQ-014023/A-GearLvrPos_D_Actl (TcSE ROIN-266648-1)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lastRenderedPageBreak/>
        <w:t>MD-REQ-014024/A-GearRvrseActv_D_Actl (TcSE ROIN-266649-1)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MD-REQ-014025/A-VehicleSpeed_St (TcSE ROIN-223023-1)</w:t>
      </w:r>
    </w:p>
    <w:p w:rsidR="00C8198D" w:rsidRDefault="00231691">
      <w:pPr>
        <w:rPr>
          <w:rFonts w:cs="Arial"/>
          <w:szCs w:val="20"/>
        </w:rPr>
      </w:pPr>
      <w:r>
        <w:rPr>
          <w:rFonts w:cs="Arial"/>
          <w:szCs w:val="20"/>
        </w:rPr>
        <w:t>Message Type: Status</w:t>
      </w:r>
    </w:p>
    <w:p w:rsidR="00C8198D" w:rsidRDefault="00231691">
      <w:pPr>
        <w:rPr>
          <w:rFonts w:cs="Arial"/>
          <w:szCs w:val="20"/>
        </w:rPr>
      </w:pPr>
      <w:r>
        <w:rPr>
          <w:rFonts w:cs="Arial"/>
          <w:szCs w:val="20"/>
        </w:rPr>
        <w:t xml:space="preserve"> </w:t>
      </w:r>
    </w:p>
    <w:p w:rsidR="00C8198D" w:rsidRDefault="00231691">
      <w:pPr>
        <w:rPr>
          <w:rFonts w:cs="Arial"/>
          <w:szCs w:val="20"/>
        </w:rPr>
      </w:pPr>
      <w:r>
        <w:rPr>
          <w:rFonts w:cs="Arial"/>
          <w:szCs w:val="20"/>
        </w:rPr>
        <w:t>Status used to indicate vehicle speed.</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vehicle speed.</w:t>
            </w:r>
          </w:p>
          <w:p w:rsidR="00C8198D" w:rsidRDefault="00231691">
            <w:pPr>
              <w:rPr>
                <w:rFonts w:cs="Arial"/>
                <w:szCs w:val="20"/>
              </w:rPr>
            </w:pPr>
            <w:r>
              <w:rPr>
                <w:rFonts w:cs="Arial"/>
                <w:szCs w:val="20"/>
              </w:rPr>
              <w:t>Unit: kph</w:t>
            </w:r>
          </w:p>
          <w:p w:rsidR="00C8198D" w:rsidRDefault="00231691">
            <w:pPr>
              <w:rPr>
                <w:rFonts w:cs="Arial"/>
                <w:szCs w:val="20"/>
              </w:rPr>
            </w:pPr>
            <w:r>
              <w:rPr>
                <w:rFonts w:cs="Arial"/>
                <w:szCs w:val="20"/>
              </w:rPr>
              <w:t>Resolution:0.01</w:t>
            </w:r>
          </w:p>
          <w:p w:rsidR="00C8198D" w:rsidRDefault="00231691">
            <w:pPr>
              <w:rPr>
                <w:rFonts w:cs="Arial"/>
                <w:szCs w:val="20"/>
              </w:rPr>
            </w:pPr>
            <w:r>
              <w:rPr>
                <w:rFonts w:cs="Arial"/>
                <w:szCs w:val="20"/>
              </w:rPr>
              <w:t>Offset:0</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t>MD-REQ-014071/B-CameraServerButton_St (TcSE ROIN-287063-1)</w:t>
      </w:r>
    </w:p>
    <w:p w:rsidR="00B85AA0" w:rsidRDefault="00231691">
      <w:pPr>
        <w:rPr>
          <w:rFonts w:cs="Arial"/>
        </w:rPr>
      </w:pPr>
      <w:r>
        <w:rPr>
          <w:rFonts w:cs="Arial"/>
        </w:rPr>
        <w:t>Message Type: Status</w:t>
      </w:r>
    </w:p>
    <w:p w:rsidR="00B85AA0" w:rsidRDefault="00231691">
      <w:pPr>
        <w:rPr>
          <w:rFonts w:cs="Arial"/>
        </w:rPr>
      </w:pPr>
      <w:r>
        <w:rPr>
          <w:rFonts w:cs="Arial"/>
        </w:rPr>
        <w:t xml:space="preserve"> </w:t>
      </w:r>
    </w:p>
    <w:p w:rsidR="00B85AA0" w:rsidRDefault="00231691">
      <w:pPr>
        <w:rPr>
          <w:rFonts w:cs="Arial"/>
        </w:rPr>
      </w:pPr>
      <w:r>
        <w:rPr>
          <w:rFonts w:cs="Arial"/>
        </w:rPr>
        <w:t xml:space="preserve">Signal used to indicate Front Camera Hard Button status. Real Can name: </w:t>
      </w:r>
      <w:r w:rsidRPr="00847F70">
        <w:rPr>
          <w:rFonts w:cs="Arial"/>
        </w:rPr>
        <w:t>CamraFrntStat_D_Stat</w:t>
      </w:r>
    </w:p>
    <w:p w:rsidR="00B85AA0" w:rsidRDefault="00231691">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9"/>
        <w:gridCol w:w="1695"/>
        <w:gridCol w:w="861"/>
        <w:gridCol w:w="1428"/>
      </w:tblGrid>
      <w:tr w:rsidR="00B85AA0">
        <w:trPr>
          <w:jc w:val="center"/>
        </w:trPr>
        <w:tc>
          <w:tcPr>
            <w:tcW w:w="1429"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Name</w:t>
            </w: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Value</w:t>
            </w:r>
          </w:p>
        </w:tc>
        <w:tc>
          <w:tcPr>
            <w:tcW w:w="1428"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b/>
              </w:rPr>
            </w:pPr>
            <w:r>
              <w:rPr>
                <w:rFonts w:cs="Arial"/>
                <w:b/>
              </w:rPr>
              <w:t>Description</w:t>
            </w:r>
          </w:p>
        </w:tc>
      </w:tr>
      <w:tr w:rsidR="00B85AA0">
        <w:trPr>
          <w:jc w:val="center"/>
        </w:trPr>
        <w:tc>
          <w:tcPr>
            <w:tcW w:w="1429"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 xml:space="preserve">ButtonState </w:t>
            </w: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c>
          <w:tcPr>
            <w:tcW w:w="1428"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w:t>
            </w: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Off</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0x0</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On</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0x1</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0x2</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r w:rsidR="00B85AA0">
        <w:trPr>
          <w:jc w:val="center"/>
        </w:trPr>
        <w:tc>
          <w:tcPr>
            <w:tcW w:w="1429"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c>
          <w:tcPr>
            <w:tcW w:w="1695"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NoDataPresent</w:t>
            </w:r>
          </w:p>
        </w:tc>
        <w:tc>
          <w:tcPr>
            <w:tcW w:w="861" w:type="dxa"/>
            <w:tcBorders>
              <w:top w:val="single" w:sz="4" w:space="0" w:color="auto"/>
              <w:left w:val="single" w:sz="4" w:space="0" w:color="auto"/>
              <w:bottom w:val="single" w:sz="4" w:space="0" w:color="auto"/>
              <w:right w:val="single" w:sz="4" w:space="0" w:color="auto"/>
            </w:tcBorders>
            <w:hideMark/>
          </w:tcPr>
          <w:p w:rsidR="00B85AA0" w:rsidRDefault="00231691">
            <w:pPr>
              <w:rPr>
                <w:rFonts w:cs="Arial"/>
              </w:rPr>
            </w:pPr>
            <w:r>
              <w:rPr>
                <w:rFonts w:cs="Arial"/>
              </w:rPr>
              <w:t>0x3</w:t>
            </w:r>
          </w:p>
        </w:tc>
        <w:tc>
          <w:tcPr>
            <w:tcW w:w="1428" w:type="dxa"/>
            <w:tcBorders>
              <w:top w:val="single" w:sz="4" w:space="0" w:color="auto"/>
              <w:left w:val="single" w:sz="4" w:space="0" w:color="auto"/>
              <w:bottom w:val="single" w:sz="4" w:space="0" w:color="auto"/>
              <w:right w:val="single" w:sz="4" w:space="0" w:color="auto"/>
            </w:tcBorders>
          </w:tcPr>
          <w:p w:rsidR="00B85AA0" w:rsidRDefault="00231691">
            <w:pPr>
              <w:rPr>
                <w:rFonts w:cs="Arial"/>
              </w:rPr>
            </w:pPr>
          </w:p>
        </w:tc>
      </w:tr>
    </w:tbl>
    <w:p w:rsidR="00B85AA0" w:rsidRDefault="00231691">
      <w:pPr>
        <w:rPr>
          <w:rFonts w:cs="Arial"/>
        </w:rPr>
      </w:pPr>
    </w:p>
    <w:p w:rsidR="00406F39" w:rsidRDefault="00231691" w:rsidP="00952F4A">
      <w:pPr>
        <w:pStyle w:val="Heading4"/>
      </w:pPr>
      <w:r w:rsidRPr="00B9479B">
        <w:t>MD-REQ-014020/A-Elocker_St (TcSE ROIN-266643-1)</w:t>
      </w:r>
    </w:p>
    <w:p w:rsidR="00C8198D" w:rsidRDefault="00231691">
      <w:pPr>
        <w:adjustRightInd w:val="0"/>
        <w:rPr>
          <w:rFonts w:eastAsia="MS Mincho" w:cs="Arial"/>
          <w:szCs w:val="20"/>
        </w:rPr>
      </w:pPr>
      <w:r>
        <w:rPr>
          <w:rFonts w:eastAsia="MS Mincho" w:cs="Arial"/>
          <w:szCs w:val="20"/>
        </w:rPr>
        <w:t>(CAN Name:  RearDiffLckLamp_D_Rq)</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 xml:space="preserve">Vehicle status signal for displaying the Electric </w:t>
      </w:r>
      <w:r>
        <w:rPr>
          <w:rFonts w:eastAsia="MS Mincho" w:cs="Arial"/>
          <w:szCs w:val="20"/>
        </w:rPr>
        <w:t>Differential Locker (Elocker) engagement message to the user.</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039"/>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ON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Flash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Notused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lastRenderedPageBreak/>
        <w:t>MD-REQ-014021/A-AwdRange_St (TcSE ROIN-266644-1)</w:t>
      </w:r>
    </w:p>
    <w:p w:rsidR="00C8198D" w:rsidRDefault="00231691">
      <w:pPr>
        <w:rPr>
          <w:rFonts w:eastAsia="MS Mincho" w:cs="Arial"/>
          <w:szCs w:val="20"/>
        </w:rPr>
      </w:pPr>
      <w:r>
        <w:rPr>
          <w:rFonts w:eastAsia="MS Mincho" w:cs="Arial"/>
          <w:szCs w:val="20"/>
        </w:rPr>
        <w:t xml:space="preserve">(CAN Name:  </w:t>
      </w:r>
      <w:r>
        <w:rPr>
          <w:rFonts w:cs="Arial"/>
          <w:szCs w:val="20"/>
        </w:rPr>
        <w:t>AwdRnge_D_Actl</w:t>
      </w:r>
      <w:r>
        <w:rPr>
          <w:rFonts w:eastAsia="MS Mincho" w:cs="Arial"/>
          <w:szCs w:val="20"/>
        </w:rPr>
        <w:t>)</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 xml:space="preserve">Message Type: </w:t>
      </w:r>
      <w:r>
        <w:rPr>
          <w:rFonts w:eastAsia="MS Mincho" w:cs="Arial"/>
          <w:szCs w:val="20"/>
        </w:rPr>
        <w:t>Status</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Vehicle status signal for the state of the transfer box in terms of range and coupling locking.</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"locked" means the  AWD coupling / differential is locked.</w:t>
      </w:r>
    </w:p>
    <w:p w:rsidR="00C8198D" w:rsidRDefault="00C8198D">
      <w:pPr>
        <w:adjustRightInd w:val="0"/>
        <w:rPr>
          <w:rFonts w:eastAsia="MS Mincho" w:cs="Arial"/>
          <w:szCs w:val="20"/>
        </w:rPr>
      </w:pP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"auto" means the AWD coupling / differential is under active control (could be locked, ope</w:t>
      </w:r>
      <w:r>
        <w:rPr>
          <w:rFonts w:eastAsia="MS Mincho" w:cs="Arial"/>
          <w:szCs w:val="20"/>
        </w:rPr>
        <w:t>n or anywhere in between depending on system).</w:t>
      </w:r>
    </w:p>
    <w:p w:rsidR="00C8198D" w:rsidRDefault="00C8198D">
      <w:pPr>
        <w:adjustRightInd w:val="0"/>
        <w:rPr>
          <w:rFonts w:eastAsia="MS Mincho" w:cs="Arial"/>
          <w:szCs w:val="20"/>
        </w:rPr>
      </w:pP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"2wd" means the AWD coupling is open.</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LowRangeLocked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LowRangeAuto</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LowRange2wd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HighRangeLocked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HighRangeAuto</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HighRange2wd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cs="Arial"/>
          <w:szCs w:val="20"/>
        </w:rPr>
      </w:pPr>
    </w:p>
    <w:p w:rsidR="00C8198D" w:rsidRDefault="00C8198D">
      <w:pPr>
        <w:rPr>
          <w:rFonts w:eastAsia="MS Mincho" w:cs="Arial"/>
          <w:szCs w:val="20"/>
        </w:rPr>
      </w:pPr>
    </w:p>
    <w:p w:rsidR="00406F39" w:rsidRDefault="00231691" w:rsidP="00952F4A">
      <w:pPr>
        <w:pStyle w:val="Heading4"/>
      </w:pPr>
      <w:r w:rsidRPr="00B9479B">
        <w:t>MD-REQ-014022/A-OffRoadMode_St (TcSE ROIN-266645-1)</w:t>
      </w:r>
    </w:p>
    <w:p w:rsidR="00C8198D" w:rsidRDefault="00231691">
      <w:pPr>
        <w:rPr>
          <w:rFonts w:eastAsia="MS Mincho" w:cs="Arial"/>
          <w:szCs w:val="20"/>
        </w:rPr>
      </w:pPr>
      <w:r>
        <w:rPr>
          <w:rFonts w:eastAsia="MS Mincho" w:cs="Arial"/>
          <w:szCs w:val="20"/>
        </w:rPr>
        <w:t xml:space="preserve">(CAN Name:  </w:t>
      </w:r>
      <w:r>
        <w:rPr>
          <w:rFonts w:cs="Arial"/>
          <w:szCs w:val="20"/>
        </w:rPr>
        <w:t>AwdOffRoadMode_D_Stats</w:t>
      </w:r>
      <w:r>
        <w:rPr>
          <w:rFonts w:eastAsia="MS Mincho" w:cs="Arial"/>
          <w:szCs w:val="20"/>
        </w:rPr>
        <w:t>)</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adjustRightInd w:val="0"/>
        <w:rPr>
          <w:rFonts w:eastAsia="MS Mincho" w:cs="Arial"/>
          <w:szCs w:val="20"/>
        </w:rPr>
      </w:pPr>
      <w:r>
        <w:rPr>
          <w:rFonts w:eastAsia="MS Mincho" w:cs="Arial"/>
          <w:szCs w:val="20"/>
        </w:rPr>
        <w:t>Vehicle status signal for the state of Off Road Mode.</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NormalMode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OffRoad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ExtemeOffRoad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929"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MD-REQ-014024/A-GearRvrseActv_D_Actl (TcSE ROIN-266649-1)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lastRenderedPageBreak/>
        <w:t>MD-REQ-331343/A-Camera Button LIN signal</w:t>
      </w:r>
    </w:p>
    <w:p w:rsidR="005F2388" w:rsidRDefault="00231691" w:rsidP="005F2388">
      <w:pPr>
        <w:rPr>
          <w:rFonts w:cs="Arial"/>
        </w:rPr>
      </w:pPr>
      <w:r>
        <w:rPr>
          <w:rFonts w:cs="Arial"/>
        </w:rPr>
        <w:t>Message Type: Command</w:t>
      </w:r>
    </w:p>
    <w:p w:rsidR="005F2388" w:rsidRDefault="00231691" w:rsidP="005F2388">
      <w:pPr>
        <w:rPr>
          <w:rFonts w:cs="Arial"/>
        </w:rPr>
      </w:pPr>
    </w:p>
    <w:p w:rsidR="005F2388" w:rsidRDefault="00231691" w:rsidP="005F2388">
      <w:pPr>
        <w:rPr>
          <w:rFonts w:cs="Arial"/>
        </w:rPr>
      </w:pPr>
      <w:r>
        <w:rPr>
          <w:rFonts w:cs="Arial"/>
        </w:rPr>
        <w:t>Represents the state of the physical fron</w:t>
      </w:r>
      <w:r>
        <w:rPr>
          <w:rFonts w:cs="Arial"/>
        </w:rPr>
        <w:t>t camera switch. This signal is the instantaneous status of the LIN switch which is wired to an external ECU. LIN signal name used is ICPBtnID_Camera.</w:t>
      </w:r>
    </w:p>
    <w:p w:rsidR="005F2388" w:rsidRDefault="00231691" w:rsidP="005F2388">
      <w:pPr>
        <w:rPr>
          <w:rFonts w:cs="Arial"/>
        </w:rPr>
      </w:pPr>
      <w:r>
        <w:rPr>
          <w:rFonts w:cs="Arial"/>
        </w:rPr>
        <w:t xml:space="preserve"> </w:t>
      </w:r>
    </w:p>
    <w:p w:rsidR="005F2388" w:rsidRDefault="00231691" w:rsidP="005F2388">
      <w:pPr>
        <w:rPr>
          <w:rFonts w:cs="Arial"/>
        </w:rPr>
      </w:pPr>
      <w:r>
        <w:rPr>
          <w:rFonts w:cs="Arial"/>
        </w:rPr>
        <w:t>Included Parameters:</w:t>
      </w:r>
    </w:p>
    <w:p w:rsidR="005F2388" w:rsidRDefault="00231691" w:rsidP="005F2388">
      <w:pPr>
        <w:rPr>
          <w:rFonts w:cs="Arial"/>
        </w:rPr>
      </w:pPr>
      <w:r>
        <w:rPr>
          <w:rFonts w:cs="Arial"/>
        </w:rPr>
        <w:t>Inactive</w:t>
      </w:r>
    </w:p>
    <w:p w:rsidR="005F2388" w:rsidRDefault="00231691" w:rsidP="005F2388">
      <w:pPr>
        <w:rPr>
          <w:rFonts w:cs="Arial"/>
        </w:rPr>
      </w:pPr>
      <w:r>
        <w:rPr>
          <w:rFonts w:cs="Arial"/>
        </w:rPr>
        <w:t>Active</w:t>
      </w:r>
    </w:p>
    <w:p w:rsidR="005F2388" w:rsidRDefault="00231691" w:rsidP="005F2388">
      <w:pPr>
        <w:rPr>
          <w:rFonts w:cs="Arial"/>
        </w:rPr>
      </w:pPr>
      <w:r>
        <w:rPr>
          <w:rFonts w:cs="Arial"/>
        </w:rPr>
        <w:t>Short Event</w:t>
      </w:r>
    </w:p>
    <w:p w:rsidR="005F2388" w:rsidRDefault="00231691" w:rsidP="005F2388">
      <w:pPr>
        <w:rPr>
          <w:rFonts w:cs="Arial"/>
        </w:rPr>
      </w:pPr>
      <w:r>
        <w:rPr>
          <w:rFonts w:cs="Arial"/>
        </w:rPr>
        <w:t>Short Elapsed</w:t>
      </w:r>
    </w:p>
    <w:p w:rsidR="005F2388" w:rsidRDefault="00231691" w:rsidP="005F2388">
      <w:pPr>
        <w:rPr>
          <w:rFonts w:cs="Arial"/>
        </w:rPr>
      </w:pPr>
      <w:r>
        <w:rPr>
          <w:rFonts w:cs="Arial"/>
        </w:rPr>
        <w:t>Long Event</w:t>
      </w:r>
    </w:p>
    <w:p w:rsidR="005F2388" w:rsidRDefault="00231691" w:rsidP="005F2388">
      <w:pPr>
        <w:rPr>
          <w:rFonts w:cs="Arial"/>
        </w:rPr>
      </w:pPr>
      <w:r>
        <w:rPr>
          <w:rFonts w:cs="Arial"/>
        </w:rPr>
        <w:t>Stuck</w:t>
      </w:r>
    </w:p>
    <w:p w:rsidR="005F2388" w:rsidRDefault="00231691" w:rsidP="005F2388">
      <w:pPr>
        <w:rPr>
          <w:rFonts w:cs="Arial"/>
        </w:rPr>
      </w:pPr>
      <w:r>
        <w:rPr>
          <w:rFonts w:cs="Arial"/>
        </w:rPr>
        <w:t>Idle</w:t>
      </w:r>
    </w:p>
    <w:p w:rsidR="005F2388" w:rsidRDefault="00231691" w:rsidP="005F2388">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b/>
              </w:rPr>
            </w:pPr>
            <w:r>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b/>
              </w:rPr>
            </w:pPr>
            <w:r>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b/>
              </w:rPr>
            </w:pPr>
            <w:r>
              <w:rPr>
                <w:rFonts w:cs="Arial"/>
                <w:b/>
              </w:rPr>
              <w:t>Val</w:t>
            </w:r>
            <w:r>
              <w:rPr>
                <w:rFonts w:cs="Arial"/>
                <w:b/>
              </w:rPr>
              <w:t>ue</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b/>
              </w:rPr>
            </w:pPr>
            <w:r>
              <w:rPr>
                <w:rFonts w:cs="Arial"/>
                <w:b/>
              </w:rPr>
              <w:t>Description</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b/>
              </w:rPr>
            </w:pPr>
            <w:r>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b/>
              </w:rPr>
            </w:pPr>
            <w:r>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b/>
              </w:rPr>
            </w:pPr>
            <w:r>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rPr>
                <w:rFonts w:cs="Arial"/>
                <w:b/>
              </w:rPr>
            </w:pP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Inactive</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0</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not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Active</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1</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Short Event</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2</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Short Elapsed</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3</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Long Event</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4</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Stuck</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5</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not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6-14</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 xml:space="preserve">Switch is </w:t>
            </w:r>
            <w:r>
              <w:rPr>
                <w:rFonts w:cs="Arial"/>
              </w:rPr>
              <w:t>not pressed</w:t>
            </w:r>
          </w:p>
        </w:tc>
      </w:tr>
      <w:tr w:rsidR="005F2388" w:rsidTr="005F2388">
        <w:trPr>
          <w:jc w:val="center"/>
        </w:trPr>
        <w:tc>
          <w:tcPr>
            <w:tcW w:w="1517" w:type="dxa"/>
            <w:tcBorders>
              <w:top w:val="single" w:sz="4" w:space="0" w:color="auto"/>
              <w:left w:val="single" w:sz="4" w:space="0" w:color="auto"/>
              <w:bottom w:val="single" w:sz="4" w:space="0" w:color="auto"/>
              <w:right w:val="single" w:sz="4" w:space="0" w:color="auto"/>
            </w:tcBorders>
          </w:tcPr>
          <w:p w:rsidR="005F2388" w:rsidRDefault="00231691">
            <w:pPr>
              <w:spacing w:line="254" w:lineRule="auto"/>
            </w:pPr>
          </w:p>
        </w:tc>
        <w:tc>
          <w:tcPr>
            <w:tcW w:w="1469"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pPr>
            <w:r>
              <w:rPr>
                <w:rFonts w:cs="Arial"/>
              </w:rPr>
              <w:t>Idle</w:t>
            </w:r>
          </w:p>
        </w:tc>
        <w:tc>
          <w:tcPr>
            <w:tcW w:w="1800"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jc w:val="center"/>
              <w:rPr>
                <w:rFonts w:cs="Arial"/>
              </w:rPr>
            </w:pPr>
            <w:r>
              <w:rPr>
                <w:rFonts w:cs="Arial"/>
              </w:rPr>
              <w:t>15</w:t>
            </w:r>
          </w:p>
        </w:tc>
        <w:tc>
          <w:tcPr>
            <w:tcW w:w="4785" w:type="dxa"/>
            <w:tcBorders>
              <w:top w:val="single" w:sz="4" w:space="0" w:color="auto"/>
              <w:left w:val="single" w:sz="4" w:space="0" w:color="auto"/>
              <w:bottom w:val="single" w:sz="4" w:space="0" w:color="auto"/>
              <w:right w:val="single" w:sz="4" w:space="0" w:color="auto"/>
            </w:tcBorders>
            <w:hideMark/>
          </w:tcPr>
          <w:p w:rsidR="005F2388" w:rsidRDefault="00231691">
            <w:pPr>
              <w:spacing w:line="254" w:lineRule="auto"/>
              <w:rPr>
                <w:rFonts w:cs="Arial"/>
              </w:rPr>
            </w:pPr>
            <w:r>
              <w:rPr>
                <w:rFonts w:cs="Arial"/>
              </w:rPr>
              <w:t>Switch is not pressed</w:t>
            </w:r>
          </w:p>
        </w:tc>
      </w:tr>
    </w:tbl>
    <w:p w:rsidR="00500605" w:rsidRDefault="00231691" w:rsidP="00500605"/>
    <w:p w:rsidR="00406F39" w:rsidRDefault="00231691" w:rsidP="00952F4A">
      <w:pPr>
        <w:pStyle w:val="Heading4"/>
      </w:pPr>
      <w:r w:rsidRPr="00B9479B">
        <w:t>MD-REQ-331847/A-CamraFrntOffRd_B_Stat</w:t>
      </w:r>
    </w:p>
    <w:p w:rsidR="00DA4D20" w:rsidRDefault="00231691" w:rsidP="00DA4D20">
      <w:pPr>
        <w:adjustRightInd w:val="0"/>
        <w:rPr>
          <w:rFonts w:eastAsia="MS Mincho" w:cs="Arial"/>
        </w:rPr>
      </w:pPr>
      <w:r>
        <w:rPr>
          <w:rFonts w:eastAsia="MS Mincho" w:cs="Arial"/>
        </w:rPr>
        <w:t>Message Type: Status</w:t>
      </w:r>
    </w:p>
    <w:p w:rsidR="00DA4D20" w:rsidRDefault="00231691" w:rsidP="00DA4D20">
      <w:pPr>
        <w:adjustRightInd w:val="0"/>
        <w:rPr>
          <w:rFonts w:eastAsia="MS Mincho" w:cs="Arial"/>
        </w:rPr>
      </w:pPr>
    </w:p>
    <w:p w:rsidR="00DA4D20" w:rsidRDefault="00231691" w:rsidP="00DA4D20">
      <w:pPr>
        <w:adjustRightInd w:val="0"/>
        <w:rPr>
          <w:rFonts w:eastAsia="MS Mincho" w:cs="Arial"/>
        </w:rPr>
      </w:pPr>
      <w:r>
        <w:rPr>
          <w:rFonts w:eastAsia="MS Mincho" w:cs="Arial"/>
        </w:rPr>
        <w:t>Vehicle status signal as determined by the IPMB for the state of Off Road Mode.</w:t>
      </w:r>
    </w:p>
    <w:p w:rsidR="00DA4D20" w:rsidRDefault="00231691" w:rsidP="00DA4D2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29"/>
        <w:gridCol w:w="816"/>
        <w:gridCol w:w="1611"/>
      </w:tblGrid>
      <w:tr w:rsidR="00DA4D20" w:rsidTr="00DA4D20">
        <w:trPr>
          <w:jc w:val="center"/>
        </w:trPr>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b/>
              </w:rPr>
            </w:pPr>
            <w:r>
              <w:rPr>
                <w:rFonts w:cs="Arial"/>
                <w:b/>
              </w:rPr>
              <w:t>Name</w:t>
            </w:r>
          </w:p>
        </w:tc>
        <w:tc>
          <w:tcPr>
            <w:tcW w:w="1929"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b/>
              </w:rPr>
            </w:pPr>
            <w:r>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b/>
              </w:rPr>
            </w:pPr>
            <w:r>
              <w:rPr>
                <w:rFonts w:cs="Arial"/>
                <w:b/>
              </w:rPr>
              <w:t>Description</w:t>
            </w:r>
          </w:p>
        </w:tc>
      </w:tr>
      <w:tr w:rsidR="00DA4D20" w:rsidTr="00DA4D20">
        <w:trPr>
          <w:jc w:val="center"/>
        </w:trPr>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rPr>
            </w:pPr>
            <w:r>
              <w:rPr>
                <w:rFonts w:cs="Arial"/>
              </w:rPr>
              <w:t>Type</w:t>
            </w:r>
          </w:p>
        </w:tc>
        <w:tc>
          <w:tcPr>
            <w:tcW w:w="1929"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rPr>
            </w:pPr>
            <w:r>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rsidR="00DA4D20" w:rsidRDefault="00231691">
            <w:pPr>
              <w:spacing w:line="254" w:lineRule="auto"/>
              <w:rPr>
                <w:rFonts w:cs="Arial"/>
              </w:rPr>
            </w:pPr>
            <w:r>
              <w:rPr>
                <w:rFonts w:cs="Arial"/>
              </w:rPr>
              <w:t>-</w:t>
            </w:r>
          </w:p>
        </w:tc>
      </w:tr>
      <w:tr w:rsidR="00DA4D20" w:rsidTr="00DA4D20">
        <w:trPr>
          <w:jc w:val="center"/>
        </w:trPr>
        <w:tc>
          <w:tcPr>
            <w:tcW w:w="816" w:type="dxa"/>
            <w:tcBorders>
              <w:top w:val="single" w:sz="4" w:space="0" w:color="auto"/>
              <w:left w:val="single" w:sz="4" w:space="0" w:color="auto"/>
              <w:bottom w:val="single" w:sz="4" w:space="0" w:color="auto"/>
              <w:right w:val="single" w:sz="4" w:space="0" w:color="auto"/>
            </w:tcBorders>
          </w:tcPr>
          <w:p w:rsidR="00DA4D20" w:rsidRDefault="00231691">
            <w:pPr>
              <w:spacing w:line="254" w:lineRule="auto"/>
              <w:rPr>
                <w:rFonts w:cs="Arial"/>
              </w:rPr>
            </w:pPr>
          </w:p>
        </w:tc>
        <w:tc>
          <w:tcPr>
            <w:tcW w:w="1929" w:type="dxa"/>
            <w:tcBorders>
              <w:top w:val="single" w:sz="4" w:space="0" w:color="auto"/>
              <w:left w:val="single" w:sz="4" w:space="0" w:color="auto"/>
              <w:bottom w:val="single" w:sz="4" w:space="0" w:color="auto"/>
              <w:right w:val="single" w:sz="4" w:space="0" w:color="auto"/>
            </w:tcBorders>
            <w:hideMark/>
          </w:tcPr>
          <w:p w:rsidR="00DA4D20" w:rsidRDefault="00231691">
            <w:pPr>
              <w:adjustRightInd w:val="0"/>
              <w:spacing w:line="254" w:lineRule="auto"/>
              <w:rPr>
                <w:rFonts w:cs="Arial"/>
              </w:rPr>
            </w:pPr>
            <w:r>
              <w:rPr>
                <w:rFonts w:eastAsia="MS Mincho" w:cs="Arial"/>
              </w:rPr>
              <w:t>Inactive</w:t>
            </w:r>
          </w:p>
        </w:tc>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adjustRightInd w:val="0"/>
              <w:spacing w:line="254" w:lineRule="auto"/>
              <w:rPr>
                <w:rFonts w:cs="Arial"/>
              </w:rPr>
            </w:pPr>
            <w:r>
              <w:rPr>
                <w:rFonts w:cs="Arial"/>
              </w:rPr>
              <w:t>0x0</w:t>
            </w:r>
          </w:p>
        </w:tc>
        <w:tc>
          <w:tcPr>
            <w:tcW w:w="1611" w:type="dxa"/>
            <w:tcBorders>
              <w:top w:val="single" w:sz="4" w:space="0" w:color="auto"/>
              <w:left w:val="single" w:sz="4" w:space="0" w:color="auto"/>
              <w:bottom w:val="single" w:sz="4" w:space="0" w:color="auto"/>
              <w:right w:val="single" w:sz="4" w:space="0" w:color="auto"/>
            </w:tcBorders>
          </w:tcPr>
          <w:p w:rsidR="00DA4D20" w:rsidRDefault="00231691">
            <w:pPr>
              <w:spacing w:line="254" w:lineRule="auto"/>
              <w:rPr>
                <w:rFonts w:cs="Arial"/>
              </w:rPr>
            </w:pPr>
          </w:p>
        </w:tc>
      </w:tr>
      <w:tr w:rsidR="00DA4D20" w:rsidTr="00DA4D20">
        <w:trPr>
          <w:jc w:val="center"/>
        </w:trPr>
        <w:tc>
          <w:tcPr>
            <w:tcW w:w="816" w:type="dxa"/>
            <w:tcBorders>
              <w:top w:val="single" w:sz="4" w:space="0" w:color="auto"/>
              <w:left w:val="single" w:sz="4" w:space="0" w:color="auto"/>
              <w:bottom w:val="single" w:sz="4" w:space="0" w:color="auto"/>
              <w:right w:val="single" w:sz="4" w:space="0" w:color="auto"/>
            </w:tcBorders>
          </w:tcPr>
          <w:p w:rsidR="00DA4D20" w:rsidRDefault="00231691">
            <w:pPr>
              <w:spacing w:line="254" w:lineRule="auto"/>
              <w:rPr>
                <w:rFonts w:cs="Arial"/>
              </w:rPr>
            </w:pPr>
          </w:p>
        </w:tc>
        <w:tc>
          <w:tcPr>
            <w:tcW w:w="1929" w:type="dxa"/>
            <w:tcBorders>
              <w:top w:val="single" w:sz="4" w:space="0" w:color="auto"/>
              <w:left w:val="single" w:sz="4" w:space="0" w:color="auto"/>
              <w:bottom w:val="single" w:sz="4" w:space="0" w:color="auto"/>
              <w:right w:val="single" w:sz="4" w:space="0" w:color="auto"/>
            </w:tcBorders>
            <w:hideMark/>
          </w:tcPr>
          <w:p w:rsidR="00DA4D20" w:rsidRDefault="00231691">
            <w:pPr>
              <w:adjustRightInd w:val="0"/>
              <w:spacing w:line="254" w:lineRule="auto"/>
              <w:rPr>
                <w:rFonts w:cs="Arial"/>
              </w:rPr>
            </w:pPr>
            <w:r>
              <w:rPr>
                <w:rFonts w:eastAsia="MS Mincho" w:cs="Arial"/>
              </w:rPr>
              <w:t>Active</w:t>
            </w:r>
          </w:p>
        </w:tc>
        <w:tc>
          <w:tcPr>
            <w:tcW w:w="816" w:type="dxa"/>
            <w:tcBorders>
              <w:top w:val="single" w:sz="4" w:space="0" w:color="auto"/>
              <w:left w:val="single" w:sz="4" w:space="0" w:color="auto"/>
              <w:bottom w:val="single" w:sz="4" w:space="0" w:color="auto"/>
              <w:right w:val="single" w:sz="4" w:space="0" w:color="auto"/>
            </w:tcBorders>
            <w:hideMark/>
          </w:tcPr>
          <w:p w:rsidR="00DA4D20" w:rsidRDefault="00231691">
            <w:pPr>
              <w:adjustRightInd w:val="0"/>
              <w:spacing w:line="254" w:lineRule="auto"/>
              <w:rPr>
                <w:rFonts w:cs="Arial"/>
              </w:rPr>
            </w:pPr>
            <w:r>
              <w:rPr>
                <w:rFonts w:cs="Arial"/>
              </w:rPr>
              <w:t>0x1</w:t>
            </w:r>
          </w:p>
        </w:tc>
        <w:tc>
          <w:tcPr>
            <w:tcW w:w="1611" w:type="dxa"/>
            <w:tcBorders>
              <w:top w:val="single" w:sz="4" w:space="0" w:color="auto"/>
              <w:left w:val="single" w:sz="4" w:space="0" w:color="auto"/>
              <w:bottom w:val="single" w:sz="4" w:space="0" w:color="auto"/>
              <w:right w:val="single" w:sz="4" w:space="0" w:color="auto"/>
            </w:tcBorders>
          </w:tcPr>
          <w:p w:rsidR="00DA4D20" w:rsidRDefault="00231691">
            <w:pPr>
              <w:spacing w:line="254" w:lineRule="auto"/>
              <w:rPr>
                <w:rFonts w:cs="Arial"/>
              </w:rPr>
            </w:pPr>
          </w:p>
        </w:tc>
      </w:tr>
    </w:tbl>
    <w:p w:rsidR="00500605" w:rsidRDefault="00231691" w:rsidP="00500605"/>
    <w:p w:rsidR="00406F39" w:rsidRDefault="00231691" w:rsidP="00952F4A">
      <w:pPr>
        <w:pStyle w:val="Heading2"/>
      </w:pPr>
      <w:bookmarkStart w:id="12" w:name="_Toc20920996"/>
      <w:r>
        <w:t>VehicleInformation Interface</w:t>
      </w:r>
      <w:bookmarkEnd w:id="12"/>
    </w:p>
    <w:p w:rsidR="00406F39" w:rsidRDefault="00231691" w:rsidP="00952F4A">
      <w:pPr>
        <w:pStyle w:val="Heading3"/>
      </w:pPr>
      <w:bookmarkStart w:id="13" w:name="_Toc20920997"/>
      <w:r w:rsidRPr="00B9479B">
        <w:t>RVCv2-IIR-REQ-014086/C-VehicleInformation_Tx (TcSE ROIN-282400-2)</w:t>
      </w:r>
      <w:bookmarkEnd w:id="13"/>
    </w:p>
    <w:p w:rsidR="00406F39" w:rsidRDefault="00231691" w:rsidP="00952F4A">
      <w:pPr>
        <w:pStyle w:val="Heading4"/>
      </w:pPr>
      <w:r w:rsidRPr="00B9479B">
        <w:t>MD-REQ-014083/A-PJB_Bootlid_St (TcSE ROIN-282394-1)</w:t>
      </w:r>
    </w:p>
    <w:p w:rsidR="00C8198D" w:rsidRDefault="00231691">
      <w:pPr>
        <w:autoSpaceDE w:val="0"/>
        <w:autoSpaceDN w:val="0"/>
        <w:adjustRightInd w:val="0"/>
        <w:rPr>
          <w:rFonts w:cs="Arial"/>
          <w:szCs w:val="20"/>
        </w:rPr>
      </w:pPr>
      <w:r>
        <w:rPr>
          <w:rFonts w:cs="Arial"/>
          <w:szCs w:val="20"/>
        </w:rPr>
        <w:t>Message Type: Status</w:t>
      </w:r>
    </w:p>
    <w:p w:rsidR="00C8198D" w:rsidRDefault="00C8198D">
      <w:pPr>
        <w:autoSpaceDE w:val="0"/>
        <w:autoSpaceDN w:val="0"/>
        <w:adjustRightInd w:val="0"/>
        <w:rPr>
          <w:rFonts w:cs="Arial"/>
          <w:szCs w:val="20"/>
        </w:rPr>
      </w:pPr>
    </w:p>
    <w:p w:rsidR="00C8198D" w:rsidRDefault="00231691">
      <w:pPr>
        <w:autoSpaceDE w:val="0"/>
        <w:autoSpaceDN w:val="0"/>
        <w:adjustRightInd w:val="0"/>
        <w:rPr>
          <w:rFonts w:cs="Arial"/>
          <w:szCs w:val="20"/>
        </w:rPr>
      </w:pPr>
      <w:r>
        <w:rPr>
          <w:rFonts w:cs="Arial"/>
          <w:szCs w:val="20"/>
        </w:rPr>
        <w:t>Vehicle status message to indicate when the decklid/liftgate is ajar.</w:t>
      </w:r>
    </w:p>
    <w:p w:rsidR="00C8198D" w:rsidRDefault="00C8198D">
      <w:pPr>
        <w:adjustRightInd w:val="0"/>
        <w:rPr>
          <w:rFonts w:eastAsia="MS Mincho"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4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TrunkClosed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4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TrunkOpen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lastRenderedPageBreak/>
        <w:t>MD-REQ-014023/A-GearLvrPos_D_Actl (TcSE ROIN-266648-1)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the Gear Lever Position on an </w:t>
      </w:r>
      <w:r>
        <w:rPr>
          <w:rFonts w:cs="Arial"/>
          <w:szCs w:val="20"/>
          <w:u w:val="single"/>
        </w:rPr>
        <w:t>automatic</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Park</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Reverse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Neutral</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Drive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Sport_DriveSport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0x4</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Low</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0x5</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First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0x6</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Second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0x7</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Third</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0x8</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Fourth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0x9</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Fifth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0xA</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Sixth</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0xB</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0xC</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0xD</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Unknown_Position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0xE</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2807"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0xF</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MD-REQ-014024/A-GearRvrseActv_D_Actl (TcSE ROIN-266649-1)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MD-REQ-014025/A-VehicleSpeed_St (TcSE ROIN-223023-1)</w:t>
      </w:r>
    </w:p>
    <w:p w:rsidR="00C8198D" w:rsidRDefault="00231691">
      <w:pPr>
        <w:rPr>
          <w:rFonts w:cs="Arial"/>
          <w:szCs w:val="20"/>
        </w:rPr>
      </w:pPr>
      <w:r>
        <w:rPr>
          <w:rFonts w:cs="Arial"/>
          <w:szCs w:val="20"/>
        </w:rPr>
        <w:t>Message Type: Status</w:t>
      </w:r>
    </w:p>
    <w:p w:rsidR="00C8198D" w:rsidRDefault="00231691">
      <w:pPr>
        <w:rPr>
          <w:rFonts w:cs="Arial"/>
          <w:szCs w:val="20"/>
        </w:rPr>
      </w:pPr>
      <w:r>
        <w:rPr>
          <w:rFonts w:cs="Arial"/>
          <w:szCs w:val="20"/>
        </w:rPr>
        <w:t xml:space="preserve"> </w:t>
      </w:r>
    </w:p>
    <w:p w:rsidR="00C8198D" w:rsidRDefault="00231691">
      <w:pPr>
        <w:rPr>
          <w:rFonts w:cs="Arial"/>
          <w:szCs w:val="20"/>
        </w:rPr>
      </w:pPr>
      <w:r>
        <w:rPr>
          <w:rFonts w:cs="Arial"/>
          <w:szCs w:val="20"/>
        </w:rPr>
        <w:t>Status used to indicate vehicle speed.</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Indicates vehicle speed.</w:t>
            </w:r>
          </w:p>
          <w:p w:rsidR="00C8198D" w:rsidRDefault="00231691">
            <w:pPr>
              <w:rPr>
                <w:rFonts w:cs="Arial"/>
                <w:szCs w:val="20"/>
              </w:rPr>
            </w:pPr>
            <w:r>
              <w:rPr>
                <w:rFonts w:cs="Arial"/>
                <w:szCs w:val="20"/>
              </w:rPr>
              <w:t>Unit: kph</w:t>
            </w:r>
          </w:p>
          <w:p w:rsidR="00C8198D" w:rsidRDefault="00231691">
            <w:pPr>
              <w:rPr>
                <w:rFonts w:cs="Arial"/>
                <w:szCs w:val="20"/>
              </w:rPr>
            </w:pPr>
            <w:r>
              <w:rPr>
                <w:rFonts w:cs="Arial"/>
                <w:szCs w:val="20"/>
              </w:rPr>
              <w:t>Resolution:0.01</w:t>
            </w:r>
          </w:p>
          <w:p w:rsidR="00C8198D" w:rsidRDefault="00231691">
            <w:pPr>
              <w:rPr>
                <w:rFonts w:cs="Arial"/>
                <w:szCs w:val="20"/>
              </w:rPr>
            </w:pPr>
            <w:r>
              <w:rPr>
                <w:rFonts w:cs="Arial"/>
                <w:szCs w:val="20"/>
              </w:rPr>
              <w:t>Offset:0</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 xml:space="preserve">0x0 to </w:t>
            </w:r>
            <w:r>
              <w:rPr>
                <w:rFonts w:cs="Arial"/>
                <w:szCs w:val="20"/>
              </w:rPr>
              <w:t>0xFFFF</w:t>
            </w:r>
          </w:p>
        </w:tc>
        <w:tc>
          <w:tcPr>
            <w:tcW w:w="221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t>MD-REQ-014084/B-ParkBrake_St (TcSE ROIN-287064-1)</w:t>
      </w:r>
    </w:p>
    <w:p w:rsidR="00C8198D" w:rsidRDefault="00231691">
      <w:pPr>
        <w:rPr>
          <w:rFonts w:cs="Arial"/>
          <w:szCs w:val="20"/>
        </w:rPr>
      </w:pPr>
      <w:r>
        <w:rPr>
          <w:rFonts w:cs="Arial"/>
          <w:szCs w:val="20"/>
        </w:rPr>
        <w:t>Message Type: Status</w:t>
      </w:r>
    </w:p>
    <w:p w:rsidR="00C8198D" w:rsidRDefault="00231691">
      <w:pPr>
        <w:rPr>
          <w:rFonts w:cs="Arial"/>
          <w:szCs w:val="20"/>
        </w:rPr>
      </w:pPr>
      <w:r>
        <w:rPr>
          <w:rFonts w:cs="Arial"/>
          <w:szCs w:val="20"/>
        </w:rPr>
        <w:t xml:space="preserve"> </w:t>
      </w:r>
    </w:p>
    <w:p w:rsidR="00C8198D" w:rsidRDefault="00231691">
      <w:pPr>
        <w:rPr>
          <w:rFonts w:cs="Arial"/>
          <w:szCs w:val="20"/>
        </w:rPr>
      </w:pPr>
      <w:r>
        <w:rPr>
          <w:rFonts w:cs="Arial"/>
          <w:szCs w:val="20"/>
        </w:rPr>
        <w:t>Signal used to indicate the Parking Brake status.</w:t>
      </w:r>
    </w:p>
    <w:p w:rsidR="00C8198D" w:rsidRDefault="00C8198D">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039"/>
        <w:gridCol w:w="861"/>
        <w:gridCol w:w="1428"/>
      </w:tblGrid>
      <w:tr w:rsidR="00C8198D">
        <w:trPr>
          <w:jc w:val="center"/>
        </w:trPr>
        <w:tc>
          <w:tcPr>
            <w:tcW w:w="87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428"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7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428"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7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Inactive</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0x0</w:t>
            </w:r>
          </w:p>
        </w:tc>
        <w:tc>
          <w:tcPr>
            <w:tcW w:w="1428"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72"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039"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Active</w:t>
            </w:r>
          </w:p>
        </w:tc>
        <w:tc>
          <w:tcPr>
            <w:tcW w:w="86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0x1</w:t>
            </w:r>
          </w:p>
        </w:tc>
        <w:tc>
          <w:tcPr>
            <w:tcW w:w="1428"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406F39" w:rsidRDefault="00231691" w:rsidP="00952F4A">
      <w:pPr>
        <w:pStyle w:val="Heading4"/>
      </w:pPr>
      <w:r w:rsidRPr="00B9479B">
        <w:t>MD-REQ-014085/B-ElectronicParkBrake_St (TcSE ROIN-287065-1)</w:t>
      </w:r>
    </w:p>
    <w:p w:rsidR="00075247" w:rsidRDefault="00231691">
      <w:pPr>
        <w:rPr>
          <w:rFonts w:cs="Arial"/>
        </w:rPr>
      </w:pPr>
      <w:r>
        <w:rPr>
          <w:rFonts w:cs="Arial"/>
        </w:rPr>
        <w:t>Message Type: Status</w:t>
      </w:r>
    </w:p>
    <w:p w:rsidR="00075247" w:rsidRDefault="00231691">
      <w:pPr>
        <w:rPr>
          <w:rFonts w:cs="Arial"/>
        </w:rPr>
      </w:pPr>
      <w:r>
        <w:rPr>
          <w:rFonts w:cs="Arial"/>
        </w:rPr>
        <w:t xml:space="preserve"> </w:t>
      </w:r>
    </w:p>
    <w:p w:rsidR="00075247" w:rsidRDefault="00231691">
      <w:pPr>
        <w:rPr>
          <w:rFonts w:cs="Arial"/>
        </w:rPr>
      </w:pPr>
      <w:r>
        <w:rPr>
          <w:rFonts w:cs="Arial"/>
        </w:rPr>
        <w:t>Signal used to indicate the Electronic Parking Brake status.</w:t>
      </w:r>
    </w:p>
    <w:p w:rsidR="00075247" w:rsidRDefault="00231691">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3264"/>
        <w:gridCol w:w="936"/>
        <w:gridCol w:w="1523"/>
      </w:tblGrid>
      <w:tr w:rsidR="00075247">
        <w:trPr>
          <w:jc w:val="center"/>
        </w:trPr>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Name</w:t>
            </w: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Literals</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b/>
              </w:rPr>
            </w:pPr>
            <w:r>
              <w:rPr>
                <w:rFonts w:cs="Arial"/>
                <w:b/>
              </w:rPr>
              <w:t>Value</w:t>
            </w:r>
          </w:p>
        </w:tc>
        <w:tc>
          <w:tcPr>
            <w:tcW w:w="1523"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b/>
              </w:rPr>
              <w:t>Description</w:t>
            </w:r>
          </w:p>
        </w:tc>
      </w:tr>
      <w:tr w:rsidR="00075247">
        <w:trPr>
          <w:jc w:val="center"/>
        </w:trPr>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Type</w:t>
            </w: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c>
          <w:tcPr>
            <w:tcW w:w="1523"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w:t>
            </w: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NotUsed</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0x0</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Rear_Caliper_Closed</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0x1</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Rear_Caliper_Transition</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0x2</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RWU_By_EPB_Active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0x3</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Rear_Caliper_Open</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0x4</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EPB_Limphome_Active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0x5</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ECD_by_Brake_ECU_Active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0x6</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r w:rsidR="00075247">
        <w:trPr>
          <w:jc w:val="center"/>
        </w:trPr>
        <w:tc>
          <w:tcPr>
            <w:tcW w:w="936"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c>
          <w:tcPr>
            <w:tcW w:w="3264"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GeneralFault_MaintenceMode</w:t>
            </w:r>
          </w:p>
        </w:tc>
        <w:tc>
          <w:tcPr>
            <w:tcW w:w="936" w:type="dxa"/>
            <w:tcBorders>
              <w:top w:val="single" w:sz="4" w:space="0" w:color="auto"/>
              <w:left w:val="single" w:sz="4" w:space="0" w:color="auto"/>
              <w:bottom w:val="single" w:sz="4" w:space="0" w:color="auto"/>
              <w:right w:val="single" w:sz="4" w:space="0" w:color="auto"/>
            </w:tcBorders>
            <w:hideMark/>
          </w:tcPr>
          <w:p w:rsidR="00075247" w:rsidRDefault="00231691">
            <w:pPr>
              <w:rPr>
                <w:rFonts w:cs="Arial"/>
              </w:rPr>
            </w:pPr>
            <w:r>
              <w:rPr>
                <w:rFonts w:cs="Arial"/>
              </w:rPr>
              <w:t>0x7</w:t>
            </w:r>
          </w:p>
        </w:tc>
        <w:tc>
          <w:tcPr>
            <w:tcW w:w="1523" w:type="dxa"/>
            <w:tcBorders>
              <w:top w:val="single" w:sz="4" w:space="0" w:color="auto"/>
              <w:left w:val="single" w:sz="4" w:space="0" w:color="auto"/>
              <w:bottom w:val="single" w:sz="4" w:space="0" w:color="auto"/>
              <w:right w:val="single" w:sz="4" w:space="0" w:color="auto"/>
            </w:tcBorders>
          </w:tcPr>
          <w:p w:rsidR="00075247" w:rsidRDefault="00231691">
            <w:pPr>
              <w:rPr>
                <w:rFonts w:cs="Arial"/>
              </w:rPr>
            </w:pPr>
          </w:p>
        </w:tc>
      </w:tr>
    </w:tbl>
    <w:p w:rsidR="00075247" w:rsidRDefault="00231691">
      <w:pPr>
        <w:rPr>
          <w:rFonts w:cs="Arial"/>
        </w:rPr>
      </w:pPr>
    </w:p>
    <w:p w:rsidR="00BE6AD0" w:rsidRDefault="00231691">
      <w:pPr>
        <w:rPr>
          <w:rFonts w:cs="Arial"/>
        </w:rPr>
      </w:pPr>
    </w:p>
    <w:p w:rsidR="00BE6AD0" w:rsidRDefault="00231691" w:rsidP="00BE6AD0">
      <w:pPr>
        <w:rPr>
          <w:rFonts w:cs="Arial"/>
        </w:rPr>
      </w:pPr>
      <w:r>
        <w:rPr>
          <w:rFonts w:cs="Arial"/>
        </w:rPr>
        <w:t>Electronic Park Brake is considered active when the signal has a value of 0x1 (</w:t>
      </w:r>
      <w:r>
        <w:rPr>
          <w:color w:val="1F497D"/>
        </w:rPr>
        <w:t>Rear_Caliper_Closed)</w:t>
      </w:r>
    </w:p>
    <w:p w:rsidR="00952F4A" w:rsidRPr="00952F4A" w:rsidRDefault="00952F4A" w:rsidP="00952F4A">
      <w:pPr>
        <w:pStyle w:val="Heading4"/>
        <w:rPr>
          <w:b w:val="0"/>
          <w:u w:val="single"/>
        </w:rPr>
      </w:pPr>
      <w:r w:rsidRPr="00952F4A">
        <w:rPr>
          <w:b w:val="0"/>
          <w:u w:val="single"/>
        </w:rPr>
        <w:t>RVC-REQ-292387/A-GearPos_D_Trg</w:t>
      </w:r>
    </w:p>
    <w:p w:rsidR="00500605" w:rsidRDefault="00231691" w:rsidP="00500605">
      <w:r>
        <w:t>GearPos_D_Trg</w:t>
      </w:r>
    </w:p>
    <w:p w:rsidR="00A52990" w:rsidRDefault="00231691" w:rsidP="00500605">
      <w:r>
        <w:t>This signal is used to indicate Gear direction. Used with other gear signals to determine whether or not RVC is to be turned On or Off.</w:t>
      </w:r>
    </w:p>
    <w:p w:rsidR="00A52990" w:rsidRDefault="00231691" w:rsidP="00500605"/>
    <w:p w:rsidR="00A52990" w:rsidRDefault="00231691" w:rsidP="00500605"/>
    <w:p w:rsidR="00A52990" w:rsidRDefault="00231691" w:rsidP="00500605"/>
    <w:p w:rsidR="00A52990" w:rsidRDefault="00231691" w:rsidP="00500605"/>
    <w:tbl>
      <w:tblPr>
        <w:tblW w:w="4265" w:type="dxa"/>
        <w:jc w:val="center"/>
        <w:tblLook w:val="04A0" w:firstRow="1" w:lastRow="0" w:firstColumn="1" w:lastColumn="0" w:noHBand="0" w:noVBand="1"/>
      </w:tblPr>
      <w:tblGrid>
        <w:gridCol w:w="960"/>
        <w:gridCol w:w="1351"/>
        <w:gridCol w:w="960"/>
        <w:gridCol w:w="1217"/>
      </w:tblGrid>
      <w:tr w:rsidR="00A52990" w:rsidRPr="00A52990" w:rsidTr="00952F4A">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Literals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Value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Description</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Type</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Neutral</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0x0</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First</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0x1</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Second</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0x2</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Third</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0x3</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Fourth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0x4</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Fifth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0x5</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Sixth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0x6</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Seventh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0x7</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Eighth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0x8</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Ninth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0x9</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Tenth</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0xA</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Undefined_3</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xml:space="preserve">0xB </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Undefined_4</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0xC</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Undefined_5</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0xD</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Reverse</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0xE</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r w:rsidR="00A52990" w:rsidRPr="00A52990" w:rsidTr="00952F4A">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Unknown</w:t>
            </w:r>
          </w:p>
        </w:tc>
        <w:tc>
          <w:tcPr>
            <w:tcW w:w="96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0xF</w:t>
            </w:r>
          </w:p>
        </w:tc>
        <w:tc>
          <w:tcPr>
            <w:tcW w:w="1180" w:type="dxa"/>
            <w:tcBorders>
              <w:top w:val="nil"/>
              <w:left w:val="nil"/>
              <w:bottom w:val="single" w:sz="4" w:space="0" w:color="auto"/>
              <w:right w:val="single" w:sz="4" w:space="0" w:color="auto"/>
            </w:tcBorders>
            <w:shd w:val="clear" w:color="auto" w:fill="auto"/>
            <w:noWrap/>
            <w:vAlign w:val="bottom"/>
            <w:hideMark/>
          </w:tcPr>
          <w:p w:rsidR="00A52990" w:rsidRPr="00A52990" w:rsidRDefault="00231691" w:rsidP="00A52990">
            <w:pPr>
              <w:rPr>
                <w:rFonts w:cs="Arial"/>
                <w:color w:val="000000"/>
              </w:rPr>
            </w:pPr>
            <w:r w:rsidRPr="00A52990">
              <w:rPr>
                <w:rFonts w:cs="Arial"/>
                <w:color w:val="000000"/>
              </w:rPr>
              <w:t> </w:t>
            </w:r>
          </w:p>
        </w:tc>
      </w:tr>
    </w:tbl>
    <w:p w:rsidR="00A52990" w:rsidRDefault="00231691" w:rsidP="00500605"/>
    <w:p w:rsidR="00A52990" w:rsidRDefault="00231691" w:rsidP="00500605"/>
    <w:p w:rsidR="00406F39" w:rsidRDefault="00231691" w:rsidP="00952F4A">
      <w:pPr>
        <w:pStyle w:val="Heading4"/>
      </w:pPr>
      <w:r w:rsidRPr="00B9479B">
        <w:lastRenderedPageBreak/>
        <w:t>MD-REQ-014024/A-GearRvrseActv_D_Actl (TcSE ROIN-266649-1)</w:t>
      </w:r>
    </w:p>
    <w:p w:rsidR="00C8198D" w:rsidRDefault="00231691">
      <w:pPr>
        <w:adjustRightInd w:val="0"/>
        <w:rPr>
          <w:rFonts w:eastAsia="MS Mincho" w:cs="Arial"/>
          <w:szCs w:val="20"/>
        </w:rPr>
      </w:pPr>
      <w:r>
        <w:rPr>
          <w:rFonts w:eastAsia="MS Mincho" w:cs="Arial"/>
          <w:szCs w:val="20"/>
        </w:rPr>
        <w:t>Message Type: Status</w:t>
      </w:r>
    </w:p>
    <w:p w:rsidR="00C8198D" w:rsidRDefault="00C8198D">
      <w:pPr>
        <w:adjustRightInd w:val="0"/>
        <w:rPr>
          <w:rFonts w:eastAsia="MS Mincho" w:cs="Arial"/>
          <w:szCs w:val="20"/>
        </w:rPr>
      </w:pPr>
    </w:p>
    <w:p w:rsidR="00C8198D" w:rsidRDefault="00231691">
      <w:pPr>
        <w:widowControl w:val="0"/>
        <w:adjustRightInd w:val="0"/>
        <w:rPr>
          <w:rFonts w:cs="Arial"/>
          <w:szCs w:val="20"/>
        </w:rPr>
      </w:pPr>
      <w:r>
        <w:rPr>
          <w:rFonts w:eastAsia="MS Mincho" w:cs="Arial"/>
          <w:szCs w:val="20"/>
        </w:rPr>
        <w:t xml:space="preserve">Vehicle status signal for </w:t>
      </w:r>
      <w:r>
        <w:rPr>
          <w:rFonts w:cs="Arial"/>
          <w:szCs w:val="20"/>
        </w:rPr>
        <w:t xml:space="preserve">notifying that Reverse Gear is engaged on a </w:t>
      </w:r>
      <w:r>
        <w:rPr>
          <w:rFonts w:cs="Arial"/>
          <w:szCs w:val="20"/>
          <w:u w:val="single"/>
        </w:rPr>
        <w:t>manual</w:t>
      </w:r>
      <w:r>
        <w:rPr>
          <w:rFonts w:cs="Arial"/>
          <w:szCs w:val="20"/>
        </w:rPr>
        <w:t xml:space="preserve"> transmission vehicle.</w:t>
      </w:r>
    </w:p>
    <w:p w:rsidR="00C8198D" w:rsidRDefault="00C8198D">
      <w:pPr>
        <w:adjustRightInd w:val="0"/>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62"/>
        <w:gridCol w:w="816"/>
        <w:gridCol w:w="1611"/>
      </w:tblGrid>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Name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Value</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b/>
                <w:szCs w:val="20"/>
              </w:rPr>
            </w:pPr>
            <w:r>
              <w:rPr>
                <w:rFonts w:cs="Arial"/>
                <w:b/>
                <w:szCs w:val="20"/>
              </w:rPr>
              <w:t>Description</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Type</w:t>
            </w: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c>
          <w:tcPr>
            <w:tcW w:w="1611"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w:t>
            </w: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0x0</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eastAsia="MS Mincho" w:cs="Arial"/>
                <w:szCs w:val="20"/>
              </w:rPr>
              <w:t>Active</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0x1</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0x2</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816"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c>
          <w:tcPr>
            <w:tcW w:w="1162"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eastAsia="MS Mincho" w:cs="Arial"/>
                <w:szCs w:val="20"/>
              </w:rPr>
            </w:pPr>
            <w:r>
              <w:rPr>
                <w:rFonts w:eastAsia="MS Mincho" w:cs="Arial"/>
                <w:szCs w:val="20"/>
              </w:rPr>
              <w:t>Fault</w:t>
            </w:r>
          </w:p>
        </w:tc>
        <w:tc>
          <w:tcPr>
            <w:tcW w:w="816" w:type="dxa"/>
            <w:tcBorders>
              <w:top w:val="single" w:sz="4" w:space="0" w:color="auto"/>
              <w:left w:val="single" w:sz="4" w:space="0" w:color="auto"/>
              <w:bottom w:val="single" w:sz="4" w:space="0" w:color="auto"/>
              <w:right w:val="single" w:sz="4" w:space="0" w:color="auto"/>
            </w:tcBorders>
            <w:hideMark/>
          </w:tcPr>
          <w:p w:rsidR="00C8198D" w:rsidRDefault="00231691">
            <w:pPr>
              <w:adjustRightInd w:val="0"/>
              <w:rPr>
                <w:rFonts w:cs="Arial"/>
                <w:szCs w:val="20"/>
              </w:rPr>
            </w:pPr>
            <w:r>
              <w:rPr>
                <w:rFonts w:cs="Arial"/>
                <w:szCs w:val="20"/>
              </w:rPr>
              <w:t>0x3</w:t>
            </w:r>
          </w:p>
        </w:tc>
        <w:tc>
          <w:tcPr>
            <w:tcW w:w="1611"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eastAsia="MS Mincho"/>
        </w:rPr>
      </w:pPr>
    </w:p>
    <w:p w:rsidR="00406F39" w:rsidRDefault="00231691" w:rsidP="00952F4A">
      <w:pPr>
        <w:pStyle w:val="Heading4"/>
      </w:pPr>
      <w:r w:rsidRPr="00B9479B">
        <w:t>RVC-MD-REQ-292389/B-GearRvrse_D_Actl</w:t>
      </w:r>
    </w:p>
    <w:p w:rsidR="00500605" w:rsidRDefault="00231691" w:rsidP="00500605">
      <w:r w:rsidRPr="009B59E6">
        <w:t>GearRvrse_D_Actl</w:t>
      </w:r>
    </w:p>
    <w:p w:rsidR="009B59E6" w:rsidRDefault="00231691" w:rsidP="00500605"/>
    <w:p w:rsidR="009B59E6" w:rsidRDefault="00231691" w:rsidP="00500605">
      <w:r w:rsidRPr="009B59E6">
        <w:t>The purpose of this signal is to notify that Reverse Gear is engaged on a manual transmission vehicle</w:t>
      </w:r>
      <w:r>
        <w:t>.</w:t>
      </w:r>
    </w:p>
    <w:p w:rsidR="009B59E6" w:rsidRDefault="00231691" w:rsidP="00500605"/>
    <w:p w:rsidR="009B59E6" w:rsidRDefault="00231691" w:rsidP="00500605">
      <w:r w:rsidRPr="009B59E6">
        <w:t xml:space="preserve">$0: Inactive_not_confirmed </w:t>
      </w:r>
    </w:p>
    <w:p w:rsidR="009B59E6" w:rsidRDefault="00231691" w:rsidP="00500605">
      <w:r w:rsidRPr="009B59E6">
        <w:t xml:space="preserve">$1: Inactive_confirmed </w:t>
      </w:r>
    </w:p>
    <w:p w:rsidR="009B59E6" w:rsidRDefault="00231691" w:rsidP="00500605">
      <w:r w:rsidRPr="009B59E6">
        <w:t xml:space="preserve">$2: Active_not_confirmed </w:t>
      </w:r>
    </w:p>
    <w:p w:rsidR="009B59E6" w:rsidRDefault="00231691" w:rsidP="00500605">
      <w:r w:rsidRPr="009B59E6">
        <w:t xml:space="preserve">$3: </w:t>
      </w:r>
      <w:r w:rsidRPr="009B59E6">
        <w:t xml:space="preserve">Active_confirmed </w:t>
      </w:r>
    </w:p>
    <w:p w:rsidR="009B59E6" w:rsidRDefault="00231691" w:rsidP="00500605">
      <w:r w:rsidRPr="009B59E6">
        <w:t xml:space="preserve">$4: NotUsed_1 </w:t>
      </w:r>
    </w:p>
    <w:p w:rsidR="009B59E6" w:rsidRDefault="00231691" w:rsidP="00500605">
      <w:r w:rsidRPr="009B59E6">
        <w:t xml:space="preserve">$5: NotUsed_2 </w:t>
      </w:r>
    </w:p>
    <w:p w:rsidR="009B59E6" w:rsidRDefault="00231691" w:rsidP="00500605">
      <w:r w:rsidRPr="009B59E6">
        <w:t xml:space="preserve">$6: NotUsed_3 </w:t>
      </w:r>
    </w:p>
    <w:p w:rsidR="009B59E6" w:rsidRDefault="00231691" w:rsidP="00500605">
      <w:r w:rsidRPr="009B59E6">
        <w:t>$7: Fault</w:t>
      </w:r>
    </w:p>
    <w:p w:rsidR="00654447" w:rsidRDefault="00231691" w:rsidP="00500605"/>
    <w:p w:rsidR="00654447" w:rsidRDefault="00231691" w:rsidP="00500605"/>
    <w:p w:rsidR="00654447" w:rsidRDefault="00231691" w:rsidP="00500605"/>
    <w:p w:rsidR="00654447" w:rsidRDefault="00231691" w:rsidP="00500605">
      <w:r w:rsidRPr="00654447">
        <w:t>Reverse status is indicated by both $2 (Active_not_confirmed) and $3 (Active_confirmed)</w:t>
      </w:r>
    </w:p>
    <w:p w:rsidR="00406F39" w:rsidRDefault="00231691" w:rsidP="00952F4A">
      <w:pPr>
        <w:pStyle w:val="Heading4"/>
      </w:pPr>
      <w:r w:rsidRPr="00B9479B">
        <w:t>MD-REQ-347573/A-PowerMode</w:t>
      </w:r>
    </w:p>
    <w:p w:rsidR="00977D03" w:rsidRDefault="00231691" w:rsidP="00977D03">
      <w:r>
        <w:t>PowerMode</w:t>
      </w:r>
    </w:p>
    <w:p w:rsidR="00977D03" w:rsidRDefault="00231691" w:rsidP="00977D03">
      <w:r>
        <w:t>This signal is used in CGEA 1.2 only, not for later archi</w:t>
      </w:r>
      <w:r>
        <w:t xml:space="preserve">tectures. </w:t>
      </w:r>
    </w:p>
    <w:p w:rsidR="00977D03" w:rsidRDefault="00231691" w:rsidP="00977D03"/>
    <w:p w:rsidR="00977D03" w:rsidRDefault="00231691" w:rsidP="00977D03">
      <w:r>
        <w:t>$0: KeyOut</w:t>
      </w:r>
    </w:p>
    <w:p w:rsidR="00977D03" w:rsidRDefault="00231691" w:rsidP="00977D03">
      <w:r>
        <w:t>$1: KeyRecentlyOut</w:t>
      </w:r>
    </w:p>
    <w:p w:rsidR="00977D03" w:rsidRDefault="00231691" w:rsidP="00977D03">
      <w:r>
        <w:t>$2: KeyApproved_0</w:t>
      </w:r>
    </w:p>
    <w:p w:rsidR="00977D03" w:rsidRDefault="00231691" w:rsidP="00977D03">
      <w:r>
        <w:t>$3: PostAccessory_0</w:t>
      </w:r>
    </w:p>
    <w:p w:rsidR="00977D03" w:rsidRDefault="00231691" w:rsidP="00977D03">
      <w:r>
        <w:t>$4: Accessory_1</w:t>
      </w:r>
    </w:p>
    <w:p w:rsidR="00977D03" w:rsidRDefault="00231691" w:rsidP="00977D03">
      <w:r>
        <w:t>$5: PostIgnition_1</w:t>
      </w:r>
    </w:p>
    <w:p w:rsidR="00977D03" w:rsidRDefault="00231691" w:rsidP="00977D03">
      <w:r>
        <w:t>$6: IgnitionOn_2</w:t>
      </w:r>
    </w:p>
    <w:p w:rsidR="00977D03" w:rsidRDefault="00231691" w:rsidP="00977D03">
      <w:r>
        <w:t>$7: Running_2</w:t>
      </w:r>
    </w:p>
    <w:p w:rsidR="00977D03" w:rsidRDefault="00231691" w:rsidP="00977D03">
      <w:r>
        <w:t>$8: Not_Used</w:t>
      </w:r>
    </w:p>
    <w:p w:rsidR="00977D03" w:rsidRDefault="00231691" w:rsidP="00977D03">
      <w:r>
        <w:t>$9: Crank_3</w:t>
      </w:r>
    </w:p>
    <w:p w:rsidR="00500605" w:rsidRDefault="00231691" w:rsidP="00977D03">
      <w:r>
        <w:t>$A: Not_Used1</w:t>
      </w:r>
    </w:p>
    <w:p w:rsidR="00406F39" w:rsidRDefault="00231691" w:rsidP="00952F4A">
      <w:pPr>
        <w:pStyle w:val="Heading1"/>
      </w:pPr>
      <w:bookmarkStart w:id="14" w:name="_Toc20920998"/>
      <w:r>
        <w:lastRenderedPageBreak/>
        <w:t>General Requirements</w:t>
      </w:r>
      <w:bookmarkEnd w:id="14"/>
    </w:p>
    <w:p w:rsidR="00952F4A" w:rsidRPr="00952F4A" w:rsidRDefault="00952F4A" w:rsidP="00952F4A">
      <w:pPr>
        <w:pStyle w:val="Heading2"/>
        <w:rPr>
          <w:b w:val="0"/>
          <w:u w:val="single"/>
        </w:rPr>
      </w:pPr>
      <w:bookmarkStart w:id="15" w:name="_Toc20920999"/>
      <w:r w:rsidRPr="00952F4A">
        <w:rPr>
          <w:b w:val="0"/>
          <w:u w:val="single"/>
        </w:rPr>
        <w:t>REQ-331344/A-Button Press Logic+</w:t>
      </w:r>
      <w:bookmarkEnd w:id="15"/>
    </w:p>
    <w:p w:rsidR="00177173" w:rsidRDefault="00231691" w:rsidP="00177173">
      <w:r>
        <w:t>When configured for LIN-based camera button logic, the CAN output shall be populated as follows:</w:t>
      </w:r>
    </w:p>
    <w:p w:rsidR="00177173" w:rsidRDefault="00231691" w:rsidP="0017717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6"/>
        <w:gridCol w:w="1800"/>
        <w:gridCol w:w="2070"/>
      </w:tblGrid>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Fonts w:cs="Arial"/>
                <w:b/>
              </w:rPr>
            </w:pPr>
            <w:r>
              <w:rPr>
                <w:rFonts w:cs="Arial"/>
                <w:b/>
              </w:rPr>
              <w:t>Switch Configuration (Method 2)</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rPr>
                <w:rFonts w:cs="Arial"/>
                <w:b/>
              </w:rPr>
            </w:pPr>
            <w:r>
              <w:rPr>
                <w:rFonts w:cs="Arial"/>
                <w:b/>
              </w:rPr>
              <w:t>LIN Input</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b/>
              </w:rPr>
            </w:pPr>
            <w:r>
              <w:rPr>
                <w:rFonts w:cs="Arial"/>
                <w:b/>
              </w:rPr>
              <w:t>CamraFrntBttn_D_Stat3</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Fonts w:cs="Arial"/>
                <w:b/>
              </w:rPr>
            </w:pPr>
            <w:r>
              <w:rPr>
                <w:rStyle w:val="objecttype0"/>
                <w:rFonts w:cs="Arial"/>
              </w:rPr>
              <w:t>LIN Camera Switch Not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rPr>
                <w:rFonts w:cs="Arial"/>
                <w:b/>
              </w:rPr>
            </w:pPr>
            <w:r>
              <w:rPr>
                <w:rFonts w:cs="Arial"/>
                <w:b/>
              </w:rPr>
              <w:t>X</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0x0 (Not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w:t>
            </w:r>
            <w:r>
              <w:rPr>
                <w:rStyle w:val="objecttype0"/>
                <w:rFonts w:cs="Arial"/>
              </w:rPr>
              <w:t xml:space="preserve">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0x0</w:t>
            </w:r>
          </w:p>
          <w:p w:rsidR="00177173" w:rsidRDefault="00231691">
            <w:pPr>
              <w:spacing w:line="254" w:lineRule="auto"/>
              <w:jc w:val="center"/>
              <w:rPr>
                <w:rFonts w:cs="Arial"/>
              </w:rPr>
            </w:pPr>
            <w:r>
              <w:rPr>
                <w:rFonts w:cs="Arial"/>
              </w:rPr>
              <w:t>(Inactive)</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0x0 (Not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0x1</w:t>
            </w:r>
          </w:p>
          <w:p w:rsidR="00177173" w:rsidRDefault="00231691">
            <w:pPr>
              <w:spacing w:line="254" w:lineRule="auto"/>
              <w:jc w:val="center"/>
              <w:rPr>
                <w:rFonts w:cs="Arial"/>
              </w:rPr>
            </w:pPr>
            <w:r>
              <w:rPr>
                <w:rFonts w:cs="Arial"/>
              </w:rPr>
              <w:t>(Active)</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0x1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0x2</w:t>
            </w:r>
          </w:p>
          <w:p w:rsidR="00177173" w:rsidRDefault="00231691">
            <w:pPr>
              <w:spacing w:line="254" w:lineRule="auto"/>
              <w:jc w:val="center"/>
              <w:rPr>
                <w:rFonts w:cs="Arial"/>
              </w:rPr>
            </w:pPr>
            <w:r>
              <w:rPr>
                <w:rFonts w:cs="Arial"/>
              </w:rPr>
              <w:t>(Short Event)</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0x1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0x3</w:t>
            </w:r>
          </w:p>
          <w:p w:rsidR="00177173" w:rsidRDefault="00231691">
            <w:pPr>
              <w:spacing w:line="254" w:lineRule="auto"/>
              <w:jc w:val="center"/>
              <w:rPr>
                <w:rFonts w:cs="Arial"/>
              </w:rPr>
            </w:pPr>
            <w:r>
              <w:rPr>
                <w:rFonts w:cs="Arial"/>
              </w:rPr>
              <w:t>(Short Elapsed)</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0x1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w:t>
            </w:r>
            <w:r>
              <w:rPr>
                <w:rStyle w:val="objecttype0"/>
                <w:rFonts w:cs="Arial"/>
              </w:rPr>
              <w:t xml:space="preserve">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0x4</w:t>
            </w:r>
          </w:p>
          <w:p w:rsidR="00177173" w:rsidRDefault="00231691">
            <w:pPr>
              <w:spacing w:line="254" w:lineRule="auto"/>
              <w:jc w:val="center"/>
              <w:rPr>
                <w:rFonts w:cs="Arial"/>
              </w:rPr>
            </w:pPr>
            <w:r>
              <w:rPr>
                <w:rFonts w:cs="Arial"/>
              </w:rPr>
              <w:t>(Long Event)</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0x1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0x5</w:t>
            </w:r>
          </w:p>
          <w:p w:rsidR="00177173" w:rsidRDefault="00231691">
            <w:pPr>
              <w:spacing w:line="254" w:lineRule="auto"/>
              <w:jc w:val="center"/>
              <w:rPr>
                <w:rFonts w:cs="Arial"/>
              </w:rPr>
            </w:pPr>
            <w:r>
              <w:rPr>
                <w:rFonts w:cs="Arial"/>
              </w:rPr>
              <w:t>(Stuck)</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0x0 (Not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0x6-0xE</w:t>
            </w:r>
          </w:p>
          <w:p w:rsidR="00177173" w:rsidRDefault="00231691">
            <w:pPr>
              <w:spacing w:line="254" w:lineRule="auto"/>
              <w:jc w:val="center"/>
              <w:rPr>
                <w:rFonts w:cs="Arial"/>
              </w:rPr>
            </w:pPr>
            <w:r>
              <w:rPr>
                <w:rFonts w:cs="Arial"/>
              </w:rPr>
              <w:t>(Not used)</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0x0 (Not pressed)</w:t>
            </w:r>
          </w:p>
        </w:tc>
      </w:tr>
      <w:tr w:rsidR="00177173" w:rsidTr="00177173">
        <w:trPr>
          <w:jc w:val="center"/>
        </w:trPr>
        <w:tc>
          <w:tcPr>
            <w:tcW w:w="3396" w:type="dxa"/>
            <w:tcBorders>
              <w:top w:val="single" w:sz="4" w:space="0" w:color="auto"/>
              <w:left w:val="single" w:sz="4" w:space="0" w:color="auto"/>
              <w:bottom w:val="single" w:sz="4" w:space="0" w:color="auto"/>
              <w:right w:val="single" w:sz="4" w:space="0" w:color="auto"/>
            </w:tcBorders>
            <w:vAlign w:val="center"/>
            <w:hideMark/>
          </w:tcPr>
          <w:p w:rsidR="00177173" w:rsidRDefault="00231691">
            <w:pPr>
              <w:spacing w:line="254" w:lineRule="auto"/>
              <w:jc w:val="center"/>
              <w:rPr>
                <w:rStyle w:val="objecttype0"/>
              </w:rPr>
            </w:pPr>
            <w:r>
              <w:rPr>
                <w:rStyle w:val="objecttype0"/>
                <w:rFonts w:cs="Arial"/>
              </w:rPr>
              <w:t>LIN Camera Switch Supported</w:t>
            </w:r>
          </w:p>
        </w:tc>
        <w:tc>
          <w:tcPr>
            <w:tcW w:w="1800" w:type="dxa"/>
            <w:tcBorders>
              <w:top w:val="single" w:sz="4" w:space="0" w:color="auto"/>
              <w:left w:val="single" w:sz="4" w:space="0" w:color="auto"/>
              <w:bottom w:val="single" w:sz="4" w:space="0" w:color="auto"/>
              <w:right w:val="double" w:sz="4" w:space="0" w:color="auto"/>
            </w:tcBorders>
            <w:vAlign w:val="center"/>
            <w:hideMark/>
          </w:tcPr>
          <w:p w:rsidR="00177173" w:rsidRDefault="00231691">
            <w:pPr>
              <w:spacing w:line="254" w:lineRule="auto"/>
              <w:jc w:val="center"/>
            </w:pPr>
            <w:r>
              <w:rPr>
                <w:rFonts w:cs="Arial"/>
              </w:rPr>
              <w:t>0xF</w:t>
            </w:r>
          </w:p>
          <w:p w:rsidR="00177173" w:rsidRDefault="00231691">
            <w:pPr>
              <w:spacing w:line="254" w:lineRule="auto"/>
              <w:jc w:val="center"/>
              <w:rPr>
                <w:rFonts w:cs="Arial"/>
              </w:rPr>
            </w:pPr>
            <w:r>
              <w:rPr>
                <w:rFonts w:cs="Arial"/>
              </w:rPr>
              <w:t>(Idle)</w:t>
            </w:r>
          </w:p>
        </w:tc>
        <w:tc>
          <w:tcPr>
            <w:tcW w:w="2070" w:type="dxa"/>
            <w:tcBorders>
              <w:top w:val="single" w:sz="4" w:space="0" w:color="auto"/>
              <w:left w:val="double" w:sz="4" w:space="0" w:color="auto"/>
              <w:bottom w:val="single" w:sz="4" w:space="0" w:color="auto"/>
              <w:right w:val="single" w:sz="4" w:space="0" w:color="auto"/>
            </w:tcBorders>
            <w:vAlign w:val="center"/>
            <w:hideMark/>
          </w:tcPr>
          <w:p w:rsidR="00177173" w:rsidRDefault="00231691">
            <w:pPr>
              <w:spacing w:line="254" w:lineRule="auto"/>
              <w:jc w:val="center"/>
              <w:rPr>
                <w:rFonts w:cs="Arial"/>
              </w:rPr>
            </w:pPr>
            <w:r>
              <w:rPr>
                <w:rFonts w:cs="Arial"/>
              </w:rPr>
              <w:t>0x0 (Not pressed)</w:t>
            </w:r>
          </w:p>
        </w:tc>
      </w:tr>
    </w:tbl>
    <w:p w:rsidR="00500605" w:rsidRDefault="00231691" w:rsidP="00500605"/>
    <w:p w:rsidR="00952F4A" w:rsidRPr="00952F4A" w:rsidRDefault="00952F4A" w:rsidP="00952F4A">
      <w:pPr>
        <w:pStyle w:val="Heading2"/>
        <w:rPr>
          <w:b w:val="0"/>
          <w:u w:val="single"/>
        </w:rPr>
      </w:pPr>
      <w:bookmarkStart w:id="16" w:name="_Toc20921000"/>
      <w:r w:rsidRPr="00952F4A">
        <w:rPr>
          <w:b w:val="0"/>
          <w:u w:val="single"/>
        </w:rPr>
        <w:t>CAMERA-REQ-014077/C-Feature Maximum Speed (TcSE ROIN-290556)</w:t>
      </w:r>
      <w:bookmarkEnd w:id="16"/>
    </w:p>
    <w:p w:rsidR="00417E78" w:rsidRPr="00417E78" w:rsidRDefault="00231691" w:rsidP="00417E78">
      <w:pPr>
        <w:rPr>
          <w:rFonts w:cs="Arial"/>
        </w:rPr>
      </w:pPr>
      <w:r>
        <w:rPr>
          <w:rFonts w:cs="Arial"/>
        </w:rPr>
        <w:t xml:space="preserve">The feature maximum speed when displaying a camera image in forward gear shall </w:t>
      </w:r>
      <w:r w:rsidRPr="00417E78">
        <w:rPr>
          <w:rFonts w:cs="Arial"/>
        </w:rPr>
        <w:t xml:space="preserve">be as described for each </w:t>
      </w:r>
      <w:r>
        <w:rPr>
          <w:rFonts w:cs="Arial"/>
        </w:rPr>
        <w:t xml:space="preserve">operational </w:t>
      </w:r>
      <w:r w:rsidRPr="00417E78">
        <w:rPr>
          <w:rFonts w:cs="Arial"/>
        </w:rPr>
        <w:t>scenario below:</w:t>
      </w:r>
    </w:p>
    <w:p w:rsidR="00417E78" w:rsidRPr="00417E78" w:rsidRDefault="00231691" w:rsidP="00417E78">
      <w:pPr>
        <w:rPr>
          <w:rFonts w:cs="Arial"/>
        </w:rPr>
      </w:pPr>
    </w:p>
    <w:p w:rsidR="00AD042D" w:rsidRPr="00AD042D" w:rsidRDefault="00231691" w:rsidP="00AD042D">
      <w:pPr>
        <w:numPr>
          <w:ilvl w:val="0"/>
          <w:numId w:val="129"/>
        </w:numPr>
        <w:spacing w:before="360" w:line="480" w:lineRule="auto"/>
        <w:contextualSpacing/>
        <w:rPr>
          <w:rFonts w:cs="Arial"/>
          <w:b/>
        </w:rPr>
      </w:pPr>
      <w:r>
        <w:rPr>
          <w:rFonts w:cs="Arial"/>
          <w:b/>
        </w:rPr>
        <w:t>Any c</w:t>
      </w:r>
      <w:r w:rsidRPr="00417E78">
        <w:rPr>
          <w:rFonts w:cs="Arial"/>
          <w:b/>
        </w:rPr>
        <w:t xml:space="preserve">amera </w:t>
      </w:r>
      <w:r>
        <w:rPr>
          <w:rFonts w:cs="Arial"/>
          <w:b/>
        </w:rPr>
        <w:t xml:space="preserve">feature </w:t>
      </w:r>
      <w:r w:rsidRPr="00417E78">
        <w:rPr>
          <w:rFonts w:cs="Arial"/>
          <w:b/>
        </w:rPr>
        <w:t>activation attempted by User</w:t>
      </w:r>
    </w:p>
    <w:p w:rsidR="00AD042D" w:rsidRDefault="00231691" w:rsidP="00AD042D">
      <w:pPr>
        <w:numPr>
          <w:ilvl w:val="1"/>
          <w:numId w:val="129"/>
        </w:numPr>
        <w:spacing w:line="360" w:lineRule="auto"/>
        <w:rPr>
          <w:ins w:id="17" w:author="Mertiri, Taulant " w:date="2015-08-13T11:09:00Z"/>
          <w:rFonts w:cs="Arial"/>
          <w:i/>
        </w:rPr>
      </w:pPr>
      <w:ins w:id="18" w:author="Mertiri, Taulant " w:date="2015-08-13T11:09:00Z">
        <w:r>
          <w:rPr>
            <w:rFonts w:cs="Arial"/>
            <w:i/>
          </w:rPr>
          <w:t xml:space="preserve">Rear Camera </w:t>
        </w:r>
      </w:ins>
    </w:p>
    <w:p w:rsidR="00417E78" w:rsidRDefault="00231691" w:rsidP="00417E78">
      <w:pPr>
        <w:spacing w:line="360" w:lineRule="auto"/>
        <w:ind w:left="2160"/>
        <w:rPr>
          <w:ins w:id="19" w:author="Mertiri, Taulant " w:date="2015-08-13T11:09:00Z"/>
          <w:rFonts w:cs="Arial"/>
          <w:i/>
        </w:rPr>
      </w:pPr>
      <w:r w:rsidRPr="00417E78">
        <w:rPr>
          <w:rFonts w:cs="Arial"/>
          <w:i/>
        </w:rPr>
        <w:t>Feature maximum speed = 10 kph</w:t>
      </w:r>
    </w:p>
    <w:p w:rsidR="00AD042D" w:rsidRDefault="00231691">
      <w:pPr>
        <w:numPr>
          <w:ilvl w:val="1"/>
          <w:numId w:val="129"/>
        </w:numPr>
        <w:spacing w:before="240" w:line="360" w:lineRule="auto"/>
        <w:contextualSpacing/>
        <w:rPr>
          <w:ins w:id="20" w:author="Mertiri, Taulant " w:date="2015-08-13T11:09:00Z"/>
          <w:rFonts w:cs="Arial"/>
        </w:rPr>
        <w:pPrChange w:id="21" w:author="Mertiri, Taulant " w:date="2015-08-13T11:09:00Z">
          <w:pPr>
            <w:numPr>
              <w:ilvl w:val="1"/>
              <w:numId w:val="130"/>
            </w:numPr>
            <w:spacing w:before="240" w:line="360" w:lineRule="auto"/>
            <w:ind w:left="1440" w:hanging="360"/>
            <w:contextualSpacing/>
          </w:pPr>
        </w:pPrChange>
      </w:pPr>
      <w:ins w:id="22" w:author="Mertiri, Taulant " w:date="2015-08-13T11:09:00Z">
        <w:r>
          <w:rPr>
            <w:rFonts w:cs="Arial"/>
          </w:rPr>
          <w:t xml:space="preserve">Off Road Front Camera configured:  </w:t>
        </w:r>
        <w:r>
          <w:rPr>
            <w:rFonts w:cs="Arial"/>
            <w:i/>
          </w:rPr>
          <w:t>Not Available</w:t>
        </w:r>
      </w:ins>
    </w:p>
    <w:p w:rsidR="00AD042D" w:rsidRDefault="00231691" w:rsidP="00AD042D">
      <w:pPr>
        <w:spacing w:line="480" w:lineRule="auto"/>
        <w:ind w:left="2160"/>
        <w:rPr>
          <w:ins w:id="23" w:author="Mertiri, Taulant " w:date="2015-08-13T11:09:00Z"/>
          <w:rFonts w:cs="Arial"/>
        </w:rPr>
      </w:pPr>
      <w:ins w:id="24" w:author="Mertiri, Taulant " w:date="2015-08-13T11:09:00Z">
        <w:r>
          <w:rPr>
            <w:rFonts w:cs="Arial"/>
            <w:i/>
          </w:rPr>
          <w:t>Feature maximum speed = 10 kph</w:t>
        </w:r>
      </w:ins>
    </w:p>
    <w:p w:rsidR="00AD042D" w:rsidRDefault="00231691">
      <w:pPr>
        <w:numPr>
          <w:ilvl w:val="1"/>
          <w:numId w:val="129"/>
        </w:numPr>
        <w:spacing w:before="240" w:line="360" w:lineRule="auto"/>
        <w:ind w:left="1080"/>
        <w:contextualSpacing/>
        <w:rPr>
          <w:ins w:id="25" w:author="Mertiri, Taulant " w:date="2015-08-13T11:09:00Z"/>
          <w:rFonts w:cs="Arial"/>
        </w:rPr>
        <w:pPrChange w:id="26" w:author="Mertiri, Taulant " w:date="2015-08-13T11:09:00Z">
          <w:pPr>
            <w:numPr>
              <w:ilvl w:val="1"/>
              <w:numId w:val="130"/>
            </w:numPr>
            <w:spacing w:before="240" w:line="360" w:lineRule="auto"/>
            <w:ind w:left="1080" w:hanging="360"/>
            <w:contextualSpacing/>
          </w:pPr>
        </w:pPrChange>
      </w:pPr>
      <w:ins w:id="27" w:author="Mertiri, Taulant " w:date="2015-08-13T11:09:00Z">
        <w:r>
          <w:rPr>
            <w:rFonts w:cs="Arial"/>
          </w:rPr>
          <w:t xml:space="preserve">Off Road Front Camera configured:  </w:t>
        </w:r>
        <w:r>
          <w:rPr>
            <w:rFonts w:cs="Arial"/>
            <w:i/>
          </w:rPr>
          <w:t>Available and does NOT meet conditions for Off Road Mode per Determine Off Road Mode requirement</w:t>
        </w:r>
      </w:ins>
    </w:p>
    <w:p w:rsidR="00AD042D" w:rsidRDefault="00231691" w:rsidP="00AD042D">
      <w:pPr>
        <w:spacing w:line="480" w:lineRule="auto"/>
        <w:ind w:left="2160"/>
        <w:rPr>
          <w:ins w:id="28" w:author="Mertiri, Taulant " w:date="2015-08-13T11:09:00Z"/>
          <w:rFonts w:cs="Arial"/>
          <w:i/>
        </w:rPr>
      </w:pPr>
      <w:ins w:id="29" w:author="Mertiri, Taulant " w:date="2015-08-13T11:09:00Z">
        <w:r>
          <w:rPr>
            <w:rFonts w:cs="Arial"/>
            <w:i/>
          </w:rPr>
          <w:t>Feature maximum speed = 10 kph</w:t>
        </w:r>
      </w:ins>
    </w:p>
    <w:p w:rsidR="00AD042D" w:rsidRDefault="00231691">
      <w:pPr>
        <w:numPr>
          <w:ilvl w:val="1"/>
          <w:numId w:val="129"/>
        </w:numPr>
        <w:spacing w:before="240" w:line="360" w:lineRule="auto"/>
        <w:ind w:left="1080"/>
        <w:contextualSpacing/>
        <w:rPr>
          <w:ins w:id="30" w:author="Mertiri, Taulant " w:date="2015-08-13T11:09:00Z"/>
          <w:rFonts w:cs="Arial"/>
        </w:rPr>
        <w:pPrChange w:id="31" w:author="Mertiri, Taulant " w:date="2015-08-13T11:09:00Z">
          <w:pPr>
            <w:numPr>
              <w:ilvl w:val="1"/>
              <w:numId w:val="130"/>
            </w:numPr>
            <w:spacing w:before="240" w:line="360" w:lineRule="auto"/>
            <w:ind w:left="1080" w:hanging="360"/>
            <w:contextualSpacing/>
          </w:pPr>
        </w:pPrChange>
      </w:pPr>
      <w:ins w:id="32" w:author="Mertiri, Taulant " w:date="2015-08-13T11:09:00Z">
        <w:r>
          <w:rPr>
            <w:rFonts w:cs="Arial"/>
          </w:rPr>
          <w:t>Off Road Fron</w:t>
        </w:r>
        <w:r>
          <w:rPr>
            <w:rFonts w:cs="Arial"/>
          </w:rPr>
          <w:t xml:space="preserve">t Camera configured:  </w:t>
        </w:r>
        <w:r>
          <w:rPr>
            <w:rFonts w:cs="Arial"/>
            <w:i/>
          </w:rPr>
          <w:t>Available and meets conditions for Off Road Mode per Determine Off Road Mode requirement</w:t>
        </w:r>
      </w:ins>
    </w:p>
    <w:p w:rsidR="00AD042D" w:rsidRDefault="00231691" w:rsidP="00AD042D">
      <w:pPr>
        <w:ind w:left="2160"/>
        <w:rPr>
          <w:ins w:id="33" w:author="Mertiri, Taulant " w:date="2015-08-13T11:09:00Z"/>
          <w:rFonts w:cs="Arial"/>
          <w:i/>
        </w:rPr>
      </w:pPr>
      <w:ins w:id="34" w:author="Mertiri, Taulant " w:date="2015-08-13T11:09:00Z">
        <w:r>
          <w:rPr>
            <w:rFonts w:cs="Arial"/>
            <w:i/>
          </w:rPr>
          <w:t>Feature maximum speed = 20 kph</w:t>
        </w:r>
      </w:ins>
    </w:p>
    <w:p w:rsidR="00AD042D" w:rsidRPr="00417E78" w:rsidRDefault="00231691" w:rsidP="00417E78">
      <w:pPr>
        <w:spacing w:line="360" w:lineRule="auto"/>
        <w:ind w:left="2160"/>
        <w:rPr>
          <w:rFonts w:cs="Arial"/>
          <w:i/>
        </w:rPr>
      </w:pPr>
    </w:p>
    <w:p w:rsidR="00417E78" w:rsidRPr="00417E78" w:rsidRDefault="00231691" w:rsidP="00417E78">
      <w:pPr>
        <w:numPr>
          <w:ilvl w:val="0"/>
          <w:numId w:val="129"/>
        </w:numPr>
        <w:spacing w:before="360" w:line="480" w:lineRule="auto"/>
        <w:contextualSpacing/>
        <w:rPr>
          <w:rFonts w:cs="Arial"/>
          <w:b/>
        </w:rPr>
      </w:pPr>
      <w:r w:rsidRPr="00417E78">
        <w:rPr>
          <w:rFonts w:cs="Arial"/>
          <w:b/>
        </w:rPr>
        <w:t>Rear Camera Active</w:t>
      </w:r>
    </w:p>
    <w:p w:rsidR="00417E78" w:rsidRPr="00417E78" w:rsidRDefault="00231691" w:rsidP="00417E78">
      <w:pPr>
        <w:spacing w:line="480" w:lineRule="auto"/>
        <w:ind w:left="2160"/>
        <w:rPr>
          <w:rFonts w:cs="Arial"/>
          <w:i/>
        </w:rPr>
      </w:pPr>
      <w:r w:rsidRPr="00417E78">
        <w:rPr>
          <w:rFonts w:cs="Arial"/>
          <w:i/>
        </w:rPr>
        <w:t>Feature maximum speed = 10 kph</w:t>
      </w:r>
    </w:p>
    <w:p w:rsidR="00417E78" w:rsidRPr="00417E78" w:rsidRDefault="00231691" w:rsidP="00417E78">
      <w:pPr>
        <w:numPr>
          <w:ilvl w:val="0"/>
          <w:numId w:val="129"/>
        </w:numPr>
        <w:spacing w:before="360" w:line="480" w:lineRule="auto"/>
        <w:contextualSpacing/>
        <w:rPr>
          <w:rFonts w:cs="Arial"/>
          <w:b/>
        </w:rPr>
      </w:pPr>
      <w:r w:rsidRPr="00417E78">
        <w:rPr>
          <w:rFonts w:cs="Arial"/>
          <w:b/>
        </w:rPr>
        <w:t>Front Camera Active</w:t>
      </w:r>
    </w:p>
    <w:p w:rsidR="00417E78" w:rsidRPr="00417E78" w:rsidRDefault="00231691" w:rsidP="00417E78">
      <w:pPr>
        <w:numPr>
          <w:ilvl w:val="1"/>
          <w:numId w:val="129"/>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 xml:space="preserve">Not </w:t>
      </w:r>
      <w:r w:rsidRPr="00417E78">
        <w:rPr>
          <w:rFonts w:cs="Arial"/>
          <w:i/>
        </w:rPr>
        <w:t>Available</w:t>
      </w:r>
    </w:p>
    <w:p w:rsidR="00417E78" w:rsidRPr="00417E78" w:rsidRDefault="00231691" w:rsidP="00417E78">
      <w:pPr>
        <w:spacing w:line="480" w:lineRule="auto"/>
        <w:ind w:left="2160"/>
        <w:rPr>
          <w:rFonts w:cs="Arial"/>
        </w:rPr>
      </w:pPr>
      <w:r w:rsidRPr="00417E78">
        <w:rPr>
          <w:rFonts w:cs="Arial"/>
          <w:i/>
        </w:rPr>
        <w:lastRenderedPageBreak/>
        <w:t>Feature maximum speed = 10 kph</w:t>
      </w:r>
    </w:p>
    <w:p w:rsidR="00417E78" w:rsidRPr="00417E78" w:rsidRDefault="00231691" w:rsidP="00B807BB">
      <w:pPr>
        <w:numPr>
          <w:ilvl w:val="1"/>
          <w:numId w:val="129"/>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Available</w:t>
      </w:r>
      <w:r w:rsidRPr="00837C26">
        <w:rPr>
          <w:rFonts w:cs="Arial"/>
          <w:i/>
        </w:rPr>
        <w:t xml:space="preserve"> </w:t>
      </w:r>
      <w:r>
        <w:rPr>
          <w:rFonts w:cs="Arial"/>
          <w:i/>
        </w:rPr>
        <w:t>and does NOT</w:t>
      </w:r>
      <w:r w:rsidRPr="00837C26">
        <w:rPr>
          <w:rFonts w:cs="Arial"/>
          <w:i/>
        </w:rPr>
        <w:t xml:space="preserve"> meet conditions for Off Road </w:t>
      </w:r>
      <w:r>
        <w:rPr>
          <w:rFonts w:cs="Arial"/>
          <w:i/>
        </w:rPr>
        <w:t>Mode per Determine Off Road Mode requirement</w:t>
      </w:r>
    </w:p>
    <w:p w:rsidR="00B807BB" w:rsidRDefault="00231691" w:rsidP="00B807BB">
      <w:pPr>
        <w:spacing w:line="480" w:lineRule="auto"/>
        <w:ind w:left="2160"/>
        <w:rPr>
          <w:rFonts w:cs="Arial"/>
          <w:i/>
        </w:rPr>
      </w:pPr>
      <w:r w:rsidRPr="00417E78">
        <w:rPr>
          <w:rFonts w:cs="Arial"/>
          <w:i/>
        </w:rPr>
        <w:t xml:space="preserve">Feature maximum speed = </w:t>
      </w:r>
      <w:r>
        <w:rPr>
          <w:rFonts w:cs="Arial"/>
          <w:i/>
        </w:rPr>
        <w:t>10</w:t>
      </w:r>
      <w:r w:rsidRPr="00417E78">
        <w:rPr>
          <w:rFonts w:cs="Arial"/>
          <w:i/>
        </w:rPr>
        <w:t xml:space="preserve"> kph</w:t>
      </w:r>
    </w:p>
    <w:p w:rsidR="00B807BB" w:rsidRPr="00417E78" w:rsidRDefault="00231691" w:rsidP="00B807BB">
      <w:pPr>
        <w:numPr>
          <w:ilvl w:val="1"/>
          <w:numId w:val="129"/>
        </w:numPr>
        <w:spacing w:before="240" w:line="360" w:lineRule="auto"/>
        <w:ind w:left="1080"/>
        <w:contextualSpacing/>
        <w:rPr>
          <w:rFonts w:cs="Arial"/>
        </w:rPr>
      </w:pPr>
      <w:r>
        <w:rPr>
          <w:rFonts w:cs="Arial"/>
        </w:rPr>
        <w:t xml:space="preserve">Off Road </w:t>
      </w:r>
      <w:r w:rsidRPr="00417E78">
        <w:rPr>
          <w:rFonts w:cs="Arial"/>
        </w:rPr>
        <w:t xml:space="preserve">Front </w:t>
      </w:r>
      <w:r>
        <w:rPr>
          <w:rFonts w:cs="Arial"/>
        </w:rPr>
        <w:t>C</w:t>
      </w:r>
      <w:r w:rsidRPr="00417E78">
        <w:rPr>
          <w:rFonts w:cs="Arial"/>
        </w:rPr>
        <w:t xml:space="preserve">amera configured:  </w:t>
      </w:r>
      <w:r w:rsidRPr="00417E78">
        <w:rPr>
          <w:rFonts w:cs="Arial"/>
          <w:i/>
        </w:rPr>
        <w:t>Available</w:t>
      </w:r>
      <w:r w:rsidRPr="00837C26">
        <w:rPr>
          <w:rFonts w:cs="Arial"/>
          <w:i/>
        </w:rPr>
        <w:t xml:space="preserve"> and meets conditions for Off Road </w:t>
      </w:r>
      <w:r>
        <w:rPr>
          <w:rFonts w:cs="Arial"/>
          <w:i/>
        </w:rPr>
        <w:t>Mode per Determine Off Road Mode requirement</w:t>
      </w:r>
    </w:p>
    <w:p w:rsidR="00E9156E" w:rsidRDefault="00231691" w:rsidP="00B807BB">
      <w:pPr>
        <w:ind w:left="2160"/>
        <w:rPr>
          <w:rFonts w:cs="Arial"/>
          <w:i/>
        </w:rPr>
      </w:pPr>
      <w:r w:rsidRPr="00417E78">
        <w:rPr>
          <w:rFonts w:cs="Arial"/>
          <w:i/>
        </w:rPr>
        <w:t>Feature maximum speed = 24 kph</w:t>
      </w:r>
    </w:p>
    <w:p w:rsidR="002737ED" w:rsidRPr="004074DD" w:rsidRDefault="00231691" w:rsidP="004074DD">
      <w:pPr>
        <w:rPr>
          <w:rFonts w:cs="Arial"/>
        </w:rPr>
      </w:pPr>
    </w:p>
    <w:p w:rsidR="00952F4A" w:rsidRPr="00952F4A" w:rsidRDefault="00952F4A" w:rsidP="00952F4A">
      <w:pPr>
        <w:pStyle w:val="Heading2"/>
        <w:rPr>
          <w:b w:val="0"/>
          <w:u w:val="single"/>
        </w:rPr>
      </w:pPr>
      <w:bookmarkStart w:id="35" w:name="_Toc20921001"/>
      <w:r w:rsidRPr="00952F4A">
        <w:rPr>
          <w:b w:val="0"/>
          <w:u w:val="single"/>
        </w:rPr>
        <w:t>DAFVCv1-FUR-REQ-166648/B-Determine Off Road Mode</w:t>
      </w:r>
      <w:bookmarkEnd w:id="35"/>
    </w:p>
    <w:p w:rsidR="00E9737C" w:rsidRDefault="00231691" w:rsidP="00E9737C">
      <w:pPr>
        <w:tabs>
          <w:tab w:val="left" w:pos="1080"/>
        </w:tabs>
        <w:rPr>
          <w:rFonts w:cs="Arial"/>
        </w:rPr>
      </w:pPr>
      <w:r>
        <w:rPr>
          <w:rFonts w:cs="Arial"/>
        </w:rPr>
        <w:t>Off Road Mode is considered active when the vehicle is configured for (Off Road Front Camera and hard ca</w:t>
      </w:r>
      <w:r>
        <w:rPr>
          <w:rFonts w:cs="Arial"/>
        </w:rPr>
        <w:t xml:space="preserve">mera button strategy) and one of the following conditions are true: </w:t>
      </w:r>
    </w:p>
    <w:p w:rsidR="00E9737C" w:rsidRDefault="00231691" w:rsidP="00E9737C">
      <w:pPr>
        <w:tabs>
          <w:tab w:val="left" w:pos="1080"/>
        </w:tabs>
        <w:rPr>
          <w:rFonts w:cs="Arial"/>
        </w:rPr>
      </w:pPr>
    </w:p>
    <w:p w:rsidR="00E9737C" w:rsidRDefault="00231691" w:rsidP="00E9737C">
      <w:pPr>
        <w:numPr>
          <w:ilvl w:val="0"/>
          <w:numId w:val="134"/>
        </w:numPr>
        <w:tabs>
          <w:tab w:val="left" w:pos="1800"/>
        </w:tabs>
        <w:rPr>
          <w:rFonts w:cs="Arial"/>
        </w:rPr>
      </w:pPr>
      <w:r>
        <w:rPr>
          <w:rFonts w:cs="Arial"/>
        </w:rPr>
        <w:t xml:space="preserve">4x4 transfer case is locked in 4L (AwdRange_St = 0x0:LowRangeLocked) </w:t>
      </w:r>
    </w:p>
    <w:p w:rsidR="00E9737C" w:rsidRDefault="00231691" w:rsidP="00E9737C">
      <w:pPr>
        <w:tabs>
          <w:tab w:val="left" w:pos="1800"/>
        </w:tabs>
        <w:ind w:left="1440"/>
        <w:rPr>
          <w:rFonts w:cs="Arial"/>
        </w:rPr>
      </w:pPr>
    </w:p>
    <w:p w:rsidR="00E9737C" w:rsidRDefault="00231691" w:rsidP="00E9737C">
      <w:pPr>
        <w:tabs>
          <w:tab w:val="left" w:pos="1800"/>
        </w:tabs>
        <w:rPr>
          <w:rFonts w:cs="Arial"/>
        </w:rPr>
      </w:pPr>
      <w:r>
        <w:rPr>
          <w:rFonts w:cs="Arial"/>
        </w:rPr>
        <w:t xml:space="preserve">             or  </w:t>
      </w:r>
    </w:p>
    <w:p w:rsidR="00E9737C" w:rsidRDefault="00231691" w:rsidP="00E9737C">
      <w:pPr>
        <w:tabs>
          <w:tab w:val="left" w:pos="1800"/>
        </w:tabs>
        <w:rPr>
          <w:rFonts w:cs="Arial"/>
        </w:rPr>
      </w:pPr>
    </w:p>
    <w:p w:rsidR="00E9737C" w:rsidRDefault="00231691" w:rsidP="00E9737C">
      <w:pPr>
        <w:numPr>
          <w:ilvl w:val="0"/>
          <w:numId w:val="134"/>
        </w:numPr>
        <w:tabs>
          <w:tab w:val="left" w:pos="1800"/>
        </w:tabs>
        <w:rPr>
          <w:rFonts w:cs="Arial"/>
        </w:rPr>
      </w:pPr>
      <w:r>
        <w:rPr>
          <w:rFonts w:cs="Arial"/>
        </w:rPr>
        <w:t xml:space="preserve">Off-Road Mode is on (OffRoadMode_St = 0x1:OffRoad or 0x2:ExtremeOffRoad) </w:t>
      </w:r>
    </w:p>
    <w:p w:rsidR="00E9737C" w:rsidRDefault="00231691" w:rsidP="00E9737C">
      <w:pPr>
        <w:tabs>
          <w:tab w:val="left" w:pos="1800"/>
        </w:tabs>
        <w:rPr>
          <w:rFonts w:cs="Arial"/>
        </w:rPr>
      </w:pPr>
      <w:r>
        <w:rPr>
          <w:rFonts w:cs="Arial"/>
        </w:rPr>
        <w:t xml:space="preserve">                   and </w:t>
      </w:r>
    </w:p>
    <w:p w:rsidR="00E9737C" w:rsidRDefault="00231691" w:rsidP="00E9737C">
      <w:pPr>
        <w:tabs>
          <w:tab w:val="left" w:pos="1800"/>
        </w:tabs>
        <w:rPr>
          <w:rFonts w:cs="Arial"/>
        </w:rPr>
      </w:pPr>
      <w:r>
        <w:rPr>
          <w:rFonts w:cs="Arial"/>
        </w:rPr>
        <w:t xml:space="preserve">                   E-Locker is locked (Elocker_St = 0x1:ON)</w:t>
      </w:r>
    </w:p>
    <w:p w:rsidR="00E9737C" w:rsidRDefault="00231691" w:rsidP="00E9737C">
      <w:pPr>
        <w:tabs>
          <w:tab w:val="left" w:pos="1080"/>
        </w:tabs>
        <w:rPr>
          <w:rFonts w:cs="Arial"/>
        </w:rPr>
      </w:pPr>
    </w:p>
    <w:p w:rsidR="00E9737C" w:rsidRDefault="00231691" w:rsidP="00E9737C">
      <w:pPr>
        <w:tabs>
          <w:tab w:val="left" w:pos="1080"/>
        </w:tabs>
        <w:rPr>
          <w:rFonts w:cs="Arial"/>
        </w:rPr>
      </w:pPr>
    </w:p>
    <w:p w:rsidR="00E9737C" w:rsidRDefault="00231691" w:rsidP="00E9737C">
      <w:pPr>
        <w:tabs>
          <w:tab w:val="left" w:pos="1080"/>
        </w:tabs>
        <w:rPr>
          <w:rFonts w:cs="Arial"/>
        </w:rPr>
      </w:pPr>
      <w:r>
        <w:rPr>
          <w:rFonts w:cs="Arial"/>
        </w:rPr>
        <w:t xml:space="preserve">Off Road Mode is considered active when the vehicle is configured for (Off Road Front Camera and soft camera button strategy) and the following condition is true: </w:t>
      </w:r>
    </w:p>
    <w:p w:rsidR="00E9737C" w:rsidRDefault="00231691" w:rsidP="00E9737C">
      <w:pPr>
        <w:tabs>
          <w:tab w:val="left" w:pos="1080"/>
        </w:tabs>
        <w:rPr>
          <w:rFonts w:cs="Arial"/>
        </w:rPr>
      </w:pPr>
    </w:p>
    <w:p w:rsidR="00E9737C" w:rsidRDefault="00231691" w:rsidP="00E9737C">
      <w:pPr>
        <w:tabs>
          <w:tab w:val="left" w:pos="1080"/>
        </w:tabs>
        <w:rPr>
          <w:rFonts w:cs="Arial"/>
        </w:rPr>
      </w:pPr>
      <w:r>
        <w:rPr>
          <w:rFonts w:cs="Arial"/>
        </w:rPr>
        <w:t>Camra</w:t>
      </w:r>
      <w:r>
        <w:rPr>
          <w:rFonts w:cs="Arial"/>
        </w:rPr>
        <w:t>FrntOffRd_B_Stat = Active</w:t>
      </w:r>
    </w:p>
    <w:p w:rsidR="00E9737C" w:rsidRDefault="00231691" w:rsidP="00E9737C">
      <w:pPr>
        <w:tabs>
          <w:tab w:val="left" w:pos="1080"/>
        </w:tabs>
        <w:rPr>
          <w:rFonts w:cs="Arial"/>
        </w:rPr>
      </w:pPr>
    </w:p>
    <w:p w:rsidR="00E9737C" w:rsidRDefault="00231691" w:rsidP="00E9737C">
      <w:pPr>
        <w:tabs>
          <w:tab w:val="left" w:pos="1800"/>
        </w:tabs>
        <w:rPr>
          <w:rFonts w:cs="Arial"/>
        </w:rPr>
      </w:pPr>
    </w:p>
    <w:p w:rsidR="00E9737C" w:rsidRDefault="00231691" w:rsidP="00E9737C">
      <w:pPr>
        <w:tabs>
          <w:tab w:val="left" w:pos="1080"/>
        </w:tabs>
        <w:rPr>
          <w:rFonts w:cs="Arial"/>
        </w:rPr>
      </w:pPr>
      <w:r>
        <w:rPr>
          <w:rFonts w:cs="Arial"/>
        </w:rPr>
        <w:t>When transitioning out of Off Road Mode the Driver Assist Front View Camera Client shall check vehicle speed to determine if condition exists that results in Front View Camera turning off.</w:t>
      </w:r>
    </w:p>
    <w:p w:rsidR="00E9737C" w:rsidRDefault="00231691" w:rsidP="00E9737C">
      <w:pPr>
        <w:tabs>
          <w:tab w:val="left" w:pos="1080"/>
        </w:tabs>
        <w:rPr>
          <w:rFonts w:cs="Arial"/>
        </w:rPr>
      </w:pPr>
    </w:p>
    <w:p w:rsidR="00E9737C" w:rsidRDefault="00231691" w:rsidP="00E9737C">
      <w:pPr>
        <w:tabs>
          <w:tab w:val="left" w:pos="1080"/>
        </w:tabs>
        <w:rPr>
          <w:rFonts w:cs="Arial"/>
        </w:rPr>
      </w:pPr>
      <w:r>
        <w:rPr>
          <w:rFonts w:cs="Arial"/>
        </w:rPr>
        <w:t>Example:  Driver Assist Front View Cam</w:t>
      </w:r>
      <w:r>
        <w:rPr>
          <w:rFonts w:cs="Arial"/>
        </w:rPr>
        <w:t>era Client determines Off Road Mode is no longer active and vehicle speed is 20 kph.  The max speed to exit is now 10 kph so the Client shall exit Front View Camera based on Feature Maximum Speed requirement 014077.</w:t>
      </w:r>
    </w:p>
    <w:p w:rsidR="007C6CEA" w:rsidRPr="00E9737C" w:rsidRDefault="00231691" w:rsidP="00E9737C"/>
    <w:p w:rsidR="00952F4A" w:rsidRPr="00952F4A" w:rsidRDefault="00952F4A" w:rsidP="00952F4A">
      <w:pPr>
        <w:pStyle w:val="Heading2"/>
        <w:rPr>
          <w:b w:val="0"/>
          <w:u w:val="single"/>
        </w:rPr>
      </w:pPr>
      <w:bookmarkStart w:id="36" w:name="_Toc20921002"/>
      <w:r w:rsidRPr="00952F4A">
        <w:rPr>
          <w:b w:val="0"/>
          <w:u w:val="single"/>
        </w:rPr>
        <w:t>RVC-FUR-REQ-014087/B-RVC Malfunction (TcSE ROIN-146656-2)</w:t>
      </w:r>
      <w:bookmarkEnd w:id="36"/>
    </w:p>
    <w:p w:rsidR="001B4D06" w:rsidRDefault="00231691">
      <w:pPr>
        <w:autoSpaceDE w:val="0"/>
        <w:autoSpaceDN w:val="0"/>
        <w:adjustRightInd w:val="0"/>
        <w:rPr>
          <w:rFonts w:cs="Arial"/>
        </w:rPr>
      </w:pPr>
      <w:r>
        <w:rPr>
          <w:rFonts w:cs="Arial"/>
        </w:rPr>
        <w:t xml:space="preserve">When the RVC Client (RearViewCameraClient) does not detect video present in the signal from the camera it shall set a DTC and the RVC Client shall display camera overlays for T_cameraMalfunctionDelay before displaying an error message allowing the user to </w:t>
      </w:r>
      <w:r>
        <w:rPr>
          <w:rFonts w:cs="Arial"/>
        </w:rPr>
        <w:t>acknowledge the video error and revert to the previous screen.  At any time the video signal is detected RVC client should check for Gear position and show the camera.</w:t>
      </w:r>
    </w:p>
    <w:p w:rsidR="00952F4A" w:rsidRPr="00952F4A" w:rsidRDefault="00952F4A" w:rsidP="00952F4A">
      <w:pPr>
        <w:pStyle w:val="Heading2"/>
        <w:rPr>
          <w:b w:val="0"/>
          <w:u w:val="single"/>
        </w:rPr>
      </w:pPr>
      <w:bookmarkStart w:id="37" w:name="_Toc20921003"/>
      <w:r w:rsidRPr="00952F4A">
        <w:rPr>
          <w:b w:val="0"/>
          <w:u w:val="single"/>
        </w:rPr>
        <w:t>DAFVCv1-FUR-REQ-166722/A-DAFVC Malfunction</w:t>
      </w:r>
      <w:bookmarkEnd w:id="37"/>
    </w:p>
    <w:p w:rsidR="001B4D06" w:rsidRDefault="00231691">
      <w:pPr>
        <w:autoSpaceDE w:val="0"/>
        <w:autoSpaceDN w:val="0"/>
        <w:adjustRightInd w:val="0"/>
        <w:rPr>
          <w:rFonts w:cs="Arial"/>
        </w:rPr>
      </w:pPr>
      <w:r>
        <w:rPr>
          <w:rFonts w:cs="Arial"/>
        </w:rPr>
        <w:t>When the DAFVC Client (DriverAssistFrontViewCameraClient) does</w:t>
      </w:r>
      <w:r>
        <w:rPr>
          <w:rFonts w:cs="Arial"/>
        </w:rPr>
        <w:t xml:space="preserve"> not detect video present in the signal from the camera it shall set a DTC and the DAFVC Client shall display camera overlays for T_cameraMalfunctionDelay before displaying an error message allowing the user to acknowledge the video error and revert to the</w:t>
      </w:r>
      <w:r>
        <w:rPr>
          <w:rFonts w:cs="Arial"/>
        </w:rPr>
        <w:t xml:space="preserve"> previous screen.  At any time the video signal is detected DAFVC client should check for Gear position and show the camera.</w:t>
      </w:r>
    </w:p>
    <w:p w:rsidR="007917DC" w:rsidRDefault="00231691" w:rsidP="00952F4A">
      <w:pPr>
        <w:pStyle w:val="Heading2"/>
      </w:pPr>
      <w:bookmarkStart w:id="38" w:name="_Toc20921004"/>
      <w:r w:rsidRPr="00B9479B">
        <w:t>RVC-TMR-REQ-166649/A-T_cameraMalfunctionDelay</w:t>
      </w:r>
      <w:bookmarkEnd w:id="38"/>
    </w:p>
    <w:p w:rsidR="0091772B" w:rsidRPr="0091772B" w:rsidRDefault="0023169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231691">
            <w:pPr>
              <w:spacing w:line="276" w:lineRule="auto"/>
              <w:rPr>
                <w:rFonts w:ascii="Univers" w:eastAsia="Times New Roman" w:hAnsi="Univers" w:cs="Arial"/>
                <w:sz w:val="14"/>
                <w:szCs w:val="14"/>
              </w:rPr>
            </w:pPr>
            <w:r w:rsidRPr="00DF054A">
              <w:rPr>
                <w:rFonts w:cs="Arial"/>
                <w:sz w:val="14"/>
                <w:szCs w:val="14"/>
              </w:rPr>
              <w:t>T_cameraMalfunctionDelay</w:t>
            </w:r>
          </w:p>
        </w:tc>
        <w:tc>
          <w:tcPr>
            <w:tcW w:w="5442" w:type="dxa"/>
            <w:tcBorders>
              <w:top w:val="single" w:sz="4" w:space="0" w:color="auto"/>
              <w:left w:val="single" w:sz="4" w:space="0" w:color="auto"/>
              <w:bottom w:val="single" w:sz="4" w:space="0" w:color="auto"/>
              <w:right w:val="single" w:sz="4" w:space="0" w:color="auto"/>
            </w:tcBorders>
            <w:hideMark/>
          </w:tcPr>
          <w:p w:rsidR="004F5389" w:rsidRDefault="00231691">
            <w:pPr>
              <w:rPr>
                <w:rFonts w:cs="Arial"/>
              </w:rPr>
            </w:pPr>
            <w:r>
              <w:rPr>
                <w:rFonts w:cs="Arial"/>
              </w:rPr>
              <w:t>Time DAFVC or RVC Client should wait before displaying an error message to the user according to RVC-REQ-</w:t>
            </w:r>
            <w:r>
              <w:rPr>
                <w:rFonts w:cs="Arial"/>
              </w:rPr>
              <w:lastRenderedPageBreak/>
              <w:t>014087-RVC Malfunction or DAFVC-REQ-166649 DAFVC Malfunction.</w:t>
            </w:r>
          </w:p>
          <w:p w:rsidR="007917DC" w:rsidRDefault="0023169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lastRenderedPageBreak/>
              <w:t>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rPr>
                <w:rFonts w:ascii="Univers" w:eastAsia="Times New Roman" w:hAnsi="Univers" w:cs="Arial"/>
                <w:sz w:val="14"/>
                <w:szCs w:val="14"/>
              </w:rPr>
            </w:pPr>
            <w:r>
              <w:rPr>
                <w:rFonts w:cs="Arial"/>
                <w:sz w:val="14"/>
                <w:szCs w:val="14"/>
              </w:rPr>
              <w:t>0-30</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10</w:t>
            </w:r>
          </w:p>
        </w:tc>
      </w:tr>
    </w:tbl>
    <w:p w:rsidR="005A201A" w:rsidRPr="00B01CDD" w:rsidRDefault="00231691" w:rsidP="00B01CDD">
      <w:pPr>
        <w:rPr>
          <w:sz w:val="14"/>
          <w:szCs w:val="14"/>
        </w:rPr>
      </w:pPr>
    </w:p>
    <w:p w:rsidR="00952F4A" w:rsidRPr="00952F4A" w:rsidRDefault="00952F4A" w:rsidP="00952F4A">
      <w:pPr>
        <w:pStyle w:val="Heading2"/>
        <w:rPr>
          <w:b w:val="0"/>
          <w:u w:val="single"/>
        </w:rPr>
      </w:pPr>
      <w:bookmarkStart w:id="39" w:name="_Toc20921005"/>
      <w:r w:rsidRPr="00952F4A">
        <w:rPr>
          <w:b w:val="0"/>
          <w:u w:val="single"/>
        </w:rPr>
        <w:t>REQ-331863/A-Lin Button Client Operation+</w:t>
      </w:r>
      <w:bookmarkEnd w:id="39"/>
    </w:p>
    <w:p w:rsidR="00500605" w:rsidRDefault="00231691" w:rsidP="00500605">
      <w:r>
        <w:t>When Client receives signa</w:t>
      </w:r>
      <w:r>
        <w:t xml:space="preserve">l </w:t>
      </w:r>
      <w:r w:rsidRPr="00D620B3">
        <w:t>ICPBtnID_Camera</w:t>
      </w:r>
      <w:r>
        <w:t xml:space="preserve">  as pressed, it shall send the signal  CamraFrntBttn_D_Stat3 with the value Pressed. </w:t>
      </w:r>
    </w:p>
    <w:p w:rsidR="00406F39" w:rsidRDefault="00231691" w:rsidP="00952F4A">
      <w:pPr>
        <w:pStyle w:val="Heading1"/>
      </w:pPr>
      <w:bookmarkStart w:id="40" w:name="_Toc20921006"/>
      <w:r>
        <w:lastRenderedPageBreak/>
        <w:t>Functional Definition</w:t>
      </w:r>
      <w:bookmarkEnd w:id="40"/>
    </w:p>
    <w:p w:rsidR="00406F39" w:rsidRDefault="00231691" w:rsidP="00952F4A">
      <w:pPr>
        <w:pStyle w:val="Heading2"/>
      </w:pPr>
      <w:bookmarkStart w:id="41" w:name="_Toc20921007"/>
      <w:r>
        <w:t xml:space="preserve">Rear View </w:t>
      </w:r>
      <w:r>
        <w:t>Camera</w:t>
      </w:r>
      <w:bookmarkEnd w:id="41"/>
    </w:p>
    <w:p w:rsidR="00406F39" w:rsidRDefault="00231691" w:rsidP="00952F4A">
      <w:pPr>
        <w:pStyle w:val="Heading3"/>
      </w:pPr>
      <w:bookmarkStart w:id="42" w:name="_Toc20921008"/>
      <w:r>
        <w:t>Rear View Camera General Requirements</w:t>
      </w:r>
      <w:bookmarkEnd w:id="42"/>
    </w:p>
    <w:p w:rsidR="00952F4A" w:rsidRPr="00952F4A" w:rsidRDefault="00952F4A" w:rsidP="00952F4A">
      <w:pPr>
        <w:pStyle w:val="Heading4"/>
        <w:rPr>
          <w:b w:val="0"/>
          <w:u w:val="single"/>
        </w:rPr>
      </w:pPr>
      <w:r w:rsidRPr="00952F4A">
        <w:rPr>
          <w:b w:val="0"/>
          <w:u w:val="single"/>
        </w:rPr>
        <w:t>RVC-FUR-REQ-014088/E-Deactivate RVC (TcSE ROIN-293328)</w:t>
      </w:r>
    </w:p>
    <w:p w:rsidR="003F3E59" w:rsidRPr="003F3E59" w:rsidRDefault="00231691" w:rsidP="003F3E59">
      <w:pPr>
        <w:autoSpaceDE w:val="0"/>
        <w:autoSpaceDN w:val="0"/>
        <w:adjustRightInd w:val="0"/>
        <w:rPr>
          <w:rFonts w:cs="Arial"/>
        </w:rPr>
      </w:pPr>
      <w:r w:rsidRPr="003F3E59">
        <w:rPr>
          <w:rFonts w:cs="Arial"/>
        </w:rPr>
        <w:t>The RVC Client (RearViewCameraClient) shall stop disp</w:t>
      </w:r>
      <w:r w:rsidRPr="003F3E59">
        <w:rPr>
          <w:rFonts w:cs="Arial"/>
        </w:rPr>
        <w:t>laying RVC video when one of the following conditions is met:</w:t>
      </w:r>
    </w:p>
    <w:p w:rsidR="003F3E59" w:rsidRPr="003F3E59" w:rsidRDefault="00231691" w:rsidP="003F3E59">
      <w:pPr>
        <w:autoSpaceDE w:val="0"/>
        <w:autoSpaceDN w:val="0"/>
        <w:adjustRightInd w:val="0"/>
        <w:ind w:left="1080" w:hanging="360"/>
        <w:rPr>
          <w:rFonts w:cs="Arial"/>
        </w:rPr>
      </w:pPr>
      <w:r w:rsidRPr="003F3E59">
        <w:rPr>
          <w:rFonts w:cs="Arial"/>
        </w:rPr>
        <w:t xml:space="preserve">1. </w:t>
      </w:r>
      <w:r w:rsidRPr="003F3E59">
        <w:rPr>
          <w:rFonts w:cs="Arial"/>
        </w:rPr>
        <w:tab/>
        <w:t>Vehicle is shifted out of reverse (Camera Delay = OFF)</w:t>
      </w:r>
    </w:p>
    <w:p w:rsidR="003F3E59" w:rsidRPr="003F3E59" w:rsidRDefault="00231691" w:rsidP="003F3E59">
      <w:pPr>
        <w:autoSpaceDE w:val="0"/>
        <w:autoSpaceDN w:val="0"/>
        <w:adjustRightInd w:val="0"/>
        <w:ind w:left="1080" w:hanging="360"/>
        <w:rPr>
          <w:rFonts w:cs="Arial"/>
        </w:rPr>
      </w:pPr>
      <w:r w:rsidRPr="003F3E59">
        <w:rPr>
          <w:rFonts w:cs="Arial"/>
        </w:rPr>
        <w:t xml:space="preserve">2. </w:t>
      </w:r>
      <w:r w:rsidRPr="003F3E59">
        <w:rPr>
          <w:rFonts w:cs="Arial"/>
        </w:rPr>
        <w:tab/>
        <w:t xml:space="preserve">Vehicle is shifted out of reverse </w:t>
      </w:r>
      <w:r w:rsidRPr="0062560D">
        <w:rPr>
          <w:rFonts w:cs="Arial"/>
        </w:rPr>
        <w:t xml:space="preserve">(GearLvrPos_D_Actl does not equal Reverse in automatic Transmission vehicle or </w:t>
      </w:r>
      <w:r w:rsidRPr="00C72C9C">
        <w:rPr>
          <w:rFonts w:cs="Arial"/>
        </w:rPr>
        <w:t>GearRvrse_D_Actl</w:t>
      </w:r>
      <w:r>
        <w:rPr>
          <w:rFonts w:cs="Arial"/>
        </w:rPr>
        <w:t xml:space="preserve"> o</w:t>
      </w:r>
      <w:r>
        <w:rPr>
          <w:rFonts w:cs="Arial"/>
        </w:rPr>
        <w:t xml:space="preserve">r </w:t>
      </w:r>
      <w:r>
        <w:rPr>
          <w:rFonts w:cs="Arial"/>
          <w:color w:val="000000"/>
        </w:rPr>
        <w:t xml:space="preserve">GearRvrseActv_D_Actl </w:t>
      </w:r>
      <w:r w:rsidRPr="0062560D">
        <w:rPr>
          <w:rFonts w:cs="Arial"/>
        </w:rPr>
        <w:t>does not equal active in Manual Transmission vehicle)</w:t>
      </w:r>
      <w:r w:rsidRPr="003F3E59">
        <w:rPr>
          <w:rFonts w:cs="Arial"/>
        </w:rPr>
        <w:t xml:space="preserve"> and vehicle speed &gt; </w:t>
      </w:r>
      <w:ins w:id="43" w:author="WSTEPHE1" w:date="2015-04-21T17:01:00Z">
        <w:r>
          <w:rPr>
            <w:rFonts w:cs="Arial"/>
          </w:rPr>
          <w:t>limit per CAMERA-REQ-014077-Feature Maximum Speed</w:t>
        </w:r>
      </w:ins>
      <w:del w:id="44" w:author="WSTEPHE1" w:date="2015-04-21T17:01:00Z">
        <w:r w:rsidRPr="003F3E59" w:rsidDel="0062560D">
          <w:rPr>
            <w:rFonts w:cs="Arial"/>
          </w:rPr>
          <w:delText>feature maximum</w:delText>
        </w:r>
      </w:del>
      <w:r w:rsidRPr="003F3E59">
        <w:rPr>
          <w:rFonts w:cs="Arial"/>
          <w:color w:val="FF0000"/>
        </w:rPr>
        <w:t xml:space="preserve"> </w:t>
      </w:r>
      <w:r w:rsidRPr="003F3E59">
        <w:rPr>
          <w:rFonts w:cs="Arial"/>
        </w:rPr>
        <w:t>(Camera Delay = ON)</w:t>
      </w:r>
    </w:p>
    <w:p w:rsidR="003F3E59" w:rsidRPr="003F3E59" w:rsidRDefault="00231691" w:rsidP="003F3E59">
      <w:pPr>
        <w:autoSpaceDE w:val="0"/>
        <w:autoSpaceDN w:val="0"/>
        <w:adjustRightInd w:val="0"/>
        <w:ind w:left="1080" w:hanging="360"/>
        <w:rPr>
          <w:rFonts w:cs="Arial"/>
        </w:rPr>
      </w:pPr>
      <w:r w:rsidRPr="003F3E59">
        <w:rPr>
          <w:rFonts w:cs="Arial"/>
        </w:rPr>
        <w:t xml:space="preserve">3. </w:t>
      </w:r>
      <w:r w:rsidRPr="003F3E59">
        <w:rPr>
          <w:rFonts w:cs="Arial"/>
        </w:rPr>
        <w:tab/>
        <w:t xml:space="preserve">CGEA 1.2: </w:t>
      </w:r>
    </w:p>
    <w:p w:rsidR="003F3E59" w:rsidRPr="003F3E59" w:rsidRDefault="00231691" w:rsidP="003F3E59">
      <w:pPr>
        <w:autoSpaceDE w:val="0"/>
        <w:autoSpaceDN w:val="0"/>
        <w:adjustRightInd w:val="0"/>
        <w:ind w:left="1080" w:firstLine="360"/>
        <w:rPr>
          <w:rFonts w:cs="Arial"/>
        </w:rPr>
      </w:pPr>
      <w:r w:rsidRPr="003F3E59">
        <w:rPr>
          <w:rFonts w:cs="Arial"/>
        </w:rPr>
        <w:t xml:space="preserve">Power Mode does not equal IgnitionOn_2 or Running_2 or </w:t>
      </w:r>
      <w:r w:rsidRPr="003F3E59">
        <w:rPr>
          <w:rFonts w:cs="Arial"/>
        </w:rPr>
        <w:t>Crank_3</w:t>
      </w:r>
    </w:p>
    <w:p w:rsidR="003F3E59" w:rsidRPr="003F3E59" w:rsidRDefault="00231691" w:rsidP="003F3E59">
      <w:pPr>
        <w:autoSpaceDE w:val="0"/>
        <w:autoSpaceDN w:val="0"/>
        <w:adjustRightInd w:val="0"/>
        <w:ind w:left="720" w:firstLine="360"/>
        <w:rPr>
          <w:rFonts w:cs="Arial"/>
        </w:rPr>
      </w:pPr>
      <w:r w:rsidRPr="003F3E59">
        <w:rPr>
          <w:rFonts w:cs="Arial"/>
        </w:rPr>
        <w:t>CGEA 1.3:</w:t>
      </w:r>
    </w:p>
    <w:p w:rsidR="003F3E59" w:rsidRPr="003F3E59" w:rsidRDefault="00231691" w:rsidP="003F3E59">
      <w:pPr>
        <w:autoSpaceDE w:val="0"/>
        <w:autoSpaceDN w:val="0"/>
        <w:adjustRightInd w:val="0"/>
        <w:ind w:left="720" w:firstLine="360"/>
        <w:rPr>
          <w:rFonts w:cs="Arial"/>
        </w:rPr>
      </w:pPr>
      <w:r w:rsidRPr="003F3E59">
        <w:rPr>
          <w:rFonts w:cs="Arial"/>
        </w:rPr>
        <w:tab/>
        <w:t>Ignition_Status does not equal Run</w:t>
      </w:r>
    </w:p>
    <w:p w:rsidR="003F3E59" w:rsidRPr="003F3E59" w:rsidRDefault="00231691" w:rsidP="003F3E59">
      <w:pPr>
        <w:autoSpaceDE w:val="0"/>
        <w:autoSpaceDN w:val="0"/>
        <w:adjustRightInd w:val="0"/>
        <w:ind w:left="1080" w:hanging="360"/>
        <w:rPr>
          <w:rFonts w:cs="Arial"/>
        </w:rPr>
      </w:pPr>
      <w:r w:rsidRPr="003F3E59">
        <w:rPr>
          <w:rFonts w:cs="Arial"/>
        </w:rPr>
        <w:t xml:space="preserve">4. </w:t>
      </w:r>
      <w:r w:rsidRPr="003F3E59">
        <w:rPr>
          <w:rFonts w:cs="Arial"/>
        </w:rPr>
        <w:tab/>
        <w:t>Vehicle is shifted into Park</w:t>
      </w:r>
    </w:p>
    <w:p w:rsidR="003F3E59" w:rsidRPr="0062560D" w:rsidRDefault="00231691" w:rsidP="003F3E59">
      <w:pPr>
        <w:numPr>
          <w:ilvl w:val="0"/>
          <w:numId w:val="143"/>
        </w:numPr>
        <w:rPr>
          <w:rFonts w:cs="Arial"/>
        </w:rPr>
      </w:pPr>
      <w:r w:rsidRPr="0062560D">
        <w:rPr>
          <w:rFonts w:cs="Arial"/>
        </w:rPr>
        <w:t>Automatic Transmission vehicle GearLvrPos_D_Actl == 0x0</w:t>
      </w:r>
    </w:p>
    <w:p w:rsidR="003F3E59" w:rsidRPr="0062560D" w:rsidRDefault="00231691" w:rsidP="003F3E59">
      <w:pPr>
        <w:numPr>
          <w:ilvl w:val="0"/>
          <w:numId w:val="143"/>
        </w:numPr>
        <w:rPr>
          <w:rFonts w:cs="Arial"/>
        </w:rPr>
      </w:pPr>
      <w:r w:rsidRPr="0062560D">
        <w:rPr>
          <w:rFonts w:cs="Arial"/>
        </w:rPr>
        <w:t>Manual Transmission Vehicle with Mechanical Park Brake</w:t>
      </w:r>
    </w:p>
    <w:p w:rsidR="003F3E59" w:rsidRPr="0062560D" w:rsidRDefault="00231691" w:rsidP="003F3E59">
      <w:pPr>
        <w:ind w:left="2160"/>
        <w:rPr>
          <w:rFonts w:cs="Arial"/>
        </w:rPr>
      </w:pPr>
      <w:r w:rsidRPr="00C72C9C">
        <w:rPr>
          <w:rFonts w:cs="Arial"/>
        </w:rPr>
        <w:t>GearRvrse_D_Actl</w:t>
      </w:r>
      <w:r>
        <w:rPr>
          <w:rFonts w:cs="Arial"/>
        </w:rPr>
        <w:t xml:space="preserve"> </w:t>
      </w:r>
      <w:r w:rsidRPr="0062560D">
        <w:rPr>
          <w:rFonts w:cs="Arial"/>
        </w:rPr>
        <w:t>== Inactive</w:t>
      </w:r>
      <w:r>
        <w:rPr>
          <w:rFonts w:cs="Arial"/>
        </w:rPr>
        <w:t xml:space="preserve"> or </w:t>
      </w:r>
      <w:r>
        <w:rPr>
          <w:rFonts w:cs="Arial"/>
          <w:color w:val="000000"/>
        </w:rPr>
        <w:t>GearRvrseActv_D_Actl</w:t>
      </w:r>
      <w:r>
        <w:rPr>
          <w:rFonts w:cs="Arial"/>
          <w:color w:val="000000"/>
        </w:rPr>
        <w:t xml:space="preserve"> == Inactive</w:t>
      </w:r>
      <w:r w:rsidRPr="0062560D">
        <w:rPr>
          <w:rFonts w:cs="Arial"/>
        </w:rPr>
        <w:t xml:space="preserve"> AND PrkBrkActv_B_Actl == Active</w:t>
      </w:r>
    </w:p>
    <w:p w:rsidR="003F3E59" w:rsidRPr="0062560D" w:rsidRDefault="00231691" w:rsidP="003F3E59">
      <w:pPr>
        <w:numPr>
          <w:ilvl w:val="0"/>
          <w:numId w:val="143"/>
        </w:numPr>
        <w:rPr>
          <w:rFonts w:cs="Arial"/>
        </w:rPr>
      </w:pPr>
      <w:r w:rsidRPr="0062560D">
        <w:rPr>
          <w:rFonts w:cs="Arial"/>
        </w:rPr>
        <w:t>Manual Transmission Vehicle with Electronic Park Brake</w:t>
      </w:r>
    </w:p>
    <w:p w:rsidR="003F3E59" w:rsidRPr="003F3E59" w:rsidRDefault="00231691" w:rsidP="003F3E59">
      <w:pPr>
        <w:ind w:left="1440" w:firstLine="720"/>
        <w:rPr>
          <w:rFonts w:cs="Arial"/>
          <w:color w:val="FF0000"/>
        </w:rPr>
      </w:pPr>
      <w:r w:rsidRPr="00C72C9C">
        <w:rPr>
          <w:rFonts w:cs="Arial"/>
        </w:rPr>
        <w:t>GearRvrse_D_Actl</w:t>
      </w:r>
      <w:r>
        <w:rPr>
          <w:rFonts w:cs="Arial"/>
        </w:rPr>
        <w:t xml:space="preserve"> </w:t>
      </w:r>
      <w:r w:rsidRPr="0062560D">
        <w:rPr>
          <w:rFonts w:cs="Arial"/>
        </w:rPr>
        <w:t>== Inactive</w:t>
      </w:r>
      <w:r>
        <w:rPr>
          <w:rFonts w:cs="Arial"/>
        </w:rPr>
        <w:t xml:space="preserve"> or </w:t>
      </w:r>
      <w:r>
        <w:rPr>
          <w:rFonts w:cs="Arial"/>
          <w:color w:val="000000"/>
        </w:rPr>
        <w:t>GearRvrseActv_D_Actl == Inactive</w:t>
      </w:r>
      <w:r w:rsidRPr="0062560D">
        <w:rPr>
          <w:rFonts w:cs="Arial"/>
        </w:rPr>
        <w:t xml:space="preserve"> AND PrkBrkStatus == Active</w:t>
      </w:r>
    </w:p>
    <w:p w:rsidR="00C75A67" w:rsidRPr="003F3E59" w:rsidRDefault="00231691" w:rsidP="003F3E59"/>
    <w:p w:rsidR="00952F4A" w:rsidRPr="00952F4A" w:rsidRDefault="00952F4A" w:rsidP="00952F4A">
      <w:pPr>
        <w:pStyle w:val="Heading4"/>
        <w:rPr>
          <w:b w:val="0"/>
          <w:u w:val="single"/>
        </w:rPr>
      </w:pPr>
      <w:r w:rsidRPr="00952F4A">
        <w:rPr>
          <w:b w:val="0"/>
          <w:u w:val="single"/>
        </w:rPr>
        <w:t>RVC-FUR-REQ-014089/A-Decklid/Liftgate Ajar (TcSE ROIN-146658-2)</w:t>
      </w:r>
    </w:p>
    <w:p w:rsidR="00C8198D" w:rsidRDefault="00231691">
      <w:pPr>
        <w:autoSpaceDE w:val="0"/>
        <w:autoSpaceDN w:val="0"/>
        <w:adjustRightInd w:val="0"/>
        <w:rPr>
          <w:rFonts w:cs="Arial"/>
          <w:szCs w:val="20"/>
        </w:rPr>
      </w:pPr>
      <w:r>
        <w:rPr>
          <w:rFonts w:cs="Arial"/>
          <w:szCs w:val="20"/>
        </w:rPr>
        <w:t xml:space="preserve">When the RVC Client (RearViewCameraClient) detects the </w:t>
      </w:r>
      <w:r>
        <w:rPr>
          <w:rStyle w:val="spelle"/>
          <w:rFonts w:cs="Arial"/>
          <w:szCs w:val="20"/>
        </w:rPr>
        <w:t>decklid</w:t>
      </w:r>
      <w:r>
        <w:rPr>
          <w:rFonts w:cs="Arial"/>
          <w:szCs w:val="20"/>
        </w:rPr>
        <w:t xml:space="preserve"> or </w:t>
      </w:r>
      <w:r>
        <w:rPr>
          <w:rStyle w:val="spelle"/>
          <w:rFonts w:cs="Arial"/>
          <w:szCs w:val="20"/>
        </w:rPr>
        <w:t>liftgate</w:t>
      </w:r>
      <w:r>
        <w:rPr>
          <w:rFonts w:cs="Arial"/>
          <w:szCs w:val="20"/>
        </w:rPr>
        <w:t xml:space="preserve"> is ajar, the </w:t>
      </w:r>
      <w:r>
        <w:rPr>
          <w:rStyle w:val="msoins0"/>
          <w:rFonts w:cs="Arial"/>
          <w:szCs w:val="20"/>
        </w:rPr>
        <w:t xml:space="preserve">RVC Client </w:t>
      </w:r>
      <w:r>
        <w:rPr>
          <w:rFonts w:cs="Arial"/>
          <w:szCs w:val="20"/>
        </w:rPr>
        <w:t xml:space="preserve">shall display a warning message </w:t>
      </w:r>
      <w:r>
        <w:rPr>
          <w:rStyle w:val="msoins0"/>
          <w:rFonts w:cs="Arial"/>
          <w:szCs w:val="20"/>
        </w:rPr>
        <w:t>that explains why no guidelines are available in the camera image.</w:t>
      </w:r>
    </w:p>
    <w:p w:rsidR="00952F4A" w:rsidRPr="00952F4A" w:rsidRDefault="00952F4A" w:rsidP="00952F4A">
      <w:pPr>
        <w:pStyle w:val="Heading4"/>
        <w:rPr>
          <w:b w:val="0"/>
          <w:u w:val="single"/>
        </w:rPr>
      </w:pPr>
      <w:r w:rsidRPr="00952F4A">
        <w:rPr>
          <w:b w:val="0"/>
          <w:u w:val="single"/>
        </w:rPr>
        <w:t>RVC-FUR-REQ-014090/G-Display RVC Video (TcSE ROIN-194462-2)</w:t>
      </w:r>
    </w:p>
    <w:p w:rsidR="00A30E10" w:rsidRDefault="00231691" w:rsidP="00A42F2D">
      <w:r>
        <w:t>The</w:t>
      </w:r>
      <w:r>
        <w:t xml:space="preserve">re are two ways for Reverse Detection. What way to use is decided on configuration values. </w:t>
      </w:r>
    </w:p>
    <w:p w:rsidR="00A30E10" w:rsidRDefault="00231691" w:rsidP="00A42F2D"/>
    <w:p w:rsidR="00A30E10" w:rsidRDefault="00231691" w:rsidP="00A42F2D">
      <w:r>
        <w:t>Reverse Detection NEW:</w:t>
      </w:r>
    </w:p>
    <w:p w:rsidR="00A30E10" w:rsidRDefault="00231691" w:rsidP="00A42F2D"/>
    <w:p w:rsidR="00A42F2D" w:rsidRDefault="00231691" w:rsidP="00A42F2D">
      <w:pPr>
        <w:rPr>
          <w:rFonts w:cs="Arial"/>
          <w:color w:val="000000"/>
        </w:rPr>
      </w:pPr>
      <w:r>
        <w:t xml:space="preserve">Reverse_Gear is determined as mentioned in below table. Once </w:t>
      </w:r>
      <w:r>
        <w:rPr>
          <w:rFonts w:cs="Arial"/>
          <w:color w:val="000000"/>
        </w:rPr>
        <w:t xml:space="preserve">GearLvrPos_D_Actl is reverse, </w:t>
      </w:r>
      <w:r>
        <w:t xml:space="preserve">System need to loop through signal </w:t>
      </w:r>
      <w:r>
        <w:rPr>
          <w:rFonts w:cs="Arial"/>
        </w:rPr>
        <w:t>GearPos_D_Trg</w:t>
      </w:r>
      <w:r>
        <w:rPr>
          <w:rFonts w:cs="Arial"/>
        </w:rPr>
        <w:t xml:space="preserve"> to determine reverse gear</w:t>
      </w:r>
      <w:r>
        <w:t xml:space="preserve"> until either </w:t>
      </w:r>
      <w:r>
        <w:rPr>
          <w:rFonts w:cs="Arial"/>
          <w:color w:val="000000"/>
        </w:rPr>
        <w:t>GearLvrPos_D_Actl  is not reverse OR Camera turn ON.</w:t>
      </w:r>
    </w:p>
    <w:p w:rsidR="003C1BD8" w:rsidRDefault="00231691"/>
    <w:p w:rsidR="003C1BD8" w:rsidRDefault="00231691"/>
    <w:tbl>
      <w:tblPr>
        <w:tblW w:w="8443" w:type="dxa"/>
        <w:jc w:val="center"/>
        <w:tblCellMar>
          <w:left w:w="0" w:type="dxa"/>
          <w:right w:w="0" w:type="dxa"/>
        </w:tblCellMar>
        <w:tblLook w:val="04A0" w:firstRow="1" w:lastRow="0" w:firstColumn="1" w:lastColumn="0" w:noHBand="0" w:noVBand="1"/>
      </w:tblPr>
      <w:tblGrid>
        <w:gridCol w:w="4462"/>
        <w:gridCol w:w="1980"/>
        <w:gridCol w:w="2001"/>
      </w:tblGrid>
      <w:tr w:rsidR="00A37AD8" w:rsidTr="00952F4A">
        <w:trPr>
          <w:trHeight w:val="808"/>
          <w:jc w:val="center"/>
        </w:trPr>
        <w:tc>
          <w:tcPr>
            <w:tcW w:w="446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7AD8" w:rsidRDefault="00231691" w:rsidP="00EA0A38">
            <w:pPr>
              <w:jc w:val="center"/>
              <w:rPr>
                <w:rFonts w:eastAsiaTheme="minorHAnsi" w:cs="Arial"/>
                <w:color w:val="000000"/>
              </w:rPr>
            </w:pPr>
            <w:r>
              <w:rPr>
                <w:rFonts w:cs="Arial"/>
                <w:color w:val="000000"/>
              </w:rPr>
              <w:t>GearLvrPos_D_Actl = 0x1 (Reverse) (automatic transmission)</w:t>
            </w:r>
          </w:p>
        </w:tc>
        <w:tc>
          <w:tcPr>
            <w:tcW w:w="198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A37AD8" w:rsidRPr="00EE308D" w:rsidRDefault="00231691" w:rsidP="00EA0A38">
            <w:pPr>
              <w:jc w:val="center"/>
              <w:rPr>
                <w:rFonts w:eastAsiaTheme="minorHAnsi" w:cs="Arial"/>
              </w:rPr>
            </w:pPr>
            <w:r w:rsidRPr="00EE308D">
              <w:rPr>
                <w:rFonts w:cs="Arial"/>
              </w:rPr>
              <w:t>GearPos_D_Trg</w:t>
            </w:r>
          </w:p>
        </w:tc>
        <w:tc>
          <w:tcPr>
            <w:tcW w:w="200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37AD8" w:rsidRPr="00EE308D" w:rsidRDefault="00231691" w:rsidP="00EA0A38">
            <w:pPr>
              <w:jc w:val="center"/>
              <w:rPr>
                <w:rFonts w:eastAsiaTheme="minorHAnsi" w:cs="Arial"/>
              </w:rPr>
            </w:pPr>
            <w:r>
              <w:rPr>
                <w:rFonts w:cs="Arial"/>
              </w:rPr>
              <w:t>Gear position and Camera Status</w:t>
            </w:r>
          </w:p>
        </w:tc>
      </w:tr>
      <w:tr w:rsidR="00A37AD8" w:rsidTr="00952F4A">
        <w:trPr>
          <w:trHeight w:val="510"/>
          <w:jc w:val="center"/>
        </w:trPr>
        <w:tc>
          <w:tcPr>
            <w:tcW w:w="446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7AD8" w:rsidRDefault="00231691" w:rsidP="00EA0A38">
            <w:pPr>
              <w:jc w:val="center"/>
              <w:rPr>
                <w:rFonts w:eastAsiaTheme="minorHAnsi" w:cs="Arial"/>
                <w:color w:val="000000"/>
              </w:rPr>
            </w:pPr>
            <w:r>
              <w:rPr>
                <w:rFonts w:cs="Arial"/>
                <w:color w:val="000000"/>
              </w:rPr>
              <w:t>Reverse</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7AD8" w:rsidRPr="00EE308D" w:rsidRDefault="00231691" w:rsidP="00EA0A38">
            <w:pPr>
              <w:jc w:val="center"/>
              <w:rPr>
                <w:rFonts w:eastAsiaTheme="minorHAnsi" w:cs="Arial"/>
              </w:rPr>
            </w:pPr>
            <w:r w:rsidRPr="00EE308D">
              <w:rPr>
                <w:rFonts w:cs="Arial"/>
              </w:rPr>
              <w:t>0xE (Reverse)</w:t>
            </w:r>
          </w:p>
        </w:tc>
        <w:tc>
          <w:tcPr>
            <w:tcW w:w="200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7AD8" w:rsidRPr="00EE308D" w:rsidRDefault="00231691" w:rsidP="00EA0A38">
            <w:pPr>
              <w:jc w:val="center"/>
              <w:rPr>
                <w:rFonts w:eastAsiaTheme="minorHAnsi" w:cs="Arial"/>
              </w:rPr>
            </w:pPr>
            <w:r>
              <w:rPr>
                <w:rFonts w:cs="Arial"/>
              </w:rPr>
              <w:t>Gear is Reverse, Turn Camera On</w:t>
            </w:r>
          </w:p>
        </w:tc>
      </w:tr>
    </w:tbl>
    <w:p w:rsidR="00EE308D" w:rsidRDefault="00231691">
      <w:pPr>
        <w:autoSpaceDE w:val="0"/>
        <w:autoSpaceDN w:val="0"/>
        <w:adjustRightInd w:val="0"/>
        <w:ind w:left="1080"/>
      </w:pPr>
    </w:p>
    <w:p w:rsidR="00EE308D" w:rsidRDefault="00231691">
      <w:pPr>
        <w:autoSpaceDE w:val="0"/>
        <w:autoSpaceDN w:val="0"/>
        <w:adjustRightInd w:val="0"/>
        <w:ind w:left="1080"/>
      </w:pPr>
    </w:p>
    <w:p w:rsidR="003C1BD8" w:rsidRDefault="00231691">
      <w:pPr>
        <w:autoSpaceDE w:val="0"/>
        <w:autoSpaceDN w:val="0"/>
        <w:adjustRightInd w:val="0"/>
        <w:ind w:left="1080"/>
      </w:pPr>
    </w:p>
    <w:p w:rsidR="00EE308D" w:rsidRDefault="00231691" w:rsidP="00EE308D"/>
    <w:p w:rsidR="00EE308D" w:rsidRDefault="00231691" w:rsidP="00EE308D">
      <w:r>
        <w:t>Upon detecting the conditions for RVC to be ON, the RVC Client (RearViewCameraClient) shall start a timer (T_minImageDisp) and shall not display the RVC image until the expiration of this timer.  Upon expiration of the timer, the RVC Client shall start</w:t>
      </w:r>
      <w:r>
        <w:t xml:space="preserve"> another timer (T_maxImageDisp). The RVC Client must display the RVC image prior to the expiration of T_maxImageDisp.</w:t>
      </w:r>
    </w:p>
    <w:p w:rsidR="00EE308D" w:rsidRDefault="00231691" w:rsidP="00EE308D"/>
    <w:p w:rsidR="00EE308D" w:rsidRDefault="00231691" w:rsidP="00EE308D">
      <w:r>
        <w:t>Once the conditions for displaying RVC are no longer applicable the RVC client shall:</w:t>
      </w:r>
    </w:p>
    <w:p w:rsidR="00EE308D" w:rsidRDefault="00231691" w:rsidP="00EE308D">
      <w:r>
        <w:t>1.            Cancel the timer</w:t>
      </w:r>
    </w:p>
    <w:p w:rsidR="00A30E10" w:rsidRDefault="00231691" w:rsidP="00A30E10">
      <w:r>
        <w:t>2.            Not di</w:t>
      </w:r>
      <w:r>
        <w:t>splay the RVC image</w:t>
      </w:r>
    </w:p>
    <w:p w:rsidR="00A30E10" w:rsidRDefault="00231691" w:rsidP="00A30E10"/>
    <w:p w:rsidR="00A30E10" w:rsidRDefault="00231691" w:rsidP="00A30E10">
      <w:r>
        <w:lastRenderedPageBreak/>
        <w:t>Reverse Detection LEGACY:</w:t>
      </w:r>
    </w:p>
    <w:p w:rsidR="000E3B93" w:rsidRDefault="00231691" w:rsidP="000E3B93"/>
    <w:p w:rsidR="00A30E10" w:rsidRPr="000E3B93" w:rsidRDefault="00231691" w:rsidP="000E3B93">
      <w:pPr>
        <w:rPr>
          <w:color w:val="000000"/>
        </w:rPr>
      </w:pPr>
      <w:r>
        <w:t xml:space="preserve">Reverse Detection is determined as mentioned in below table. </w:t>
      </w:r>
    </w:p>
    <w:p w:rsidR="00A30E10" w:rsidRDefault="00231691" w:rsidP="00A30E10"/>
    <w:p w:rsidR="00A30E10" w:rsidRDefault="00231691" w:rsidP="00A30E10"/>
    <w:tbl>
      <w:tblPr>
        <w:tblW w:w="7910" w:type="dxa"/>
        <w:jc w:val="center"/>
        <w:tblCellMar>
          <w:left w:w="0" w:type="dxa"/>
          <w:right w:w="0" w:type="dxa"/>
        </w:tblCellMar>
        <w:tblLook w:val="04A0" w:firstRow="1" w:lastRow="0" w:firstColumn="1" w:lastColumn="0" w:noHBand="0" w:noVBand="1"/>
      </w:tblPr>
      <w:tblGrid>
        <w:gridCol w:w="5930"/>
        <w:gridCol w:w="1980"/>
      </w:tblGrid>
      <w:tr w:rsidR="00A30E10" w:rsidTr="00EA0A38">
        <w:trPr>
          <w:trHeight w:val="1335"/>
          <w:jc w:val="center"/>
        </w:trPr>
        <w:tc>
          <w:tcPr>
            <w:tcW w:w="59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30E10" w:rsidRDefault="00231691">
            <w:pPr>
              <w:spacing w:line="252" w:lineRule="auto"/>
              <w:jc w:val="center"/>
              <w:rPr>
                <w:rFonts w:ascii="Calibri" w:eastAsiaTheme="minorHAnsi" w:hAnsi="Calibri"/>
                <w:color w:val="000000"/>
                <w:szCs w:val="22"/>
              </w:rPr>
            </w:pPr>
            <w:r>
              <w:rPr>
                <w:color w:val="000000"/>
              </w:rPr>
              <w:t>GearLvrPos_D_Actl = 0x1 (Reverse) (automatic transmission)</w:t>
            </w:r>
            <w:r>
              <w:rPr>
                <w:color w:val="000000"/>
              </w:rPr>
              <w:br/>
              <w:t xml:space="preserve">or </w:t>
            </w:r>
            <w:r>
              <w:rPr>
                <w:color w:val="000000"/>
              </w:rPr>
              <w:br/>
              <w:t>GearRvrseActv_D_Actl = 0x1</w:t>
            </w:r>
            <w:r>
              <w:rPr>
                <w:color w:val="000000"/>
              </w:rPr>
              <w:t xml:space="preserve"> (Active )(manual transmission vehicle and Legacy Message Set)</w:t>
            </w:r>
            <w:r>
              <w:rPr>
                <w:color w:val="000000"/>
              </w:rPr>
              <w:br/>
              <w:t>or</w:t>
            </w:r>
            <w:r>
              <w:rPr>
                <w:color w:val="000000"/>
              </w:rPr>
              <w:br/>
              <w:t xml:space="preserve">GearRvrse_D_Actl = 0x3 or 0x2 ( Active Confirmed or Active_not_confirmed) (manual transmission vehicle and New Message Set) </w:t>
            </w:r>
          </w:p>
        </w:tc>
        <w:tc>
          <w:tcPr>
            <w:tcW w:w="19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30E10" w:rsidRDefault="00231691">
            <w:pPr>
              <w:spacing w:line="252" w:lineRule="auto"/>
              <w:jc w:val="center"/>
              <w:rPr>
                <w:rFonts w:ascii="Calibri" w:eastAsiaTheme="minorHAnsi" w:hAnsi="Calibri"/>
                <w:szCs w:val="22"/>
              </w:rPr>
            </w:pPr>
            <w:r>
              <w:t>Gear position and Camera Status</w:t>
            </w:r>
          </w:p>
        </w:tc>
      </w:tr>
      <w:tr w:rsidR="00A30E10" w:rsidTr="00EA0A38">
        <w:trPr>
          <w:trHeight w:val="510"/>
          <w:jc w:val="center"/>
        </w:trPr>
        <w:tc>
          <w:tcPr>
            <w:tcW w:w="59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30E10" w:rsidRDefault="00231691">
            <w:pPr>
              <w:spacing w:line="252" w:lineRule="auto"/>
              <w:jc w:val="center"/>
              <w:rPr>
                <w:rFonts w:ascii="Calibri" w:eastAsiaTheme="minorHAnsi" w:hAnsi="Calibri"/>
                <w:color w:val="000000"/>
                <w:szCs w:val="22"/>
              </w:rPr>
            </w:pPr>
            <w:r>
              <w:rPr>
                <w:color w:val="000000"/>
              </w:rPr>
              <w:t>Reverse</w:t>
            </w:r>
          </w:p>
        </w:tc>
        <w:tc>
          <w:tcPr>
            <w:tcW w:w="19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0E10" w:rsidRDefault="00231691">
            <w:pPr>
              <w:spacing w:line="252" w:lineRule="auto"/>
              <w:jc w:val="center"/>
              <w:rPr>
                <w:rFonts w:ascii="Calibri" w:eastAsiaTheme="minorHAnsi" w:hAnsi="Calibri"/>
                <w:szCs w:val="22"/>
              </w:rPr>
            </w:pPr>
            <w:r>
              <w:t>Gear is Reverse, Turn Ca</w:t>
            </w:r>
            <w:r>
              <w:t>mera On</w:t>
            </w:r>
          </w:p>
        </w:tc>
      </w:tr>
    </w:tbl>
    <w:p w:rsidR="00A30E10" w:rsidRDefault="00231691" w:rsidP="00A30E10">
      <w:pPr>
        <w:autoSpaceDE w:val="0"/>
        <w:autoSpaceDN w:val="0"/>
        <w:ind w:left="1080"/>
        <w:rPr>
          <w:rFonts w:eastAsiaTheme="minorHAnsi" w:cs="Arial"/>
        </w:rPr>
      </w:pPr>
    </w:p>
    <w:p w:rsidR="00A30E10" w:rsidRDefault="00231691" w:rsidP="00A30E10">
      <w:pPr>
        <w:autoSpaceDE w:val="0"/>
        <w:autoSpaceDN w:val="0"/>
        <w:ind w:left="1080"/>
        <w:rPr>
          <w:rFonts w:ascii="Calibri" w:hAnsi="Calibri"/>
          <w:szCs w:val="22"/>
        </w:rPr>
      </w:pPr>
    </w:p>
    <w:p w:rsidR="00A30E10" w:rsidRDefault="00231691" w:rsidP="00A30E10">
      <w:pPr>
        <w:autoSpaceDE w:val="0"/>
        <w:autoSpaceDN w:val="0"/>
        <w:ind w:left="1080"/>
      </w:pPr>
    </w:p>
    <w:p w:rsidR="00A30E10" w:rsidRDefault="00231691" w:rsidP="00A30E10"/>
    <w:p w:rsidR="00A30E10" w:rsidRDefault="00231691" w:rsidP="00A30E10">
      <w:r>
        <w:t xml:space="preserve">Upon detecting the conditions for RVC to be ON, the RVC Client (RearViewCameraClient) shall start a timer (T_minImageDisp) and shall not display the RVC image until the expiration of this timer.  Upon expiration of the timer, the RVC Client </w:t>
      </w:r>
      <w:r>
        <w:t>shall start another timer (T_maxImageDisp). The RVC Client must display the RVC image prior to the expiration of T_maxImageDisp.</w:t>
      </w:r>
    </w:p>
    <w:p w:rsidR="00A30E10" w:rsidRDefault="00231691" w:rsidP="00A30E10"/>
    <w:p w:rsidR="00A30E10" w:rsidRDefault="00231691" w:rsidP="00A30E10">
      <w:r>
        <w:t>Once the conditions for displaying RVC are no longer applicable the RVC client shall:</w:t>
      </w:r>
    </w:p>
    <w:p w:rsidR="00A30E10" w:rsidRDefault="00231691" w:rsidP="00A30E10">
      <w:r>
        <w:t>1.            Cancel the timer</w:t>
      </w:r>
    </w:p>
    <w:p w:rsidR="00A30E10" w:rsidRDefault="00231691" w:rsidP="00A30E10">
      <w:r>
        <w:t>2.       </w:t>
      </w:r>
      <w:r>
        <w:t>     Not display the RVC image</w:t>
      </w:r>
    </w:p>
    <w:p w:rsidR="00A30E10" w:rsidRDefault="00231691" w:rsidP="00A30E10"/>
    <w:p w:rsidR="00A30E10" w:rsidRDefault="00231691" w:rsidP="00A30E10"/>
    <w:p w:rsidR="00A30E10" w:rsidRDefault="00231691" w:rsidP="00A30E10"/>
    <w:p w:rsidR="00A30E10" w:rsidRDefault="00231691" w:rsidP="00A30E10"/>
    <w:p w:rsidR="007917DC" w:rsidRDefault="00231691" w:rsidP="00952F4A">
      <w:pPr>
        <w:pStyle w:val="Heading4"/>
      </w:pPr>
      <w:r w:rsidRPr="00B9479B">
        <w:t>RVC-TMR-REQ-014091/A-T_minImageDisp (TcSE ROIN-264661-1)</w:t>
      </w:r>
    </w:p>
    <w:p w:rsidR="0091772B" w:rsidRPr="0091772B" w:rsidRDefault="0023169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231691">
            <w:pPr>
              <w:spacing w:line="276" w:lineRule="auto"/>
              <w:rPr>
                <w:rFonts w:ascii="Univers" w:eastAsia="Times New Roman" w:hAnsi="Univers" w:cs="Arial"/>
                <w:sz w:val="14"/>
                <w:szCs w:val="14"/>
              </w:rPr>
            </w:pPr>
            <w:r w:rsidRPr="00DF054A">
              <w:rPr>
                <w:rFonts w:cs="Arial"/>
                <w:sz w:val="14"/>
                <w:szCs w:val="14"/>
              </w:rPr>
              <w:t>T_minImageDisp</w:t>
            </w:r>
          </w:p>
        </w:tc>
        <w:tc>
          <w:tcPr>
            <w:tcW w:w="544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 xml:space="preserve">Minimum time RVC Client should wait </w:t>
            </w:r>
            <w:r>
              <w:rPr>
                <w:rFonts w:cs="Arial"/>
                <w:szCs w:val="20"/>
              </w:rPr>
              <w:t>before displaying the RVC video image to the user according to RVC-GREQ-194462-2-Display RVC Video.</w:t>
            </w:r>
          </w:p>
          <w:p w:rsidR="007917DC" w:rsidRDefault="0023169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rPr>
                <w:rFonts w:ascii="Univers" w:eastAsia="Times New Roman" w:hAnsi="Univers" w:cs="Arial"/>
                <w:sz w:val="14"/>
                <w:szCs w:val="14"/>
              </w:rPr>
            </w:pPr>
            <w:r>
              <w:rPr>
                <w:rFonts w:cs="Arial"/>
                <w:sz w:val="14"/>
                <w:szCs w:val="14"/>
              </w:rPr>
              <w:t>225-275</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250</w:t>
            </w:r>
          </w:p>
        </w:tc>
      </w:tr>
    </w:tbl>
    <w:p w:rsidR="005A201A" w:rsidRPr="00B01CDD" w:rsidRDefault="00231691" w:rsidP="00B01CDD">
      <w:pPr>
        <w:rPr>
          <w:sz w:val="14"/>
          <w:szCs w:val="14"/>
        </w:rPr>
      </w:pPr>
    </w:p>
    <w:p w:rsidR="007917DC" w:rsidRDefault="00231691" w:rsidP="00952F4A">
      <w:pPr>
        <w:pStyle w:val="Heading4"/>
      </w:pPr>
      <w:r w:rsidRPr="00B9479B">
        <w:t>RVC-TMR-REQ-014092/A-T_maxImageDisp (TcSE ROIN-264662-1)</w:t>
      </w:r>
    </w:p>
    <w:p w:rsidR="0091772B" w:rsidRPr="0091772B" w:rsidRDefault="0023169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231691">
            <w:pPr>
              <w:spacing w:line="276" w:lineRule="auto"/>
              <w:rPr>
                <w:rFonts w:ascii="Univers" w:eastAsia="Times New Roman" w:hAnsi="Univers" w:cs="Arial"/>
                <w:sz w:val="14"/>
                <w:szCs w:val="14"/>
              </w:rPr>
            </w:pPr>
            <w:r w:rsidRPr="00DF054A">
              <w:rPr>
                <w:rFonts w:cs="Arial"/>
                <w:sz w:val="14"/>
                <w:szCs w:val="14"/>
              </w:rPr>
              <w:t>T_maxImageDisp</w:t>
            </w:r>
          </w:p>
        </w:tc>
        <w:tc>
          <w:tcPr>
            <w:tcW w:w="544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Maximum time RVC Client should wait before displaying the RVC video image to the user according to RVC-GREQ-194462-2-Display RVC Video.</w:t>
            </w:r>
          </w:p>
          <w:p w:rsidR="007917DC" w:rsidRDefault="0023169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rPr>
                <w:rFonts w:ascii="Univers" w:eastAsia="Times New Roman" w:hAnsi="Univers" w:cs="Arial"/>
                <w:sz w:val="14"/>
                <w:szCs w:val="14"/>
              </w:rPr>
            </w:pPr>
            <w:r>
              <w:rPr>
                <w:rFonts w:cs="Arial"/>
                <w:sz w:val="14"/>
                <w:szCs w:val="14"/>
              </w:rPr>
              <w:t>450-550</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500</w:t>
            </w:r>
          </w:p>
        </w:tc>
      </w:tr>
    </w:tbl>
    <w:p w:rsidR="005A201A" w:rsidRPr="00B01CDD" w:rsidRDefault="00231691" w:rsidP="00B01CDD">
      <w:pPr>
        <w:rPr>
          <w:sz w:val="14"/>
          <w:szCs w:val="14"/>
        </w:rPr>
      </w:pPr>
    </w:p>
    <w:p w:rsidR="00952F4A" w:rsidRPr="00952F4A" w:rsidRDefault="00952F4A" w:rsidP="00952F4A">
      <w:pPr>
        <w:pStyle w:val="Heading4"/>
        <w:rPr>
          <w:b w:val="0"/>
          <w:u w:val="single"/>
        </w:rPr>
      </w:pPr>
      <w:r w:rsidRPr="00952F4A">
        <w:rPr>
          <w:b w:val="0"/>
          <w:u w:val="single"/>
        </w:rPr>
        <w:t>CAMERA-FUR-REQ-014093/B-Camera Image Priority (TcSE ROIN-264652-1)</w:t>
      </w:r>
    </w:p>
    <w:p w:rsidR="006E1E3C" w:rsidRDefault="00231691">
      <w:pPr>
        <w:rPr>
          <w:rFonts w:eastAsia="MS Mincho" w:cs="Arial"/>
        </w:rPr>
      </w:pPr>
      <w:r>
        <w:rPr>
          <w:rFonts w:eastAsia="MS Mincho" w:cs="Arial"/>
        </w:rPr>
        <w:t>Once the</w:t>
      </w:r>
      <w:r>
        <w:rPr>
          <w:rFonts w:eastAsia="MS Mincho" w:cs="Arial"/>
        </w:rPr>
        <w:t xml:space="preserve"> camera</w:t>
      </w:r>
      <w:r>
        <w:rPr>
          <w:rFonts w:eastAsia="MS Mincho" w:cs="Arial"/>
        </w:rPr>
        <w:t xml:space="preserve"> image has been displayed to user, the image shall be maintained as long as </w:t>
      </w:r>
      <w:r>
        <w:rPr>
          <w:rFonts w:eastAsia="MS Mincho" w:cs="Arial"/>
        </w:rPr>
        <w:t>the conditions required to be in the particular camera view are</w:t>
      </w:r>
      <w:r>
        <w:rPr>
          <w:rFonts w:eastAsia="MS Mincho" w:cs="Arial"/>
        </w:rPr>
        <w:t xml:space="preserve"> present and shall have highest priority:</w:t>
      </w:r>
    </w:p>
    <w:p w:rsidR="006E1E3C" w:rsidRDefault="00231691">
      <w:pPr>
        <w:tabs>
          <w:tab w:val="left" w:pos="1080"/>
        </w:tabs>
        <w:ind w:left="720"/>
        <w:rPr>
          <w:rFonts w:eastAsia="MS Mincho" w:cs="Arial"/>
        </w:rPr>
      </w:pPr>
      <w:r>
        <w:rPr>
          <w:rFonts w:eastAsia="MS Mincho" w:cs="Arial"/>
        </w:rPr>
        <w:t>•</w:t>
      </w:r>
      <w:r>
        <w:rPr>
          <w:rFonts w:eastAsia="MS Mincho" w:cs="Arial"/>
        </w:rPr>
        <w:tab/>
        <w:t xml:space="preserve">No pop-up screens shall interrupt the video image. </w:t>
      </w:r>
    </w:p>
    <w:p w:rsidR="006E1E3C" w:rsidRDefault="00231691">
      <w:pPr>
        <w:tabs>
          <w:tab w:val="left" w:pos="1080"/>
        </w:tabs>
        <w:ind w:left="1080" w:hanging="360"/>
        <w:rPr>
          <w:rFonts w:eastAsia="MS Mincho"/>
        </w:rPr>
      </w:pPr>
      <w:r>
        <w:rPr>
          <w:rFonts w:eastAsia="MS Mincho" w:cs="Arial"/>
        </w:rPr>
        <w:t>•</w:t>
      </w:r>
      <w:r>
        <w:rPr>
          <w:rFonts w:eastAsia="MS Mincho" w:cs="Arial"/>
        </w:rPr>
        <w:tab/>
        <w:t>Media functions (so</w:t>
      </w:r>
      <w:r>
        <w:rPr>
          <w:rFonts w:eastAsia="MS Mincho" w:cs="Arial"/>
        </w:rPr>
        <w:t>urce change, volume control, etc.) shall be available, but shall not interrupt the image view to the user.</w:t>
      </w:r>
    </w:p>
    <w:p w:rsidR="00406F39" w:rsidRDefault="00231691" w:rsidP="00952F4A">
      <w:pPr>
        <w:pStyle w:val="Heading3"/>
      </w:pPr>
      <w:bookmarkStart w:id="45" w:name="_Toc20921009"/>
      <w:r w:rsidRPr="00B9479B">
        <w:lastRenderedPageBreak/>
        <w:t>RVCv2-FUN-REQ-014094/A-Activate/De</w:t>
      </w:r>
      <w:r w:rsidRPr="00B9479B">
        <w:t>activate Rear View Camera (TcSE ROIN-293352)</w:t>
      </w:r>
      <w:bookmarkEnd w:id="45"/>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Use Cases</w:t>
      </w:r>
    </w:p>
    <w:p w:rsidR="00406F39" w:rsidRDefault="00231691" w:rsidP="00952F4A">
      <w:pPr>
        <w:pStyle w:val="Heading5"/>
      </w:pPr>
      <w:r>
        <w:t>RVC-UC-REQ-014095/A-Activate Rear View Camera (TcSE ROIN-289794)</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driver activates the Rear View Camera (RVC) by placing the vehicle in </w:t>
            </w:r>
            <w:r>
              <w:rPr>
                <w:rFonts w:cs="Arial"/>
                <w:szCs w:val="20"/>
                <w:lang w:eastAsia="zh-CN"/>
              </w:rPr>
              <w:t>Reverse Gear.</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shows the RVC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r>
              <w:rPr>
                <w:rFonts w:cs="Arial"/>
                <w:szCs w:val="20"/>
              </w:rPr>
              <w:t xml:space="preserve">E1 – </w:t>
            </w:r>
            <w:hyperlink r:id="rId8" w:tooltip="Reference Link to Object :RVC-GUC-289795-Rear View Camera Malfunction Property : Title" w:history="1">
              <w:r>
                <w:rPr>
                  <w:rStyle w:val="Hyperlink"/>
                </w:rPr>
                <w:t>Rear View Camera Malfunction</w:t>
              </w:r>
            </w:hyperlink>
          </w:p>
          <w:p w:rsidR="00C8198D" w:rsidRDefault="00231691">
            <w:r>
              <w:rPr>
                <w:rFonts w:cs="Arial"/>
                <w:szCs w:val="20"/>
              </w:rPr>
              <w:t xml:space="preserve">E2 – </w:t>
            </w:r>
            <w:hyperlink r:id="rId9" w:tooltip="Reference Link to Object :RVC-GUC-289796-Decklid/Liftgate is Ajar while Rear View Camera is ON Property : Title" w:history="1">
              <w:r>
                <w:rPr>
                  <w:rStyle w:val="Hyperlink"/>
                </w:rPr>
                <w:t>Decklid/Liftgate is Ajar while Rear View Camera is ON</w:t>
              </w:r>
            </w:hyperlink>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UC-REQ-238578/A-CHMSL Activation. Soft button press</w:t>
      </w:r>
    </w:p>
    <w:p w:rsidR="00AE06BC" w:rsidRPr="00AE06BC" w:rsidRDefault="0023169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47B1B" w:rsidTr="00952F4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47B1B" w:rsidRDefault="00231691" w:rsidP="00785729">
            <w:r>
              <w:t>Vehicle Occupant</w:t>
            </w:r>
          </w:p>
        </w:tc>
      </w:tr>
      <w:tr w:rsidR="00047B1B"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47B1B" w:rsidRDefault="00231691" w:rsidP="00047B1B">
            <w:pPr>
              <w:numPr>
                <w:ilvl w:val="0"/>
                <w:numId w:val="147"/>
              </w:numPr>
            </w:pPr>
            <w:r>
              <w:t>APIM is configured (CHMSL)</w:t>
            </w:r>
          </w:p>
          <w:p w:rsidR="00047B1B" w:rsidRDefault="00231691" w:rsidP="00047B1B">
            <w:pPr>
              <w:numPr>
                <w:ilvl w:val="0"/>
                <w:numId w:val="147"/>
              </w:numPr>
            </w:pPr>
            <w:r>
              <w:t>Vehicle in Run/Start</w:t>
            </w:r>
          </w:p>
          <w:p w:rsidR="00047B1B" w:rsidRDefault="00231691" w:rsidP="00047B1B">
            <w:pPr>
              <w:numPr>
                <w:ilvl w:val="0"/>
                <w:numId w:val="147"/>
              </w:numPr>
            </w:pPr>
            <w:r>
              <w:t xml:space="preserve">Rear view (Aux, Rear </w:t>
            </w:r>
            <w:r>
              <w:t>Normal, Rear Split-View, Rear 360) is showing and not in CHSML view</w:t>
            </w:r>
          </w:p>
          <w:p w:rsidR="00047B1B" w:rsidRDefault="00231691" w:rsidP="00047B1B">
            <w:pPr>
              <w:jc w:val="center"/>
            </w:pPr>
            <w:r>
              <w:t>OR</w:t>
            </w:r>
          </w:p>
          <w:p w:rsidR="00047B1B" w:rsidRDefault="00231691" w:rsidP="00047B1B">
            <w:pPr>
              <w:spacing w:line="276" w:lineRule="auto"/>
            </w:pPr>
            <w:r>
              <w:t>Front view (Front Normal, Front Split-View, Front 360) is showing and not in CHSML view</w:t>
            </w:r>
          </w:p>
        </w:tc>
      </w:tr>
      <w:tr w:rsidR="00047B1B"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47B1B" w:rsidRDefault="00231691" w:rsidP="00047B1B">
            <w:r>
              <w:t xml:space="preserve">User presses CHMSL view button </w:t>
            </w:r>
          </w:p>
          <w:p w:rsidR="00047B1B" w:rsidRDefault="00231691" w:rsidP="00047B1B">
            <w:pPr>
              <w:spacing w:line="276" w:lineRule="auto"/>
            </w:pPr>
            <w:r>
              <w:t>Display sends “Camera Showing(81B): 0x0B”</w:t>
            </w:r>
          </w:p>
        </w:tc>
      </w:tr>
      <w:tr w:rsidR="00047B1B"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47B1B" w:rsidRDefault="00231691">
            <w:pPr>
              <w:spacing w:line="276" w:lineRule="auto"/>
            </w:pPr>
            <w:r>
              <w:t>The CHMSL view appears</w:t>
            </w:r>
          </w:p>
        </w:tc>
      </w:tr>
      <w:tr w:rsidR="00047B1B"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47B1B" w:rsidRDefault="00231691" w:rsidP="00047B1B">
            <w:r>
              <w:t>E1</w:t>
            </w:r>
            <w:r w:rsidRPr="00B33438">
              <w:t xml:space="preserve"> </w:t>
            </w:r>
            <w:r>
              <w:t>– Vehicle is not RUN/START</w:t>
            </w:r>
          </w:p>
          <w:p w:rsidR="00047B1B" w:rsidRDefault="00231691" w:rsidP="00047B1B">
            <w:r>
              <w:t>E2 – Loss of communication with IPMB module</w:t>
            </w:r>
          </w:p>
          <w:p w:rsidR="00047B1B" w:rsidRDefault="00231691" w:rsidP="00047B1B">
            <w:pPr>
              <w:spacing w:line="276" w:lineRule="auto"/>
            </w:pPr>
            <w:r>
              <w:t>E3 – Valid camera video signal not present</w:t>
            </w:r>
          </w:p>
        </w:tc>
      </w:tr>
      <w:tr w:rsidR="00047B1B"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47B1B" w:rsidRDefault="00231691">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47B1B" w:rsidRDefault="00231691">
            <w:pPr>
              <w:spacing w:line="276" w:lineRule="auto"/>
            </w:pPr>
          </w:p>
        </w:tc>
      </w:tr>
    </w:tbl>
    <w:p w:rsidR="00500605" w:rsidRDefault="00231691" w:rsidP="00CD0F64"/>
    <w:p w:rsidR="00406F39" w:rsidRDefault="00231691" w:rsidP="00952F4A">
      <w:pPr>
        <w:pStyle w:val="Heading5"/>
      </w:pPr>
      <w:r>
        <w:t>UC-REQ-238579/A-AUX Activation. Soft button press</w:t>
      </w:r>
    </w:p>
    <w:p w:rsidR="00AE06BC" w:rsidRPr="00AE06BC" w:rsidRDefault="0023169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A3FF9" w:rsidTr="00952F4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A3FF9" w:rsidRDefault="00231691" w:rsidP="00785729">
            <w:r>
              <w:t>Vehicle Occupant</w:t>
            </w:r>
          </w:p>
        </w:tc>
      </w:tr>
      <w:tr w:rsidR="001A3FF9"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1A3FF9" w:rsidRDefault="00231691" w:rsidP="001A3FF9">
            <w:pPr>
              <w:numPr>
                <w:ilvl w:val="0"/>
                <w:numId w:val="149"/>
              </w:numPr>
            </w:pPr>
            <w:r>
              <w:t>APIM is configured (Aux)</w:t>
            </w:r>
          </w:p>
          <w:p w:rsidR="001A3FF9" w:rsidRDefault="00231691" w:rsidP="001A3FF9">
            <w:pPr>
              <w:numPr>
                <w:ilvl w:val="0"/>
                <w:numId w:val="149"/>
              </w:numPr>
            </w:pPr>
            <w:r>
              <w:t xml:space="preserve">Vehicle in </w:t>
            </w:r>
            <w:r>
              <w:t>Run/Start</w:t>
            </w:r>
          </w:p>
          <w:p w:rsidR="001A3FF9" w:rsidRDefault="00231691" w:rsidP="001A3FF9">
            <w:pPr>
              <w:numPr>
                <w:ilvl w:val="0"/>
                <w:numId w:val="149"/>
              </w:numPr>
            </w:pPr>
            <w:r>
              <w:t>Rear view (CHMSL, Rear Normal, Rear Split-View, Rear 360) is showing and not in Aux view</w:t>
            </w:r>
          </w:p>
          <w:p w:rsidR="001A3FF9" w:rsidRDefault="00231691" w:rsidP="001A3FF9">
            <w:pPr>
              <w:jc w:val="center"/>
            </w:pPr>
            <w:r>
              <w:t>OR</w:t>
            </w:r>
          </w:p>
          <w:p w:rsidR="001A3FF9" w:rsidRDefault="00231691" w:rsidP="001A3FF9">
            <w:pPr>
              <w:spacing w:line="276" w:lineRule="auto"/>
            </w:pPr>
            <w:r>
              <w:t>Front view (Front Normal, Front Split-View, Front 360) is showing and not in Aux view</w:t>
            </w:r>
          </w:p>
        </w:tc>
      </w:tr>
      <w:tr w:rsidR="001A3FF9"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1A3FF9" w:rsidRDefault="00231691" w:rsidP="001A3FF9">
            <w:r>
              <w:t>User presses Aux view button</w:t>
            </w:r>
          </w:p>
          <w:p w:rsidR="001A3FF9" w:rsidRDefault="00231691" w:rsidP="001A3FF9">
            <w:pPr>
              <w:spacing w:line="276" w:lineRule="auto"/>
            </w:pPr>
            <w:r>
              <w:t xml:space="preserve">Display sends </w:t>
            </w:r>
            <w:r>
              <w:t>“Camera Showing(81B): 0x0D”</w:t>
            </w:r>
            <w:r>
              <w:br/>
            </w:r>
          </w:p>
        </w:tc>
      </w:tr>
      <w:tr w:rsidR="001A3FF9"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1A3FF9" w:rsidRDefault="00231691">
            <w:pPr>
              <w:spacing w:line="276" w:lineRule="auto"/>
            </w:pPr>
            <w:r>
              <w:t>The Aux view appears</w:t>
            </w:r>
          </w:p>
        </w:tc>
      </w:tr>
      <w:tr w:rsidR="001A3FF9"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1A3FF9" w:rsidRDefault="00231691" w:rsidP="001A3FF9">
            <w:r>
              <w:t>E1</w:t>
            </w:r>
            <w:r w:rsidRPr="00B33438">
              <w:t xml:space="preserve"> </w:t>
            </w:r>
            <w:r>
              <w:t>– Vehicle is not RUN/START</w:t>
            </w:r>
          </w:p>
          <w:p w:rsidR="001A3FF9" w:rsidRDefault="00231691" w:rsidP="001A3FF9">
            <w:r>
              <w:t>E2 – Loss of communication with IPMB module</w:t>
            </w:r>
          </w:p>
          <w:p w:rsidR="001A3FF9" w:rsidRDefault="00231691" w:rsidP="001A3FF9">
            <w:pPr>
              <w:spacing w:line="276" w:lineRule="auto"/>
            </w:pPr>
            <w:r>
              <w:t>E3 – Valid camera video signal not present</w:t>
            </w:r>
          </w:p>
        </w:tc>
      </w:tr>
      <w:tr w:rsidR="001A3FF9"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1A3FF9" w:rsidRDefault="00231691">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1A3FF9" w:rsidRDefault="00231691">
            <w:pPr>
              <w:spacing w:line="276" w:lineRule="auto"/>
            </w:pPr>
          </w:p>
        </w:tc>
      </w:tr>
    </w:tbl>
    <w:p w:rsidR="00406F39" w:rsidRDefault="00231691" w:rsidP="00952F4A">
      <w:pPr>
        <w:pStyle w:val="Heading5"/>
      </w:pPr>
      <w:r>
        <w:lastRenderedPageBreak/>
        <w:t>R</w:t>
      </w:r>
      <w:r>
        <w:t>VC-UC-REQ-014096/A-Rear View Camera Malfunction (TcSE ROIN-289795)</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RVC-UC-REQ-014095/A-Activate Rear View Camera (TcSE ROIN-289794)</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Same as Normal Usage Use Case.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HMI interface indicates that the Rear View Camera (RVC) image cannot be shown because of a malfunction.</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is NOT showing RVC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RVC-UC-REQ-014097/A-Deck</w:t>
      </w:r>
      <w:r>
        <w:t>lid/Liftgate is Ajar while Rear View Camera is ON (TcSE ROIN-289796)</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RVC-UC-REQ-014095/A-Activate Rear View Camera (TcSE ROIN-289794)</w:t>
      </w:r>
    </w:p>
    <w:p w:rsidR="007C3C8E" w:rsidRPr="005F5EF0" w:rsidRDefault="00231691" w:rsidP="007C3C8E">
      <w:pPr>
        <w:rPr>
          <w:sz w:val="16"/>
          <w:szCs w:val="16"/>
        </w:rPr>
      </w:pPr>
      <w:r w:rsidRPr="005F5EF0">
        <w:rPr>
          <w:sz w:val="16"/>
          <w:szCs w:val="16"/>
        </w:rPr>
        <w:t>RVC-UC-REQ-128278/A-Activate Rear View Camera</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Same as Normal Usage Use Case.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HMI interface indicates that the Decklid/Liftgate is Ajar.</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shows the Rear View Camera image.</w:t>
            </w:r>
          </w:p>
          <w:p w:rsidR="00C8198D" w:rsidRDefault="00231691">
            <w:pPr>
              <w:rPr>
                <w:rFonts w:cs="Arial"/>
                <w:szCs w:val="20"/>
                <w:lang w:eastAsia="zh-CN"/>
              </w:rPr>
            </w:pPr>
            <w:r>
              <w:rPr>
                <w:rFonts w:cs="Arial"/>
                <w:szCs w:val="20"/>
                <w:lang w:eastAsia="zh-CN"/>
              </w:rPr>
              <w:t xml:space="preserve">The </w:t>
            </w:r>
            <w:r>
              <w:rPr>
                <w:rFonts w:cs="Arial"/>
                <w:szCs w:val="20"/>
                <w:lang w:eastAsia="zh-CN"/>
              </w:rPr>
              <w:t>video feed from the Rear View Camera contains an image without guideline overlays.</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RVC-UC-REQ-014098/A-Deactivate Rear View Camera (TcSE ROIN-289797)</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w:t>
            </w:r>
            <w:r>
              <w:rPr>
                <w:rFonts w:cs="Arial"/>
                <w:szCs w:val="20"/>
                <w:lang w:eastAsia="zh-CN"/>
              </w:rPr>
              <w:t>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deactivates the Rear View Camera (RVC) by shifting the vehicle out of Reverse Gear.</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is NOT showing RVC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r>
              <w:rPr>
                <w:rFonts w:cs="Arial"/>
                <w:szCs w:val="20"/>
              </w:rPr>
              <w:t xml:space="preserve">E1 – </w:t>
            </w:r>
            <w:hyperlink r:id="rId10" w:tooltip="Reference Link to Object :RVC-GUC-289798-Rear Camera Delay Mode is On Property : Title" w:history="1">
              <w:r>
                <w:rPr>
                  <w:rStyle w:val="Hyperlink"/>
                </w:rPr>
                <w:t>Rear Camera Delay Mode is On</w:t>
              </w:r>
            </w:hyperlink>
          </w:p>
          <w:p w:rsidR="00C8198D" w:rsidRDefault="00231691">
            <w:r>
              <w:rPr>
                <w:rFonts w:cs="Arial"/>
                <w:szCs w:val="20"/>
              </w:rPr>
              <w:t xml:space="preserve">E2 – </w:t>
            </w:r>
            <w:hyperlink r:id="rId11" w:tooltip="Reference Link to Object :RVC-GUC-290554-Active Park Assist is Active Property : Title" w:history="1">
              <w:r>
                <w:rPr>
                  <w:rStyle w:val="Hyperlink"/>
                </w:rPr>
                <w:t xml:space="preserve">Active Park Assist is Active </w:t>
              </w:r>
            </w:hyperlink>
          </w:p>
          <w:p w:rsidR="00C8198D" w:rsidRDefault="00231691">
            <w:r>
              <w:rPr>
                <w:rFonts w:cs="Arial"/>
                <w:szCs w:val="20"/>
              </w:rPr>
              <w:t xml:space="preserve">E3 – </w:t>
            </w:r>
            <w:hyperlink r:id="rId12" w:tooltip="Reference Link to Object :RVC-GUC-290555-Trailer Backup Assist is Active Property : Title" w:history="1">
              <w:r>
                <w:rPr>
                  <w:rStyle w:val="Hyperlink"/>
                </w:rPr>
                <w:t>Trailer Backup Assist is Active</w:t>
              </w:r>
            </w:hyperlink>
            <w:r>
              <w:t xml:space="preserve"> (N/A for st</w:t>
            </w:r>
            <w:r>
              <w:t>and-alone RVC)</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RVC-UC-REQ-014099/B-Rear Camera Delay Mode is On (TcSE ROIN-289798)</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RVC-UC-REQ-014098/A-Deactivate Rear View Camera (TcSE ROIN-289797)</w:t>
      </w:r>
    </w:p>
    <w:p w:rsidR="007C3C8E" w:rsidRPr="005F5EF0" w:rsidRDefault="00231691" w:rsidP="007C3C8E">
      <w:pPr>
        <w:rPr>
          <w:sz w:val="16"/>
          <w:szCs w:val="16"/>
        </w:rPr>
      </w:pPr>
      <w:r w:rsidRPr="005F5EF0">
        <w:rPr>
          <w:sz w:val="16"/>
          <w:szCs w:val="16"/>
        </w:rPr>
        <w:t>RVC-UC-REQ-128280/A-Deactivate Rear View Camera</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Vehicle Occupant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Same as Normal Usage Use Case.</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 xml:space="preserve">The driver shifts out of Reverse Gear and into any gear other than Park. The RVC image remains displayed to the driver until the vehicle reaches </w:t>
            </w:r>
            <w:ins w:id="46" w:author="WSTEPHE1" w:date="2015-04-21T17:08:00Z">
              <w:r>
                <w:rPr>
                  <w:rFonts w:cs="Arial"/>
                  <w:lang w:eastAsia="zh-CN"/>
                </w:rPr>
                <w:t>limit per CAMERA-REQ-014077-Feature Maximum Speed</w:t>
              </w:r>
            </w:ins>
            <w:del w:id="47" w:author="WSTEPHE1" w:date="2015-04-21T17:08:00Z">
              <w:r w:rsidDel="00765A90">
                <w:rPr>
                  <w:rFonts w:cs="Arial"/>
                  <w:lang w:eastAsia="zh-CN"/>
                </w:rPr>
                <w:delText>feature maximum speed</w:delText>
              </w:r>
            </w:del>
            <w:r>
              <w:rPr>
                <w:rFonts w:cs="Arial"/>
                <w:lang w:eastAsia="zh-CN"/>
              </w:rPr>
              <w: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lastRenderedPageBreak/>
              <w:t>Post-conditions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T</w:t>
            </w:r>
            <w:r>
              <w:rPr>
                <w:rFonts w:cs="Arial"/>
                <w:lang w:eastAsia="zh-CN"/>
              </w:rPr>
              <w:t xml:space="preserve">he vehicle display stops showing Rear View Camera image when vehicle speed reaches </w:t>
            </w:r>
            <w:ins w:id="48" w:author="WSTEPHE1" w:date="2015-04-21T17:09:00Z">
              <w:r>
                <w:rPr>
                  <w:rFonts w:cs="Arial"/>
                  <w:lang w:eastAsia="zh-CN"/>
                </w:rPr>
                <w:t>limit per CAMERA-REQ-014077-Feature Maximum Speed</w:t>
              </w:r>
            </w:ins>
            <w:del w:id="49" w:author="WSTEPHE1" w:date="2015-04-21T17:09:00Z">
              <w:r w:rsidDel="00765A90">
                <w:rPr>
                  <w:rFonts w:cs="Arial"/>
                  <w:lang w:eastAsia="zh-CN"/>
                </w:rPr>
                <w:delText>feature maximum speed</w:delText>
              </w:r>
            </w:del>
            <w:r>
              <w:rPr>
                <w:rFonts w:cs="Arial"/>
                <w:lang w:eastAsia="zh-CN"/>
              </w:rPr>
              <w: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NA</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G-HMI</w:t>
            </w:r>
          </w:p>
          <w:p w:rsidR="00116AC0" w:rsidRDefault="00231691">
            <w:pPr>
              <w:rPr>
                <w:rFonts w:cs="Arial"/>
                <w:lang w:eastAsia="zh-CN"/>
              </w:rPr>
            </w:pPr>
            <w:r>
              <w:rPr>
                <w:rFonts w:cs="Arial"/>
                <w:lang w:eastAsia="zh-CN"/>
              </w:rPr>
              <w:t>Vehicle System Interface</w:t>
            </w:r>
          </w:p>
        </w:tc>
      </w:tr>
    </w:tbl>
    <w:p w:rsidR="00116AC0" w:rsidRDefault="00231691">
      <w:pPr>
        <w:rPr>
          <w:rFonts w:cs="Arial"/>
        </w:rPr>
      </w:pPr>
    </w:p>
    <w:p w:rsidR="00406F39" w:rsidRDefault="00231691" w:rsidP="00952F4A">
      <w:pPr>
        <w:pStyle w:val="Heading5"/>
      </w:pPr>
      <w:r>
        <w:t>RVC-UC-REQ-014100/B-Active Park Assist is Active (TcSE ROIN-290554)</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RVC-UC-REQ-014098/A-Deactivate Rear View Camera (TcSE ROIN-289797)</w:t>
      </w:r>
    </w:p>
    <w:p w:rsidR="007C3C8E" w:rsidRPr="005F5EF0" w:rsidRDefault="00231691" w:rsidP="007C3C8E">
      <w:pPr>
        <w:rPr>
          <w:sz w:val="16"/>
          <w:szCs w:val="16"/>
        </w:rPr>
      </w:pPr>
      <w:r w:rsidRPr="005F5EF0">
        <w:rPr>
          <w:sz w:val="16"/>
          <w:szCs w:val="16"/>
        </w:rPr>
        <w:t>RVC-UC-REQ-128280/A-Deactivate Rear View Camera</w:t>
      </w:r>
    </w:p>
    <w:p w:rsidR="007C3C8E" w:rsidRPr="005F5EF0" w:rsidRDefault="00231691" w:rsidP="007C3C8E">
      <w:pPr>
        <w:rPr>
          <w:sz w:val="16"/>
          <w:szCs w:val="16"/>
        </w:rPr>
      </w:pPr>
      <w:r w:rsidRPr="005F5EF0">
        <w:rPr>
          <w:sz w:val="16"/>
          <w:szCs w:val="16"/>
        </w:rPr>
        <w:t>DAFVCv1-UC-REQ-128313/A-Deactivat</w:t>
      </w:r>
      <w:r w:rsidRPr="005F5EF0">
        <w:rPr>
          <w:sz w:val="16"/>
          <w:szCs w:val="16"/>
        </w:rPr>
        <w:t>e Driver Assist Front View Camera</w:t>
      </w:r>
    </w:p>
    <w:p w:rsidR="007C3C8E" w:rsidRPr="005F5EF0" w:rsidRDefault="00231691" w:rsidP="007C3C8E">
      <w:pPr>
        <w:rPr>
          <w:sz w:val="16"/>
          <w:szCs w:val="16"/>
        </w:rPr>
      </w:pPr>
      <w:r w:rsidRPr="005F5EF0">
        <w:rPr>
          <w:sz w:val="16"/>
          <w:szCs w:val="16"/>
        </w:rPr>
        <w:t>DAFVCv1-UC-REQ-014049/B-Deactivate Driver Assist Front View Camera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Vehicle Occupant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Same as Normal Usage Use Case.</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The driver shifts out of Reverse Gear and into any other gear while Active Park Assist (APA) is active. The camera image feed remains displayed to the driver as long as A</w:t>
            </w:r>
            <w:r>
              <w:rPr>
                <w:rFonts w:cs="Arial"/>
                <w:lang w:eastAsia="zh-CN"/>
              </w:rPr>
              <w:t xml:space="preserve">PA is active and vehicle speed does not exceed </w:t>
            </w:r>
            <w:ins w:id="50" w:author="WSTEPHE1" w:date="2015-04-21T17:13:00Z">
              <w:r>
                <w:rPr>
                  <w:rFonts w:cs="Arial"/>
                  <w:lang w:eastAsia="zh-CN"/>
                </w:rPr>
                <w:t>limit per CAMERA-REQ-014077-Feature Maximum Speed</w:t>
              </w:r>
            </w:ins>
            <w:del w:id="51" w:author="WSTEPHE1" w:date="2015-04-21T17:13:00Z">
              <w:r w:rsidDel="00B57454">
                <w:rPr>
                  <w:rFonts w:cs="Arial"/>
                  <w:lang w:eastAsia="zh-CN"/>
                </w:rPr>
                <w:delText>feature maximum</w:delText>
              </w:r>
            </w:del>
            <w:r>
              <w:rPr>
                <w:rFonts w:cs="Arial"/>
                <w:lang w:eastAsia="zh-CN"/>
              </w:rPr>
              <w: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 xml:space="preserve">The vehicle display stops showing Rear View Camera image when APA is no longer active or vehicle speed exceeds </w:t>
            </w:r>
            <w:ins w:id="52" w:author="WSTEPHE1" w:date="2015-04-21T17:13:00Z">
              <w:r>
                <w:rPr>
                  <w:rFonts w:cs="Arial"/>
                  <w:lang w:eastAsia="zh-CN"/>
                </w:rPr>
                <w:t>limit per CAMER</w:t>
              </w:r>
              <w:r>
                <w:rPr>
                  <w:rFonts w:cs="Arial"/>
                  <w:lang w:eastAsia="zh-CN"/>
                </w:rPr>
                <w:t>A-REQ-014077-Feature Maximum Speed</w:t>
              </w:r>
            </w:ins>
            <w:del w:id="53" w:author="WSTEPHE1" w:date="2015-04-21T17:13:00Z">
              <w:r w:rsidDel="00B57454">
                <w:rPr>
                  <w:rFonts w:cs="Arial"/>
                  <w:lang w:eastAsia="zh-CN"/>
                </w:rPr>
                <w:delText>feature maximum</w:delText>
              </w:r>
            </w:del>
            <w:r>
              <w:rPr>
                <w:rFonts w:cs="Arial"/>
                <w:lang w:eastAsia="zh-CN"/>
              </w:rPr>
              <w: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NA</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G-HMI</w:t>
            </w:r>
          </w:p>
          <w:p w:rsidR="00C56DDD" w:rsidRDefault="00231691">
            <w:pPr>
              <w:rPr>
                <w:rFonts w:cs="Arial"/>
                <w:lang w:eastAsia="zh-CN"/>
              </w:rPr>
            </w:pPr>
            <w:r>
              <w:rPr>
                <w:rFonts w:cs="Arial"/>
                <w:lang w:eastAsia="zh-CN"/>
              </w:rPr>
              <w:t>Vehicle System Interface</w:t>
            </w:r>
          </w:p>
        </w:tc>
      </w:tr>
    </w:tbl>
    <w:p w:rsidR="00C56DDD" w:rsidRDefault="00231691">
      <w:pPr>
        <w:rPr>
          <w:rFonts w:cs="Arial"/>
        </w:rPr>
      </w:pPr>
    </w:p>
    <w:p w:rsidR="00406F39" w:rsidRDefault="00231691" w:rsidP="00952F4A">
      <w:pPr>
        <w:pStyle w:val="Heading5"/>
      </w:pPr>
      <w:r>
        <w:t xml:space="preserve">RVC-UC-REQ-014101/B-Trailer Backup </w:t>
      </w:r>
      <w:r>
        <w:t>Assist is Active (TcSE ROIN-290555)</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w:t>
      </w:r>
      <w:r w:rsidRPr="005F5EF0">
        <w:rPr>
          <w:sz w:val="16"/>
          <w:szCs w:val="16"/>
        </w:rPr>
        <w:t>eactivate Rear View Camera (TcSE ROIN-289797)</w:t>
      </w:r>
    </w:p>
    <w:p w:rsidR="007C3C8E" w:rsidRPr="005F5EF0" w:rsidRDefault="00231691" w:rsidP="007C3C8E">
      <w:pPr>
        <w:rPr>
          <w:sz w:val="16"/>
          <w:szCs w:val="16"/>
        </w:rPr>
      </w:pPr>
      <w:r w:rsidRPr="005F5EF0">
        <w:rPr>
          <w:sz w:val="16"/>
          <w:szCs w:val="16"/>
        </w:rPr>
        <w:t>RVC-UC-REQ-128280/A-Deactivate Rear View Camera</w:t>
      </w:r>
    </w:p>
    <w:p w:rsidR="007C3C8E" w:rsidRPr="005F5EF0" w:rsidRDefault="00231691" w:rsidP="007C3C8E">
      <w:pPr>
        <w:rPr>
          <w:sz w:val="16"/>
          <w:szCs w:val="16"/>
        </w:rPr>
      </w:pPr>
      <w:r w:rsidRPr="005F5EF0">
        <w:rPr>
          <w:sz w:val="16"/>
          <w:szCs w:val="16"/>
        </w:rPr>
        <w:t>DAFVCv1-UC-REQ-128313/A-Deactivate Driver Assist Front View Camera</w:t>
      </w:r>
    </w:p>
    <w:p w:rsidR="007C3C8E" w:rsidRPr="005F5EF0" w:rsidRDefault="00231691" w:rsidP="007C3C8E">
      <w:pPr>
        <w:rPr>
          <w:sz w:val="16"/>
          <w:szCs w:val="16"/>
        </w:rPr>
      </w:pPr>
      <w:r w:rsidRPr="005F5EF0">
        <w:rPr>
          <w:sz w:val="16"/>
          <w:szCs w:val="16"/>
        </w:rPr>
        <w:t>DAFVCv1-UC-REQ-014049/B-Deactivate Driver Assist Front View Camera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Vehicle Occupant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Same as Normal Usage Use Case.</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 xml:space="preserve">The driver shifts out of Reverse Gear and into any other gear while Trailer Backup Assist (TBA) is active. The camera image feed remains displayed to the driver as long as TBA is active and vehicle speed does not exceed </w:t>
            </w:r>
            <w:ins w:id="54" w:author="WSTEPHE1" w:date="2015-04-21T17:22:00Z">
              <w:r>
                <w:rPr>
                  <w:rFonts w:cs="Arial"/>
                  <w:lang w:eastAsia="zh-CN"/>
                </w:rPr>
                <w:t xml:space="preserve">limit per CAMERA-REQ-014077-Feature </w:t>
              </w:r>
              <w:r>
                <w:rPr>
                  <w:rFonts w:cs="Arial"/>
                  <w:lang w:eastAsia="zh-CN"/>
                </w:rPr>
                <w:t>Maximum Speed</w:t>
              </w:r>
            </w:ins>
            <w:del w:id="55" w:author="WSTEPHE1" w:date="2015-04-21T17:22:00Z">
              <w:r w:rsidDel="00734794">
                <w:rPr>
                  <w:rFonts w:cs="Arial"/>
                  <w:lang w:eastAsia="zh-CN"/>
                </w:rPr>
                <w:delText>feature maximum</w:delText>
              </w:r>
            </w:del>
            <w:r>
              <w:rPr>
                <w:rFonts w:cs="Arial"/>
                <w:lang w:eastAsia="zh-CN"/>
              </w:rPr>
              <w: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 xml:space="preserve">The vehicle display stops showing Rear View Camera image when TBA is no longer active or vehicle speed exceeds </w:t>
            </w:r>
            <w:ins w:id="56" w:author="WSTEPHE1" w:date="2015-04-21T17:22:00Z">
              <w:r>
                <w:rPr>
                  <w:rFonts w:cs="Arial"/>
                  <w:lang w:eastAsia="zh-CN"/>
                </w:rPr>
                <w:t>limit per CAMERA-REQ-014077-Feature Maximum Speed</w:t>
              </w:r>
            </w:ins>
            <w:del w:id="57" w:author="WSTEPHE1" w:date="2015-04-21T17:22:00Z">
              <w:r w:rsidDel="00734794">
                <w:rPr>
                  <w:rFonts w:cs="Arial"/>
                  <w:lang w:eastAsia="zh-CN"/>
                </w:rPr>
                <w:delText>feature maximum</w:delText>
              </w:r>
            </w:del>
            <w:r>
              <w:rPr>
                <w:rFonts w:cs="Arial"/>
                <w:lang w:eastAsia="zh-CN"/>
              </w:rPr>
              <w: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NA</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G-HMI</w:t>
            </w:r>
          </w:p>
          <w:p w:rsidR="00EB3829" w:rsidRDefault="00231691">
            <w:pPr>
              <w:rPr>
                <w:rFonts w:cs="Arial"/>
                <w:lang w:eastAsia="zh-CN"/>
              </w:rPr>
            </w:pPr>
            <w:r>
              <w:rPr>
                <w:rFonts w:cs="Arial"/>
                <w:lang w:eastAsia="zh-CN"/>
              </w:rPr>
              <w:t>Vehicle System Interface</w:t>
            </w:r>
          </w:p>
        </w:tc>
      </w:tr>
    </w:tbl>
    <w:p w:rsidR="00EB3829" w:rsidRDefault="00231691">
      <w:pPr>
        <w:rPr>
          <w:rFonts w:cs="Arial"/>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RVCv2-ACT-REQ-014102/A-Activate Rear View Camera (TcSE ROIN-282388-2)</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RVCv2-SD-REQ-014104/B-Activate Rear View Camera (TcSE ROIN-282316-2)</w:t>
      </w:r>
    </w:p>
    <w:p w:rsidR="00406F39" w:rsidRPr="00760C18" w:rsidRDefault="00231691" w:rsidP="00D006E5">
      <w:pPr>
        <w:pStyle w:val="BoldText"/>
      </w:pPr>
      <w:r w:rsidRPr="00760C18">
        <w:lastRenderedPageBreak/>
        <w:t>Activity Diagram</w:t>
      </w:r>
    </w:p>
    <w:p w:rsidR="00C8198D" w:rsidRDefault="00231691" w:rsidP="00952F4A">
      <w:pPr>
        <w:jc w:val="center"/>
      </w:pPr>
      <w:r>
        <w:rPr>
          <w:noProof/>
        </w:rPr>
        <w:drawing>
          <wp:inline distT="0" distB="0" distL="0" distR="0">
            <wp:extent cx="6276975" cy="2619375"/>
            <wp:effectExtent l="0" t="0" r="9525" b="9525"/>
            <wp:docPr id="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276975" cy="2619375"/>
                    </a:xfrm>
                    <a:prstGeom prst="rect">
                      <a:avLst/>
                    </a:prstGeom>
                    <a:noFill/>
                    <a:ln w="9525">
                      <a:noFill/>
                      <a:miter lim="800000"/>
                      <a:headEnd/>
                      <a:tailEnd/>
                    </a:ln>
                  </pic:spPr>
                </pic:pic>
              </a:graphicData>
            </a:graphic>
          </wp:inline>
        </w:drawing>
      </w:r>
    </w:p>
    <w:p w:rsidR="00406F39" w:rsidRDefault="00231691" w:rsidP="00952F4A">
      <w:pPr>
        <w:pStyle w:val="Heading6"/>
      </w:pPr>
      <w:r>
        <w:t>RVCv2-ACT-REQ-014103/A-Deactivate Rear View Camera (TcSE ROIN-286992-1)</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RVCv2-SD-REQ-014105/B-Deactivate Rear View Camera (TcSE ROIN-282323-2)</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96025" cy="3086100"/>
            <wp:effectExtent l="0" t="0" r="9525" b="0"/>
            <wp:docPr id="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96025" cy="3086100"/>
                    </a:xfrm>
                    <a:prstGeom prst="rect">
                      <a:avLst/>
                    </a:prstGeom>
                    <a:noFill/>
                    <a:ln w="9525">
                      <a:noFill/>
                      <a:miter lim="800000"/>
                      <a:headEnd/>
                      <a:tailEnd/>
                    </a:ln>
                  </pic:spPr>
                </pic:pic>
              </a:graphicData>
            </a:graphic>
          </wp:inline>
        </w:drawing>
      </w:r>
    </w:p>
    <w:p w:rsidR="00406F39" w:rsidRDefault="00231691" w:rsidP="00952F4A">
      <w:pPr>
        <w:pStyle w:val="Heading5"/>
      </w:pPr>
      <w:r>
        <w:t>Sequence Diagrams</w:t>
      </w:r>
    </w:p>
    <w:p w:rsidR="00406F39" w:rsidRDefault="00231691" w:rsidP="00952F4A">
      <w:pPr>
        <w:pStyle w:val="Heading6"/>
      </w:pPr>
      <w:r>
        <w:t>RVCv2-SD-REQ-014104/B-Activate Rear View Camera (TcSE ROIN-282316-2)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rPr>
      </w:pPr>
      <w:r>
        <w:rPr>
          <w:rFonts w:cs="Arial"/>
        </w:rPr>
        <w:t>The user activates the Rear View Camera (RVC) by placing the vehicle in Reverse Gear.</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lastRenderedPageBreak/>
        <w:t>Post-condition</w:t>
      </w:r>
    </w:p>
    <w:p w:rsidR="00C8198D" w:rsidRDefault="00231691">
      <w:pPr>
        <w:ind w:left="720"/>
        <w:rPr>
          <w:rFonts w:cs="Arial"/>
        </w:rPr>
      </w:pPr>
      <w:r>
        <w:rPr>
          <w:rFonts w:cs="Arial"/>
        </w:rPr>
        <w:t>HMI Display shows the RVC image</w:t>
      </w:r>
    </w:p>
    <w:p w:rsidR="00C8198D" w:rsidRDefault="00C8198D">
      <w:pPr>
        <w:ind w:left="720"/>
        <w:rPr>
          <w:rFonts w:cs="Arial"/>
        </w:rPr>
      </w:pPr>
    </w:p>
    <w:p w:rsidR="00406F39" w:rsidRPr="00760C18" w:rsidRDefault="00231691" w:rsidP="00D006E5">
      <w:pPr>
        <w:pStyle w:val="BoldText"/>
      </w:pPr>
      <w:r w:rsidRPr="00760C18">
        <w:lastRenderedPageBreak/>
        <w:t>Sequence Diagram</w:t>
      </w:r>
    </w:p>
    <w:p w:rsidR="004C12D5" w:rsidRDefault="00231691" w:rsidP="00952F4A">
      <w:pPr>
        <w:jc w:val="center"/>
      </w:pPr>
      <w:r w:rsidRPr="00C23D34">
        <w:rPr>
          <w:noProof/>
        </w:rPr>
        <w:drawing>
          <wp:inline distT="0" distB="0" distL="0" distR="0">
            <wp:extent cx="4242782" cy="8272381"/>
            <wp:effectExtent l="0" t="0" r="5715" b="0"/>
            <wp:docPr id="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9332" cy="8285151"/>
                    </a:xfrm>
                    <a:prstGeom prst="rect">
                      <a:avLst/>
                    </a:prstGeom>
                    <a:noFill/>
                    <a:ln>
                      <a:noFill/>
                    </a:ln>
                  </pic:spPr>
                </pic:pic>
              </a:graphicData>
            </a:graphic>
          </wp:inline>
        </w:drawing>
      </w:r>
    </w:p>
    <w:p w:rsidR="00406F39" w:rsidRDefault="00231691" w:rsidP="00952F4A">
      <w:pPr>
        <w:pStyle w:val="Heading6"/>
      </w:pPr>
      <w:r>
        <w:lastRenderedPageBreak/>
        <w:t>RVCv2-SD-REQ-014105/B-Deactivate Rear View Camera (TcSE ROIN-282323-2)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rPr>
      </w:pPr>
      <w:r>
        <w:rPr>
          <w:rFonts w:cs="Arial"/>
        </w:rPr>
        <w:t>The user deactivates the Rear View Camera (RVC) by taking the vehicle out of Reverse Gear.</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HMI Display stops showing the RVC image</w:t>
      </w:r>
    </w:p>
    <w:p w:rsidR="00C8198D" w:rsidRDefault="00C8198D">
      <w:pPr>
        <w:ind w:left="720"/>
        <w:rPr>
          <w:rFonts w:cs="Arial"/>
        </w:rPr>
      </w:pPr>
    </w:p>
    <w:p w:rsidR="00406F39" w:rsidRPr="00760C18" w:rsidRDefault="00231691" w:rsidP="00D006E5">
      <w:pPr>
        <w:pStyle w:val="BoldText"/>
      </w:pPr>
      <w:r w:rsidRPr="00760C18">
        <w:lastRenderedPageBreak/>
        <w:t>Sequence Diagram</w:t>
      </w:r>
    </w:p>
    <w:p w:rsidR="008C565C" w:rsidRDefault="00231691" w:rsidP="00952F4A">
      <w:pPr>
        <w:jc w:val="center"/>
      </w:pPr>
      <w:r w:rsidRPr="00972FD2">
        <w:rPr>
          <w:noProof/>
        </w:rPr>
        <w:lastRenderedPageBreak/>
        <w:drawing>
          <wp:inline distT="0" distB="0" distL="0" distR="0">
            <wp:extent cx="5943600" cy="8672537"/>
            <wp:effectExtent l="0" t="0" r="0" b="0"/>
            <wp:docPr id="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672537"/>
                    </a:xfrm>
                    <a:prstGeom prst="rect">
                      <a:avLst/>
                    </a:prstGeom>
                    <a:noFill/>
                    <a:ln>
                      <a:noFill/>
                    </a:ln>
                  </pic:spPr>
                </pic:pic>
              </a:graphicData>
            </a:graphic>
          </wp:inline>
        </w:drawing>
      </w:r>
    </w:p>
    <w:p w:rsidR="00406F39" w:rsidRDefault="00231691" w:rsidP="00952F4A">
      <w:pPr>
        <w:pStyle w:val="Heading3"/>
      </w:pPr>
      <w:bookmarkStart w:id="58" w:name="_Toc20921010"/>
      <w:r w:rsidRPr="00B9479B">
        <w:lastRenderedPageBreak/>
        <w:t>RVCv3-FUN-REQ-128277/A-Activate/Deactivate Rear View Camera v3</w:t>
      </w:r>
      <w:bookmarkEnd w:id="58"/>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Use Cases</w:t>
      </w:r>
    </w:p>
    <w:p w:rsidR="00406F39" w:rsidRDefault="00231691" w:rsidP="00952F4A">
      <w:pPr>
        <w:pStyle w:val="Heading5"/>
      </w:pPr>
      <w:r>
        <w:t>RVCv3-UC-REQ-127872/A-Activate Rear Multicamera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pPr>
              <w:rPr>
                <w:szCs w:val="22"/>
                <w:lang w:eastAsia="zh-CN"/>
              </w:rPr>
            </w:pPr>
            <w:r>
              <w:t>Vehicle Occupant</w:t>
            </w:r>
          </w:p>
        </w:tc>
      </w:tr>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rsidP="00D27141">
            <w:pPr>
              <w:numPr>
                <w:ilvl w:val="0"/>
                <w:numId w:val="162"/>
              </w:numPr>
            </w:pPr>
            <w:r>
              <w:t>The vehicle is configured with Multicamera</w:t>
            </w:r>
          </w:p>
          <w:p w:rsidR="00D27141" w:rsidRDefault="00231691" w:rsidP="00D27141">
            <w:pPr>
              <w:numPr>
                <w:ilvl w:val="0"/>
                <w:numId w:val="162"/>
              </w:numPr>
            </w:pPr>
            <w:r>
              <w:t>The vehicle is in RUN/START</w:t>
            </w:r>
          </w:p>
        </w:tc>
      </w:tr>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pPr>
              <w:rPr>
                <w:szCs w:val="22"/>
                <w:lang w:eastAsia="zh-CN"/>
              </w:rPr>
            </w:pPr>
            <w:r>
              <w:t>The driver shifts gear to reverse for 250ms</w:t>
            </w:r>
          </w:p>
        </w:tc>
      </w:tr>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pPr>
              <w:rPr>
                <w:szCs w:val="22"/>
                <w:lang w:eastAsia="zh-CN"/>
              </w:rPr>
            </w:pPr>
            <w:r>
              <w:t>The Rear Multicamera view appears with overlays and review  button</w:t>
            </w:r>
          </w:p>
        </w:tc>
      </w:tr>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r>
              <w:t>E1 – Vehicle is not RUN/START</w:t>
            </w:r>
          </w:p>
          <w:p w:rsidR="00D27141" w:rsidRDefault="00231691">
            <w:r>
              <w:t>E2 – Loss of communication with Camera Server</w:t>
            </w:r>
          </w:p>
          <w:p w:rsidR="00D27141" w:rsidRDefault="00231691">
            <w:pPr>
              <w:rPr>
                <w:szCs w:val="22"/>
                <w:lang w:eastAsia="zh-CN"/>
              </w:rPr>
            </w:pPr>
            <w:r>
              <w:t>E3 – Valid camera video signal not present</w:t>
            </w:r>
          </w:p>
        </w:tc>
      </w:tr>
      <w:tr w:rsidR="00D27141" w:rsidTr="0033607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7141" w:rsidRDefault="00231691">
            <w:pPr>
              <w:rPr>
                <w:b/>
                <w:szCs w:val="22"/>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D27141" w:rsidRDefault="00231691">
            <w:r>
              <w:t>G-HMI</w:t>
            </w:r>
          </w:p>
          <w:p w:rsidR="00D27141" w:rsidRDefault="00231691">
            <w:pPr>
              <w:rPr>
                <w:szCs w:val="22"/>
                <w:lang w:eastAsia="zh-CN"/>
              </w:rPr>
            </w:pPr>
            <w:r>
              <w:t>Vehicle</w:t>
            </w:r>
            <w:r>
              <w:t xml:space="preserve"> System Interface</w:t>
            </w:r>
          </w:p>
        </w:tc>
      </w:tr>
    </w:tbl>
    <w:p w:rsidR="00500605" w:rsidRDefault="00231691" w:rsidP="00CD0F64"/>
    <w:p w:rsidR="00406F39" w:rsidRDefault="00231691" w:rsidP="00952F4A">
      <w:pPr>
        <w:pStyle w:val="Heading5"/>
      </w:pPr>
      <w:r>
        <w:t>RVC-UC-REQ-014097/A-Decklid/Liftgate is Ajar while Rear View Camera is ON (TcSE ROIN-289796)</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RVC-UC-REQ-014095/A-Activate Rear View Camera (TcSE ROIN-289794)</w:t>
      </w:r>
    </w:p>
    <w:p w:rsidR="007C3C8E" w:rsidRPr="005F5EF0" w:rsidRDefault="00231691" w:rsidP="007C3C8E">
      <w:pPr>
        <w:rPr>
          <w:sz w:val="16"/>
          <w:szCs w:val="16"/>
        </w:rPr>
      </w:pPr>
      <w:r w:rsidRPr="005F5EF0">
        <w:rPr>
          <w:sz w:val="16"/>
          <w:szCs w:val="16"/>
        </w:rPr>
        <w:t>RVC-UC-REQ-128278/A-</w:t>
      </w:r>
      <w:r w:rsidRPr="005F5EF0">
        <w:rPr>
          <w:sz w:val="16"/>
          <w:szCs w:val="16"/>
        </w:rPr>
        <w:t>Activate Rear View Camera</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Same as Normal Usage Use Case.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HMI </w:t>
            </w:r>
            <w:r>
              <w:rPr>
                <w:rFonts w:cs="Arial"/>
                <w:szCs w:val="20"/>
                <w:lang w:eastAsia="zh-CN"/>
              </w:rPr>
              <w:t>interface indicates that the Decklid/Liftgate is Ajar.</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shows the Rear View Camera image.</w:t>
            </w:r>
          </w:p>
          <w:p w:rsidR="00C8198D" w:rsidRDefault="00231691">
            <w:pPr>
              <w:rPr>
                <w:rFonts w:cs="Arial"/>
                <w:szCs w:val="20"/>
                <w:lang w:eastAsia="zh-CN"/>
              </w:rPr>
            </w:pPr>
            <w:r>
              <w:rPr>
                <w:rFonts w:cs="Arial"/>
                <w:szCs w:val="20"/>
                <w:lang w:eastAsia="zh-CN"/>
              </w:rPr>
              <w:t>The video feed from the Rear View Camera contains an image without guideline overlays.</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RVC-UC-REQ-014098/A-Deactivate Rear View Camera (TcSE ROIN-289797)</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deactivates the Rear View Camera (RVC) by shifting the vehicle out of Reverse Gear.</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is NOT showing RVC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r>
              <w:rPr>
                <w:rFonts w:cs="Arial"/>
                <w:szCs w:val="20"/>
              </w:rPr>
              <w:t xml:space="preserve">E1 – </w:t>
            </w:r>
            <w:hyperlink r:id="rId17" w:tooltip="Reference Link to Object :RVC-GUC-289798-Rear Camera Delay Mode is On Property : Title" w:history="1">
              <w:r>
                <w:rPr>
                  <w:rStyle w:val="Hyperlink"/>
                </w:rPr>
                <w:t>Rear Camera Delay Mode is On</w:t>
              </w:r>
            </w:hyperlink>
          </w:p>
          <w:p w:rsidR="00C8198D" w:rsidRDefault="00231691">
            <w:r>
              <w:rPr>
                <w:rFonts w:cs="Arial"/>
                <w:szCs w:val="20"/>
              </w:rPr>
              <w:t xml:space="preserve">E2 – </w:t>
            </w:r>
            <w:hyperlink r:id="rId18" w:tooltip="Reference Link to Object :RVC-GUC-290554-Active Park Assist is Active Property : Title" w:history="1">
              <w:r>
                <w:rPr>
                  <w:rStyle w:val="Hyperlink"/>
                </w:rPr>
                <w:t xml:space="preserve">Active Park Assist is Active </w:t>
              </w:r>
            </w:hyperlink>
          </w:p>
          <w:p w:rsidR="00C8198D" w:rsidRDefault="00231691">
            <w:r>
              <w:rPr>
                <w:rFonts w:cs="Arial"/>
                <w:szCs w:val="20"/>
              </w:rPr>
              <w:t xml:space="preserve">E3 – </w:t>
            </w:r>
            <w:hyperlink r:id="rId19" w:tooltip="Reference Link to Object :RVC-GUC-290555-Trailer Backup Assist is Active Property : Title" w:history="1">
              <w:r>
                <w:rPr>
                  <w:rStyle w:val="Hyperlink"/>
                </w:rPr>
                <w:t>Trailer Backup Assist is Active</w:t>
              </w:r>
            </w:hyperlink>
            <w:r>
              <w:t xml:space="preserve"> (N/A for st</w:t>
            </w:r>
            <w:r>
              <w:t>and-alone RVC)</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RVC-UC-REQ-014099/B-Rear Camera Delay Mode is On (TcSE ROIN-289798)</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RVC-UC-REQ-014098/A-Deactivate Rear View Camera (TcSE ROIN-289797)</w:t>
      </w:r>
    </w:p>
    <w:p w:rsidR="007C3C8E" w:rsidRPr="005F5EF0" w:rsidRDefault="00231691" w:rsidP="007C3C8E">
      <w:pPr>
        <w:rPr>
          <w:sz w:val="16"/>
          <w:szCs w:val="16"/>
        </w:rPr>
      </w:pPr>
      <w:r w:rsidRPr="005F5EF0">
        <w:rPr>
          <w:sz w:val="16"/>
          <w:szCs w:val="16"/>
        </w:rPr>
        <w:lastRenderedPageBreak/>
        <w:t>RVC-UC-REQ-128280/A-Deactiva</w:t>
      </w:r>
      <w:r w:rsidRPr="005F5EF0">
        <w:rPr>
          <w:sz w:val="16"/>
          <w:szCs w:val="16"/>
        </w:rPr>
        <w:t>te Rear View Camera</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Vehicle Occupant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Same as Normal Usage Use Case.</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 xml:space="preserve">The driver shifts out of Reverse Gear and into any gear other than Park. The RVC image remains displayed to the driver until the vehicle reaches </w:t>
            </w:r>
            <w:ins w:id="59" w:author="WSTEPHE1" w:date="2015-04-21T17:08:00Z">
              <w:r>
                <w:rPr>
                  <w:rFonts w:cs="Arial"/>
                  <w:lang w:eastAsia="zh-CN"/>
                </w:rPr>
                <w:t>limit per CAMERA-REQ-014077-Feature Maximum Speed</w:t>
              </w:r>
            </w:ins>
            <w:del w:id="60" w:author="WSTEPHE1" w:date="2015-04-21T17:08:00Z">
              <w:r w:rsidDel="00765A90">
                <w:rPr>
                  <w:rFonts w:cs="Arial"/>
                  <w:lang w:eastAsia="zh-CN"/>
                </w:rPr>
                <w:delText>feature maximum speed</w:delText>
              </w:r>
            </w:del>
            <w:r>
              <w:rPr>
                <w:rFonts w:cs="Arial"/>
                <w:lang w:eastAsia="zh-CN"/>
              </w:rPr>
              <w: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The vehicle display st</w:t>
            </w:r>
            <w:r>
              <w:rPr>
                <w:rFonts w:cs="Arial"/>
                <w:lang w:eastAsia="zh-CN"/>
              </w:rPr>
              <w:t xml:space="preserve">ops showing Rear View Camera image when vehicle speed reaches </w:t>
            </w:r>
            <w:ins w:id="61" w:author="WSTEPHE1" w:date="2015-04-21T17:09:00Z">
              <w:r>
                <w:rPr>
                  <w:rFonts w:cs="Arial"/>
                  <w:lang w:eastAsia="zh-CN"/>
                </w:rPr>
                <w:t>limit per CAMERA-REQ-014077-Feature Maximum Speed</w:t>
              </w:r>
            </w:ins>
            <w:del w:id="62" w:author="WSTEPHE1" w:date="2015-04-21T17:09:00Z">
              <w:r w:rsidDel="00765A90">
                <w:rPr>
                  <w:rFonts w:cs="Arial"/>
                  <w:lang w:eastAsia="zh-CN"/>
                </w:rPr>
                <w:delText>feature maximum speed</w:delText>
              </w:r>
            </w:del>
            <w:r>
              <w:rPr>
                <w:rFonts w:cs="Arial"/>
                <w:lang w:eastAsia="zh-CN"/>
              </w:rPr>
              <w:t>.</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NA</w:t>
            </w:r>
          </w:p>
        </w:tc>
      </w:tr>
      <w:tr w:rsidR="00116AC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116AC0"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116AC0" w:rsidRDefault="00231691">
            <w:pPr>
              <w:rPr>
                <w:rFonts w:cs="Arial"/>
                <w:lang w:eastAsia="zh-CN"/>
              </w:rPr>
            </w:pPr>
            <w:r>
              <w:rPr>
                <w:rFonts w:cs="Arial"/>
                <w:lang w:eastAsia="zh-CN"/>
              </w:rPr>
              <w:t>G-HMI</w:t>
            </w:r>
          </w:p>
          <w:p w:rsidR="00116AC0" w:rsidRDefault="00231691">
            <w:pPr>
              <w:rPr>
                <w:rFonts w:cs="Arial"/>
                <w:lang w:eastAsia="zh-CN"/>
              </w:rPr>
            </w:pPr>
            <w:r>
              <w:rPr>
                <w:rFonts w:cs="Arial"/>
                <w:lang w:eastAsia="zh-CN"/>
              </w:rPr>
              <w:t>Vehicle System Interface</w:t>
            </w:r>
          </w:p>
        </w:tc>
      </w:tr>
    </w:tbl>
    <w:p w:rsidR="00116AC0" w:rsidRDefault="00231691">
      <w:pPr>
        <w:rPr>
          <w:rFonts w:cs="Arial"/>
        </w:rPr>
      </w:pPr>
    </w:p>
    <w:p w:rsidR="00406F39" w:rsidRDefault="00231691" w:rsidP="00952F4A">
      <w:pPr>
        <w:pStyle w:val="Heading5"/>
      </w:pPr>
      <w:r>
        <w:t>RVCv3-UC-REQ-128191/A-Enter CHMSL Delay Mode</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AC0063" w:rsidTr="004F569F">
        <w:trPr>
          <w:jc w:val="center"/>
        </w:trPr>
        <w:tc>
          <w:tcPr>
            <w:tcW w:w="1910" w:type="dxa"/>
            <w:shd w:val="clear" w:color="auto" w:fill="BFBFBF" w:themeFill="background1" w:themeFillShade="BF"/>
          </w:tcPr>
          <w:p w:rsidR="00AC0063" w:rsidRPr="006E7D31" w:rsidRDefault="00231691" w:rsidP="00104F72">
            <w:pPr>
              <w:rPr>
                <w:b/>
              </w:rPr>
            </w:pPr>
            <w:r w:rsidRPr="006E7D31">
              <w:rPr>
                <w:b/>
              </w:rPr>
              <w:t>Actors</w:t>
            </w:r>
          </w:p>
        </w:tc>
        <w:tc>
          <w:tcPr>
            <w:tcW w:w="7666" w:type="dxa"/>
          </w:tcPr>
          <w:p w:rsidR="00AC0063" w:rsidRDefault="00231691" w:rsidP="00104F72">
            <w:r>
              <w:t>Vehicle Occupant</w:t>
            </w:r>
          </w:p>
        </w:tc>
      </w:tr>
      <w:tr w:rsidR="00AC0063" w:rsidTr="004F569F">
        <w:trPr>
          <w:jc w:val="center"/>
        </w:trPr>
        <w:tc>
          <w:tcPr>
            <w:tcW w:w="1910" w:type="dxa"/>
            <w:tcBorders>
              <w:bottom w:val="single" w:sz="4" w:space="0" w:color="auto"/>
            </w:tcBorders>
            <w:shd w:val="clear" w:color="auto" w:fill="BFBFBF" w:themeFill="background1" w:themeFillShade="BF"/>
          </w:tcPr>
          <w:p w:rsidR="00AC0063" w:rsidRPr="006E7D31" w:rsidRDefault="00231691" w:rsidP="00104F72">
            <w:pPr>
              <w:rPr>
                <w:b/>
              </w:rPr>
            </w:pPr>
            <w:r>
              <w:rPr>
                <w:b/>
              </w:rPr>
              <w:t>Pre-c</w:t>
            </w:r>
            <w:r w:rsidRPr="006E7D31">
              <w:rPr>
                <w:b/>
              </w:rPr>
              <w:t>onditions</w:t>
            </w:r>
          </w:p>
        </w:tc>
        <w:tc>
          <w:tcPr>
            <w:tcW w:w="7666" w:type="dxa"/>
            <w:tcBorders>
              <w:bottom w:val="single" w:sz="4" w:space="0" w:color="auto"/>
            </w:tcBorders>
          </w:tcPr>
          <w:p w:rsidR="00AC0063" w:rsidRDefault="00231691" w:rsidP="00104F72">
            <w:pPr>
              <w:numPr>
                <w:ilvl w:val="0"/>
                <w:numId w:val="164"/>
              </w:numPr>
            </w:pPr>
            <w:r>
              <w:t>The vehcile is configured with CHMSL camera</w:t>
            </w:r>
          </w:p>
          <w:p w:rsidR="00AC0063" w:rsidRDefault="00231691" w:rsidP="00104F72">
            <w:pPr>
              <w:numPr>
                <w:ilvl w:val="0"/>
                <w:numId w:val="164"/>
              </w:numPr>
            </w:pPr>
            <w:r>
              <w:t>Th</w:t>
            </w:r>
            <w:r>
              <w:t>e vehicle is  in Run/Start</w:t>
            </w:r>
          </w:p>
          <w:p w:rsidR="00AC0063" w:rsidRDefault="00231691" w:rsidP="00104F72">
            <w:pPr>
              <w:numPr>
                <w:ilvl w:val="0"/>
                <w:numId w:val="164"/>
              </w:numPr>
            </w:pPr>
            <w:r>
              <w:t>CHMSL or CHMSL Zoom shown</w:t>
            </w:r>
          </w:p>
          <w:p w:rsidR="00AC0063" w:rsidRDefault="00231691" w:rsidP="00104F72">
            <w:pPr>
              <w:numPr>
                <w:ilvl w:val="0"/>
                <w:numId w:val="164"/>
              </w:numPr>
            </w:pPr>
            <w:r>
              <w:t>Camera Delay is set On</w:t>
            </w:r>
          </w:p>
        </w:tc>
      </w:tr>
      <w:tr w:rsidR="00AC0063" w:rsidTr="004F569F">
        <w:trPr>
          <w:jc w:val="center"/>
        </w:trPr>
        <w:tc>
          <w:tcPr>
            <w:tcW w:w="1910" w:type="dxa"/>
            <w:tcBorders>
              <w:left w:val="single" w:sz="4" w:space="0" w:color="auto"/>
            </w:tcBorders>
            <w:shd w:val="clear" w:color="auto" w:fill="BFBFBF" w:themeFill="background1" w:themeFillShade="BF"/>
          </w:tcPr>
          <w:p w:rsidR="00AC0063"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AC0063" w:rsidRPr="00482CB9" w:rsidRDefault="00231691" w:rsidP="001A6075">
            <w:r>
              <w:t>The driver shifts from Reverse to Neutral or Drive</w:t>
            </w:r>
            <w:r>
              <w:br/>
            </w:r>
          </w:p>
        </w:tc>
      </w:tr>
      <w:tr w:rsidR="00AC0063" w:rsidTr="004F569F">
        <w:trPr>
          <w:jc w:val="center"/>
        </w:trPr>
        <w:tc>
          <w:tcPr>
            <w:tcW w:w="1910" w:type="dxa"/>
            <w:tcBorders>
              <w:left w:val="single" w:sz="4" w:space="0" w:color="auto"/>
              <w:bottom w:val="single" w:sz="4" w:space="0" w:color="auto"/>
            </w:tcBorders>
            <w:shd w:val="clear" w:color="auto" w:fill="BFBFBF" w:themeFill="background1" w:themeFillShade="BF"/>
          </w:tcPr>
          <w:p w:rsidR="00AC0063"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AC0063" w:rsidRDefault="00231691" w:rsidP="001A6075">
            <w:r>
              <w:t>The vehicle shows CHMSL without zoom button</w:t>
            </w:r>
          </w:p>
        </w:tc>
      </w:tr>
      <w:tr w:rsidR="00AC0063" w:rsidTr="004F569F">
        <w:trPr>
          <w:jc w:val="center"/>
        </w:trPr>
        <w:tc>
          <w:tcPr>
            <w:tcW w:w="1910" w:type="dxa"/>
            <w:tcBorders>
              <w:left w:val="single" w:sz="4" w:space="0" w:color="auto"/>
            </w:tcBorders>
            <w:shd w:val="clear" w:color="auto" w:fill="BFBFBF" w:themeFill="background1" w:themeFillShade="BF"/>
          </w:tcPr>
          <w:p w:rsidR="00AC0063" w:rsidRPr="006E7D31" w:rsidRDefault="00231691" w:rsidP="00104F72">
            <w:pPr>
              <w:rPr>
                <w:b/>
              </w:rPr>
            </w:pPr>
            <w:r w:rsidRPr="006E7D31">
              <w:rPr>
                <w:b/>
              </w:rPr>
              <w:t>List of Exception Use Cases</w:t>
            </w:r>
          </w:p>
        </w:tc>
        <w:tc>
          <w:tcPr>
            <w:tcW w:w="7666" w:type="dxa"/>
            <w:tcBorders>
              <w:right w:val="single" w:sz="4" w:space="0" w:color="auto"/>
            </w:tcBorders>
            <w:shd w:val="clear" w:color="auto" w:fill="auto"/>
          </w:tcPr>
          <w:p w:rsidR="00AC0063" w:rsidRDefault="00231691" w:rsidP="00104F72">
            <w:r>
              <w:t>E1</w:t>
            </w:r>
            <w:r w:rsidRPr="00B33438">
              <w:t xml:space="preserve"> </w:t>
            </w:r>
            <w:r>
              <w:t xml:space="preserve">– Vehicle is </w:t>
            </w:r>
            <w:r>
              <w:t>not RUN/START</w:t>
            </w:r>
          </w:p>
          <w:p w:rsidR="00AC0063" w:rsidRDefault="00231691" w:rsidP="00104F72">
            <w:r>
              <w:t>E2 – Loss of communication with Camera Server</w:t>
            </w:r>
          </w:p>
          <w:p w:rsidR="00AC0063" w:rsidRDefault="00231691" w:rsidP="00104F72">
            <w:r>
              <w:t>E3 – Valid camera video signal not present</w:t>
            </w:r>
          </w:p>
        </w:tc>
      </w:tr>
      <w:tr w:rsidR="00AC0063" w:rsidTr="004F569F">
        <w:trPr>
          <w:jc w:val="center"/>
        </w:trPr>
        <w:tc>
          <w:tcPr>
            <w:tcW w:w="1910" w:type="dxa"/>
            <w:tcBorders>
              <w:left w:val="single" w:sz="4" w:space="0" w:color="auto"/>
            </w:tcBorders>
            <w:shd w:val="clear" w:color="auto" w:fill="BFBFBF" w:themeFill="background1" w:themeFillShade="BF"/>
          </w:tcPr>
          <w:p w:rsidR="00AC0063"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AC0063" w:rsidRDefault="00231691" w:rsidP="0098500F">
            <w:r>
              <w:t>Vehicle System Interface</w:t>
            </w:r>
          </w:p>
        </w:tc>
      </w:tr>
    </w:tbl>
    <w:p w:rsidR="00C4116E" w:rsidRPr="00D83AE9" w:rsidRDefault="00231691" w:rsidP="00EF13EE">
      <w:pPr>
        <w:rPr>
          <w:b/>
          <w:sz w:val="24"/>
        </w:rPr>
      </w:pPr>
    </w:p>
    <w:p w:rsidR="00406F39" w:rsidRDefault="00231691" w:rsidP="00952F4A">
      <w:pPr>
        <w:pStyle w:val="Heading5"/>
      </w:pPr>
      <w:r>
        <w:t>RVC-UC-REQ-014100/B-Active Park Assist is Active (TcSE ROIN-290554)</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RVC-UC-REQ-014098/A-Deactivate Rear View Camera (TcSE ROIN-289797)</w:t>
      </w:r>
    </w:p>
    <w:p w:rsidR="007C3C8E" w:rsidRPr="005F5EF0" w:rsidRDefault="00231691" w:rsidP="007C3C8E">
      <w:pPr>
        <w:rPr>
          <w:sz w:val="16"/>
          <w:szCs w:val="16"/>
        </w:rPr>
      </w:pPr>
      <w:r w:rsidRPr="005F5EF0">
        <w:rPr>
          <w:sz w:val="16"/>
          <w:szCs w:val="16"/>
        </w:rPr>
        <w:t>RVC-UC-REQ-128280/A-Deactivate Rear View Camera</w:t>
      </w:r>
    </w:p>
    <w:p w:rsidR="007C3C8E" w:rsidRPr="005F5EF0" w:rsidRDefault="00231691" w:rsidP="007C3C8E">
      <w:pPr>
        <w:rPr>
          <w:sz w:val="16"/>
          <w:szCs w:val="16"/>
        </w:rPr>
      </w:pPr>
      <w:r w:rsidRPr="005F5EF0">
        <w:rPr>
          <w:sz w:val="16"/>
          <w:szCs w:val="16"/>
        </w:rPr>
        <w:t>DAFVCv1-UC-REQ-128313/A-Deactivate Driver Assist Front View Camera</w:t>
      </w:r>
    </w:p>
    <w:p w:rsidR="007C3C8E" w:rsidRPr="005F5EF0" w:rsidRDefault="00231691" w:rsidP="007C3C8E">
      <w:pPr>
        <w:rPr>
          <w:sz w:val="16"/>
          <w:szCs w:val="16"/>
        </w:rPr>
      </w:pPr>
      <w:r w:rsidRPr="005F5EF0">
        <w:rPr>
          <w:sz w:val="16"/>
          <w:szCs w:val="16"/>
        </w:rPr>
        <w:t>DAFVCv1-UC-REQ-014049/B-Deactivate Driver Assist Front View Camer</w:t>
      </w:r>
      <w:r w:rsidRPr="005F5EF0">
        <w:rPr>
          <w:sz w:val="16"/>
          <w:szCs w:val="16"/>
        </w:rPr>
        <w:t>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Vehicle Occupant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Same as Normal Usage Use Case.</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 xml:space="preserve">The driver shifts out of Reverse Gear and into any other gear while Active Park Assist (APA) is active. The camera image feed remains displayed to the driver as long as APA is active and vehicle speed does not exceed </w:t>
            </w:r>
            <w:ins w:id="63" w:author="WSTEPHE1" w:date="2015-04-21T17:13:00Z">
              <w:r>
                <w:rPr>
                  <w:rFonts w:cs="Arial"/>
                  <w:lang w:eastAsia="zh-CN"/>
                </w:rPr>
                <w:t>limit per CAMERA-REQ-014077-Feature Max</w:t>
              </w:r>
              <w:r>
                <w:rPr>
                  <w:rFonts w:cs="Arial"/>
                  <w:lang w:eastAsia="zh-CN"/>
                </w:rPr>
                <w:t>imum Speed</w:t>
              </w:r>
            </w:ins>
            <w:del w:id="64" w:author="WSTEPHE1" w:date="2015-04-21T17:13:00Z">
              <w:r w:rsidDel="00B57454">
                <w:rPr>
                  <w:rFonts w:cs="Arial"/>
                  <w:lang w:eastAsia="zh-CN"/>
                </w:rPr>
                <w:delText>feature maximum</w:delText>
              </w:r>
            </w:del>
            <w:r>
              <w:rPr>
                <w:rFonts w:cs="Arial"/>
                <w:lang w:eastAsia="zh-CN"/>
              </w:rPr>
              <w: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 xml:space="preserve">The vehicle display stops showing Rear View Camera image when APA is no longer active or vehicle speed exceeds </w:t>
            </w:r>
            <w:ins w:id="65" w:author="WSTEPHE1" w:date="2015-04-21T17:13:00Z">
              <w:r>
                <w:rPr>
                  <w:rFonts w:cs="Arial"/>
                  <w:lang w:eastAsia="zh-CN"/>
                </w:rPr>
                <w:t>limit per CAMERA-REQ-014077-Feature Maximum Speed</w:t>
              </w:r>
            </w:ins>
            <w:del w:id="66" w:author="WSTEPHE1" w:date="2015-04-21T17:13:00Z">
              <w:r w:rsidDel="00B57454">
                <w:rPr>
                  <w:rFonts w:cs="Arial"/>
                  <w:lang w:eastAsia="zh-CN"/>
                </w:rPr>
                <w:delText>feature maximum</w:delText>
              </w:r>
            </w:del>
            <w:r>
              <w:rPr>
                <w:rFonts w:cs="Arial"/>
                <w:lang w:eastAsia="zh-CN"/>
              </w:rPr>
              <w:t>.</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NA</w:t>
            </w:r>
          </w:p>
        </w:tc>
      </w:tr>
      <w:tr w:rsidR="00C56DD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56DDD"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56DDD" w:rsidRDefault="00231691">
            <w:pPr>
              <w:rPr>
                <w:rFonts w:cs="Arial"/>
                <w:lang w:eastAsia="zh-CN"/>
              </w:rPr>
            </w:pPr>
            <w:r>
              <w:rPr>
                <w:rFonts w:cs="Arial"/>
                <w:lang w:eastAsia="zh-CN"/>
              </w:rPr>
              <w:t>G-HMI</w:t>
            </w:r>
          </w:p>
          <w:p w:rsidR="00C56DDD" w:rsidRDefault="00231691">
            <w:pPr>
              <w:rPr>
                <w:rFonts w:cs="Arial"/>
                <w:lang w:eastAsia="zh-CN"/>
              </w:rPr>
            </w:pPr>
            <w:r>
              <w:rPr>
                <w:rFonts w:cs="Arial"/>
                <w:lang w:eastAsia="zh-CN"/>
              </w:rPr>
              <w:t>Vehicle System Interface</w:t>
            </w:r>
          </w:p>
        </w:tc>
      </w:tr>
    </w:tbl>
    <w:p w:rsidR="00C56DDD" w:rsidRDefault="00231691">
      <w:pPr>
        <w:rPr>
          <w:rFonts w:cs="Arial"/>
        </w:rPr>
      </w:pPr>
    </w:p>
    <w:p w:rsidR="00406F39" w:rsidRDefault="00231691" w:rsidP="00952F4A">
      <w:pPr>
        <w:pStyle w:val="Heading5"/>
      </w:pPr>
      <w:r>
        <w:t>RVC-UC-REQ-014101/B-Trailer Backup Assist is Active (TcSE ROIN-290555)</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RVC-UC-REQ-014098/A-Deactivate Rear View Camera (TcSE ROIN-289797)</w:t>
      </w:r>
    </w:p>
    <w:p w:rsidR="007C3C8E" w:rsidRPr="005F5EF0" w:rsidRDefault="00231691" w:rsidP="007C3C8E">
      <w:pPr>
        <w:rPr>
          <w:sz w:val="16"/>
          <w:szCs w:val="16"/>
        </w:rPr>
      </w:pPr>
      <w:r w:rsidRPr="005F5EF0">
        <w:rPr>
          <w:sz w:val="16"/>
          <w:szCs w:val="16"/>
        </w:rPr>
        <w:t xml:space="preserve">RVC-UC-REQ-128280/A-Deactivate </w:t>
      </w:r>
      <w:r w:rsidRPr="005F5EF0">
        <w:rPr>
          <w:sz w:val="16"/>
          <w:szCs w:val="16"/>
        </w:rPr>
        <w:t>Rear View Camera</w:t>
      </w:r>
    </w:p>
    <w:p w:rsidR="007C3C8E" w:rsidRPr="005F5EF0" w:rsidRDefault="00231691" w:rsidP="007C3C8E">
      <w:pPr>
        <w:rPr>
          <w:sz w:val="16"/>
          <w:szCs w:val="16"/>
        </w:rPr>
      </w:pPr>
      <w:r w:rsidRPr="005F5EF0">
        <w:rPr>
          <w:sz w:val="16"/>
          <w:szCs w:val="16"/>
        </w:rPr>
        <w:lastRenderedPageBreak/>
        <w:t>DAFVCv1-UC-REQ-128313/A-Deactivate Driver Assist Front View Camera</w:t>
      </w:r>
    </w:p>
    <w:p w:rsidR="007C3C8E" w:rsidRPr="005F5EF0" w:rsidRDefault="00231691" w:rsidP="007C3C8E">
      <w:pPr>
        <w:rPr>
          <w:sz w:val="16"/>
          <w:szCs w:val="16"/>
        </w:rPr>
      </w:pPr>
      <w:r w:rsidRPr="005F5EF0">
        <w:rPr>
          <w:sz w:val="16"/>
          <w:szCs w:val="16"/>
        </w:rPr>
        <w:t>DAFVCv1-UC-REQ-014049/B-Deactivate Driver Assist Front View Camera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Vehicle Occupant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Same as Normal Usage Use Case.</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 xml:space="preserve">The driver shifts out of Reverse Gear and into any other gear while Trailer Backup Assist (TBA) is active. The camera image feed remains displayed to the driver as long as TBA is active and vehicle speed does not exceed </w:t>
            </w:r>
            <w:ins w:id="67" w:author="WSTEPHE1" w:date="2015-04-21T17:22:00Z">
              <w:r>
                <w:rPr>
                  <w:rFonts w:cs="Arial"/>
                  <w:lang w:eastAsia="zh-CN"/>
                </w:rPr>
                <w:t xml:space="preserve">limit per CAMERA-REQ-014077-Feature </w:t>
              </w:r>
              <w:r>
                <w:rPr>
                  <w:rFonts w:cs="Arial"/>
                  <w:lang w:eastAsia="zh-CN"/>
                </w:rPr>
                <w:t>Maximum Speed</w:t>
              </w:r>
            </w:ins>
            <w:del w:id="68" w:author="WSTEPHE1" w:date="2015-04-21T17:22:00Z">
              <w:r w:rsidDel="00734794">
                <w:rPr>
                  <w:rFonts w:cs="Arial"/>
                  <w:lang w:eastAsia="zh-CN"/>
                </w:rPr>
                <w:delText>feature maximum</w:delText>
              </w:r>
            </w:del>
            <w:r>
              <w:rPr>
                <w:rFonts w:cs="Arial"/>
                <w:lang w:eastAsia="zh-CN"/>
              </w:rPr>
              <w: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 xml:space="preserve">The vehicle display stops showing Rear View Camera image when TBA is no longer active or vehicle speed exceeds </w:t>
            </w:r>
            <w:ins w:id="69" w:author="WSTEPHE1" w:date="2015-04-21T17:22:00Z">
              <w:r>
                <w:rPr>
                  <w:rFonts w:cs="Arial"/>
                  <w:lang w:eastAsia="zh-CN"/>
                </w:rPr>
                <w:t>limit per CAMERA-REQ-014077-Feature Maximum Speed</w:t>
              </w:r>
            </w:ins>
            <w:del w:id="70" w:author="WSTEPHE1" w:date="2015-04-21T17:22:00Z">
              <w:r w:rsidDel="00734794">
                <w:rPr>
                  <w:rFonts w:cs="Arial"/>
                  <w:lang w:eastAsia="zh-CN"/>
                </w:rPr>
                <w:delText>feature maximum</w:delText>
              </w:r>
            </w:del>
            <w:r>
              <w:rPr>
                <w:rFonts w:cs="Arial"/>
                <w:lang w:eastAsia="zh-CN"/>
              </w:rPr>
              <w:t>.</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NA</w:t>
            </w:r>
          </w:p>
        </w:tc>
      </w:tr>
      <w:tr w:rsidR="00EB382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EB3829"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EB3829" w:rsidRDefault="00231691">
            <w:pPr>
              <w:rPr>
                <w:rFonts w:cs="Arial"/>
                <w:lang w:eastAsia="zh-CN"/>
              </w:rPr>
            </w:pPr>
            <w:r>
              <w:rPr>
                <w:rFonts w:cs="Arial"/>
                <w:lang w:eastAsia="zh-CN"/>
              </w:rPr>
              <w:t>G-HMI</w:t>
            </w:r>
          </w:p>
          <w:p w:rsidR="00EB3829" w:rsidRDefault="00231691">
            <w:pPr>
              <w:rPr>
                <w:rFonts w:cs="Arial"/>
                <w:lang w:eastAsia="zh-CN"/>
              </w:rPr>
            </w:pPr>
            <w:r>
              <w:rPr>
                <w:rFonts w:cs="Arial"/>
                <w:lang w:eastAsia="zh-CN"/>
              </w:rPr>
              <w:t>Vehicle System Interface</w:t>
            </w:r>
          </w:p>
        </w:tc>
      </w:tr>
    </w:tbl>
    <w:p w:rsidR="00EB3829" w:rsidRDefault="00231691">
      <w:pPr>
        <w:rPr>
          <w:rFonts w:cs="Arial"/>
        </w:rPr>
      </w:pPr>
    </w:p>
    <w:p w:rsidR="00406F39" w:rsidRDefault="00231691" w:rsidP="00952F4A">
      <w:pPr>
        <w:pStyle w:val="Heading5"/>
      </w:pPr>
      <w:r>
        <w:t>TRG-UC-REQ-102959/A-Vehicle Not in RUN/START</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B82DBB" w:rsidRPr="001A5F2C" w:rsidTr="00C855A6">
        <w:trPr>
          <w:jc w:val="center"/>
        </w:trPr>
        <w:tc>
          <w:tcPr>
            <w:tcW w:w="1910" w:type="dxa"/>
            <w:shd w:val="clear" w:color="auto" w:fill="BFBFBF" w:themeFill="background1" w:themeFillShade="BF"/>
          </w:tcPr>
          <w:p w:rsidR="00B82DBB" w:rsidRPr="001A5F2C" w:rsidRDefault="00231691" w:rsidP="00B82DBB">
            <w:pPr>
              <w:rPr>
                <w:b/>
              </w:rPr>
            </w:pPr>
            <w:r w:rsidRPr="001A5F2C">
              <w:rPr>
                <w:b/>
              </w:rPr>
              <w:t>Actors</w:t>
            </w:r>
          </w:p>
        </w:tc>
        <w:tc>
          <w:tcPr>
            <w:tcW w:w="7666" w:type="dxa"/>
          </w:tcPr>
          <w:p w:rsidR="00B82DBB" w:rsidRPr="001A5F2C" w:rsidRDefault="00231691" w:rsidP="00B82DBB">
            <w:r w:rsidRPr="001A5F2C">
              <w:t>Vehicle Occupant</w:t>
            </w:r>
          </w:p>
        </w:tc>
      </w:tr>
      <w:tr w:rsidR="00B82DBB" w:rsidRPr="001A5F2C" w:rsidTr="00C855A6">
        <w:trPr>
          <w:jc w:val="center"/>
        </w:trPr>
        <w:tc>
          <w:tcPr>
            <w:tcW w:w="1910" w:type="dxa"/>
            <w:tcBorders>
              <w:bottom w:val="single" w:sz="4" w:space="0" w:color="auto"/>
            </w:tcBorders>
            <w:shd w:val="clear" w:color="auto" w:fill="BFBFBF" w:themeFill="background1" w:themeFillShade="BF"/>
          </w:tcPr>
          <w:p w:rsidR="00B82DBB" w:rsidRPr="001A5F2C" w:rsidRDefault="00231691" w:rsidP="00B82DBB">
            <w:pPr>
              <w:rPr>
                <w:b/>
              </w:rPr>
            </w:pPr>
            <w:r w:rsidRPr="001A5F2C">
              <w:rPr>
                <w:b/>
              </w:rPr>
              <w:t>Pre-conditions</w:t>
            </w:r>
          </w:p>
        </w:tc>
        <w:tc>
          <w:tcPr>
            <w:tcW w:w="7666" w:type="dxa"/>
            <w:tcBorders>
              <w:bottom w:val="single" w:sz="4" w:space="0" w:color="auto"/>
            </w:tcBorders>
          </w:tcPr>
          <w:p w:rsidR="00B82DBB" w:rsidRPr="001A5F2C" w:rsidRDefault="00231691" w:rsidP="001A5F2C">
            <w:r w:rsidRPr="001A5F2C">
              <w:t>Same as normal usage use case</w:t>
            </w:r>
          </w:p>
          <w:p w:rsidR="00B82DBB" w:rsidRPr="001A5F2C" w:rsidRDefault="00231691" w:rsidP="003711A9"/>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Scenario Description</w:t>
            </w:r>
          </w:p>
        </w:tc>
        <w:tc>
          <w:tcPr>
            <w:tcW w:w="7666" w:type="dxa"/>
            <w:tcBorders>
              <w:right w:val="single" w:sz="4" w:space="0" w:color="auto"/>
            </w:tcBorders>
            <w:shd w:val="clear" w:color="auto" w:fill="auto"/>
          </w:tcPr>
          <w:p w:rsidR="00B82DBB" w:rsidRPr="001A5F2C" w:rsidRDefault="00231691" w:rsidP="00A77468">
            <w:r>
              <w:t xml:space="preserve">Driver moves the ignition </w:t>
            </w:r>
            <w:r w:rsidRPr="001A5F2C">
              <w:t>out of Run/Start</w:t>
            </w:r>
          </w:p>
        </w:tc>
      </w:tr>
      <w:tr w:rsidR="00B82DBB" w:rsidRPr="001A5F2C" w:rsidTr="00C855A6">
        <w:trPr>
          <w:jc w:val="center"/>
        </w:trPr>
        <w:tc>
          <w:tcPr>
            <w:tcW w:w="1910" w:type="dxa"/>
            <w:tcBorders>
              <w:left w:val="single" w:sz="4" w:space="0" w:color="auto"/>
              <w:bottom w:val="single" w:sz="4" w:space="0" w:color="auto"/>
            </w:tcBorders>
            <w:shd w:val="clear" w:color="auto" w:fill="BFBFBF" w:themeFill="background1" w:themeFillShade="BF"/>
          </w:tcPr>
          <w:p w:rsidR="00B82DBB" w:rsidRPr="001A5F2C" w:rsidRDefault="00231691" w:rsidP="00B82DBB">
            <w:pPr>
              <w:rPr>
                <w:b/>
              </w:rPr>
            </w:pPr>
            <w:r w:rsidRPr="001A5F2C">
              <w:rPr>
                <w:b/>
              </w:rPr>
              <w:t>Post-conditions</w:t>
            </w:r>
          </w:p>
        </w:tc>
        <w:tc>
          <w:tcPr>
            <w:tcW w:w="7666" w:type="dxa"/>
            <w:tcBorders>
              <w:bottom w:val="single" w:sz="4" w:space="0" w:color="auto"/>
              <w:right w:val="single" w:sz="4" w:space="0" w:color="auto"/>
            </w:tcBorders>
            <w:shd w:val="clear" w:color="auto" w:fill="auto"/>
          </w:tcPr>
          <w:p w:rsidR="00B82DBB" w:rsidRPr="001A5F2C" w:rsidRDefault="00231691" w:rsidP="007C2F4A">
            <w:r>
              <w:t xml:space="preserve">The vehicle </w:t>
            </w:r>
            <w:r w:rsidRPr="001A5F2C">
              <w:t>return</w:t>
            </w:r>
            <w:r>
              <w:t>s</w:t>
            </w:r>
            <w:r w:rsidRPr="001A5F2C">
              <w:t xml:space="preserve"> to non-TRG behavior</w:t>
            </w:r>
          </w:p>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List of Exception Use Cases</w:t>
            </w:r>
          </w:p>
        </w:tc>
        <w:tc>
          <w:tcPr>
            <w:tcW w:w="7666" w:type="dxa"/>
            <w:tcBorders>
              <w:right w:val="single" w:sz="4" w:space="0" w:color="auto"/>
            </w:tcBorders>
            <w:shd w:val="clear" w:color="auto" w:fill="auto"/>
          </w:tcPr>
          <w:p w:rsidR="00B82DBB" w:rsidRPr="001A5F2C" w:rsidRDefault="00231691" w:rsidP="00B82DBB">
            <w:r>
              <w:t>N/A</w:t>
            </w:r>
          </w:p>
          <w:p w:rsidR="00B82DBB" w:rsidRPr="001A5F2C" w:rsidRDefault="00231691" w:rsidP="00B82DBB"/>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Interfaces</w:t>
            </w:r>
          </w:p>
        </w:tc>
        <w:tc>
          <w:tcPr>
            <w:tcW w:w="7666" w:type="dxa"/>
            <w:tcBorders>
              <w:right w:val="single" w:sz="4" w:space="0" w:color="auto"/>
            </w:tcBorders>
            <w:shd w:val="clear" w:color="auto" w:fill="auto"/>
          </w:tcPr>
          <w:p w:rsidR="00B82DBB" w:rsidRPr="001A5F2C" w:rsidRDefault="00231691" w:rsidP="00B82DBB">
            <w:r w:rsidRPr="001A5F2C">
              <w:t>G-HMI</w:t>
            </w:r>
          </w:p>
          <w:p w:rsidR="00B82DBB" w:rsidRPr="001A5F2C" w:rsidRDefault="00231691" w:rsidP="00B82DBB">
            <w:r w:rsidRPr="001A5F2C">
              <w:t xml:space="preserve">Vehicle </w:t>
            </w:r>
            <w:r w:rsidRPr="001A5F2C">
              <w:t>System Interface</w:t>
            </w:r>
          </w:p>
        </w:tc>
      </w:tr>
    </w:tbl>
    <w:p w:rsidR="00B1330B" w:rsidRDefault="00231691"/>
    <w:p w:rsidR="00406F39" w:rsidRDefault="00231691" w:rsidP="00952F4A">
      <w:pPr>
        <w:pStyle w:val="Heading5"/>
      </w:pPr>
      <w:r>
        <w:t>TRG-UC-REQ-102960/A-Loss of communication with IPMB Module</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1A5F2C" w:rsidTr="008C70DF">
        <w:trPr>
          <w:jc w:val="center"/>
        </w:trPr>
        <w:tc>
          <w:tcPr>
            <w:tcW w:w="1910" w:type="dxa"/>
            <w:shd w:val="clear" w:color="auto" w:fill="BFBFBF" w:themeFill="background1" w:themeFillShade="BF"/>
          </w:tcPr>
          <w:p w:rsidR="001A5F2C" w:rsidRPr="006E7D31" w:rsidRDefault="00231691" w:rsidP="004B67A2">
            <w:pPr>
              <w:rPr>
                <w:b/>
              </w:rPr>
            </w:pPr>
            <w:r w:rsidRPr="006E7D31">
              <w:rPr>
                <w:b/>
              </w:rPr>
              <w:t>Act</w:t>
            </w:r>
            <w:r w:rsidRPr="006E7D31">
              <w:rPr>
                <w:b/>
              </w:rPr>
              <w:t>ors</w:t>
            </w:r>
          </w:p>
        </w:tc>
        <w:tc>
          <w:tcPr>
            <w:tcW w:w="7666" w:type="dxa"/>
          </w:tcPr>
          <w:p w:rsidR="001A5F2C" w:rsidRDefault="00231691" w:rsidP="004B67A2">
            <w:r>
              <w:t>Vehicle Occupant</w:t>
            </w:r>
          </w:p>
        </w:tc>
      </w:tr>
      <w:tr w:rsidR="001A5F2C" w:rsidTr="008C70DF">
        <w:trPr>
          <w:jc w:val="center"/>
        </w:trPr>
        <w:tc>
          <w:tcPr>
            <w:tcW w:w="1910" w:type="dxa"/>
            <w:tcBorders>
              <w:bottom w:val="single" w:sz="4" w:space="0" w:color="auto"/>
            </w:tcBorders>
            <w:shd w:val="clear" w:color="auto" w:fill="BFBFBF" w:themeFill="background1" w:themeFillShade="BF"/>
          </w:tcPr>
          <w:p w:rsidR="001A5F2C" w:rsidRPr="006E7D31" w:rsidRDefault="00231691" w:rsidP="004B67A2">
            <w:pPr>
              <w:rPr>
                <w:b/>
              </w:rPr>
            </w:pPr>
            <w:r>
              <w:rPr>
                <w:b/>
              </w:rPr>
              <w:t>Pre-c</w:t>
            </w:r>
            <w:r w:rsidRPr="006E7D31">
              <w:rPr>
                <w:b/>
              </w:rPr>
              <w:t>onditions</w:t>
            </w:r>
          </w:p>
        </w:tc>
        <w:tc>
          <w:tcPr>
            <w:tcW w:w="7666" w:type="dxa"/>
            <w:tcBorders>
              <w:bottom w:val="single" w:sz="4" w:space="0" w:color="auto"/>
            </w:tcBorders>
          </w:tcPr>
          <w:p w:rsidR="001A5F2C" w:rsidRDefault="00231691" w:rsidP="000E3B34">
            <w:r>
              <w:t>Same as normal usage use case</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Scenario Description</w:t>
            </w:r>
          </w:p>
        </w:tc>
        <w:tc>
          <w:tcPr>
            <w:tcW w:w="7666" w:type="dxa"/>
            <w:tcBorders>
              <w:right w:val="single" w:sz="4" w:space="0" w:color="auto"/>
            </w:tcBorders>
            <w:shd w:val="clear" w:color="auto" w:fill="auto"/>
          </w:tcPr>
          <w:p w:rsidR="001A5F2C" w:rsidRPr="00482CB9" w:rsidRDefault="00231691" w:rsidP="00A77468">
            <w:r>
              <w:t>Driver attempts to do something in TRG and APIM has lost communication with IPMB</w:t>
            </w:r>
          </w:p>
        </w:tc>
      </w:tr>
      <w:tr w:rsidR="001A5F2C" w:rsidTr="008C70DF">
        <w:trPr>
          <w:jc w:val="center"/>
        </w:trPr>
        <w:tc>
          <w:tcPr>
            <w:tcW w:w="1910" w:type="dxa"/>
            <w:tcBorders>
              <w:left w:val="single" w:sz="4" w:space="0" w:color="auto"/>
              <w:bottom w:val="single" w:sz="4" w:space="0" w:color="auto"/>
            </w:tcBorders>
            <w:shd w:val="clear" w:color="auto" w:fill="BFBFBF" w:themeFill="background1" w:themeFillShade="BF"/>
          </w:tcPr>
          <w:p w:rsidR="001A5F2C" w:rsidRPr="006E7D31" w:rsidRDefault="00231691"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rsidR="001A5F2C" w:rsidRDefault="00231691" w:rsidP="001A5F2C">
            <w:r>
              <w:t>The vehicle shows camera view, without any overlays</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 xml:space="preserve">List of </w:t>
            </w:r>
            <w:r w:rsidRPr="006E7D31">
              <w:rPr>
                <w:b/>
              </w:rPr>
              <w:t>Exception Use Cases</w:t>
            </w:r>
          </w:p>
        </w:tc>
        <w:tc>
          <w:tcPr>
            <w:tcW w:w="7666" w:type="dxa"/>
            <w:tcBorders>
              <w:right w:val="single" w:sz="4" w:space="0" w:color="auto"/>
            </w:tcBorders>
            <w:shd w:val="clear" w:color="auto" w:fill="auto"/>
          </w:tcPr>
          <w:p w:rsidR="001A5F2C" w:rsidRDefault="00231691" w:rsidP="004B67A2">
            <w:r>
              <w:t>N/A</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Interfaces</w:t>
            </w:r>
          </w:p>
        </w:tc>
        <w:tc>
          <w:tcPr>
            <w:tcW w:w="7666" w:type="dxa"/>
            <w:tcBorders>
              <w:right w:val="single" w:sz="4" w:space="0" w:color="auto"/>
            </w:tcBorders>
            <w:shd w:val="clear" w:color="auto" w:fill="auto"/>
          </w:tcPr>
          <w:p w:rsidR="001A5F2C" w:rsidRDefault="00231691" w:rsidP="004B67A2">
            <w:r>
              <w:t>G-HMI</w:t>
            </w:r>
          </w:p>
          <w:p w:rsidR="001A5F2C" w:rsidRDefault="00231691" w:rsidP="004B67A2">
            <w:r>
              <w:t>Vehicle System Interface</w:t>
            </w:r>
          </w:p>
        </w:tc>
      </w:tr>
    </w:tbl>
    <w:p w:rsidR="00D74CFC" w:rsidRDefault="00231691"/>
    <w:p w:rsidR="00406F39" w:rsidRDefault="00231691" w:rsidP="00952F4A">
      <w:pPr>
        <w:pStyle w:val="Heading5"/>
      </w:pPr>
      <w:r>
        <w:t>TRG-UC-REQ-102961/A-Valid Camera Video Signal not present</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1A5F2C" w:rsidTr="00AF674A">
        <w:trPr>
          <w:jc w:val="center"/>
        </w:trPr>
        <w:tc>
          <w:tcPr>
            <w:tcW w:w="1910" w:type="dxa"/>
            <w:shd w:val="clear" w:color="auto" w:fill="BFBFBF" w:themeFill="background1" w:themeFillShade="BF"/>
          </w:tcPr>
          <w:p w:rsidR="001A5F2C" w:rsidRPr="006E7D31" w:rsidRDefault="00231691" w:rsidP="004B67A2">
            <w:pPr>
              <w:rPr>
                <w:b/>
              </w:rPr>
            </w:pPr>
            <w:r w:rsidRPr="006E7D31">
              <w:rPr>
                <w:b/>
              </w:rPr>
              <w:t>Actors</w:t>
            </w:r>
          </w:p>
        </w:tc>
        <w:tc>
          <w:tcPr>
            <w:tcW w:w="7666" w:type="dxa"/>
          </w:tcPr>
          <w:p w:rsidR="001A5F2C" w:rsidRDefault="00231691" w:rsidP="004B67A2">
            <w:r>
              <w:t>Vehicle Occupant</w:t>
            </w:r>
          </w:p>
        </w:tc>
      </w:tr>
      <w:tr w:rsidR="001A5F2C" w:rsidTr="00AF674A">
        <w:trPr>
          <w:jc w:val="center"/>
        </w:trPr>
        <w:tc>
          <w:tcPr>
            <w:tcW w:w="1910" w:type="dxa"/>
            <w:tcBorders>
              <w:bottom w:val="single" w:sz="4" w:space="0" w:color="auto"/>
            </w:tcBorders>
            <w:shd w:val="clear" w:color="auto" w:fill="BFBFBF" w:themeFill="background1" w:themeFillShade="BF"/>
          </w:tcPr>
          <w:p w:rsidR="001A5F2C" w:rsidRPr="006E7D31" w:rsidRDefault="00231691" w:rsidP="004B67A2">
            <w:pPr>
              <w:rPr>
                <w:b/>
              </w:rPr>
            </w:pPr>
            <w:r>
              <w:rPr>
                <w:b/>
              </w:rPr>
              <w:t>Pre-c</w:t>
            </w:r>
            <w:r w:rsidRPr="006E7D31">
              <w:rPr>
                <w:b/>
              </w:rPr>
              <w:t>onditions</w:t>
            </w:r>
          </w:p>
        </w:tc>
        <w:tc>
          <w:tcPr>
            <w:tcW w:w="7666" w:type="dxa"/>
            <w:tcBorders>
              <w:bottom w:val="single" w:sz="4" w:space="0" w:color="auto"/>
            </w:tcBorders>
          </w:tcPr>
          <w:p w:rsidR="001A5F2C" w:rsidRDefault="00231691" w:rsidP="004B67A2">
            <w:r>
              <w:t>Same as normal usage use case</w:t>
            </w:r>
          </w:p>
          <w:p w:rsidR="001A5F2C" w:rsidRDefault="00231691" w:rsidP="003711A9"/>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Scenario Description</w:t>
            </w:r>
          </w:p>
        </w:tc>
        <w:tc>
          <w:tcPr>
            <w:tcW w:w="7666" w:type="dxa"/>
            <w:tcBorders>
              <w:right w:val="single" w:sz="4" w:space="0" w:color="auto"/>
            </w:tcBorders>
            <w:shd w:val="clear" w:color="auto" w:fill="auto"/>
          </w:tcPr>
          <w:p w:rsidR="001A5F2C" w:rsidRPr="00482CB9" w:rsidRDefault="00231691" w:rsidP="00A77468">
            <w:r>
              <w:t>Driver attempts to do something in TRG and APIM is not receiving valid video</w:t>
            </w:r>
          </w:p>
        </w:tc>
      </w:tr>
      <w:tr w:rsidR="001A5F2C" w:rsidTr="00AF674A">
        <w:trPr>
          <w:jc w:val="center"/>
        </w:trPr>
        <w:tc>
          <w:tcPr>
            <w:tcW w:w="1910" w:type="dxa"/>
            <w:tcBorders>
              <w:left w:val="single" w:sz="4" w:space="0" w:color="auto"/>
              <w:bottom w:val="single" w:sz="4" w:space="0" w:color="auto"/>
            </w:tcBorders>
            <w:shd w:val="clear" w:color="auto" w:fill="BFBFBF" w:themeFill="background1" w:themeFillShade="BF"/>
          </w:tcPr>
          <w:p w:rsidR="001A5F2C" w:rsidRPr="006E7D31" w:rsidRDefault="00231691"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rsidR="001A5F2C" w:rsidRDefault="00231691" w:rsidP="004B67A2">
            <w:r>
              <w:t>The vehicle returns</w:t>
            </w:r>
            <w:r>
              <w:t xml:space="preserve"> to non-TRG behavior</w:t>
            </w:r>
          </w:p>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List of Exception Use Cases</w:t>
            </w:r>
          </w:p>
        </w:tc>
        <w:tc>
          <w:tcPr>
            <w:tcW w:w="7666" w:type="dxa"/>
            <w:tcBorders>
              <w:right w:val="single" w:sz="4" w:space="0" w:color="auto"/>
            </w:tcBorders>
            <w:shd w:val="clear" w:color="auto" w:fill="auto"/>
          </w:tcPr>
          <w:p w:rsidR="001A5F2C" w:rsidRDefault="00231691" w:rsidP="004B67A2">
            <w:r>
              <w:t>N/A</w:t>
            </w:r>
          </w:p>
          <w:p w:rsidR="001A5F2C" w:rsidRDefault="00231691" w:rsidP="004B67A2"/>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Interfaces</w:t>
            </w:r>
          </w:p>
        </w:tc>
        <w:tc>
          <w:tcPr>
            <w:tcW w:w="7666" w:type="dxa"/>
            <w:tcBorders>
              <w:right w:val="single" w:sz="4" w:space="0" w:color="auto"/>
            </w:tcBorders>
            <w:shd w:val="clear" w:color="auto" w:fill="auto"/>
          </w:tcPr>
          <w:p w:rsidR="001A5F2C" w:rsidRDefault="00231691" w:rsidP="004B67A2">
            <w:r>
              <w:t>G-HMI</w:t>
            </w:r>
          </w:p>
          <w:p w:rsidR="001A5F2C" w:rsidRDefault="00231691" w:rsidP="004B67A2">
            <w:r>
              <w:t>Vehicle System Interface</w:t>
            </w:r>
          </w:p>
        </w:tc>
      </w:tr>
    </w:tbl>
    <w:p w:rsidR="00406F39" w:rsidRDefault="00231691" w:rsidP="00952F4A">
      <w:pPr>
        <w:pStyle w:val="Heading4"/>
      </w:pPr>
      <w:r>
        <w:lastRenderedPageBreak/>
        <w:t>White Box View</w:t>
      </w:r>
    </w:p>
    <w:p w:rsidR="00406F39" w:rsidRDefault="00231691" w:rsidP="00952F4A">
      <w:pPr>
        <w:pStyle w:val="Heading5"/>
      </w:pPr>
      <w:r>
        <w:t>Activity Diagrams</w:t>
      </w:r>
    </w:p>
    <w:p w:rsidR="00406F39" w:rsidRDefault="00231691" w:rsidP="00952F4A">
      <w:pPr>
        <w:pStyle w:val="Heading6"/>
      </w:pPr>
      <w:r>
        <w:t>RVCv2-ACT-REQ-014102/A-Activate Rear View Camera (TcSE ROIN-282388-2)</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RVCv2-SD-REQ-014104/B-Activate Rear View Camera (TcSE ROIN-282316-2)</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76975" cy="2619375"/>
            <wp:effectExtent l="0" t="0" r="9525" b="9525"/>
            <wp:docPr id="1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276975" cy="2619375"/>
                    </a:xfrm>
                    <a:prstGeom prst="rect">
                      <a:avLst/>
                    </a:prstGeom>
                    <a:noFill/>
                    <a:ln w="9525">
                      <a:noFill/>
                      <a:miter lim="800000"/>
                      <a:headEnd/>
                      <a:tailEnd/>
                    </a:ln>
                  </pic:spPr>
                </pic:pic>
              </a:graphicData>
            </a:graphic>
          </wp:inline>
        </w:drawing>
      </w:r>
    </w:p>
    <w:p w:rsidR="00406F39" w:rsidRDefault="00231691" w:rsidP="00952F4A">
      <w:pPr>
        <w:pStyle w:val="Heading6"/>
      </w:pPr>
      <w:r>
        <w:t>RVCv2-ACT-REQ-014103/A-Deactivate Rear View Camera (TcSE ROIN-286992-1)</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RVCv2-SD-REQ-014105/B-Deactivate Rear View Camera (TcSE ROIN-282323-2)</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96025" cy="3086100"/>
            <wp:effectExtent l="0" t="0" r="9525" b="0"/>
            <wp:docPr id="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96025" cy="3086100"/>
                    </a:xfrm>
                    <a:prstGeom prst="rect">
                      <a:avLst/>
                    </a:prstGeom>
                    <a:noFill/>
                    <a:ln w="9525">
                      <a:noFill/>
                      <a:miter lim="800000"/>
                      <a:headEnd/>
                      <a:tailEnd/>
                    </a:ln>
                  </pic:spPr>
                </pic:pic>
              </a:graphicData>
            </a:graphic>
          </wp:inline>
        </w:drawing>
      </w:r>
    </w:p>
    <w:p w:rsidR="00406F39" w:rsidRDefault="00231691" w:rsidP="00952F4A">
      <w:pPr>
        <w:pStyle w:val="Heading5"/>
      </w:pPr>
      <w:r>
        <w:lastRenderedPageBreak/>
        <w:t>Sequence Diagrams</w:t>
      </w:r>
    </w:p>
    <w:p w:rsidR="00406F39" w:rsidRDefault="00231691" w:rsidP="00952F4A">
      <w:pPr>
        <w:pStyle w:val="Heading6"/>
      </w:pPr>
      <w:r>
        <w:t>RVCv2-SD-REQ-014104/B-Activate Rear View Camera (TcSE ROIN-282316-2)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rPr>
      </w:pPr>
      <w:r>
        <w:rPr>
          <w:rFonts w:cs="Arial"/>
        </w:rPr>
        <w:t>The user activat</w:t>
      </w:r>
      <w:r>
        <w:rPr>
          <w:rFonts w:cs="Arial"/>
        </w:rPr>
        <w:t>es the Rear View Camera (RVC) by placing the vehicle in Reverse Gear.</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HMI Display shows the RVC image</w:t>
      </w:r>
    </w:p>
    <w:p w:rsidR="00C8198D" w:rsidRDefault="00C8198D">
      <w:pPr>
        <w:ind w:left="720"/>
        <w:rPr>
          <w:rFonts w:cs="Arial"/>
        </w:rPr>
      </w:pPr>
    </w:p>
    <w:p w:rsidR="00406F39" w:rsidRPr="00760C18" w:rsidRDefault="00231691" w:rsidP="00D006E5">
      <w:pPr>
        <w:pStyle w:val="BoldText"/>
      </w:pPr>
      <w:r w:rsidRPr="00760C18">
        <w:lastRenderedPageBreak/>
        <w:t>Sequence Di</w:t>
      </w:r>
      <w:r w:rsidRPr="00760C18">
        <w:t>agram</w:t>
      </w:r>
    </w:p>
    <w:p w:rsidR="004C12D5" w:rsidRDefault="00231691" w:rsidP="00952F4A">
      <w:pPr>
        <w:jc w:val="center"/>
      </w:pPr>
      <w:r w:rsidRPr="00C23D34">
        <w:rPr>
          <w:noProof/>
        </w:rPr>
        <w:drawing>
          <wp:inline distT="0" distB="0" distL="0" distR="0">
            <wp:extent cx="4242782" cy="8272381"/>
            <wp:effectExtent l="0" t="0" r="5715" b="0"/>
            <wp:docPr id="1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9332" cy="8285151"/>
                    </a:xfrm>
                    <a:prstGeom prst="rect">
                      <a:avLst/>
                    </a:prstGeom>
                    <a:noFill/>
                    <a:ln>
                      <a:noFill/>
                    </a:ln>
                  </pic:spPr>
                </pic:pic>
              </a:graphicData>
            </a:graphic>
          </wp:inline>
        </w:drawing>
      </w:r>
    </w:p>
    <w:p w:rsidR="00406F39" w:rsidRDefault="00231691" w:rsidP="00952F4A">
      <w:pPr>
        <w:pStyle w:val="Heading6"/>
      </w:pPr>
      <w:r>
        <w:lastRenderedPageBreak/>
        <w:t>RVCv2-SD-REQ-014105/B-Deactivate Rear View Camera (TcSE ROIN-282323-2)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rPr>
      </w:pPr>
      <w:r>
        <w:rPr>
          <w:rFonts w:cs="Arial"/>
        </w:rPr>
        <w:t>The user deactivates the Rear View Camera (RVC) by taking the vehicle out o</w:t>
      </w:r>
      <w:r>
        <w:rPr>
          <w:rFonts w:cs="Arial"/>
        </w:rPr>
        <w:t>f Reverse Gear.</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HMI Display stops showing the RVC image</w:t>
      </w:r>
    </w:p>
    <w:p w:rsidR="00C8198D" w:rsidRDefault="00C8198D">
      <w:pPr>
        <w:ind w:left="720"/>
        <w:rPr>
          <w:rFonts w:cs="Arial"/>
        </w:rPr>
      </w:pPr>
    </w:p>
    <w:p w:rsidR="00406F39" w:rsidRPr="00760C18" w:rsidRDefault="00231691" w:rsidP="00D006E5">
      <w:pPr>
        <w:pStyle w:val="BoldText"/>
      </w:pPr>
      <w:r w:rsidRPr="00760C18">
        <w:lastRenderedPageBreak/>
        <w:t>Sequence Diagram</w:t>
      </w:r>
    </w:p>
    <w:p w:rsidR="008C565C" w:rsidRDefault="00231691" w:rsidP="00952F4A">
      <w:pPr>
        <w:jc w:val="center"/>
      </w:pPr>
      <w:r w:rsidRPr="00972FD2">
        <w:rPr>
          <w:noProof/>
        </w:rPr>
        <w:lastRenderedPageBreak/>
        <w:drawing>
          <wp:inline distT="0" distB="0" distL="0" distR="0">
            <wp:extent cx="5943600" cy="8672537"/>
            <wp:effectExtent l="0" t="0" r="0" b="0"/>
            <wp:docPr id="1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672537"/>
                    </a:xfrm>
                    <a:prstGeom prst="rect">
                      <a:avLst/>
                    </a:prstGeom>
                    <a:noFill/>
                    <a:ln>
                      <a:noFill/>
                    </a:ln>
                  </pic:spPr>
                </pic:pic>
              </a:graphicData>
            </a:graphic>
          </wp:inline>
        </w:drawing>
      </w:r>
    </w:p>
    <w:p w:rsidR="00406F39" w:rsidRDefault="00231691" w:rsidP="00952F4A">
      <w:pPr>
        <w:pStyle w:val="Heading3"/>
      </w:pPr>
      <w:bookmarkStart w:id="71" w:name="_Toc20921011"/>
      <w:r w:rsidRPr="00B9479B">
        <w:lastRenderedPageBreak/>
        <w:t>RVCv2-FUN-REQ-014106/A-Rear View Camera Zoom Setting (TcSE ROIN-293363)</w:t>
      </w:r>
      <w:bookmarkEnd w:id="71"/>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Use Cases</w:t>
      </w:r>
    </w:p>
    <w:p w:rsidR="00406F39" w:rsidRDefault="00231691" w:rsidP="00952F4A">
      <w:pPr>
        <w:pStyle w:val="Heading5"/>
      </w:pPr>
      <w:r>
        <w:t>RVC-UC-REQ-014107/A-Select Manual Zoom Level X (TcSE ROIN-289799)</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infotainment system is </w:t>
            </w:r>
            <w:r>
              <w:rPr>
                <w:rFonts w:cs="Arial"/>
                <w:szCs w:val="20"/>
                <w:lang w:eastAsia="zh-CN"/>
              </w:rPr>
              <w:t>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vehicle display is showing the Rear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activates Manual Zoom Mode Level X via the HMI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vehicle display continues to show the </w:t>
            </w:r>
            <w:r>
              <w:rPr>
                <w:rFonts w:cs="Arial"/>
                <w:szCs w:val="20"/>
                <w:lang w:eastAsia="zh-CN"/>
              </w:rPr>
              <w:t>Rear View Camera image.</w:t>
            </w:r>
          </w:p>
          <w:p w:rsidR="00C8198D" w:rsidRDefault="00231691">
            <w:pPr>
              <w:rPr>
                <w:rFonts w:cs="Arial"/>
                <w:szCs w:val="20"/>
                <w:lang w:eastAsia="zh-CN"/>
              </w:rPr>
            </w:pPr>
            <w:r>
              <w:rPr>
                <w:rFonts w:cs="Arial"/>
                <w:szCs w:val="20"/>
                <w:lang w:eastAsia="zh-CN"/>
              </w:rPr>
              <w:t>The vehicle display indicates that a zoom level is selected.</w:t>
            </w:r>
          </w:p>
          <w:p w:rsidR="00C8198D" w:rsidRDefault="00231691">
            <w:pPr>
              <w:rPr>
                <w:rFonts w:cs="Arial"/>
                <w:szCs w:val="20"/>
                <w:lang w:eastAsia="zh-CN"/>
              </w:rPr>
            </w:pPr>
            <w:r>
              <w:rPr>
                <w:rFonts w:cs="Arial"/>
                <w:szCs w:val="20"/>
                <w:lang w:eastAsia="zh-CN"/>
              </w:rPr>
              <w:t>The video feed from the Rear View Camera contains a zoomed-in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i/>
                <w:szCs w:val="20"/>
                <w:lang w:eastAsia="zh-CN"/>
              </w:rPr>
            </w:pPr>
            <w:r>
              <w:rPr>
                <w:rFonts w:cs="Arial"/>
                <w:i/>
                <w:szCs w:val="20"/>
                <w:lang w:eastAsia="zh-CN"/>
              </w:rPr>
              <w:t>There are three defi</w:t>
            </w:r>
            <w:r>
              <w:rPr>
                <w:rFonts w:cs="Arial"/>
                <w:i/>
                <w:szCs w:val="20"/>
                <w:lang w:eastAsia="zh-CN"/>
              </w:rPr>
              <w:t>ned zoom levels and "Level X" is used to generically designate that one of the three is selected as described in this use case.</w:t>
            </w:r>
          </w:p>
          <w:p w:rsidR="00C8198D" w:rsidRDefault="00231691">
            <w:pPr>
              <w:rPr>
                <w:rFonts w:cs="Arial"/>
                <w:szCs w:val="20"/>
                <w:lang w:eastAsia="zh-CN"/>
              </w:rPr>
            </w:pPr>
            <w:r>
              <w:rPr>
                <w:rFonts w:cs="Arial"/>
                <w:i/>
                <w:szCs w:val="20"/>
                <w:lang w:eastAsia="zh-CN"/>
              </w:rPr>
              <w:t>Refer to HMI documentation (requirements and/or screen-flow) for which level(s) of zoom will be utilized.</w:t>
            </w:r>
          </w:p>
        </w:tc>
      </w:tr>
    </w:tbl>
    <w:p w:rsidR="00C8198D" w:rsidRDefault="00C8198D">
      <w:pPr>
        <w:rPr>
          <w:rFonts w:cs="Arial"/>
          <w:szCs w:val="20"/>
        </w:rPr>
      </w:pPr>
    </w:p>
    <w:p w:rsidR="00406F39" w:rsidRDefault="00231691" w:rsidP="00952F4A">
      <w:pPr>
        <w:pStyle w:val="Heading5"/>
      </w:pPr>
      <w:r>
        <w:t>RVC-UC-REQ-014108/A-Deactivate Manual Zoom (TcSE ROIN-289802)</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w:t>
            </w:r>
            <w:r>
              <w:rPr>
                <w:rFonts w:cs="Arial"/>
                <w:szCs w:val="20"/>
                <w:lang w:eastAsia="zh-CN"/>
              </w:rPr>
              <w:t>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vehicle display is showing the Rear View Camera image with Zoom Level X selected.</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 xml:space="preserve">The user deactivates Manual Zoom Mode via HMI </w:t>
            </w:r>
            <w:r>
              <w:rPr>
                <w:rFonts w:cs="Arial"/>
                <w:szCs w:val="20"/>
                <w:lang w:eastAsia="zh-CN"/>
              </w:rPr>
              <w:t>interface.</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continues to show the Rear View Camera image.</w:t>
            </w:r>
          </w:p>
          <w:p w:rsidR="00C8198D" w:rsidRDefault="00231691">
            <w:pPr>
              <w:rPr>
                <w:rFonts w:cs="Arial"/>
                <w:szCs w:val="20"/>
                <w:lang w:eastAsia="zh-CN"/>
              </w:rPr>
            </w:pPr>
            <w:r>
              <w:rPr>
                <w:rFonts w:cs="Arial"/>
                <w:szCs w:val="20"/>
                <w:lang w:eastAsia="zh-CN"/>
              </w:rPr>
              <w:t>The vehicle display indicates that no zoom level is selected.</w:t>
            </w:r>
          </w:p>
          <w:p w:rsidR="00C8198D" w:rsidRDefault="00231691">
            <w:pPr>
              <w:rPr>
                <w:rFonts w:cs="Arial"/>
                <w:szCs w:val="20"/>
                <w:lang w:eastAsia="zh-CN"/>
              </w:rPr>
            </w:pPr>
            <w:r>
              <w:rPr>
                <w:rFonts w:cs="Arial"/>
                <w:szCs w:val="20"/>
                <w:lang w:eastAsia="zh-CN"/>
              </w:rPr>
              <w:t>The video feed from the Rear View Camera contains a normal (no zoom applied)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 xml:space="preserve">List of </w:t>
            </w:r>
            <w:r>
              <w:rPr>
                <w:rFonts w:cs="Arial"/>
                <w:b/>
                <w:szCs w:val="20"/>
                <w:lang w:eastAsia="zh-CN"/>
              </w:rPr>
              <w:t>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i/>
                <w:szCs w:val="20"/>
                <w:lang w:eastAsia="zh-CN"/>
              </w:rPr>
            </w:pPr>
            <w:r>
              <w:rPr>
                <w:rFonts w:cs="Arial"/>
                <w:i/>
                <w:szCs w:val="20"/>
                <w:lang w:eastAsia="zh-CN"/>
              </w:rPr>
              <w:t>There are three defined zoom levels and "Level X" is used to generically designate that one of the three is selected as described in this use case.</w:t>
            </w:r>
          </w:p>
          <w:p w:rsidR="00C8198D" w:rsidRDefault="00231691">
            <w:pPr>
              <w:rPr>
                <w:rFonts w:cs="Arial"/>
                <w:szCs w:val="20"/>
                <w:lang w:eastAsia="zh-CN"/>
              </w:rPr>
            </w:pPr>
            <w:r>
              <w:rPr>
                <w:rFonts w:cs="Arial"/>
                <w:i/>
                <w:szCs w:val="20"/>
                <w:lang w:eastAsia="zh-CN"/>
              </w:rPr>
              <w:t>Refer to HMI documentation (require</w:t>
            </w:r>
            <w:r>
              <w:rPr>
                <w:rFonts w:cs="Arial"/>
                <w:i/>
                <w:szCs w:val="20"/>
                <w:lang w:eastAsia="zh-CN"/>
              </w:rPr>
              <w:t>ments and/or screen-flow) for which level(s) of zoom will be utilized.</w:t>
            </w:r>
          </w:p>
        </w:tc>
      </w:tr>
    </w:tbl>
    <w:p w:rsidR="00C8198D" w:rsidRDefault="00C8198D">
      <w:pPr>
        <w:rPr>
          <w:rFonts w:cs="Arial"/>
          <w:szCs w:val="20"/>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RVCv2-ACT-REQ-014109/A-Manual Zoom (TcSE ROIN-282390-1)</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RVCv2-SD-REQ-014110/A-Manual Zoom (TcSE ROIN-282356-1)</w:t>
      </w:r>
    </w:p>
    <w:p w:rsidR="00406F39" w:rsidRPr="00760C18" w:rsidRDefault="00231691" w:rsidP="00D006E5">
      <w:pPr>
        <w:pStyle w:val="BoldText"/>
      </w:pPr>
      <w:r w:rsidRPr="00760C18">
        <w:lastRenderedPageBreak/>
        <w:t>Activity Diagram</w:t>
      </w:r>
    </w:p>
    <w:p w:rsidR="00C8198D" w:rsidRDefault="00231691" w:rsidP="00952F4A">
      <w:pPr>
        <w:jc w:val="center"/>
      </w:pPr>
      <w:r>
        <w:rPr>
          <w:noProof/>
        </w:rPr>
        <w:drawing>
          <wp:inline distT="0" distB="0" distL="0" distR="0">
            <wp:extent cx="6276975" cy="3800475"/>
            <wp:effectExtent l="0" t="0" r="9525" b="9525"/>
            <wp:docPr id="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276975" cy="3800475"/>
                    </a:xfrm>
                    <a:prstGeom prst="rect">
                      <a:avLst/>
                    </a:prstGeom>
                    <a:noFill/>
                    <a:ln w="9525">
                      <a:noFill/>
                      <a:miter lim="800000"/>
                      <a:headEnd/>
                      <a:tailEnd/>
                    </a:ln>
                  </pic:spPr>
                </pic:pic>
              </a:graphicData>
            </a:graphic>
          </wp:inline>
        </w:drawing>
      </w:r>
    </w:p>
    <w:p w:rsidR="00406F39" w:rsidRDefault="00231691" w:rsidP="00952F4A">
      <w:pPr>
        <w:pStyle w:val="Heading5"/>
      </w:pPr>
      <w:r>
        <w:t>Sequence Diagrams</w:t>
      </w:r>
    </w:p>
    <w:p w:rsidR="00406F39" w:rsidRDefault="00231691" w:rsidP="00952F4A">
      <w:pPr>
        <w:pStyle w:val="Heading6"/>
      </w:pPr>
      <w:r>
        <w:t>RVCv2-SD-REQ-014110/A-Manual Zoom (TcSE ROIN-282356-1)</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The user changes the manual zoom level settin</w:t>
      </w:r>
      <w:r>
        <w:rPr>
          <w:rFonts w:cs="Arial"/>
          <w:szCs w:val="20"/>
        </w:rPr>
        <w:t>g via the HMI interface.</w:t>
      </w:r>
    </w:p>
    <w:p w:rsidR="00C8198D" w:rsidRDefault="00C8198D">
      <w:pPr>
        <w:ind w:left="720"/>
        <w:rPr>
          <w:rFonts w:cs="Arial"/>
          <w:szCs w:val="20"/>
        </w:rPr>
      </w:pPr>
    </w:p>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HMI Display is showing RVC Image.</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szCs w:val="20"/>
        </w:rPr>
      </w:pPr>
      <w:r>
        <w:rPr>
          <w:rFonts w:cs="Arial"/>
          <w:szCs w:val="20"/>
        </w:rPr>
        <w:t>The HMI display is showing the Rear Video Camera image that reflects the updated zoom setting.</w:t>
      </w:r>
    </w:p>
    <w:p w:rsidR="00C8198D" w:rsidRDefault="00C8198D">
      <w:pPr>
        <w:ind w:left="720"/>
        <w:rPr>
          <w:rFonts w:cs="Arial"/>
          <w:szCs w:val="20"/>
        </w:rPr>
      </w:pPr>
    </w:p>
    <w:p w:rsidR="00406F39" w:rsidRPr="00760C18" w:rsidRDefault="00231691" w:rsidP="00D006E5">
      <w:pPr>
        <w:pStyle w:val="BoldText"/>
      </w:pPr>
      <w:r w:rsidRPr="00760C18">
        <w:lastRenderedPageBreak/>
        <w:t>Sequence Diagram</w:t>
      </w:r>
    </w:p>
    <w:p w:rsidR="00C8198D" w:rsidRDefault="00231691" w:rsidP="00952F4A">
      <w:pPr>
        <w:jc w:val="center"/>
      </w:pPr>
      <w:r>
        <w:rPr>
          <w:noProof/>
        </w:rPr>
        <w:drawing>
          <wp:inline distT="0" distB="0" distL="0" distR="0">
            <wp:extent cx="5010150" cy="8010525"/>
            <wp:effectExtent l="0" t="0" r="0" b="9525"/>
            <wp:docPr id="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10150" cy="8010525"/>
                    </a:xfrm>
                    <a:prstGeom prst="rect">
                      <a:avLst/>
                    </a:prstGeom>
                    <a:noFill/>
                    <a:ln w="9525">
                      <a:noFill/>
                      <a:miter lim="800000"/>
                      <a:headEnd/>
                      <a:tailEnd/>
                    </a:ln>
                  </pic:spPr>
                </pic:pic>
              </a:graphicData>
            </a:graphic>
          </wp:inline>
        </w:drawing>
      </w:r>
    </w:p>
    <w:p w:rsidR="00406F39" w:rsidRDefault="00231691" w:rsidP="00952F4A">
      <w:pPr>
        <w:pStyle w:val="Heading3"/>
      </w:pPr>
      <w:bookmarkStart w:id="72" w:name="_Toc20921012"/>
      <w:r w:rsidRPr="00B9479B">
        <w:lastRenderedPageBreak/>
        <w:t>RVCv3-FUN-REQ-127106/A-Rear View Camera Zoom Setting v3</w:t>
      </w:r>
      <w:bookmarkEnd w:id="72"/>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Use Cases</w:t>
      </w:r>
    </w:p>
    <w:p w:rsidR="00406F39" w:rsidRDefault="00231691" w:rsidP="00952F4A">
      <w:pPr>
        <w:pStyle w:val="Heading5"/>
      </w:pPr>
      <w:r>
        <w:t>RVCv3-UC-REQ-128173/A-Press Zoom Button from Rear 360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722473" w:rsidTr="00831CF5">
        <w:trPr>
          <w:jc w:val="center"/>
        </w:trPr>
        <w:tc>
          <w:tcPr>
            <w:tcW w:w="1910" w:type="dxa"/>
            <w:shd w:val="clear" w:color="auto" w:fill="BFBFBF" w:themeFill="background1" w:themeFillShade="BF"/>
          </w:tcPr>
          <w:p w:rsidR="00722473" w:rsidRPr="006E7D31" w:rsidRDefault="00231691" w:rsidP="00BD797D">
            <w:pPr>
              <w:rPr>
                <w:b/>
              </w:rPr>
            </w:pPr>
            <w:r w:rsidRPr="006E7D31">
              <w:rPr>
                <w:b/>
              </w:rPr>
              <w:t>Actors</w:t>
            </w:r>
          </w:p>
        </w:tc>
        <w:tc>
          <w:tcPr>
            <w:tcW w:w="7666" w:type="dxa"/>
          </w:tcPr>
          <w:p w:rsidR="00722473" w:rsidRDefault="00231691" w:rsidP="00BD797D">
            <w:r>
              <w:t>Vehicle Occupant</w:t>
            </w:r>
          </w:p>
        </w:tc>
      </w:tr>
      <w:tr w:rsidR="00722473" w:rsidTr="00831CF5">
        <w:trPr>
          <w:jc w:val="center"/>
        </w:trPr>
        <w:tc>
          <w:tcPr>
            <w:tcW w:w="1910" w:type="dxa"/>
            <w:tcBorders>
              <w:bottom w:val="single" w:sz="4" w:space="0" w:color="auto"/>
            </w:tcBorders>
            <w:shd w:val="clear" w:color="auto" w:fill="BFBFBF" w:themeFill="background1" w:themeFillShade="BF"/>
          </w:tcPr>
          <w:p w:rsidR="00722473" w:rsidRPr="006E7D31" w:rsidRDefault="00231691" w:rsidP="00BD797D">
            <w:pPr>
              <w:rPr>
                <w:b/>
              </w:rPr>
            </w:pPr>
            <w:r>
              <w:rPr>
                <w:b/>
              </w:rPr>
              <w:t>Pre-c</w:t>
            </w:r>
            <w:r w:rsidRPr="006E7D31">
              <w:rPr>
                <w:b/>
              </w:rPr>
              <w:t>onditions</w:t>
            </w:r>
          </w:p>
        </w:tc>
        <w:tc>
          <w:tcPr>
            <w:tcW w:w="7666" w:type="dxa"/>
            <w:tcBorders>
              <w:bottom w:val="single" w:sz="4" w:space="0" w:color="auto"/>
            </w:tcBorders>
          </w:tcPr>
          <w:p w:rsidR="00174913" w:rsidRDefault="00231691" w:rsidP="00174913">
            <w:pPr>
              <w:numPr>
                <w:ilvl w:val="0"/>
                <w:numId w:val="178"/>
              </w:numPr>
            </w:pPr>
            <w:r>
              <w:t>The vehicle is  configured with Multicamera</w:t>
            </w:r>
          </w:p>
          <w:p w:rsidR="00722473" w:rsidRDefault="00231691" w:rsidP="00174913">
            <w:pPr>
              <w:numPr>
                <w:ilvl w:val="0"/>
                <w:numId w:val="178"/>
              </w:numPr>
            </w:pPr>
            <w:r>
              <w:t>The vehicle is  in RUN/START</w:t>
            </w:r>
          </w:p>
          <w:p w:rsidR="00722473" w:rsidRDefault="00231691" w:rsidP="00BD797D">
            <w:pPr>
              <w:numPr>
                <w:ilvl w:val="0"/>
                <w:numId w:val="178"/>
              </w:numPr>
            </w:pPr>
            <w:r>
              <w:t xml:space="preserve">In reverse and  in Multicamera RVC view </w:t>
            </w:r>
          </w:p>
        </w:tc>
      </w:tr>
      <w:tr w:rsidR="00722473" w:rsidTr="00831CF5">
        <w:trPr>
          <w:jc w:val="center"/>
        </w:trPr>
        <w:tc>
          <w:tcPr>
            <w:tcW w:w="1910" w:type="dxa"/>
            <w:tcBorders>
              <w:left w:val="single" w:sz="4" w:space="0" w:color="auto"/>
            </w:tcBorders>
            <w:shd w:val="clear" w:color="auto" w:fill="BFBFBF" w:themeFill="background1" w:themeFillShade="BF"/>
          </w:tcPr>
          <w:p w:rsidR="00722473" w:rsidRPr="006E7D31" w:rsidRDefault="00231691" w:rsidP="00BD797D">
            <w:pPr>
              <w:rPr>
                <w:b/>
              </w:rPr>
            </w:pPr>
            <w:r w:rsidRPr="006E7D31">
              <w:rPr>
                <w:b/>
              </w:rPr>
              <w:t>Scenario Description</w:t>
            </w:r>
          </w:p>
        </w:tc>
        <w:tc>
          <w:tcPr>
            <w:tcW w:w="7666" w:type="dxa"/>
            <w:tcBorders>
              <w:right w:val="single" w:sz="4" w:space="0" w:color="auto"/>
            </w:tcBorders>
            <w:shd w:val="clear" w:color="auto" w:fill="auto"/>
          </w:tcPr>
          <w:p w:rsidR="00722473" w:rsidRDefault="00231691" w:rsidP="00444268">
            <w:r>
              <w:t>The driver press</w:t>
            </w:r>
            <w:r>
              <w:t>es</w:t>
            </w:r>
            <w:r>
              <w:t xml:space="preserve"> the Zoom button</w:t>
            </w:r>
          </w:p>
          <w:p w:rsidR="00722473" w:rsidRPr="00482CB9" w:rsidRDefault="00231691" w:rsidP="00444268"/>
        </w:tc>
      </w:tr>
      <w:tr w:rsidR="00722473" w:rsidTr="00831CF5">
        <w:trPr>
          <w:jc w:val="center"/>
        </w:trPr>
        <w:tc>
          <w:tcPr>
            <w:tcW w:w="1910" w:type="dxa"/>
            <w:tcBorders>
              <w:left w:val="single" w:sz="4" w:space="0" w:color="auto"/>
              <w:bottom w:val="single" w:sz="4" w:space="0" w:color="auto"/>
            </w:tcBorders>
            <w:shd w:val="clear" w:color="auto" w:fill="BFBFBF" w:themeFill="background1" w:themeFillShade="BF"/>
          </w:tcPr>
          <w:p w:rsidR="00722473" w:rsidRPr="006E7D31" w:rsidRDefault="00231691"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rsidR="00BD797D" w:rsidRDefault="00231691" w:rsidP="00444268">
            <w:r>
              <w:t>The RVC zoom view appears with  Multicamera view still being highlighted</w:t>
            </w:r>
          </w:p>
        </w:tc>
      </w:tr>
      <w:tr w:rsidR="00722473" w:rsidTr="00831CF5">
        <w:trPr>
          <w:jc w:val="center"/>
        </w:trPr>
        <w:tc>
          <w:tcPr>
            <w:tcW w:w="1910" w:type="dxa"/>
            <w:tcBorders>
              <w:left w:val="single" w:sz="4" w:space="0" w:color="auto"/>
            </w:tcBorders>
            <w:shd w:val="clear" w:color="auto" w:fill="BFBFBF" w:themeFill="background1" w:themeFillShade="BF"/>
          </w:tcPr>
          <w:p w:rsidR="00722473" w:rsidRPr="006E7D31" w:rsidRDefault="00231691" w:rsidP="00BD797D">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xml:space="preserve">– </w:t>
            </w:r>
            <w:r>
              <w:t>Vehicle is not RUN/START</w:t>
            </w:r>
          </w:p>
          <w:p w:rsidR="00261876" w:rsidRDefault="00231691" w:rsidP="00261876">
            <w:r>
              <w:t>E2 – Loss of communication with Camera Server</w:t>
            </w:r>
          </w:p>
          <w:p w:rsidR="00722473" w:rsidRDefault="00231691" w:rsidP="00261876">
            <w:r>
              <w:t>E3 – Valid camera video signal not present</w:t>
            </w:r>
          </w:p>
        </w:tc>
      </w:tr>
      <w:tr w:rsidR="00722473" w:rsidTr="00831CF5">
        <w:trPr>
          <w:jc w:val="center"/>
        </w:trPr>
        <w:tc>
          <w:tcPr>
            <w:tcW w:w="1910" w:type="dxa"/>
            <w:tcBorders>
              <w:left w:val="single" w:sz="4" w:space="0" w:color="auto"/>
            </w:tcBorders>
            <w:shd w:val="clear" w:color="auto" w:fill="BFBFBF" w:themeFill="background1" w:themeFillShade="BF"/>
          </w:tcPr>
          <w:p w:rsidR="00722473" w:rsidRPr="006E7D31" w:rsidRDefault="00231691" w:rsidP="00BD797D">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722473" w:rsidRDefault="00231691" w:rsidP="0098500F">
            <w:r>
              <w:t>Vehicle System Interface</w:t>
            </w:r>
          </w:p>
        </w:tc>
      </w:tr>
    </w:tbl>
    <w:p w:rsidR="00697849" w:rsidRDefault="00231691"/>
    <w:p w:rsidR="00406F39" w:rsidRDefault="00231691" w:rsidP="00952F4A">
      <w:pPr>
        <w:pStyle w:val="Heading5"/>
      </w:pPr>
      <w:r>
        <w:t>RVCv3-UC-REQ-128176/A-Press Zoom Button from Rear Normal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BB7622" w:rsidTr="00144F86">
        <w:trPr>
          <w:jc w:val="center"/>
        </w:trPr>
        <w:tc>
          <w:tcPr>
            <w:tcW w:w="1910" w:type="dxa"/>
            <w:shd w:val="clear" w:color="auto" w:fill="BFBFBF" w:themeFill="background1" w:themeFillShade="BF"/>
          </w:tcPr>
          <w:p w:rsidR="00BB7622" w:rsidRPr="006E7D31" w:rsidRDefault="00231691" w:rsidP="00B82DBB">
            <w:pPr>
              <w:rPr>
                <w:b/>
              </w:rPr>
            </w:pPr>
            <w:r w:rsidRPr="006E7D31">
              <w:rPr>
                <w:b/>
              </w:rPr>
              <w:t>Actors</w:t>
            </w:r>
          </w:p>
        </w:tc>
        <w:tc>
          <w:tcPr>
            <w:tcW w:w="7666" w:type="dxa"/>
          </w:tcPr>
          <w:p w:rsidR="00BB7622" w:rsidRDefault="00231691" w:rsidP="00B82DBB">
            <w:r>
              <w:t>Vehicle Occupant</w:t>
            </w:r>
          </w:p>
        </w:tc>
      </w:tr>
      <w:tr w:rsidR="00BB7622" w:rsidTr="00144F86">
        <w:trPr>
          <w:jc w:val="center"/>
        </w:trPr>
        <w:tc>
          <w:tcPr>
            <w:tcW w:w="1910" w:type="dxa"/>
            <w:tcBorders>
              <w:bottom w:val="single" w:sz="4" w:space="0" w:color="auto"/>
            </w:tcBorders>
            <w:shd w:val="clear" w:color="auto" w:fill="BFBFBF" w:themeFill="background1" w:themeFillShade="BF"/>
          </w:tcPr>
          <w:p w:rsidR="00BB7622" w:rsidRPr="006E7D31" w:rsidRDefault="00231691" w:rsidP="00B82DBB">
            <w:pPr>
              <w:rPr>
                <w:b/>
              </w:rPr>
            </w:pPr>
            <w:r>
              <w:rPr>
                <w:b/>
              </w:rPr>
              <w:t>Pre-c</w:t>
            </w:r>
            <w:r w:rsidRPr="006E7D31">
              <w:rPr>
                <w:b/>
              </w:rPr>
              <w:t>onditions</w:t>
            </w:r>
          </w:p>
        </w:tc>
        <w:tc>
          <w:tcPr>
            <w:tcW w:w="7666" w:type="dxa"/>
            <w:tcBorders>
              <w:bottom w:val="single" w:sz="4" w:space="0" w:color="auto"/>
            </w:tcBorders>
          </w:tcPr>
          <w:p w:rsidR="00174913" w:rsidRDefault="00231691" w:rsidP="00174913">
            <w:pPr>
              <w:numPr>
                <w:ilvl w:val="0"/>
                <w:numId w:val="179"/>
              </w:numPr>
            </w:pPr>
            <w:r>
              <w:t>The vehicle is</w:t>
            </w:r>
            <w:r>
              <w:t xml:space="preserve"> configured with camera</w:t>
            </w:r>
          </w:p>
          <w:p w:rsidR="00A46208" w:rsidRDefault="00231691" w:rsidP="00174913">
            <w:pPr>
              <w:numPr>
                <w:ilvl w:val="0"/>
                <w:numId w:val="179"/>
              </w:numPr>
            </w:pPr>
            <w:r>
              <w:t>The vehicle is</w:t>
            </w:r>
            <w:r>
              <w:t xml:space="preserve"> in RUN/START</w:t>
            </w:r>
          </w:p>
          <w:p w:rsidR="00BB7622" w:rsidRDefault="00231691" w:rsidP="00A46208">
            <w:pPr>
              <w:numPr>
                <w:ilvl w:val="0"/>
                <w:numId w:val="179"/>
              </w:numPr>
            </w:pPr>
            <w:r>
              <w:t>RVC view shown</w:t>
            </w:r>
          </w:p>
        </w:tc>
      </w:tr>
      <w:tr w:rsidR="00BB7622" w:rsidTr="00144F86">
        <w:trPr>
          <w:jc w:val="center"/>
        </w:trPr>
        <w:tc>
          <w:tcPr>
            <w:tcW w:w="1910" w:type="dxa"/>
            <w:tcBorders>
              <w:left w:val="single" w:sz="4" w:space="0" w:color="auto"/>
            </w:tcBorders>
            <w:shd w:val="clear" w:color="auto" w:fill="BFBFBF" w:themeFill="background1" w:themeFillShade="BF"/>
          </w:tcPr>
          <w:p w:rsidR="00BB7622"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A46208" w:rsidRDefault="00231691" w:rsidP="00CD3ADE">
            <w:r>
              <w:t>The Driver press</w:t>
            </w:r>
            <w:r>
              <w:t>es</w:t>
            </w:r>
            <w:r>
              <w:t xml:space="preserve"> the Zoom button</w:t>
            </w:r>
          </w:p>
          <w:p w:rsidR="00482CB9" w:rsidRPr="00482CB9" w:rsidRDefault="00231691" w:rsidP="00CD3ADE"/>
        </w:tc>
      </w:tr>
      <w:tr w:rsidR="00BB7622" w:rsidTr="00144F86">
        <w:trPr>
          <w:jc w:val="center"/>
        </w:trPr>
        <w:tc>
          <w:tcPr>
            <w:tcW w:w="1910" w:type="dxa"/>
            <w:tcBorders>
              <w:left w:val="single" w:sz="4" w:space="0" w:color="auto"/>
              <w:bottom w:val="single" w:sz="4" w:space="0" w:color="auto"/>
            </w:tcBorders>
            <w:shd w:val="clear" w:color="auto" w:fill="BFBFBF" w:themeFill="background1" w:themeFillShade="BF"/>
          </w:tcPr>
          <w:p w:rsidR="00BB7622"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BB7622" w:rsidRDefault="00231691" w:rsidP="00482CB9">
            <w:r>
              <w:t>The RVC zoom view appears</w:t>
            </w:r>
          </w:p>
          <w:p w:rsidR="00C51276" w:rsidRDefault="00231691" w:rsidP="00CD3ADE"/>
        </w:tc>
      </w:tr>
      <w:tr w:rsidR="00B82DBB" w:rsidTr="00144F86">
        <w:trPr>
          <w:jc w:val="center"/>
        </w:trPr>
        <w:tc>
          <w:tcPr>
            <w:tcW w:w="1910" w:type="dxa"/>
            <w:tcBorders>
              <w:left w:val="single" w:sz="4" w:space="0" w:color="auto"/>
            </w:tcBorders>
            <w:shd w:val="clear" w:color="auto" w:fill="BFBFBF" w:themeFill="background1" w:themeFillShade="BF"/>
          </w:tcPr>
          <w:p w:rsidR="00B82DB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A46208" w:rsidRDefault="00231691" w:rsidP="00261876">
            <w:r>
              <w:t>E3 – Valid</w:t>
            </w:r>
            <w:r>
              <w:t xml:space="preserve"> camera video signal not present</w:t>
            </w:r>
          </w:p>
        </w:tc>
      </w:tr>
      <w:tr w:rsidR="00BB7622" w:rsidTr="00144F86">
        <w:trPr>
          <w:jc w:val="center"/>
        </w:trPr>
        <w:tc>
          <w:tcPr>
            <w:tcW w:w="1910" w:type="dxa"/>
            <w:tcBorders>
              <w:left w:val="single" w:sz="4" w:space="0" w:color="auto"/>
            </w:tcBorders>
            <w:shd w:val="clear" w:color="auto" w:fill="BFBFBF" w:themeFill="background1" w:themeFillShade="BF"/>
          </w:tcPr>
          <w:p w:rsidR="00BB7622"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BB7622" w:rsidRDefault="00231691" w:rsidP="0098500F">
            <w:r>
              <w:t>Vehicle System Interface</w:t>
            </w:r>
          </w:p>
        </w:tc>
      </w:tr>
    </w:tbl>
    <w:p w:rsidR="00236FA4" w:rsidRDefault="00231691"/>
    <w:p w:rsidR="00406F39" w:rsidRDefault="00231691" w:rsidP="00952F4A">
      <w:pPr>
        <w:pStyle w:val="Heading5"/>
      </w:pPr>
      <w:r>
        <w:t>RVCv3-UC-REQ-128179/A-Press Zoom Button from CHMSL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05303E" w:rsidTr="00A9360D">
        <w:trPr>
          <w:jc w:val="center"/>
        </w:trPr>
        <w:tc>
          <w:tcPr>
            <w:tcW w:w="1910" w:type="dxa"/>
            <w:shd w:val="clear" w:color="auto" w:fill="BFBFBF" w:themeFill="background1" w:themeFillShade="BF"/>
          </w:tcPr>
          <w:p w:rsidR="0005303E" w:rsidRPr="006E7D31" w:rsidRDefault="00231691" w:rsidP="00B82DBB">
            <w:pPr>
              <w:rPr>
                <w:b/>
              </w:rPr>
            </w:pPr>
            <w:r w:rsidRPr="006E7D31">
              <w:rPr>
                <w:b/>
              </w:rPr>
              <w:t>Actors</w:t>
            </w:r>
          </w:p>
        </w:tc>
        <w:tc>
          <w:tcPr>
            <w:tcW w:w="7666" w:type="dxa"/>
          </w:tcPr>
          <w:p w:rsidR="0005303E" w:rsidRDefault="00231691" w:rsidP="00B82DBB">
            <w:r>
              <w:t>Vehicle Occupant</w:t>
            </w:r>
          </w:p>
        </w:tc>
      </w:tr>
      <w:tr w:rsidR="00D35E25" w:rsidTr="00A9360D">
        <w:trPr>
          <w:jc w:val="center"/>
        </w:trPr>
        <w:tc>
          <w:tcPr>
            <w:tcW w:w="1910" w:type="dxa"/>
            <w:tcBorders>
              <w:bottom w:val="single" w:sz="4" w:space="0" w:color="auto"/>
            </w:tcBorders>
            <w:shd w:val="clear" w:color="auto" w:fill="BFBFBF" w:themeFill="background1" w:themeFillShade="BF"/>
          </w:tcPr>
          <w:p w:rsidR="00D35E25" w:rsidRPr="006E7D31" w:rsidRDefault="00231691" w:rsidP="00B82DBB">
            <w:pPr>
              <w:rPr>
                <w:b/>
              </w:rPr>
            </w:pPr>
            <w:r>
              <w:rPr>
                <w:b/>
              </w:rPr>
              <w:t>Pre-c</w:t>
            </w:r>
            <w:r w:rsidRPr="006E7D31">
              <w:rPr>
                <w:b/>
              </w:rPr>
              <w:t>onditions</w:t>
            </w:r>
          </w:p>
        </w:tc>
        <w:tc>
          <w:tcPr>
            <w:tcW w:w="7666" w:type="dxa"/>
            <w:tcBorders>
              <w:bottom w:val="single" w:sz="4" w:space="0" w:color="auto"/>
            </w:tcBorders>
          </w:tcPr>
          <w:p w:rsidR="00DD4A7D" w:rsidRDefault="00231691" w:rsidP="00DD4A7D">
            <w:pPr>
              <w:numPr>
                <w:ilvl w:val="0"/>
                <w:numId w:val="180"/>
              </w:numPr>
            </w:pPr>
            <w:r>
              <w:t>The vehicke  is configured  with CHMSL camera</w:t>
            </w:r>
          </w:p>
          <w:p w:rsidR="00DD4A7D" w:rsidRDefault="00231691" w:rsidP="00DD4A7D">
            <w:pPr>
              <w:numPr>
                <w:ilvl w:val="0"/>
                <w:numId w:val="180"/>
              </w:numPr>
            </w:pPr>
            <w:r>
              <w:t>The vehicle is  in Run/Start</w:t>
            </w:r>
          </w:p>
          <w:p w:rsidR="00DD4A7D" w:rsidRDefault="00231691" w:rsidP="00DD4A7D">
            <w:pPr>
              <w:numPr>
                <w:ilvl w:val="0"/>
                <w:numId w:val="180"/>
              </w:numPr>
            </w:pPr>
            <w:r>
              <w:t xml:space="preserve"> The vehicle in Reverse </w:t>
            </w:r>
          </w:p>
          <w:p w:rsidR="00D35E25" w:rsidRDefault="00231691" w:rsidP="00722473">
            <w:pPr>
              <w:numPr>
                <w:ilvl w:val="0"/>
                <w:numId w:val="180"/>
              </w:numPr>
            </w:pPr>
            <w:r>
              <w:t>CHMSL View is shown</w:t>
            </w:r>
          </w:p>
        </w:tc>
      </w:tr>
      <w:tr w:rsidR="00D35E25" w:rsidTr="00A9360D">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D35E25" w:rsidRDefault="00231691" w:rsidP="00A9360D">
            <w:r>
              <w:t>The driver presses Zoom Button</w:t>
            </w:r>
          </w:p>
          <w:p w:rsidR="00D35E25" w:rsidRPr="00482CB9" w:rsidRDefault="00231691" w:rsidP="00CC6A64">
            <w:pPr>
              <w:ind w:left="360"/>
            </w:pPr>
          </w:p>
        </w:tc>
      </w:tr>
      <w:tr w:rsidR="00D35E25" w:rsidTr="00A9360D">
        <w:trPr>
          <w:jc w:val="center"/>
        </w:trPr>
        <w:tc>
          <w:tcPr>
            <w:tcW w:w="1910" w:type="dxa"/>
            <w:tcBorders>
              <w:left w:val="single" w:sz="4" w:space="0" w:color="auto"/>
              <w:bottom w:val="single" w:sz="4" w:space="0" w:color="auto"/>
            </w:tcBorders>
            <w:shd w:val="clear" w:color="auto" w:fill="BFBFBF" w:themeFill="background1" w:themeFillShade="BF"/>
          </w:tcPr>
          <w:p w:rsidR="00D35E25"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D35E25" w:rsidRDefault="00231691" w:rsidP="0005303E">
            <w:r>
              <w:t>CHMSL Zoom  view appears</w:t>
            </w:r>
          </w:p>
        </w:tc>
      </w:tr>
      <w:tr w:rsidR="00D35E25" w:rsidTr="00A9360D">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D35E25" w:rsidRDefault="00231691" w:rsidP="00261876">
            <w:r>
              <w:t>E3 – Valid camera video signal not present</w:t>
            </w:r>
          </w:p>
        </w:tc>
      </w:tr>
      <w:tr w:rsidR="0005303E" w:rsidTr="00A9360D">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05303E" w:rsidRDefault="00231691" w:rsidP="0098500F">
            <w:r>
              <w:t>Vehicle System Interface</w:t>
            </w:r>
          </w:p>
        </w:tc>
      </w:tr>
    </w:tbl>
    <w:p w:rsidR="006C17ED" w:rsidRDefault="00231691"/>
    <w:p w:rsidR="00406F39" w:rsidRDefault="00231691" w:rsidP="00952F4A">
      <w:pPr>
        <w:pStyle w:val="Heading5"/>
      </w:pPr>
      <w:r>
        <w:lastRenderedPageBreak/>
        <w:t>RVCv3-UC-REQ-128188/A-Press Rear 360 Unzoom</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71D36" w:rsidTr="000A5477">
        <w:trPr>
          <w:jc w:val="center"/>
        </w:trPr>
        <w:tc>
          <w:tcPr>
            <w:tcW w:w="1910" w:type="dxa"/>
            <w:shd w:val="clear" w:color="auto" w:fill="BFBFBF" w:themeFill="background1" w:themeFillShade="BF"/>
          </w:tcPr>
          <w:p w:rsidR="00571D36" w:rsidRPr="006E7D31" w:rsidRDefault="00231691" w:rsidP="00104F72">
            <w:pPr>
              <w:rPr>
                <w:b/>
              </w:rPr>
            </w:pPr>
            <w:r w:rsidRPr="006E7D31">
              <w:rPr>
                <w:b/>
              </w:rPr>
              <w:t>Actors</w:t>
            </w:r>
          </w:p>
        </w:tc>
        <w:tc>
          <w:tcPr>
            <w:tcW w:w="7666" w:type="dxa"/>
          </w:tcPr>
          <w:p w:rsidR="00571D36" w:rsidRDefault="00231691" w:rsidP="00104F72">
            <w:r>
              <w:t>Vehicle Occu</w:t>
            </w:r>
            <w:r>
              <w:t>pant</w:t>
            </w:r>
          </w:p>
        </w:tc>
      </w:tr>
      <w:tr w:rsidR="00571D36" w:rsidTr="000A5477">
        <w:trPr>
          <w:jc w:val="center"/>
        </w:trPr>
        <w:tc>
          <w:tcPr>
            <w:tcW w:w="1910" w:type="dxa"/>
            <w:tcBorders>
              <w:bottom w:val="single" w:sz="4" w:space="0" w:color="auto"/>
            </w:tcBorders>
            <w:shd w:val="clear" w:color="auto" w:fill="BFBFBF" w:themeFill="background1" w:themeFillShade="BF"/>
          </w:tcPr>
          <w:p w:rsidR="00571D36" w:rsidRPr="006E7D31" w:rsidRDefault="00231691" w:rsidP="00104F72">
            <w:pPr>
              <w:rPr>
                <w:b/>
              </w:rPr>
            </w:pPr>
            <w:r>
              <w:rPr>
                <w:b/>
              </w:rPr>
              <w:t>Pre-c</w:t>
            </w:r>
            <w:r w:rsidRPr="006E7D31">
              <w:rPr>
                <w:b/>
              </w:rPr>
              <w:t>onditions</w:t>
            </w:r>
          </w:p>
        </w:tc>
        <w:tc>
          <w:tcPr>
            <w:tcW w:w="7666" w:type="dxa"/>
            <w:tcBorders>
              <w:bottom w:val="single" w:sz="4" w:space="0" w:color="auto"/>
            </w:tcBorders>
          </w:tcPr>
          <w:p w:rsidR="00571D36" w:rsidRDefault="00231691" w:rsidP="00104F72">
            <w:pPr>
              <w:numPr>
                <w:ilvl w:val="0"/>
                <w:numId w:val="181"/>
              </w:numPr>
            </w:pPr>
            <w:r>
              <w:t>The vehicle is configured with Multicamera</w:t>
            </w:r>
          </w:p>
          <w:p w:rsidR="00571D36" w:rsidRDefault="00231691" w:rsidP="00571D36">
            <w:pPr>
              <w:numPr>
                <w:ilvl w:val="0"/>
                <w:numId w:val="181"/>
              </w:numPr>
            </w:pPr>
            <w:r>
              <w:t>The vehicle  is in Run/Start</w:t>
            </w:r>
          </w:p>
          <w:p w:rsidR="00571D36" w:rsidRDefault="00231691" w:rsidP="00571D36">
            <w:pPr>
              <w:numPr>
                <w:ilvl w:val="0"/>
                <w:numId w:val="181"/>
              </w:numPr>
            </w:pPr>
            <w:r>
              <w:t>Rear Zoom Shown  (from Rear Multicamera)</w:t>
            </w:r>
          </w:p>
        </w:tc>
      </w:tr>
      <w:tr w:rsidR="00571D36" w:rsidTr="000A5477">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571D36" w:rsidRDefault="00231691" w:rsidP="0009724C">
            <w:r>
              <w:t>The driver presses soft Button to unzoom</w:t>
            </w:r>
          </w:p>
          <w:p w:rsidR="00571D36" w:rsidRPr="00482CB9" w:rsidRDefault="00231691" w:rsidP="0009724C">
            <w:pPr>
              <w:ind w:left="360"/>
            </w:pPr>
            <w:r>
              <w:br/>
            </w:r>
          </w:p>
        </w:tc>
      </w:tr>
      <w:tr w:rsidR="00571D36" w:rsidTr="000A5477">
        <w:trPr>
          <w:jc w:val="center"/>
        </w:trPr>
        <w:tc>
          <w:tcPr>
            <w:tcW w:w="1910" w:type="dxa"/>
            <w:tcBorders>
              <w:left w:val="single" w:sz="4" w:space="0" w:color="auto"/>
              <w:bottom w:val="single" w:sz="4" w:space="0" w:color="auto"/>
            </w:tcBorders>
            <w:shd w:val="clear" w:color="auto" w:fill="BFBFBF" w:themeFill="background1" w:themeFillShade="BF"/>
          </w:tcPr>
          <w:p w:rsidR="00571D36"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571D36" w:rsidRDefault="00231691" w:rsidP="00104F72">
            <w:r>
              <w:t>Rear Multicamera shows</w:t>
            </w:r>
          </w:p>
        </w:tc>
      </w:tr>
      <w:tr w:rsidR="00571D36" w:rsidTr="000A5477">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 xml:space="preserve">List of </w:t>
            </w:r>
            <w:r w:rsidRPr="006E7D31">
              <w:rPr>
                <w:b/>
              </w:rPr>
              <w:t>Exception Use Cases</w:t>
            </w:r>
          </w:p>
        </w:tc>
        <w:tc>
          <w:tcPr>
            <w:tcW w:w="7666" w:type="dxa"/>
            <w:tcBorders>
              <w:right w:val="single" w:sz="4" w:space="0" w:color="auto"/>
            </w:tcBorders>
            <w:shd w:val="clear" w:color="auto" w:fill="auto"/>
          </w:tcPr>
          <w:p w:rsidR="00571D36" w:rsidRDefault="00231691" w:rsidP="00104F72">
            <w:r>
              <w:t>E1</w:t>
            </w:r>
            <w:r w:rsidRPr="00B33438">
              <w:t xml:space="preserve"> </w:t>
            </w:r>
            <w:r>
              <w:t>– Vehicle is not RUN/START</w:t>
            </w:r>
          </w:p>
          <w:p w:rsidR="00571D36" w:rsidRDefault="00231691" w:rsidP="00104F72">
            <w:r>
              <w:t>E2 – Loss of communication with Camera Server</w:t>
            </w:r>
          </w:p>
          <w:p w:rsidR="00571D36" w:rsidRDefault="00231691" w:rsidP="00104F72">
            <w:r>
              <w:t>E3 – Valid camera video signal not present</w:t>
            </w:r>
          </w:p>
        </w:tc>
      </w:tr>
      <w:tr w:rsidR="00571D36" w:rsidTr="000A5477">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571D36" w:rsidRDefault="00231691" w:rsidP="0098500F">
            <w:r>
              <w:t>Vehicle System Interface</w:t>
            </w:r>
          </w:p>
        </w:tc>
      </w:tr>
    </w:tbl>
    <w:p w:rsidR="00046F46" w:rsidRDefault="00231691"/>
    <w:p w:rsidR="00406F39" w:rsidRDefault="00231691" w:rsidP="00952F4A">
      <w:pPr>
        <w:pStyle w:val="Heading5"/>
      </w:pPr>
      <w:r>
        <w:t>RVCv3-UC-REQ-128189/A-Press Rear Normal Unzoom</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71D36" w:rsidTr="007D0CEF">
        <w:trPr>
          <w:jc w:val="center"/>
        </w:trPr>
        <w:tc>
          <w:tcPr>
            <w:tcW w:w="1910" w:type="dxa"/>
            <w:shd w:val="clear" w:color="auto" w:fill="BFBFBF" w:themeFill="background1" w:themeFillShade="BF"/>
          </w:tcPr>
          <w:p w:rsidR="00571D36" w:rsidRPr="006E7D31" w:rsidRDefault="00231691" w:rsidP="00104F72">
            <w:pPr>
              <w:rPr>
                <w:b/>
              </w:rPr>
            </w:pPr>
            <w:r w:rsidRPr="006E7D31">
              <w:rPr>
                <w:b/>
              </w:rPr>
              <w:t>Actors</w:t>
            </w:r>
          </w:p>
        </w:tc>
        <w:tc>
          <w:tcPr>
            <w:tcW w:w="7666" w:type="dxa"/>
          </w:tcPr>
          <w:p w:rsidR="00571D36" w:rsidRDefault="00231691" w:rsidP="00104F72">
            <w:r>
              <w:t>Vehicle Occupant</w:t>
            </w:r>
          </w:p>
        </w:tc>
      </w:tr>
      <w:tr w:rsidR="00571D36" w:rsidTr="007D0CEF">
        <w:trPr>
          <w:jc w:val="center"/>
        </w:trPr>
        <w:tc>
          <w:tcPr>
            <w:tcW w:w="1910" w:type="dxa"/>
            <w:tcBorders>
              <w:bottom w:val="single" w:sz="4" w:space="0" w:color="auto"/>
            </w:tcBorders>
            <w:shd w:val="clear" w:color="auto" w:fill="BFBFBF" w:themeFill="background1" w:themeFillShade="BF"/>
          </w:tcPr>
          <w:p w:rsidR="00571D36" w:rsidRPr="006E7D31" w:rsidRDefault="00231691" w:rsidP="00104F72">
            <w:pPr>
              <w:rPr>
                <w:b/>
              </w:rPr>
            </w:pPr>
            <w:r>
              <w:rPr>
                <w:b/>
              </w:rPr>
              <w:t>Pre-c</w:t>
            </w:r>
            <w:r w:rsidRPr="006E7D31">
              <w:rPr>
                <w:b/>
              </w:rPr>
              <w:t>onditions</w:t>
            </w:r>
          </w:p>
        </w:tc>
        <w:tc>
          <w:tcPr>
            <w:tcW w:w="7666" w:type="dxa"/>
            <w:tcBorders>
              <w:bottom w:val="single" w:sz="4" w:space="0" w:color="auto"/>
            </w:tcBorders>
          </w:tcPr>
          <w:p w:rsidR="00571D36" w:rsidRDefault="00231691" w:rsidP="00104F72">
            <w:pPr>
              <w:numPr>
                <w:ilvl w:val="0"/>
                <w:numId w:val="182"/>
              </w:numPr>
            </w:pPr>
            <w:r>
              <w:t>The vehicle  is configured with any camera</w:t>
            </w:r>
          </w:p>
          <w:p w:rsidR="00571D36" w:rsidRDefault="00231691" w:rsidP="00104F72">
            <w:pPr>
              <w:numPr>
                <w:ilvl w:val="0"/>
                <w:numId w:val="182"/>
              </w:numPr>
            </w:pPr>
            <w:r>
              <w:t>The v</w:t>
            </w:r>
            <w:r>
              <w:t>ehicle is  in Run/Start</w:t>
            </w:r>
          </w:p>
          <w:p w:rsidR="00571D36" w:rsidRDefault="00231691" w:rsidP="00571D36">
            <w:pPr>
              <w:numPr>
                <w:ilvl w:val="0"/>
                <w:numId w:val="182"/>
              </w:numPr>
            </w:pPr>
            <w:r>
              <w:t>Rear Zoom Shown  (from Rear Normal)</w:t>
            </w:r>
          </w:p>
        </w:tc>
      </w:tr>
      <w:tr w:rsidR="00571D36" w:rsidTr="007D0CEF">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571D36" w:rsidRDefault="00231691" w:rsidP="007D0CEF">
            <w:r>
              <w:t>The driver presses soft Button to unzoom</w:t>
            </w:r>
          </w:p>
          <w:p w:rsidR="00571D36" w:rsidRPr="00482CB9" w:rsidRDefault="00231691" w:rsidP="0009724C"/>
        </w:tc>
      </w:tr>
      <w:tr w:rsidR="00571D36" w:rsidTr="007D0CEF">
        <w:trPr>
          <w:jc w:val="center"/>
        </w:trPr>
        <w:tc>
          <w:tcPr>
            <w:tcW w:w="1910" w:type="dxa"/>
            <w:tcBorders>
              <w:left w:val="single" w:sz="4" w:space="0" w:color="auto"/>
              <w:bottom w:val="single" w:sz="4" w:space="0" w:color="auto"/>
            </w:tcBorders>
            <w:shd w:val="clear" w:color="auto" w:fill="BFBFBF" w:themeFill="background1" w:themeFillShade="BF"/>
          </w:tcPr>
          <w:p w:rsidR="00571D36"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571D36" w:rsidRDefault="00231691" w:rsidP="00104F72">
            <w:r>
              <w:t>Rear Normal shows</w:t>
            </w:r>
          </w:p>
        </w:tc>
      </w:tr>
      <w:tr w:rsidR="00571D36" w:rsidTr="007D0CEF">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List of Exception Use Cases</w:t>
            </w:r>
          </w:p>
        </w:tc>
        <w:tc>
          <w:tcPr>
            <w:tcW w:w="7666" w:type="dxa"/>
            <w:tcBorders>
              <w:right w:val="single" w:sz="4" w:space="0" w:color="auto"/>
            </w:tcBorders>
            <w:shd w:val="clear" w:color="auto" w:fill="auto"/>
          </w:tcPr>
          <w:p w:rsidR="00571D36" w:rsidRDefault="00231691" w:rsidP="00104F72">
            <w:r>
              <w:t>E1</w:t>
            </w:r>
            <w:r w:rsidRPr="00B33438">
              <w:t xml:space="preserve"> </w:t>
            </w:r>
            <w:r>
              <w:t>– Vehicle is not RUN/START</w:t>
            </w:r>
          </w:p>
          <w:p w:rsidR="00571D36" w:rsidRDefault="00231691" w:rsidP="00104F72">
            <w:r>
              <w:t>E2 – Loss of communication with Camera</w:t>
            </w:r>
            <w:r>
              <w:t xml:space="preserve"> Server</w:t>
            </w:r>
          </w:p>
          <w:p w:rsidR="00571D36" w:rsidRDefault="00231691" w:rsidP="00104F72">
            <w:r>
              <w:t>E3 – Valid camera video signal not present</w:t>
            </w:r>
          </w:p>
        </w:tc>
      </w:tr>
      <w:tr w:rsidR="00571D36" w:rsidTr="007D0CEF">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571D36" w:rsidRDefault="00231691" w:rsidP="0098500F">
            <w:r>
              <w:t>Vehicle System Interface</w:t>
            </w:r>
          </w:p>
        </w:tc>
      </w:tr>
    </w:tbl>
    <w:p w:rsidR="009A284D" w:rsidRDefault="00231691"/>
    <w:p w:rsidR="00406F39" w:rsidRDefault="00231691" w:rsidP="00952F4A">
      <w:pPr>
        <w:pStyle w:val="Heading5"/>
      </w:pPr>
      <w:r>
        <w:t>RVCv3-UC-REQ-128190/A-Press CHMSL Unzoom</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71D36" w:rsidTr="00B145F0">
        <w:trPr>
          <w:jc w:val="center"/>
        </w:trPr>
        <w:tc>
          <w:tcPr>
            <w:tcW w:w="1910" w:type="dxa"/>
            <w:shd w:val="clear" w:color="auto" w:fill="BFBFBF" w:themeFill="background1" w:themeFillShade="BF"/>
          </w:tcPr>
          <w:p w:rsidR="00571D36" w:rsidRPr="006E7D31" w:rsidRDefault="00231691" w:rsidP="00104F72">
            <w:pPr>
              <w:rPr>
                <w:b/>
              </w:rPr>
            </w:pPr>
            <w:r w:rsidRPr="006E7D31">
              <w:rPr>
                <w:b/>
              </w:rPr>
              <w:t>Actors</w:t>
            </w:r>
          </w:p>
        </w:tc>
        <w:tc>
          <w:tcPr>
            <w:tcW w:w="7666" w:type="dxa"/>
          </w:tcPr>
          <w:p w:rsidR="00571D36" w:rsidRDefault="00231691" w:rsidP="00104F72">
            <w:r>
              <w:t>Vehicle Occupant</w:t>
            </w:r>
          </w:p>
        </w:tc>
      </w:tr>
      <w:tr w:rsidR="00571D36" w:rsidTr="00B145F0">
        <w:trPr>
          <w:jc w:val="center"/>
        </w:trPr>
        <w:tc>
          <w:tcPr>
            <w:tcW w:w="1910" w:type="dxa"/>
            <w:tcBorders>
              <w:bottom w:val="single" w:sz="4" w:space="0" w:color="auto"/>
            </w:tcBorders>
            <w:shd w:val="clear" w:color="auto" w:fill="BFBFBF" w:themeFill="background1" w:themeFillShade="BF"/>
          </w:tcPr>
          <w:p w:rsidR="00571D36" w:rsidRPr="006E7D31" w:rsidRDefault="00231691" w:rsidP="00104F72">
            <w:pPr>
              <w:rPr>
                <w:b/>
              </w:rPr>
            </w:pPr>
            <w:r>
              <w:rPr>
                <w:b/>
              </w:rPr>
              <w:t>Pre-c</w:t>
            </w:r>
            <w:r w:rsidRPr="006E7D31">
              <w:rPr>
                <w:b/>
              </w:rPr>
              <w:t>onditions</w:t>
            </w:r>
          </w:p>
        </w:tc>
        <w:tc>
          <w:tcPr>
            <w:tcW w:w="7666" w:type="dxa"/>
            <w:tcBorders>
              <w:bottom w:val="single" w:sz="4" w:space="0" w:color="auto"/>
            </w:tcBorders>
          </w:tcPr>
          <w:p w:rsidR="00571D36" w:rsidRDefault="00231691" w:rsidP="00104F72">
            <w:pPr>
              <w:numPr>
                <w:ilvl w:val="0"/>
                <w:numId w:val="183"/>
              </w:numPr>
            </w:pPr>
            <w:r>
              <w:t>The vehicle  is configured  with CHMSL camera</w:t>
            </w:r>
          </w:p>
          <w:p w:rsidR="00571D36" w:rsidRDefault="00231691" w:rsidP="00104F72">
            <w:pPr>
              <w:numPr>
                <w:ilvl w:val="0"/>
                <w:numId w:val="183"/>
              </w:numPr>
            </w:pPr>
            <w:r>
              <w:t>The vehicle is  in Run/Start</w:t>
            </w:r>
          </w:p>
          <w:p w:rsidR="00571D36" w:rsidRDefault="00231691" w:rsidP="00571D36">
            <w:pPr>
              <w:numPr>
                <w:ilvl w:val="0"/>
                <w:numId w:val="183"/>
              </w:numPr>
            </w:pPr>
            <w:r>
              <w:t xml:space="preserve">CHMSL Zoom Shown </w:t>
            </w:r>
          </w:p>
        </w:tc>
      </w:tr>
      <w:tr w:rsidR="00571D36" w:rsidTr="00B145F0">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571D36" w:rsidRDefault="00231691" w:rsidP="0009724C">
            <w:r>
              <w:t>The driver</w:t>
            </w:r>
            <w:r>
              <w:t xml:space="preserve"> </w:t>
            </w:r>
            <w:r>
              <w:t>presses soft Button to unzoom</w:t>
            </w:r>
          </w:p>
          <w:p w:rsidR="00571D36" w:rsidRPr="00482CB9" w:rsidRDefault="00231691" w:rsidP="0009724C">
            <w:pPr>
              <w:ind w:left="360"/>
            </w:pPr>
          </w:p>
        </w:tc>
      </w:tr>
      <w:tr w:rsidR="00571D36" w:rsidTr="00B145F0">
        <w:trPr>
          <w:jc w:val="center"/>
        </w:trPr>
        <w:tc>
          <w:tcPr>
            <w:tcW w:w="1910" w:type="dxa"/>
            <w:tcBorders>
              <w:left w:val="single" w:sz="4" w:space="0" w:color="auto"/>
              <w:bottom w:val="single" w:sz="4" w:space="0" w:color="auto"/>
            </w:tcBorders>
            <w:shd w:val="clear" w:color="auto" w:fill="BFBFBF" w:themeFill="background1" w:themeFillShade="BF"/>
          </w:tcPr>
          <w:p w:rsidR="00571D36"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571D36" w:rsidRDefault="00231691" w:rsidP="00104F72">
            <w:r>
              <w:t>Rear Normal shows</w:t>
            </w:r>
          </w:p>
        </w:tc>
      </w:tr>
      <w:tr w:rsidR="00571D36" w:rsidTr="00B145F0">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List of Exception Use Cases</w:t>
            </w:r>
          </w:p>
        </w:tc>
        <w:tc>
          <w:tcPr>
            <w:tcW w:w="7666" w:type="dxa"/>
            <w:tcBorders>
              <w:right w:val="single" w:sz="4" w:space="0" w:color="auto"/>
            </w:tcBorders>
            <w:shd w:val="clear" w:color="auto" w:fill="auto"/>
          </w:tcPr>
          <w:p w:rsidR="00571D36" w:rsidRDefault="00231691" w:rsidP="00104F72">
            <w:r>
              <w:t>E1</w:t>
            </w:r>
            <w:r w:rsidRPr="00B33438">
              <w:t xml:space="preserve"> </w:t>
            </w:r>
            <w:r>
              <w:t>– Vehicle is not RUN/START</w:t>
            </w:r>
          </w:p>
          <w:p w:rsidR="00571D36" w:rsidRDefault="00231691" w:rsidP="00104F72">
            <w:r>
              <w:t>E2 – Loss of communication with Camera Server</w:t>
            </w:r>
          </w:p>
          <w:p w:rsidR="00571D36" w:rsidRDefault="00231691" w:rsidP="00104F72">
            <w:r>
              <w:t>E3 – Valid camera video signal not present</w:t>
            </w:r>
          </w:p>
        </w:tc>
      </w:tr>
      <w:tr w:rsidR="00571D36" w:rsidTr="00B145F0">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571D36" w:rsidRDefault="00231691" w:rsidP="0098500F">
            <w:r>
              <w:t>Vehicle System Interface</w:t>
            </w:r>
          </w:p>
        </w:tc>
      </w:tr>
    </w:tbl>
    <w:p w:rsidR="006A58B0" w:rsidRDefault="00231691"/>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RVCv3-ACT-REQ-127095/A-Manual Zoom</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RVCv2-SD-REQ-014110/A-Manual Zoom (TcSE ROIN-282356-1)</w:t>
      </w:r>
    </w:p>
    <w:p w:rsidR="00406F39" w:rsidRPr="00760C18" w:rsidRDefault="00231691" w:rsidP="00D006E5">
      <w:pPr>
        <w:pStyle w:val="BoldText"/>
      </w:pPr>
      <w:r w:rsidRPr="00760C18">
        <w:lastRenderedPageBreak/>
        <w:t>Activity Diagram</w:t>
      </w:r>
    </w:p>
    <w:p w:rsidR="00D031F5" w:rsidRDefault="00231691" w:rsidP="00952F4A">
      <w:pPr>
        <w:jc w:val="center"/>
      </w:pPr>
      <w:r>
        <w:rPr>
          <w:noProof/>
        </w:rPr>
        <w:drawing>
          <wp:inline distT="0" distB="0" distL="0" distR="0">
            <wp:extent cx="6475229" cy="4457700"/>
            <wp:effectExtent l="0" t="0" r="1905" b="0"/>
            <wp:docPr id="1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3928" cy="4463688"/>
                    </a:xfrm>
                    <a:prstGeom prst="rect">
                      <a:avLst/>
                    </a:prstGeom>
                    <a:noFill/>
                    <a:ln>
                      <a:noFill/>
                    </a:ln>
                  </pic:spPr>
                </pic:pic>
              </a:graphicData>
            </a:graphic>
          </wp:inline>
        </w:drawing>
      </w:r>
    </w:p>
    <w:p w:rsidR="00406F39" w:rsidRDefault="00231691" w:rsidP="00952F4A">
      <w:pPr>
        <w:pStyle w:val="Heading5"/>
      </w:pPr>
      <w:r>
        <w:t>Sequence Diagrams</w:t>
      </w:r>
    </w:p>
    <w:p w:rsidR="00406F39" w:rsidRDefault="00231691" w:rsidP="00952F4A">
      <w:pPr>
        <w:pStyle w:val="Heading6"/>
      </w:pPr>
      <w:r>
        <w:t>RVCv3-SD-REQ-127097/A-Manual Zoom</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E24D3D" w:rsidRDefault="00231691">
      <w:pPr>
        <w:ind w:left="720"/>
        <w:rPr>
          <w:rFonts w:cs="Arial"/>
        </w:rPr>
      </w:pPr>
      <w:r>
        <w:rPr>
          <w:rFonts w:cs="Arial"/>
        </w:rPr>
        <w:t>T</w:t>
      </w:r>
      <w:r>
        <w:rPr>
          <w:rFonts w:cs="Arial"/>
        </w:rPr>
        <w:t>he user changes the manual zoom setting via the HMI interface.</w:t>
      </w:r>
    </w:p>
    <w:p w:rsidR="00E24D3D" w:rsidRDefault="00231691">
      <w:pPr>
        <w:ind w:left="720"/>
        <w:rPr>
          <w:rFonts w:cs="Arial"/>
        </w:rPr>
      </w:pPr>
    </w:p>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HMI Display is showing RVC Image.</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szCs w:val="20"/>
        </w:rPr>
      </w:pPr>
      <w:r>
        <w:rPr>
          <w:rFonts w:cs="Arial"/>
          <w:szCs w:val="20"/>
        </w:rPr>
        <w:t>The HMI display is showing the Rear Video Camera image that reflects the updated zoom setting.</w:t>
      </w:r>
    </w:p>
    <w:p w:rsidR="00C8198D" w:rsidRDefault="00C8198D">
      <w:pPr>
        <w:ind w:left="720"/>
        <w:rPr>
          <w:rFonts w:cs="Arial"/>
          <w:szCs w:val="20"/>
        </w:rPr>
      </w:pPr>
    </w:p>
    <w:p w:rsidR="00406F39" w:rsidRPr="00760C18" w:rsidRDefault="00231691" w:rsidP="00D006E5">
      <w:pPr>
        <w:pStyle w:val="BoldText"/>
      </w:pPr>
      <w:r w:rsidRPr="00760C18">
        <w:lastRenderedPageBreak/>
        <w:t>Sequence Diagram</w:t>
      </w:r>
    </w:p>
    <w:p w:rsidR="000C677E" w:rsidRDefault="00231691" w:rsidP="00952F4A">
      <w:pPr>
        <w:jc w:val="center"/>
      </w:pPr>
      <w:r>
        <w:rPr>
          <w:noProof/>
        </w:rPr>
        <w:drawing>
          <wp:inline distT="0" distB="0" distL="0" distR="0">
            <wp:extent cx="3800475" cy="8419734"/>
            <wp:effectExtent l="0" t="0" r="0" b="635"/>
            <wp:docPr id="1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757" cy="8420359"/>
                    </a:xfrm>
                    <a:prstGeom prst="rect">
                      <a:avLst/>
                    </a:prstGeom>
                    <a:noFill/>
                    <a:ln>
                      <a:noFill/>
                    </a:ln>
                  </pic:spPr>
                </pic:pic>
              </a:graphicData>
            </a:graphic>
          </wp:inline>
        </w:drawing>
      </w:r>
    </w:p>
    <w:p w:rsidR="00406F39" w:rsidRDefault="00231691" w:rsidP="00952F4A">
      <w:pPr>
        <w:pStyle w:val="Heading3"/>
      </w:pPr>
      <w:bookmarkStart w:id="73" w:name="_Toc20921013"/>
      <w:r w:rsidRPr="00B9479B">
        <w:lastRenderedPageBreak/>
        <w:t>RVCv2-FUN-REQ-014111/A-Rear View Camera Delay Mode Setting (TcSE ROIN-2</w:t>
      </w:r>
      <w:r w:rsidRPr="00B9479B">
        <w:t>93368)</w:t>
      </w:r>
      <w:bookmarkEnd w:id="73"/>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Use Cases</w:t>
      </w:r>
    </w:p>
    <w:p w:rsidR="00406F39" w:rsidRDefault="00231691" w:rsidP="00952F4A">
      <w:pPr>
        <w:pStyle w:val="Heading5"/>
      </w:pPr>
      <w:r>
        <w:t>RVC-UC-REQ-014112/A-Activate/Deactivate Rear Camera Delay (TcSE ROIN-289803)</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activates/deactivates the Rear View Camera (RVC) Delay Mode via the HMI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RVC De</w:t>
            </w:r>
            <w:r>
              <w:rPr>
                <w:rFonts w:cs="Arial"/>
                <w:szCs w:val="20"/>
                <w:lang w:eastAsia="zh-CN"/>
              </w:rPr>
              <w:t>lay Mode is activated/deactivated.</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3"/>
      </w:pPr>
      <w:bookmarkStart w:id="74" w:name="_Toc20921014"/>
      <w:r w:rsidRPr="00B9479B">
        <w:t>RVCv2-FUN-REQ-014113/A-Camera</w:t>
      </w:r>
      <w:r w:rsidRPr="00B9479B">
        <w:t xml:space="preserve"> Image View (TcSE ROIN-293370)</w:t>
      </w:r>
      <w:bookmarkEnd w:id="74"/>
    </w:p>
    <w:p w:rsidR="00406F39" w:rsidRDefault="00231691" w:rsidP="00952F4A">
      <w:pPr>
        <w:pStyle w:val="Heading4"/>
      </w:pPr>
      <w:r>
        <w:t>Use Cases</w:t>
      </w:r>
    </w:p>
    <w:p w:rsidR="00406F39" w:rsidRDefault="00231691" w:rsidP="00952F4A">
      <w:pPr>
        <w:pStyle w:val="Heading5"/>
      </w:pPr>
      <w:r>
        <w:t>RVCv2-UC-REQ-014114/A-Select Rear Camera Split-View (TcSE ROIN-289805)</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Vehicle </w:t>
            </w:r>
            <w:r>
              <w:rPr>
                <w:rFonts w:cs="Arial"/>
                <w:szCs w:val="20"/>
                <w:lang w:eastAsia="zh-CN"/>
              </w:rPr>
              <w:t>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vehicle display is showing the Rear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 xml:space="preserve">The driver selects split-view image via hard switch interface. </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continues to show the Rear View Camera image.</w:t>
            </w:r>
          </w:p>
          <w:p w:rsidR="00C8198D" w:rsidRDefault="00231691">
            <w:pPr>
              <w:rPr>
                <w:rFonts w:cs="Arial"/>
                <w:szCs w:val="20"/>
                <w:lang w:eastAsia="zh-CN"/>
              </w:rPr>
            </w:pPr>
            <w:r>
              <w:rPr>
                <w:rFonts w:cs="Arial"/>
                <w:szCs w:val="20"/>
                <w:lang w:eastAsia="zh-CN"/>
              </w:rPr>
              <w:t>The video feed from the Rear View Camera contains a split-view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RVCv2-UC-REQ-014115/A-Select Rear Camera 360-View (TcSE ROIN-289806)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vehicle display is showing the Rear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 xml:space="preserve">The driver selects 360-view image via hard switch interface. </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w:t>
            </w:r>
            <w:r>
              <w:rPr>
                <w:rFonts w:cs="Arial"/>
                <w:szCs w:val="20"/>
                <w:lang w:eastAsia="zh-CN"/>
              </w:rPr>
              <w:t>vehicle display continues to show the Rear View Camera image.</w:t>
            </w:r>
          </w:p>
          <w:p w:rsidR="00C8198D" w:rsidRDefault="00231691">
            <w:pPr>
              <w:rPr>
                <w:rFonts w:cs="Arial"/>
                <w:szCs w:val="20"/>
                <w:lang w:eastAsia="zh-CN"/>
              </w:rPr>
            </w:pPr>
            <w:r>
              <w:rPr>
                <w:rFonts w:cs="Arial"/>
                <w:szCs w:val="20"/>
                <w:lang w:eastAsia="zh-CN"/>
              </w:rPr>
              <w:t>The video feed from the Rear View Camera contains a 360-view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406F39" w:rsidRDefault="00231691" w:rsidP="00952F4A">
      <w:pPr>
        <w:pStyle w:val="Heading5"/>
      </w:pPr>
      <w:r>
        <w:lastRenderedPageBreak/>
        <w:t>RVCv2-UC-REQ-014116/A-Select Rear Camera Normal View (TcSE ROIN-289807)</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vehicle display is showing the Rear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 xml:space="preserve">The driver selects normal view image via hard switch interface. </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w:t>
            </w:r>
            <w:r>
              <w:rPr>
                <w:rFonts w:cs="Arial"/>
                <w:szCs w:val="20"/>
                <w:lang w:eastAsia="zh-CN"/>
              </w:rPr>
              <w:t>vehicle display continues to show the Rear View Camera image.</w:t>
            </w:r>
          </w:p>
          <w:p w:rsidR="00C8198D" w:rsidRDefault="00231691">
            <w:pPr>
              <w:rPr>
                <w:rFonts w:cs="Arial"/>
                <w:szCs w:val="20"/>
                <w:lang w:eastAsia="zh-CN"/>
              </w:rPr>
            </w:pPr>
            <w:r>
              <w:rPr>
                <w:rFonts w:cs="Arial"/>
                <w:szCs w:val="20"/>
                <w:lang w:eastAsia="zh-CN"/>
              </w:rPr>
              <w:t>The video feed from the Rear View Camera contains a normal 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RVCv2-ACT-REQ-014117/A-Change Camera View Setting (TcSE ROIN-282392-2)</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RVCv2-SD-REQ-014118/A-Change Camera View Setting (TcSE ROIN-282363-3)</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86500" cy="4162425"/>
            <wp:effectExtent l="0" t="0" r="0" b="9525"/>
            <wp:docPr id="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286500" cy="4162425"/>
                    </a:xfrm>
                    <a:prstGeom prst="rect">
                      <a:avLst/>
                    </a:prstGeom>
                    <a:noFill/>
                    <a:ln w="9525">
                      <a:noFill/>
                      <a:miter lim="800000"/>
                      <a:headEnd/>
                      <a:tailEnd/>
                    </a:ln>
                  </pic:spPr>
                </pic:pic>
              </a:graphicData>
            </a:graphic>
          </wp:inline>
        </w:drawing>
      </w:r>
    </w:p>
    <w:p w:rsidR="00406F39" w:rsidRDefault="00231691" w:rsidP="00952F4A">
      <w:pPr>
        <w:pStyle w:val="Heading5"/>
      </w:pPr>
      <w:r>
        <w:lastRenderedPageBreak/>
        <w:t>Sequence Diagrams</w:t>
      </w:r>
    </w:p>
    <w:p w:rsidR="00406F39" w:rsidRDefault="00231691" w:rsidP="00952F4A">
      <w:pPr>
        <w:pStyle w:val="Heading6"/>
      </w:pPr>
      <w:r>
        <w:t>RVCv2-SD-REQ-014118/A-Change Camera View Setting (TcSE ROIN-282363-3)</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 xml:space="preserve">The user selects alternate view image setting via the HMI interface. </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w:t>
      </w:r>
      <w:r w:rsidRPr="00760C18">
        <w:t>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szCs w:val="20"/>
        </w:rPr>
      </w:pPr>
      <w:r>
        <w:rPr>
          <w:rFonts w:cs="Arial"/>
          <w:szCs w:val="20"/>
        </w:rPr>
        <w:t>The HMI disp</w:t>
      </w:r>
      <w:r>
        <w:rPr>
          <w:rFonts w:cs="Arial"/>
          <w:szCs w:val="20"/>
        </w:rPr>
        <w:t>lay is showing the Rear Video Camera image that reflects the updated alternate view setting.</w:t>
      </w:r>
    </w:p>
    <w:p w:rsidR="00C8198D" w:rsidRDefault="00C8198D"/>
    <w:p w:rsidR="00406F39" w:rsidRPr="00760C18" w:rsidRDefault="00231691" w:rsidP="00D006E5">
      <w:pPr>
        <w:pStyle w:val="BoldText"/>
      </w:pPr>
      <w:r w:rsidRPr="00760C18">
        <w:lastRenderedPageBreak/>
        <w:t>Sequence Diagram</w:t>
      </w:r>
    </w:p>
    <w:p w:rsidR="00C8198D" w:rsidRDefault="00231691" w:rsidP="00952F4A">
      <w:pPr>
        <w:jc w:val="center"/>
      </w:pPr>
      <w:r>
        <w:rPr>
          <w:noProof/>
        </w:rPr>
        <w:drawing>
          <wp:inline distT="0" distB="0" distL="0" distR="0">
            <wp:extent cx="5476875" cy="7096125"/>
            <wp:effectExtent l="0" t="0" r="9525" b="9525"/>
            <wp:docPr id="1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76875" cy="7096125"/>
                    </a:xfrm>
                    <a:prstGeom prst="rect">
                      <a:avLst/>
                    </a:prstGeom>
                    <a:noFill/>
                    <a:ln w="9525">
                      <a:noFill/>
                      <a:miter lim="800000"/>
                      <a:headEnd/>
                      <a:tailEnd/>
                    </a:ln>
                  </pic:spPr>
                </pic:pic>
              </a:graphicData>
            </a:graphic>
          </wp:inline>
        </w:drawing>
      </w:r>
    </w:p>
    <w:p w:rsidR="00406F39" w:rsidRDefault="00231691" w:rsidP="00952F4A">
      <w:pPr>
        <w:pStyle w:val="Heading3"/>
      </w:pPr>
      <w:bookmarkStart w:id="75" w:name="_Toc20921015"/>
      <w:r w:rsidRPr="00B9479B">
        <w:t>RVCv3-FUN-REQ-127111/A-Camera Image View v3</w:t>
      </w:r>
      <w:bookmarkEnd w:id="75"/>
    </w:p>
    <w:p w:rsidR="00406F39" w:rsidRDefault="00231691" w:rsidP="00952F4A">
      <w:pPr>
        <w:pStyle w:val="Heading4"/>
      </w:pPr>
      <w:r>
        <w:t>Use Cases</w:t>
      </w:r>
    </w:p>
    <w:p w:rsidR="00406F39" w:rsidRDefault="00231691" w:rsidP="00952F4A">
      <w:pPr>
        <w:pStyle w:val="Heading5"/>
      </w:pPr>
      <w:r>
        <w:t>RVCv3-UC-REQ-127874/A-Press Rear</w:t>
      </w:r>
      <w:r>
        <w:t xml:space="preserve"> 360 View Button</w:t>
      </w:r>
    </w:p>
    <w:p w:rsidR="00952F4A" w:rsidRPr="00952F4A" w:rsidRDefault="00952F4A" w:rsidP="00952F4A"/>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rsidR="00731037" w:rsidRDefault="00231691">
            <w:pPr>
              <w:rPr>
                <w:szCs w:val="22"/>
                <w:lang w:eastAsia="zh-CN"/>
              </w:rPr>
            </w:pPr>
            <w:r>
              <w:t>Vehicle Occupant</w:t>
            </w:r>
          </w:p>
        </w:tc>
      </w:tr>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731037" w:rsidRDefault="00231691" w:rsidP="00731037">
            <w:pPr>
              <w:numPr>
                <w:ilvl w:val="0"/>
                <w:numId w:val="188"/>
              </w:numPr>
            </w:pPr>
            <w:r>
              <w:t>The vehicle is  configured with Multicamera</w:t>
            </w:r>
          </w:p>
          <w:p w:rsidR="00731037" w:rsidRDefault="00231691" w:rsidP="00731037">
            <w:pPr>
              <w:numPr>
                <w:ilvl w:val="0"/>
                <w:numId w:val="188"/>
              </w:numPr>
            </w:pPr>
            <w:r>
              <w:t>The vehicle is  in RUN/START</w:t>
            </w:r>
          </w:p>
          <w:p w:rsidR="00731037" w:rsidRDefault="00231691" w:rsidP="00731037">
            <w:pPr>
              <w:numPr>
                <w:ilvl w:val="0"/>
                <w:numId w:val="188"/>
              </w:numPr>
            </w:pPr>
            <w:r>
              <w:t>Reverse camera shown and not in Rear Multicamera view.</w:t>
            </w:r>
          </w:p>
        </w:tc>
      </w:tr>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tcPr>
          <w:p w:rsidR="00731037" w:rsidRDefault="00231691">
            <w:r>
              <w:t>The driver presses Multicamera rear button</w:t>
            </w:r>
          </w:p>
          <w:p w:rsidR="00731037" w:rsidRDefault="00231691">
            <w:pPr>
              <w:ind w:left="360"/>
            </w:pPr>
          </w:p>
        </w:tc>
      </w:tr>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tcPr>
          <w:p w:rsidR="00731037" w:rsidRDefault="00231691">
            <w:r>
              <w:t>Multicamera RVC view appears with overlays</w:t>
            </w:r>
          </w:p>
          <w:p w:rsidR="00731037" w:rsidRDefault="00231691">
            <w:pPr>
              <w:ind w:left="360"/>
            </w:pPr>
          </w:p>
        </w:tc>
      </w:tr>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731037" w:rsidRDefault="00231691">
            <w:r>
              <w:t>E1 – Vehicle is not RUN/START</w:t>
            </w:r>
          </w:p>
          <w:p w:rsidR="00731037" w:rsidRDefault="00231691">
            <w:r>
              <w:t>E2 – Loss of communication with Camera Server</w:t>
            </w:r>
          </w:p>
          <w:p w:rsidR="00731037" w:rsidRDefault="00231691">
            <w:pPr>
              <w:rPr>
                <w:szCs w:val="22"/>
                <w:lang w:eastAsia="zh-CN"/>
              </w:rPr>
            </w:pPr>
            <w:r>
              <w:t xml:space="preserve">E3 – Valid camera video </w:t>
            </w:r>
            <w:r>
              <w:t>signal not present</w:t>
            </w:r>
          </w:p>
        </w:tc>
      </w:tr>
      <w:tr w:rsidR="00731037" w:rsidTr="0046196B">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1037" w:rsidRDefault="00231691">
            <w:pPr>
              <w:rPr>
                <w:b/>
                <w:szCs w:val="22"/>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731037" w:rsidRDefault="00231691">
            <w:r>
              <w:t>G-HMI</w:t>
            </w:r>
          </w:p>
          <w:p w:rsidR="00731037" w:rsidRDefault="00231691">
            <w:pPr>
              <w:rPr>
                <w:szCs w:val="22"/>
                <w:lang w:eastAsia="zh-CN"/>
              </w:rPr>
            </w:pPr>
            <w:r>
              <w:t>Vehicle System Interface</w:t>
            </w:r>
          </w:p>
        </w:tc>
      </w:tr>
    </w:tbl>
    <w:p w:rsidR="00500605" w:rsidRDefault="00231691" w:rsidP="00CD0F64"/>
    <w:p w:rsidR="00406F39" w:rsidRDefault="00231691" w:rsidP="00952F4A">
      <w:pPr>
        <w:pStyle w:val="Heading5"/>
      </w:pPr>
      <w:r>
        <w:t>RVCv3-UC-REQ-128175/A-Press RVC Normal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8F66F0" w:rsidTr="00762C21">
        <w:trPr>
          <w:jc w:val="center"/>
        </w:trPr>
        <w:tc>
          <w:tcPr>
            <w:tcW w:w="1910" w:type="dxa"/>
            <w:shd w:val="clear" w:color="auto" w:fill="BFBFBF" w:themeFill="background1" w:themeFillShade="BF"/>
          </w:tcPr>
          <w:p w:rsidR="008F66F0" w:rsidRPr="006E7D31" w:rsidRDefault="00231691" w:rsidP="00B82DBB">
            <w:pPr>
              <w:rPr>
                <w:b/>
              </w:rPr>
            </w:pPr>
            <w:r w:rsidRPr="006E7D31">
              <w:rPr>
                <w:b/>
              </w:rPr>
              <w:t>Actors</w:t>
            </w:r>
          </w:p>
        </w:tc>
        <w:tc>
          <w:tcPr>
            <w:tcW w:w="7666" w:type="dxa"/>
          </w:tcPr>
          <w:p w:rsidR="008F66F0" w:rsidRDefault="00231691" w:rsidP="00B82DBB">
            <w:r>
              <w:t>Vehicle Occupant</w:t>
            </w:r>
          </w:p>
        </w:tc>
      </w:tr>
      <w:tr w:rsidR="008F66F0" w:rsidTr="00762C21">
        <w:trPr>
          <w:jc w:val="center"/>
        </w:trPr>
        <w:tc>
          <w:tcPr>
            <w:tcW w:w="1910" w:type="dxa"/>
            <w:tcBorders>
              <w:bottom w:val="single" w:sz="4" w:space="0" w:color="auto"/>
            </w:tcBorders>
            <w:shd w:val="clear" w:color="auto" w:fill="BFBFBF" w:themeFill="background1" w:themeFillShade="BF"/>
          </w:tcPr>
          <w:p w:rsidR="008F66F0" w:rsidRPr="006E7D31" w:rsidRDefault="00231691" w:rsidP="00B82DBB">
            <w:pPr>
              <w:rPr>
                <w:b/>
              </w:rPr>
            </w:pPr>
            <w:r>
              <w:rPr>
                <w:b/>
              </w:rPr>
              <w:t>Pre-c</w:t>
            </w:r>
            <w:r w:rsidRPr="006E7D31">
              <w:rPr>
                <w:b/>
              </w:rPr>
              <w:t>onditions</w:t>
            </w:r>
          </w:p>
        </w:tc>
        <w:tc>
          <w:tcPr>
            <w:tcW w:w="7666" w:type="dxa"/>
            <w:tcBorders>
              <w:bottom w:val="single" w:sz="4" w:space="0" w:color="auto"/>
            </w:tcBorders>
          </w:tcPr>
          <w:p w:rsidR="00174913" w:rsidRDefault="00231691" w:rsidP="00174913">
            <w:pPr>
              <w:numPr>
                <w:ilvl w:val="0"/>
                <w:numId w:val="189"/>
              </w:numPr>
            </w:pPr>
            <w:r>
              <w:t>The vehicle is  configured with non- Multicamera</w:t>
            </w:r>
          </w:p>
          <w:p w:rsidR="007246EC" w:rsidRDefault="00231691" w:rsidP="00174913">
            <w:pPr>
              <w:numPr>
                <w:ilvl w:val="0"/>
                <w:numId w:val="189"/>
              </w:numPr>
            </w:pPr>
            <w:r>
              <w:t>The vehicle is  in RUN/START</w:t>
            </w:r>
          </w:p>
          <w:p w:rsidR="008F66F0" w:rsidRDefault="00231691" w:rsidP="00482CB9">
            <w:pPr>
              <w:numPr>
                <w:ilvl w:val="0"/>
                <w:numId w:val="189"/>
              </w:numPr>
            </w:pPr>
            <w:r>
              <w:t>In reverse and not in RVC view</w:t>
            </w:r>
          </w:p>
        </w:tc>
      </w:tr>
      <w:tr w:rsidR="008F66F0" w:rsidTr="00762C21">
        <w:trPr>
          <w:jc w:val="center"/>
        </w:trPr>
        <w:tc>
          <w:tcPr>
            <w:tcW w:w="1910" w:type="dxa"/>
            <w:tcBorders>
              <w:left w:val="single" w:sz="4" w:space="0" w:color="auto"/>
            </w:tcBorders>
            <w:shd w:val="clear" w:color="auto" w:fill="BFBFBF" w:themeFill="background1" w:themeFillShade="BF"/>
          </w:tcPr>
          <w:p w:rsidR="008F66F0"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7246EC" w:rsidRDefault="00231691" w:rsidP="005713E6">
            <w:r>
              <w:t>The Driver presses the RVC button</w:t>
            </w:r>
          </w:p>
          <w:p w:rsidR="00D8422B" w:rsidRDefault="00231691" w:rsidP="005713E6">
            <w:pPr>
              <w:ind w:left="360"/>
            </w:pPr>
          </w:p>
        </w:tc>
      </w:tr>
      <w:tr w:rsidR="008F66F0" w:rsidTr="00762C21">
        <w:trPr>
          <w:jc w:val="center"/>
        </w:trPr>
        <w:tc>
          <w:tcPr>
            <w:tcW w:w="1910" w:type="dxa"/>
            <w:tcBorders>
              <w:left w:val="single" w:sz="4" w:space="0" w:color="auto"/>
              <w:bottom w:val="single" w:sz="4" w:space="0" w:color="auto"/>
            </w:tcBorders>
            <w:shd w:val="clear" w:color="auto" w:fill="BFBFBF" w:themeFill="background1" w:themeFillShade="BF"/>
          </w:tcPr>
          <w:p w:rsidR="008F66F0"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8F66F0" w:rsidRDefault="00231691" w:rsidP="005713E6">
            <w:r>
              <w:t xml:space="preserve">RVC </w:t>
            </w:r>
            <w:r>
              <w:t>view appears with overlays</w:t>
            </w:r>
          </w:p>
        </w:tc>
      </w:tr>
      <w:tr w:rsidR="00B82DBB" w:rsidTr="00762C21">
        <w:trPr>
          <w:jc w:val="center"/>
        </w:trPr>
        <w:tc>
          <w:tcPr>
            <w:tcW w:w="1910" w:type="dxa"/>
            <w:tcBorders>
              <w:left w:val="single" w:sz="4" w:space="0" w:color="auto"/>
            </w:tcBorders>
            <w:shd w:val="clear" w:color="auto" w:fill="BFBFBF" w:themeFill="background1" w:themeFillShade="BF"/>
          </w:tcPr>
          <w:p w:rsidR="00B82DB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B82DBB" w:rsidRDefault="00231691" w:rsidP="00261876">
            <w:r>
              <w:t>E3 – Valid camera video signal not present</w:t>
            </w:r>
          </w:p>
        </w:tc>
      </w:tr>
      <w:tr w:rsidR="008F66F0" w:rsidTr="00762C21">
        <w:trPr>
          <w:jc w:val="center"/>
        </w:trPr>
        <w:tc>
          <w:tcPr>
            <w:tcW w:w="1910" w:type="dxa"/>
            <w:tcBorders>
              <w:left w:val="single" w:sz="4" w:space="0" w:color="auto"/>
            </w:tcBorders>
            <w:shd w:val="clear" w:color="auto" w:fill="BFBFBF" w:themeFill="background1" w:themeFillShade="BF"/>
          </w:tcPr>
          <w:p w:rsidR="008F66F0"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8F66F0" w:rsidRDefault="00231691" w:rsidP="0098500F">
            <w:r>
              <w:t>Vehicle System Interface</w:t>
            </w:r>
          </w:p>
        </w:tc>
      </w:tr>
    </w:tbl>
    <w:p w:rsidR="008F66F0" w:rsidRDefault="00231691" w:rsidP="00187593">
      <w:pPr>
        <w:rPr>
          <w:b/>
          <w:sz w:val="24"/>
        </w:rPr>
      </w:pPr>
    </w:p>
    <w:p w:rsidR="00DC76F7" w:rsidRDefault="00231691">
      <w:pPr>
        <w:rPr>
          <w:b/>
          <w:sz w:val="24"/>
        </w:rPr>
      </w:pPr>
      <w:r>
        <w:rPr>
          <w:b/>
          <w:sz w:val="24"/>
        </w:rPr>
        <w:br w:type="page"/>
      </w:r>
    </w:p>
    <w:p w:rsidR="00406F39" w:rsidRDefault="00231691" w:rsidP="00952F4A">
      <w:pPr>
        <w:pStyle w:val="Heading5"/>
      </w:pPr>
      <w:r>
        <w:lastRenderedPageBreak/>
        <w:t>RVCv3-UC-REQ-128177/A-Press RVC Split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05303E" w:rsidTr="005A2360">
        <w:trPr>
          <w:jc w:val="center"/>
        </w:trPr>
        <w:tc>
          <w:tcPr>
            <w:tcW w:w="1910" w:type="dxa"/>
            <w:shd w:val="clear" w:color="auto" w:fill="BFBFBF" w:themeFill="background1" w:themeFillShade="BF"/>
          </w:tcPr>
          <w:p w:rsidR="0005303E" w:rsidRPr="006E7D31" w:rsidRDefault="00231691" w:rsidP="00B82DBB">
            <w:pPr>
              <w:rPr>
                <w:b/>
              </w:rPr>
            </w:pPr>
            <w:r w:rsidRPr="006E7D31">
              <w:rPr>
                <w:b/>
              </w:rPr>
              <w:t>Actors</w:t>
            </w:r>
          </w:p>
        </w:tc>
        <w:tc>
          <w:tcPr>
            <w:tcW w:w="7666" w:type="dxa"/>
          </w:tcPr>
          <w:p w:rsidR="0005303E" w:rsidRDefault="00231691" w:rsidP="00B82DBB">
            <w:r>
              <w:t>Vehicle Occupant</w:t>
            </w:r>
          </w:p>
        </w:tc>
      </w:tr>
      <w:tr w:rsidR="0005303E" w:rsidTr="005A2360">
        <w:trPr>
          <w:jc w:val="center"/>
        </w:trPr>
        <w:tc>
          <w:tcPr>
            <w:tcW w:w="1910" w:type="dxa"/>
            <w:tcBorders>
              <w:bottom w:val="single" w:sz="4" w:space="0" w:color="auto"/>
            </w:tcBorders>
            <w:shd w:val="clear" w:color="auto" w:fill="BFBFBF" w:themeFill="background1" w:themeFillShade="BF"/>
          </w:tcPr>
          <w:p w:rsidR="0005303E" w:rsidRPr="006E7D31" w:rsidRDefault="00231691" w:rsidP="00B82DBB">
            <w:pPr>
              <w:rPr>
                <w:b/>
              </w:rPr>
            </w:pPr>
            <w:r>
              <w:rPr>
                <w:b/>
              </w:rPr>
              <w:t>Pre-c</w:t>
            </w:r>
            <w:r w:rsidRPr="006E7D31">
              <w:rPr>
                <w:b/>
              </w:rPr>
              <w:t>onditions</w:t>
            </w:r>
          </w:p>
        </w:tc>
        <w:tc>
          <w:tcPr>
            <w:tcW w:w="7666" w:type="dxa"/>
            <w:tcBorders>
              <w:bottom w:val="single" w:sz="4" w:space="0" w:color="auto"/>
            </w:tcBorders>
          </w:tcPr>
          <w:p w:rsidR="00D8196B" w:rsidRDefault="00231691" w:rsidP="00D8196B">
            <w:pPr>
              <w:numPr>
                <w:ilvl w:val="0"/>
                <w:numId w:val="190"/>
              </w:numPr>
            </w:pPr>
            <w:r>
              <w:t>The vehicle</w:t>
            </w:r>
            <w:r>
              <w:t xml:space="preserve"> is configured  as </w:t>
            </w:r>
            <w:r w:rsidRPr="00232871">
              <w:t>Multicamera</w:t>
            </w:r>
            <w:r>
              <w:t xml:space="preserve"> with  Rear Split View</w:t>
            </w:r>
          </w:p>
          <w:p w:rsidR="0005303E" w:rsidRDefault="00231691" w:rsidP="00B82DBB">
            <w:pPr>
              <w:numPr>
                <w:ilvl w:val="0"/>
                <w:numId w:val="190"/>
              </w:numPr>
            </w:pPr>
            <w:r>
              <w:t>The Vehicle is  in Run/Start</w:t>
            </w:r>
          </w:p>
          <w:p w:rsidR="00D8196B" w:rsidRDefault="00231691" w:rsidP="00FC7CAF">
            <w:pPr>
              <w:numPr>
                <w:ilvl w:val="0"/>
                <w:numId w:val="190"/>
              </w:numPr>
            </w:pPr>
            <w:r>
              <w:t>RVC View being shown, and not in RVC Split view</w:t>
            </w:r>
          </w:p>
        </w:tc>
      </w:tr>
      <w:tr w:rsidR="0005303E" w:rsidTr="005A2360">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D8196B" w:rsidRDefault="00231691" w:rsidP="005A2360">
            <w:r>
              <w:t>The Driver presses RVC Split view button</w:t>
            </w:r>
          </w:p>
          <w:p w:rsidR="0005303E" w:rsidRPr="00482CB9" w:rsidRDefault="00231691" w:rsidP="00275CFD">
            <w:pPr>
              <w:ind w:left="360"/>
            </w:pPr>
          </w:p>
        </w:tc>
      </w:tr>
      <w:tr w:rsidR="0005303E" w:rsidTr="005A2360">
        <w:trPr>
          <w:jc w:val="center"/>
        </w:trPr>
        <w:tc>
          <w:tcPr>
            <w:tcW w:w="1910" w:type="dxa"/>
            <w:tcBorders>
              <w:left w:val="single" w:sz="4" w:space="0" w:color="auto"/>
              <w:bottom w:val="single" w:sz="4" w:space="0" w:color="auto"/>
            </w:tcBorders>
            <w:shd w:val="clear" w:color="auto" w:fill="BFBFBF" w:themeFill="background1" w:themeFillShade="BF"/>
          </w:tcPr>
          <w:p w:rsidR="0005303E"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05303E" w:rsidRDefault="00231691" w:rsidP="0005303E">
            <w:r>
              <w:t>RVC Split view appears</w:t>
            </w:r>
          </w:p>
        </w:tc>
      </w:tr>
      <w:tr w:rsidR="0005303E" w:rsidTr="005A2360">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sidRPr="006E7D31">
              <w:rPr>
                <w:b/>
              </w:rPr>
              <w:t>List of Exception Use</w:t>
            </w:r>
            <w:r w:rsidRPr="006E7D31">
              <w:rPr>
                <w:b/>
              </w:rPr>
              <w:t xml:space="preserv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05303E" w:rsidRDefault="00231691" w:rsidP="00261876">
            <w:r>
              <w:t>E3 – Valid camera video signal not present</w:t>
            </w:r>
          </w:p>
        </w:tc>
      </w:tr>
      <w:tr w:rsidR="0005303E" w:rsidTr="005A2360">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05303E" w:rsidRDefault="00231691" w:rsidP="0098500F">
            <w:r>
              <w:t>Vehicle System Interface</w:t>
            </w:r>
          </w:p>
        </w:tc>
      </w:tr>
    </w:tbl>
    <w:p w:rsidR="00214492" w:rsidRDefault="00231691"/>
    <w:p w:rsidR="00406F39" w:rsidRDefault="00231691" w:rsidP="00952F4A">
      <w:pPr>
        <w:pStyle w:val="Heading5"/>
      </w:pPr>
      <w:r>
        <w:t>RVCv3-UC-REQ-128178/A-Press CHMSL Camera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D8196B" w:rsidTr="004F3ECF">
        <w:trPr>
          <w:jc w:val="center"/>
        </w:trPr>
        <w:tc>
          <w:tcPr>
            <w:tcW w:w="1910" w:type="dxa"/>
            <w:shd w:val="clear" w:color="auto" w:fill="BFBFBF" w:themeFill="background1" w:themeFillShade="BF"/>
          </w:tcPr>
          <w:p w:rsidR="00D8196B" w:rsidRPr="006E7D31" w:rsidRDefault="00231691" w:rsidP="00B82DBB">
            <w:pPr>
              <w:rPr>
                <w:b/>
              </w:rPr>
            </w:pPr>
            <w:r w:rsidRPr="006E7D31">
              <w:rPr>
                <w:b/>
              </w:rPr>
              <w:t>Actors</w:t>
            </w:r>
          </w:p>
        </w:tc>
        <w:tc>
          <w:tcPr>
            <w:tcW w:w="7666" w:type="dxa"/>
          </w:tcPr>
          <w:p w:rsidR="00D8196B" w:rsidRDefault="00231691" w:rsidP="00B82DBB">
            <w:r>
              <w:t>Vehicle Occupant</w:t>
            </w:r>
          </w:p>
        </w:tc>
      </w:tr>
      <w:tr w:rsidR="00D8196B" w:rsidTr="004F3ECF">
        <w:trPr>
          <w:jc w:val="center"/>
        </w:trPr>
        <w:tc>
          <w:tcPr>
            <w:tcW w:w="1910" w:type="dxa"/>
            <w:tcBorders>
              <w:bottom w:val="single" w:sz="4" w:space="0" w:color="auto"/>
            </w:tcBorders>
            <w:shd w:val="clear" w:color="auto" w:fill="BFBFBF" w:themeFill="background1" w:themeFillShade="BF"/>
          </w:tcPr>
          <w:p w:rsidR="00D8196B" w:rsidRPr="006E7D31" w:rsidRDefault="00231691" w:rsidP="00B82DBB">
            <w:pPr>
              <w:rPr>
                <w:b/>
              </w:rPr>
            </w:pPr>
            <w:r>
              <w:rPr>
                <w:b/>
              </w:rPr>
              <w:t>Pre-c</w:t>
            </w:r>
            <w:r w:rsidRPr="006E7D31">
              <w:rPr>
                <w:b/>
              </w:rPr>
              <w:t>onditions</w:t>
            </w:r>
          </w:p>
        </w:tc>
        <w:tc>
          <w:tcPr>
            <w:tcW w:w="7666" w:type="dxa"/>
            <w:tcBorders>
              <w:bottom w:val="single" w:sz="4" w:space="0" w:color="auto"/>
            </w:tcBorders>
          </w:tcPr>
          <w:p w:rsidR="00D8196B" w:rsidRDefault="00231691" w:rsidP="00BD797D">
            <w:pPr>
              <w:numPr>
                <w:ilvl w:val="0"/>
                <w:numId w:val="191"/>
              </w:numPr>
            </w:pPr>
            <w:r>
              <w:t>The vehicke  is configured  with CHMSL camera</w:t>
            </w:r>
          </w:p>
          <w:p w:rsidR="00D8196B" w:rsidRDefault="00231691" w:rsidP="00BD797D">
            <w:pPr>
              <w:numPr>
                <w:ilvl w:val="0"/>
                <w:numId w:val="191"/>
              </w:numPr>
            </w:pPr>
            <w:r>
              <w:t>Vehicle is  in Run/Start</w:t>
            </w:r>
          </w:p>
          <w:p w:rsidR="00D8196B" w:rsidRDefault="00231691" w:rsidP="00D8196B">
            <w:pPr>
              <w:numPr>
                <w:ilvl w:val="0"/>
                <w:numId w:val="191"/>
              </w:numPr>
            </w:pPr>
            <w:r>
              <w:t>Rear Camera</w:t>
            </w:r>
            <w:r>
              <w:t xml:space="preserve"> shown and Not in CHMSL</w:t>
            </w:r>
          </w:p>
        </w:tc>
      </w:tr>
      <w:tr w:rsidR="00D8196B" w:rsidTr="004F3ECF">
        <w:trPr>
          <w:jc w:val="center"/>
        </w:trPr>
        <w:tc>
          <w:tcPr>
            <w:tcW w:w="1910" w:type="dxa"/>
            <w:tcBorders>
              <w:left w:val="single" w:sz="4" w:space="0" w:color="auto"/>
            </w:tcBorders>
            <w:shd w:val="clear" w:color="auto" w:fill="BFBFBF" w:themeFill="background1" w:themeFillShade="BF"/>
          </w:tcPr>
          <w:p w:rsidR="00D8196B"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3D093C" w:rsidRDefault="00231691" w:rsidP="004F3ECF">
            <w:r>
              <w:t xml:space="preserve">The driver presses CHMSL view button </w:t>
            </w:r>
          </w:p>
          <w:p w:rsidR="00D8196B" w:rsidRPr="00482CB9" w:rsidRDefault="00231691" w:rsidP="00275CFD"/>
        </w:tc>
      </w:tr>
      <w:tr w:rsidR="00D8196B" w:rsidTr="004F3ECF">
        <w:trPr>
          <w:jc w:val="center"/>
        </w:trPr>
        <w:tc>
          <w:tcPr>
            <w:tcW w:w="1910" w:type="dxa"/>
            <w:tcBorders>
              <w:left w:val="single" w:sz="4" w:space="0" w:color="auto"/>
              <w:bottom w:val="single" w:sz="4" w:space="0" w:color="auto"/>
            </w:tcBorders>
            <w:shd w:val="clear" w:color="auto" w:fill="BFBFBF" w:themeFill="background1" w:themeFillShade="BF"/>
          </w:tcPr>
          <w:p w:rsidR="00D8196B"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D8196B" w:rsidRDefault="00231691" w:rsidP="0005303E">
            <w:r>
              <w:t>CHMSL view appears</w:t>
            </w:r>
          </w:p>
        </w:tc>
      </w:tr>
      <w:tr w:rsidR="00D8196B" w:rsidTr="004F3ECF">
        <w:trPr>
          <w:jc w:val="center"/>
        </w:trPr>
        <w:tc>
          <w:tcPr>
            <w:tcW w:w="1910" w:type="dxa"/>
            <w:tcBorders>
              <w:left w:val="single" w:sz="4" w:space="0" w:color="auto"/>
            </w:tcBorders>
            <w:shd w:val="clear" w:color="auto" w:fill="BFBFBF" w:themeFill="background1" w:themeFillShade="BF"/>
          </w:tcPr>
          <w:p w:rsidR="00D8196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261876" w:rsidRDefault="00231691" w:rsidP="00261876">
            <w:r>
              <w:t>E3 – Valid</w:t>
            </w:r>
            <w:r>
              <w:t xml:space="preserve"> camera video signal not present </w:t>
            </w:r>
          </w:p>
        </w:tc>
      </w:tr>
      <w:tr w:rsidR="0005303E" w:rsidTr="004F3ECF">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05303E" w:rsidRDefault="00231691" w:rsidP="0098500F">
            <w:r>
              <w:t>Vehicle System Interface</w:t>
            </w:r>
          </w:p>
        </w:tc>
      </w:tr>
    </w:tbl>
    <w:p w:rsidR="00751731" w:rsidRDefault="00231691"/>
    <w:p w:rsidR="00406F39" w:rsidRDefault="00231691" w:rsidP="00952F4A">
      <w:pPr>
        <w:pStyle w:val="Heading5"/>
      </w:pPr>
      <w:r>
        <w:t>RVCv3-UC-REQ-128180/B-Press Aux Camera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05303E" w:rsidTr="002D5C78">
        <w:trPr>
          <w:jc w:val="center"/>
        </w:trPr>
        <w:tc>
          <w:tcPr>
            <w:tcW w:w="1910" w:type="dxa"/>
            <w:shd w:val="clear" w:color="auto" w:fill="BFBFBF" w:themeFill="background1" w:themeFillShade="BF"/>
          </w:tcPr>
          <w:p w:rsidR="0005303E" w:rsidRPr="006E7D31" w:rsidRDefault="00231691" w:rsidP="00B82DBB">
            <w:pPr>
              <w:rPr>
                <w:b/>
              </w:rPr>
            </w:pPr>
            <w:r w:rsidRPr="006E7D31">
              <w:rPr>
                <w:b/>
              </w:rPr>
              <w:t>Actors</w:t>
            </w:r>
          </w:p>
        </w:tc>
        <w:tc>
          <w:tcPr>
            <w:tcW w:w="7666" w:type="dxa"/>
          </w:tcPr>
          <w:p w:rsidR="0005303E" w:rsidRDefault="00231691" w:rsidP="00B82DBB">
            <w:r>
              <w:t>Vehicle Occupant</w:t>
            </w:r>
          </w:p>
        </w:tc>
      </w:tr>
      <w:tr w:rsidR="00D35E25" w:rsidTr="002D5C78">
        <w:trPr>
          <w:jc w:val="center"/>
        </w:trPr>
        <w:tc>
          <w:tcPr>
            <w:tcW w:w="1910" w:type="dxa"/>
            <w:tcBorders>
              <w:bottom w:val="single" w:sz="4" w:space="0" w:color="auto"/>
            </w:tcBorders>
            <w:shd w:val="clear" w:color="auto" w:fill="BFBFBF" w:themeFill="background1" w:themeFillShade="BF"/>
          </w:tcPr>
          <w:p w:rsidR="00D35E25" w:rsidRPr="006E7D31" w:rsidRDefault="00231691" w:rsidP="00B82DBB">
            <w:pPr>
              <w:rPr>
                <w:b/>
              </w:rPr>
            </w:pPr>
            <w:r>
              <w:rPr>
                <w:b/>
              </w:rPr>
              <w:t>Pre-c</w:t>
            </w:r>
            <w:r w:rsidRPr="006E7D31">
              <w:rPr>
                <w:b/>
              </w:rPr>
              <w:t>onditions</w:t>
            </w:r>
          </w:p>
        </w:tc>
        <w:tc>
          <w:tcPr>
            <w:tcW w:w="7666" w:type="dxa"/>
            <w:tcBorders>
              <w:bottom w:val="single" w:sz="4" w:space="0" w:color="auto"/>
            </w:tcBorders>
          </w:tcPr>
          <w:p w:rsidR="000940AC" w:rsidRDefault="00231691" w:rsidP="000940AC">
            <w:pPr>
              <w:numPr>
                <w:ilvl w:val="0"/>
                <w:numId w:val="192"/>
              </w:numPr>
            </w:pPr>
            <w:r>
              <w:t>Vehicle in Run/Start</w:t>
            </w:r>
          </w:p>
          <w:p w:rsidR="000940AC" w:rsidRDefault="00231691" w:rsidP="000940AC">
            <w:pPr>
              <w:numPr>
                <w:ilvl w:val="0"/>
                <w:numId w:val="192"/>
              </w:numPr>
            </w:pPr>
            <w:r>
              <w:t>Vehicle is in Reverse, Park, Netural, or Drive</w:t>
            </w:r>
          </w:p>
          <w:p w:rsidR="000940AC" w:rsidRDefault="00231691" w:rsidP="000940AC">
            <w:pPr>
              <w:numPr>
                <w:ilvl w:val="0"/>
                <w:numId w:val="192"/>
              </w:numPr>
            </w:pPr>
            <w:r>
              <w:t xml:space="preserve">The CHMSL view is not showing </w:t>
            </w:r>
          </w:p>
          <w:p w:rsidR="00D35E25" w:rsidRDefault="00231691" w:rsidP="000940AC">
            <w:pPr>
              <w:numPr>
                <w:ilvl w:val="0"/>
                <w:numId w:val="192"/>
              </w:numPr>
            </w:pPr>
            <w:r>
              <w:t>Vehicle below 10kph</w:t>
            </w:r>
          </w:p>
        </w:tc>
      </w:tr>
      <w:tr w:rsidR="00D35E25" w:rsidTr="002D5C78">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Scenar</w:t>
            </w:r>
            <w:r w:rsidRPr="006E7D31">
              <w:rPr>
                <w:b/>
              </w:rPr>
              <w:t>io Description</w:t>
            </w:r>
          </w:p>
        </w:tc>
        <w:tc>
          <w:tcPr>
            <w:tcW w:w="7666" w:type="dxa"/>
            <w:tcBorders>
              <w:right w:val="single" w:sz="4" w:space="0" w:color="auto"/>
            </w:tcBorders>
            <w:shd w:val="clear" w:color="auto" w:fill="auto"/>
          </w:tcPr>
          <w:p w:rsidR="000940AC" w:rsidRDefault="00231691" w:rsidP="000940AC">
            <w:pPr>
              <w:numPr>
                <w:ilvl w:val="0"/>
                <w:numId w:val="194"/>
              </w:numPr>
            </w:pPr>
            <w:r>
              <w:t>User presses camera hard button</w:t>
            </w:r>
          </w:p>
          <w:p w:rsidR="00D35E25" w:rsidRPr="00482CB9" w:rsidRDefault="00231691" w:rsidP="000940AC">
            <w:pPr>
              <w:ind w:left="360"/>
            </w:pPr>
            <w:r>
              <w:t xml:space="preserve">IPMB sends “Camera Showing (81B): 0x0D” </w:t>
            </w:r>
          </w:p>
        </w:tc>
      </w:tr>
      <w:tr w:rsidR="00D35E25" w:rsidTr="002D5C78">
        <w:trPr>
          <w:jc w:val="center"/>
        </w:trPr>
        <w:tc>
          <w:tcPr>
            <w:tcW w:w="1910" w:type="dxa"/>
            <w:tcBorders>
              <w:left w:val="single" w:sz="4" w:space="0" w:color="auto"/>
              <w:bottom w:val="single" w:sz="4" w:space="0" w:color="auto"/>
            </w:tcBorders>
            <w:shd w:val="clear" w:color="auto" w:fill="BFBFBF" w:themeFill="background1" w:themeFillShade="BF"/>
          </w:tcPr>
          <w:p w:rsidR="00D35E25"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D35E25" w:rsidRDefault="00231691" w:rsidP="00B82DBB">
            <w:r>
              <w:t>The Aux view appears</w:t>
            </w:r>
          </w:p>
        </w:tc>
      </w:tr>
      <w:tr w:rsidR="00D35E25" w:rsidTr="002D5C78">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D35E25" w:rsidRDefault="00231691" w:rsidP="00261876">
            <w:r>
              <w:t xml:space="preserve">E3 – Valid camera video </w:t>
            </w:r>
            <w:r>
              <w:t>signal not present</w:t>
            </w:r>
          </w:p>
        </w:tc>
      </w:tr>
      <w:tr w:rsidR="0005303E" w:rsidTr="002D5C78">
        <w:trPr>
          <w:jc w:val="center"/>
        </w:trPr>
        <w:tc>
          <w:tcPr>
            <w:tcW w:w="1910" w:type="dxa"/>
            <w:tcBorders>
              <w:left w:val="single" w:sz="4" w:space="0" w:color="auto"/>
            </w:tcBorders>
            <w:shd w:val="clear" w:color="auto" w:fill="BFBFBF" w:themeFill="background1" w:themeFillShade="BF"/>
          </w:tcPr>
          <w:p w:rsidR="0005303E"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05303E" w:rsidRDefault="00231691" w:rsidP="0098500F">
            <w:r>
              <w:t>Vehicle System Interface</w:t>
            </w:r>
          </w:p>
        </w:tc>
      </w:tr>
    </w:tbl>
    <w:p w:rsidR="0030203D" w:rsidRDefault="00231691"/>
    <w:p w:rsidR="00406F39" w:rsidRDefault="00231691" w:rsidP="00952F4A">
      <w:pPr>
        <w:pStyle w:val="Heading5"/>
      </w:pPr>
      <w:r>
        <w:t>RVCv3-UC-REQ-128181/A-Press Trailer Reverse Guidance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E90772" w:rsidTr="00B94F89">
        <w:trPr>
          <w:jc w:val="center"/>
        </w:trPr>
        <w:tc>
          <w:tcPr>
            <w:tcW w:w="1910" w:type="dxa"/>
            <w:shd w:val="clear" w:color="auto" w:fill="BFBFBF" w:themeFill="background1" w:themeFillShade="BF"/>
          </w:tcPr>
          <w:p w:rsidR="00E90772" w:rsidRPr="006E7D31" w:rsidRDefault="00231691" w:rsidP="00B82DBB">
            <w:pPr>
              <w:rPr>
                <w:b/>
              </w:rPr>
            </w:pPr>
            <w:r w:rsidRPr="006E7D31">
              <w:rPr>
                <w:b/>
              </w:rPr>
              <w:t>Actors</w:t>
            </w:r>
          </w:p>
        </w:tc>
        <w:tc>
          <w:tcPr>
            <w:tcW w:w="7666" w:type="dxa"/>
          </w:tcPr>
          <w:p w:rsidR="00E90772" w:rsidRDefault="00231691" w:rsidP="00B82DBB">
            <w:r>
              <w:t>Vehicle Occupant</w:t>
            </w:r>
          </w:p>
        </w:tc>
      </w:tr>
      <w:tr w:rsidR="00D35E25" w:rsidTr="00B94F89">
        <w:trPr>
          <w:jc w:val="center"/>
        </w:trPr>
        <w:tc>
          <w:tcPr>
            <w:tcW w:w="1910" w:type="dxa"/>
            <w:tcBorders>
              <w:bottom w:val="single" w:sz="4" w:space="0" w:color="auto"/>
            </w:tcBorders>
            <w:shd w:val="clear" w:color="auto" w:fill="BFBFBF" w:themeFill="background1" w:themeFillShade="BF"/>
          </w:tcPr>
          <w:p w:rsidR="00D35E25" w:rsidRPr="006E7D31" w:rsidRDefault="00231691" w:rsidP="00B82DBB">
            <w:pPr>
              <w:rPr>
                <w:b/>
              </w:rPr>
            </w:pPr>
            <w:r>
              <w:rPr>
                <w:b/>
              </w:rPr>
              <w:t>Pre-c</w:t>
            </w:r>
            <w:r w:rsidRPr="006E7D31">
              <w:rPr>
                <w:b/>
              </w:rPr>
              <w:t>onditions</w:t>
            </w:r>
          </w:p>
        </w:tc>
        <w:tc>
          <w:tcPr>
            <w:tcW w:w="7666" w:type="dxa"/>
            <w:tcBorders>
              <w:bottom w:val="single" w:sz="4" w:space="0" w:color="auto"/>
            </w:tcBorders>
          </w:tcPr>
          <w:p w:rsidR="00D35E25" w:rsidRDefault="00231691" w:rsidP="00BD797D">
            <w:pPr>
              <w:numPr>
                <w:ilvl w:val="0"/>
                <w:numId w:val="195"/>
              </w:numPr>
            </w:pPr>
            <w:r>
              <w:t>The vehicle is configured with TRG</w:t>
            </w:r>
          </w:p>
          <w:p w:rsidR="00D35E25" w:rsidRDefault="00231691" w:rsidP="00BD797D">
            <w:pPr>
              <w:numPr>
                <w:ilvl w:val="0"/>
                <w:numId w:val="195"/>
              </w:numPr>
            </w:pPr>
            <w:r>
              <w:t>The vehicle  is in Run/Start</w:t>
            </w:r>
          </w:p>
          <w:p w:rsidR="00D35E25" w:rsidRDefault="00231691" w:rsidP="00BD797D">
            <w:pPr>
              <w:numPr>
                <w:ilvl w:val="0"/>
                <w:numId w:val="195"/>
              </w:numPr>
            </w:pPr>
            <w:r>
              <w:t xml:space="preserve">The vehicle is  in Reverse </w:t>
            </w:r>
          </w:p>
          <w:p w:rsidR="00D35E25" w:rsidRDefault="00231691" w:rsidP="00D35E25">
            <w:pPr>
              <w:numPr>
                <w:ilvl w:val="0"/>
                <w:numId w:val="195"/>
              </w:numPr>
            </w:pPr>
            <w:r>
              <w:t>TRG is not activated</w:t>
            </w:r>
          </w:p>
        </w:tc>
      </w:tr>
      <w:tr w:rsidR="00D35E25" w:rsidTr="00B94F89">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lastRenderedPageBreak/>
              <w:t>Scenario Description</w:t>
            </w:r>
          </w:p>
        </w:tc>
        <w:tc>
          <w:tcPr>
            <w:tcW w:w="7666" w:type="dxa"/>
            <w:tcBorders>
              <w:right w:val="single" w:sz="4" w:space="0" w:color="auto"/>
            </w:tcBorders>
            <w:shd w:val="clear" w:color="auto" w:fill="auto"/>
          </w:tcPr>
          <w:p w:rsidR="00D35E25" w:rsidRDefault="00231691" w:rsidP="008D4B02">
            <w:r>
              <w:t>The driver presses TRG view button</w:t>
            </w:r>
          </w:p>
          <w:p w:rsidR="00D35E25" w:rsidRPr="00482CB9" w:rsidRDefault="00231691" w:rsidP="008D4B02">
            <w:pPr>
              <w:ind w:left="360"/>
            </w:pPr>
          </w:p>
        </w:tc>
      </w:tr>
      <w:tr w:rsidR="00D35E25" w:rsidTr="00B94F89">
        <w:trPr>
          <w:jc w:val="center"/>
        </w:trPr>
        <w:tc>
          <w:tcPr>
            <w:tcW w:w="1910" w:type="dxa"/>
            <w:tcBorders>
              <w:left w:val="single" w:sz="4" w:space="0" w:color="auto"/>
              <w:bottom w:val="single" w:sz="4" w:space="0" w:color="auto"/>
            </w:tcBorders>
            <w:shd w:val="clear" w:color="auto" w:fill="BFBFBF" w:themeFill="background1" w:themeFillShade="BF"/>
          </w:tcPr>
          <w:p w:rsidR="00D35E25"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D35E25" w:rsidRDefault="00231691" w:rsidP="003D093C">
            <w:r>
              <w:t>TRG scenarios enter; see TRG Use cases for more details</w:t>
            </w:r>
          </w:p>
        </w:tc>
      </w:tr>
      <w:tr w:rsidR="00D35E25" w:rsidTr="00B94F89">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D35E25" w:rsidRDefault="00231691" w:rsidP="00261876">
            <w:r>
              <w:t>E3 – Valid camera video signal not present</w:t>
            </w:r>
          </w:p>
        </w:tc>
      </w:tr>
      <w:tr w:rsidR="00E90772" w:rsidTr="00B94F89">
        <w:trPr>
          <w:jc w:val="center"/>
        </w:trPr>
        <w:tc>
          <w:tcPr>
            <w:tcW w:w="1910" w:type="dxa"/>
            <w:tcBorders>
              <w:left w:val="single" w:sz="4" w:space="0" w:color="auto"/>
            </w:tcBorders>
            <w:shd w:val="clear" w:color="auto" w:fill="BFBFBF" w:themeFill="background1" w:themeFillShade="BF"/>
          </w:tcPr>
          <w:p w:rsidR="00E90772"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E90772" w:rsidRDefault="00231691" w:rsidP="0098500F">
            <w:r>
              <w:t xml:space="preserve">Vehicle System </w:t>
            </w:r>
            <w:r>
              <w:t>Interface</w:t>
            </w:r>
          </w:p>
        </w:tc>
      </w:tr>
    </w:tbl>
    <w:p w:rsidR="00BD616A" w:rsidRDefault="00231691"/>
    <w:p w:rsidR="00406F39" w:rsidRDefault="00231691" w:rsidP="00952F4A">
      <w:pPr>
        <w:pStyle w:val="Heading5"/>
      </w:pPr>
      <w:r>
        <w:t>RVCv3-UC-REQ-128396/B-Press Hard Button to Enter CHMSL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71D36" w:rsidTr="00B145F0">
        <w:trPr>
          <w:jc w:val="center"/>
        </w:trPr>
        <w:tc>
          <w:tcPr>
            <w:tcW w:w="1910" w:type="dxa"/>
            <w:shd w:val="clear" w:color="auto" w:fill="BFBFBF" w:themeFill="background1" w:themeFillShade="BF"/>
          </w:tcPr>
          <w:p w:rsidR="00571D36" w:rsidRPr="006E7D31" w:rsidRDefault="00231691" w:rsidP="00104F72">
            <w:pPr>
              <w:rPr>
                <w:b/>
              </w:rPr>
            </w:pPr>
            <w:r w:rsidRPr="006E7D31">
              <w:rPr>
                <w:b/>
              </w:rPr>
              <w:t>Actors</w:t>
            </w:r>
          </w:p>
        </w:tc>
        <w:tc>
          <w:tcPr>
            <w:tcW w:w="7666" w:type="dxa"/>
          </w:tcPr>
          <w:p w:rsidR="00571D36" w:rsidRDefault="00231691" w:rsidP="00104F72">
            <w:r>
              <w:t>Vehicl</w:t>
            </w:r>
            <w:r>
              <w:t>e Occupant</w:t>
            </w:r>
          </w:p>
        </w:tc>
      </w:tr>
      <w:tr w:rsidR="00535CA8" w:rsidTr="00B145F0">
        <w:trPr>
          <w:jc w:val="center"/>
        </w:trPr>
        <w:tc>
          <w:tcPr>
            <w:tcW w:w="1910" w:type="dxa"/>
            <w:tcBorders>
              <w:bottom w:val="single" w:sz="4" w:space="0" w:color="auto"/>
            </w:tcBorders>
            <w:shd w:val="clear" w:color="auto" w:fill="BFBFBF" w:themeFill="background1" w:themeFillShade="BF"/>
          </w:tcPr>
          <w:p w:rsidR="00535CA8" w:rsidRPr="006E7D31" w:rsidRDefault="00231691" w:rsidP="00104F72">
            <w:pPr>
              <w:rPr>
                <w:b/>
              </w:rPr>
            </w:pPr>
            <w:r>
              <w:rPr>
                <w:b/>
              </w:rPr>
              <w:t>Pre-c</w:t>
            </w:r>
            <w:r w:rsidRPr="006E7D31">
              <w:rPr>
                <w:b/>
              </w:rPr>
              <w:t>onditions</w:t>
            </w:r>
          </w:p>
        </w:tc>
        <w:tc>
          <w:tcPr>
            <w:tcW w:w="7666" w:type="dxa"/>
            <w:tcBorders>
              <w:bottom w:val="single" w:sz="4" w:space="0" w:color="auto"/>
            </w:tcBorders>
          </w:tcPr>
          <w:p w:rsidR="00535CA8" w:rsidRDefault="00231691" w:rsidP="00535CA8">
            <w:pPr>
              <w:numPr>
                <w:ilvl w:val="0"/>
                <w:numId w:val="196"/>
              </w:numPr>
            </w:pPr>
            <w:r>
              <w:t>Vehicle in Run/Start</w:t>
            </w:r>
          </w:p>
          <w:p w:rsidR="00535CA8" w:rsidRDefault="00231691" w:rsidP="00535CA8">
            <w:pPr>
              <w:numPr>
                <w:ilvl w:val="0"/>
                <w:numId w:val="196"/>
              </w:numPr>
            </w:pPr>
            <w:r>
              <w:t>Vehicle is in Reverse, Park, Neutral, or Drive.</w:t>
            </w:r>
          </w:p>
          <w:p w:rsidR="00535CA8" w:rsidRDefault="00231691" w:rsidP="00535CA8">
            <w:pPr>
              <w:numPr>
                <w:ilvl w:val="0"/>
                <w:numId w:val="196"/>
              </w:numPr>
            </w:pPr>
            <w:r>
              <w:t>The CHMSL view is not showing.</w:t>
            </w:r>
          </w:p>
          <w:p w:rsidR="00535CA8" w:rsidRDefault="00231691" w:rsidP="00535CA8">
            <w:pPr>
              <w:numPr>
                <w:ilvl w:val="0"/>
                <w:numId w:val="196"/>
              </w:numPr>
            </w:pPr>
            <w:r>
              <w:t>Vehicle below 10kph.</w:t>
            </w:r>
          </w:p>
        </w:tc>
      </w:tr>
      <w:tr w:rsidR="00535CA8" w:rsidTr="00B145F0">
        <w:trPr>
          <w:jc w:val="center"/>
        </w:trPr>
        <w:tc>
          <w:tcPr>
            <w:tcW w:w="1910" w:type="dxa"/>
            <w:tcBorders>
              <w:left w:val="single" w:sz="4" w:space="0" w:color="auto"/>
            </w:tcBorders>
            <w:shd w:val="clear" w:color="auto" w:fill="BFBFBF" w:themeFill="background1" w:themeFillShade="BF"/>
          </w:tcPr>
          <w:p w:rsidR="00535CA8"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535CA8" w:rsidRDefault="00231691" w:rsidP="00535CA8">
            <w:pPr>
              <w:numPr>
                <w:ilvl w:val="0"/>
                <w:numId w:val="198"/>
              </w:numPr>
            </w:pPr>
            <w:r>
              <w:t>User presses camera hard button</w:t>
            </w:r>
          </w:p>
          <w:p w:rsidR="00535CA8" w:rsidRDefault="00231691" w:rsidP="00535CA8">
            <w:pPr>
              <w:numPr>
                <w:ilvl w:val="0"/>
                <w:numId w:val="198"/>
              </w:numPr>
            </w:pPr>
            <w:r>
              <w:t xml:space="preserve">IPMB sends “Camera Showing (81B): 0x0D” </w:t>
            </w:r>
          </w:p>
        </w:tc>
      </w:tr>
      <w:tr w:rsidR="00535CA8" w:rsidTr="00B145F0">
        <w:trPr>
          <w:jc w:val="center"/>
        </w:trPr>
        <w:tc>
          <w:tcPr>
            <w:tcW w:w="1910" w:type="dxa"/>
            <w:tcBorders>
              <w:left w:val="single" w:sz="4" w:space="0" w:color="auto"/>
              <w:bottom w:val="single" w:sz="4" w:space="0" w:color="auto"/>
            </w:tcBorders>
            <w:shd w:val="clear" w:color="auto" w:fill="BFBFBF" w:themeFill="background1" w:themeFillShade="BF"/>
          </w:tcPr>
          <w:p w:rsidR="00535CA8"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535CA8" w:rsidRDefault="00231691" w:rsidP="00104F72">
            <w:r>
              <w:t>CHMSL view is shown</w:t>
            </w:r>
          </w:p>
        </w:tc>
      </w:tr>
      <w:tr w:rsidR="00535CA8" w:rsidTr="00B145F0">
        <w:trPr>
          <w:jc w:val="center"/>
        </w:trPr>
        <w:tc>
          <w:tcPr>
            <w:tcW w:w="1910" w:type="dxa"/>
            <w:tcBorders>
              <w:left w:val="single" w:sz="4" w:space="0" w:color="auto"/>
            </w:tcBorders>
            <w:shd w:val="clear" w:color="auto" w:fill="BFBFBF" w:themeFill="background1" w:themeFillShade="BF"/>
          </w:tcPr>
          <w:p w:rsidR="00535CA8" w:rsidRPr="006E7D31" w:rsidRDefault="00231691" w:rsidP="00104F72">
            <w:pPr>
              <w:rPr>
                <w:b/>
              </w:rPr>
            </w:pPr>
            <w:r w:rsidRPr="006E7D31">
              <w:rPr>
                <w:b/>
              </w:rPr>
              <w:t>List of Exception Use Cases</w:t>
            </w:r>
          </w:p>
        </w:tc>
        <w:tc>
          <w:tcPr>
            <w:tcW w:w="7666" w:type="dxa"/>
            <w:tcBorders>
              <w:right w:val="single" w:sz="4" w:space="0" w:color="auto"/>
            </w:tcBorders>
            <w:shd w:val="clear" w:color="auto" w:fill="auto"/>
          </w:tcPr>
          <w:p w:rsidR="00535CA8" w:rsidRDefault="00231691" w:rsidP="00104F72">
            <w:r>
              <w:t>E1</w:t>
            </w:r>
            <w:r w:rsidRPr="00B33438">
              <w:t xml:space="preserve"> </w:t>
            </w:r>
            <w:r>
              <w:t>– Vehicle is not RUN/START</w:t>
            </w:r>
          </w:p>
          <w:p w:rsidR="00535CA8" w:rsidRDefault="00231691" w:rsidP="00104F72">
            <w:r>
              <w:t>E2 – Loss of communication with Camera Server</w:t>
            </w:r>
          </w:p>
          <w:p w:rsidR="00535CA8" w:rsidRDefault="00231691" w:rsidP="00104F72">
            <w:r>
              <w:t>E3 – Valid camera video signal not present</w:t>
            </w:r>
          </w:p>
        </w:tc>
      </w:tr>
      <w:tr w:rsidR="00535CA8" w:rsidTr="00B145F0">
        <w:trPr>
          <w:jc w:val="center"/>
        </w:trPr>
        <w:tc>
          <w:tcPr>
            <w:tcW w:w="1910" w:type="dxa"/>
            <w:tcBorders>
              <w:left w:val="single" w:sz="4" w:space="0" w:color="auto"/>
            </w:tcBorders>
            <w:shd w:val="clear" w:color="auto" w:fill="BFBFBF" w:themeFill="background1" w:themeFillShade="BF"/>
          </w:tcPr>
          <w:p w:rsidR="00535CA8"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535CA8" w:rsidRDefault="00231691" w:rsidP="0098500F">
            <w:r>
              <w:t>G-HMI</w:t>
            </w:r>
          </w:p>
          <w:p w:rsidR="00535CA8" w:rsidRDefault="00231691" w:rsidP="0098500F">
            <w:r>
              <w:t>Vehicle System Interface</w:t>
            </w:r>
          </w:p>
        </w:tc>
      </w:tr>
    </w:tbl>
    <w:p w:rsidR="006A58B0" w:rsidRDefault="00231691"/>
    <w:p w:rsidR="00406F39" w:rsidRDefault="00231691" w:rsidP="00952F4A">
      <w:pPr>
        <w:pStyle w:val="Heading5"/>
      </w:pPr>
      <w:r>
        <w:t>RVCv3-UC-REQ-128397/A-Press Hard Button to Enter RVC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71D36" w:rsidTr="00B145F0">
        <w:trPr>
          <w:jc w:val="center"/>
        </w:trPr>
        <w:tc>
          <w:tcPr>
            <w:tcW w:w="1910" w:type="dxa"/>
            <w:shd w:val="clear" w:color="auto" w:fill="BFBFBF" w:themeFill="background1" w:themeFillShade="BF"/>
          </w:tcPr>
          <w:p w:rsidR="00571D36" w:rsidRPr="006E7D31" w:rsidRDefault="00231691" w:rsidP="00104F72">
            <w:pPr>
              <w:rPr>
                <w:b/>
              </w:rPr>
            </w:pPr>
            <w:r w:rsidRPr="006E7D31">
              <w:rPr>
                <w:b/>
              </w:rPr>
              <w:t>Actors</w:t>
            </w:r>
          </w:p>
        </w:tc>
        <w:tc>
          <w:tcPr>
            <w:tcW w:w="7666" w:type="dxa"/>
          </w:tcPr>
          <w:p w:rsidR="00571D36" w:rsidRDefault="00231691" w:rsidP="00104F72">
            <w:r>
              <w:t>Vehicle Occupant</w:t>
            </w:r>
          </w:p>
        </w:tc>
      </w:tr>
      <w:tr w:rsidR="00C72F96" w:rsidTr="00B145F0">
        <w:trPr>
          <w:jc w:val="center"/>
        </w:trPr>
        <w:tc>
          <w:tcPr>
            <w:tcW w:w="1910" w:type="dxa"/>
            <w:tcBorders>
              <w:bottom w:val="single" w:sz="4" w:space="0" w:color="auto"/>
            </w:tcBorders>
            <w:shd w:val="clear" w:color="auto" w:fill="BFBFBF" w:themeFill="background1" w:themeFillShade="BF"/>
          </w:tcPr>
          <w:p w:rsidR="00C72F96" w:rsidRPr="006E7D31" w:rsidRDefault="00231691" w:rsidP="00104F72">
            <w:pPr>
              <w:rPr>
                <w:b/>
              </w:rPr>
            </w:pPr>
            <w:r>
              <w:rPr>
                <w:b/>
              </w:rPr>
              <w:t>Pre-c</w:t>
            </w:r>
            <w:r w:rsidRPr="006E7D31">
              <w:rPr>
                <w:b/>
              </w:rPr>
              <w:t>onditions</w:t>
            </w:r>
          </w:p>
        </w:tc>
        <w:tc>
          <w:tcPr>
            <w:tcW w:w="7666" w:type="dxa"/>
            <w:tcBorders>
              <w:bottom w:val="single" w:sz="4" w:space="0" w:color="auto"/>
            </w:tcBorders>
          </w:tcPr>
          <w:p w:rsidR="00C72F96" w:rsidRDefault="00231691" w:rsidP="00C72F96">
            <w:pPr>
              <w:numPr>
                <w:ilvl w:val="0"/>
                <w:numId w:val="200"/>
              </w:numPr>
            </w:pPr>
            <w:r>
              <w:t>The vehicle  is configured  with CHMSL, Rear Camera and Soft button strategy</w:t>
            </w:r>
          </w:p>
          <w:p w:rsidR="00C72F96" w:rsidRDefault="00231691" w:rsidP="00C72F96">
            <w:pPr>
              <w:numPr>
                <w:ilvl w:val="0"/>
                <w:numId w:val="200"/>
              </w:numPr>
            </w:pPr>
            <w:r>
              <w:t>The vehicle is in Run/Start</w:t>
            </w:r>
          </w:p>
          <w:p w:rsidR="00C72F96" w:rsidRDefault="00231691" w:rsidP="00C72F96">
            <w:pPr>
              <w:numPr>
                <w:ilvl w:val="0"/>
                <w:numId w:val="200"/>
              </w:numPr>
            </w:pPr>
            <w:r>
              <w:t>CHMSL or CHMSL Zoom is shown</w:t>
            </w:r>
          </w:p>
        </w:tc>
      </w:tr>
      <w:tr w:rsidR="00C72F96" w:rsidTr="00B145F0">
        <w:trPr>
          <w:jc w:val="center"/>
        </w:trPr>
        <w:tc>
          <w:tcPr>
            <w:tcW w:w="1910" w:type="dxa"/>
            <w:tcBorders>
              <w:left w:val="single" w:sz="4" w:space="0" w:color="auto"/>
            </w:tcBorders>
            <w:shd w:val="clear" w:color="auto" w:fill="BFBFBF" w:themeFill="background1" w:themeFillShade="BF"/>
          </w:tcPr>
          <w:p w:rsidR="00C72F96" w:rsidRPr="006E7D31" w:rsidRDefault="00231691" w:rsidP="00104F72">
            <w:pPr>
              <w:rPr>
                <w:b/>
              </w:rPr>
            </w:pPr>
            <w:r w:rsidRPr="006E7D31">
              <w:rPr>
                <w:b/>
              </w:rPr>
              <w:t>Scenario Description</w:t>
            </w:r>
          </w:p>
        </w:tc>
        <w:tc>
          <w:tcPr>
            <w:tcW w:w="7666" w:type="dxa"/>
            <w:tcBorders>
              <w:right w:val="single" w:sz="4" w:space="0" w:color="auto"/>
            </w:tcBorders>
            <w:shd w:val="clear" w:color="auto" w:fill="auto"/>
          </w:tcPr>
          <w:p w:rsidR="00C72F96" w:rsidRDefault="00231691">
            <w:r>
              <w:t>The driver presses Hard Camera Button to enter Rear Normal View</w:t>
            </w:r>
          </w:p>
          <w:p w:rsidR="00C72F96" w:rsidRDefault="00231691">
            <w:pPr>
              <w:ind w:left="360"/>
            </w:pPr>
          </w:p>
        </w:tc>
      </w:tr>
      <w:tr w:rsidR="00571D36" w:rsidTr="00B145F0">
        <w:trPr>
          <w:jc w:val="center"/>
        </w:trPr>
        <w:tc>
          <w:tcPr>
            <w:tcW w:w="1910" w:type="dxa"/>
            <w:tcBorders>
              <w:left w:val="single" w:sz="4" w:space="0" w:color="auto"/>
              <w:bottom w:val="single" w:sz="4" w:space="0" w:color="auto"/>
            </w:tcBorders>
            <w:shd w:val="clear" w:color="auto" w:fill="BFBFBF" w:themeFill="background1" w:themeFillShade="BF"/>
          </w:tcPr>
          <w:p w:rsidR="00571D36" w:rsidRPr="006E7D31" w:rsidRDefault="00231691" w:rsidP="00104F72">
            <w:pPr>
              <w:rPr>
                <w:b/>
              </w:rPr>
            </w:pPr>
            <w:r w:rsidRPr="006E7D31">
              <w:rPr>
                <w:b/>
              </w:rPr>
              <w:t>Post-conditions</w:t>
            </w:r>
          </w:p>
        </w:tc>
        <w:tc>
          <w:tcPr>
            <w:tcW w:w="7666" w:type="dxa"/>
            <w:tcBorders>
              <w:bottom w:val="single" w:sz="4" w:space="0" w:color="auto"/>
              <w:right w:val="single" w:sz="4" w:space="0" w:color="auto"/>
            </w:tcBorders>
            <w:shd w:val="clear" w:color="auto" w:fill="auto"/>
          </w:tcPr>
          <w:p w:rsidR="00571D36" w:rsidRDefault="00231691" w:rsidP="00104F72">
            <w:r>
              <w:t xml:space="preserve">Rear </w:t>
            </w:r>
            <w:r>
              <w:t>Normal shows</w:t>
            </w:r>
          </w:p>
        </w:tc>
      </w:tr>
      <w:tr w:rsidR="00571D36" w:rsidTr="00B145F0">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sidRPr="006E7D31">
              <w:rPr>
                <w:b/>
              </w:rPr>
              <w:t>List of Exception Use Cases</w:t>
            </w:r>
          </w:p>
        </w:tc>
        <w:tc>
          <w:tcPr>
            <w:tcW w:w="7666" w:type="dxa"/>
            <w:tcBorders>
              <w:right w:val="single" w:sz="4" w:space="0" w:color="auto"/>
            </w:tcBorders>
            <w:shd w:val="clear" w:color="auto" w:fill="auto"/>
          </w:tcPr>
          <w:p w:rsidR="00571D36" w:rsidRDefault="00231691" w:rsidP="00104F72">
            <w:r>
              <w:t>E1</w:t>
            </w:r>
            <w:r w:rsidRPr="00B33438">
              <w:t xml:space="preserve"> </w:t>
            </w:r>
            <w:r>
              <w:t>– Vehicle is not RUN/START</w:t>
            </w:r>
          </w:p>
          <w:p w:rsidR="00571D36" w:rsidRDefault="00231691" w:rsidP="00104F72">
            <w:r>
              <w:t>E2 – Loss of communication with Camera Server</w:t>
            </w:r>
          </w:p>
          <w:p w:rsidR="00571D36" w:rsidRDefault="00231691" w:rsidP="00104F72">
            <w:r>
              <w:t>E3 – Valid camera video signal not present</w:t>
            </w:r>
          </w:p>
        </w:tc>
      </w:tr>
      <w:tr w:rsidR="00571D36" w:rsidTr="00B145F0">
        <w:trPr>
          <w:jc w:val="center"/>
        </w:trPr>
        <w:tc>
          <w:tcPr>
            <w:tcW w:w="1910" w:type="dxa"/>
            <w:tcBorders>
              <w:left w:val="single" w:sz="4" w:space="0" w:color="auto"/>
            </w:tcBorders>
            <w:shd w:val="clear" w:color="auto" w:fill="BFBFBF" w:themeFill="background1" w:themeFillShade="BF"/>
          </w:tcPr>
          <w:p w:rsidR="00571D36" w:rsidRPr="006E7D31" w:rsidRDefault="00231691" w:rsidP="00104F72">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571D36" w:rsidRDefault="00231691" w:rsidP="0098500F">
            <w:r>
              <w:t>Vehicle System Interface</w:t>
            </w:r>
          </w:p>
        </w:tc>
      </w:tr>
    </w:tbl>
    <w:p w:rsidR="006A58B0" w:rsidRDefault="00231691"/>
    <w:p w:rsidR="00406F39" w:rsidRDefault="00231691" w:rsidP="00952F4A">
      <w:pPr>
        <w:pStyle w:val="Heading4"/>
      </w:pPr>
      <w:r>
        <w:t xml:space="preserve">White Box </w:t>
      </w:r>
      <w:r>
        <w:t>View</w:t>
      </w:r>
    </w:p>
    <w:p w:rsidR="00406F39" w:rsidRDefault="00231691" w:rsidP="00952F4A">
      <w:pPr>
        <w:pStyle w:val="Heading5"/>
      </w:pPr>
      <w:r>
        <w:t>Activity Diagrams</w:t>
      </w:r>
    </w:p>
    <w:p w:rsidR="00406F39" w:rsidRDefault="00231691" w:rsidP="00952F4A">
      <w:pPr>
        <w:pStyle w:val="Heading6"/>
      </w:pPr>
      <w:r>
        <w:t>RVCv3-</w:t>
      </w:r>
      <w:r>
        <w:t>ACT-REQ-127096/A-Change Camera View Setting</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RVCv2-SD-REQ-014118/A-Change Camera View Setting (TcSE ROIN-282363-3)</w:t>
      </w:r>
    </w:p>
    <w:p w:rsidR="00406F39" w:rsidRPr="00760C18" w:rsidRDefault="00231691" w:rsidP="00D006E5">
      <w:pPr>
        <w:pStyle w:val="BoldText"/>
      </w:pPr>
      <w:r w:rsidRPr="00760C18">
        <w:lastRenderedPageBreak/>
        <w:t>Activity Diagram</w:t>
      </w:r>
    </w:p>
    <w:p w:rsidR="00123649" w:rsidRDefault="00231691" w:rsidP="00952F4A">
      <w:pPr>
        <w:jc w:val="center"/>
      </w:pPr>
      <w:r>
        <w:rPr>
          <w:noProof/>
        </w:rPr>
        <w:drawing>
          <wp:inline distT="0" distB="0" distL="0" distR="0">
            <wp:extent cx="6305550" cy="4635936"/>
            <wp:effectExtent l="0" t="0" r="0" b="0"/>
            <wp:docPr id="2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2763" cy="4641239"/>
                    </a:xfrm>
                    <a:prstGeom prst="rect">
                      <a:avLst/>
                    </a:prstGeom>
                    <a:noFill/>
                    <a:ln>
                      <a:noFill/>
                    </a:ln>
                  </pic:spPr>
                </pic:pic>
              </a:graphicData>
            </a:graphic>
          </wp:inline>
        </w:drawing>
      </w:r>
    </w:p>
    <w:p w:rsidR="00406F39" w:rsidRDefault="00231691" w:rsidP="00952F4A">
      <w:pPr>
        <w:pStyle w:val="Heading5"/>
      </w:pPr>
      <w:r>
        <w:t>Sequence Diagrams</w:t>
      </w:r>
    </w:p>
    <w:p w:rsidR="00406F39" w:rsidRDefault="00231691" w:rsidP="00952F4A">
      <w:pPr>
        <w:pStyle w:val="Heading6"/>
      </w:pPr>
      <w:r>
        <w:t>RVCv3-SD-REQ-127098/A-Change Camera View Setting</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 xml:space="preserve">The user selects alternate view image setting via the HMI interface. </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szCs w:val="20"/>
        </w:rPr>
      </w:pPr>
      <w:r>
        <w:rPr>
          <w:rFonts w:cs="Arial"/>
          <w:szCs w:val="20"/>
        </w:rPr>
        <w:t>The HMI display is showing the Rear Video Camera image that reflects the updated alternate view setti</w:t>
      </w:r>
      <w:r>
        <w:rPr>
          <w:rFonts w:cs="Arial"/>
          <w:szCs w:val="20"/>
        </w:rPr>
        <w:t>ng.</w:t>
      </w:r>
    </w:p>
    <w:p w:rsidR="00C8198D" w:rsidRDefault="00C8198D"/>
    <w:p w:rsidR="00406F39" w:rsidRPr="00760C18" w:rsidRDefault="00231691" w:rsidP="00D006E5">
      <w:pPr>
        <w:pStyle w:val="BoldText"/>
      </w:pPr>
      <w:r w:rsidRPr="00760C18">
        <w:lastRenderedPageBreak/>
        <w:t>Sequence Diagram</w:t>
      </w:r>
    </w:p>
    <w:p w:rsidR="003D2254" w:rsidRDefault="00231691" w:rsidP="00952F4A">
      <w:pPr>
        <w:jc w:val="center"/>
      </w:pPr>
      <w:r>
        <w:rPr>
          <w:noProof/>
        </w:rPr>
        <w:drawing>
          <wp:inline distT="0" distB="0" distL="0" distR="0">
            <wp:extent cx="3562350" cy="8267841"/>
            <wp:effectExtent l="0" t="0" r="0" b="0"/>
            <wp:docPr id="21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0420" cy="8286570"/>
                    </a:xfrm>
                    <a:prstGeom prst="rect">
                      <a:avLst/>
                    </a:prstGeom>
                    <a:noFill/>
                    <a:ln>
                      <a:noFill/>
                    </a:ln>
                  </pic:spPr>
                </pic:pic>
              </a:graphicData>
            </a:graphic>
          </wp:inline>
        </w:drawing>
      </w:r>
    </w:p>
    <w:p w:rsidR="00406F39" w:rsidRDefault="00231691" w:rsidP="00952F4A">
      <w:pPr>
        <w:pStyle w:val="Heading3"/>
      </w:pPr>
      <w:bookmarkStart w:id="76" w:name="_Toc20921016"/>
      <w:r w:rsidRPr="00B9479B">
        <w:lastRenderedPageBreak/>
        <w:t>RVCv2-FUN-REQ-014119/A-Activate/Deactivate Enhanced Park Aids (TcSE ROIN-293375)</w:t>
      </w:r>
      <w:bookmarkEnd w:id="76"/>
    </w:p>
    <w:p w:rsidR="00406F39" w:rsidRDefault="00231691" w:rsidP="00952F4A">
      <w:pPr>
        <w:pStyle w:val="Heading4"/>
      </w:pPr>
      <w:r>
        <w:t>Requirements</w:t>
      </w:r>
    </w:p>
    <w:p w:rsidR="00952F4A" w:rsidRPr="00952F4A" w:rsidRDefault="00952F4A" w:rsidP="00952F4A">
      <w:pPr>
        <w:pStyle w:val="Heading5"/>
        <w:rPr>
          <w:b w:val="0"/>
          <w:u w:val="single"/>
        </w:rPr>
      </w:pPr>
      <w:r w:rsidRPr="00952F4A">
        <w:rPr>
          <w:b w:val="0"/>
          <w:u w:val="single"/>
        </w:rPr>
        <w:t>RVCv2-REQ-014120/A-Visual Park Aid Alert Availability (TcSE ROIN-281600-2)</w:t>
      </w:r>
    </w:p>
    <w:p w:rsidR="00C8198D" w:rsidRDefault="00231691">
      <w:pPr>
        <w:rPr>
          <w:rFonts w:cs="Arial"/>
        </w:rPr>
      </w:pPr>
      <w:r>
        <w:rPr>
          <w:rFonts w:cs="Arial"/>
        </w:rPr>
        <w:t>The Rear Video Camera and the HMI Display must both be configured with Park Aid Module present in order t</w:t>
      </w:r>
      <w:r>
        <w:rPr>
          <w:rFonts w:cs="Arial"/>
        </w:rPr>
        <w:t>o enable the Visual Park Aid Alert setting options</w:t>
      </w:r>
      <w:r>
        <w:rPr>
          <w:rStyle w:val="msoins0"/>
          <w:rFonts w:cs="Arial"/>
        </w:rPr>
        <w:t xml:space="preserve"> (HMI refers to this as Enhanced Park Aids and this refers to Visual Park Aid Alert or Visual Park Assist depending on vehicle configuration. See HMI specification for implementation details)</w:t>
      </w:r>
      <w:r>
        <w:rPr>
          <w:rFonts w:cs="Arial"/>
        </w:rPr>
        <w:t>.</w:t>
      </w:r>
    </w:p>
    <w:p w:rsidR="00406F39" w:rsidRDefault="00231691" w:rsidP="00952F4A">
      <w:pPr>
        <w:pStyle w:val="Heading4"/>
      </w:pPr>
      <w:r>
        <w:t>Use Cases</w:t>
      </w:r>
    </w:p>
    <w:p w:rsidR="00406F39" w:rsidRDefault="00231691" w:rsidP="00952F4A">
      <w:pPr>
        <w:pStyle w:val="Heading5"/>
      </w:pPr>
      <w:r>
        <w:t>RVC-UC-REQ-014121/A-Activate/Deactivate Enhanced Park Aids (TcSE ROIN-289804)</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driver activates/deactivates the </w:t>
            </w:r>
            <w:r>
              <w:rPr>
                <w:rFonts w:cs="Arial"/>
                <w:szCs w:val="20"/>
                <w:lang w:eastAsia="zh-CN"/>
              </w:rPr>
              <w:t>Enhanced Park Aids via the HMI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Enhance Park Aids are activated/deactivated. </w:t>
            </w:r>
          </w:p>
          <w:p w:rsidR="00C8198D" w:rsidRDefault="00231691">
            <w:pPr>
              <w:rPr>
                <w:rFonts w:cs="Arial"/>
                <w:szCs w:val="20"/>
                <w:lang w:eastAsia="zh-CN"/>
              </w:rPr>
            </w:pPr>
            <w:r>
              <w:rPr>
                <w:rFonts w:cs="Arial"/>
                <w:szCs w:val="20"/>
                <w:lang w:eastAsia="zh-CN"/>
              </w:rPr>
              <w:t>The HMI indicates the setting change determined by vehicle system interface signal.</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w:t>
            </w:r>
            <w:r>
              <w:rPr>
                <w:rFonts w:cs="Arial"/>
                <w:szCs w:val="20"/>
                <w:lang w:eastAsia="zh-CN"/>
              </w:rPr>
              <w:t>m Interface</w:t>
            </w:r>
          </w:p>
        </w:tc>
      </w:tr>
    </w:tbl>
    <w:p w:rsidR="00C8198D" w:rsidRDefault="00C8198D">
      <w:pPr>
        <w:rPr>
          <w:rFonts w:cs="Arial"/>
          <w:szCs w:val="20"/>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RVCv2-ACT-REQ-014122/A-Activate/Deactivate Enhanced Park Aids (TcSE ROIN-286990-1)</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RVCv2-SD-REQ-014123/A-Activate/Deactivate Enhanced Park Aids (TcSE ROIN-286982-2)</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76975" cy="2752725"/>
            <wp:effectExtent l="0" t="0" r="9525" b="9525"/>
            <wp:docPr id="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276975" cy="2752725"/>
                    </a:xfrm>
                    <a:prstGeom prst="rect">
                      <a:avLst/>
                    </a:prstGeom>
                    <a:noFill/>
                    <a:ln w="9525">
                      <a:noFill/>
                      <a:miter lim="800000"/>
                      <a:headEnd/>
                      <a:tailEnd/>
                    </a:ln>
                  </pic:spPr>
                </pic:pic>
              </a:graphicData>
            </a:graphic>
          </wp:inline>
        </w:drawing>
      </w:r>
    </w:p>
    <w:p w:rsidR="00406F39" w:rsidRDefault="00231691" w:rsidP="00952F4A">
      <w:pPr>
        <w:pStyle w:val="Heading5"/>
      </w:pPr>
      <w:r>
        <w:lastRenderedPageBreak/>
        <w:t>Sequence Diagrams</w:t>
      </w:r>
    </w:p>
    <w:p w:rsidR="00406F39" w:rsidRDefault="00231691" w:rsidP="00952F4A">
      <w:pPr>
        <w:pStyle w:val="Heading6"/>
      </w:pPr>
      <w:r>
        <w:t xml:space="preserve">RVCv2-SD-REQ-014123/A-Activate/Deactivate Enhanced Park Aids </w:t>
      </w:r>
      <w:r>
        <w:t>(TcSE ROIN-286982-2)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 xml:space="preserve">The user activates/deactivates Enhanced Park Aids via </w:t>
      </w:r>
      <w:r>
        <w:rPr>
          <w:rFonts w:cs="Arial"/>
          <w:szCs w:val="20"/>
        </w:rPr>
        <w:t>the HMI interface.</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Enhanced Park Aids are enabled/disabled.</w:t>
      </w:r>
    </w:p>
    <w:p w:rsidR="00C8198D" w:rsidRDefault="00C8198D"/>
    <w:p w:rsidR="00406F39" w:rsidRPr="00760C18" w:rsidRDefault="00231691" w:rsidP="00D006E5">
      <w:pPr>
        <w:pStyle w:val="BoldText"/>
      </w:pPr>
      <w:r w:rsidRPr="00760C18">
        <w:t>Sequence Diagram</w:t>
      </w:r>
    </w:p>
    <w:p w:rsidR="00C8198D" w:rsidRDefault="00231691" w:rsidP="00952F4A">
      <w:pPr>
        <w:jc w:val="center"/>
      </w:pPr>
      <w:r>
        <w:rPr>
          <w:noProof/>
        </w:rPr>
        <w:drawing>
          <wp:inline distT="0" distB="0" distL="0" distR="0">
            <wp:extent cx="6286500" cy="4476750"/>
            <wp:effectExtent l="0" t="0" r="0" b="0"/>
            <wp:docPr id="2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286500" cy="4476750"/>
                    </a:xfrm>
                    <a:prstGeom prst="rect">
                      <a:avLst/>
                    </a:prstGeom>
                    <a:noFill/>
                    <a:ln w="9525">
                      <a:noFill/>
                      <a:miter lim="800000"/>
                      <a:headEnd/>
                      <a:tailEnd/>
                    </a:ln>
                  </pic:spPr>
                </pic:pic>
              </a:graphicData>
            </a:graphic>
          </wp:inline>
        </w:drawing>
      </w:r>
    </w:p>
    <w:p w:rsidR="00406F39" w:rsidRDefault="00231691" w:rsidP="00952F4A">
      <w:pPr>
        <w:pStyle w:val="Heading3"/>
      </w:pPr>
      <w:bookmarkStart w:id="77" w:name="_Toc20921017"/>
      <w:r w:rsidRPr="00B9479B">
        <w:t>RVCv2-FUN-REQ-014124/A-Camera Overlay Setting (TcSE ROIN-293357)</w:t>
      </w:r>
      <w:bookmarkEnd w:id="77"/>
    </w:p>
    <w:p w:rsidR="00406F39" w:rsidRDefault="00231691" w:rsidP="00952F4A">
      <w:pPr>
        <w:pStyle w:val="Heading4"/>
      </w:pPr>
      <w:r>
        <w:t>Requirements</w:t>
      </w:r>
    </w:p>
    <w:p w:rsidR="00952F4A" w:rsidRPr="00952F4A" w:rsidRDefault="00952F4A" w:rsidP="00952F4A">
      <w:pPr>
        <w:pStyle w:val="Heading5"/>
        <w:rPr>
          <w:b w:val="0"/>
          <w:u w:val="single"/>
        </w:rPr>
      </w:pPr>
      <w:r w:rsidRPr="00952F4A">
        <w:rPr>
          <w:b w:val="0"/>
          <w:u w:val="single"/>
        </w:rPr>
        <w:t>RVC-FUR-REQ-014125/A-Guideline Availability (TcSE ROIN-264660-2)</w:t>
      </w:r>
    </w:p>
    <w:p w:rsidR="00C8198D" w:rsidRDefault="00231691">
      <w:pPr>
        <w:ind w:left="720" w:hanging="360"/>
        <w:rPr>
          <w:rStyle w:val="msoins0"/>
          <w:rFonts w:cs="Arial"/>
          <w:szCs w:val="20"/>
        </w:rPr>
      </w:pPr>
      <w:r>
        <w:rPr>
          <w:rStyle w:val="msoins0"/>
          <w:rFonts w:ascii="Symbol" w:eastAsia="Symbol" w:hAnsi="Symbol" w:cs="Symbol"/>
          <w:szCs w:val="20"/>
        </w:rPr>
        <w:t></w:t>
      </w:r>
      <w:r>
        <w:rPr>
          <w:rStyle w:val="msoins00"/>
          <w:rFonts w:eastAsia="Symbol"/>
          <w:sz w:val="14"/>
          <w:szCs w:val="14"/>
        </w:rPr>
        <w:tab/>
      </w:r>
      <w:r>
        <w:rPr>
          <w:rStyle w:val="msoins0"/>
          <w:rFonts w:cs="Arial"/>
          <w:szCs w:val="20"/>
        </w:rPr>
        <w:t>In order for Active (Dynamic) Guidelines to be available, the vehicle must be equipped with an Absolute Steering Angle Sensor</w:t>
      </w:r>
      <w:r>
        <w:rPr>
          <w:rStyle w:val="msoins1"/>
          <w:rFonts w:cs="Arial"/>
          <w:szCs w:val="20"/>
        </w:rPr>
        <w:t xml:space="preserve"> and both </w:t>
      </w:r>
      <w:r>
        <w:rPr>
          <w:rStyle w:val="msoins1"/>
          <w:rFonts w:cs="Arial"/>
        </w:rPr>
        <w:t>the Rear Video Camera and the HMI Display must be configured with Absolute Steering Angle Sensor present</w:t>
      </w:r>
      <w:r>
        <w:rPr>
          <w:rStyle w:val="msoins0"/>
          <w:rFonts w:cs="Arial"/>
          <w:szCs w:val="20"/>
        </w:rPr>
        <w:t>.</w:t>
      </w:r>
    </w:p>
    <w:p w:rsidR="00C8198D" w:rsidRDefault="00231691">
      <w:pPr>
        <w:ind w:left="720" w:hanging="360"/>
        <w:rPr>
          <w:rStyle w:val="msoins0"/>
          <w:rFonts w:cs="Arial"/>
          <w:szCs w:val="20"/>
        </w:rPr>
      </w:pPr>
      <w:r>
        <w:rPr>
          <w:rStyle w:val="msoins0"/>
          <w:rFonts w:ascii="Symbol" w:eastAsia="Symbol" w:hAnsi="Symbol" w:cs="Symbol"/>
          <w:szCs w:val="20"/>
        </w:rPr>
        <w:t></w:t>
      </w:r>
      <w:r>
        <w:rPr>
          <w:rStyle w:val="msoins00"/>
          <w:rFonts w:ascii="Symbol" w:eastAsia="Symbol" w:hAnsi="Symbol" w:cs="Symbol"/>
          <w:szCs w:val="20"/>
        </w:rPr>
        <w:tab/>
      </w:r>
      <w:r>
        <w:rPr>
          <w:rStyle w:val="msoins0"/>
          <w:rFonts w:cs="Arial"/>
          <w:szCs w:val="20"/>
        </w:rPr>
        <w:t>When Active (Dynamic) Guidelines are active, Fixed (Static) Guidelines must also be active.</w:t>
      </w:r>
    </w:p>
    <w:p w:rsidR="00C8198D" w:rsidRDefault="00231691">
      <w:pPr>
        <w:ind w:left="720" w:hanging="360"/>
      </w:pPr>
      <w:r>
        <w:rPr>
          <w:rStyle w:val="msoins0"/>
          <w:rFonts w:ascii="Symbol" w:eastAsia="Symbol" w:hAnsi="Symbol" w:cs="Symbol"/>
          <w:szCs w:val="20"/>
        </w:rPr>
        <w:t></w:t>
      </w:r>
      <w:r>
        <w:rPr>
          <w:rStyle w:val="msoins00"/>
          <w:rFonts w:eastAsia="Symbol"/>
          <w:sz w:val="14"/>
          <w:szCs w:val="14"/>
        </w:rPr>
        <w:tab/>
      </w:r>
      <w:r>
        <w:rPr>
          <w:rStyle w:val="msoins0"/>
          <w:rFonts w:cs="Arial"/>
          <w:szCs w:val="20"/>
        </w:rPr>
        <w:t>When Fixed (Static) Guidelines are inactive, Active (Dynamic) Guidelines must also be inactive.</w:t>
      </w:r>
    </w:p>
    <w:p w:rsidR="00406F39" w:rsidRDefault="00231691" w:rsidP="00952F4A">
      <w:pPr>
        <w:pStyle w:val="Heading4"/>
      </w:pPr>
      <w:r>
        <w:lastRenderedPageBreak/>
        <w:t>Use Cases</w:t>
      </w:r>
    </w:p>
    <w:p w:rsidR="00406F39" w:rsidRDefault="00231691" w:rsidP="00952F4A">
      <w:pPr>
        <w:pStyle w:val="Heading5"/>
      </w:pPr>
      <w:r>
        <w:t>RVCv2-UC-REQ-014126/A-Select Global Overlay Setting (All Guidelines) (TcSE ROIN-289808)</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driver activates/deactivates all Rear View Camera overlays (guidelines) via </w:t>
            </w:r>
            <w:r>
              <w:rPr>
                <w:rFonts w:cs="Arial"/>
                <w:szCs w:val="20"/>
                <w:lang w:eastAsia="zh-CN"/>
              </w:rPr>
              <w:t>the HMI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indicates the selected overlay setting.</w:t>
            </w:r>
          </w:p>
          <w:p w:rsidR="00C8198D" w:rsidRDefault="00231691">
            <w:pPr>
              <w:rPr>
                <w:rFonts w:cs="Arial"/>
                <w:szCs w:val="20"/>
                <w:lang w:eastAsia="zh-CN"/>
              </w:rPr>
            </w:pPr>
            <w:r>
              <w:rPr>
                <w:rFonts w:cs="Arial"/>
                <w:szCs w:val="20"/>
                <w:lang w:eastAsia="zh-CN"/>
              </w:rPr>
              <w:t>The video feed from the Rear View Camera contains an image with or without all guideline overlays as indicated by the selected setting.</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w:t>
            </w:r>
            <w:r>
              <w:rPr>
                <w:rFonts w:cs="Arial"/>
                <w:b/>
                <w:szCs w:val="20"/>
                <w:lang w:eastAsia="zh-CN"/>
              </w:rPr>
              <w:t>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i/>
                <w:szCs w:val="20"/>
                <w:lang w:eastAsia="zh-CN"/>
              </w:rPr>
            </w:pPr>
            <w:r>
              <w:rPr>
                <w:rFonts w:cs="Arial"/>
                <w:i/>
                <w:szCs w:val="20"/>
                <w:lang w:eastAsia="zh-CN"/>
              </w:rPr>
              <w:t>Use Case is optional.</w:t>
            </w:r>
          </w:p>
          <w:p w:rsidR="00C8198D" w:rsidRDefault="00231691">
            <w:pPr>
              <w:rPr>
                <w:rFonts w:cs="Arial"/>
                <w:szCs w:val="20"/>
                <w:lang w:eastAsia="zh-CN"/>
              </w:rPr>
            </w:pPr>
            <w:r>
              <w:rPr>
                <w:rFonts w:cs="Arial"/>
                <w:i/>
                <w:szCs w:val="20"/>
                <w:lang w:eastAsia="zh-CN"/>
              </w:rPr>
              <w:t>Current direction is to not apply guideline related use cases.</w:t>
            </w:r>
          </w:p>
        </w:tc>
      </w:tr>
    </w:tbl>
    <w:p w:rsidR="00C8198D" w:rsidRDefault="00C8198D">
      <w:pPr>
        <w:rPr>
          <w:rFonts w:cs="Arial"/>
          <w:szCs w:val="20"/>
        </w:rPr>
      </w:pPr>
    </w:p>
    <w:p w:rsidR="00406F39" w:rsidRDefault="00231691" w:rsidP="00952F4A">
      <w:pPr>
        <w:pStyle w:val="Heading5"/>
      </w:pPr>
      <w:r>
        <w:t>RVCv2-UC-REQ-014127/A-Select Active Guideline Setting (TcSE ROIN-289809)</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 xml:space="preserve">The ignition status is </w:t>
            </w:r>
            <w:r>
              <w:rPr>
                <w:rFonts w:cs="Arial"/>
                <w:szCs w:val="20"/>
                <w:lang w:eastAsia="zh-CN"/>
              </w:rPr>
              <w:t>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activates/deactivates the Active (Dynamic) Guidelines Setting via the HMI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indicates the selected Active Guideline setting.</w:t>
            </w:r>
          </w:p>
          <w:p w:rsidR="00C8198D" w:rsidRDefault="00231691">
            <w:pPr>
              <w:rPr>
                <w:rFonts w:cs="Arial"/>
                <w:szCs w:val="20"/>
                <w:lang w:eastAsia="zh-CN"/>
              </w:rPr>
            </w:pPr>
            <w:r>
              <w:rPr>
                <w:rFonts w:cs="Arial"/>
                <w:szCs w:val="20"/>
                <w:lang w:eastAsia="zh-CN"/>
              </w:rPr>
              <w:t xml:space="preserve">The video feed from the Rear View Camera </w:t>
            </w:r>
            <w:r>
              <w:rPr>
                <w:rFonts w:cs="Arial"/>
                <w:szCs w:val="20"/>
                <w:lang w:eastAsia="zh-CN"/>
              </w:rPr>
              <w:t>contains an image with or without Active guideline overlays as indicated by the selected setting.</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Vehicle System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i/>
                <w:szCs w:val="20"/>
                <w:lang w:eastAsia="zh-CN"/>
              </w:rPr>
            </w:pPr>
            <w:r>
              <w:rPr>
                <w:rFonts w:cs="Arial"/>
                <w:i/>
                <w:szCs w:val="20"/>
                <w:lang w:eastAsia="zh-CN"/>
              </w:rPr>
              <w:t>Use Case is optional.</w:t>
            </w:r>
          </w:p>
          <w:p w:rsidR="00C8198D" w:rsidRDefault="00231691">
            <w:pPr>
              <w:rPr>
                <w:rFonts w:cs="Arial"/>
                <w:szCs w:val="20"/>
                <w:lang w:eastAsia="zh-CN"/>
              </w:rPr>
            </w:pPr>
            <w:r>
              <w:rPr>
                <w:rFonts w:cs="Arial"/>
                <w:i/>
                <w:szCs w:val="20"/>
                <w:lang w:eastAsia="zh-CN"/>
              </w:rPr>
              <w:t xml:space="preserve">Current direction is to not apply guideline related </w:t>
            </w:r>
            <w:r>
              <w:rPr>
                <w:rFonts w:cs="Arial"/>
                <w:i/>
                <w:szCs w:val="20"/>
                <w:lang w:eastAsia="zh-CN"/>
              </w:rPr>
              <w:t>use cases.</w:t>
            </w:r>
          </w:p>
        </w:tc>
      </w:tr>
    </w:tbl>
    <w:p w:rsidR="00C8198D" w:rsidRDefault="00C8198D">
      <w:pPr>
        <w:rPr>
          <w:rFonts w:cs="Arial"/>
          <w:szCs w:val="20"/>
        </w:rPr>
      </w:pPr>
    </w:p>
    <w:p w:rsidR="00406F39" w:rsidRDefault="00231691" w:rsidP="00952F4A">
      <w:pPr>
        <w:pStyle w:val="Heading5"/>
      </w:pPr>
      <w:r>
        <w:t>RVCv2-UC-REQ-014128/A-Select Fixed Guideline Setting (TcSE ROIN-289810)</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The driver activates/deactivates the Fixed (Static) Guidelines Setting via the HMI interface.</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vehicle </w:t>
            </w:r>
            <w:r>
              <w:rPr>
                <w:rFonts w:cs="Arial"/>
                <w:szCs w:val="20"/>
                <w:lang w:eastAsia="zh-CN"/>
              </w:rPr>
              <w:t>display indicates the selected Fixed Guideline setting.</w:t>
            </w:r>
          </w:p>
          <w:p w:rsidR="00C8198D" w:rsidRDefault="00231691">
            <w:pPr>
              <w:rPr>
                <w:rFonts w:cs="Arial"/>
                <w:szCs w:val="20"/>
                <w:lang w:eastAsia="zh-CN"/>
              </w:rPr>
            </w:pPr>
            <w:r>
              <w:rPr>
                <w:rFonts w:cs="Arial"/>
                <w:szCs w:val="20"/>
                <w:lang w:eastAsia="zh-CN"/>
              </w:rPr>
              <w:t>The video feed from the Rear View Camera contains an image with or without Fixed guideline overlays as indicated by the selected setting.</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 xml:space="preserve">Vehicle </w:t>
            </w:r>
            <w:r>
              <w:rPr>
                <w:rFonts w:cs="Arial"/>
                <w:szCs w:val="20"/>
                <w:lang w:eastAsia="zh-CN"/>
              </w:rPr>
              <w:t>System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Notes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i/>
                <w:szCs w:val="20"/>
                <w:lang w:eastAsia="zh-CN"/>
              </w:rPr>
            </w:pPr>
            <w:r>
              <w:rPr>
                <w:rFonts w:cs="Arial"/>
                <w:i/>
                <w:szCs w:val="20"/>
                <w:lang w:eastAsia="zh-CN"/>
              </w:rPr>
              <w:t>Use Case is optional.</w:t>
            </w:r>
          </w:p>
          <w:p w:rsidR="00C8198D" w:rsidRDefault="00231691">
            <w:pPr>
              <w:rPr>
                <w:rFonts w:cs="Arial"/>
                <w:szCs w:val="20"/>
                <w:lang w:eastAsia="zh-CN"/>
              </w:rPr>
            </w:pPr>
            <w:r>
              <w:rPr>
                <w:rFonts w:cs="Arial"/>
                <w:i/>
                <w:szCs w:val="20"/>
                <w:lang w:eastAsia="zh-CN"/>
              </w:rPr>
              <w:t>Current direction is to not apply guideline related use cases.</w:t>
            </w:r>
          </w:p>
        </w:tc>
      </w:tr>
    </w:tbl>
    <w:p w:rsidR="00C8198D" w:rsidRDefault="00C8198D">
      <w:pPr>
        <w:rPr>
          <w:rFonts w:cs="Arial"/>
          <w:szCs w:val="20"/>
        </w:rPr>
      </w:pPr>
    </w:p>
    <w:p w:rsidR="00406F39" w:rsidRDefault="00231691" w:rsidP="00952F4A">
      <w:pPr>
        <w:pStyle w:val="Heading4"/>
      </w:pPr>
      <w:r>
        <w:lastRenderedPageBreak/>
        <w:t>White Box View</w:t>
      </w:r>
    </w:p>
    <w:p w:rsidR="00406F39" w:rsidRDefault="00231691" w:rsidP="00952F4A">
      <w:pPr>
        <w:pStyle w:val="Heading5"/>
      </w:pPr>
      <w:r>
        <w:t>Activity D</w:t>
      </w:r>
      <w:r>
        <w:t>iagrams</w:t>
      </w:r>
    </w:p>
    <w:p w:rsidR="00406F39" w:rsidRDefault="00231691" w:rsidP="00952F4A">
      <w:pPr>
        <w:pStyle w:val="Heading6"/>
      </w:pPr>
      <w:r>
        <w:t>RVCv2-ACT-REQ-014129/A-Change Camera Overlay Setting (TcSE ROIN-282386-2)</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RVCv2-SD-REQ-014130/A-Activate Overlays (TcSE R</w:t>
      </w:r>
      <w:r w:rsidRPr="00F8674E">
        <w:rPr>
          <w:sz w:val="16"/>
          <w:szCs w:val="16"/>
        </w:rPr>
        <w:t>OIN-282334-2)</w:t>
      </w:r>
    </w:p>
    <w:p w:rsidR="007C3C8E" w:rsidRPr="00F8674E" w:rsidRDefault="00231691" w:rsidP="007C3C8E">
      <w:pPr>
        <w:rPr>
          <w:sz w:val="16"/>
          <w:szCs w:val="16"/>
        </w:rPr>
      </w:pPr>
      <w:r w:rsidRPr="00F8674E">
        <w:rPr>
          <w:sz w:val="16"/>
          <w:szCs w:val="16"/>
        </w:rPr>
        <w:t>RVCv2-SD-REQ-014131/A-Deactivate Overlays (TcSE ROIN-282341-2)</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86500" cy="5381625"/>
            <wp:effectExtent l="0" t="0" r="0" b="9525"/>
            <wp:docPr id="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286500" cy="5381625"/>
                    </a:xfrm>
                    <a:prstGeom prst="rect">
                      <a:avLst/>
                    </a:prstGeom>
                    <a:noFill/>
                    <a:ln w="9525">
                      <a:noFill/>
                      <a:miter lim="800000"/>
                      <a:headEnd/>
                      <a:tailEnd/>
                    </a:ln>
                  </pic:spPr>
                </pic:pic>
              </a:graphicData>
            </a:graphic>
          </wp:inline>
        </w:drawing>
      </w:r>
    </w:p>
    <w:p w:rsidR="00406F39" w:rsidRDefault="00231691" w:rsidP="00952F4A">
      <w:pPr>
        <w:pStyle w:val="Heading5"/>
      </w:pPr>
      <w:r>
        <w:t>Sequence Diagrams</w:t>
      </w:r>
    </w:p>
    <w:p w:rsidR="00406F39" w:rsidRDefault="00231691" w:rsidP="00952F4A">
      <w:pPr>
        <w:pStyle w:val="Heading6"/>
      </w:pPr>
      <w:r>
        <w:t>RVCv2-SD-REQ-014130/A-Activate Overlays (TcSE ROIN-282334-2)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The user activates Rear View Camera overlays via the HMI interface.</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lastRenderedPageBreak/>
        <w:t>Post-condition</w:t>
      </w:r>
    </w:p>
    <w:p w:rsidR="00C8198D" w:rsidRDefault="00231691">
      <w:pPr>
        <w:ind w:left="720"/>
        <w:rPr>
          <w:rFonts w:cs="Arial"/>
        </w:rPr>
      </w:pPr>
      <w:r>
        <w:rPr>
          <w:rFonts w:cs="Arial"/>
        </w:rPr>
        <w:t>Rear View Camera overlays are enabled.</w:t>
      </w:r>
    </w:p>
    <w:p w:rsidR="00C8198D" w:rsidRDefault="00C8198D"/>
    <w:p w:rsidR="00406F39" w:rsidRPr="00760C18" w:rsidRDefault="00231691" w:rsidP="00D006E5">
      <w:pPr>
        <w:pStyle w:val="BoldText"/>
      </w:pPr>
      <w:r w:rsidRPr="00760C18">
        <w:t>Sequence Diagram</w:t>
      </w:r>
    </w:p>
    <w:p w:rsidR="00C8198D" w:rsidRDefault="00231691" w:rsidP="00952F4A">
      <w:pPr>
        <w:jc w:val="center"/>
      </w:pPr>
      <w:r>
        <w:rPr>
          <w:noProof/>
        </w:rPr>
        <w:drawing>
          <wp:inline distT="0" distB="0" distL="0" distR="0">
            <wp:extent cx="6248400" cy="6743700"/>
            <wp:effectExtent l="0" t="0" r="0" b="0"/>
            <wp:docPr id="2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248400" cy="6743700"/>
                    </a:xfrm>
                    <a:prstGeom prst="rect">
                      <a:avLst/>
                    </a:prstGeom>
                    <a:noFill/>
                    <a:ln w="9525">
                      <a:noFill/>
                      <a:miter lim="800000"/>
                      <a:headEnd/>
                      <a:tailEnd/>
                    </a:ln>
                  </pic:spPr>
                </pic:pic>
              </a:graphicData>
            </a:graphic>
          </wp:inline>
        </w:drawing>
      </w:r>
    </w:p>
    <w:p w:rsidR="00406F39" w:rsidRDefault="00231691" w:rsidP="00952F4A">
      <w:pPr>
        <w:pStyle w:val="Heading6"/>
      </w:pPr>
      <w:r>
        <w:t>RVCv2-SD-REQ-014131/A-Deactivate Overlays (TcSE ROIN-282341-2)</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The user deactivates Rear View Camera overlays via the HMI interface.</w:t>
      </w:r>
    </w:p>
    <w:p w:rsidR="00C8198D" w:rsidRDefault="00C8198D"/>
    <w:p w:rsidR="00406F39" w:rsidRPr="00760C18" w:rsidRDefault="00231691" w:rsidP="00D006E5">
      <w:pPr>
        <w:pStyle w:val="BoldText"/>
      </w:pPr>
      <w:r w:rsidRPr="00760C18">
        <w:lastRenderedPageBreak/>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Rear View Camera overlays are disabled.</w:t>
      </w:r>
    </w:p>
    <w:p w:rsidR="00C8198D" w:rsidRDefault="00C8198D"/>
    <w:p w:rsidR="00406F39" w:rsidRPr="00760C18" w:rsidRDefault="00231691" w:rsidP="00D006E5">
      <w:pPr>
        <w:pStyle w:val="BoldText"/>
      </w:pPr>
      <w:r w:rsidRPr="00760C18">
        <w:t>Sequence Diagram</w:t>
      </w:r>
    </w:p>
    <w:p w:rsidR="00C8198D" w:rsidRDefault="00231691" w:rsidP="00952F4A">
      <w:pPr>
        <w:jc w:val="center"/>
      </w:pPr>
      <w:r>
        <w:rPr>
          <w:noProof/>
        </w:rPr>
        <w:drawing>
          <wp:inline distT="0" distB="0" distL="0" distR="0">
            <wp:extent cx="6191250" cy="6734175"/>
            <wp:effectExtent l="0" t="0" r="0" b="9525"/>
            <wp:docPr id="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191250" cy="6734175"/>
                    </a:xfrm>
                    <a:prstGeom prst="rect">
                      <a:avLst/>
                    </a:prstGeom>
                    <a:noFill/>
                    <a:ln w="9525">
                      <a:noFill/>
                      <a:miter lim="800000"/>
                      <a:headEnd/>
                      <a:tailEnd/>
                    </a:ln>
                  </pic:spPr>
                </pic:pic>
              </a:graphicData>
            </a:graphic>
          </wp:inline>
        </w:drawing>
      </w:r>
    </w:p>
    <w:p w:rsidR="00406F39" w:rsidRDefault="00231691" w:rsidP="00952F4A">
      <w:pPr>
        <w:pStyle w:val="Heading2"/>
      </w:pPr>
      <w:bookmarkStart w:id="78" w:name="_Toc20921018"/>
      <w:r>
        <w:lastRenderedPageBreak/>
        <w:t>Driver Ass</w:t>
      </w:r>
      <w:r>
        <w:t>ist Front View Camera</w:t>
      </w:r>
      <w:bookmarkEnd w:id="78"/>
    </w:p>
    <w:p w:rsidR="00406F39" w:rsidRDefault="00231691" w:rsidP="00952F4A">
      <w:pPr>
        <w:pStyle w:val="Heading3"/>
      </w:pPr>
      <w:bookmarkStart w:id="79" w:name="_Toc20921019"/>
      <w:r w:rsidRPr="00B9479B">
        <w:t xml:space="preserve">DAFVCv1-FUN-REQ-014045/B-Activate/Deactivate Driver Assist Front View Camera </w:t>
      </w:r>
      <w:r w:rsidRPr="00B9479B">
        <w:t>(TcSE ROIN-293385)</w:t>
      </w:r>
      <w:bookmarkEnd w:id="79"/>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Requirements</w:t>
      </w:r>
    </w:p>
    <w:p w:rsidR="00952F4A" w:rsidRPr="00952F4A" w:rsidRDefault="00952F4A" w:rsidP="00952F4A">
      <w:pPr>
        <w:pStyle w:val="Heading5"/>
        <w:rPr>
          <w:b w:val="0"/>
          <w:u w:val="single"/>
        </w:rPr>
      </w:pPr>
      <w:r w:rsidRPr="00952F4A">
        <w:rPr>
          <w:b w:val="0"/>
          <w:u w:val="single"/>
        </w:rPr>
        <w:t>DAFVCv1-FUR-REQ-166641/A-Deactivate FVC</w:t>
      </w:r>
    </w:p>
    <w:p w:rsidR="00F3235A" w:rsidRDefault="00231691">
      <w:pPr>
        <w:autoSpaceDE w:val="0"/>
        <w:autoSpaceDN w:val="0"/>
        <w:adjustRightInd w:val="0"/>
        <w:rPr>
          <w:rFonts w:cs="Arial"/>
        </w:rPr>
      </w:pPr>
      <w:r>
        <w:rPr>
          <w:rFonts w:cs="Arial"/>
        </w:rPr>
        <w:t>The DriverAssistFrontViewCameraClient shall stop displaying Front View Camera (FVC) image when one of the following conditions is met:</w:t>
      </w:r>
    </w:p>
    <w:p w:rsidR="00F3235A" w:rsidRDefault="00231691">
      <w:pPr>
        <w:autoSpaceDE w:val="0"/>
        <w:autoSpaceDN w:val="0"/>
        <w:adjustRightInd w:val="0"/>
        <w:ind w:left="1080" w:hanging="360"/>
        <w:rPr>
          <w:rFonts w:cs="Arial"/>
        </w:rPr>
      </w:pPr>
      <w:r>
        <w:rPr>
          <w:rFonts w:cs="Arial"/>
        </w:rPr>
        <w:t>•</w:t>
      </w:r>
      <w:r>
        <w:rPr>
          <w:rFonts w:cs="Arial"/>
        </w:rPr>
        <w:tab/>
        <w:t>Vehicle is shifted into 'Reverse' (Rear View Camera image</w:t>
      </w:r>
      <w:r>
        <w:rPr>
          <w:rFonts w:cs="Arial"/>
        </w:rPr>
        <w:t xml:space="preserve"> will be shown)</w:t>
      </w:r>
    </w:p>
    <w:p w:rsidR="00F3235A" w:rsidRDefault="00231691">
      <w:pPr>
        <w:autoSpaceDE w:val="0"/>
        <w:autoSpaceDN w:val="0"/>
        <w:adjustRightInd w:val="0"/>
        <w:ind w:left="1080" w:hanging="360"/>
        <w:rPr>
          <w:rFonts w:cs="Arial"/>
        </w:rPr>
      </w:pPr>
      <w:r>
        <w:rPr>
          <w:rFonts w:cs="Arial"/>
        </w:rPr>
        <w:t>•</w:t>
      </w:r>
      <w:r>
        <w:rPr>
          <w:rFonts w:cs="Arial"/>
        </w:rPr>
        <w:tab/>
        <w:t>Vehicle is shifted into 'Park'</w:t>
      </w:r>
      <w:r>
        <w:rPr>
          <w:rFonts w:cs="Arial"/>
          <w:color w:val="FF0000"/>
        </w:rPr>
        <w:t xml:space="preserve"> </w:t>
      </w:r>
      <w:r>
        <w:rPr>
          <w:rFonts w:cs="Arial"/>
        </w:rPr>
        <w:t>(No Image shown in 'Park')</w:t>
      </w:r>
    </w:p>
    <w:p w:rsidR="00F3235A" w:rsidRDefault="00231691">
      <w:pPr>
        <w:autoSpaceDE w:val="0"/>
        <w:autoSpaceDN w:val="0"/>
        <w:adjustRightInd w:val="0"/>
        <w:ind w:left="1080" w:hanging="360"/>
        <w:rPr>
          <w:rFonts w:cs="Arial"/>
        </w:rPr>
      </w:pPr>
      <w:r>
        <w:rPr>
          <w:rFonts w:cs="Arial"/>
        </w:rPr>
        <w:t>•</w:t>
      </w:r>
      <w:r>
        <w:rPr>
          <w:rFonts w:cs="Arial"/>
        </w:rPr>
        <w:tab/>
        <w:t>Power Mode does not equal IgnitionOn_2 or Running_2 or Crank_3</w:t>
      </w:r>
    </w:p>
    <w:p w:rsidR="00F3235A" w:rsidRDefault="00231691">
      <w:pPr>
        <w:autoSpaceDE w:val="0"/>
        <w:autoSpaceDN w:val="0"/>
        <w:adjustRightInd w:val="0"/>
        <w:ind w:left="1080" w:hanging="360"/>
        <w:rPr>
          <w:rFonts w:cs="Arial"/>
        </w:rPr>
      </w:pPr>
      <w:r>
        <w:rPr>
          <w:rFonts w:cs="Arial"/>
        </w:rPr>
        <w:t xml:space="preserve">• </w:t>
      </w:r>
      <w:r>
        <w:rPr>
          <w:rFonts w:cs="Arial"/>
        </w:rPr>
        <w:tab/>
        <w:t>FVC is disabled (Feature_St equals 0x81B Camera Showing and 0x00 Off)</w:t>
      </w:r>
    </w:p>
    <w:p w:rsidR="00F3235A" w:rsidRDefault="00231691" w:rsidP="009B6384">
      <w:pPr>
        <w:autoSpaceDE w:val="0"/>
        <w:autoSpaceDN w:val="0"/>
        <w:adjustRightInd w:val="0"/>
        <w:ind w:left="1080" w:hanging="360"/>
        <w:rPr>
          <w:rFonts w:cs="Arial"/>
        </w:rPr>
      </w:pPr>
      <w:r>
        <w:rPr>
          <w:rFonts w:cs="Arial"/>
        </w:rPr>
        <w:t>•</w:t>
      </w:r>
      <w:r>
        <w:rPr>
          <w:rFonts w:cs="Arial"/>
        </w:rPr>
        <w:tab/>
        <w:t>Vehicle speed exceeds Feature</w:t>
      </w:r>
      <w:r>
        <w:rPr>
          <w:rFonts w:cs="Arial"/>
        </w:rPr>
        <w:t xml:space="preserve"> Maximum Sp</w:t>
      </w:r>
      <w:r>
        <w:rPr>
          <w:rFonts w:cs="Arial"/>
        </w:rPr>
        <w:t>eed requirement 014077</w:t>
      </w:r>
    </w:p>
    <w:p w:rsidR="00F3235A" w:rsidRDefault="00231691">
      <w:pPr>
        <w:rPr>
          <w:rFonts w:cs="Arial"/>
        </w:rPr>
      </w:pPr>
    </w:p>
    <w:p w:rsidR="00952F4A" w:rsidRPr="00952F4A" w:rsidRDefault="00952F4A" w:rsidP="00952F4A">
      <w:pPr>
        <w:pStyle w:val="Heading5"/>
        <w:rPr>
          <w:b w:val="0"/>
          <w:u w:val="single"/>
        </w:rPr>
      </w:pPr>
      <w:r w:rsidRPr="00952F4A">
        <w:rPr>
          <w:b w:val="0"/>
          <w:u w:val="single"/>
        </w:rPr>
        <w:t>DAFVCv1-FUR-REQ-013997/B-E-Locker Deactivation Delay (TcSE ROIN-266607-1)</w:t>
      </w:r>
    </w:p>
    <w:p w:rsidR="00C8198D" w:rsidRDefault="00231691">
      <w:pPr>
        <w:adjustRightInd w:val="0"/>
        <w:rPr>
          <w:rStyle w:val="msoins0"/>
          <w:rFonts w:cs="Arial"/>
          <w:iCs/>
          <w:szCs w:val="20"/>
        </w:rPr>
      </w:pPr>
      <w:r>
        <w:rPr>
          <w:rFonts w:cs="Arial"/>
          <w:szCs w:val="20"/>
        </w:rPr>
        <w:t>If the FrontViewCameraClient is displaying the Front View Camera (FVC) image (all conditions for front camera image display are true) and the E-Locker transi</w:t>
      </w:r>
      <w:r>
        <w:rPr>
          <w:rFonts w:cs="Arial"/>
          <w:szCs w:val="20"/>
        </w:rPr>
        <w:t xml:space="preserve">stions from 'Locked' (Elocker_St = 0x1:ON) to 'Unlocked' (Elocker_St = 0x0:OFF), </w:t>
      </w:r>
      <w:r>
        <w:rPr>
          <w:rStyle w:val="msoins0"/>
          <w:rFonts w:cs="Arial"/>
          <w:iCs/>
          <w:szCs w:val="20"/>
        </w:rPr>
        <w:t>the FrontViewCameraClient shall start a timer (T_eLockerDelay) and shall continue to display the FVC image until the expiration of this timer.</w:t>
      </w:r>
    </w:p>
    <w:p w:rsidR="00C8198D" w:rsidRDefault="00231691">
      <w:pPr>
        <w:adjustRightInd w:val="0"/>
        <w:rPr>
          <w:rStyle w:val="msoins0"/>
          <w:rFonts w:cs="Arial"/>
          <w:iCs/>
          <w:szCs w:val="20"/>
        </w:rPr>
      </w:pPr>
      <w:r>
        <w:rPr>
          <w:rStyle w:val="msoins0"/>
          <w:rFonts w:cs="Arial"/>
          <w:iCs/>
          <w:szCs w:val="20"/>
        </w:rPr>
        <w:t xml:space="preserve"> </w:t>
      </w:r>
    </w:p>
    <w:p w:rsidR="00C8198D" w:rsidRDefault="00231691">
      <w:pPr>
        <w:adjustRightInd w:val="0"/>
      </w:pPr>
      <w:r>
        <w:rPr>
          <w:rStyle w:val="msoins0"/>
          <w:rFonts w:cs="Arial"/>
          <w:iCs/>
          <w:szCs w:val="20"/>
        </w:rPr>
        <w:t>If the FrontViewCameraClient d</w:t>
      </w:r>
      <w:r>
        <w:rPr>
          <w:rStyle w:val="msoins0"/>
          <w:rFonts w:cs="Arial"/>
          <w:iCs/>
          <w:szCs w:val="20"/>
        </w:rPr>
        <w:t>etects that the E-Locker transistions back to 'Locked' prior to the expiration of T_eLockerDelay, and all other conditions for front camera image remain true, the FrontViewCameraClient shall cancel the timer and continue to display the FVC image.</w:t>
      </w:r>
    </w:p>
    <w:p w:rsidR="00C8198D" w:rsidRDefault="00C8198D">
      <w:pPr>
        <w:rPr>
          <w:rFonts w:eastAsia="MS Mincho" w:cs="Arial"/>
          <w:szCs w:val="20"/>
        </w:rPr>
      </w:pPr>
    </w:p>
    <w:p w:rsidR="007917DC" w:rsidRDefault="00231691" w:rsidP="00952F4A">
      <w:pPr>
        <w:pStyle w:val="Heading5"/>
      </w:pPr>
      <w:r w:rsidRPr="00B9479B">
        <w:t>DAFVCv1-TMR-REQ-013998/B-T_eLockerDelay (TcSE ROIN-266609-1)</w:t>
      </w:r>
    </w:p>
    <w:p w:rsidR="0091772B" w:rsidRPr="0091772B" w:rsidRDefault="0023169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231691">
            <w:pPr>
              <w:spacing w:line="276" w:lineRule="auto"/>
              <w:rPr>
                <w:rFonts w:ascii="Univers" w:eastAsia="Times New Roman" w:hAnsi="Univers" w:cs="Arial"/>
                <w:sz w:val="14"/>
                <w:szCs w:val="14"/>
              </w:rPr>
            </w:pPr>
            <w:r w:rsidRPr="00DF054A">
              <w:rPr>
                <w:rFonts w:cs="Arial"/>
                <w:sz w:val="14"/>
                <w:szCs w:val="14"/>
              </w:rPr>
              <w:t>T_eLockerDelay</w:t>
            </w:r>
          </w:p>
        </w:tc>
        <w:tc>
          <w:tcPr>
            <w:tcW w:w="544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Maximum time FrontViewCameraClient should wait before stopping the display of</w:t>
            </w:r>
            <w:r>
              <w:rPr>
                <w:rFonts w:cs="Arial"/>
                <w:szCs w:val="20"/>
              </w:rPr>
              <w:t xml:space="preserve"> the FVC video image to the user according to FAS-FVC-GREQ-266607-E-Locker Deactivation Delay.</w:t>
            </w:r>
          </w:p>
          <w:p w:rsidR="007917DC" w:rsidRDefault="0023169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rPr>
                <w:rFonts w:ascii="Univers" w:eastAsia="Times New Roman" w:hAnsi="Univers" w:cs="Arial"/>
                <w:sz w:val="14"/>
                <w:szCs w:val="14"/>
              </w:rPr>
            </w:pPr>
            <w:r>
              <w:rPr>
                <w:rFonts w:cs="Arial"/>
                <w:sz w:val="14"/>
                <w:szCs w:val="14"/>
              </w:rPr>
              <w:t>4975-5025</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5000</w:t>
            </w:r>
          </w:p>
        </w:tc>
      </w:tr>
    </w:tbl>
    <w:p w:rsidR="005A201A" w:rsidRPr="00B01CDD" w:rsidRDefault="00231691" w:rsidP="00B01CDD">
      <w:pPr>
        <w:rPr>
          <w:sz w:val="14"/>
          <w:szCs w:val="14"/>
        </w:rPr>
      </w:pPr>
    </w:p>
    <w:p w:rsidR="00406F39" w:rsidRDefault="00231691" w:rsidP="00952F4A">
      <w:pPr>
        <w:pStyle w:val="Heading4"/>
      </w:pPr>
      <w:r>
        <w:t>Use Cases</w:t>
      </w:r>
    </w:p>
    <w:p w:rsidR="00406F39" w:rsidRDefault="00231691" w:rsidP="00952F4A">
      <w:pPr>
        <w:pStyle w:val="Heading5"/>
      </w:pPr>
      <w:r>
        <w:t>DAFVCv1-UC-REQ-014046/B-Activate Driver Assist Front View Camera (TcSE ROIN-290143)</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pPr>
              <w:rPr>
                <w:rFonts w:cs="Arial"/>
                <w:lang w:eastAsia="zh-CN"/>
              </w:rPr>
            </w:pPr>
            <w:r>
              <w:rPr>
                <w:rFonts w:cs="Arial"/>
                <w:lang w:eastAsia="zh-CN"/>
              </w:rPr>
              <w:t>Vehicle Occupant</w:t>
            </w:r>
          </w:p>
        </w:tc>
      </w:tr>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pPr>
              <w:rPr>
                <w:rFonts w:cs="Arial"/>
                <w:lang w:eastAsia="zh-CN"/>
              </w:rPr>
            </w:pPr>
            <w:r>
              <w:rPr>
                <w:rFonts w:cs="Arial"/>
                <w:lang w:eastAsia="zh-CN"/>
              </w:rPr>
              <w:t xml:space="preserve">The infotainment system is powered </w:t>
            </w:r>
            <w:r>
              <w:rPr>
                <w:rFonts w:cs="Arial"/>
                <w:lang w:eastAsia="zh-CN"/>
              </w:rPr>
              <w:t>on.</w:t>
            </w:r>
          </w:p>
          <w:p w:rsidR="00936242" w:rsidRDefault="00231691">
            <w:pPr>
              <w:rPr>
                <w:rFonts w:cs="Arial"/>
                <w:lang w:eastAsia="zh-CN"/>
              </w:rPr>
            </w:pPr>
            <w:r>
              <w:rPr>
                <w:rFonts w:cs="Arial"/>
                <w:lang w:eastAsia="zh-CN"/>
              </w:rPr>
              <w:t>The ignition status is Run/Start.</w:t>
            </w:r>
          </w:p>
          <w:p w:rsidR="00936242" w:rsidRDefault="00231691">
            <w:pPr>
              <w:rPr>
                <w:rFonts w:cs="Arial"/>
                <w:lang w:eastAsia="zh-CN"/>
              </w:rPr>
            </w:pPr>
            <w:r>
              <w:rPr>
                <w:rFonts w:cs="Arial"/>
                <w:lang w:eastAsia="zh-CN"/>
              </w:rPr>
              <w:t>The gear position status is NOT Reverse.</w:t>
            </w:r>
          </w:p>
        </w:tc>
      </w:tr>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pPr>
              <w:rPr>
                <w:rFonts w:cs="Arial"/>
                <w:lang w:eastAsia="zh-CN"/>
              </w:rPr>
            </w:pPr>
            <w:r>
              <w:rPr>
                <w:rFonts w:cs="Arial"/>
                <w:lang w:eastAsia="zh-CN"/>
              </w:rPr>
              <w:t>The driver activates the Driver Assist Front View Camera (DAFVC) via hard button interface, or vehicle system indicates DAFVC activation for Trailer Backup</w:t>
            </w:r>
            <w:r>
              <w:rPr>
                <w:rFonts w:cs="Arial"/>
                <w:lang w:eastAsia="zh-CN"/>
              </w:rPr>
              <w:t xml:space="preserve"> Assist</w:t>
            </w:r>
            <w:ins w:id="80" w:author="Mertiri, Taulant " w:date="2015-08-25T10:50:00Z">
              <w:r>
                <w:rPr>
                  <w:rFonts w:cs="Arial"/>
                  <w:lang w:eastAsia="zh-CN"/>
                </w:rPr>
                <w:t xml:space="preserve">, </w:t>
              </w:r>
            </w:ins>
            <w:del w:id="81" w:author="Mertiri, Taulant " w:date="2015-08-25T10:50:00Z">
              <w:r w:rsidDel="00AB6A31">
                <w:rPr>
                  <w:rFonts w:cs="Arial"/>
                  <w:lang w:eastAsia="zh-CN"/>
                </w:rPr>
                <w:delText xml:space="preserve"> or </w:delText>
              </w:r>
            </w:del>
            <w:r>
              <w:rPr>
                <w:rFonts w:cs="Arial"/>
                <w:lang w:eastAsia="zh-CN"/>
              </w:rPr>
              <w:t>Active Park Assist</w:t>
            </w:r>
            <w:ins w:id="82" w:author="Mertiri, Taulant " w:date="2015-08-25T10:50:00Z">
              <w:r>
                <w:rPr>
                  <w:rFonts w:cs="Arial"/>
                  <w:lang w:eastAsia="zh-CN"/>
                </w:rPr>
                <w:t xml:space="preserve"> or </w:t>
              </w:r>
            </w:ins>
            <w:ins w:id="83" w:author="Mertiri, Taulant " w:date="2015-08-25T10:51:00Z">
              <w:r>
                <w:rPr>
                  <w:rFonts w:cs="Arial"/>
                  <w:lang w:eastAsia="zh-CN"/>
                </w:rPr>
                <w:t xml:space="preserve">Off Road Front Camera. </w:t>
              </w:r>
            </w:ins>
            <w:del w:id="84" w:author="Mertiri, Taulant " w:date="2015-08-25T10:50:00Z">
              <w:r w:rsidDel="00AB6A31">
                <w:rPr>
                  <w:rFonts w:cs="Arial"/>
                  <w:lang w:eastAsia="zh-CN"/>
                </w:rPr>
                <w:delText>.</w:delText>
              </w:r>
            </w:del>
          </w:p>
        </w:tc>
      </w:tr>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pPr>
              <w:rPr>
                <w:rFonts w:cs="Arial"/>
                <w:lang w:eastAsia="zh-CN"/>
              </w:rPr>
            </w:pPr>
            <w:r>
              <w:rPr>
                <w:rFonts w:cs="Arial"/>
                <w:lang w:eastAsia="zh-CN"/>
              </w:rPr>
              <w:t>The vehicle display shows the DAFVC image.</w:t>
            </w:r>
          </w:p>
        </w:tc>
      </w:tr>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r>
              <w:rPr>
                <w:rFonts w:cs="Arial"/>
              </w:rPr>
              <w:t xml:space="preserve">E1 – </w:t>
            </w:r>
            <w:hyperlink r:id="rId33" w:tooltip="Reference Link to Object :FAS-DAFVCv1-GUC-290144-Driver Assist Front View Camera Malfunction Property : Title" w:history="1">
              <w:r>
                <w:t>Driver Assist Front Vie</w:t>
              </w:r>
              <w:r>
                <w:t>w Camera Malfunction</w:t>
              </w:r>
            </w:hyperlink>
          </w:p>
          <w:p w:rsidR="00936242" w:rsidRDefault="00231691">
            <w:r>
              <w:rPr>
                <w:rFonts w:cs="Arial"/>
              </w:rPr>
              <w:t xml:space="preserve">E2 – </w:t>
            </w:r>
            <w:hyperlink r:id="rId34" w:tooltip="Reference Link to Object :FAS-DAFVCv1-GUC-290145-Activation Attempt During Overspeed Condition Property : Title" w:history="1">
              <w:r>
                <w:t>Activation Attempt During Overspeed Condition</w:t>
              </w:r>
            </w:hyperlink>
          </w:p>
        </w:tc>
      </w:tr>
      <w:tr w:rsidR="0093624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936242"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936242" w:rsidRDefault="00231691">
            <w:pPr>
              <w:rPr>
                <w:rFonts w:cs="Arial"/>
                <w:lang w:eastAsia="zh-CN"/>
              </w:rPr>
            </w:pPr>
            <w:r>
              <w:rPr>
                <w:rFonts w:cs="Arial"/>
                <w:lang w:eastAsia="zh-CN"/>
              </w:rPr>
              <w:t>G-HMI</w:t>
            </w:r>
          </w:p>
          <w:p w:rsidR="00936242" w:rsidRDefault="00231691">
            <w:pPr>
              <w:rPr>
                <w:rFonts w:cs="Arial"/>
                <w:lang w:eastAsia="zh-CN"/>
              </w:rPr>
            </w:pPr>
            <w:r>
              <w:rPr>
                <w:rFonts w:cs="Arial"/>
                <w:lang w:eastAsia="zh-CN"/>
              </w:rPr>
              <w:t>Dedicated Hard Button</w:t>
            </w:r>
          </w:p>
          <w:p w:rsidR="00936242" w:rsidRDefault="00231691">
            <w:pPr>
              <w:rPr>
                <w:rFonts w:cs="Arial"/>
                <w:lang w:eastAsia="zh-CN"/>
              </w:rPr>
            </w:pPr>
            <w:r>
              <w:rPr>
                <w:rFonts w:cs="Arial"/>
                <w:lang w:eastAsia="zh-CN"/>
              </w:rPr>
              <w:t>Vehicle System Interface</w:t>
            </w:r>
          </w:p>
        </w:tc>
      </w:tr>
    </w:tbl>
    <w:p w:rsidR="00936242" w:rsidRDefault="00231691">
      <w:pPr>
        <w:rPr>
          <w:rFonts w:cs="Arial"/>
        </w:rPr>
      </w:pPr>
    </w:p>
    <w:p w:rsidR="00406F39" w:rsidRDefault="00231691" w:rsidP="00952F4A">
      <w:pPr>
        <w:pStyle w:val="Heading5"/>
      </w:pPr>
      <w:r>
        <w:lastRenderedPageBreak/>
        <w:t>DAFVCv1-UC-REQ-014047/A-Driver Assist Front</w:t>
      </w:r>
      <w:r>
        <w:t xml:space="preserve"> View Camera Malfunction (TcSE ROIN-290144)</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DAFVCv1-UC-REQ-014046/B-Activate Driver Assist Front View Camera (TcSE ROIN-290143)</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Sam</w:t>
            </w:r>
            <w:r>
              <w:rPr>
                <w:rFonts w:cs="Arial"/>
                <w:szCs w:val="20"/>
                <w:lang w:eastAsia="zh-CN"/>
              </w:rPr>
              <w:t xml:space="preserve">e as Normal Usage Use Case </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attempts to activate the Driver Assist Front View Camera (DAFVC) via hard button interface.</w:t>
            </w:r>
          </w:p>
          <w:p w:rsidR="00C8198D" w:rsidRDefault="00231691">
            <w:pPr>
              <w:rPr>
                <w:rFonts w:cs="Arial"/>
                <w:szCs w:val="20"/>
                <w:lang w:eastAsia="zh-CN"/>
              </w:rPr>
            </w:pPr>
            <w:r>
              <w:rPr>
                <w:rFonts w:cs="Arial"/>
                <w:szCs w:val="20"/>
                <w:lang w:eastAsia="zh-CN"/>
              </w:rPr>
              <w:t>The HMI interface indicates that the DAFVC image cannot be shown because of a malfunction.</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does NOT show the DAFVC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DAFVCv1-UC-REQ-014048/B-Activation Attempt During Overspeed Condition (TcSE ROIN-290145)</w:t>
      </w:r>
    </w:p>
    <w:p w:rsidR="00406F39" w:rsidRPr="005F5EF0" w:rsidRDefault="00231691" w:rsidP="00406F39">
      <w:pPr>
        <w:rPr>
          <w:b/>
          <w:sz w:val="16"/>
          <w:szCs w:val="16"/>
        </w:rPr>
      </w:pPr>
      <w:r w:rsidRPr="005F5EF0">
        <w:rPr>
          <w:b/>
          <w:sz w:val="16"/>
          <w:szCs w:val="16"/>
        </w:rPr>
        <w:t>Linked E</w:t>
      </w:r>
      <w:r w:rsidRPr="005F5EF0">
        <w:rPr>
          <w:b/>
          <w:sz w:val="16"/>
          <w:szCs w:val="16"/>
        </w:rPr>
        <w:t>lements</w:t>
      </w:r>
    </w:p>
    <w:p w:rsidR="007C3C8E" w:rsidRPr="005F5EF0" w:rsidRDefault="00231691" w:rsidP="007C3C8E">
      <w:pPr>
        <w:rPr>
          <w:sz w:val="16"/>
          <w:szCs w:val="16"/>
        </w:rPr>
      </w:pPr>
      <w:r w:rsidRPr="005F5EF0">
        <w:rPr>
          <w:sz w:val="16"/>
          <w:szCs w:val="16"/>
        </w:rPr>
        <w:t>DAFVCv1-UC-REQ-014046/B-Activate Driver Assist Front View Camera (TcSE ROIN-290143)</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Vehicle Occupant</w:t>
            </w:r>
          </w:p>
        </w:tc>
      </w:tr>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 xml:space="preserve">Same as Normal Usage Use Case </w:t>
            </w:r>
          </w:p>
        </w:tc>
      </w:tr>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 xml:space="preserve">The driver attempts to activate the Driver Assist Front View Camera (DAFVC) via hard button interface while traveling at a speed greater than the </w:t>
            </w:r>
            <w:ins w:id="85" w:author="WSTEPHE1" w:date="2015-04-21T17:27:00Z">
              <w:r>
                <w:rPr>
                  <w:rFonts w:cs="Arial"/>
                  <w:lang w:eastAsia="zh-CN"/>
                </w:rPr>
                <w:t>limit per CAMERA-REQ-014077-Feature Maximum Speed</w:t>
              </w:r>
            </w:ins>
            <w:del w:id="86" w:author="WSTEPHE1" w:date="2015-04-21T17:27:00Z">
              <w:r w:rsidDel="00BC4BC9">
                <w:rPr>
                  <w:rFonts w:cs="Arial"/>
                  <w:lang w:eastAsia="zh-CN"/>
                </w:rPr>
                <w:delText>feature maximum</w:delText>
              </w:r>
            </w:del>
            <w:r>
              <w:rPr>
                <w:rFonts w:cs="Arial"/>
                <w:lang w:eastAsia="zh-CN"/>
              </w:rPr>
              <w:t>.</w:t>
            </w:r>
          </w:p>
        </w:tc>
      </w:tr>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The vehicle display does NO</w:t>
            </w:r>
            <w:r>
              <w:rPr>
                <w:rFonts w:cs="Arial"/>
                <w:lang w:eastAsia="zh-CN"/>
              </w:rPr>
              <w:t>T show the DAFVC image.</w:t>
            </w:r>
          </w:p>
        </w:tc>
      </w:tr>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NA</w:t>
            </w:r>
          </w:p>
        </w:tc>
      </w:tr>
      <w:tr w:rsidR="00040FE9">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040FE9"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040FE9" w:rsidRDefault="00231691">
            <w:pPr>
              <w:rPr>
                <w:rFonts w:cs="Arial"/>
                <w:lang w:eastAsia="zh-CN"/>
              </w:rPr>
            </w:pPr>
            <w:r>
              <w:rPr>
                <w:rFonts w:cs="Arial"/>
                <w:lang w:eastAsia="zh-CN"/>
              </w:rPr>
              <w:t>G-HMI</w:t>
            </w:r>
          </w:p>
          <w:p w:rsidR="00040FE9" w:rsidRDefault="00231691">
            <w:pPr>
              <w:rPr>
                <w:rFonts w:cs="Arial"/>
                <w:lang w:eastAsia="zh-CN"/>
              </w:rPr>
            </w:pPr>
            <w:r>
              <w:rPr>
                <w:rFonts w:cs="Arial"/>
                <w:lang w:eastAsia="zh-CN"/>
              </w:rPr>
              <w:t>Dedicated Hard Button</w:t>
            </w:r>
          </w:p>
          <w:p w:rsidR="00040FE9" w:rsidRDefault="00231691">
            <w:pPr>
              <w:rPr>
                <w:rFonts w:cs="Arial"/>
                <w:lang w:eastAsia="zh-CN"/>
              </w:rPr>
            </w:pPr>
            <w:r>
              <w:rPr>
                <w:rFonts w:cs="Arial"/>
                <w:lang w:eastAsia="zh-CN"/>
              </w:rPr>
              <w:t>Vehicle System Interface</w:t>
            </w:r>
          </w:p>
        </w:tc>
      </w:tr>
    </w:tbl>
    <w:p w:rsidR="00040FE9" w:rsidRDefault="00231691">
      <w:pPr>
        <w:rPr>
          <w:rFonts w:cs="Arial"/>
        </w:rPr>
      </w:pPr>
    </w:p>
    <w:p w:rsidR="00406F39" w:rsidRDefault="00231691" w:rsidP="00952F4A">
      <w:pPr>
        <w:pStyle w:val="Heading5"/>
      </w:pPr>
      <w:r>
        <w:t xml:space="preserve">DAFVCv1-UC-REQ-014049/B-Deactivate </w:t>
      </w:r>
      <w:r>
        <w:t>Driver Assist Front View Camera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Vehicle Occupant</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The infotainment system is powered on.</w:t>
            </w:r>
          </w:p>
          <w:p w:rsidR="002514D7" w:rsidRPr="004D5CB9" w:rsidRDefault="00231691">
            <w:pPr>
              <w:rPr>
                <w:rFonts w:cs="Arial"/>
                <w:lang w:eastAsia="zh-CN"/>
              </w:rPr>
            </w:pPr>
            <w:r w:rsidRPr="004D5CB9">
              <w:rPr>
                <w:rFonts w:cs="Arial"/>
                <w:lang w:eastAsia="zh-CN"/>
              </w:rPr>
              <w:t xml:space="preserve">The </w:t>
            </w:r>
            <w:r w:rsidRPr="004D5CB9">
              <w:rPr>
                <w:rFonts w:cs="Arial"/>
                <w:lang w:eastAsia="zh-CN"/>
              </w:rPr>
              <w:t>ignition status is Run/Start.</w:t>
            </w:r>
          </w:p>
          <w:p w:rsidR="002514D7" w:rsidRPr="004D5CB9" w:rsidRDefault="00231691">
            <w:pPr>
              <w:rPr>
                <w:rFonts w:cs="Arial"/>
                <w:lang w:eastAsia="zh-CN"/>
              </w:rPr>
            </w:pPr>
            <w:r w:rsidRPr="004D5CB9">
              <w:rPr>
                <w:rFonts w:cs="Arial"/>
                <w:lang w:eastAsia="zh-CN"/>
              </w:rPr>
              <w:t>The vehicle system display is showing front view camera image</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4D58C9" w:rsidRPr="004D5CB9" w:rsidRDefault="00231691">
            <w:pPr>
              <w:rPr>
                <w:rFonts w:cs="Arial"/>
                <w:lang w:eastAsia="zh-CN"/>
              </w:rPr>
            </w:pPr>
            <w:r w:rsidRPr="004D5CB9">
              <w:rPr>
                <w:rFonts w:cs="Arial"/>
                <w:lang w:eastAsia="zh-CN"/>
              </w:rPr>
              <w:t>The user deactivates the Driver Assist Front View Camera (DAFVC)</w:t>
            </w:r>
            <w:r w:rsidRPr="004D5CB9">
              <w:rPr>
                <w:rFonts w:cs="Arial"/>
                <w:lang w:eastAsia="zh-CN"/>
              </w:rPr>
              <w:t xml:space="preserve"> by </w:t>
            </w:r>
            <w:r>
              <w:rPr>
                <w:rFonts w:cs="Arial"/>
                <w:lang w:eastAsia="zh-CN"/>
              </w:rPr>
              <w:t xml:space="preserve">one of </w:t>
            </w:r>
            <w:r w:rsidRPr="004D5CB9">
              <w:rPr>
                <w:rFonts w:cs="Arial"/>
                <w:lang w:eastAsia="zh-CN"/>
              </w:rPr>
              <w:t>the following:</w:t>
            </w:r>
          </w:p>
          <w:p w:rsidR="004D58C9" w:rsidRPr="004D5CB9" w:rsidRDefault="00231691" w:rsidP="004D58C9">
            <w:pPr>
              <w:numPr>
                <w:ilvl w:val="0"/>
                <w:numId w:val="207"/>
              </w:numPr>
              <w:rPr>
                <w:rFonts w:cs="Arial"/>
                <w:lang w:eastAsia="zh-CN"/>
              </w:rPr>
            </w:pPr>
            <w:r w:rsidRPr="004D5CB9">
              <w:rPr>
                <w:rFonts w:cs="Arial"/>
                <w:lang w:eastAsia="zh-CN"/>
              </w:rPr>
              <w:t>Disabling DAFVC</w:t>
            </w:r>
            <w:r w:rsidRPr="004D5CB9">
              <w:rPr>
                <w:rFonts w:cs="Arial"/>
                <w:lang w:eastAsia="zh-CN"/>
              </w:rPr>
              <w:t xml:space="preserve"> via hard button interface </w:t>
            </w:r>
          </w:p>
          <w:p w:rsidR="004D58C9" w:rsidRPr="004D5CB9" w:rsidRDefault="00231691" w:rsidP="004D58C9">
            <w:pPr>
              <w:numPr>
                <w:ilvl w:val="0"/>
                <w:numId w:val="207"/>
              </w:numPr>
              <w:rPr>
                <w:rFonts w:cs="Arial"/>
                <w:lang w:eastAsia="zh-CN"/>
              </w:rPr>
            </w:pPr>
            <w:r w:rsidRPr="004D5CB9">
              <w:rPr>
                <w:rFonts w:cs="Arial"/>
                <w:lang w:eastAsia="zh-CN"/>
              </w:rPr>
              <w:t>Exceeding</w:t>
            </w:r>
            <w:r w:rsidRPr="004D5CB9">
              <w:rPr>
                <w:rFonts w:cs="Arial"/>
                <w:lang w:eastAsia="zh-CN"/>
              </w:rPr>
              <w:t xml:space="preserve"> the speed limit per CAMERA-REQ-014077-Feature Maximum Speed </w:t>
            </w:r>
          </w:p>
          <w:p w:rsidR="002514D7" w:rsidRPr="004D5CB9" w:rsidRDefault="00231691" w:rsidP="004D5CB9">
            <w:pPr>
              <w:numPr>
                <w:ilvl w:val="0"/>
                <w:numId w:val="207"/>
              </w:numPr>
              <w:rPr>
                <w:rFonts w:cs="Arial"/>
                <w:lang w:eastAsia="zh-CN"/>
              </w:rPr>
            </w:pPr>
            <w:r w:rsidRPr="004D5CB9">
              <w:rPr>
                <w:rFonts w:cs="Arial"/>
                <w:lang w:eastAsia="zh-CN"/>
              </w:rPr>
              <w:t>S</w:t>
            </w:r>
            <w:r w:rsidRPr="004D5CB9">
              <w:rPr>
                <w:rFonts w:cs="Arial"/>
                <w:lang w:eastAsia="zh-CN"/>
              </w:rPr>
              <w:t>hifting the vehicle into Reverse (RVC image will be shown if conditions for RVC allow it)</w:t>
            </w:r>
          </w:p>
          <w:p w:rsidR="004D5CB9" w:rsidRPr="004D5CB9" w:rsidRDefault="00231691" w:rsidP="004D5CB9">
            <w:pPr>
              <w:numPr>
                <w:ilvl w:val="0"/>
                <w:numId w:val="207"/>
              </w:numPr>
              <w:rPr>
                <w:rFonts w:cs="Arial"/>
                <w:lang w:eastAsia="zh-CN"/>
              </w:rPr>
            </w:pPr>
            <w:r w:rsidRPr="004D5CB9">
              <w:rPr>
                <w:rFonts w:cs="Arial"/>
                <w:lang w:eastAsia="zh-CN"/>
              </w:rPr>
              <w:t>Shifting the vehicle into Park (No image shown in ‘Park’)</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rsidR="002514D7" w:rsidRPr="004D5CB9" w:rsidRDefault="00231691">
            <w:pPr>
              <w:rPr>
                <w:rFonts w:cs="Arial"/>
                <w:lang w:eastAsia="zh-CN"/>
              </w:rPr>
            </w:pPr>
            <w:r w:rsidRPr="004D5CB9">
              <w:rPr>
                <w:rFonts w:cs="Arial"/>
                <w:lang w:eastAsia="zh-CN"/>
              </w:rPr>
              <w:t>The vehicle display does NOT</w:t>
            </w:r>
            <w:r w:rsidRPr="004D5CB9">
              <w:rPr>
                <w:rFonts w:cs="Arial"/>
                <w:lang w:eastAsia="zh-CN"/>
              </w:rPr>
              <w:t xml:space="preserve"> show the DAFVC image.</w:t>
            </w:r>
          </w:p>
          <w:p w:rsidR="002514D7" w:rsidRPr="004D5CB9" w:rsidRDefault="00231691">
            <w:pPr>
              <w:rPr>
                <w:rFonts w:cs="Arial"/>
                <w:lang w:eastAsia="zh-CN"/>
              </w:rPr>
            </w:pP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NA</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G-HMI</w:t>
            </w:r>
          </w:p>
          <w:p w:rsidR="002514D7" w:rsidRPr="004D5CB9" w:rsidRDefault="00231691">
            <w:pPr>
              <w:rPr>
                <w:rFonts w:cs="Arial"/>
                <w:lang w:eastAsia="zh-CN"/>
              </w:rPr>
            </w:pPr>
            <w:r w:rsidRPr="004D5CB9">
              <w:rPr>
                <w:rFonts w:cs="Arial"/>
                <w:lang w:eastAsia="zh-CN"/>
              </w:rPr>
              <w:t>Dedicated Hard Button</w:t>
            </w:r>
          </w:p>
          <w:p w:rsidR="002514D7" w:rsidRPr="004D5CB9" w:rsidRDefault="00231691">
            <w:pPr>
              <w:rPr>
                <w:rFonts w:cs="Arial"/>
                <w:lang w:eastAsia="zh-CN"/>
              </w:rPr>
            </w:pPr>
            <w:r w:rsidRPr="004D5CB9">
              <w:rPr>
                <w:rFonts w:cs="Arial"/>
                <w:lang w:eastAsia="zh-CN"/>
              </w:rPr>
              <w:t>Vehicle System Interface</w:t>
            </w:r>
          </w:p>
        </w:tc>
      </w:tr>
    </w:tbl>
    <w:p w:rsidR="002514D7" w:rsidRDefault="00231691">
      <w:pPr>
        <w:rPr>
          <w:rFonts w:cs="Arial"/>
        </w:rPr>
      </w:pPr>
    </w:p>
    <w:p w:rsidR="00406F39" w:rsidRDefault="00231691" w:rsidP="00952F4A">
      <w:pPr>
        <w:pStyle w:val="Heading4"/>
      </w:pPr>
      <w:r>
        <w:lastRenderedPageBreak/>
        <w:t>White Box View</w:t>
      </w:r>
    </w:p>
    <w:p w:rsidR="00406F39" w:rsidRDefault="00231691" w:rsidP="00952F4A">
      <w:pPr>
        <w:pStyle w:val="Heading5"/>
      </w:pPr>
      <w:r>
        <w:t>Activity Diagrams</w:t>
      </w:r>
    </w:p>
    <w:p w:rsidR="00406F39" w:rsidRDefault="00231691" w:rsidP="00952F4A">
      <w:pPr>
        <w:pStyle w:val="Heading6"/>
      </w:pPr>
      <w:r>
        <w:t>DAFVCv1-ACT-REQ-014043/B-Activate/Deactivate Driver Assist Front View Camera (TcSE ROIN-28</w:t>
      </w:r>
      <w:r>
        <w:t>2606-3)</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DAFVCv1-SD-REQ-014051/A-Activation Attempt During Overspeed (TcSE ROIN-287030-1)</w:t>
      </w:r>
    </w:p>
    <w:p w:rsidR="007C3C8E" w:rsidRPr="00F8674E" w:rsidRDefault="00231691" w:rsidP="007C3C8E">
      <w:pPr>
        <w:rPr>
          <w:sz w:val="16"/>
          <w:szCs w:val="16"/>
        </w:rPr>
      </w:pPr>
      <w:r w:rsidRPr="00F8674E">
        <w:rPr>
          <w:sz w:val="16"/>
          <w:szCs w:val="16"/>
        </w:rPr>
        <w:t>DAFVCv1-SD-REQ-014050/C-Activate_Deactivate Driver Asistance Front View Camera (TcSE ROIN-282617-2)</w:t>
      </w:r>
    </w:p>
    <w:p w:rsidR="00406F39" w:rsidRPr="00760C18" w:rsidRDefault="00231691" w:rsidP="00D006E5">
      <w:pPr>
        <w:pStyle w:val="BoldText"/>
      </w:pPr>
      <w:r w:rsidRPr="00760C18">
        <w:t>Activity Diagram</w:t>
      </w:r>
    </w:p>
    <w:p w:rsidR="00444E40" w:rsidRDefault="00231691" w:rsidP="00952F4A">
      <w:pPr>
        <w:jc w:val="center"/>
      </w:pPr>
      <w:r>
        <w:rPr>
          <w:noProof/>
        </w:rPr>
        <w:drawing>
          <wp:inline distT="0" distB="0" distL="0" distR="0">
            <wp:extent cx="6545412" cy="3562350"/>
            <wp:effectExtent l="0" t="0" r="8255" b="0"/>
            <wp:docPr id="26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5634" cy="3567913"/>
                    </a:xfrm>
                    <a:prstGeom prst="rect">
                      <a:avLst/>
                    </a:prstGeom>
                    <a:noFill/>
                    <a:ln>
                      <a:noFill/>
                    </a:ln>
                  </pic:spPr>
                </pic:pic>
              </a:graphicData>
            </a:graphic>
          </wp:inline>
        </w:drawing>
      </w:r>
    </w:p>
    <w:p w:rsidR="00406F39" w:rsidRDefault="00231691" w:rsidP="00952F4A">
      <w:pPr>
        <w:pStyle w:val="Heading5"/>
      </w:pPr>
      <w:r>
        <w:lastRenderedPageBreak/>
        <w:t>Sequence Diagrams</w:t>
      </w:r>
    </w:p>
    <w:p w:rsidR="00406F39" w:rsidRDefault="00231691" w:rsidP="00952F4A">
      <w:pPr>
        <w:pStyle w:val="Heading6"/>
      </w:pPr>
      <w:r>
        <w:t>REQ-331856/B-Lin Button Camera Request</w:t>
      </w:r>
    </w:p>
    <w:p w:rsidR="00500605" w:rsidRDefault="00231691" w:rsidP="00952F4A">
      <w:pPr>
        <w:jc w:val="center"/>
      </w:pPr>
      <w:r w:rsidRPr="00C65043">
        <w:rPr>
          <w:noProof/>
        </w:rPr>
        <w:drawing>
          <wp:inline distT="0" distB="0" distL="0" distR="0">
            <wp:extent cx="5943600" cy="3313827"/>
            <wp:effectExtent l="0" t="0" r="0" b="1270"/>
            <wp:docPr id="2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3827"/>
                    </a:xfrm>
                    <a:prstGeom prst="rect">
                      <a:avLst/>
                    </a:prstGeom>
                    <a:noFill/>
                    <a:ln>
                      <a:noFill/>
                    </a:ln>
                  </pic:spPr>
                </pic:pic>
              </a:graphicData>
            </a:graphic>
          </wp:inline>
        </w:drawing>
      </w:r>
    </w:p>
    <w:p w:rsidR="00406F39" w:rsidRDefault="00231691" w:rsidP="00952F4A">
      <w:pPr>
        <w:pStyle w:val="Heading6"/>
      </w:pPr>
      <w:r>
        <w:lastRenderedPageBreak/>
        <w:t>DAFVCv1-SD-REQ-014050/C-Activate_Deactivate Driver Asistance Front View Camera (TcSE ROIN-282617-2)</w:t>
      </w:r>
    </w:p>
    <w:p w:rsidR="00406F39" w:rsidRPr="00760C18" w:rsidRDefault="00231691" w:rsidP="00D006E5">
      <w:pPr>
        <w:pStyle w:val="BoldText"/>
      </w:pPr>
      <w:r w:rsidRPr="00760C18">
        <w:t>Sequence Diagram</w:t>
      </w:r>
    </w:p>
    <w:p w:rsidR="007F6636" w:rsidRDefault="00231691" w:rsidP="00952F4A">
      <w:pPr>
        <w:jc w:val="center"/>
      </w:pPr>
      <w:r>
        <w:rPr>
          <w:noProof/>
        </w:rPr>
        <w:lastRenderedPageBreak/>
        <w:drawing>
          <wp:inline distT="0" distB="0" distL="0" distR="0">
            <wp:extent cx="5486400" cy="8613716"/>
            <wp:effectExtent l="0" t="0" r="0" b="0"/>
            <wp:docPr id="27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8613716"/>
                    </a:xfrm>
                    <a:prstGeom prst="rect">
                      <a:avLst/>
                    </a:prstGeom>
                    <a:noFill/>
                    <a:ln>
                      <a:noFill/>
                    </a:ln>
                  </pic:spPr>
                </pic:pic>
              </a:graphicData>
            </a:graphic>
          </wp:inline>
        </w:drawing>
      </w:r>
    </w:p>
    <w:p w:rsidR="00406F39" w:rsidRDefault="00231691" w:rsidP="00952F4A">
      <w:pPr>
        <w:pStyle w:val="Heading6"/>
      </w:pPr>
      <w:r>
        <w:lastRenderedPageBreak/>
        <w:t>DAFVCv1-SD-REQ-014051/A-Activation Attempt During Overspeed (TcSE ROIN-287030-1)</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352F22" w:rsidRDefault="00231691">
      <w:pPr>
        <w:ind w:left="720"/>
        <w:rPr>
          <w:rFonts w:cs="Arial"/>
        </w:rPr>
      </w:pPr>
      <w:r>
        <w:rPr>
          <w:rFonts w:cs="Arial"/>
        </w:rPr>
        <w:t xml:space="preserve">The user attempts to activate the Driver Assist Front View Camera (DAFVC) by pressing the hard switch while exceeding the </w:t>
      </w:r>
      <w:del w:id="87" w:author="WSTEPHE1" w:date="2015-04-21T17:37:00Z">
        <w:r w:rsidDel="00807590">
          <w:rPr>
            <w:rFonts w:cs="Arial"/>
          </w:rPr>
          <w:delText xml:space="preserve">DAFVC vehicle </w:delText>
        </w:r>
      </w:del>
      <w:r>
        <w:rPr>
          <w:rFonts w:cs="Arial"/>
        </w:rPr>
        <w:t>speed limit</w:t>
      </w:r>
      <w:ins w:id="88" w:author="WSTEPHE1" w:date="2015-04-21T17:37:00Z">
        <w:r>
          <w:rPr>
            <w:rFonts w:cs="Arial"/>
          </w:rPr>
          <w:t xml:space="preserve"> per CAMERA-REQ-014077-Feature Maximum Speed</w:t>
        </w:r>
      </w:ins>
      <w:r>
        <w:rPr>
          <w:rFonts w:cs="Arial"/>
        </w:rPr>
        <w:t>.</w:t>
      </w:r>
    </w:p>
    <w:p w:rsidR="00352F22" w:rsidRDefault="00231691"/>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 xml:space="preserve">HMI Display shows </w:t>
      </w:r>
      <w:r>
        <w:rPr>
          <w:rFonts w:cs="Arial"/>
        </w:rPr>
        <w:t>an over-speed notification.</w:t>
      </w:r>
    </w:p>
    <w:p w:rsidR="00C8198D" w:rsidRDefault="00C8198D">
      <w:pPr>
        <w:ind w:left="720"/>
        <w:rPr>
          <w:rFonts w:cs="Arial"/>
        </w:rPr>
      </w:pPr>
    </w:p>
    <w:p w:rsidR="00406F39" w:rsidRPr="00760C18" w:rsidRDefault="00231691" w:rsidP="00D006E5">
      <w:pPr>
        <w:pStyle w:val="BoldText"/>
      </w:pPr>
      <w:r w:rsidRPr="00760C18">
        <w:t>Sequence Diagram</w:t>
      </w:r>
    </w:p>
    <w:p w:rsidR="00C8198D" w:rsidRDefault="00231691" w:rsidP="00952F4A">
      <w:pPr>
        <w:jc w:val="center"/>
      </w:pPr>
      <w:r>
        <w:rPr>
          <w:noProof/>
        </w:rPr>
        <w:drawing>
          <wp:inline distT="0" distB="0" distL="0" distR="0">
            <wp:extent cx="6172200" cy="4010025"/>
            <wp:effectExtent l="0" t="0" r="0" b="9525"/>
            <wp:docPr id="2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172200" cy="4010025"/>
                    </a:xfrm>
                    <a:prstGeom prst="rect">
                      <a:avLst/>
                    </a:prstGeom>
                    <a:noFill/>
                    <a:ln w="9525">
                      <a:noFill/>
                      <a:miter lim="800000"/>
                      <a:headEnd/>
                      <a:tailEnd/>
                    </a:ln>
                  </pic:spPr>
                </pic:pic>
              </a:graphicData>
            </a:graphic>
          </wp:inline>
        </w:drawing>
      </w:r>
    </w:p>
    <w:p w:rsidR="00406F39" w:rsidRDefault="00231691" w:rsidP="00952F4A">
      <w:pPr>
        <w:pStyle w:val="Heading3"/>
      </w:pPr>
      <w:bookmarkStart w:id="89" w:name="_Toc20921020"/>
      <w:r w:rsidRPr="00B9479B">
        <w:t>DAFVCv2-FUN-REQ-128309/B-Activate/Deactivate Driver Assist Front View Camera v2</w:t>
      </w:r>
      <w:bookmarkEnd w:id="89"/>
    </w:p>
    <w:p w:rsidR="00C8198D" w:rsidRDefault="00231691">
      <w:pPr>
        <w:rPr>
          <w:rFonts w:cs="Arial"/>
          <w:szCs w:val="20"/>
        </w:rPr>
      </w:pPr>
      <w:r>
        <w:rPr>
          <w:rFonts w:cs="Arial"/>
          <w:szCs w:val="20"/>
        </w:rPr>
        <w:t xml:space="preserve"> </w:t>
      </w:r>
    </w:p>
    <w:p w:rsidR="00C8198D" w:rsidRDefault="00C8198D">
      <w:pPr>
        <w:rPr>
          <w:rFonts w:cs="Arial"/>
          <w:szCs w:val="20"/>
        </w:rPr>
      </w:pPr>
    </w:p>
    <w:p w:rsidR="00406F39" w:rsidRDefault="00231691" w:rsidP="00952F4A">
      <w:pPr>
        <w:pStyle w:val="Heading4"/>
      </w:pPr>
      <w:r>
        <w:t>Requirements</w:t>
      </w:r>
    </w:p>
    <w:p w:rsidR="00952F4A" w:rsidRPr="00952F4A" w:rsidRDefault="00952F4A" w:rsidP="00952F4A">
      <w:pPr>
        <w:pStyle w:val="Heading5"/>
        <w:rPr>
          <w:b w:val="0"/>
          <w:u w:val="single"/>
        </w:rPr>
      </w:pPr>
      <w:r w:rsidRPr="00952F4A">
        <w:rPr>
          <w:b w:val="0"/>
          <w:u w:val="single"/>
        </w:rPr>
        <w:t>DAFVCv1-FUR-REQ-166641/A-Deactivate FVC</w:t>
      </w:r>
    </w:p>
    <w:p w:rsidR="00F3235A" w:rsidRDefault="00231691">
      <w:pPr>
        <w:autoSpaceDE w:val="0"/>
        <w:autoSpaceDN w:val="0"/>
        <w:adjustRightInd w:val="0"/>
        <w:rPr>
          <w:rFonts w:cs="Arial"/>
        </w:rPr>
      </w:pPr>
      <w:r>
        <w:rPr>
          <w:rFonts w:cs="Arial"/>
        </w:rPr>
        <w:t xml:space="preserve">The DriverAssistFrontViewCameraClient shall stop displaying Front View Camera (FVC) </w:t>
      </w:r>
      <w:r>
        <w:rPr>
          <w:rFonts w:cs="Arial"/>
        </w:rPr>
        <w:t>image when one of the following conditions is met:</w:t>
      </w:r>
    </w:p>
    <w:p w:rsidR="00F3235A" w:rsidRDefault="00231691">
      <w:pPr>
        <w:autoSpaceDE w:val="0"/>
        <w:autoSpaceDN w:val="0"/>
        <w:adjustRightInd w:val="0"/>
        <w:ind w:left="1080" w:hanging="360"/>
        <w:rPr>
          <w:rFonts w:cs="Arial"/>
        </w:rPr>
      </w:pPr>
      <w:r>
        <w:rPr>
          <w:rFonts w:cs="Arial"/>
        </w:rPr>
        <w:t>•</w:t>
      </w:r>
      <w:r>
        <w:rPr>
          <w:rFonts w:cs="Arial"/>
        </w:rPr>
        <w:tab/>
        <w:t>Vehicle is shifted into 'Reverse' (Rear View Camera image will be shown)</w:t>
      </w:r>
    </w:p>
    <w:p w:rsidR="00F3235A" w:rsidRDefault="00231691">
      <w:pPr>
        <w:autoSpaceDE w:val="0"/>
        <w:autoSpaceDN w:val="0"/>
        <w:adjustRightInd w:val="0"/>
        <w:ind w:left="1080" w:hanging="360"/>
        <w:rPr>
          <w:rFonts w:cs="Arial"/>
        </w:rPr>
      </w:pPr>
      <w:r>
        <w:rPr>
          <w:rFonts w:cs="Arial"/>
        </w:rPr>
        <w:t>•</w:t>
      </w:r>
      <w:r>
        <w:rPr>
          <w:rFonts w:cs="Arial"/>
        </w:rPr>
        <w:tab/>
        <w:t>Vehicle is shifted into 'Park'</w:t>
      </w:r>
      <w:r>
        <w:rPr>
          <w:rFonts w:cs="Arial"/>
          <w:color w:val="FF0000"/>
        </w:rPr>
        <w:t xml:space="preserve"> </w:t>
      </w:r>
      <w:r>
        <w:rPr>
          <w:rFonts w:cs="Arial"/>
        </w:rPr>
        <w:t>(No Image shown in 'Park')</w:t>
      </w:r>
    </w:p>
    <w:p w:rsidR="00F3235A" w:rsidRDefault="00231691">
      <w:pPr>
        <w:autoSpaceDE w:val="0"/>
        <w:autoSpaceDN w:val="0"/>
        <w:adjustRightInd w:val="0"/>
        <w:ind w:left="1080" w:hanging="360"/>
        <w:rPr>
          <w:rFonts w:cs="Arial"/>
        </w:rPr>
      </w:pPr>
      <w:r>
        <w:rPr>
          <w:rFonts w:cs="Arial"/>
        </w:rPr>
        <w:t>•</w:t>
      </w:r>
      <w:r>
        <w:rPr>
          <w:rFonts w:cs="Arial"/>
        </w:rPr>
        <w:tab/>
        <w:t>Power Mode does not equal IgnitionOn_2 or Running_2 or Crank_3</w:t>
      </w:r>
    </w:p>
    <w:p w:rsidR="00F3235A" w:rsidRDefault="00231691">
      <w:pPr>
        <w:autoSpaceDE w:val="0"/>
        <w:autoSpaceDN w:val="0"/>
        <w:adjustRightInd w:val="0"/>
        <w:ind w:left="1080" w:hanging="360"/>
        <w:rPr>
          <w:rFonts w:cs="Arial"/>
        </w:rPr>
      </w:pPr>
      <w:r>
        <w:rPr>
          <w:rFonts w:cs="Arial"/>
        </w:rPr>
        <w:t xml:space="preserve">• </w:t>
      </w:r>
      <w:r>
        <w:rPr>
          <w:rFonts w:cs="Arial"/>
        </w:rPr>
        <w:tab/>
        <w:t>FV</w:t>
      </w:r>
      <w:r>
        <w:rPr>
          <w:rFonts w:cs="Arial"/>
        </w:rPr>
        <w:t>C is disabled (Feature_St equals 0x81B Camera Showing and 0x00 Off)</w:t>
      </w:r>
    </w:p>
    <w:p w:rsidR="00F3235A" w:rsidRDefault="00231691" w:rsidP="009B6384">
      <w:pPr>
        <w:autoSpaceDE w:val="0"/>
        <w:autoSpaceDN w:val="0"/>
        <w:adjustRightInd w:val="0"/>
        <w:ind w:left="1080" w:hanging="360"/>
        <w:rPr>
          <w:rFonts w:cs="Arial"/>
        </w:rPr>
      </w:pPr>
      <w:r>
        <w:rPr>
          <w:rFonts w:cs="Arial"/>
        </w:rPr>
        <w:t>•</w:t>
      </w:r>
      <w:r>
        <w:rPr>
          <w:rFonts w:cs="Arial"/>
        </w:rPr>
        <w:tab/>
        <w:t>Vehicle speed exceeds Feature</w:t>
      </w:r>
      <w:r>
        <w:rPr>
          <w:rFonts w:cs="Arial"/>
        </w:rPr>
        <w:t xml:space="preserve"> Maximum Speed requirement 014077</w:t>
      </w:r>
    </w:p>
    <w:p w:rsidR="00F3235A" w:rsidRDefault="00231691">
      <w:pPr>
        <w:rPr>
          <w:rFonts w:cs="Arial"/>
        </w:rPr>
      </w:pPr>
    </w:p>
    <w:p w:rsidR="00952F4A" w:rsidRPr="00952F4A" w:rsidRDefault="00952F4A" w:rsidP="00952F4A">
      <w:pPr>
        <w:pStyle w:val="Heading5"/>
        <w:rPr>
          <w:b w:val="0"/>
          <w:u w:val="single"/>
        </w:rPr>
      </w:pPr>
      <w:r w:rsidRPr="00952F4A">
        <w:rPr>
          <w:b w:val="0"/>
          <w:u w:val="single"/>
        </w:rPr>
        <w:lastRenderedPageBreak/>
        <w:t>DAFVCv1-FUR-REQ-013997/B-E-Locker Deactivation Delay (TcSE ROIN-266607-1)</w:t>
      </w:r>
    </w:p>
    <w:p w:rsidR="00C8198D" w:rsidRDefault="00231691">
      <w:pPr>
        <w:adjustRightInd w:val="0"/>
        <w:rPr>
          <w:rStyle w:val="msoins0"/>
          <w:rFonts w:cs="Arial"/>
          <w:iCs/>
          <w:szCs w:val="20"/>
        </w:rPr>
      </w:pPr>
      <w:r>
        <w:rPr>
          <w:rFonts w:cs="Arial"/>
          <w:szCs w:val="20"/>
        </w:rPr>
        <w:t>If the FrontViewCameraClient is displaying the Front Vi</w:t>
      </w:r>
      <w:r>
        <w:rPr>
          <w:rFonts w:cs="Arial"/>
          <w:szCs w:val="20"/>
        </w:rPr>
        <w:t xml:space="preserve">ew Camera (FVC) image (all conditions for front camera image display are true) and the E-Locker transistions from 'Locked' (Elocker_St = 0x1:ON) to 'Unlocked' (Elocker_St = 0x0:OFF), </w:t>
      </w:r>
      <w:r>
        <w:rPr>
          <w:rStyle w:val="msoins0"/>
          <w:rFonts w:cs="Arial"/>
          <w:iCs/>
          <w:szCs w:val="20"/>
        </w:rPr>
        <w:t xml:space="preserve">the FrontViewCameraClient shall start a timer (T_eLockerDelay) and shall </w:t>
      </w:r>
      <w:r>
        <w:rPr>
          <w:rStyle w:val="msoins0"/>
          <w:rFonts w:cs="Arial"/>
          <w:iCs/>
          <w:szCs w:val="20"/>
        </w:rPr>
        <w:t>continue to display the FVC image until the expiration of this timer.</w:t>
      </w:r>
    </w:p>
    <w:p w:rsidR="00C8198D" w:rsidRDefault="00231691">
      <w:pPr>
        <w:adjustRightInd w:val="0"/>
        <w:rPr>
          <w:rStyle w:val="msoins0"/>
          <w:rFonts w:cs="Arial"/>
          <w:iCs/>
          <w:szCs w:val="20"/>
        </w:rPr>
      </w:pPr>
      <w:r>
        <w:rPr>
          <w:rStyle w:val="msoins0"/>
          <w:rFonts w:cs="Arial"/>
          <w:iCs/>
          <w:szCs w:val="20"/>
        </w:rPr>
        <w:t xml:space="preserve"> </w:t>
      </w:r>
    </w:p>
    <w:p w:rsidR="00C8198D" w:rsidRDefault="00231691">
      <w:pPr>
        <w:adjustRightInd w:val="0"/>
      </w:pPr>
      <w:r>
        <w:rPr>
          <w:rStyle w:val="msoins0"/>
          <w:rFonts w:cs="Arial"/>
          <w:iCs/>
          <w:szCs w:val="20"/>
        </w:rPr>
        <w:t>If the FrontViewCameraClient detects that the E-Locker transistions back to 'Locked' prior to the expiration of T_eLockerDelay, and all other conditions for front camera image remain t</w:t>
      </w:r>
      <w:r>
        <w:rPr>
          <w:rStyle w:val="msoins0"/>
          <w:rFonts w:cs="Arial"/>
          <w:iCs/>
          <w:szCs w:val="20"/>
        </w:rPr>
        <w:t>rue, the FrontViewCameraClient shall cancel the timer and continue to display the FVC image.</w:t>
      </w:r>
    </w:p>
    <w:p w:rsidR="00C8198D" w:rsidRDefault="00C8198D">
      <w:pPr>
        <w:rPr>
          <w:rFonts w:eastAsia="MS Mincho" w:cs="Arial"/>
          <w:szCs w:val="20"/>
        </w:rPr>
      </w:pPr>
    </w:p>
    <w:p w:rsidR="007917DC" w:rsidRDefault="00231691" w:rsidP="00952F4A">
      <w:pPr>
        <w:pStyle w:val="Heading5"/>
      </w:pPr>
      <w:r w:rsidRPr="00B9479B">
        <w:t>DAFVCv1-TMR-REQ-013998/B-T_eLockerDelay (TcSE ROIN-266609-1)</w:t>
      </w:r>
    </w:p>
    <w:p w:rsidR="0091772B" w:rsidRPr="0091772B" w:rsidRDefault="0023169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b/>
                <w:sz w:val="14"/>
                <w:szCs w:val="14"/>
              </w:rPr>
            </w:pPr>
            <w:r>
              <w:rPr>
                <w:rFonts w:cs="Arial"/>
                <w:b/>
                <w:sz w:val="14"/>
                <w:szCs w:val="14"/>
              </w:rPr>
              <w:t>Default</w:t>
            </w:r>
          </w:p>
        </w:tc>
      </w:tr>
      <w:tr w:rsidR="007917DC"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7917DC" w:rsidRPr="00DF054A" w:rsidRDefault="00231691">
            <w:pPr>
              <w:spacing w:line="276" w:lineRule="auto"/>
              <w:rPr>
                <w:rFonts w:ascii="Univers" w:eastAsia="Times New Roman" w:hAnsi="Univers" w:cs="Arial"/>
                <w:sz w:val="14"/>
                <w:szCs w:val="14"/>
              </w:rPr>
            </w:pPr>
            <w:r w:rsidRPr="00DF054A">
              <w:rPr>
                <w:rFonts w:cs="Arial"/>
                <w:sz w:val="14"/>
                <w:szCs w:val="14"/>
              </w:rPr>
              <w:t>T_eLockerDelay</w:t>
            </w:r>
          </w:p>
        </w:tc>
        <w:tc>
          <w:tcPr>
            <w:tcW w:w="5442"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Maximum time FrontViewCameraClient should wait before stopping the display of the FVC video image to the user according to FAS-FVC-GREQ-266607-E-Locker Deactivation Delay.</w:t>
            </w:r>
          </w:p>
          <w:p w:rsidR="007917DC" w:rsidRDefault="0023169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rPr>
                <w:rFonts w:ascii="Univers" w:eastAsia="Times New Roman" w:hAnsi="Univers" w:cs="Arial"/>
                <w:sz w:val="14"/>
                <w:szCs w:val="14"/>
              </w:rPr>
            </w:pPr>
            <w:r>
              <w:rPr>
                <w:rFonts w:cs="Arial"/>
                <w:sz w:val="14"/>
                <w:szCs w:val="14"/>
              </w:rPr>
              <w:t>4975-5025</w:t>
            </w:r>
          </w:p>
        </w:tc>
        <w:tc>
          <w:tcPr>
            <w:tcW w:w="108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7917DC" w:rsidRDefault="00231691">
            <w:pPr>
              <w:spacing w:line="276" w:lineRule="auto"/>
              <w:jc w:val="center"/>
              <w:rPr>
                <w:rFonts w:ascii="Univers" w:eastAsia="Times New Roman" w:hAnsi="Univers" w:cs="Arial"/>
                <w:sz w:val="14"/>
                <w:szCs w:val="14"/>
              </w:rPr>
            </w:pPr>
            <w:r>
              <w:rPr>
                <w:rFonts w:cs="Arial"/>
                <w:sz w:val="14"/>
                <w:szCs w:val="14"/>
              </w:rPr>
              <w:t>5000</w:t>
            </w:r>
          </w:p>
        </w:tc>
      </w:tr>
    </w:tbl>
    <w:p w:rsidR="005A201A" w:rsidRPr="00B01CDD" w:rsidRDefault="00231691" w:rsidP="00B01CDD">
      <w:pPr>
        <w:rPr>
          <w:sz w:val="14"/>
          <w:szCs w:val="14"/>
        </w:rPr>
      </w:pPr>
    </w:p>
    <w:p w:rsidR="00406F39" w:rsidRDefault="00231691" w:rsidP="00952F4A">
      <w:pPr>
        <w:pStyle w:val="Heading4"/>
      </w:pPr>
      <w:r>
        <w:t>Use Cases</w:t>
      </w:r>
    </w:p>
    <w:p w:rsidR="00406F39" w:rsidRDefault="00231691" w:rsidP="00952F4A">
      <w:pPr>
        <w:pStyle w:val="Heading5"/>
      </w:pPr>
      <w:r>
        <w:t>DAFVCv2-UC-REQ-128182/B-Entering Front Camera - 360</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E90772" w:rsidTr="009E65A2">
        <w:trPr>
          <w:jc w:val="center"/>
        </w:trPr>
        <w:tc>
          <w:tcPr>
            <w:tcW w:w="1910" w:type="dxa"/>
            <w:shd w:val="clear" w:color="auto" w:fill="BFBFBF" w:themeFill="background1" w:themeFillShade="BF"/>
          </w:tcPr>
          <w:p w:rsidR="00E90772" w:rsidRPr="006E7D31" w:rsidRDefault="00231691" w:rsidP="00B82DBB">
            <w:pPr>
              <w:rPr>
                <w:b/>
              </w:rPr>
            </w:pPr>
            <w:r w:rsidRPr="006E7D31">
              <w:rPr>
                <w:b/>
              </w:rPr>
              <w:t>A</w:t>
            </w:r>
            <w:r w:rsidRPr="006E7D31">
              <w:rPr>
                <w:b/>
              </w:rPr>
              <w:t>ctors</w:t>
            </w:r>
          </w:p>
        </w:tc>
        <w:tc>
          <w:tcPr>
            <w:tcW w:w="7666" w:type="dxa"/>
          </w:tcPr>
          <w:p w:rsidR="00E90772" w:rsidRDefault="00231691" w:rsidP="00B82DBB">
            <w:r>
              <w:t>Vehicle Occupant</w:t>
            </w:r>
          </w:p>
        </w:tc>
      </w:tr>
      <w:tr w:rsidR="00D35E25" w:rsidTr="009E65A2">
        <w:trPr>
          <w:jc w:val="center"/>
        </w:trPr>
        <w:tc>
          <w:tcPr>
            <w:tcW w:w="1910" w:type="dxa"/>
            <w:tcBorders>
              <w:bottom w:val="single" w:sz="4" w:space="0" w:color="auto"/>
            </w:tcBorders>
            <w:shd w:val="clear" w:color="auto" w:fill="BFBFBF" w:themeFill="background1" w:themeFillShade="BF"/>
          </w:tcPr>
          <w:p w:rsidR="00D35E25" w:rsidRPr="006E7D31" w:rsidRDefault="00231691" w:rsidP="00B82DBB">
            <w:pPr>
              <w:rPr>
                <w:b/>
              </w:rPr>
            </w:pPr>
            <w:r>
              <w:rPr>
                <w:b/>
              </w:rPr>
              <w:t>Pre-c</w:t>
            </w:r>
            <w:r w:rsidRPr="006E7D31">
              <w:rPr>
                <w:b/>
              </w:rPr>
              <w:t>onditions</w:t>
            </w:r>
          </w:p>
        </w:tc>
        <w:tc>
          <w:tcPr>
            <w:tcW w:w="7666" w:type="dxa"/>
            <w:tcBorders>
              <w:bottom w:val="single" w:sz="4" w:space="0" w:color="auto"/>
            </w:tcBorders>
          </w:tcPr>
          <w:p w:rsidR="00D35E25" w:rsidRDefault="00231691" w:rsidP="00BD797D">
            <w:pPr>
              <w:numPr>
                <w:ilvl w:val="0"/>
                <w:numId w:val="216"/>
              </w:numPr>
            </w:pPr>
            <w:r>
              <w:t xml:space="preserve">The vehicle is configured </w:t>
            </w:r>
            <w:r w:rsidRPr="00E4608E">
              <w:t>with Multicamera or FVC only</w:t>
            </w:r>
          </w:p>
          <w:p w:rsidR="00D35E25" w:rsidRDefault="00231691" w:rsidP="00BD797D">
            <w:pPr>
              <w:numPr>
                <w:ilvl w:val="0"/>
                <w:numId w:val="216"/>
              </w:numPr>
            </w:pPr>
            <w:r>
              <w:t>The vehicle is in Run/Start</w:t>
            </w:r>
          </w:p>
          <w:p w:rsidR="00D35E25" w:rsidRDefault="00231691" w:rsidP="00D35E25">
            <w:pPr>
              <w:numPr>
                <w:ilvl w:val="0"/>
                <w:numId w:val="216"/>
              </w:numPr>
            </w:pPr>
            <w:r>
              <w:t>The vehicle is NOT in reverse</w:t>
            </w:r>
          </w:p>
          <w:p w:rsidR="003D093C" w:rsidRDefault="00231691" w:rsidP="0060327B">
            <w:pPr>
              <w:numPr>
                <w:ilvl w:val="0"/>
                <w:numId w:val="216"/>
              </w:numPr>
            </w:pPr>
            <w:r>
              <w:t xml:space="preserve">The  vehicle speed is below </w:t>
            </w:r>
            <w:ins w:id="90" w:author="WSTEPHE1" w:date="2015-04-22T10:54:00Z">
              <w:r>
                <w:t>limit per CAMERA-REQ-014077-Feature Maximum Speed</w:t>
              </w:r>
            </w:ins>
            <w:del w:id="91" w:author="WSTEPHE1" w:date="2015-04-22T10:54:00Z">
              <w:r w:rsidDel="004D5C37">
                <w:delText>10kph</w:delText>
              </w:r>
            </w:del>
          </w:p>
        </w:tc>
      </w:tr>
      <w:tr w:rsidR="00D35E25" w:rsidTr="009E65A2">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D35E25" w:rsidRDefault="00231691" w:rsidP="00BD2E2F">
            <w:r>
              <w:t>The driver presses Front Camera Hard Button</w:t>
            </w:r>
          </w:p>
          <w:p w:rsidR="00D35E25" w:rsidRPr="00482CB9" w:rsidRDefault="00231691" w:rsidP="00BD2E2F"/>
        </w:tc>
      </w:tr>
      <w:tr w:rsidR="00D35E25" w:rsidTr="009E65A2">
        <w:trPr>
          <w:jc w:val="center"/>
        </w:trPr>
        <w:tc>
          <w:tcPr>
            <w:tcW w:w="1910" w:type="dxa"/>
            <w:tcBorders>
              <w:left w:val="single" w:sz="4" w:space="0" w:color="auto"/>
              <w:bottom w:val="single" w:sz="4" w:space="0" w:color="auto"/>
            </w:tcBorders>
            <w:shd w:val="clear" w:color="auto" w:fill="BFBFBF" w:themeFill="background1" w:themeFillShade="BF"/>
          </w:tcPr>
          <w:p w:rsidR="00D35E25"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D35E25" w:rsidRDefault="00231691" w:rsidP="00D35E25">
            <w:r>
              <w:t>Front Multicamera view appears</w:t>
            </w:r>
          </w:p>
        </w:tc>
      </w:tr>
      <w:tr w:rsidR="00D35E25" w:rsidTr="009E65A2">
        <w:trPr>
          <w:jc w:val="center"/>
        </w:trPr>
        <w:tc>
          <w:tcPr>
            <w:tcW w:w="1910" w:type="dxa"/>
            <w:tcBorders>
              <w:left w:val="single" w:sz="4" w:space="0" w:color="auto"/>
            </w:tcBorders>
            <w:shd w:val="clear" w:color="auto" w:fill="BFBFBF" w:themeFill="background1" w:themeFillShade="BF"/>
          </w:tcPr>
          <w:p w:rsidR="00D35E25"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D35E25" w:rsidRDefault="00231691" w:rsidP="00261876">
            <w:r>
              <w:t>E3 – Valid camera video signal not present</w:t>
            </w:r>
          </w:p>
        </w:tc>
      </w:tr>
      <w:tr w:rsidR="00E90772" w:rsidTr="009E65A2">
        <w:trPr>
          <w:jc w:val="center"/>
        </w:trPr>
        <w:tc>
          <w:tcPr>
            <w:tcW w:w="1910" w:type="dxa"/>
            <w:tcBorders>
              <w:left w:val="single" w:sz="4" w:space="0" w:color="auto"/>
            </w:tcBorders>
            <w:shd w:val="clear" w:color="auto" w:fill="BFBFBF" w:themeFill="background1" w:themeFillShade="BF"/>
          </w:tcPr>
          <w:p w:rsidR="00E90772"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E90772" w:rsidRDefault="00231691" w:rsidP="0098500F">
            <w:r>
              <w:t>Vehicle System Interface</w:t>
            </w:r>
          </w:p>
        </w:tc>
      </w:tr>
    </w:tbl>
    <w:p w:rsidR="00075BDA" w:rsidRDefault="00231691"/>
    <w:p w:rsidR="00406F39" w:rsidRDefault="00231691" w:rsidP="00952F4A">
      <w:pPr>
        <w:pStyle w:val="Heading5"/>
      </w:pPr>
      <w:r>
        <w:t>DAFVCv2-UC-REQ-128184/B-Entering Front Camera – Non-360</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E90772" w:rsidTr="00DE3682">
        <w:trPr>
          <w:jc w:val="center"/>
        </w:trPr>
        <w:tc>
          <w:tcPr>
            <w:tcW w:w="1910" w:type="dxa"/>
            <w:shd w:val="clear" w:color="auto" w:fill="BFBFBF" w:themeFill="background1" w:themeFillShade="BF"/>
          </w:tcPr>
          <w:p w:rsidR="00E90772" w:rsidRPr="006E7D31" w:rsidRDefault="00231691" w:rsidP="00B82DBB">
            <w:pPr>
              <w:rPr>
                <w:b/>
              </w:rPr>
            </w:pPr>
            <w:r w:rsidRPr="006E7D31">
              <w:rPr>
                <w:b/>
              </w:rPr>
              <w:t>Actors</w:t>
            </w:r>
          </w:p>
        </w:tc>
        <w:tc>
          <w:tcPr>
            <w:tcW w:w="7666" w:type="dxa"/>
          </w:tcPr>
          <w:p w:rsidR="00E90772" w:rsidRDefault="00231691" w:rsidP="00B82DBB">
            <w:r>
              <w:t>Vehicle Occupant</w:t>
            </w:r>
          </w:p>
        </w:tc>
      </w:tr>
      <w:tr w:rsidR="00CB36FB" w:rsidTr="00DE3682">
        <w:trPr>
          <w:jc w:val="center"/>
        </w:trPr>
        <w:tc>
          <w:tcPr>
            <w:tcW w:w="1910" w:type="dxa"/>
            <w:tcBorders>
              <w:bottom w:val="single" w:sz="4" w:space="0" w:color="auto"/>
            </w:tcBorders>
            <w:shd w:val="clear" w:color="auto" w:fill="BFBFBF" w:themeFill="background1" w:themeFillShade="BF"/>
          </w:tcPr>
          <w:p w:rsidR="00CB36FB" w:rsidRPr="006E7D31" w:rsidRDefault="00231691" w:rsidP="00B82DBB">
            <w:pPr>
              <w:rPr>
                <w:b/>
              </w:rPr>
            </w:pPr>
            <w:r>
              <w:rPr>
                <w:b/>
              </w:rPr>
              <w:t>Pre-c</w:t>
            </w:r>
            <w:r w:rsidRPr="006E7D31">
              <w:rPr>
                <w:b/>
              </w:rPr>
              <w:t>onditions</w:t>
            </w:r>
          </w:p>
        </w:tc>
        <w:tc>
          <w:tcPr>
            <w:tcW w:w="7666" w:type="dxa"/>
            <w:tcBorders>
              <w:bottom w:val="single" w:sz="4" w:space="0" w:color="auto"/>
            </w:tcBorders>
          </w:tcPr>
          <w:p w:rsidR="00CB36FB" w:rsidRDefault="00231691" w:rsidP="00BD797D">
            <w:pPr>
              <w:numPr>
                <w:ilvl w:val="0"/>
                <w:numId w:val="217"/>
              </w:numPr>
            </w:pPr>
            <w:r>
              <w:t>APIM is configured with FVC only (no Multicamera)</w:t>
            </w:r>
          </w:p>
          <w:p w:rsidR="00CB36FB" w:rsidRDefault="00231691" w:rsidP="00BD797D">
            <w:pPr>
              <w:numPr>
                <w:ilvl w:val="0"/>
                <w:numId w:val="217"/>
              </w:numPr>
            </w:pPr>
            <w:r>
              <w:t>Vehicle in Run/Start</w:t>
            </w:r>
          </w:p>
          <w:p w:rsidR="00CB36FB" w:rsidRDefault="00231691" w:rsidP="00722473">
            <w:pPr>
              <w:numPr>
                <w:ilvl w:val="0"/>
                <w:numId w:val="217"/>
              </w:numPr>
            </w:pPr>
            <w:r>
              <w:t xml:space="preserve">Vehicle Not in reverse </w:t>
            </w:r>
          </w:p>
          <w:p w:rsidR="00AB7EE4" w:rsidRDefault="00231691" w:rsidP="00722473">
            <w:pPr>
              <w:numPr>
                <w:ilvl w:val="0"/>
                <w:numId w:val="217"/>
              </w:numPr>
            </w:pPr>
            <w:r>
              <w:t xml:space="preserve">Vehicle </w:t>
            </w:r>
            <w:ins w:id="92" w:author="WSTEPHE1" w:date="2015-04-22T10:56:00Z">
              <w:r>
                <w:t>speed per CAMERA-REQ-014077-Feature Maximum Speed</w:t>
              </w:r>
            </w:ins>
            <w:del w:id="93" w:author="WSTEPHE1" w:date="2015-04-22T10:56:00Z">
              <w:r w:rsidDel="00922F6F">
                <w:delText>below 10kph</w:delText>
              </w:r>
            </w:del>
          </w:p>
        </w:tc>
      </w:tr>
      <w:tr w:rsidR="00CB36FB" w:rsidTr="00DE3682">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CB36FB" w:rsidRDefault="00231691" w:rsidP="00BD797D">
            <w:pPr>
              <w:numPr>
                <w:ilvl w:val="0"/>
                <w:numId w:val="217"/>
              </w:numPr>
            </w:pPr>
            <w:r>
              <w:t xml:space="preserve">User presses Camera Hard </w:t>
            </w:r>
            <w:r>
              <w:t>Button</w:t>
            </w:r>
          </w:p>
          <w:p w:rsidR="00CB36FB" w:rsidRPr="00482CB9" w:rsidRDefault="00231691" w:rsidP="00B428C8">
            <w:pPr>
              <w:ind w:left="360"/>
            </w:pPr>
          </w:p>
        </w:tc>
      </w:tr>
      <w:tr w:rsidR="00CB36FB" w:rsidTr="00DE3682">
        <w:trPr>
          <w:jc w:val="center"/>
        </w:trPr>
        <w:tc>
          <w:tcPr>
            <w:tcW w:w="1910" w:type="dxa"/>
            <w:tcBorders>
              <w:left w:val="single" w:sz="4" w:space="0" w:color="auto"/>
              <w:bottom w:val="single" w:sz="4" w:space="0" w:color="auto"/>
            </w:tcBorders>
            <w:shd w:val="clear" w:color="auto" w:fill="BFBFBF" w:themeFill="background1" w:themeFillShade="BF"/>
          </w:tcPr>
          <w:p w:rsidR="00CB36FB"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CB36FB" w:rsidRDefault="00231691" w:rsidP="00B82DBB">
            <w:r>
              <w:t>Front Normal view  appears</w:t>
            </w:r>
          </w:p>
        </w:tc>
      </w:tr>
      <w:tr w:rsidR="00CB36FB" w:rsidTr="00DE3682">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CB36FB" w:rsidRDefault="00231691" w:rsidP="00261876">
            <w:r>
              <w:t>E3 – Valid camera video signal not present</w:t>
            </w:r>
          </w:p>
        </w:tc>
      </w:tr>
      <w:tr w:rsidR="00E90772" w:rsidTr="00DE3682">
        <w:trPr>
          <w:jc w:val="center"/>
        </w:trPr>
        <w:tc>
          <w:tcPr>
            <w:tcW w:w="1910" w:type="dxa"/>
            <w:tcBorders>
              <w:left w:val="single" w:sz="4" w:space="0" w:color="auto"/>
            </w:tcBorders>
            <w:shd w:val="clear" w:color="auto" w:fill="BFBFBF" w:themeFill="background1" w:themeFillShade="BF"/>
          </w:tcPr>
          <w:p w:rsidR="00E90772"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E90772" w:rsidRDefault="00231691" w:rsidP="0098500F">
            <w:r>
              <w:t>Vehicle System Interface</w:t>
            </w:r>
          </w:p>
        </w:tc>
      </w:tr>
    </w:tbl>
    <w:p w:rsidR="007D391E" w:rsidRDefault="00231691"/>
    <w:p w:rsidR="00406F39" w:rsidRDefault="00231691" w:rsidP="00952F4A">
      <w:pPr>
        <w:pStyle w:val="Heading5"/>
      </w:pPr>
      <w:r>
        <w:lastRenderedPageBreak/>
        <w:t>DAFVCv1-UC-REQ-128312/B-Activation Attempt During Overspeed Condition</w:t>
      </w:r>
    </w:p>
    <w:p w:rsidR="00406F39" w:rsidRPr="005F5EF0" w:rsidRDefault="00231691" w:rsidP="00406F39">
      <w:pPr>
        <w:rPr>
          <w:b/>
          <w:sz w:val="16"/>
          <w:szCs w:val="16"/>
        </w:rPr>
      </w:pPr>
      <w:r w:rsidRPr="005F5EF0">
        <w:rPr>
          <w:b/>
          <w:sz w:val="16"/>
          <w:szCs w:val="16"/>
        </w:rPr>
        <w:t>Linked Elements</w:t>
      </w:r>
    </w:p>
    <w:p w:rsidR="007C3C8E" w:rsidRPr="005F5EF0" w:rsidRDefault="00231691" w:rsidP="007C3C8E">
      <w:pPr>
        <w:rPr>
          <w:sz w:val="16"/>
          <w:szCs w:val="16"/>
        </w:rPr>
      </w:pPr>
      <w:r w:rsidRPr="005F5EF0">
        <w:rPr>
          <w:sz w:val="16"/>
          <w:szCs w:val="16"/>
        </w:rPr>
        <w:t>DAFVCv1-UC-REQ-128310/A-Activate Driver Assist Front View Camera</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Vehicle Occupant</w:t>
            </w:r>
          </w:p>
        </w:tc>
      </w:tr>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 xml:space="preserve">Same as Normal Usage Use Case </w:t>
            </w:r>
          </w:p>
        </w:tc>
      </w:tr>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The driver attempts to activate the Driver Assist Front View Camera (DAFV</w:t>
            </w:r>
            <w:r>
              <w:rPr>
                <w:rFonts w:cs="Arial"/>
                <w:lang w:eastAsia="zh-CN"/>
              </w:rPr>
              <w:t xml:space="preserve">C) via hard button interface while traveling at a speed greater than the </w:t>
            </w:r>
            <w:ins w:id="94" w:author="WSTEPHE1" w:date="2015-04-22T11:30:00Z">
              <w:r>
                <w:rPr>
                  <w:rFonts w:cs="Arial"/>
                  <w:lang w:eastAsia="zh-CN"/>
                </w:rPr>
                <w:t>limit per CAMERA-REQ-014077-Feature Maximum Speed</w:t>
              </w:r>
            </w:ins>
            <w:del w:id="95" w:author="WSTEPHE1" w:date="2015-04-22T11:30:00Z">
              <w:r w:rsidDel="00892C27">
                <w:rPr>
                  <w:rFonts w:cs="Arial"/>
                  <w:lang w:eastAsia="zh-CN"/>
                </w:rPr>
                <w:delText>feature maximum</w:delText>
              </w:r>
            </w:del>
            <w:r>
              <w:rPr>
                <w:rFonts w:cs="Arial"/>
                <w:lang w:eastAsia="zh-CN"/>
              </w:rPr>
              <w:t>.</w:t>
            </w:r>
          </w:p>
        </w:tc>
      </w:tr>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The vehicle display does NOT show the DAFVC image.</w:t>
            </w:r>
          </w:p>
        </w:tc>
      </w:tr>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NA</w:t>
            </w:r>
          </w:p>
        </w:tc>
      </w:tr>
      <w:tr w:rsidR="00CE5652">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E5652" w:rsidRDefault="00231691">
            <w:pPr>
              <w:rPr>
                <w:rFonts w:cs="Arial"/>
                <w:b/>
                <w:lang w:eastAsia="zh-CN"/>
              </w:rPr>
            </w:pPr>
            <w:r>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E5652" w:rsidRDefault="00231691">
            <w:pPr>
              <w:rPr>
                <w:rFonts w:cs="Arial"/>
                <w:lang w:eastAsia="zh-CN"/>
              </w:rPr>
            </w:pPr>
            <w:r>
              <w:rPr>
                <w:rFonts w:cs="Arial"/>
                <w:lang w:eastAsia="zh-CN"/>
              </w:rPr>
              <w:t>G-HMI</w:t>
            </w:r>
          </w:p>
          <w:p w:rsidR="00CE5652" w:rsidRDefault="00231691">
            <w:pPr>
              <w:rPr>
                <w:rFonts w:cs="Arial"/>
                <w:lang w:eastAsia="zh-CN"/>
              </w:rPr>
            </w:pPr>
            <w:r>
              <w:rPr>
                <w:rFonts w:cs="Arial"/>
                <w:lang w:eastAsia="zh-CN"/>
              </w:rPr>
              <w:t>Dedicated Hard Button</w:t>
            </w:r>
          </w:p>
          <w:p w:rsidR="00CE5652" w:rsidRDefault="00231691">
            <w:pPr>
              <w:rPr>
                <w:rFonts w:cs="Arial"/>
                <w:lang w:eastAsia="zh-CN"/>
              </w:rPr>
            </w:pPr>
            <w:r>
              <w:rPr>
                <w:rFonts w:cs="Arial"/>
                <w:lang w:eastAsia="zh-CN"/>
              </w:rPr>
              <w:t>Vehicle System Interface</w:t>
            </w:r>
          </w:p>
        </w:tc>
      </w:tr>
    </w:tbl>
    <w:p w:rsidR="00CE5652" w:rsidRDefault="00231691">
      <w:pPr>
        <w:rPr>
          <w:rFonts w:cs="Arial"/>
        </w:rPr>
      </w:pPr>
    </w:p>
    <w:p w:rsidR="00406F39" w:rsidRDefault="00231691" w:rsidP="00952F4A">
      <w:pPr>
        <w:pStyle w:val="Heading5"/>
      </w:pPr>
      <w:r>
        <w:t>TRG-UC-REQ-102959/A-Vehicle Not in RUN/START</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B82DBB" w:rsidRPr="001A5F2C" w:rsidTr="00C855A6">
        <w:trPr>
          <w:jc w:val="center"/>
        </w:trPr>
        <w:tc>
          <w:tcPr>
            <w:tcW w:w="1910" w:type="dxa"/>
            <w:shd w:val="clear" w:color="auto" w:fill="BFBFBF" w:themeFill="background1" w:themeFillShade="BF"/>
          </w:tcPr>
          <w:p w:rsidR="00B82DBB" w:rsidRPr="001A5F2C" w:rsidRDefault="00231691" w:rsidP="00B82DBB">
            <w:pPr>
              <w:rPr>
                <w:b/>
              </w:rPr>
            </w:pPr>
            <w:r w:rsidRPr="001A5F2C">
              <w:rPr>
                <w:b/>
              </w:rPr>
              <w:t>Actors</w:t>
            </w:r>
          </w:p>
        </w:tc>
        <w:tc>
          <w:tcPr>
            <w:tcW w:w="7666" w:type="dxa"/>
          </w:tcPr>
          <w:p w:rsidR="00B82DBB" w:rsidRPr="001A5F2C" w:rsidRDefault="00231691" w:rsidP="00B82DBB">
            <w:r w:rsidRPr="001A5F2C">
              <w:t>Vehicle Occupant</w:t>
            </w:r>
          </w:p>
        </w:tc>
      </w:tr>
      <w:tr w:rsidR="00B82DBB" w:rsidRPr="001A5F2C" w:rsidTr="00C855A6">
        <w:trPr>
          <w:jc w:val="center"/>
        </w:trPr>
        <w:tc>
          <w:tcPr>
            <w:tcW w:w="1910" w:type="dxa"/>
            <w:tcBorders>
              <w:bottom w:val="single" w:sz="4" w:space="0" w:color="auto"/>
            </w:tcBorders>
            <w:shd w:val="clear" w:color="auto" w:fill="BFBFBF" w:themeFill="background1" w:themeFillShade="BF"/>
          </w:tcPr>
          <w:p w:rsidR="00B82DBB" w:rsidRPr="001A5F2C" w:rsidRDefault="00231691" w:rsidP="00B82DBB">
            <w:pPr>
              <w:rPr>
                <w:b/>
              </w:rPr>
            </w:pPr>
            <w:r w:rsidRPr="001A5F2C">
              <w:rPr>
                <w:b/>
              </w:rPr>
              <w:t>Pre-conditions</w:t>
            </w:r>
          </w:p>
        </w:tc>
        <w:tc>
          <w:tcPr>
            <w:tcW w:w="7666" w:type="dxa"/>
            <w:tcBorders>
              <w:bottom w:val="single" w:sz="4" w:space="0" w:color="auto"/>
            </w:tcBorders>
          </w:tcPr>
          <w:p w:rsidR="00B82DBB" w:rsidRPr="001A5F2C" w:rsidRDefault="00231691" w:rsidP="001A5F2C">
            <w:r w:rsidRPr="001A5F2C">
              <w:t>Same as normal usage use case</w:t>
            </w:r>
          </w:p>
          <w:p w:rsidR="00B82DBB" w:rsidRPr="001A5F2C" w:rsidRDefault="00231691" w:rsidP="003711A9"/>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Scenario Description</w:t>
            </w:r>
          </w:p>
        </w:tc>
        <w:tc>
          <w:tcPr>
            <w:tcW w:w="7666" w:type="dxa"/>
            <w:tcBorders>
              <w:right w:val="single" w:sz="4" w:space="0" w:color="auto"/>
            </w:tcBorders>
            <w:shd w:val="clear" w:color="auto" w:fill="auto"/>
          </w:tcPr>
          <w:p w:rsidR="00B82DBB" w:rsidRPr="001A5F2C" w:rsidRDefault="00231691" w:rsidP="00A77468">
            <w:r>
              <w:t xml:space="preserve">Driver moves the ignition </w:t>
            </w:r>
            <w:r w:rsidRPr="001A5F2C">
              <w:t>out of Run/Start</w:t>
            </w:r>
          </w:p>
        </w:tc>
      </w:tr>
      <w:tr w:rsidR="00B82DBB" w:rsidRPr="001A5F2C" w:rsidTr="00C855A6">
        <w:trPr>
          <w:jc w:val="center"/>
        </w:trPr>
        <w:tc>
          <w:tcPr>
            <w:tcW w:w="1910" w:type="dxa"/>
            <w:tcBorders>
              <w:left w:val="single" w:sz="4" w:space="0" w:color="auto"/>
              <w:bottom w:val="single" w:sz="4" w:space="0" w:color="auto"/>
            </w:tcBorders>
            <w:shd w:val="clear" w:color="auto" w:fill="BFBFBF" w:themeFill="background1" w:themeFillShade="BF"/>
          </w:tcPr>
          <w:p w:rsidR="00B82DBB" w:rsidRPr="001A5F2C" w:rsidRDefault="00231691" w:rsidP="00B82DBB">
            <w:pPr>
              <w:rPr>
                <w:b/>
              </w:rPr>
            </w:pPr>
            <w:r w:rsidRPr="001A5F2C">
              <w:rPr>
                <w:b/>
              </w:rPr>
              <w:t>Post-conditions</w:t>
            </w:r>
          </w:p>
        </w:tc>
        <w:tc>
          <w:tcPr>
            <w:tcW w:w="7666" w:type="dxa"/>
            <w:tcBorders>
              <w:bottom w:val="single" w:sz="4" w:space="0" w:color="auto"/>
              <w:right w:val="single" w:sz="4" w:space="0" w:color="auto"/>
            </w:tcBorders>
            <w:shd w:val="clear" w:color="auto" w:fill="auto"/>
          </w:tcPr>
          <w:p w:rsidR="00B82DBB" w:rsidRPr="001A5F2C" w:rsidRDefault="00231691" w:rsidP="007C2F4A">
            <w:r>
              <w:t xml:space="preserve">The vehicle </w:t>
            </w:r>
            <w:r w:rsidRPr="001A5F2C">
              <w:t>return</w:t>
            </w:r>
            <w:r>
              <w:t>s</w:t>
            </w:r>
            <w:r w:rsidRPr="001A5F2C">
              <w:t xml:space="preserve"> to non-TRG behavior</w:t>
            </w:r>
          </w:p>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List of Exception Use Cases</w:t>
            </w:r>
          </w:p>
        </w:tc>
        <w:tc>
          <w:tcPr>
            <w:tcW w:w="7666" w:type="dxa"/>
            <w:tcBorders>
              <w:right w:val="single" w:sz="4" w:space="0" w:color="auto"/>
            </w:tcBorders>
            <w:shd w:val="clear" w:color="auto" w:fill="auto"/>
          </w:tcPr>
          <w:p w:rsidR="00B82DBB" w:rsidRPr="001A5F2C" w:rsidRDefault="00231691" w:rsidP="00B82DBB">
            <w:r>
              <w:t>N/A</w:t>
            </w:r>
          </w:p>
          <w:p w:rsidR="00B82DBB" w:rsidRPr="001A5F2C" w:rsidRDefault="00231691" w:rsidP="00B82DBB"/>
        </w:tc>
      </w:tr>
      <w:tr w:rsidR="00B82DBB" w:rsidRPr="001A5F2C" w:rsidTr="00C855A6">
        <w:trPr>
          <w:jc w:val="center"/>
        </w:trPr>
        <w:tc>
          <w:tcPr>
            <w:tcW w:w="1910" w:type="dxa"/>
            <w:tcBorders>
              <w:left w:val="single" w:sz="4" w:space="0" w:color="auto"/>
            </w:tcBorders>
            <w:shd w:val="clear" w:color="auto" w:fill="BFBFBF" w:themeFill="background1" w:themeFillShade="BF"/>
          </w:tcPr>
          <w:p w:rsidR="00B82DBB" w:rsidRPr="001A5F2C" w:rsidRDefault="00231691" w:rsidP="00B82DBB">
            <w:pPr>
              <w:rPr>
                <w:b/>
              </w:rPr>
            </w:pPr>
            <w:r w:rsidRPr="001A5F2C">
              <w:rPr>
                <w:b/>
              </w:rPr>
              <w:t>Interfaces</w:t>
            </w:r>
          </w:p>
        </w:tc>
        <w:tc>
          <w:tcPr>
            <w:tcW w:w="7666" w:type="dxa"/>
            <w:tcBorders>
              <w:right w:val="single" w:sz="4" w:space="0" w:color="auto"/>
            </w:tcBorders>
            <w:shd w:val="clear" w:color="auto" w:fill="auto"/>
          </w:tcPr>
          <w:p w:rsidR="00B82DBB" w:rsidRPr="001A5F2C" w:rsidRDefault="00231691" w:rsidP="00B82DBB">
            <w:r w:rsidRPr="001A5F2C">
              <w:t>G-HMI</w:t>
            </w:r>
          </w:p>
          <w:p w:rsidR="00B82DBB" w:rsidRPr="001A5F2C" w:rsidRDefault="00231691" w:rsidP="00B82DBB">
            <w:r w:rsidRPr="001A5F2C">
              <w:t xml:space="preserve">Vehicle </w:t>
            </w:r>
            <w:r w:rsidRPr="001A5F2C">
              <w:t>System Interface</w:t>
            </w:r>
          </w:p>
        </w:tc>
      </w:tr>
    </w:tbl>
    <w:p w:rsidR="00B1330B" w:rsidRDefault="00231691"/>
    <w:p w:rsidR="00406F39" w:rsidRDefault="00231691" w:rsidP="00952F4A">
      <w:pPr>
        <w:pStyle w:val="Heading5"/>
      </w:pPr>
      <w:r>
        <w:t>TRG-UC-REQ-102960/A-Loss of communication with IPMB Module</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1A5F2C" w:rsidTr="008C70DF">
        <w:trPr>
          <w:jc w:val="center"/>
        </w:trPr>
        <w:tc>
          <w:tcPr>
            <w:tcW w:w="1910" w:type="dxa"/>
            <w:shd w:val="clear" w:color="auto" w:fill="BFBFBF" w:themeFill="background1" w:themeFillShade="BF"/>
          </w:tcPr>
          <w:p w:rsidR="001A5F2C" w:rsidRPr="006E7D31" w:rsidRDefault="00231691" w:rsidP="004B67A2">
            <w:pPr>
              <w:rPr>
                <w:b/>
              </w:rPr>
            </w:pPr>
            <w:r w:rsidRPr="006E7D31">
              <w:rPr>
                <w:b/>
              </w:rPr>
              <w:t>Actors</w:t>
            </w:r>
          </w:p>
        </w:tc>
        <w:tc>
          <w:tcPr>
            <w:tcW w:w="7666" w:type="dxa"/>
          </w:tcPr>
          <w:p w:rsidR="001A5F2C" w:rsidRDefault="00231691" w:rsidP="004B67A2">
            <w:r>
              <w:t>Vehicle Occupant</w:t>
            </w:r>
          </w:p>
        </w:tc>
      </w:tr>
      <w:tr w:rsidR="001A5F2C" w:rsidTr="008C70DF">
        <w:trPr>
          <w:jc w:val="center"/>
        </w:trPr>
        <w:tc>
          <w:tcPr>
            <w:tcW w:w="1910" w:type="dxa"/>
            <w:tcBorders>
              <w:bottom w:val="single" w:sz="4" w:space="0" w:color="auto"/>
            </w:tcBorders>
            <w:shd w:val="clear" w:color="auto" w:fill="BFBFBF" w:themeFill="background1" w:themeFillShade="BF"/>
          </w:tcPr>
          <w:p w:rsidR="001A5F2C" w:rsidRPr="006E7D31" w:rsidRDefault="00231691" w:rsidP="004B67A2">
            <w:pPr>
              <w:rPr>
                <w:b/>
              </w:rPr>
            </w:pPr>
            <w:r>
              <w:rPr>
                <w:b/>
              </w:rPr>
              <w:t>Pre-c</w:t>
            </w:r>
            <w:r w:rsidRPr="006E7D31">
              <w:rPr>
                <w:b/>
              </w:rPr>
              <w:t>onditions</w:t>
            </w:r>
          </w:p>
        </w:tc>
        <w:tc>
          <w:tcPr>
            <w:tcW w:w="7666" w:type="dxa"/>
            <w:tcBorders>
              <w:bottom w:val="single" w:sz="4" w:space="0" w:color="auto"/>
            </w:tcBorders>
          </w:tcPr>
          <w:p w:rsidR="001A5F2C" w:rsidRDefault="00231691" w:rsidP="000E3B34">
            <w:r>
              <w:t>Same as normal usage use case</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Scenario Description</w:t>
            </w:r>
          </w:p>
        </w:tc>
        <w:tc>
          <w:tcPr>
            <w:tcW w:w="7666" w:type="dxa"/>
            <w:tcBorders>
              <w:right w:val="single" w:sz="4" w:space="0" w:color="auto"/>
            </w:tcBorders>
            <w:shd w:val="clear" w:color="auto" w:fill="auto"/>
          </w:tcPr>
          <w:p w:rsidR="001A5F2C" w:rsidRPr="00482CB9" w:rsidRDefault="00231691" w:rsidP="00A77468">
            <w:r>
              <w:t>Driver attempts to do something in TRG and APIM has lost communication with IPMB</w:t>
            </w:r>
          </w:p>
        </w:tc>
      </w:tr>
      <w:tr w:rsidR="001A5F2C" w:rsidTr="008C70DF">
        <w:trPr>
          <w:jc w:val="center"/>
        </w:trPr>
        <w:tc>
          <w:tcPr>
            <w:tcW w:w="1910" w:type="dxa"/>
            <w:tcBorders>
              <w:left w:val="single" w:sz="4" w:space="0" w:color="auto"/>
              <w:bottom w:val="single" w:sz="4" w:space="0" w:color="auto"/>
            </w:tcBorders>
            <w:shd w:val="clear" w:color="auto" w:fill="BFBFBF" w:themeFill="background1" w:themeFillShade="BF"/>
          </w:tcPr>
          <w:p w:rsidR="001A5F2C" w:rsidRPr="006E7D31" w:rsidRDefault="00231691"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rsidR="001A5F2C" w:rsidRDefault="00231691" w:rsidP="001A5F2C">
            <w:r>
              <w:t>The vehicle shows camera view, without any overlays</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 xml:space="preserve">List of Exception </w:t>
            </w:r>
            <w:r w:rsidRPr="006E7D31">
              <w:rPr>
                <w:b/>
              </w:rPr>
              <w:t>Use Cases</w:t>
            </w:r>
          </w:p>
        </w:tc>
        <w:tc>
          <w:tcPr>
            <w:tcW w:w="7666" w:type="dxa"/>
            <w:tcBorders>
              <w:right w:val="single" w:sz="4" w:space="0" w:color="auto"/>
            </w:tcBorders>
            <w:shd w:val="clear" w:color="auto" w:fill="auto"/>
          </w:tcPr>
          <w:p w:rsidR="001A5F2C" w:rsidRDefault="00231691" w:rsidP="004B67A2">
            <w:r>
              <w:t>N/A</w:t>
            </w:r>
          </w:p>
        </w:tc>
      </w:tr>
      <w:tr w:rsidR="001A5F2C" w:rsidTr="008C70DF">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Interfaces</w:t>
            </w:r>
          </w:p>
        </w:tc>
        <w:tc>
          <w:tcPr>
            <w:tcW w:w="7666" w:type="dxa"/>
            <w:tcBorders>
              <w:right w:val="single" w:sz="4" w:space="0" w:color="auto"/>
            </w:tcBorders>
            <w:shd w:val="clear" w:color="auto" w:fill="auto"/>
          </w:tcPr>
          <w:p w:rsidR="001A5F2C" w:rsidRDefault="00231691" w:rsidP="004B67A2">
            <w:r>
              <w:t>G-HMI</w:t>
            </w:r>
          </w:p>
          <w:p w:rsidR="001A5F2C" w:rsidRDefault="00231691" w:rsidP="004B67A2">
            <w:r>
              <w:t>Vehicle System Interface</w:t>
            </w:r>
          </w:p>
        </w:tc>
      </w:tr>
    </w:tbl>
    <w:p w:rsidR="00D74CFC" w:rsidRDefault="00231691"/>
    <w:p w:rsidR="00406F39" w:rsidRDefault="00231691" w:rsidP="00952F4A">
      <w:pPr>
        <w:pStyle w:val="Heading5"/>
      </w:pPr>
      <w:r>
        <w:t>TRG-UC-REQ-102961/A-Valid Camera Video Signal not present</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1A5F2C" w:rsidTr="00AF674A">
        <w:trPr>
          <w:jc w:val="center"/>
        </w:trPr>
        <w:tc>
          <w:tcPr>
            <w:tcW w:w="1910" w:type="dxa"/>
            <w:shd w:val="clear" w:color="auto" w:fill="BFBFBF" w:themeFill="background1" w:themeFillShade="BF"/>
          </w:tcPr>
          <w:p w:rsidR="001A5F2C" w:rsidRPr="006E7D31" w:rsidRDefault="00231691" w:rsidP="004B67A2">
            <w:pPr>
              <w:rPr>
                <w:b/>
              </w:rPr>
            </w:pPr>
            <w:r w:rsidRPr="006E7D31">
              <w:rPr>
                <w:b/>
              </w:rPr>
              <w:t>Actors</w:t>
            </w:r>
          </w:p>
        </w:tc>
        <w:tc>
          <w:tcPr>
            <w:tcW w:w="7666" w:type="dxa"/>
          </w:tcPr>
          <w:p w:rsidR="001A5F2C" w:rsidRDefault="00231691" w:rsidP="004B67A2">
            <w:r>
              <w:t>Vehicle Occupant</w:t>
            </w:r>
          </w:p>
        </w:tc>
      </w:tr>
      <w:tr w:rsidR="001A5F2C" w:rsidTr="00AF674A">
        <w:trPr>
          <w:jc w:val="center"/>
        </w:trPr>
        <w:tc>
          <w:tcPr>
            <w:tcW w:w="1910" w:type="dxa"/>
            <w:tcBorders>
              <w:bottom w:val="single" w:sz="4" w:space="0" w:color="auto"/>
            </w:tcBorders>
            <w:shd w:val="clear" w:color="auto" w:fill="BFBFBF" w:themeFill="background1" w:themeFillShade="BF"/>
          </w:tcPr>
          <w:p w:rsidR="001A5F2C" w:rsidRPr="006E7D31" w:rsidRDefault="00231691" w:rsidP="004B67A2">
            <w:pPr>
              <w:rPr>
                <w:b/>
              </w:rPr>
            </w:pPr>
            <w:r>
              <w:rPr>
                <w:b/>
              </w:rPr>
              <w:t>Pre-c</w:t>
            </w:r>
            <w:r w:rsidRPr="006E7D31">
              <w:rPr>
                <w:b/>
              </w:rPr>
              <w:t>onditions</w:t>
            </w:r>
          </w:p>
        </w:tc>
        <w:tc>
          <w:tcPr>
            <w:tcW w:w="7666" w:type="dxa"/>
            <w:tcBorders>
              <w:bottom w:val="single" w:sz="4" w:space="0" w:color="auto"/>
            </w:tcBorders>
          </w:tcPr>
          <w:p w:rsidR="001A5F2C" w:rsidRDefault="00231691" w:rsidP="004B67A2">
            <w:r>
              <w:t>Same as normal usage use case</w:t>
            </w:r>
          </w:p>
          <w:p w:rsidR="001A5F2C" w:rsidRDefault="00231691" w:rsidP="003711A9"/>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Scenario Description</w:t>
            </w:r>
          </w:p>
        </w:tc>
        <w:tc>
          <w:tcPr>
            <w:tcW w:w="7666" w:type="dxa"/>
            <w:tcBorders>
              <w:right w:val="single" w:sz="4" w:space="0" w:color="auto"/>
            </w:tcBorders>
            <w:shd w:val="clear" w:color="auto" w:fill="auto"/>
          </w:tcPr>
          <w:p w:rsidR="001A5F2C" w:rsidRPr="00482CB9" w:rsidRDefault="00231691" w:rsidP="00A77468">
            <w:r>
              <w:t>Driver attempts to do something in TRG and APIM is not receiving valid video</w:t>
            </w:r>
          </w:p>
        </w:tc>
      </w:tr>
      <w:tr w:rsidR="001A5F2C" w:rsidTr="00AF674A">
        <w:trPr>
          <w:jc w:val="center"/>
        </w:trPr>
        <w:tc>
          <w:tcPr>
            <w:tcW w:w="1910" w:type="dxa"/>
            <w:tcBorders>
              <w:left w:val="single" w:sz="4" w:space="0" w:color="auto"/>
              <w:bottom w:val="single" w:sz="4" w:space="0" w:color="auto"/>
            </w:tcBorders>
            <w:shd w:val="clear" w:color="auto" w:fill="BFBFBF" w:themeFill="background1" w:themeFillShade="BF"/>
          </w:tcPr>
          <w:p w:rsidR="001A5F2C" w:rsidRPr="006E7D31" w:rsidRDefault="00231691" w:rsidP="004B67A2">
            <w:pPr>
              <w:rPr>
                <w:b/>
              </w:rPr>
            </w:pPr>
            <w:r w:rsidRPr="006E7D31">
              <w:rPr>
                <w:b/>
              </w:rPr>
              <w:t>Post-conditions</w:t>
            </w:r>
          </w:p>
        </w:tc>
        <w:tc>
          <w:tcPr>
            <w:tcW w:w="7666" w:type="dxa"/>
            <w:tcBorders>
              <w:bottom w:val="single" w:sz="4" w:space="0" w:color="auto"/>
              <w:right w:val="single" w:sz="4" w:space="0" w:color="auto"/>
            </w:tcBorders>
            <w:shd w:val="clear" w:color="auto" w:fill="auto"/>
          </w:tcPr>
          <w:p w:rsidR="001A5F2C" w:rsidRDefault="00231691" w:rsidP="004B67A2">
            <w:r>
              <w:t>The vehicle returns</w:t>
            </w:r>
            <w:r>
              <w:t xml:space="preserve"> to non-TRG behavior</w:t>
            </w:r>
          </w:p>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List of Exception Use Cases</w:t>
            </w:r>
          </w:p>
        </w:tc>
        <w:tc>
          <w:tcPr>
            <w:tcW w:w="7666" w:type="dxa"/>
            <w:tcBorders>
              <w:right w:val="single" w:sz="4" w:space="0" w:color="auto"/>
            </w:tcBorders>
            <w:shd w:val="clear" w:color="auto" w:fill="auto"/>
          </w:tcPr>
          <w:p w:rsidR="001A5F2C" w:rsidRDefault="00231691" w:rsidP="004B67A2">
            <w:r>
              <w:t>N/A</w:t>
            </w:r>
          </w:p>
          <w:p w:rsidR="001A5F2C" w:rsidRDefault="00231691" w:rsidP="004B67A2"/>
        </w:tc>
      </w:tr>
      <w:tr w:rsidR="001A5F2C" w:rsidTr="00AF674A">
        <w:trPr>
          <w:jc w:val="center"/>
        </w:trPr>
        <w:tc>
          <w:tcPr>
            <w:tcW w:w="1910" w:type="dxa"/>
            <w:tcBorders>
              <w:left w:val="single" w:sz="4" w:space="0" w:color="auto"/>
            </w:tcBorders>
            <w:shd w:val="clear" w:color="auto" w:fill="BFBFBF" w:themeFill="background1" w:themeFillShade="BF"/>
          </w:tcPr>
          <w:p w:rsidR="001A5F2C" w:rsidRPr="006E7D31" w:rsidRDefault="00231691" w:rsidP="004B67A2">
            <w:pPr>
              <w:rPr>
                <w:b/>
              </w:rPr>
            </w:pPr>
            <w:r w:rsidRPr="006E7D31">
              <w:rPr>
                <w:b/>
              </w:rPr>
              <w:t>Interfaces</w:t>
            </w:r>
          </w:p>
        </w:tc>
        <w:tc>
          <w:tcPr>
            <w:tcW w:w="7666" w:type="dxa"/>
            <w:tcBorders>
              <w:right w:val="single" w:sz="4" w:space="0" w:color="auto"/>
            </w:tcBorders>
            <w:shd w:val="clear" w:color="auto" w:fill="auto"/>
          </w:tcPr>
          <w:p w:rsidR="001A5F2C" w:rsidRDefault="00231691" w:rsidP="004B67A2">
            <w:r>
              <w:t>G-HMI</w:t>
            </w:r>
          </w:p>
          <w:p w:rsidR="001A5F2C" w:rsidRDefault="00231691" w:rsidP="004B67A2">
            <w:r>
              <w:t>Vehicle System Interface</w:t>
            </w:r>
          </w:p>
        </w:tc>
      </w:tr>
    </w:tbl>
    <w:p w:rsidR="00406F39" w:rsidRDefault="00231691" w:rsidP="00952F4A">
      <w:pPr>
        <w:pStyle w:val="Heading5"/>
      </w:pPr>
      <w:r>
        <w:lastRenderedPageBreak/>
        <w:t xml:space="preserve">DAFVCv1-UC-REQ-014049/B-Deactivate Driver Assist Front View </w:t>
      </w:r>
      <w:r>
        <w:t>Camera (TcSE ROIN-290146)</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Vehicle Occupant</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The infotainment system is powered on.</w:t>
            </w:r>
          </w:p>
          <w:p w:rsidR="002514D7" w:rsidRPr="004D5CB9" w:rsidRDefault="00231691">
            <w:pPr>
              <w:rPr>
                <w:rFonts w:cs="Arial"/>
                <w:lang w:eastAsia="zh-CN"/>
              </w:rPr>
            </w:pPr>
            <w:r w:rsidRPr="004D5CB9">
              <w:rPr>
                <w:rFonts w:cs="Arial"/>
                <w:lang w:eastAsia="zh-CN"/>
              </w:rPr>
              <w:t>The ignition status is Run/Start.</w:t>
            </w:r>
          </w:p>
          <w:p w:rsidR="002514D7" w:rsidRPr="004D5CB9" w:rsidRDefault="00231691">
            <w:pPr>
              <w:rPr>
                <w:rFonts w:cs="Arial"/>
                <w:lang w:eastAsia="zh-CN"/>
              </w:rPr>
            </w:pPr>
            <w:r w:rsidRPr="004D5CB9">
              <w:rPr>
                <w:rFonts w:cs="Arial"/>
                <w:lang w:eastAsia="zh-CN"/>
              </w:rPr>
              <w:t xml:space="preserve">The vehicle system display is </w:t>
            </w:r>
            <w:r w:rsidRPr="004D5CB9">
              <w:rPr>
                <w:rFonts w:cs="Arial"/>
                <w:lang w:eastAsia="zh-CN"/>
              </w:rPr>
              <w:t>showing front view camera image</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4D58C9" w:rsidRPr="004D5CB9" w:rsidRDefault="00231691">
            <w:pPr>
              <w:rPr>
                <w:rFonts w:cs="Arial"/>
                <w:lang w:eastAsia="zh-CN"/>
              </w:rPr>
            </w:pPr>
            <w:r w:rsidRPr="004D5CB9">
              <w:rPr>
                <w:rFonts w:cs="Arial"/>
                <w:lang w:eastAsia="zh-CN"/>
              </w:rPr>
              <w:t>The user deactivates the Driver Assist Front View Camera (DAFVC)</w:t>
            </w:r>
            <w:r w:rsidRPr="004D5CB9">
              <w:rPr>
                <w:rFonts w:cs="Arial"/>
                <w:lang w:eastAsia="zh-CN"/>
              </w:rPr>
              <w:t xml:space="preserve"> by </w:t>
            </w:r>
            <w:r>
              <w:rPr>
                <w:rFonts w:cs="Arial"/>
                <w:lang w:eastAsia="zh-CN"/>
              </w:rPr>
              <w:t xml:space="preserve">one of </w:t>
            </w:r>
            <w:r w:rsidRPr="004D5CB9">
              <w:rPr>
                <w:rFonts w:cs="Arial"/>
                <w:lang w:eastAsia="zh-CN"/>
              </w:rPr>
              <w:t>the following:</w:t>
            </w:r>
          </w:p>
          <w:p w:rsidR="004D58C9" w:rsidRPr="004D5CB9" w:rsidRDefault="00231691" w:rsidP="004D58C9">
            <w:pPr>
              <w:numPr>
                <w:ilvl w:val="0"/>
                <w:numId w:val="207"/>
              </w:numPr>
              <w:rPr>
                <w:rFonts w:cs="Arial"/>
                <w:lang w:eastAsia="zh-CN"/>
              </w:rPr>
            </w:pPr>
            <w:r w:rsidRPr="004D5CB9">
              <w:rPr>
                <w:rFonts w:cs="Arial"/>
                <w:lang w:eastAsia="zh-CN"/>
              </w:rPr>
              <w:t>Disabling DAFVC</w:t>
            </w:r>
            <w:r w:rsidRPr="004D5CB9">
              <w:rPr>
                <w:rFonts w:cs="Arial"/>
                <w:lang w:eastAsia="zh-CN"/>
              </w:rPr>
              <w:t xml:space="preserve"> via hard button interface </w:t>
            </w:r>
          </w:p>
          <w:p w:rsidR="004D58C9" w:rsidRPr="004D5CB9" w:rsidRDefault="00231691" w:rsidP="004D58C9">
            <w:pPr>
              <w:numPr>
                <w:ilvl w:val="0"/>
                <w:numId w:val="207"/>
              </w:numPr>
              <w:rPr>
                <w:rFonts w:cs="Arial"/>
                <w:lang w:eastAsia="zh-CN"/>
              </w:rPr>
            </w:pPr>
            <w:r w:rsidRPr="004D5CB9">
              <w:rPr>
                <w:rFonts w:cs="Arial"/>
                <w:lang w:eastAsia="zh-CN"/>
              </w:rPr>
              <w:t>Exceeding the speed limit per CAMERA-REQ-014077-Feature Maximum Speed</w:t>
            </w:r>
            <w:r w:rsidRPr="004D5CB9">
              <w:rPr>
                <w:rFonts w:cs="Arial"/>
                <w:lang w:eastAsia="zh-CN"/>
              </w:rPr>
              <w:t xml:space="preserve"> </w:t>
            </w:r>
          </w:p>
          <w:p w:rsidR="002514D7" w:rsidRPr="004D5CB9" w:rsidRDefault="00231691" w:rsidP="004D5CB9">
            <w:pPr>
              <w:numPr>
                <w:ilvl w:val="0"/>
                <w:numId w:val="207"/>
              </w:numPr>
              <w:rPr>
                <w:rFonts w:cs="Arial"/>
                <w:lang w:eastAsia="zh-CN"/>
              </w:rPr>
            </w:pPr>
            <w:r w:rsidRPr="004D5CB9">
              <w:rPr>
                <w:rFonts w:cs="Arial"/>
                <w:lang w:eastAsia="zh-CN"/>
              </w:rPr>
              <w:t>S</w:t>
            </w:r>
            <w:r w:rsidRPr="004D5CB9">
              <w:rPr>
                <w:rFonts w:cs="Arial"/>
                <w:lang w:eastAsia="zh-CN"/>
              </w:rPr>
              <w:t>hifting the vehicle into Reverse (RVC image will be shown if conditions for RVC allow it)</w:t>
            </w:r>
          </w:p>
          <w:p w:rsidR="004D5CB9" w:rsidRPr="004D5CB9" w:rsidRDefault="00231691" w:rsidP="004D5CB9">
            <w:pPr>
              <w:numPr>
                <w:ilvl w:val="0"/>
                <w:numId w:val="207"/>
              </w:numPr>
              <w:rPr>
                <w:rFonts w:cs="Arial"/>
                <w:lang w:eastAsia="zh-CN"/>
              </w:rPr>
            </w:pPr>
            <w:r w:rsidRPr="004D5CB9">
              <w:rPr>
                <w:rFonts w:cs="Arial"/>
                <w:lang w:eastAsia="zh-CN"/>
              </w:rPr>
              <w:t>Shifting the vehicle into Park (No image shown in ‘Park’)</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rsidR="002514D7" w:rsidRPr="004D5CB9" w:rsidRDefault="00231691">
            <w:pPr>
              <w:rPr>
                <w:rFonts w:cs="Arial"/>
                <w:lang w:eastAsia="zh-CN"/>
              </w:rPr>
            </w:pPr>
            <w:r w:rsidRPr="004D5CB9">
              <w:rPr>
                <w:rFonts w:cs="Arial"/>
                <w:lang w:eastAsia="zh-CN"/>
              </w:rPr>
              <w:t>The vehicle display does NOT show the DAFVC image.</w:t>
            </w:r>
          </w:p>
          <w:p w:rsidR="002514D7" w:rsidRPr="004D5CB9" w:rsidRDefault="00231691">
            <w:pPr>
              <w:rPr>
                <w:rFonts w:cs="Arial"/>
                <w:lang w:eastAsia="zh-CN"/>
              </w:rPr>
            </w:pP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NA</w:t>
            </w:r>
          </w:p>
        </w:tc>
      </w:tr>
      <w:tr w:rsidR="002514D7">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14D7" w:rsidRPr="004D5CB9" w:rsidRDefault="00231691">
            <w:pPr>
              <w:rPr>
                <w:rFonts w:cs="Arial"/>
                <w:b/>
                <w:lang w:eastAsia="zh-CN"/>
              </w:rPr>
            </w:pPr>
            <w:r w:rsidRPr="004D5CB9">
              <w:rPr>
                <w:rFonts w:cs="Arial"/>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14D7" w:rsidRPr="004D5CB9" w:rsidRDefault="00231691">
            <w:pPr>
              <w:rPr>
                <w:rFonts w:cs="Arial"/>
                <w:lang w:eastAsia="zh-CN"/>
              </w:rPr>
            </w:pPr>
            <w:r w:rsidRPr="004D5CB9">
              <w:rPr>
                <w:rFonts w:cs="Arial"/>
                <w:lang w:eastAsia="zh-CN"/>
              </w:rPr>
              <w:t>G-HMI</w:t>
            </w:r>
          </w:p>
          <w:p w:rsidR="002514D7" w:rsidRPr="004D5CB9" w:rsidRDefault="00231691">
            <w:pPr>
              <w:rPr>
                <w:rFonts w:cs="Arial"/>
                <w:lang w:eastAsia="zh-CN"/>
              </w:rPr>
            </w:pPr>
            <w:r w:rsidRPr="004D5CB9">
              <w:rPr>
                <w:rFonts w:cs="Arial"/>
                <w:lang w:eastAsia="zh-CN"/>
              </w:rPr>
              <w:t>Dedicated Hard Button</w:t>
            </w:r>
          </w:p>
          <w:p w:rsidR="002514D7" w:rsidRPr="004D5CB9" w:rsidRDefault="00231691">
            <w:pPr>
              <w:rPr>
                <w:rFonts w:cs="Arial"/>
                <w:lang w:eastAsia="zh-CN"/>
              </w:rPr>
            </w:pPr>
            <w:r w:rsidRPr="004D5CB9">
              <w:rPr>
                <w:rFonts w:cs="Arial"/>
                <w:lang w:eastAsia="zh-CN"/>
              </w:rPr>
              <w:t>Vehicle System Interface</w:t>
            </w:r>
          </w:p>
        </w:tc>
      </w:tr>
    </w:tbl>
    <w:p w:rsidR="002514D7" w:rsidRDefault="00231691">
      <w:pPr>
        <w:rPr>
          <w:rFonts w:cs="Arial"/>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DAFVCv1-ACT-REQ-014043/B-Activate/Deactivate Driver Assist Front View Camera (TcSE ROIN-282606-3)</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 xml:space="preserve">DAFVCv1-SD-REQ-014051/A-Activation </w:t>
      </w:r>
      <w:r w:rsidRPr="00F8674E">
        <w:rPr>
          <w:sz w:val="16"/>
          <w:szCs w:val="16"/>
        </w:rPr>
        <w:t>Attempt During Overspeed (TcSE ROIN-287030-1)</w:t>
      </w:r>
    </w:p>
    <w:p w:rsidR="007C3C8E" w:rsidRPr="00F8674E" w:rsidRDefault="00231691" w:rsidP="007C3C8E">
      <w:pPr>
        <w:rPr>
          <w:sz w:val="16"/>
          <w:szCs w:val="16"/>
        </w:rPr>
      </w:pPr>
      <w:r w:rsidRPr="00F8674E">
        <w:rPr>
          <w:sz w:val="16"/>
          <w:szCs w:val="16"/>
        </w:rPr>
        <w:t>DAFVCv1-SD-REQ-014050/C-Activate_Deactivate Driver Asistance Front View Camera (TcSE ROIN-282617-2)</w:t>
      </w:r>
    </w:p>
    <w:p w:rsidR="00406F39" w:rsidRPr="00760C18" w:rsidRDefault="00231691" w:rsidP="00D006E5">
      <w:pPr>
        <w:pStyle w:val="BoldText"/>
      </w:pPr>
      <w:r w:rsidRPr="00760C18">
        <w:t>Activity Diagram</w:t>
      </w:r>
    </w:p>
    <w:p w:rsidR="00444E40" w:rsidRDefault="00231691" w:rsidP="00952F4A">
      <w:pPr>
        <w:jc w:val="center"/>
      </w:pPr>
      <w:r>
        <w:rPr>
          <w:noProof/>
        </w:rPr>
        <w:drawing>
          <wp:inline distT="0" distB="0" distL="0" distR="0">
            <wp:extent cx="6545412" cy="3562350"/>
            <wp:effectExtent l="0" t="0" r="8255"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5634" cy="3567913"/>
                    </a:xfrm>
                    <a:prstGeom prst="rect">
                      <a:avLst/>
                    </a:prstGeom>
                    <a:noFill/>
                    <a:ln>
                      <a:noFill/>
                    </a:ln>
                  </pic:spPr>
                </pic:pic>
              </a:graphicData>
            </a:graphic>
          </wp:inline>
        </w:drawing>
      </w:r>
    </w:p>
    <w:p w:rsidR="00406F39" w:rsidRDefault="00231691" w:rsidP="00952F4A">
      <w:pPr>
        <w:pStyle w:val="Heading5"/>
      </w:pPr>
      <w:r>
        <w:lastRenderedPageBreak/>
        <w:t>Sequence Diagrams</w:t>
      </w:r>
    </w:p>
    <w:p w:rsidR="00406F39" w:rsidRDefault="00231691" w:rsidP="00952F4A">
      <w:pPr>
        <w:pStyle w:val="Heading6"/>
      </w:pPr>
      <w:r>
        <w:t>REQ-331856/B-Lin Button Camera Request</w:t>
      </w:r>
    </w:p>
    <w:p w:rsidR="00500605" w:rsidRDefault="00231691" w:rsidP="00952F4A">
      <w:pPr>
        <w:jc w:val="center"/>
      </w:pPr>
      <w:r w:rsidRPr="00C65043">
        <w:rPr>
          <w:noProof/>
        </w:rPr>
        <w:drawing>
          <wp:inline distT="0" distB="0" distL="0" distR="0">
            <wp:extent cx="5943600" cy="3313827"/>
            <wp:effectExtent l="0" t="0" r="0" b="1270"/>
            <wp:docPr id="2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3827"/>
                    </a:xfrm>
                    <a:prstGeom prst="rect">
                      <a:avLst/>
                    </a:prstGeom>
                    <a:noFill/>
                    <a:ln>
                      <a:noFill/>
                    </a:ln>
                  </pic:spPr>
                </pic:pic>
              </a:graphicData>
            </a:graphic>
          </wp:inline>
        </w:drawing>
      </w:r>
    </w:p>
    <w:p w:rsidR="00406F39" w:rsidRDefault="00231691" w:rsidP="00952F4A">
      <w:pPr>
        <w:pStyle w:val="Heading6"/>
      </w:pPr>
      <w:r>
        <w:lastRenderedPageBreak/>
        <w:t>DAFVCv1-SD-REQ-014050/C-Activate_Deactivate Driver Asistance Front View Camera (TcSE ROIN-282617-2)</w:t>
      </w:r>
    </w:p>
    <w:p w:rsidR="00406F39" w:rsidRPr="00760C18" w:rsidRDefault="00231691" w:rsidP="00D006E5">
      <w:pPr>
        <w:pStyle w:val="BoldText"/>
      </w:pPr>
      <w:r w:rsidRPr="00760C18">
        <w:t>Sequence Diagram</w:t>
      </w:r>
    </w:p>
    <w:p w:rsidR="007F6636" w:rsidRDefault="00231691" w:rsidP="00952F4A">
      <w:pPr>
        <w:jc w:val="center"/>
      </w:pPr>
      <w:r>
        <w:rPr>
          <w:noProof/>
        </w:rPr>
        <w:lastRenderedPageBreak/>
        <w:drawing>
          <wp:inline distT="0" distB="0" distL="0" distR="0">
            <wp:extent cx="5486400" cy="8613716"/>
            <wp:effectExtent l="0" t="0" r="0" b="0"/>
            <wp:docPr id="3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8613716"/>
                    </a:xfrm>
                    <a:prstGeom prst="rect">
                      <a:avLst/>
                    </a:prstGeom>
                    <a:noFill/>
                    <a:ln>
                      <a:noFill/>
                    </a:ln>
                  </pic:spPr>
                </pic:pic>
              </a:graphicData>
            </a:graphic>
          </wp:inline>
        </w:drawing>
      </w:r>
    </w:p>
    <w:p w:rsidR="00406F39" w:rsidRDefault="00231691" w:rsidP="00952F4A">
      <w:pPr>
        <w:pStyle w:val="Heading6"/>
      </w:pPr>
      <w:r>
        <w:lastRenderedPageBreak/>
        <w:t>DAFVCv1-SD-REQ-014051/A-Activation Attempt During Overspeed (TcSE ROIN-287030-1)</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352F22" w:rsidRDefault="00231691">
      <w:pPr>
        <w:ind w:left="720"/>
        <w:rPr>
          <w:rFonts w:cs="Arial"/>
        </w:rPr>
      </w:pPr>
      <w:r>
        <w:rPr>
          <w:rFonts w:cs="Arial"/>
        </w:rPr>
        <w:t xml:space="preserve">The user attempts to activate the Driver Assist Front View Camera (DAFVC) by pressing the hard switch while exceeding the </w:t>
      </w:r>
      <w:del w:id="96" w:author="WSTEPHE1" w:date="2015-04-21T17:37:00Z">
        <w:r w:rsidDel="00807590">
          <w:rPr>
            <w:rFonts w:cs="Arial"/>
          </w:rPr>
          <w:delText>DAFV</w:delText>
        </w:r>
        <w:r w:rsidDel="00807590">
          <w:rPr>
            <w:rFonts w:cs="Arial"/>
          </w:rPr>
          <w:delText xml:space="preserve">C vehicle </w:delText>
        </w:r>
      </w:del>
      <w:r>
        <w:rPr>
          <w:rFonts w:cs="Arial"/>
        </w:rPr>
        <w:t>speed limit</w:t>
      </w:r>
      <w:ins w:id="97" w:author="WSTEPHE1" w:date="2015-04-21T17:37:00Z">
        <w:r>
          <w:rPr>
            <w:rFonts w:cs="Arial"/>
          </w:rPr>
          <w:t xml:space="preserve"> per CAMERA-REQ-014077-Feature Maximum Speed</w:t>
        </w:r>
      </w:ins>
      <w:r>
        <w:rPr>
          <w:rFonts w:cs="Arial"/>
        </w:rPr>
        <w:t>.</w:t>
      </w:r>
    </w:p>
    <w:p w:rsidR="00352F22" w:rsidRDefault="00231691"/>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rPr>
      </w:pPr>
      <w:r>
        <w:rPr>
          <w:rFonts w:cs="Arial"/>
        </w:rPr>
        <w:t>HMI Display shows an over-speed notification.</w:t>
      </w:r>
    </w:p>
    <w:p w:rsidR="00C8198D" w:rsidRDefault="00C8198D">
      <w:pPr>
        <w:ind w:left="720"/>
        <w:rPr>
          <w:rFonts w:cs="Arial"/>
        </w:rPr>
      </w:pPr>
    </w:p>
    <w:p w:rsidR="00406F39" w:rsidRPr="00760C18" w:rsidRDefault="00231691" w:rsidP="00D006E5">
      <w:pPr>
        <w:pStyle w:val="BoldText"/>
      </w:pPr>
      <w:r w:rsidRPr="00760C18">
        <w:t>Sequ</w:t>
      </w:r>
      <w:r w:rsidRPr="00760C18">
        <w:t>ence Diagram</w:t>
      </w:r>
    </w:p>
    <w:p w:rsidR="00C8198D" w:rsidRDefault="00231691" w:rsidP="00952F4A">
      <w:pPr>
        <w:jc w:val="center"/>
      </w:pPr>
      <w:r>
        <w:rPr>
          <w:noProof/>
        </w:rPr>
        <w:drawing>
          <wp:inline distT="0" distB="0" distL="0" distR="0">
            <wp:extent cx="6172200" cy="4010025"/>
            <wp:effectExtent l="0" t="0" r="0" b="9525"/>
            <wp:docPr id="3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172200" cy="4010025"/>
                    </a:xfrm>
                    <a:prstGeom prst="rect">
                      <a:avLst/>
                    </a:prstGeom>
                    <a:noFill/>
                    <a:ln w="9525">
                      <a:noFill/>
                      <a:miter lim="800000"/>
                      <a:headEnd/>
                      <a:tailEnd/>
                    </a:ln>
                  </pic:spPr>
                </pic:pic>
              </a:graphicData>
            </a:graphic>
          </wp:inline>
        </w:drawing>
      </w:r>
    </w:p>
    <w:p w:rsidR="00406F39" w:rsidRDefault="00231691" w:rsidP="00952F4A">
      <w:pPr>
        <w:pStyle w:val="Heading3"/>
      </w:pPr>
      <w:bookmarkStart w:id="98" w:name="_Toc20921021"/>
      <w:r w:rsidRPr="00B9479B">
        <w:t>DAFVCv1-FUN-REQ-014052/A-Driver Assist Front Camera Image View (TcSE ROIN-293390)</w:t>
      </w:r>
      <w:bookmarkEnd w:id="98"/>
    </w:p>
    <w:p w:rsidR="00406F39" w:rsidRDefault="00231691" w:rsidP="00952F4A">
      <w:pPr>
        <w:pStyle w:val="Heading4"/>
      </w:pPr>
      <w:r>
        <w:t>Use Cases</w:t>
      </w:r>
    </w:p>
    <w:p w:rsidR="00406F39" w:rsidRDefault="00231691" w:rsidP="00952F4A">
      <w:pPr>
        <w:pStyle w:val="Heading5"/>
      </w:pPr>
      <w:r>
        <w:t>DAFVCv1-UC-REQ-014053/A-Select Front Camera Split-View (TcSE ROIN-290147)</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w:t>
            </w:r>
            <w:r>
              <w:rPr>
                <w:rFonts w:cs="Arial"/>
                <w:szCs w:val="20"/>
                <w:lang w:eastAsia="zh-CN"/>
              </w:rPr>
              <w:t>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gear position status is NOT Reverse.</w:t>
            </w:r>
          </w:p>
          <w:p w:rsidR="00C8198D" w:rsidRDefault="00231691">
            <w:pPr>
              <w:rPr>
                <w:rFonts w:cs="Arial"/>
                <w:szCs w:val="20"/>
                <w:lang w:eastAsia="zh-CN"/>
              </w:rPr>
            </w:pPr>
            <w:r>
              <w:rPr>
                <w:rFonts w:cs="Arial"/>
                <w:szCs w:val="20"/>
                <w:lang w:eastAsia="zh-CN"/>
              </w:rPr>
              <w:t>The vehicle display is showing the Driver Assist Front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 xml:space="preserve">The driver selects </w:t>
            </w:r>
            <w:r>
              <w:rPr>
                <w:rFonts w:cs="Arial"/>
                <w:szCs w:val="20"/>
                <w:lang w:eastAsia="zh-CN"/>
              </w:rPr>
              <w:t>split-view image setting via hard switch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continues to show the Driver Assist Front View Camera image.</w:t>
            </w:r>
          </w:p>
          <w:p w:rsidR="00C8198D" w:rsidRDefault="00231691">
            <w:pPr>
              <w:rPr>
                <w:rFonts w:cs="Arial"/>
                <w:szCs w:val="20"/>
                <w:lang w:eastAsia="zh-CN"/>
              </w:rPr>
            </w:pPr>
            <w:r>
              <w:rPr>
                <w:rFonts w:cs="Arial"/>
                <w:szCs w:val="20"/>
                <w:lang w:eastAsia="zh-CN"/>
              </w:rPr>
              <w:lastRenderedPageBreak/>
              <w:t>The video feed from the Driver Assist Front View Camera contains a split-view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lastRenderedPageBreak/>
              <w:t>List of Exception Us</w:t>
            </w:r>
            <w:r>
              <w:rPr>
                <w:rFonts w:cs="Arial"/>
                <w:b/>
                <w:szCs w:val="20"/>
                <w:lang w:eastAsia="zh-CN"/>
              </w:rPr>
              <w:t>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5"/>
      </w:pPr>
      <w:r>
        <w:t>DAFVCv1-UC-REQ-014054/A-Select Front Camera 360-View (TcSE ROIN-290148)</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gear position status is NOT Reverse.</w:t>
            </w:r>
          </w:p>
          <w:p w:rsidR="00C8198D" w:rsidRDefault="00231691">
            <w:pPr>
              <w:rPr>
                <w:rFonts w:cs="Arial"/>
                <w:szCs w:val="20"/>
                <w:lang w:eastAsia="zh-CN"/>
              </w:rPr>
            </w:pPr>
            <w:r>
              <w:rPr>
                <w:rFonts w:cs="Arial"/>
                <w:szCs w:val="20"/>
                <w:lang w:eastAsia="zh-CN"/>
              </w:rPr>
              <w:t xml:space="preserve">The vehicle display is showing </w:t>
            </w:r>
            <w:r>
              <w:rPr>
                <w:rFonts w:cs="Arial"/>
                <w:szCs w:val="20"/>
                <w:lang w:eastAsia="zh-CN"/>
              </w:rPr>
              <w:t>the Driver Assist Front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selects 360-view image setting via hard switch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 continues to show the Driver Assist Front View Camera image.</w:t>
            </w:r>
          </w:p>
          <w:p w:rsidR="00C8198D" w:rsidRDefault="00231691">
            <w:pPr>
              <w:rPr>
                <w:rFonts w:cs="Arial"/>
                <w:szCs w:val="20"/>
                <w:lang w:eastAsia="zh-CN"/>
              </w:rPr>
            </w:pPr>
            <w:r>
              <w:rPr>
                <w:rFonts w:cs="Arial"/>
                <w:szCs w:val="20"/>
                <w:lang w:eastAsia="zh-CN"/>
              </w:rPr>
              <w:t xml:space="preserve">The video feed from the </w:t>
            </w:r>
            <w:r>
              <w:rPr>
                <w:rFonts w:cs="Arial"/>
                <w:szCs w:val="20"/>
                <w:lang w:eastAsia="zh-CN"/>
              </w:rPr>
              <w:t>Driver Assist Front View Camera contains a 360-view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 w:rsidR="00406F39" w:rsidRDefault="00231691" w:rsidP="00952F4A">
      <w:pPr>
        <w:pStyle w:val="Heading5"/>
      </w:pPr>
      <w:r>
        <w:t>DAFVCv1-UC-REQ-014055/A-Select Front Camera Normal View (TcSE ROIN-290149)</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 xml:space="preserve">The ignition status is </w:t>
            </w:r>
            <w:r>
              <w:rPr>
                <w:rFonts w:cs="Arial"/>
                <w:szCs w:val="20"/>
                <w:lang w:eastAsia="zh-CN"/>
              </w:rPr>
              <w:t>Run/Start.</w:t>
            </w:r>
          </w:p>
          <w:p w:rsidR="00C8198D" w:rsidRDefault="00231691">
            <w:pPr>
              <w:rPr>
                <w:rFonts w:cs="Arial"/>
                <w:szCs w:val="20"/>
                <w:lang w:eastAsia="zh-CN"/>
              </w:rPr>
            </w:pPr>
            <w:r>
              <w:rPr>
                <w:rFonts w:cs="Arial"/>
                <w:szCs w:val="20"/>
                <w:lang w:eastAsia="zh-CN"/>
              </w:rPr>
              <w:t>The gear position status is NOT Reverse.</w:t>
            </w:r>
          </w:p>
          <w:p w:rsidR="00C8198D" w:rsidRDefault="00231691">
            <w:pPr>
              <w:rPr>
                <w:rFonts w:cs="Arial"/>
                <w:szCs w:val="20"/>
                <w:lang w:eastAsia="zh-CN"/>
              </w:rPr>
            </w:pPr>
            <w:r>
              <w:rPr>
                <w:rFonts w:cs="Arial"/>
                <w:szCs w:val="20"/>
                <w:lang w:eastAsia="zh-CN"/>
              </w:rPr>
              <w:t>The vehicle display is showing the Driver Assist Front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driver selects normal view image setting via hard switch interface.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vehicle display</w:t>
            </w:r>
            <w:r>
              <w:rPr>
                <w:rFonts w:cs="Arial"/>
                <w:szCs w:val="20"/>
                <w:lang w:eastAsia="zh-CN"/>
              </w:rPr>
              <w:t xml:space="preserve"> continues to show the Driver Assist Front View Camera image.</w:t>
            </w:r>
          </w:p>
          <w:p w:rsidR="00C8198D" w:rsidRDefault="00231691">
            <w:pPr>
              <w:rPr>
                <w:rFonts w:cs="Arial"/>
                <w:szCs w:val="20"/>
                <w:lang w:eastAsia="zh-CN"/>
              </w:rPr>
            </w:pPr>
            <w:r>
              <w:rPr>
                <w:rFonts w:cs="Arial"/>
                <w:szCs w:val="20"/>
                <w:lang w:eastAsia="zh-CN"/>
              </w:rPr>
              <w:t>The video feed from the Driver Assist Front View Camera contains a normal view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ascii="Calibri" w:hAnsi="Calibri"/>
                <w:b/>
                <w:sz w:val="22"/>
                <w:szCs w:val="22"/>
                <w:lang w:eastAsia="zh-CN"/>
              </w:rPr>
            </w:pPr>
            <w:r>
              <w:rPr>
                <w:rFonts w:ascii="Calibri" w:hAnsi="Calibri"/>
                <w:b/>
                <w:sz w:val="22"/>
                <w:szCs w:val="22"/>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 w:rsidR="00406F39" w:rsidRDefault="00231691" w:rsidP="00952F4A">
      <w:pPr>
        <w:pStyle w:val="Heading5"/>
      </w:pPr>
      <w:r>
        <w:t>DAFVCv1-UC-REQ-014056/A-Select Front Camera Image Off (TcSE ROIN-290150)</w:t>
      </w:r>
    </w:p>
    <w:p w:rsidR="00AE06BC" w:rsidRPr="00AE06BC" w:rsidRDefault="00231691"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Vehicle Occupant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The infotainment system is powered on.</w:t>
            </w:r>
          </w:p>
          <w:p w:rsidR="00C8198D" w:rsidRDefault="00231691">
            <w:pPr>
              <w:rPr>
                <w:rFonts w:cs="Arial"/>
                <w:szCs w:val="20"/>
                <w:lang w:eastAsia="zh-CN"/>
              </w:rPr>
            </w:pPr>
            <w:r>
              <w:rPr>
                <w:rFonts w:cs="Arial"/>
                <w:szCs w:val="20"/>
                <w:lang w:eastAsia="zh-CN"/>
              </w:rPr>
              <w:t>The ignition status is Run/Start.</w:t>
            </w:r>
          </w:p>
          <w:p w:rsidR="00C8198D" w:rsidRDefault="00231691">
            <w:pPr>
              <w:rPr>
                <w:rFonts w:cs="Arial"/>
                <w:szCs w:val="20"/>
                <w:lang w:eastAsia="zh-CN"/>
              </w:rPr>
            </w:pPr>
            <w:r>
              <w:rPr>
                <w:rFonts w:cs="Arial"/>
                <w:szCs w:val="20"/>
                <w:lang w:eastAsia="zh-CN"/>
              </w:rPr>
              <w:t>The gear position status is NOT Reverse.</w:t>
            </w:r>
          </w:p>
          <w:p w:rsidR="00C8198D" w:rsidRDefault="00231691">
            <w:pPr>
              <w:rPr>
                <w:rFonts w:cs="Arial"/>
                <w:szCs w:val="20"/>
                <w:lang w:eastAsia="zh-CN"/>
              </w:rPr>
            </w:pPr>
            <w:r>
              <w:rPr>
                <w:rFonts w:cs="Arial"/>
                <w:szCs w:val="20"/>
                <w:lang w:eastAsia="zh-CN"/>
              </w:rPr>
              <w:lastRenderedPageBreak/>
              <w:t>The vehicle display is showing the Driver Assist Front View Camera image.</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lastRenderedPageBreak/>
              <w:t>Scenario Description</w:t>
            </w:r>
          </w:p>
        </w:tc>
        <w:tc>
          <w:tcPr>
            <w:tcW w:w="7004" w:type="dxa"/>
            <w:tcBorders>
              <w:top w:val="single" w:sz="4" w:space="0" w:color="auto"/>
              <w:left w:val="single" w:sz="4" w:space="0" w:color="auto"/>
              <w:bottom w:val="single" w:sz="4" w:space="0" w:color="auto"/>
              <w:right w:val="single" w:sz="4" w:space="0" w:color="auto"/>
            </w:tcBorders>
          </w:tcPr>
          <w:p w:rsidR="00C8198D" w:rsidRDefault="00231691">
            <w:pPr>
              <w:rPr>
                <w:rFonts w:cs="Arial"/>
                <w:szCs w:val="20"/>
                <w:lang w:eastAsia="zh-CN"/>
              </w:rPr>
            </w:pPr>
            <w:r>
              <w:rPr>
                <w:rFonts w:cs="Arial"/>
                <w:szCs w:val="20"/>
                <w:lang w:eastAsia="zh-CN"/>
              </w:rPr>
              <w:t xml:space="preserve">The driver selects image off </w:t>
            </w:r>
            <w:r>
              <w:rPr>
                <w:rFonts w:cs="Arial"/>
                <w:szCs w:val="20"/>
                <w:lang w:eastAsia="zh-CN"/>
              </w:rPr>
              <w:t>setting via hard switch interface.</w:t>
            </w:r>
          </w:p>
          <w:p w:rsidR="00C8198D" w:rsidRDefault="00C8198D">
            <w:pPr>
              <w:rPr>
                <w:rFonts w:cs="Arial"/>
                <w:szCs w:val="20"/>
                <w:lang w:eastAsia="zh-CN"/>
              </w:rPr>
            </w:pP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Style w:val="msodel0"/>
                <w:rFonts w:cs="Arial"/>
                <w:szCs w:val="20"/>
                <w:lang w:eastAsia="zh-CN"/>
              </w:rPr>
              <w:t xml:space="preserve">The vehicle display returns to the state previous to entering </w:t>
            </w:r>
            <w:r>
              <w:rPr>
                <w:rFonts w:cs="Arial"/>
                <w:szCs w:val="20"/>
                <w:lang w:eastAsia="zh-CN"/>
              </w:rPr>
              <w:t>Driver Assist Front View Camera</w:t>
            </w:r>
            <w:r>
              <w:rPr>
                <w:rStyle w:val="msodel0"/>
                <w:rFonts w:cs="Arial"/>
                <w:szCs w:val="20"/>
                <w:lang w:eastAsia="zh-CN"/>
              </w:rPr>
              <w:t>.</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NA</w:t>
            </w:r>
          </w:p>
        </w:tc>
      </w:tr>
      <w:tr w:rsidR="00C8198D">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C8198D" w:rsidRDefault="00231691">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lang w:eastAsia="zh-CN"/>
              </w:rPr>
            </w:pPr>
            <w:r>
              <w:rPr>
                <w:rFonts w:cs="Arial"/>
                <w:szCs w:val="20"/>
                <w:lang w:eastAsia="zh-CN"/>
              </w:rPr>
              <w:t>G-HMI</w:t>
            </w:r>
          </w:p>
          <w:p w:rsidR="00C8198D" w:rsidRDefault="00231691">
            <w:pPr>
              <w:rPr>
                <w:rFonts w:cs="Arial"/>
                <w:szCs w:val="20"/>
                <w:lang w:eastAsia="zh-CN"/>
              </w:rPr>
            </w:pPr>
            <w:r>
              <w:rPr>
                <w:rFonts w:cs="Arial"/>
                <w:szCs w:val="20"/>
                <w:lang w:eastAsia="zh-CN"/>
              </w:rPr>
              <w:t>Dedicated Hard Button</w:t>
            </w:r>
          </w:p>
          <w:p w:rsidR="00C8198D" w:rsidRDefault="00231691">
            <w:pPr>
              <w:rPr>
                <w:rFonts w:cs="Arial"/>
                <w:szCs w:val="20"/>
                <w:lang w:eastAsia="zh-CN"/>
              </w:rPr>
            </w:pPr>
            <w:r>
              <w:rPr>
                <w:rFonts w:cs="Arial"/>
                <w:szCs w:val="20"/>
                <w:lang w:eastAsia="zh-CN"/>
              </w:rPr>
              <w:t>Vehicle System Interface</w:t>
            </w:r>
          </w:p>
        </w:tc>
      </w:tr>
    </w:tbl>
    <w:p w:rsidR="00C8198D" w:rsidRDefault="00C8198D">
      <w:pPr>
        <w:rPr>
          <w:rFonts w:cs="Arial"/>
          <w:szCs w:val="20"/>
        </w:rPr>
      </w:pPr>
    </w:p>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DAFVCv1-ACT-REQ-014044/A-Change Camera View Setting (TcSE ROIN-282608-2)</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DAFVCv1-SD-REQ-014057/A-Change Camera View Setting (TcSE ROIN-282599-3)</w:t>
      </w:r>
    </w:p>
    <w:p w:rsidR="00406F39" w:rsidRPr="00760C18" w:rsidRDefault="00231691" w:rsidP="00D006E5">
      <w:pPr>
        <w:pStyle w:val="BoldText"/>
      </w:pPr>
      <w:r w:rsidRPr="00760C18">
        <w:t>Activity Diagram</w:t>
      </w:r>
    </w:p>
    <w:p w:rsidR="00C8198D" w:rsidRDefault="00231691" w:rsidP="00952F4A">
      <w:pPr>
        <w:jc w:val="center"/>
      </w:pPr>
      <w:r>
        <w:rPr>
          <w:noProof/>
        </w:rPr>
        <w:drawing>
          <wp:inline distT="0" distB="0" distL="0" distR="0">
            <wp:extent cx="6286500" cy="3095625"/>
            <wp:effectExtent l="0" t="0" r="0" b="9525"/>
            <wp:docPr id="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286500" cy="3095625"/>
                    </a:xfrm>
                    <a:prstGeom prst="rect">
                      <a:avLst/>
                    </a:prstGeom>
                    <a:noFill/>
                    <a:ln w="9525">
                      <a:noFill/>
                      <a:miter lim="800000"/>
                      <a:headEnd/>
                      <a:tailEnd/>
                    </a:ln>
                  </pic:spPr>
                </pic:pic>
              </a:graphicData>
            </a:graphic>
          </wp:inline>
        </w:drawing>
      </w:r>
    </w:p>
    <w:p w:rsidR="00406F39" w:rsidRDefault="00231691" w:rsidP="00952F4A">
      <w:pPr>
        <w:pStyle w:val="Heading5"/>
      </w:pPr>
      <w:r>
        <w:t>Sequence Diagrams</w:t>
      </w:r>
    </w:p>
    <w:p w:rsidR="00406F39" w:rsidRDefault="00231691" w:rsidP="00952F4A">
      <w:pPr>
        <w:pStyle w:val="Heading6"/>
      </w:pPr>
      <w:r>
        <w:t>DAFVCv1-SD-REQ-014057/A-Change Camera View Setting (TcSE ROIN-282599-3)</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C8198D" w:rsidRDefault="00231691">
      <w:pPr>
        <w:ind w:left="720"/>
        <w:rPr>
          <w:rFonts w:cs="Arial"/>
          <w:szCs w:val="20"/>
        </w:rPr>
      </w:pPr>
      <w:r>
        <w:rPr>
          <w:rFonts w:cs="Arial"/>
          <w:szCs w:val="20"/>
        </w:rPr>
        <w:t xml:space="preserve">The user selects alternate view image setting via </w:t>
      </w:r>
      <w:r>
        <w:rPr>
          <w:rStyle w:val="msoins0"/>
          <w:rFonts w:cs="Arial"/>
          <w:szCs w:val="20"/>
        </w:rPr>
        <w:t>hard switch</w:t>
      </w:r>
      <w:r>
        <w:rPr>
          <w:rFonts w:cs="Arial"/>
          <w:szCs w:val="20"/>
        </w:rPr>
        <w:t xml:space="preserve"> interface. </w:t>
      </w:r>
    </w:p>
    <w:p w:rsidR="00C8198D" w:rsidRDefault="00C8198D"/>
    <w:p w:rsidR="00406F39" w:rsidRPr="00760C18" w:rsidRDefault="00231691" w:rsidP="00D006E5">
      <w:pPr>
        <w:pStyle w:val="BoldText"/>
      </w:pPr>
      <w:r w:rsidRPr="00760C18">
        <w:t>Constraints</w:t>
      </w:r>
    </w:p>
    <w:p w:rsidR="00406F39" w:rsidRPr="00760C18" w:rsidRDefault="00231691" w:rsidP="00952F4A">
      <w:pPr>
        <w:pStyle w:val="BoldText"/>
        <w:ind w:left="720"/>
      </w:pPr>
      <w:r w:rsidRPr="00760C18">
        <w:t>Pre-condition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C8198D" w:rsidRDefault="00231691">
      <w:pPr>
        <w:ind w:left="720"/>
        <w:rPr>
          <w:rFonts w:cs="Arial"/>
          <w:szCs w:val="20"/>
        </w:rPr>
      </w:pPr>
      <w:r>
        <w:rPr>
          <w:rFonts w:cs="Arial"/>
          <w:szCs w:val="20"/>
        </w:rPr>
        <w:t>The HMI display is showing the Driver Assist Front Video Camera image that reflects the updated alternate view setting.</w:t>
      </w:r>
    </w:p>
    <w:p w:rsidR="00C8198D" w:rsidRDefault="00C8198D"/>
    <w:p w:rsidR="00406F39" w:rsidRPr="00760C18" w:rsidRDefault="00231691" w:rsidP="00D006E5">
      <w:pPr>
        <w:pStyle w:val="BoldText"/>
      </w:pPr>
      <w:r w:rsidRPr="00760C18">
        <w:lastRenderedPageBreak/>
        <w:t>Sequence Diagram</w:t>
      </w:r>
    </w:p>
    <w:p w:rsidR="00C8198D" w:rsidRDefault="00231691" w:rsidP="00952F4A">
      <w:pPr>
        <w:jc w:val="center"/>
      </w:pPr>
      <w:r>
        <w:rPr>
          <w:noProof/>
        </w:rPr>
        <w:drawing>
          <wp:inline distT="0" distB="0" distL="0" distR="0">
            <wp:extent cx="5076825" cy="7772400"/>
            <wp:effectExtent l="0" t="0" r="9525" b="0"/>
            <wp:docPr id="3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076825" cy="7772400"/>
                    </a:xfrm>
                    <a:prstGeom prst="rect">
                      <a:avLst/>
                    </a:prstGeom>
                    <a:noFill/>
                    <a:ln w="9525">
                      <a:noFill/>
                      <a:miter lim="800000"/>
                      <a:headEnd/>
                      <a:tailEnd/>
                    </a:ln>
                  </pic:spPr>
                </pic:pic>
              </a:graphicData>
            </a:graphic>
          </wp:inline>
        </w:drawing>
      </w:r>
    </w:p>
    <w:p w:rsidR="00406F39" w:rsidRDefault="00231691" w:rsidP="00952F4A">
      <w:pPr>
        <w:pStyle w:val="Heading3"/>
      </w:pPr>
      <w:bookmarkStart w:id="99" w:name="_Toc20921022"/>
      <w:r w:rsidRPr="00B9479B">
        <w:lastRenderedPageBreak/>
        <w:t>DAFVCv2-FUN-REQ-127102/A-Driver Assist Front Camera Image View v2</w:t>
      </w:r>
      <w:bookmarkEnd w:id="99"/>
    </w:p>
    <w:p w:rsidR="00406F39" w:rsidRDefault="00231691" w:rsidP="00952F4A">
      <w:pPr>
        <w:pStyle w:val="Heading4"/>
      </w:pPr>
      <w:r>
        <w:t>Use Cases</w:t>
      </w:r>
    </w:p>
    <w:p w:rsidR="00406F39" w:rsidRDefault="00231691" w:rsidP="00952F4A">
      <w:pPr>
        <w:pStyle w:val="Heading5"/>
      </w:pPr>
      <w:r>
        <w:t>DAFVCv2-UC-REQ-128183/A-Press Front 360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5B46AB" w:rsidTr="00E9293A">
        <w:trPr>
          <w:jc w:val="center"/>
        </w:trPr>
        <w:tc>
          <w:tcPr>
            <w:tcW w:w="1910" w:type="dxa"/>
            <w:tcBorders>
              <w:bottom w:val="single" w:sz="4" w:space="0" w:color="auto"/>
            </w:tcBorders>
            <w:shd w:val="clear" w:color="auto" w:fill="BFBFBF" w:themeFill="background1" w:themeFillShade="BF"/>
          </w:tcPr>
          <w:p w:rsidR="005B46AB" w:rsidRDefault="00231691">
            <w:pPr>
              <w:rPr>
                <w:b/>
              </w:rPr>
            </w:pPr>
            <w:r>
              <w:rPr>
                <w:b/>
              </w:rPr>
              <w:t>Actors</w:t>
            </w:r>
          </w:p>
        </w:tc>
        <w:tc>
          <w:tcPr>
            <w:tcW w:w="7666" w:type="dxa"/>
            <w:tcBorders>
              <w:bottom w:val="single" w:sz="4" w:space="0" w:color="auto"/>
            </w:tcBorders>
          </w:tcPr>
          <w:p w:rsidR="005B46AB" w:rsidRDefault="00231691">
            <w:r>
              <w:t>Vehicle Occupant</w:t>
            </w:r>
          </w:p>
        </w:tc>
      </w:tr>
      <w:tr w:rsidR="005B46AB" w:rsidTr="00E9293A">
        <w:trPr>
          <w:jc w:val="center"/>
        </w:trPr>
        <w:tc>
          <w:tcPr>
            <w:tcW w:w="1910" w:type="dxa"/>
            <w:tcBorders>
              <w:bottom w:val="single" w:sz="4" w:space="0" w:color="auto"/>
            </w:tcBorders>
            <w:shd w:val="clear" w:color="auto" w:fill="BFBFBF" w:themeFill="background1" w:themeFillShade="BF"/>
          </w:tcPr>
          <w:p w:rsidR="005B46AB" w:rsidRPr="006E7D31" w:rsidRDefault="00231691" w:rsidP="00EC1602">
            <w:pPr>
              <w:rPr>
                <w:b/>
              </w:rPr>
            </w:pPr>
            <w:r>
              <w:rPr>
                <w:b/>
              </w:rPr>
              <w:t>Pre-c</w:t>
            </w:r>
            <w:r w:rsidRPr="006E7D31">
              <w:rPr>
                <w:b/>
              </w:rPr>
              <w:t>onditions</w:t>
            </w:r>
          </w:p>
        </w:tc>
        <w:tc>
          <w:tcPr>
            <w:tcW w:w="7666" w:type="dxa"/>
            <w:tcBorders>
              <w:bottom w:val="single" w:sz="4" w:space="0" w:color="auto"/>
            </w:tcBorders>
          </w:tcPr>
          <w:p w:rsidR="005B46AB" w:rsidRPr="00E4608E" w:rsidRDefault="00231691" w:rsidP="00EC1602">
            <w:pPr>
              <w:numPr>
                <w:ilvl w:val="0"/>
                <w:numId w:val="231"/>
              </w:numPr>
            </w:pPr>
            <w:r>
              <w:t xml:space="preserve">The vehicle is configured </w:t>
            </w:r>
            <w:r w:rsidRPr="00E4608E">
              <w:t>with Multicamera or FVC only</w:t>
            </w:r>
          </w:p>
          <w:p w:rsidR="005B46AB" w:rsidRDefault="00231691" w:rsidP="00EC1602">
            <w:pPr>
              <w:numPr>
                <w:ilvl w:val="0"/>
                <w:numId w:val="231"/>
              </w:numPr>
            </w:pPr>
            <w:r>
              <w:t>The vehicle  is in Run/Start</w:t>
            </w:r>
          </w:p>
          <w:p w:rsidR="005B46AB" w:rsidRDefault="00231691" w:rsidP="00EC1602">
            <w:pPr>
              <w:numPr>
                <w:ilvl w:val="0"/>
                <w:numId w:val="231"/>
              </w:numPr>
            </w:pPr>
            <w:r>
              <w:t>Front Camera is shown, and not in Front 360 view.</w:t>
            </w:r>
          </w:p>
        </w:tc>
      </w:tr>
      <w:tr w:rsidR="005B46AB" w:rsidTr="00E9293A">
        <w:trPr>
          <w:jc w:val="center"/>
        </w:trPr>
        <w:tc>
          <w:tcPr>
            <w:tcW w:w="1910" w:type="dxa"/>
            <w:tcBorders>
              <w:left w:val="single" w:sz="4" w:space="0" w:color="auto"/>
            </w:tcBorders>
            <w:shd w:val="clear" w:color="auto" w:fill="BFBFBF" w:themeFill="background1" w:themeFillShade="BF"/>
          </w:tcPr>
          <w:p w:rsidR="005B46AB" w:rsidRPr="006E7D31" w:rsidRDefault="00231691" w:rsidP="00BD797D">
            <w:pPr>
              <w:rPr>
                <w:b/>
              </w:rPr>
            </w:pPr>
            <w:r w:rsidRPr="006E7D31">
              <w:rPr>
                <w:b/>
              </w:rPr>
              <w:t>Scenario Description</w:t>
            </w:r>
          </w:p>
        </w:tc>
        <w:tc>
          <w:tcPr>
            <w:tcW w:w="7666" w:type="dxa"/>
            <w:tcBorders>
              <w:right w:val="single" w:sz="4" w:space="0" w:color="auto"/>
            </w:tcBorders>
            <w:shd w:val="clear" w:color="auto" w:fill="auto"/>
          </w:tcPr>
          <w:p w:rsidR="005B46AB" w:rsidRDefault="00231691" w:rsidP="00E9293A">
            <w:r>
              <w:t>The user presses Front 360 soft Button</w:t>
            </w:r>
          </w:p>
          <w:p w:rsidR="005B46AB" w:rsidRPr="00482CB9" w:rsidRDefault="00231691" w:rsidP="00EF7765">
            <w:r>
              <w:br/>
            </w:r>
          </w:p>
        </w:tc>
      </w:tr>
      <w:tr w:rsidR="005B46AB" w:rsidTr="00E9293A">
        <w:trPr>
          <w:jc w:val="center"/>
        </w:trPr>
        <w:tc>
          <w:tcPr>
            <w:tcW w:w="1910" w:type="dxa"/>
            <w:tcBorders>
              <w:left w:val="single" w:sz="4" w:space="0" w:color="auto"/>
              <w:bottom w:val="single" w:sz="4" w:space="0" w:color="auto"/>
            </w:tcBorders>
            <w:shd w:val="clear" w:color="auto" w:fill="BFBFBF" w:themeFill="background1" w:themeFillShade="BF"/>
          </w:tcPr>
          <w:p w:rsidR="005B46AB" w:rsidRPr="006E7D31" w:rsidRDefault="00231691"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rsidR="005B46AB" w:rsidRDefault="00231691" w:rsidP="00E9293A">
            <w:r>
              <w:t>Front 360 view appears</w:t>
            </w:r>
          </w:p>
        </w:tc>
      </w:tr>
      <w:tr w:rsidR="005B46AB" w:rsidTr="00E9293A">
        <w:trPr>
          <w:jc w:val="center"/>
        </w:trPr>
        <w:tc>
          <w:tcPr>
            <w:tcW w:w="1910" w:type="dxa"/>
            <w:tcBorders>
              <w:left w:val="single" w:sz="4" w:space="0" w:color="auto"/>
            </w:tcBorders>
            <w:shd w:val="clear" w:color="auto" w:fill="BFBFBF" w:themeFill="background1" w:themeFillShade="BF"/>
          </w:tcPr>
          <w:p w:rsidR="005B46AB" w:rsidRPr="006E7D31" w:rsidRDefault="00231691" w:rsidP="00BD797D">
            <w:pPr>
              <w:rPr>
                <w:b/>
              </w:rPr>
            </w:pPr>
            <w:r w:rsidRPr="006E7D31">
              <w:rPr>
                <w:b/>
              </w:rPr>
              <w:t xml:space="preserve">List of Exception </w:t>
            </w:r>
            <w:r w:rsidRPr="006E7D31">
              <w:rPr>
                <w:b/>
              </w:rPr>
              <w:t>Use Cases</w:t>
            </w:r>
          </w:p>
        </w:tc>
        <w:tc>
          <w:tcPr>
            <w:tcW w:w="7666" w:type="dxa"/>
            <w:tcBorders>
              <w:right w:val="single" w:sz="4" w:space="0" w:color="auto"/>
            </w:tcBorders>
            <w:shd w:val="clear" w:color="auto" w:fill="auto"/>
          </w:tcPr>
          <w:p w:rsidR="005B46AB" w:rsidRDefault="00231691" w:rsidP="00261876">
            <w:r>
              <w:t>E1</w:t>
            </w:r>
            <w:r w:rsidRPr="00B33438">
              <w:t xml:space="preserve"> </w:t>
            </w:r>
            <w:r>
              <w:t>– Vehicle is not RUN/START</w:t>
            </w:r>
          </w:p>
          <w:p w:rsidR="005B46AB" w:rsidRDefault="00231691" w:rsidP="00261876">
            <w:r>
              <w:t>E2 – Loss of communication with Camera Server</w:t>
            </w:r>
          </w:p>
          <w:p w:rsidR="005B46AB" w:rsidRDefault="00231691" w:rsidP="00261876">
            <w:r>
              <w:t>E3 – Valid camera video signal not present</w:t>
            </w:r>
          </w:p>
        </w:tc>
      </w:tr>
      <w:tr w:rsidR="005B46AB" w:rsidTr="00E9293A">
        <w:trPr>
          <w:jc w:val="center"/>
        </w:trPr>
        <w:tc>
          <w:tcPr>
            <w:tcW w:w="1910" w:type="dxa"/>
            <w:tcBorders>
              <w:left w:val="single" w:sz="4" w:space="0" w:color="auto"/>
            </w:tcBorders>
            <w:shd w:val="clear" w:color="auto" w:fill="BFBFBF" w:themeFill="background1" w:themeFillShade="BF"/>
          </w:tcPr>
          <w:p w:rsidR="005B46AB" w:rsidRPr="006E7D31" w:rsidRDefault="00231691" w:rsidP="00BD797D">
            <w:pPr>
              <w:rPr>
                <w:b/>
              </w:rPr>
            </w:pPr>
            <w:r>
              <w:rPr>
                <w:b/>
              </w:rPr>
              <w:t>Interface</w:t>
            </w:r>
            <w:r w:rsidRPr="006E7D31">
              <w:rPr>
                <w:b/>
              </w:rPr>
              <w:t>s</w:t>
            </w:r>
          </w:p>
        </w:tc>
        <w:tc>
          <w:tcPr>
            <w:tcW w:w="7666" w:type="dxa"/>
            <w:tcBorders>
              <w:right w:val="single" w:sz="4" w:space="0" w:color="auto"/>
            </w:tcBorders>
            <w:shd w:val="clear" w:color="auto" w:fill="auto"/>
          </w:tcPr>
          <w:p w:rsidR="005B46AB" w:rsidRDefault="00231691" w:rsidP="0098500F">
            <w:r>
              <w:t>G-HMI</w:t>
            </w:r>
          </w:p>
          <w:p w:rsidR="005B46AB" w:rsidRDefault="00231691" w:rsidP="0098500F">
            <w:r>
              <w:t>Vehicle System Interface</w:t>
            </w:r>
          </w:p>
        </w:tc>
      </w:tr>
    </w:tbl>
    <w:p w:rsidR="00F04F24" w:rsidRDefault="00231691"/>
    <w:p w:rsidR="00406F39" w:rsidRDefault="00231691" w:rsidP="00952F4A">
      <w:pPr>
        <w:pStyle w:val="Heading5"/>
      </w:pPr>
      <w:r>
        <w:t>DAFVCv2-UC-REQ-128185/A-Press Front Normal View Button</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D8196B" w:rsidTr="00AC5FC9">
        <w:trPr>
          <w:jc w:val="center"/>
        </w:trPr>
        <w:tc>
          <w:tcPr>
            <w:tcW w:w="1910" w:type="dxa"/>
            <w:shd w:val="clear" w:color="auto" w:fill="BFBFBF" w:themeFill="background1" w:themeFillShade="BF"/>
          </w:tcPr>
          <w:p w:rsidR="00D8196B" w:rsidRPr="006E7D31" w:rsidRDefault="00231691" w:rsidP="00BD797D">
            <w:pPr>
              <w:rPr>
                <w:b/>
              </w:rPr>
            </w:pPr>
            <w:r w:rsidRPr="006E7D31">
              <w:rPr>
                <w:b/>
              </w:rPr>
              <w:t>Actors</w:t>
            </w:r>
          </w:p>
        </w:tc>
        <w:tc>
          <w:tcPr>
            <w:tcW w:w="7666" w:type="dxa"/>
          </w:tcPr>
          <w:p w:rsidR="00D8196B" w:rsidRDefault="00231691" w:rsidP="00BD797D">
            <w:r>
              <w:t>Vehicle Occupant</w:t>
            </w:r>
          </w:p>
        </w:tc>
      </w:tr>
      <w:tr w:rsidR="00CB36FB" w:rsidTr="00AC5FC9">
        <w:trPr>
          <w:jc w:val="center"/>
        </w:trPr>
        <w:tc>
          <w:tcPr>
            <w:tcW w:w="1910" w:type="dxa"/>
            <w:tcBorders>
              <w:bottom w:val="single" w:sz="4" w:space="0" w:color="auto"/>
            </w:tcBorders>
            <w:shd w:val="clear" w:color="auto" w:fill="BFBFBF" w:themeFill="background1" w:themeFillShade="BF"/>
          </w:tcPr>
          <w:p w:rsidR="00CB36FB" w:rsidRPr="006E7D31" w:rsidRDefault="00231691" w:rsidP="00BD797D">
            <w:pPr>
              <w:rPr>
                <w:b/>
              </w:rPr>
            </w:pPr>
            <w:r>
              <w:rPr>
                <w:b/>
              </w:rPr>
              <w:t>Pre-c</w:t>
            </w:r>
            <w:r w:rsidRPr="006E7D31">
              <w:rPr>
                <w:b/>
              </w:rPr>
              <w:t>onditions</w:t>
            </w:r>
          </w:p>
        </w:tc>
        <w:tc>
          <w:tcPr>
            <w:tcW w:w="7666" w:type="dxa"/>
            <w:tcBorders>
              <w:bottom w:val="single" w:sz="4" w:space="0" w:color="auto"/>
            </w:tcBorders>
          </w:tcPr>
          <w:p w:rsidR="00CB36FB" w:rsidRDefault="00231691" w:rsidP="00BD797D">
            <w:pPr>
              <w:numPr>
                <w:ilvl w:val="0"/>
                <w:numId w:val="232"/>
              </w:numPr>
            </w:pPr>
            <w:r>
              <w:t>The vehicle is configured  with front camera</w:t>
            </w:r>
          </w:p>
          <w:p w:rsidR="00CB36FB" w:rsidRDefault="00231691" w:rsidP="00BD797D">
            <w:pPr>
              <w:numPr>
                <w:ilvl w:val="0"/>
                <w:numId w:val="232"/>
              </w:numPr>
            </w:pPr>
            <w:r>
              <w:t>The vehicle is in Run/Start</w:t>
            </w:r>
          </w:p>
          <w:p w:rsidR="00CB36FB" w:rsidRDefault="00231691" w:rsidP="00CB36FB">
            <w:pPr>
              <w:numPr>
                <w:ilvl w:val="0"/>
                <w:numId w:val="232"/>
              </w:numPr>
            </w:pPr>
            <w:r>
              <w:t xml:space="preserve">Front </w:t>
            </w:r>
            <w:r>
              <w:t>Camera View is shown but not in Front Normal View</w:t>
            </w:r>
          </w:p>
        </w:tc>
      </w:tr>
      <w:tr w:rsidR="00CB36FB" w:rsidTr="00AC5FC9">
        <w:trPr>
          <w:jc w:val="center"/>
        </w:trPr>
        <w:tc>
          <w:tcPr>
            <w:tcW w:w="1910" w:type="dxa"/>
            <w:tcBorders>
              <w:left w:val="single" w:sz="4" w:space="0" w:color="auto"/>
            </w:tcBorders>
            <w:shd w:val="clear" w:color="auto" w:fill="BFBFBF" w:themeFill="background1" w:themeFillShade="BF"/>
          </w:tcPr>
          <w:p w:rsidR="00CB36FB" w:rsidRPr="006E7D31" w:rsidRDefault="00231691" w:rsidP="00BD797D">
            <w:pPr>
              <w:rPr>
                <w:b/>
              </w:rPr>
            </w:pPr>
            <w:r w:rsidRPr="006E7D31">
              <w:rPr>
                <w:b/>
              </w:rPr>
              <w:t>Scenario Description</w:t>
            </w:r>
          </w:p>
        </w:tc>
        <w:tc>
          <w:tcPr>
            <w:tcW w:w="7666" w:type="dxa"/>
            <w:tcBorders>
              <w:right w:val="single" w:sz="4" w:space="0" w:color="auto"/>
            </w:tcBorders>
            <w:shd w:val="clear" w:color="auto" w:fill="auto"/>
          </w:tcPr>
          <w:p w:rsidR="00CB36FB" w:rsidRDefault="00231691" w:rsidP="0009724C">
            <w:r>
              <w:t>The driver presses Front Normal view soft Button</w:t>
            </w:r>
          </w:p>
          <w:p w:rsidR="00CB36FB" w:rsidRPr="00482CB9" w:rsidRDefault="00231691" w:rsidP="0009724C">
            <w:pPr>
              <w:ind w:left="360"/>
            </w:pPr>
          </w:p>
        </w:tc>
      </w:tr>
      <w:tr w:rsidR="00CB36FB" w:rsidTr="00AC5FC9">
        <w:trPr>
          <w:jc w:val="center"/>
        </w:trPr>
        <w:tc>
          <w:tcPr>
            <w:tcW w:w="1910" w:type="dxa"/>
            <w:tcBorders>
              <w:left w:val="single" w:sz="4" w:space="0" w:color="auto"/>
              <w:bottom w:val="single" w:sz="4" w:space="0" w:color="auto"/>
            </w:tcBorders>
            <w:shd w:val="clear" w:color="auto" w:fill="BFBFBF" w:themeFill="background1" w:themeFillShade="BF"/>
          </w:tcPr>
          <w:p w:rsidR="00CB36FB" w:rsidRPr="006E7D31" w:rsidRDefault="00231691" w:rsidP="00BD797D">
            <w:pPr>
              <w:rPr>
                <w:b/>
              </w:rPr>
            </w:pPr>
            <w:r w:rsidRPr="006E7D31">
              <w:rPr>
                <w:b/>
              </w:rPr>
              <w:t>Post-conditions</w:t>
            </w:r>
          </w:p>
        </w:tc>
        <w:tc>
          <w:tcPr>
            <w:tcW w:w="7666" w:type="dxa"/>
            <w:tcBorders>
              <w:bottom w:val="single" w:sz="4" w:space="0" w:color="auto"/>
              <w:right w:val="single" w:sz="4" w:space="0" w:color="auto"/>
            </w:tcBorders>
            <w:shd w:val="clear" w:color="auto" w:fill="auto"/>
          </w:tcPr>
          <w:p w:rsidR="00CB36FB" w:rsidRDefault="00231691" w:rsidP="00BD797D">
            <w:r>
              <w:t>Front Normal View shown.</w:t>
            </w:r>
          </w:p>
        </w:tc>
      </w:tr>
      <w:tr w:rsidR="00CB36FB" w:rsidTr="00AC5FC9">
        <w:trPr>
          <w:jc w:val="center"/>
        </w:trPr>
        <w:tc>
          <w:tcPr>
            <w:tcW w:w="1910" w:type="dxa"/>
            <w:tcBorders>
              <w:left w:val="single" w:sz="4" w:space="0" w:color="auto"/>
            </w:tcBorders>
            <w:shd w:val="clear" w:color="auto" w:fill="BFBFBF" w:themeFill="background1" w:themeFillShade="BF"/>
          </w:tcPr>
          <w:p w:rsidR="00CB36FB" w:rsidRPr="006E7D31" w:rsidRDefault="00231691" w:rsidP="00BD797D">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 xml:space="preserve">E2 – Loss of communication with </w:t>
            </w:r>
            <w:r>
              <w:t>Camera Server</w:t>
            </w:r>
          </w:p>
          <w:p w:rsidR="00CB36FB" w:rsidRDefault="00231691" w:rsidP="00261876">
            <w:r>
              <w:t>E3 – Valid camera video signal not present</w:t>
            </w:r>
          </w:p>
        </w:tc>
      </w:tr>
      <w:tr w:rsidR="00D8196B" w:rsidTr="00AC5FC9">
        <w:trPr>
          <w:jc w:val="center"/>
        </w:trPr>
        <w:tc>
          <w:tcPr>
            <w:tcW w:w="1910" w:type="dxa"/>
            <w:tcBorders>
              <w:left w:val="single" w:sz="4" w:space="0" w:color="auto"/>
            </w:tcBorders>
            <w:shd w:val="clear" w:color="auto" w:fill="BFBFBF" w:themeFill="background1" w:themeFillShade="BF"/>
          </w:tcPr>
          <w:p w:rsidR="00D8196B" w:rsidRPr="006E7D31" w:rsidRDefault="00231691" w:rsidP="00BD797D">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D8196B" w:rsidRDefault="00231691" w:rsidP="0098500F">
            <w:r>
              <w:t>Vehicle System Interface</w:t>
            </w:r>
          </w:p>
        </w:tc>
      </w:tr>
    </w:tbl>
    <w:p w:rsidR="00F94A2D" w:rsidRDefault="00231691"/>
    <w:p w:rsidR="00406F39" w:rsidRDefault="00231691" w:rsidP="00952F4A">
      <w:pPr>
        <w:pStyle w:val="Heading5"/>
      </w:pPr>
      <w:r>
        <w:t>DAFVCv2-UC-REQ-128186/A-Press Front Split View</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A92FAA" w:rsidTr="008F3D0F">
        <w:trPr>
          <w:jc w:val="center"/>
        </w:trPr>
        <w:tc>
          <w:tcPr>
            <w:tcW w:w="1910" w:type="dxa"/>
            <w:shd w:val="clear" w:color="auto" w:fill="BFBFBF" w:themeFill="background1" w:themeFillShade="BF"/>
          </w:tcPr>
          <w:p w:rsidR="00A92FAA" w:rsidRPr="006E7D31" w:rsidRDefault="00231691" w:rsidP="00B82DBB">
            <w:pPr>
              <w:rPr>
                <w:b/>
              </w:rPr>
            </w:pPr>
            <w:r w:rsidRPr="006E7D31">
              <w:rPr>
                <w:b/>
              </w:rPr>
              <w:t>Actors</w:t>
            </w:r>
          </w:p>
        </w:tc>
        <w:tc>
          <w:tcPr>
            <w:tcW w:w="7666" w:type="dxa"/>
          </w:tcPr>
          <w:p w:rsidR="00A92FAA" w:rsidRDefault="00231691" w:rsidP="00B82DBB">
            <w:r>
              <w:t>Vehicle Occupant</w:t>
            </w:r>
          </w:p>
        </w:tc>
      </w:tr>
      <w:tr w:rsidR="00CB36FB" w:rsidTr="008F3D0F">
        <w:trPr>
          <w:jc w:val="center"/>
        </w:trPr>
        <w:tc>
          <w:tcPr>
            <w:tcW w:w="1910" w:type="dxa"/>
            <w:tcBorders>
              <w:bottom w:val="single" w:sz="4" w:space="0" w:color="auto"/>
            </w:tcBorders>
            <w:shd w:val="clear" w:color="auto" w:fill="BFBFBF" w:themeFill="background1" w:themeFillShade="BF"/>
          </w:tcPr>
          <w:p w:rsidR="00CB36FB" w:rsidRPr="006E7D31" w:rsidRDefault="00231691" w:rsidP="00B82DBB">
            <w:pPr>
              <w:rPr>
                <w:b/>
              </w:rPr>
            </w:pPr>
            <w:r>
              <w:rPr>
                <w:b/>
              </w:rPr>
              <w:t>Pre-c</w:t>
            </w:r>
            <w:r w:rsidRPr="006E7D31">
              <w:rPr>
                <w:b/>
              </w:rPr>
              <w:t>onditions</w:t>
            </w:r>
          </w:p>
        </w:tc>
        <w:tc>
          <w:tcPr>
            <w:tcW w:w="7666" w:type="dxa"/>
            <w:tcBorders>
              <w:bottom w:val="single" w:sz="4" w:space="0" w:color="auto"/>
            </w:tcBorders>
          </w:tcPr>
          <w:p w:rsidR="00CB36FB" w:rsidRDefault="00231691" w:rsidP="00BD797D">
            <w:pPr>
              <w:numPr>
                <w:ilvl w:val="0"/>
                <w:numId w:val="233"/>
              </w:numPr>
            </w:pPr>
            <w:r>
              <w:t>The vehicle  is configured with front camera</w:t>
            </w:r>
          </w:p>
          <w:p w:rsidR="00CB36FB" w:rsidRDefault="00231691" w:rsidP="00BD797D">
            <w:pPr>
              <w:numPr>
                <w:ilvl w:val="0"/>
                <w:numId w:val="233"/>
              </w:numPr>
            </w:pPr>
            <w:r>
              <w:t>The vehicle  is in Run/Start</w:t>
            </w:r>
          </w:p>
          <w:p w:rsidR="00CB36FB" w:rsidRDefault="00231691" w:rsidP="00722473">
            <w:pPr>
              <w:numPr>
                <w:ilvl w:val="0"/>
                <w:numId w:val="233"/>
              </w:numPr>
            </w:pPr>
            <w:r>
              <w:t>Front Camera  view  is shown, but not in Front Split</w:t>
            </w:r>
            <w:r>
              <w:t xml:space="preserve"> View</w:t>
            </w:r>
          </w:p>
        </w:tc>
      </w:tr>
      <w:tr w:rsidR="00CB36FB" w:rsidTr="008F3D0F">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CB36FB" w:rsidRDefault="00231691" w:rsidP="006A6BE8">
            <w:r>
              <w:t>Thre driver presses Front Split</w:t>
            </w:r>
            <w:r>
              <w:t xml:space="preserve"> soft Button</w:t>
            </w:r>
          </w:p>
          <w:p w:rsidR="00CB36FB" w:rsidRPr="00482CB9" w:rsidRDefault="00231691" w:rsidP="006A6BE8">
            <w:pPr>
              <w:ind w:left="360"/>
            </w:pPr>
            <w:r>
              <w:br/>
            </w:r>
          </w:p>
        </w:tc>
      </w:tr>
      <w:tr w:rsidR="00CB36FB" w:rsidTr="008F3D0F">
        <w:trPr>
          <w:jc w:val="center"/>
        </w:trPr>
        <w:tc>
          <w:tcPr>
            <w:tcW w:w="1910" w:type="dxa"/>
            <w:tcBorders>
              <w:left w:val="single" w:sz="4" w:space="0" w:color="auto"/>
              <w:bottom w:val="single" w:sz="4" w:space="0" w:color="auto"/>
            </w:tcBorders>
            <w:shd w:val="clear" w:color="auto" w:fill="BFBFBF" w:themeFill="background1" w:themeFillShade="BF"/>
          </w:tcPr>
          <w:p w:rsidR="00CB36FB"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CB36FB" w:rsidRDefault="00231691" w:rsidP="005D2351">
            <w:r>
              <w:t>Front Split View shown</w:t>
            </w:r>
          </w:p>
        </w:tc>
      </w:tr>
      <w:tr w:rsidR="00CB36FB" w:rsidTr="008F3D0F">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CB36FB" w:rsidRDefault="00231691" w:rsidP="00261876">
            <w:r>
              <w:t>E3 – Valid</w:t>
            </w:r>
            <w:r>
              <w:t xml:space="preserve"> camera video signal not present</w:t>
            </w:r>
          </w:p>
        </w:tc>
      </w:tr>
      <w:tr w:rsidR="00A92FAA" w:rsidTr="008F3D0F">
        <w:trPr>
          <w:jc w:val="center"/>
        </w:trPr>
        <w:tc>
          <w:tcPr>
            <w:tcW w:w="1910" w:type="dxa"/>
            <w:tcBorders>
              <w:left w:val="single" w:sz="4" w:space="0" w:color="auto"/>
            </w:tcBorders>
            <w:shd w:val="clear" w:color="auto" w:fill="BFBFBF" w:themeFill="background1" w:themeFillShade="BF"/>
          </w:tcPr>
          <w:p w:rsidR="00A92FAA"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A92FAA" w:rsidRDefault="00231691" w:rsidP="0098500F">
            <w:r>
              <w:t>Vehicle System Interface</w:t>
            </w:r>
          </w:p>
        </w:tc>
      </w:tr>
    </w:tbl>
    <w:p w:rsidR="00D3766C" w:rsidRDefault="00231691"/>
    <w:p w:rsidR="00952F4A" w:rsidRDefault="00952F4A"/>
    <w:p w:rsidR="00406F39" w:rsidRDefault="00231691" w:rsidP="00952F4A">
      <w:pPr>
        <w:pStyle w:val="Heading5"/>
      </w:pPr>
      <w:r>
        <w:lastRenderedPageBreak/>
        <w:t>DAFVCv2-UC-REQ-128187/A-Press Rear button From Front camera</w:t>
      </w:r>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A92FAA" w:rsidTr="008516B6">
        <w:trPr>
          <w:jc w:val="center"/>
        </w:trPr>
        <w:tc>
          <w:tcPr>
            <w:tcW w:w="1910" w:type="dxa"/>
            <w:shd w:val="clear" w:color="auto" w:fill="BFBFBF" w:themeFill="background1" w:themeFillShade="BF"/>
          </w:tcPr>
          <w:p w:rsidR="00A92FAA" w:rsidRPr="006E7D31" w:rsidRDefault="00231691" w:rsidP="00B82DBB">
            <w:pPr>
              <w:rPr>
                <w:b/>
              </w:rPr>
            </w:pPr>
            <w:r w:rsidRPr="006E7D31">
              <w:rPr>
                <w:b/>
              </w:rPr>
              <w:t>Actors</w:t>
            </w:r>
          </w:p>
        </w:tc>
        <w:tc>
          <w:tcPr>
            <w:tcW w:w="7666" w:type="dxa"/>
          </w:tcPr>
          <w:p w:rsidR="00A92FAA" w:rsidRDefault="00231691" w:rsidP="00B82DBB">
            <w:r>
              <w:t>Vehicle Occupant</w:t>
            </w:r>
          </w:p>
        </w:tc>
      </w:tr>
      <w:tr w:rsidR="00CB36FB" w:rsidTr="008516B6">
        <w:trPr>
          <w:jc w:val="center"/>
        </w:trPr>
        <w:tc>
          <w:tcPr>
            <w:tcW w:w="1910" w:type="dxa"/>
            <w:tcBorders>
              <w:bottom w:val="single" w:sz="4" w:space="0" w:color="auto"/>
            </w:tcBorders>
            <w:shd w:val="clear" w:color="auto" w:fill="BFBFBF" w:themeFill="background1" w:themeFillShade="BF"/>
          </w:tcPr>
          <w:p w:rsidR="00CB36FB" w:rsidRPr="006E7D31" w:rsidRDefault="00231691" w:rsidP="00B82DBB">
            <w:pPr>
              <w:rPr>
                <w:b/>
              </w:rPr>
            </w:pPr>
            <w:r>
              <w:rPr>
                <w:b/>
              </w:rPr>
              <w:t>Pre-c</w:t>
            </w:r>
            <w:r w:rsidRPr="006E7D31">
              <w:rPr>
                <w:b/>
              </w:rPr>
              <w:t>onditions</w:t>
            </w:r>
          </w:p>
        </w:tc>
        <w:tc>
          <w:tcPr>
            <w:tcW w:w="7666" w:type="dxa"/>
            <w:tcBorders>
              <w:bottom w:val="single" w:sz="4" w:space="0" w:color="auto"/>
            </w:tcBorders>
          </w:tcPr>
          <w:p w:rsidR="00CB36FB" w:rsidRDefault="00231691" w:rsidP="00BD797D">
            <w:pPr>
              <w:numPr>
                <w:ilvl w:val="0"/>
                <w:numId w:val="234"/>
              </w:numPr>
            </w:pPr>
            <w:r>
              <w:t xml:space="preserve">The vehicle  is configured  with front camera </w:t>
            </w:r>
          </w:p>
          <w:p w:rsidR="00CB36FB" w:rsidRDefault="00231691" w:rsidP="00BD797D">
            <w:pPr>
              <w:numPr>
                <w:ilvl w:val="0"/>
                <w:numId w:val="234"/>
              </w:numPr>
            </w:pPr>
            <w:r>
              <w:t>The vehicle is  in Run/Start</w:t>
            </w:r>
          </w:p>
          <w:p w:rsidR="00CB36FB" w:rsidRDefault="00231691" w:rsidP="00CB36FB">
            <w:pPr>
              <w:numPr>
                <w:ilvl w:val="0"/>
                <w:numId w:val="234"/>
              </w:numPr>
            </w:pPr>
            <w:r>
              <w:t>Front Camera view  is shown</w:t>
            </w:r>
          </w:p>
        </w:tc>
      </w:tr>
      <w:tr w:rsidR="00CB36FB" w:rsidTr="008516B6">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Scenario Description</w:t>
            </w:r>
          </w:p>
        </w:tc>
        <w:tc>
          <w:tcPr>
            <w:tcW w:w="7666" w:type="dxa"/>
            <w:tcBorders>
              <w:right w:val="single" w:sz="4" w:space="0" w:color="auto"/>
            </w:tcBorders>
            <w:shd w:val="clear" w:color="auto" w:fill="auto"/>
          </w:tcPr>
          <w:p w:rsidR="00CB36FB" w:rsidRPr="00482CB9" w:rsidRDefault="00231691" w:rsidP="00DA3988">
            <w:r>
              <w:t>The Driver</w:t>
            </w:r>
            <w:r>
              <w:t xml:space="preserve"> presses rear soft Button</w:t>
            </w:r>
            <w:r>
              <w:br/>
            </w:r>
          </w:p>
        </w:tc>
      </w:tr>
      <w:tr w:rsidR="00CB36FB" w:rsidTr="008516B6">
        <w:trPr>
          <w:jc w:val="center"/>
        </w:trPr>
        <w:tc>
          <w:tcPr>
            <w:tcW w:w="1910" w:type="dxa"/>
            <w:tcBorders>
              <w:left w:val="single" w:sz="4" w:space="0" w:color="auto"/>
              <w:bottom w:val="single" w:sz="4" w:space="0" w:color="auto"/>
            </w:tcBorders>
            <w:shd w:val="clear" w:color="auto" w:fill="BFBFBF" w:themeFill="background1" w:themeFillShade="BF"/>
          </w:tcPr>
          <w:p w:rsidR="00CB36FB" w:rsidRPr="006E7D31" w:rsidRDefault="00231691" w:rsidP="00B82DBB">
            <w:pPr>
              <w:rPr>
                <w:b/>
              </w:rPr>
            </w:pPr>
            <w:r w:rsidRPr="006E7D31">
              <w:rPr>
                <w:b/>
              </w:rPr>
              <w:t>Post-conditions</w:t>
            </w:r>
          </w:p>
        </w:tc>
        <w:tc>
          <w:tcPr>
            <w:tcW w:w="7666" w:type="dxa"/>
            <w:tcBorders>
              <w:bottom w:val="single" w:sz="4" w:space="0" w:color="auto"/>
              <w:right w:val="single" w:sz="4" w:space="0" w:color="auto"/>
            </w:tcBorders>
            <w:shd w:val="clear" w:color="auto" w:fill="auto"/>
          </w:tcPr>
          <w:p w:rsidR="00CB36FB" w:rsidRDefault="00231691" w:rsidP="0009724C">
            <w:r>
              <w:t>Rear Camera View  shows</w:t>
            </w:r>
          </w:p>
        </w:tc>
      </w:tr>
      <w:tr w:rsidR="00CB36FB" w:rsidTr="008516B6">
        <w:trPr>
          <w:jc w:val="center"/>
        </w:trPr>
        <w:tc>
          <w:tcPr>
            <w:tcW w:w="1910" w:type="dxa"/>
            <w:tcBorders>
              <w:left w:val="single" w:sz="4" w:space="0" w:color="auto"/>
            </w:tcBorders>
            <w:shd w:val="clear" w:color="auto" w:fill="BFBFBF" w:themeFill="background1" w:themeFillShade="BF"/>
          </w:tcPr>
          <w:p w:rsidR="00CB36FB" w:rsidRPr="006E7D31" w:rsidRDefault="00231691" w:rsidP="00B82DBB">
            <w:pPr>
              <w:rPr>
                <w:b/>
              </w:rPr>
            </w:pPr>
            <w:r w:rsidRPr="006E7D31">
              <w:rPr>
                <w:b/>
              </w:rPr>
              <w:t>List of Exception Use Cases</w:t>
            </w:r>
          </w:p>
        </w:tc>
        <w:tc>
          <w:tcPr>
            <w:tcW w:w="7666" w:type="dxa"/>
            <w:tcBorders>
              <w:right w:val="single" w:sz="4" w:space="0" w:color="auto"/>
            </w:tcBorders>
            <w:shd w:val="clear" w:color="auto" w:fill="auto"/>
          </w:tcPr>
          <w:p w:rsidR="00261876" w:rsidRDefault="00231691" w:rsidP="00261876">
            <w:r>
              <w:t>E1</w:t>
            </w:r>
            <w:r w:rsidRPr="00B33438">
              <w:t xml:space="preserve"> </w:t>
            </w:r>
            <w:r>
              <w:t>– Vehicle is not RUN/START</w:t>
            </w:r>
          </w:p>
          <w:p w:rsidR="00261876" w:rsidRDefault="00231691" w:rsidP="00261876">
            <w:r>
              <w:t>E2 – Loss of communication with Camera Server</w:t>
            </w:r>
          </w:p>
          <w:p w:rsidR="00CB36FB" w:rsidRDefault="00231691" w:rsidP="00261876">
            <w:r>
              <w:t>E3 – Valid camera video signal not present</w:t>
            </w:r>
          </w:p>
        </w:tc>
      </w:tr>
      <w:tr w:rsidR="00A92FAA" w:rsidTr="008516B6">
        <w:trPr>
          <w:jc w:val="center"/>
        </w:trPr>
        <w:tc>
          <w:tcPr>
            <w:tcW w:w="1910" w:type="dxa"/>
            <w:tcBorders>
              <w:left w:val="single" w:sz="4" w:space="0" w:color="auto"/>
            </w:tcBorders>
            <w:shd w:val="clear" w:color="auto" w:fill="BFBFBF" w:themeFill="background1" w:themeFillShade="BF"/>
          </w:tcPr>
          <w:p w:rsidR="00A92FAA" w:rsidRPr="006E7D31" w:rsidRDefault="00231691" w:rsidP="00B82DBB">
            <w:pPr>
              <w:rPr>
                <w:b/>
              </w:rPr>
            </w:pPr>
            <w:r>
              <w:rPr>
                <w:b/>
              </w:rPr>
              <w:t>Interface</w:t>
            </w:r>
            <w:r w:rsidRPr="006E7D31">
              <w:rPr>
                <w:b/>
              </w:rPr>
              <w:t>s</w:t>
            </w:r>
          </w:p>
        </w:tc>
        <w:tc>
          <w:tcPr>
            <w:tcW w:w="7666" w:type="dxa"/>
            <w:tcBorders>
              <w:right w:val="single" w:sz="4" w:space="0" w:color="auto"/>
            </w:tcBorders>
            <w:shd w:val="clear" w:color="auto" w:fill="auto"/>
          </w:tcPr>
          <w:p w:rsidR="0098500F" w:rsidRDefault="00231691" w:rsidP="0098500F">
            <w:r>
              <w:t>G-HMI</w:t>
            </w:r>
          </w:p>
          <w:p w:rsidR="00A92FAA" w:rsidRDefault="00231691" w:rsidP="0098500F">
            <w:r>
              <w:t xml:space="preserve">Vehicle System </w:t>
            </w:r>
            <w:r>
              <w:t>Interface</w:t>
            </w:r>
          </w:p>
        </w:tc>
      </w:tr>
    </w:tbl>
    <w:p w:rsidR="00747686" w:rsidRDefault="00231691"/>
    <w:p w:rsidR="00406F39" w:rsidRDefault="00231691" w:rsidP="00952F4A">
      <w:pPr>
        <w:pStyle w:val="Heading4"/>
      </w:pPr>
      <w:r>
        <w:t>White Box View</w:t>
      </w:r>
    </w:p>
    <w:p w:rsidR="00406F39" w:rsidRDefault="00231691" w:rsidP="00952F4A">
      <w:pPr>
        <w:pStyle w:val="Heading5"/>
      </w:pPr>
      <w:r>
        <w:t>Activity Diagrams</w:t>
      </w:r>
    </w:p>
    <w:p w:rsidR="00406F39" w:rsidRDefault="00231691" w:rsidP="00952F4A">
      <w:pPr>
        <w:pStyle w:val="Heading6"/>
      </w:pPr>
      <w:r>
        <w:t>DAFVCv2-ACT-REQ-127100/A-Change Camera View Setting</w:t>
      </w:r>
    </w:p>
    <w:p w:rsidR="00406F39" w:rsidRPr="00F8674E" w:rsidRDefault="00231691" w:rsidP="00406F39">
      <w:pPr>
        <w:rPr>
          <w:b/>
          <w:sz w:val="16"/>
          <w:szCs w:val="16"/>
        </w:rPr>
      </w:pPr>
      <w:r w:rsidRPr="00F8674E">
        <w:rPr>
          <w:b/>
          <w:sz w:val="16"/>
          <w:szCs w:val="16"/>
        </w:rPr>
        <w:t>Linked Elements</w:t>
      </w:r>
    </w:p>
    <w:p w:rsidR="007C3C8E" w:rsidRPr="00F8674E" w:rsidRDefault="00231691" w:rsidP="007C3C8E">
      <w:pPr>
        <w:rPr>
          <w:sz w:val="16"/>
          <w:szCs w:val="16"/>
        </w:rPr>
      </w:pPr>
      <w:r w:rsidRPr="00F8674E">
        <w:rPr>
          <w:sz w:val="16"/>
          <w:szCs w:val="16"/>
        </w:rPr>
        <w:t>DAFVCv1-SD-REQ-014057/A-Change Camera View Setting (TcSE ROIN-282599-3)</w:t>
      </w:r>
    </w:p>
    <w:p w:rsidR="00406F39" w:rsidRPr="00760C18" w:rsidRDefault="00231691" w:rsidP="00D006E5">
      <w:pPr>
        <w:pStyle w:val="BoldText"/>
      </w:pPr>
      <w:r w:rsidRPr="00760C18">
        <w:t>Activity Diagram</w:t>
      </w:r>
    </w:p>
    <w:p w:rsidR="00CE38C0" w:rsidRDefault="00231691" w:rsidP="00952F4A">
      <w:pPr>
        <w:jc w:val="center"/>
      </w:pPr>
      <w:r>
        <w:rPr>
          <w:noProof/>
        </w:rPr>
        <w:drawing>
          <wp:inline distT="0" distB="0" distL="0" distR="0">
            <wp:extent cx="6436644" cy="3467100"/>
            <wp:effectExtent l="0" t="0" r="2540" b="0"/>
            <wp:docPr id="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2096" cy="3470037"/>
                    </a:xfrm>
                    <a:prstGeom prst="rect">
                      <a:avLst/>
                    </a:prstGeom>
                    <a:noFill/>
                    <a:ln>
                      <a:noFill/>
                    </a:ln>
                  </pic:spPr>
                </pic:pic>
              </a:graphicData>
            </a:graphic>
          </wp:inline>
        </w:drawing>
      </w:r>
    </w:p>
    <w:p w:rsidR="00406F39" w:rsidRDefault="00231691" w:rsidP="00952F4A">
      <w:pPr>
        <w:pStyle w:val="Heading5"/>
      </w:pPr>
      <w:r>
        <w:t>Sequence Diagrams</w:t>
      </w:r>
    </w:p>
    <w:p w:rsidR="00406F39" w:rsidRDefault="00231691" w:rsidP="00952F4A">
      <w:pPr>
        <w:pStyle w:val="Heading6"/>
      </w:pPr>
      <w:r>
        <w:t>DAFVCv2-SD-REQ-127099/A-Change Camera View Setting</w:t>
      </w:r>
    </w:p>
    <w:p w:rsidR="00406F39" w:rsidRPr="00760C18" w:rsidRDefault="00231691" w:rsidP="00D006E5">
      <w:pPr>
        <w:pStyle w:val="BoldText"/>
      </w:pPr>
      <w:r w:rsidRPr="00760C18">
        <w:t>Scenario</w:t>
      </w:r>
    </w:p>
    <w:p w:rsidR="00406F39" w:rsidRPr="00760C18" w:rsidRDefault="00231691" w:rsidP="00952F4A">
      <w:pPr>
        <w:pStyle w:val="BoldText"/>
        <w:ind w:left="720"/>
      </w:pPr>
      <w:r w:rsidRPr="00760C18">
        <w:t>Normal Usage</w:t>
      </w:r>
    </w:p>
    <w:p w:rsidR="00717A55" w:rsidRDefault="00231691">
      <w:pPr>
        <w:ind w:left="720"/>
        <w:rPr>
          <w:rFonts w:cs="Arial"/>
        </w:rPr>
      </w:pPr>
      <w:r>
        <w:rPr>
          <w:rFonts w:cs="Arial"/>
        </w:rPr>
        <w:t xml:space="preserve">The user selects alternate view image setting via soft button interface. </w:t>
      </w:r>
    </w:p>
    <w:p w:rsidR="00717A55" w:rsidRDefault="00231691"/>
    <w:p w:rsidR="00406F39" w:rsidRPr="00760C18" w:rsidRDefault="00231691" w:rsidP="00D006E5">
      <w:pPr>
        <w:pStyle w:val="BoldText"/>
      </w:pPr>
      <w:r w:rsidRPr="00760C18">
        <w:lastRenderedPageBreak/>
        <w:t>Constraints</w:t>
      </w:r>
    </w:p>
    <w:p w:rsidR="00406F39" w:rsidRPr="00760C18" w:rsidRDefault="00231691" w:rsidP="00952F4A">
      <w:pPr>
        <w:pStyle w:val="BoldText"/>
        <w:ind w:left="720"/>
      </w:pPr>
      <w:r w:rsidRPr="00760C18">
        <w:t>Pre-con</w:t>
      </w:r>
      <w:r w:rsidRPr="00760C18">
        <w:t>dition</w:t>
      </w:r>
    </w:p>
    <w:p w:rsidR="00C8198D" w:rsidRDefault="00231691">
      <w:pPr>
        <w:ind w:left="720"/>
        <w:rPr>
          <w:rFonts w:cs="Arial"/>
        </w:rPr>
      </w:pPr>
      <w:r>
        <w:rPr>
          <w:rFonts w:cs="Arial"/>
        </w:rPr>
        <w:t>Ignition_Status = Run</w:t>
      </w:r>
    </w:p>
    <w:p w:rsidR="00C8198D" w:rsidRDefault="00C8198D">
      <w:pPr>
        <w:ind w:left="720"/>
        <w:rPr>
          <w:rFonts w:cs="Arial"/>
        </w:rPr>
      </w:pPr>
    </w:p>
    <w:p w:rsidR="00406F39" w:rsidRPr="00760C18" w:rsidRDefault="00231691" w:rsidP="00952F4A">
      <w:pPr>
        <w:pStyle w:val="BoldText"/>
        <w:ind w:left="720"/>
      </w:pPr>
      <w:r w:rsidRPr="00760C18">
        <w:t>Post-condition</w:t>
      </w:r>
    </w:p>
    <w:p w:rsidR="006B6055" w:rsidRDefault="00231691">
      <w:pPr>
        <w:ind w:left="720"/>
        <w:rPr>
          <w:rFonts w:cs="Arial"/>
        </w:rPr>
      </w:pPr>
      <w:r>
        <w:rPr>
          <w:rFonts w:cs="Arial"/>
        </w:rPr>
        <w:t xml:space="preserve">The HMI </w:t>
      </w:r>
      <w:r>
        <w:rPr>
          <w:rFonts w:cs="Arial"/>
        </w:rPr>
        <w:t>display is showing the Camera image that reflects the updated alternate view setting.</w:t>
      </w:r>
    </w:p>
    <w:p w:rsidR="006B6055" w:rsidRDefault="00231691"/>
    <w:p w:rsidR="00406F39" w:rsidRPr="00760C18" w:rsidRDefault="00231691" w:rsidP="00D006E5">
      <w:pPr>
        <w:pStyle w:val="BoldText"/>
      </w:pPr>
      <w:r w:rsidRPr="00760C18">
        <w:lastRenderedPageBreak/>
        <w:t>Sequence Diagram</w:t>
      </w:r>
    </w:p>
    <w:p w:rsidR="008B1892" w:rsidRDefault="00231691" w:rsidP="00952F4A">
      <w:pPr>
        <w:jc w:val="center"/>
      </w:pPr>
      <w:r>
        <w:rPr>
          <w:noProof/>
        </w:rPr>
        <w:lastRenderedPageBreak/>
        <w:drawing>
          <wp:inline distT="0" distB="0" distL="0" distR="0">
            <wp:extent cx="5112488" cy="8524875"/>
            <wp:effectExtent l="0" t="0" r="0" b="0"/>
            <wp:docPr id="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4925" cy="8528939"/>
                    </a:xfrm>
                    <a:prstGeom prst="rect">
                      <a:avLst/>
                    </a:prstGeom>
                    <a:noFill/>
                    <a:ln>
                      <a:noFill/>
                    </a:ln>
                  </pic:spPr>
                </pic:pic>
              </a:graphicData>
            </a:graphic>
          </wp:inline>
        </w:drawing>
      </w:r>
    </w:p>
    <w:p w:rsidR="00406F39" w:rsidRDefault="00231691" w:rsidP="00952F4A">
      <w:pPr>
        <w:pStyle w:val="Heading2"/>
      </w:pPr>
      <w:bookmarkStart w:id="100" w:name="_Toc20921023"/>
      <w:r w:rsidRPr="00B9479B">
        <w:lastRenderedPageBreak/>
        <w:t>CAMERA-FUN-REQ-331348/A-Offset View</w:t>
      </w:r>
      <w:bookmarkEnd w:id="100"/>
    </w:p>
    <w:p w:rsidR="00406F39" w:rsidRDefault="00231691" w:rsidP="00952F4A">
      <w:pPr>
        <w:pStyle w:val="Heading3"/>
      </w:pPr>
      <w:bookmarkStart w:id="101" w:name="_Toc20921024"/>
      <w:r>
        <w:t>CAMERA-UC-REQ-331349/A-Press Rear Offset View Button from Rear 360</w:t>
      </w:r>
      <w:bookmarkEnd w:id="101"/>
    </w:p>
    <w:p w:rsidR="00AE06BC" w:rsidRPr="00AE06BC" w:rsidRDefault="00231691" w:rsidP="00AE06BC"/>
    <w:tbl>
      <w:tblPr>
        <w:tblStyle w:val="TableGrid"/>
        <w:tblW w:w="0" w:type="auto"/>
        <w:jc w:val="center"/>
        <w:tblLook w:val="04A0" w:firstRow="1" w:lastRow="0" w:firstColumn="1" w:lastColumn="0" w:noHBand="0" w:noVBand="1"/>
      </w:tblPr>
      <w:tblGrid>
        <w:gridCol w:w="1886"/>
        <w:gridCol w:w="7464"/>
      </w:tblGrid>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Actors</w:t>
            </w:r>
          </w:p>
        </w:tc>
        <w:tc>
          <w:tcPr>
            <w:tcW w:w="7464" w:type="dxa"/>
            <w:tcBorders>
              <w:top w:val="single" w:sz="4" w:space="0" w:color="auto"/>
              <w:left w:val="single" w:sz="4" w:space="0" w:color="auto"/>
              <w:bottom w:val="single" w:sz="4" w:space="0" w:color="auto"/>
              <w:right w:val="single" w:sz="4" w:space="0" w:color="auto"/>
            </w:tcBorders>
            <w:hideMark/>
          </w:tcPr>
          <w:p w:rsidR="00710845" w:rsidRDefault="00231691">
            <w:pPr>
              <w:rPr>
                <w:sz w:val="19"/>
                <w:szCs w:val="19"/>
                <w:lang w:eastAsia="zh-CN"/>
              </w:rPr>
            </w:pPr>
            <w:r>
              <w:rPr>
                <w:sz w:val="19"/>
                <w:szCs w:val="19"/>
              </w:rPr>
              <w:t>Vehicle Occupant</w:t>
            </w:r>
          </w:p>
        </w:tc>
      </w:tr>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Pre-conditions</w:t>
            </w:r>
          </w:p>
        </w:tc>
        <w:tc>
          <w:tcPr>
            <w:tcW w:w="7464" w:type="dxa"/>
            <w:tcBorders>
              <w:top w:val="single" w:sz="4" w:space="0" w:color="auto"/>
              <w:left w:val="single" w:sz="4" w:space="0" w:color="auto"/>
              <w:bottom w:val="single" w:sz="4" w:space="0" w:color="auto"/>
              <w:right w:val="single" w:sz="4" w:space="0" w:color="auto"/>
            </w:tcBorders>
            <w:hideMark/>
          </w:tcPr>
          <w:p w:rsidR="00710845" w:rsidRDefault="00231691" w:rsidP="00710845">
            <w:pPr>
              <w:numPr>
                <w:ilvl w:val="0"/>
                <w:numId w:val="240"/>
              </w:numPr>
              <w:rPr>
                <w:sz w:val="19"/>
                <w:szCs w:val="19"/>
              </w:rPr>
            </w:pPr>
            <w:r>
              <w:rPr>
                <w:sz w:val="19"/>
                <w:szCs w:val="19"/>
              </w:rPr>
              <w:t>The vehicle is configured with Multicamera</w:t>
            </w:r>
          </w:p>
          <w:p w:rsidR="00710845" w:rsidRDefault="00231691" w:rsidP="00710845">
            <w:pPr>
              <w:numPr>
                <w:ilvl w:val="0"/>
                <w:numId w:val="240"/>
              </w:numPr>
              <w:rPr>
                <w:sz w:val="19"/>
                <w:szCs w:val="19"/>
              </w:rPr>
            </w:pPr>
            <w:r>
              <w:rPr>
                <w:sz w:val="19"/>
                <w:szCs w:val="19"/>
              </w:rPr>
              <w:t>The vehicle is in RUN/START</w:t>
            </w:r>
          </w:p>
          <w:p w:rsidR="00710845" w:rsidRDefault="00231691" w:rsidP="00710845">
            <w:pPr>
              <w:numPr>
                <w:ilvl w:val="0"/>
                <w:numId w:val="240"/>
              </w:numPr>
              <w:rPr>
                <w:sz w:val="19"/>
                <w:szCs w:val="19"/>
              </w:rPr>
            </w:pPr>
            <w:r>
              <w:rPr>
                <w:sz w:val="19"/>
                <w:szCs w:val="19"/>
              </w:rPr>
              <w:t>Rear 360 is shown</w:t>
            </w:r>
          </w:p>
        </w:tc>
      </w:tr>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Scenario Description</w:t>
            </w:r>
          </w:p>
        </w:tc>
        <w:tc>
          <w:tcPr>
            <w:tcW w:w="7464" w:type="dxa"/>
            <w:tcBorders>
              <w:top w:val="single" w:sz="4" w:space="0" w:color="auto"/>
              <w:left w:val="single" w:sz="4" w:space="0" w:color="auto"/>
              <w:bottom w:val="single" w:sz="4" w:space="0" w:color="auto"/>
              <w:right w:val="single" w:sz="4" w:space="0" w:color="auto"/>
            </w:tcBorders>
          </w:tcPr>
          <w:p w:rsidR="00710845" w:rsidRDefault="00231691">
            <w:pPr>
              <w:rPr>
                <w:sz w:val="19"/>
                <w:szCs w:val="19"/>
              </w:rPr>
            </w:pPr>
            <w:r>
              <w:rPr>
                <w:sz w:val="19"/>
                <w:szCs w:val="19"/>
              </w:rPr>
              <w:t>The driver presses rear offset view button</w:t>
            </w:r>
          </w:p>
          <w:p w:rsidR="00710845" w:rsidRDefault="00231691">
            <w:pPr>
              <w:ind w:left="360"/>
              <w:rPr>
                <w:sz w:val="19"/>
                <w:szCs w:val="19"/>
              </w:rPr>
            </w:pPr>
          </w:p>
        </w:tc>
      </w:tr>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Post-conditions</w:t>
            </w:r>
          </w:p>
        </w:tc>
        <w:tc>
          <w:tcPr>
            <w:tcW w:w="7464" w:type="dxa"/>
            <w:tcBorders>
              <w:top w:val="single" w:sz="4" w:space="0" w:color="auto"/>
              <w:left w:val="single" w:sz="4" w:space="0" w:color="auto"/>
              <w:bottom w:val="single" w:sz="4" w:space="0" w:color="auto"/>
              <w:right w:val="single" w:sz="4" w:space="0" w:color="auto"/>
            </w:tcBorders>
          </w:tcPr>
          <w:p w:rsidR="00710845" w:rsidRDefault="00231691">
            <w:pPr>
              <w:rPr>
                <w:sz w:val="19"/>
                <w:szCs w:val="19"/>
              </w:rPr>
            </w:pPr>
            <w:r>
              <w:rPr>
                <w:sz w:val="19"/>
                <w:szCs w:val="19"/>
              </w:rPr>
              <w:t>Rear RWD Offset View appears with</w:t>
            </w:r>
            <w:r>
              <w:rPr>
                <w:sz w:val="19"/>
                <w:szCs w:val="19"/>
              </w:rPr>
              <w:t xml:space="preserve"> overlays</w:t>
            </w:r>
          </w:p>
          <w:p w:rsidR="00710845" w:rsidRDefault="00231691">
            <w:pPr>
              <w:ind w:left="360"/>
              <w:rPr>
                <w:sz w:val="19"/>
                <w:szCs w:val="19"/>
              </w:rPr>
            </w:pPr>
          </w:p>
        </w:tc>
      </w:tr>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List of Exception Use Cases</w:t>
            </w:r>
          </w:p>
        </w:tc>
        <w:tc>
          <w:tcPr>
            <w:tcW w:w="7464" w:type="dxa"/>
            <w:tcBorders>
              <w:top w:val="single" w:sz="4" w:space="0" w:color="auto"/>
              <w:left w:val="single" w:sz="4" w:space="0" w:color="auto"/>
              <w:bottom w:val="single" w:sz="4" w:space="0" w:color="auto"/>
              <w:right w:val="single" w:sz="4" w:space="0" w:color="auto"/>
            </w:tcBorders>
            <w:hideMark/>
          </w:tcPr>
          <w:p w:rsidR="00710845" w:rsidRDefault="00231691">
            <w:pPr>
              <w:rPr>
                <w:sz w:val="19"/>
                <w:szCs w:val="19"/>
              </w:rPr>
            </w:pPr>
            <w:r>
              <w:rPr>
                <w:sz w:val="19"/>
                <w:szCs w:val="19"/>
              </w:rPr>
              <w:t>E1 – Vehicle is not RUN/START</w:t>
            </w:r>
          </w:p>
          <w:p w:rsidR="00710845" w:rsidRDefault="00231691">
            <w:pPr>
              <w:rPr>
                <w:sz w:val="19"/>
                <w:szCs w:val="19"/>
              </w:rPr>
            </w:pPr>
            <w:r>
              <w:rPr>
                <w:sz w:val="19"/>
                <w:szCs w:val="19"/>
              </w:rPr>
              <w:t>E2 – Loss of communication with Camera Server</w:t>
            </w:r>
          </w:p>
          <w:p w:rsidR="00710845" w:rsidRDefault="00231691">
            <w:pPr>
              <w:rPr>
                <w:sz w:val="19"/>
                <w:szCs w:val="19"/>
                <w:lang w:eastAsia="zh-CN"/>
              </w:rPr>
            </w:pPr>
            <w:r>
              <w:rPr>
                <w:sz w:val="19"/>
                <w:szCs w:val="19"/>
              </w:rPr>
              <w:t>E3 – Valid camera video signal not present</w:t>
            </w:r>
          </w:p>
        </w:tc>
      </w:tr>
      <w:tr w:rsidR="00710845" w:rsidTr="00710845">
        <w:trPr>
          <w:jc w:val="center"/>
        </w:trPr>
        <w:tc>
          <w:tcPr>
            <w:tcW w:w="18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0845" w:rsidRDefault="00231691">
            <w:pPr>
              <w:rPr>
                <w:b/>
                <w:sz w:val="19"/>
                <w:szCs w:val="19"/>
                <w:lang w:eastAsia="zh-CN"/>
              </w:rPr>
            </w:pPr>
            <w:r>
              <w:rPr>
                <w:b/>
                <w:sz w:val="19"/>
                <w:szCs w:val="19"/>
              </w:rPr>
              <w:t>Interfaces</w:t>
            </w:r>
          </w:p>
        </w:tc>
        <w:tc>
          <w:tcPr>
            <w:tcW w:w="7464" w:type="dxa"/>
            <w:tcBorders>
              <w:top w:val="single" w:sz="4" w:space="0" w:color="auto"/>
              <w:left w:val="single" w:sz="4" w:space="0" w:color="auto"/>
              <w:bottom w:val="single" w:sz="4" w:space="0" w:color="auto"/>
              <w:right w:val="single" w:sz="4" w:space="0" w:color="auto"/>
            </w:tcBorders>
            <w:hideMark/>
          </w:tcPr>
          <w:p w:rsidR="00710845" w:rsidRDefault="00231691">
            <w:pPr>
              <w:rPr>
                <w:sz w:val="19"/>
                <w:szCs w:val="19"/>
              </w:rPr>
            </w:pPr>
            <w:r>
              <w:rPr>
                <w:sz w:val="19"/>
                <w:szCs w:val="19"/>
              </w:rPr>
              <w:t>G-HMI</w:t>
            </w:r>
          </w:p>
          <w:p w:rsidR="00710845" w:rsidRDefault="00231691">
            <w:pPr>
              <w:rPr>
                <w:sz w:val="19"/>
                <w:szCs w:val="19"/>
                <w:lang w:eastAsia="zh-CN"/>
              </w:rPr>
            </w:pPr>
            <w:r>
              <w:rPr>
                <w:sz w:val="19"/>
                <w:szCs w:val="19"/>
              </w:rPr>
              <w:t>Vehicle System Interface</w:t>
            </w:r>
          </w:p>
        </w:tc>
      </w:tr>
    </w:tbl>
    <w:p w:rsidR="00500605" w:rsidRDefault="00231691" w:rsidP="00CD0F64"/>
    <w:p w:rsidR="00406F39" w:rsidRDefault="00231691" w:rsidP="00952F4A">
      <w:pPr>
        <w:pStyle w:val="Heading3"/>
      </w:pPr>
      <w:bookmarkStart w:id="102" w:name="_Toc20921025"/>
      <w:r>
        <w:t>CAMERA-UC-REQ-331350/A-Press Rear Offset View Button from Front 360</w:t>
      </w:r>
      <w:bookmarkEnd w:id="102"/>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Actors</w:t>
            </w:r>
          </w:p>
        </w:tc>
        <w:tc>
          <w:tcPr>
            <w:tcW w:w="7666" w:type="dxa"/>
            <w:tcBorders>
              <w:top w:val="single" w:sz="4" w:space="0" w:color="auto"/>
              <w:left w:val="single" w:sz="4" w:space="0" w:color="auto"/>
              <w:bottom w:val="single" w:sz="4" w:space="0" w:color="auto"/>
              <w:right w:val="single" w:sz="4" w:space="0" w:color="auto"/>
            </w:tcBorders>
            <w:hideMark/>
          </w:tcPr>
          <w:p w:rsidR="00A24568" w:rsidRDefault="00231691">
            <w:pPr>
              <w:rPr>
                <w:sz w:val="19"/>
                <w:szCs w:val="19"/>
                <w:lang w:eastAsia="zh-CN"/>
              </w:rPr>
            </w:pPr>
            <w:r>
              <w:rPr>
                <w:sz w:val="19"/>
                <w:szCs w:val="19"/>
              </w:rPr>
              <w:t>Vehicle Occupant</w:t>
            </w:r>
          </w:p>
        </w:tc>
      </w:tr>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A24568" w:rsidRDefault="00231691" w:rsidP="00A24568">
            <w:pPr>
              <w:numPr>
                <w:ilvl w:val="0"/>
                <w:numId w:val="242"/>
              </w:numPr>
              <w:rPr>
                <w:sz w:val="19"/>
                <w:szCs w:val="19"/>
              </w:rPr>
            </w:pPr>
            <w:r>
              <w:rPr>
                <w:sz w:val="19"/>
                <w:szCs w:val="19"/>
              </w:rPr>
              <w:t>The vehicle is configured with Multicamera</w:t>
            </w:r>
          </w:p>
          <w:p w:rsidR="00A24568" w:rsidRDefault="00231691" w:rsidP="00A24568">
            <w:pPr>
              <w:numPr>
                <w:ilvl w:val="0"/>
                <w:numId w:val="242"/>
              </w:numPr>
              <w:rPr>
                <w:sz w:val="19"/>
                <w:szCs w:val="19"/>
              </w:rPr>
            </w:pPr>
            <w:r>
              <w:rPr>
                <w:sz w:val="19"/>
                <w:szCs w:val="19"/>
              </w:rPr>
              <w:t>The vehicle is in RUN/START</w:t>
            </w:r>
          </w:p>
          <w:p w:rsidR="00A24568" w:rsidRDefault="00231691" w:rsidP="00A24568">
            <w:pPr>
              <w:numPr>
                <w:ilvl w:val="0"/>
                <w:numId w:val="242"/>
              </w:numPr>
              <w:rPr>
                <w:sz w:val="19"/>
                <w:szCs w:val="19"/>
              </w:rPr>
            </w:pPr>
            <w:r>
              <w:rPr>
                <w:sz w:val="19"/>
                <w:szCs w:val="19"/>
              </w:rPr>
              <w:t>Front 360 view is shown</w:t>
            </w:r>
          </w:p>
        </w:tc>
      </w:tr>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Scenario Description</w:t>
            </w:r>
          </w:p>
        </w:tc>
        <w:tc>
          <w:tcPr>
            <w:tcW w:w="7666" w:type="dxa"/>
            <w:tcBorders>
              <w:top w:val="single" w:sz="4" w:space="0" w:color="auto"/>
              <w:left w:val="single" w:sz="4" w:space="0" w:color="auto"/>
              <w:bottom w:val="single" w:sz="4" w:space="0" w:color="auto"/>
              <w:right w:val="single" w:sz="4" w:space="0" w:color="auto"/>
            </w:tcBorders>
          </w:tcPr>
          <w:p w:rsidR="00A24568" w:rsidRDefault="00231691">
            <w:pPr>
              <w:rPr>
                <w:sz w:val="19"/>
                <w:szCs w:val="19"/>
              </w:rPr>
            </w:pPr>
            <w:r>
              <w:rPr>
                <w:sz w:val="19"/>
                <w:szCs w:val="19"/>
              </w:rPr>
              <w:t>The driver presses rear offset view button</w:t>
            </w:r>
          </w:p>
          <w:p w:rsidR="00A24568" w:rsidRDefault="00231691">
            <w:pPr>
              <w:ind w:left="360"/>
              <w:rPr>
                <w:sz w:val="19"/>
                <w:szCs w:val="19"/>
              </w:rPr>
            </w:pPr>
          </w:p>
        </w:tc>
      </w:tr>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Post-conditions</w:t>
            </w:r>
          </w:p>
        </w:tc>
        <w:tc>
          <w:tcPr>
            <w:tcW w:w="7666" w:type="dxa"/>
            <w:tcBorders>
              <w:top w:val="single" w:sz="4" w:space="0" w:color="auto"/>
              <w:left w:val="single" w:sz="4" w:space="0" w:color="auto"/>
              <w:bottom w:val="single" w:sz="4" w:space="0" w:color="auto"/>
              <w:right w:val="single" w:sz="4" w:space="0" w:color="auto"/>
            </w:tcBorders>
          </w:tcPr>
          <w:p w:rsidR="00A24568" w:rsidRDefault="00231691">
            <w:pPr>
              <w:rPr>
                <w:sz w:val="19"/>
                <w:szCs w:val="19"/>
              </w:rPr>
            </w:pPr>
            <w:r>
              <w:rPr>
                <w:sz w:val="19"/>
                <w:szCs w:val="19"/>
              </w:rPr>
              <w:t>Front RWD Offset View appears with overlays</w:t>
            </w:r>
          </w:p>
          <w:p w:rsidR="00A24568" w:rsidRDefault="00231691">
            <w:pPr>
              <w:ind w:left="360"/>
              <w:rPr>
                <w:sz w:val="19"/>
                <w:szCs w:val="19"/>
              </w:rPr>
            </w:pPr>
          </w:p>
        </w:tc>
      </w:tr>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A24568" w:rsidRDefault="00231691">
            <w:pPr>
              <w:rPr>
                <w:sz w:val="19"/>
                <w:szCs w:val="19"/>
              </w:rPr>
            </w:pPr>
            <w:r>
              <w:rPr>
                <w:sz w:val="19"/>
                <w:szCs w:val="19"/>
              </w:rPr>
              <w:t>E1</w:t>
            </w:r>
            <w:r>
              <w:rPr>
                <w:sz w:val="19"/>
                <w:szCs w:val="19"/>
              </w:rPr>
              <w:t xml:space="preserve"> – Vehicle is not RUN/START</w:t>
            </w:r>
          </w:p>
          <w:p w:rsidR="00A24568" w:rsidRDefault="00231691">
            <w:pPr>
              <w:rPr>
                <w:sz w:val="19"/>
                <w:szCs w:val="19"/>
              </w:rPr>
            </w:pPr>
            <w:r>
              <w:rPr>
                <w:sz w:val="19"/>
                <w:szCs w:val="19"/>
              </w:rPr>
              <w:t>E2 – Loss of communication with Camera Server</w:t>
            </w:r>
          </w:p>
          <w:p w:rsidR="00A24568" w:rsidRDefault="00231691">
            <w:pPr>
              <w:rPr>
                <w:sz w:val="19"/>
                <w:szCs w:val="19"/>
                <w:lang w:eastAsia="zh-CN"/>
              </w:rPr>
            </w:pPr>
            <w:r>
              <w:rPr>
                <w:sz w:val="19"/>
                <w:szCs w:val="19"/>
              </w:rPr>
              <w:t>E3 – Valid camera video signal not present</w:t>
            </w:r>
          </w:p>
        </w:tc>
      </w:tr>
      <w:tr w:rsidR="00A24568" w:rsidTr="00A2456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24568" w:rsidRDefault="00231691">
            <w:pPr>
              <w:rPr>
                <w:b/>
                <w:sz w:val="19"/>
                <w:szCs w:val="19"/>
                <w:lang w:eastAsia="zh-CN"/>
              </w:rPr>
            </w:pPr>
            <w:r>
              <w:rPr>
                <w:b/>
                <w:sz w:val="19"/>
                <w:szCs w:val="19"/>
              </w:rPr>
              <w:t>Interfaces</w:t>
            </w:r>
          </w:p>
        </w:tc>
        <w:tc>
          <w:tcPr>
            <w:tcW w:w="7666" w:type="dxa"/>
            <w:tcBorders>
              <w:top w:val="single" w:sz="4" w:space="0" w:color="auto"/>
              <w:left w:val="single" w:sz="4" w:space="0" w:color="auto"/>
              <w:bottom w:val="single" w:sz="4" w:space="0" w:color="auto"/>
              <w:right w:val="single" w:sz="4" w:space="0" w:color="auto"/>
            </w:tcBorders>
            <w:hideMark/>
          </w:tcPr>
          <w:p w:rsidR="00A24568" w:rsidRDefault="00231691">
            <w:pPr>
              <w:rPr>
                <w:sz w:val="19"/>
                <w:szCs w:val="19"/>
              </w:rPr>
            </w:pPr>
            <w:r>
              <w:rPr>
                <w:sz w:val="19"/>
                <w:szCs w:val="19"/>
              </w:rPr>
              <w:t>G-HMI</w:t>
            </w:r>
          </w:p>
          <w:p w:rsidR="00A24568" w:rsidRDefault="00231691">
            <w:pPr>
              <w:rPr>
                <w:sz w:val="19"/>
                <w:szCs w:val="19"/>
                <w:lang w:eastAsia="zh-CN"/>
              </w:rPr>
            </w:pPr>
            <w:r>
              <w:rPr>
                <w:sz w:val="19"/>
                <w:szCs w:val="19"/>
              </w:rPr>
              <w:t>Vehicle System Interface</w:t>
            </w:r>
          </w:p>
        </w:tc>
      </w:tr>
    </w:tbl>
    <w:p w:rsidR="00500605" w:rsidRDefault="00231691" w:rsidP="00CD0F64"/>
    <w:p w:rsidR="00406F39" w:rsidRDefault="00231691" w:rsidP="00952F4A">
      <w:pPr>
        <w:pStyle w:val="Heading3"/>
      </w:pPr>
      <w:bookmarkStart w:id="103" w:name="_Toc20921026"/>
      <w:r>
        <w:t>CAMERA-UC-REQ-331351/A-Press Rear Left Corner View Button from Rear 360</w:t>
      </w:r>
      <w:bookmarkEnd w:id="103"/>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Actors</w:t>
            </w:r>
          </w:p>
        </w:tc>
        <w:tc>
          <w:tcPr>
            <w:tcW w:w="7666" w:type="dxa"/>
            <w:tcBorders>
              <w:top w:val="single" w:sz="4" w:space="0" w:color="auto"/>
              <w:left w:val="single" w:sz="4" w:space="0" w:color="auto"/>
              <w:bottom w:val="single" w:sz="4" w:space="0" w:color="auto"/>
              <w:right w:val="single" w:sz="4" w:space="0" w:color="auto"/>
            </w:tcBorders>
            <w:hideMark/>
          </w:tcPr>
          <w:p w:rsidR="00084D61" w:rsidRDefault="00231691">
            <w:pPr>
              <w:rPr>
                <w:lang w:eastAsia="zh-CN"/>
              </w:rPr>
            </w:pPr>
            <w:r>
              <w:rPr>
                <w:sz w:val="19"/>
                <w:szCs w:val="19"/>
              </w:rPr>
              <w:t xml:space="preserve">Vehicle Occupant </w:t>
            </w:r>
          </w:p>
        </w:tc>
      </w:tr>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084D61" w:rsidRDefault="00231691" w:rsidP="00084D61">
            <w:pPr>
              <w:numPr>
                <w:ilvl w:val="0"/>
                <w:numId w:val="244"/>
              </w:numPr>
            </w:pPr>
            <w:r>
              <w:t>The vehicle is configured with Multicamera</w:t>
            </w:r>
          </w:p>
          <w:p w:rsidR="00084D61" w:rsidRDefault="00231691" w:rsidP="00084D61">
            <w:pPr>
              <w:numPr>
                <w:ilvl w:val="0"/>
                <w:numId w:val="244"/>
              </w:numPr>
            </w:pPr>
            <w:r>
              <w:t xml:space="preserve">The </w:t>
            </w:r>
            <w:r>
              <w:t>vehicle is in RUN/START</w:t>
            </w:r>
          </w:p>
          <w:p w:rsidR="00084D61" w:rsidRDefault="00231691" w:rsidP="00084D61">
            <w:pPr>
              <w:numPr>
                <w:ilvl w:val="0"/>
                <w:numId w:val="244"/>
              </w:numPr>
            </w:pPr>
            <w:r>
              <w:t>Rear 360 camera is shown</w:t>
            </w:r>
          </w:p>
        </w:tc>
      </w:tr>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rsidR="00084D61" w:rsidRDefault="00231691">
            <w:r>
              <w:t>The driver presses rear left corner view button</w:t>
            </w:r>
          </w:p>
        </w:tc>
      </w:tr>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Post-conditions</w:t>
            </w:r>
          </w:p>
        </w:tc>
        <w:tc>
          <w:tcPr>
            <w:tcW w:w="7666" w:type="dxa"/>
            <w:tcBorders>
              <w:top w:val="single" w:sz="4" w:space="0" w:color="auto"/>
              <w:left w:val="single" w:sz="4" w:space="0" w:color="auto"/>
              <w:bottom w:val="single" w:sz="4" w:space="0" w:color="auto"/>
              <w:right w:val="single" w:sz="4" w:space="0" w:color="auto"/>
            </w:tcBorders>
          </w:tcPr>
          <w:p w:rsidR="00084D61" w:rsidRDefault="00231691">
            <w:r>
              <w:t xml:space="preserve">Multicamera Rear_RL_Corner view appears </w:t>
            </w:r>
          </w:p>
          <w:p w:rsidR="00084D61" w:rsidRDefault="00231691">
            <w:pPr>
              <w:ind w:left="360"/>
            </w:pPr>
          </w:p>
        </w:tc>
      </w:tr>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rsidR="00084D61" w:rsidRDefault="00231691">
            <w:r>
              <w:t>E1 – Vehicle is not RUN/START</w:t>
            </w:r>
          </w:p>
          <w:p w:rsidR="00084D61" w:rsidRDefault="00231691">
            <w:r>
              <w:t>E2</w:t>
            </w:r>
            <w:r>
              <w:t xml:space="preserve"> – Loss of communication with Camera Server</w:t>
            </w:r>
          </w:p>
          <w:p w:rsidR="00084D61" w:rsidRDefault="00231691">
            <w:pPr>
              <w:rPr>
                <w:lang w:eastAsia="zh-CN"/>
              </w:rPr>
            </w:pPr>
            <w:r>
              <w:t>E3 – Valid camera video signal not present</w:t>
            </w:r>
          </w:p>
        </w:tc>
      </w:tr>
      <w:tr w:rsidR="00084D61" w:rsidTr="00084D6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84D61" w:rsidRDefault="00231691">
            <w:pPr>
              <w:rPr>
                <w:b/>
                <w:lang w:eastAsia="zh-CN"/>
              </w:rPr>
            </w:pPr>
            <w:r>
              <w:rPr>
                <w:b/>
              </w:rPr>
              <w:t>Interfaces</w:t>
            </w:r>
          </w:p>
        </w:tc>
        <w:tc>
          <w:tcPr>
            <w:tcW w:w="7666" w:type="dxa"/>
            <w:tcBorders>
              <w:top w:val="single" w:sz="4" w:space="0" w:color="auto"/>
              <w:left w:val="single" w:sz="4" w:space="0" w:color="auto"/>
              <w:bottom w:val="single" w:sz="4" w:space="0" w:color="auto"/>
              <w:right w:val="single" w:sz="4" w:space="0" w:color="auto"/>
            </w:tcBorders>
            <w:hideMark/>
          </w:tcPr>
          <w:p w:rsidR="00084D61" w:rsidRDefault="00231691">
            <w:pPr>
              <w:rPr>
                <w:lang w:eastAsia="zh-CN"/>
              </w:rPr>
            </w:pPr>
            <w:r>
              <w:t>Vehicle System Interface</w:t>
            </w:r>
          </w:p>
        </w:tc>
      </w:tr>
    </w:tbl>
    <w:p w:rsidR="00500605" w:rsidRDefault="00231691" w:rsidP="00CD0F64"/>
    <w:p w:rsidR="00406F39" w:rsidRDefault="00231691" w:rsidP="00952F4A">
      <w:pPr>
        <w:pStyle w:val="Heading3"/>
      </w:pPr>
      <w:bookmarkStart w:id="104" w:name="_Toc20921027"/>
      <w:r>
        <w:t>CAMERA-UC-REQ-331352/A-Press Rear Lef</w:t>
      </w:r>
      <w:r>
        <w:t>t Corner View Button from Front 360</w:t>
      </w:r>
      <w:bookmarkEnd w:id="104"/>
    </w:p>
    <w:p w:rsidR="00AE06BC" w:rsidRPr="00AE06BC" w:rsidRDefault="00231691" w:rsidP="00AE06BC"/>
    <w:tbl>
      <w:tblPr>
        <w:tblStyle w:val="TableGrid"/>
        <w:tblW w:w="0" w:type="auto"/>
        <w:jc w:val="center"/>
        <w:tblLook w:val="04A0" w:firstRow="1" w:lastRow="0" w:firstColumn="1" w:lastColumn="0" w:noHBand="0" w:noVBand="1"/>
      </w:tblPr>
      <w:tblGrid>
        <w:gridCol w:w="1889"/>
        <w:gridCol w:w="7461"/>
      </w:tblGrid>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rsidR="00FA5CCC" w:rsidRDefault="00231691">
            <w:pPr>
              <w:rPr>
                <w:lang w:eastAsia="zh-CN"/>
              </w:rPr>
            </w:pPr>
            <w:r>
              <w:rPr>
                <w:sz w:val="19"/>
                <w:szCs w:val="19"/>
              </w:rPr>
              <w:t>Vehicle Occupant</w:t>
            </w:r>
          </w:p>
        </w:tc>
      </w:tr>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rsidR="00FA5CCC" w:rsidRDefault="00231691" w:rsidP="00FA5CCC">
            <w:pPr>
              <w:numPr>
                <w:ilvl w:val="0"/>
                <w:numId w:val="246"/>
              </w:numPr>
            </w:pPr>
            <w:r>
              <w:t>The vehicle is configured with Multicamera</w:t>
            </w:r>
          </w:p>
          <w:p w:rsidR="00FA5CCC" w:rsidRDefault="00231691" w:rsidP="00FA5CCC">
            <w:pPr>
              <w:numPr>
                <w:ilvl w:val="0"/>
                <w:numId w:val="246"/>
              </w:numPr>
            </w:pPr>
            <w:r>
              <w:t>The vehicle is in RUN/START</w:t>
            </w:r>
          </w:p>
          <w:p w:rsidR="00FA5CCC" w:rsidRDefault="00231691" w:rsidP="00FA5CCC">
            <w:pPr>
              <w:numPr>
                <w:ilvl w:val="0"/>
                <w:numId w:val="246"/>
              </w:numPr>
            </w:pPr>
            <w:r>
              <w:lastRenderedPageBreak/>
              <w:t>Front 360 camera</w:t>
            </w:r>
            <w:r>
              <w:t xml:space="preserve"> is shown</w:t>
            </w:r>
          </w:p>
        </w:tc>
      </w:tr>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lastRenderedPageBreak/>
              <w:t>Scenario Description</w:t>
            </w:r>
          </w:p>
        </w:tc>
        <w:tc>
          <w:tcPr>
            <w:tcW w:w="7461" w:type="dxa"/>
            <w:tcBorders>
              <w:top w:val="single" w:sz="4" w:space="0" w:color="auto"/>
              <w:left w:val="single" w:sz="4" w:space="0" w:color="auto"/>
              <w:bottom w:val="single" w:sz="4" w:space="0" w:color="auto"/>
              <w:right w:val="single" w:sz="4" w:space="0" w:color="auto"/>
            </w:tcBorders>
            <w:hideMark/>
          </w:tcPr>
          <w:p w:rsidR="00FA5CCC" w:rsidRDefault="00231691">
            <w:r>
              <w:t>The driver presses rear left corner view button</w:t>
            </w:r>
          </w:p>
        </w:tc>
      </w:tr>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rsidR="00FA5CCC" w:rsidRDefault="00231691">
            <w:r>
              <w:t xml:space="preserve">Multicamera Front_RL_Corner view appears </w:t>
            </w:r>
          </w:p>
          <w:p w:rsidR="00FA5CCC" w:rsidRDefault="00231691">
            <w:pPr>
              <w:ind w:left="360"/>
            </w:pPr>
          </w:p>
        </w:tc>
      </w:tr>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rsidR="00FA5CCC" w:rsidRDefault="00231691">
            <w:r>
              <w:t>E1 – Vehicle is not RUN/START</w:t>
            </w:r>
          </w:p>
          <w:p w:rsidR="00FA5CCC" w:rsidRDefault="00231691">
            <w:r>
              <w:t>E2 – Loss of communication with Camera Server</w:t>
            </w:r>
          </w:p>
          <w:p w:rsidR="00FA5CCC" w:rsidRDefault="00231691">
            <w:pPr>
              <w:rPr>
                <w:lang w:eastAsia="zh-CN"/>
              </w:rPr>
            </w:pPr>
            <w:r>
              <w:t>E3</w:t>
            </w:r>
            <w:r>
              <w:t xml:space="preserve"> – Valid camera video signal not present</w:t>
            </w:r>
          </w:p>
        </w:tc>
      </w:tr>
      <w:tr w:rsidR="00FA5CCC" w:rsidTr="00FA5CCC">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5CCC" w:rsidRDefault="00231691">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rsidR="00FA5CCC" w:rsidRDefault="00231691">
            <w:pPr>
              <w:rPr>
                <w:lang w:eastAsia="zh-CN"/>
              </w:rPr>
            </w:pPr>
            <w:r>
              <w:t>Vehicle System Interface</w:t>
            </w:r>
          </w:p>
        </w:tc>
      </w:tr>
    </w:tbl>
    <w:p w:rsidR="00500605" w:rsidRDefault="00231691" w:rsidP="00CD0F64"/>
    <w:p w:rsidR="00406F39" w:rsidRDefault="00231691" w:rsidP="00952F4A">
      <w:pPr>
        <w:pStyle w:val="Heading3"/>
      </w:pPr>
      <w:bookmarkStart w:id="105" w:name="_Toc20921028"/>
      <w:r>
        <w:t>CAMERA-UC-REQ-331353/A-Press Rear Right Corner View Button from Rear 360</w:t>
      </w:r>
      <w:bookmarkEnd w:id="105"/>
    </w:p>
    <w:p w:rsidR="00AE06BC" w:rsidRPr="00AE06BC" w:rsidRDefault="00231691" w:rsidP="00AE06BC"/>
    <w:tbl>
      <w:tblPr>
        <w:tblStyle w:val="TableGrid"/>
        <w:tblW w:w="0" w:type="auto"/>
        <w:jc w:val="center"/>
        <w:tblLook w:val="04A0" w:firstRow="1" w:lastRow="0" w:firstColumn="1" w:lastColumn="0" w:noHBand="0" w:noVBand="1"/>
      </w:tblPr>
      <w:tblGrid>
        <w:gridCol w:w="1889"/>
        <w:gridCol w:w="7461"/>
      </w:tblGrid>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rsidR="00AF30A3" w:rsidRDefault="00231691">
            <w:pPr>
              <w:rPr>
                <w:lang w:eastAsia="zh-CN"/>
              </w:rPr>
            </w:pPr>
            <w:r>
              <w:rPr>
                <w:sz w:val="19"/>
                <w:szCs w:val="19"/>
              </w:rPr>
              <w:t>Vehicle Occupant</w:t>
            </w:r>
          </w:p>
        </w:tc>
      </w:tr>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rsidR="00AF30A3" w:rsidRDefault="00231691" w:rsidP="00AF30A3">
            <w:pPr>
              <w:numPr>
                <w:ilvl w:val="0"/>
                <w:numId w:val="248"/>
              </w:numPr>
            </w:pPr>
            <w:r>
              <w:t>The vehicle is configured with Multicamera</w:t>
            </w:r>
          </w:p>
          <w:p w:rsidR="00AF30A3" w:rsidRDefault="00231691" w:rsidP="00AF30A3">
            <w:pPr>
              <w:numPr>
                <w:ilvl w:val="0"/>
                <w:numId w:val="248"/>
              </w:numPr>
            </w:pPr>
            <w:r>
              <w:t>The vehicle is in RUN/START</w:t>
            </w:r>
          </w:p>
          <w:p w:rsidR="00AF30A3" w:rsidRDefault="00231691" w:rsidP="00AF30A3">
            <w:pPr>
              <w:numPr>
                <w:ilvl w:val="0"/>
                <w:numId w:val="248"/>
              </w:numPr>
            </w:pPr>
            <w:r>
              <w:t>Rear 360 camera is shown</w:t>
            </w:r>
          </w:p>
        </w:tc>
      </w:tr>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rsidR="00AF30A3" w:rsidRDefault="00231691">
            <w:r>
              <w:t xml:space="preserve">The </w:t>
            </w:r>
            <w:r>
              <w:t>driver presses rear right corner view button</w:t>
            </w:r>
          </w:p>
        </w:tc>
      </w:tr>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rsidR="00AF30A3" w:rsidRDefault="00231691">
            <w:r>
              <w:t xml:space="preserve">Multicamera Rear_RR_Corner view appears </w:t>
            </w:r>
          </w:p>
          <w:p w:rsidR="00AF30A3" w:rsidRDefault="00231691">
            <w:pPr>
              <w:ind w:left="360"/>
            </w:pPr>
          </w:p>
        </w:tc>
      </w:tr>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rsidR="00AF30A3" w:rsidRDefault="00231691">
            <w:r>
              <w:t>E1 – Vehicle is not RUN/START</w:t>
            </w:r>
          </w:p>
          <w:p w:rsidR="00AF30A3" w:rsidRDefault="00231691">
            <w:r>
              <w:t>E2 – Loss of communication with Camera Server</w:t>
            </w:r>
          </w:p>
          <w:p w:rsidR="00AF30A3" w:rsidRDefault="00231691">
            <w:pPr>
              <w:rPr>
                <w:lang w:eastAsia="zh-CN"/>
              </w:rPr>
            </w:pPr>
            <w:r>
              <w:t>E3 – Valid camera video signal not present</w:t>
            </w:r>
          </w:p>
        </w:tc>
      </w:tr>
      <w:tr w:rsidR="00AF30A3" w:rsidTr="00AF30A3">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F30A3" w:rsidRDefault="00231691">
            <w:pPr>
              <w:rPr>
                <w:b/>
                <w:lang w:eastAsia="zh-CN"/>
              </w:rPr>
            </w:pPr>
            <w:r>
              <w:rPr>
                <w:b/>
              </w:rPr>
              <w:t>Int</w:t>
            </w:r>
            <w:r>
              <w:rPr>
                <w:b/>
              </w:rPr>
              <w:t>erfaces</w:t>
            </w:r>
          </w:p>
        </w:tc>
        <w:tc>
          <w:tcPr>
            <w:tcW w:w="7461" w:type="dxa"/>
            <w:tcBorders>
              <w:top w:val="single" w:sz="4" w:space="0" w:color="auto"/>
              <w:left w:val="single" w:sz="4" w:space="0" w:color="auto"/>
              <w:bottom w:val="single" w:sz="4" w:space="0" w:color="auto"/>
              <w:right w:val="single" w:sz="4" w:space="0" w:color="auto"/>
            </w:tcBorders>
            <w:hideMark/>
          </w:tcPr>
          <w:p w:rsidR="00AF30A3" w:rsidRDefault="00231691">
            <w:pPr>
              <w:rPr>
                <w:lang w:eastAsia="zh-CN"/>
              </w:rPr>
            </w:pPr>
            <w:r>
              <w:t>Vehicle System Interface</w:t>
            </w:r>
          </w:p>
        </w:tc>
      </w:tr>
    </w:tbl>
    <w:p w:rsidR="00500605" w:rsidRDefault="00231691" w:rsidP="00CD0F64"/>
    <w:p w:rsidR="00406F39" w:rsidRDefault="00231691" w:rsidP="00952F4A">
      <w:pPr>
        <w:pStyle w:val="Heading3"/>
      </w:pPr>
      <w:bookmarkStart w:id="106" w:name="_Toc20921029"/>
      <w:r>
        <w:t>CAMERA-UC-REQ-331354/A-Press Rear Right Corner View Button from Front 360</w:t>
      </w:r>
      <w:bookmarkEnd w:id="106"/>
    </w:p>
    <w:p w:rsidR="00AE06BC" w:rsidRPr="00AE06BC" w:rsidRDefault="00231691" w:rsidP="00AE06BC"/>
    <w:tbl>
      <w:tblPr>
        <w:tblStyle w:val="TableGrid"/>
        <w:tblW w:w="0" w:type="auto"/>
        <w:jc w:val="center"/>
        <w:tblLook w:val="04A0" w:firstRow="1" w:lastRow="0" w:firstColumn="1" w:lastColumn="0" w:noHBand="0" w:noVBand="1"/>
      </w:tblPr>
      <w:tblGrid>
        <w:gridCol w:w="1889"/>
        <w:gridCol w:w="7461"/>
      </w:tblGrid>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rsidR="00A83A9B" w:rsidRDefault="00231691">
            <w:pPr>
              <w:rPr>
                <w:lang w:eastAsia="zh-CN"/>
              </w:rPr>
            </w:pPr>
            <w:r>
              <w:rPr>
                <w:sz w:val="19"/>
                <w:szCs w:val="19"/>
              </w:rPr>
              <w:t>Vehicle Occupant</w:t>
            </w:r>
          </w:p>
        </w:tc>
      </w:tr>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rsidR="00A83A9B" w:rsidRDefault="00231691" w:rsidP="00A83A9B">
            <w:pPr>
              <w:numPr>
                <w:ilvl w:val="0"/>
                <w:numId w:val="250"/>
              </w:numPr>
            </w:pPr>
            <w:r>
              <w:t>The vehicle is configured with Multicamera</w:t>
            </w:r>
          </w:p>
          <w:p w:rsidR="00A83A9B" w:rsidRDefault="00231691" w:rsidP="00A83A9B">
            <w:pPr>
              <w:numPr>
                <w:ilvl w:val="0"/>
                <w:numId w:val="250"/>
              </w:numPr>
            </w:pPr>
            <w:r>
              <w:t>The vehicle is in RUN/START</w:t>
            </w:r>
          </w:p>
          <w:p w:rsidR="00A83A9B" w:rsidRDefault="00231691" w:rsidP="00A83A9B">
            <w:pPr>
              <w:numPr>
                <w:ilvl w:val="0"/>
                <w:numId w:val="250"/>
              </w:numPr>
            </w:pPr>
            <w:r>
              <w:t>Front 360 camera is shown</w:t>
            </w:r>
          </w:p>
        </w:tc>
      </w:tr>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rsidR="00A83A9B" w:rsidRDefault="00231691">
            <w:r>
              <w:t>The driver presses rear right corner view button</w:t>
            </w:r>
          </w:p>
        </w:tc>
      </w:tr>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rsidR="00A83A9B" w:rsidRDefault="00231691">
            <w:r>
              <w:t xml:space="preserve">Multicamera Front_RR_Corner view appears </w:t>
            </w:r>
          </w:p>
          <w:p w:rsidR="00A83A9B" w:rsidRDefault="00231691">
            <w:pPr>
              <w:ind w:left="360"/>
            </w:pPr>
          </w:p>
        </w:tc>
      </w:tr>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rsidR="00A83A9B" w:rsidRDefault="00231691">
            <w:r>
              <w:t>E1 – Vehicle is not RUN/START</w:t>
            </w:r>
          </w:p>
          <w:p w:rsidR="00A83A9B" w:rsidRDefault="00231691">
            <w:r>
              <w:t>E2 – Loss of communication with Camera Server</w:t>
            </w:r>
          </w:p>
          <w:p w:rsidR="00A83A9B" w:rsidRDefault="00231691">
            <w:pPr>
              <w:rPr>
                <w:lang w:eastAsia="zh-CN"/>
              </w:rPr>
            </w:pPr>
            <w:r>
              <w:t>E3 – Valid camera video signal not present</w:t>
            </w:r>
          </w:p>
        </w:tc>
      </w:tr>
      <w:tr w:rsidR="00A83A9B" w:rsidTr="00A83A9B">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83A9B" w:rsidRDefault="00231691">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rsidR="00A83A9B" w:rsidRDefault="00231691">
            <w:pPr>
              <w:rPr>
                <w:lang w:eastAsia="zh-CN"/>
              </w:rPr>
            </w:pPr>
            <w:r>
              <w:t>Vehicle System Interface</w:t>
            </w:r>
          </w:p>
        </w:tc>
      </w:tr>
    </w:tbl>
    <w:p w:rsidR="00500605" w:rsidRDefault="00231691" w:rsidP="00CD0F64"/>
    <w:p w:rsidR="00406F39" w:rsidRDefault="00231691" w:rsidP="00952F4A">
      <w:pPr>
        <w:pStyle w:val="Heading3"/>
      </w:pPr>
      <w:bookmarkStart w:id="107" w:name="_Toc20921030"/>
      <w:r>
        <w:t>CAMERA-UC-REQ-331356/A-Press Front Offset View Button from Rear 360</w:t>
      </w:r>
      <w:bookmarkEnd w:id="107"/>
    </w:p>
    <w:p w:rsidR="00AE06BC" w:rsidRPr="00AE06BC" w:rsidRDefault="00231691" w:rsidP="00AE06BC"/>
    <w:tbl>
      <w:tblPr>
        <w:tblStyle w:val="TableGrid"/>
        <w:tblW w:w="0" w:type="auto"/>
        <w:jc w:val="center"/>
        <w:tblLook w:val="04A0" w:firstRow="1" w:lastRow="0" w:firstColumn="1" w:lastColumn="0" w:noHBand="0" w:noVBand="1"/>
      </w:tblPr>
      <w:tblGrid>
        <w:gridCol w:w="1910"/>
        <w:gridCol w:w="7666"/>
      </w:tblGrid>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Actors</w:t>
            </w:r>
          </w:p>
        </w:tc>
        <w:tc>
          <w:tcPr>
            <w:tcW w:w="7666" w:type="dxa"/>
            <w:tcBorders>
              <w:top w:val="single" w:sz="4" w:space="0" w:color="auto"/>
              <w:left w:val="single" w:sz="4" w:space="0" w:color="auto"/>
              <w:bottom w:val="single" w:sz="4" w:space="0" w:color="auto"/>
              <w:right w:val="single" w:sz="4" w:space="0" w:color="auto"/>
            </w:tcBorders>
            <w:hideMark/>
          </w:tcPr>
          <w:p w:rsidR="00D45DD5" w:rsidRDefault="00231691">
            <w:pPr>
              <w:rPr>
                <w:sz w:val="19"/>
                <w:szCs w:val="19"/>
                <w:lang w:eastAsia="zh-CN"/>
              </w:rPr>
            </w:pPr>
            <w:r>
              <w:rPr>
                <w:sz w:val="19"/>
                <w:szCs w:val="19"/>
              </w:rPr>
              <w:t xml:space="preserve">Vehicle </w:t>
            </w:r>
            <w:r>
              <w:rPr>
                <w:sz w:val="19"/>
                <w:szCs w:val="19"/>
              </w:rPr>
              <w:t>Occupant</w:t>
            </w:r>
          </w:p>
        </w:tc>
      </w:tr>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Pre-conditions</w:t>
            </w:r>
          </w:p>
        </w:tc>
        <w:tc>
          <w:tcPr>
            <w:tcW w:w="7666" w:type="dxa"/>
            <w:tcBorders>
              <w:top w:val="single" w:sz="4" w:space="0" w:color="auto"/>
              <w:left w:val="single" w:sz="4" w:space="0" w:color="auto"/>
              <w:bottom w:val="single" w:sz="4" w:space="0" w:color="auto"/>
              <w:right w:val="single" w:sz="4" w:space="0" w:color="auto"/>
            </w:tcBorders>
            <w:hideMark/>
          </w:tcPr>
          <w:p w:rsidR="00D45DD5" w:rsidRDefault="00231691" w:rsidP="00D45DD5">
            <w:pPr>
              <w:numPr>
                <w:ilvl w:val="0"/>
                <w:numId w:val="252"/>
              </w:numPr>
              <w:rPr>
                <w:sz w:val="19"/>
                <w:szCs w:val="19"/>
              </w:rPr>
            </w:pPr>
            <w:r>
              <w:rPr>
                <w:sz w:val="19"/>
                <w:szCs w:val="19"/>
              </w:rPr>
              <w:t>The vehicle is configured with Multicamera</w:t>
            </w:r>
          </w:p>
          <w:p w:rsidR="00D45DD5" w:rsidRDefault="00231691" w:rsidP="00D45DD5">
            <w:pPr>
              <w:numPr>
                <w:ilvl w:val="0"/>
                <w:numId w:val="252"/>
              </w:numPr>
              <w:rPr>
                <w:sz w:val="19"/>
                <w:szCs w:val="19"/>
              </w:rPr>
            </w:pPr>
            <w:r>
              <w:rPr>
                <w:sz w:val="19"/>
                <w:szCs w:val="19"/>
              </w:rPr>
              <w:t>The vehicle is in RUN/START</w:t>
            </w:r>
          </w:p>
          <w:p w:rsidR="00D45DD5" w:rsidRDefault="00231691" w:rsidP="00D45DD5">
            <w:pPr>
              <w:numPr>
                <w:ilvl w:val="0"/>
                <w:numId w:val="252"/>
              </w:numPr>
              <w:rPr>
                <w:sz w:val="19"/>
                <w:szCs w:val="19"/>
              </w:rPr>
            </w:pPr>
            <w:r>
              <w:rPr>
                <w:sz w:val="19"/>
                <w:szCs w:val="19"/>
              </w:rPr>
              <w:t>Rear 360 is shown</w:t>
            </w:r>
          </w:p>
        </w:tc>
      </w:tr>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Scenario Description</w:t>
            </w:r>
          </w:p>
        </w:tc>
        <w:tc>
          <w:tcPr>
            <w:tcW w:w="7666" w:type="dxa"/>
            <w:tcBorders>
              <w:top w:val="single" w:sz="4" w:space="0" w:color="auto"/>
              <w:left w:val="single" w:sz="4" w:space="0" w:color="auto"/>
              <w:bottom w:val="single" w:sz="4" w:space="0" w:color="auto"/>
              <w:right w:val="single" w:sz="4" w:space="0" w:color="auto"/>
            </w:tcBorders>
          </w:tcPr>
          <w:p w:rsidR="00D45DD5" w:rsidRDefault="00231691">
            <w:pPr>
              <w:rPr>
                <w:sz w:val="19"/>
                <w:szCs w:val="19"/>
              </w:rPr>
            </w:pPr>
            <w:r>
              <w:rPr>
                <w:sz w:val="19"/>
                <w:szCs w:val="19"/>
              </w:rPr>
              <w:t>The driver presses front offset view button</w:t>
            </w:r>
          </w:p>
          <w:p w:rsidR="00D45DD5" w:rsidRDefault="00231691">
            <w:pPr>
              <w:ind w:left="360"/>
              <w:rPr>
                <w:sz w:val="19"/>
                <w:szCs w:val="19"/>
              </w:rPr>
            </w:pPr>
          </w:p>
        </w:tc>
      </w:tr>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Post-conditions</w:t>
            </w:r>
          </w:p>
        </w:tc>
        <w:tc>
          <w:tcPr>
            <w:tcW w:w="7666" w:type="dxa"/>
            <w:tcBorders>
              <w:top w:val="single" w:sz="4" w:space="0" w:color="auto"/>
              <w:left w:val="single" w:sz="4" w:space="0" w:color="auto"/>
              <w:bottom w:val="single" w:sz="4" w:space="0" w:color="auto"/>
              <w:right w:val="single" w:sz="4" w:space="0" w:color="auto"/>
            </w:tcBorders>
          </w:tcPr>
          <w:p w:rsidR="00D45DD5" w:rsidRDefault="00231691">
            <w:pPr>
              <w:rPr>
                <w:sz w:val="19"/>
                <w:szCs w:val="19"/>
              </w:rPr>
            </w:pPr>
            <w:r>
              <w:rPr>
                <w:sz w:val="19"/>
                <w:szCs w:val="19"/>
              </w:rPr>
              <w:t>Rear FWD Offset View appears with overlays</w:t>
            </w:r>
          </w:p>
          <w:p w:rsidR="00D45DD5" w:rsidRDefault="00231691">
            <w:pPr>
              <w:ind w:left="360"/>
              <w:rPr>
                <w:sz w:val="19"/>
                <w:szCs w:val="19"/>
              </w:rPr>
            </w:pPr>
          </w:p>
        </w:tc>
      </w:tr>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 xml:space="preserve">List of </w:t>
            </w:r>
            <w:r>
              <w:rPr>
                <w:b/>
                <w:sz w:val="19"/>
                <w:szCs w:val="19"/>
              </w:rPr>
              <w:t>Exception Use Cases</w:t>
            </w:r>
          </w:p>
        </w:tc>
        <w:tc>
          <w:tcPr>
            <w:tcW w:w="7666" w:type="dxa"/>
            <w:tcBorders>
              <w:top w:val="single" w:sz="4" w:space="0" w:color="auto"/>
              <w:left w:val="single" w:sz="4" w:space="0" w:color="auto"/>
              <w:bottom w:val="single" w:sz="4" w:space="0" w:color="auto"/>
              <w:right w:val="single" w:sz="4" w:space="0" w:color="auto"/>
            </w:tcBorders>
            <w:hideMark/>
          </w:tcPr>
          <w:p w:rsidR="00D45DD5" w:rsidRDefault="00231691">
            <w:pPr>
              <w:rPr>
                <w:sz w:val="19"/>
                <w:szCs w:val="19"/>
              </w:rPr>
            </w:pPr>
            <w:r>
              <w:rPr>
                <w:sz w:val="19"/>
                <w:szCs w:val="19"/>
              </w:rPr>
              <w:t>E1 – Vehicle is not RUN/START</w:t>
            </w:r>
          </w:p>
          <w:p w:rsidR="00D45DD5" w:rsidRDefault="00231691">
            <w:pPr>
              <w:rPr>
                <w:sz w:val="19"/>
                <w:szCs w:val="19"/>
              </w:rPr>
            </w:pPr>
            <w:r>
              <w:rPr>
                <w:sz w:val="19"/>
                <w:szCs w:val="19"/>
              </w:rPr>
              <w:t>E2 – Loss of communication with Camera Server</w:t>
            </w:r>
          </w:p>
          <w:p w:rsidR="00D45DD5" w:rsidRDefault="00231691">
            <w:pPr>
              <w:rPr>
                <w:sz w:val="19"/>
                <w:szCs w:val="19"/>
                <w:lang w:eastAsia="zh-CN"/>
              </w:rPr>
            </w:pPr>
            <w:r>
              <w:rPr>
                <w:sz w:val="19"/>
                <w:szCs w:val="19"/>
              </w:rPr>
              <w:t>E3 – Valid camera video signal not present</w:t>
            </w:r>
          </w:p>
        </w:tc>
      </w:tr>
      <w:tr w:rsidR="00D45DD5" w:rsidTr="00D45DD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45DD5" w:rsidRDefault="00231691">
            <w:pPr>
              <w:rPr>
                <w:b/>
                <w:sz w:val="19"/>
                <w:szCs w:val="19"/>
                <w:lang w:eastAsia="zh-CN"/>
              </w:rPr>
            </w:pPr>
            <w:r>
              <w:rPr>
                <w:b/>
                <w:sz w:val="19"/>
                <w:szCs w:val="19"/>
              </w:rPr>
              <w:t>Interfaces</w:t>
            </w:r>
          </w:p>
        </w:tc>
        <w:tc>
          <w:tcPr>
            <w:tcW w:w="7666" w:type="dxa"/>
            <w:tcBorders>
              <w:top w:val="single" w:sz="4" w:space="0" w:color="auto"/>
              <w:left w:val="single" w:sz="4" w:space="0" w:color="auto"/>
              <w:bottom w:val="single" w:sz="4" w:space="0" w:color="auto"/>
              <w:right w:val="single" w:sz="4" w:space="0" w:color="auto"/>
            </w:tcBorders>
            <w:hideMark/>
          </w:tcPr>
          <w:p w:rsidR="00D45DD5" w:rsidRDefault="00231691">
            <w:pPr>
              <w:rPr>
                <w:sz w:val="19"/>
                <w:szCs w:val="19"/>
              </w:rPr>
            </w:pPr>
            <w:r>
              <w:rPr>
                <w:sz w:val="19"/>
                <w:szCs w:val="19"/>
              </w:rPr>
              <w:t>G-HMI</w:t>
            </w:r>
          </w:p>
          <w:p w:rsidR="00D45DD5" w:rsidRDefault="00231691">
            <w:pPr>
              <w:rPr>
                <w:sz w:val="19"/>
                <w:szCs w:val="19"/>
                <w:lang w:eastAsia="zh-CN"/>
              </w:rPr>
            </w:pPr>
            <w:r>
              <w:rPr>
                <w:sz w:val="19"/>
                <w:szCs w:val="19"/>
              </w:rPr>
              <w:lastRenderedPageBreak/>
              <w:t>Vehicle System Interface</w:t>
            </w:r>
          </w:p>
        </w:tc>
      </w:tr>
    </w:tbl>
    <w:p w:rsidR="00500605" w:rsidRDefault="00231691" w:rsidP="00CD0F64"/>
    <w:p w:rsidR="00406F39" w:rsidRDefault="00231691" w:rsidP="00952F4A">
      <w:pPr>
        <w:pStyle w:val="Heading3"/>
      </w:pPr>
      <w:bookmarkStart w:id="108" w:name="_Toc20921031"/>
      <w:r>
        <w:t>CAMERA-UC-REQ-331360/A-Press Front Offset View Button from Front 360</w:t>
      </w:r>
      <w:bookmarkEnd w:id="108"/>
    </w:p>
    <w:p w:rsidR="00AE06BC" w:rsidRPr="00AE06BC" w:rsidRDefault="00231691" w:rsidP="00AE06BC"/>
    <w:tbl>
      <w:tblPr>
        <w:tblStyle w:val="TableGrid"/>
        <w:tblW w:w="0" w:type="auto"/>
        <w:jc w:val="center"/>
        <w:tblLook w:val="04A0" w:firstRow="1" w:lastRow="0" w:firstColumn="1" w:lastColumn="0" w:noHBand="0" w:noVBand="1"/>
      </w:tblPr>
      <w:tblGrid>
        <w:gridCol w:w="1888"/>
        <w:gridCol w:w="7462"/>
      </w:tblGrid>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Actors</w:t>
            </w:r>
          </w:p>
        </w:tc>
        <w:tc>
          <w:tcPr>
            <w:tcW w:w="7462" w:type="dxa"/>
            <w:tcBorders>
              <w:top w:val="single" w:sz="4" w:space="0" w:color="auto"/>
              <w:left w:val="single" w:sz="4" w:space="0" w:color="auto"/>
              <w:bottom w:val="single" w:sz="4" w:space="0" w:color="auto"/>
              <w:right w:val="single" w:sz="4" w:space="0" w:color="auto"/>
            </w:tcBorders>
            <w:hideMark/>
          </w:tcPr>
          <w:p w:rsidR="00E83B7D" w:rsidRDefault="00231691">
            <w:pPr>
              <w:rPr>
                <w:sz w:val="19"/>
                <w:szCs w:val="19"/>
                <w:lang w:eastAsia="zh-CN"/>
              </w:rPr>
            </w:pPr>
            <w:r>
              <w:rPr>
                <w:sz w:val="19"/>
                <w:szCs w:val="19"/>
              </w:rPr>
              <w:t>Vehicle Occupant</w:t>
            </w:r>
          </w:p>
        </w:tc>
      </w:tr>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Pre-conditions</w:t>
            </w:r>
          </w:p>
        </w:tc>
        <w:tc>
          <w:tcPr>
            <w:tcW w:w="7462" w:type="dxa"/>
            <w:tcBorders>
              <w:top w:val="single" w:sz="4" w:space="0" w:color="auto"/>
              <w:left w:val="single" w:sz="4" w:space="0" w:color="auto"/>
              <w:bottom w:val="single" w:sz="4" w:space="0" w:color="auto"/>
              <w:right w:val="single" w:sz="4" w:space="0" w:color="auto"/>
            </w:tcBorders>
            <w:hideMark/>
          </w:tcPr>
          <w:p w:rsidR="00E83B7D" w:rsidRDefault="00231691" w:rsidP="00E83B7D">
            <w:pPr>
              <w:numPr>
                <w:ilvl w:val="0"/>
                <w:numId w:val="254"/>
              </w:numPr>
              <w:rPr>
                <w:sz w:val="19"/>
                <w:szCs w:val="19"/>
              </w:rPr>
            </w:pPr>
            <w:r>
              <w:rPr>
                <w:sz w:val="19"/>
                <w:szCs w:val="19"/>
              </w:rPr>
              <w:t>The vehicle is configured with Multicamera</w:t>
            </w:r>
          </w:p>
          <w:p w:rsidR="00E83B7D" w:rsidRDefault="00231691" w:rsidP="00E83B7D">
            <w:pPr>
              <w:numPr>
                <w:ilvl w:val="0"/>
                <w:numId w:val="254"/>
              </w:numPr>
              <w:rPr>
                <w:sz w:val="19"/>
                <w:szCs w:val="19"/>
              </w:rPr>
            </w:pPr>
            <w:r>
              <w:rPr>
                <w:sz w:val="19"/>
                <w:szCs w:val="19"/>
              </w:rPr>
              <w:t>The vehicle is in RUN/START</w:t>
            </w:r>
          </w:p>
          <w:p w:rsidR="00E83B7D" w:rsidRDefault="00231691" w:rsidP="00E83B7D">
            <w:pPr>
              <w:numPr>
                <w:ilvl w:val="0"/>
                <w:numId w:val="254"/>
              </w:numPr>
              <w:rPr>
                <w:sz w:val="19"/>
                <w:szCs w:val="19"/>
              </w:rPr>
            </w:pPr>
            <w:r>
              <w:rPr>
                <w:sz w:val="19"/>
                <w:szCs w:val="19"/>
              </w:rPr>
              <w:t>Front 360 view is shown</w:t>
            </w:r>
          </w:p>
        </w:tc>
      </w:tr>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Scenario Description</w:t>
            </w:r>
          </w:p>
        </w:tc>
        <w:tc>
          <w:tcPr>
            <w:tcW w:w="7462" w:type="dxa"/>
            <w:tcBorders>
              <w:top w:val="single" w:sz="4" w:space="0" w:color="auto"/>
              <w:left w:val="single" w:sz="4" w:space="0" w:color="auto"/>
              <w:bottom w:val="single" w:sz="4" w:space="0" w:color="auto"/>
              <w:right w:val="single" w:sz="4" w:space="0" w:color="auto"/>
            </w:tcBorders>
          </w:tcPr>
          <w:p w:rsidR="00E83B7D" w:rsidRDefault="00231691">
            <w:pPr>
              <w:rPr>
                <w:sz w:val="19"/>
                <w:szCs w:val="19"/>
              </w:rPr>
            </w:pPr>
            <w:r>
              <w:rPr>
                <w:sz w:val="19"/>
                <w:szCs w:val="19"/>
              </w:rPr>
              <w:t>The driver presses front offset view button</w:t>
            </w:r>
          </w:p>
          <w:p w:rsidR="00E83B7D" w:rsidRDefault="00231691">
            <w:pPr>
              <w:ind w:left="360"/>
              <w:rPr>
                <w:sz w:val="19"/>
                <w:szCs w:val="19"/>
              </w:rPr>
            </w:pPr>
          </w:p>
        </w:tc>
      </w:tr>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Post-conditions</w:t>
            </w:r>
          </w:p>
        </w:tc>
        <w:tc>
          <w:tcPr>
            <w:tcW w:w="7462" w:type="dxa"/>
            <w:tcBorders>
              <w:top w:val="single" w:sz="4" w:space="0" w:color="auto"/>
              <w:left w:val="single" w:sz="4" w:space="0" w:color="auto"/>
              <w:bottom w:val="single" w:sz="4" w:space="0" w:color="auto"/>
              <w:right w:val="single" w:sz="4" w:space="0" w:color="auto"/>
            </w:tcBorders>
          </w:tcPr>
          <w:p w:rsidR="00E83B7D" w:rsidRDefault="00231691">
            <w:pPr>
              <w:rPr>
                <w:sz w:val="19"/>
                <w:szCs w:val="19"/>
              </w:rPr>
            </w:pPr>
            <w:r>
              <w:rPr>
                <w:sz w:val="19"/>
                <w:szCs w:val="19"/>
              </w:rPr>
              <w:t>Front FWD Offset View appears with overlays</w:t>
            </w:r>
          </w:p>
          <w:p w:rsidR="00E83B7D" w:rsidRDefault="00231691">
            <w:pPr>
              <w:ind w:left="360"/>
              <w:rPr>
                <w:sz w:val="19"/>
                <w:szCs w:val="19"/>
              </w:rPr>
            </w:pPr>
          </w:p>
        </w:tc>
      </w:tr>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List of Exception Use Cases</w:t>
            </w:r>
          </w:p>
        </w:tc>
        <w:tc>
          <w:tcPr>
            <w:tcW w:w="7462" w:type="dxa"/>
            <w:tcBorders>
              <w:top w:val="single" w:sz="4" w:space="0" w:color="auto"/>
              <w:left w:val="single" w:sz="4" w:space="0" w:color="auto"/>
              <w:bottom w:val="single" w:sz="4" w:space="0" w:color="auto"/>
              <w:right w:val="single" w:sz="4" w:space="0" w:color="auto"/>
            </w:tcBorders>
            <w:hideMark/>
          </w:tcPr>
          <w:p w:rsidR="00E83B7D" w:rsidRDefault="00231691">
            <w:pPr>
              <w:rPr>
                <w:sz w:val="19"/>
                <w:szCs w:val="19"/>
              </w:rPr>
            </w:pPr>
            <w:r>
              <w:rPr>
                <w:sz w:val="19"/>
                <w:szCs w:val="19"/>
              </w:rPr>
              <w:t>E1</w:t>
            </w:r>
            <w:r>
              <w:rPr>
                <w:sz w:val="19"/>
                <w:szCs w:val="19"/>
              </w:rPr>
              <w:t xml:space="preserve"> – Vehicle is not RUN/START</w:t>
            </w:r>
          </w:p>
          <w:p w:rsidR="00E83B7D" w:rsidRDefault="00231691">
            <w:pPr>
              <w:rPr>
                <w:sz w:val="19"/>
                <w:szCs w:val="19"/>
              </w:rPr>
            </w:pPr>
            <w:r>
              <w:rPr>
                <w:sz w:val="19"/>
                <w:szCs w:val="19"/>
              </w:rPr>
              <w:t>E2 – Loss of communication with Camera Server</w:t>
            </w:r>
          </w:p>
          <w:p w:rsidR="00E83B7D" w:rsidRDefault="00231691">
            <w:pPr>
              <w:rPr>
                <w:sz w:val="19"/>
                <w:szCs w:val="19"/>
                <w:lang w:eastAsia="zh-CN"/>
              </w:rPr>
            </w:pPr>
            <w:r>
              <w:rPr>
                <w:sz w:val="19"/>
                <w:szCs w:val="19"/>
              </w:rPr>
              <w:t>E3 – Valid camera video signal not present</w:t>
            </w:r>
          </w:p>
        </w:tc>
      </w:tr>
      <w:tr w:rsidR="00E83B7D" w:rsidTr="00E83B7D">
        <w:trPr>
          <w:jc w:val="center"/>
        </w:trPr>
        <w:tc>
          <w:tcPr>
            <w:tcW w:w="18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3B7D" w:rsidRDefault="00231691">
            <w:pPr>
              <w:rPr>
                <w:b/>
                <w:sz w:val="19"/>
                <w:szCs w:val="19"/>
                <w:lang w:eastAsia="zh-CN"/>
              </w:rPr>
            </w:pPr>
            <w:r>
              <w:rPr>
                <w:b/>
                <w:sz w:val="19"/>
                <w:szCs w:val="19"/>
              </w:rPr>
              <w:t>Interfaces</w:t>
            </w:r>
          </w:p>
        </w:tc>
        <w:tc>
          <w:tcPr>
            <w:tcW w:w="7462" w:type="dxa"/>
            <w:tcBorders>
              <w:top w:val="single" w:sz="4" w:space="0" w:color="auto"/>
              <w:left w:val="single" w:sz="4" w:space="0" w:color="auto"/>
              <w:bottom w:val="single" w:sz="4" w:space="0" w:color="auto"/>
              <w:right w:val="single" w:sz="4" w:space="0" w:color="auto"/>
            </w:tcBorders>
            <w:hideMark/>
          </w:tcPr>
          <w:p w:rsidR="00E83B7D" w:rsidRDefault="00231691">
            <w:pPr>
              <w:rPr>
                <w:sz w:val="19"/>
                <w:szCs w:val="19"/>
              </w:rPr>
            </w:pPr>
            <w:r>
              <w:rPr>
                <w:sz w:val="19"/>
                <w:szCs w:val="19"/>
              </w:rPr>
              <w:t>G-HMI</w:t>
            </w:r>
          </w:p>
          <w:p w:rsidR="00E83B7D" w:rsidRDefault="00231691">
            <w:pPr>
              <w:rPr>
                <w:sz w:val="19"/>
                <w:szCs w:val="19"/>
                <w:lang w:eastAsia="zh-CN"/>
              </w:rPr>
            </w:pPr>
            <w:r>
              <w:rPr>
                <w:sz w:val="19"/>
                <w:szCs w:val="19"/>
              </w:rPr>
              <w:t>Vehicle System Interface</w:t>
            </w:r>
          </w:p>
        </w:tc>
      </w:tr>
    </w:tbl>
    <w:p w:rsidR="00500605" w:rsidRDefault="00231691" w:rsidP="00CD0F64"/>
    <w:p w:rsidR="00406F39" w:rsidRDefault="00231691" w:rsidP="00952F4A">
      <w:pPr>
        <w:pStyle w:val="Heading3"/>
      </w:pPr>
      <w:bookmarkStart w:id="109" w:name="_Toc20921032"/>
      <w:r>
        <w:t>CAMERA-UC-REQ-331365/A-Press Front Left Corner View Button from Rear 360</w:t>
      </w:r>
      <w:bookmarkEnd w:id="109"/>
    </w:p>
    <w:p w:rsidR="00AE06BC" w:rsidRPr="00AE06BC" w:rsidRDefault="00231691" w:rsidP="00AE06BC"/>
    <w:tbl>
      <w:tblPr>
        <w:tblStyle w:val="TableGrid"/>
        <w:tblW w:w="0" w:type="auto"/>
        <w:jc w:val="center"/>
        <w:tblLook w:val="04A0" w:firstRow="1" w:lastRow="0" w:firstColumn="1" w:lastColumn="0" w:noHBand="0" w:noVBand="1"/>
      </w:tblPr>
      <w:tblGrid>
        <w:gridCol w:w="1890"/>
        <w:gridCol w:w="7460"/>
      </w:tblGrid>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Actors</w:t>
            </w:r>
          </w:p>
        </w:tc>
        <w:tc>
          <w:tcPr>
            <w:tcW w:w="7460" w:type="dxa"/>
            <w:tcBorders>
              <w:top w:val="single" w:sz="4" w:space="0" w:color="auto"/>
              <w:left w:val="single" w:sz="4" w:space="0" w:color="auto"/>
              <w:bottom w:val="single" w:sz="4" w:space="0" w:color="auto"/>
              <w:right w:val="single" w:sz="4" w:space="0" w:color="auto"/>
            </w:tcBorders>
            <w:hideMark/>
          </w:tcPr>
          <w:p w:rsidR="008261DA" w:rsidRDefault="00231691">
            <w:pPr>
              <w:rPr>
                <w:lang w:eastAsia="zh-CN"/>
              </w:rPr>
            </w:pPr>
            <w:r>
              <w:rPr>
                <w:sz w:val="19"/>
                <w:szCs w:val="19"/>
              </w:rPr>
              <w:t>Vehicle Occupant</w:t>
            </w:r>
          </w:p>
        </w:tc>
      </w:tr>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rsidR="008261DA" w:rsidRDefault="00231691" w:rsidP="008261DA">
            <w:pPr>
              <w:numPr>
                <w:ilvl w:val="0"/>
                <w:numId w:val="256"/>
              </w:numPr>
            </w:pPr>
            <w:r>
              <w:t>The vehicle is configured with Multicamera</w:t>
            </w:r>
          </w:p>
          <w:p w:rsidR="008261DA" w:rsidRDefault="00231691" w:rsidP="008261DA">
            <w:pPr>
              <w:numPr>
                <w:ilvl w:val="0"/>
                <w:numId w:val="256"/>
              </w:numPr>
            </w:pPr>
            <w:r>
              <w:t xml:space="preserve">The </w:t>
            </w:r>
            <w:r>
              <w:t>vehicle is in RUN/START</w:t>
            </w:r>
          </w:p>
          <w:p w:rsidR="008261DA" w:rsidRDefault="00231691" w:rsidP="008261DA">
            <w:pPr>
              <w:numPr>
                <w:ilvl w:val="0"/>
                <w:numId w:val="256"/>
              </w:numPr>
            </w:pPr>
            <w:r>
              <w:t>Rear 360 camera is shown</w:t>
            </w:r>
          </w:p>
        </w:tc>
      </w:tr>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rsidR="008261DA" w:rsidRDefault="00231691">
            <w:r>
              <w:t>The driver presses rear left corner view button</w:t>
            </w:r>
          </w:p>
        </w:tc>
      </w:tr>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Post-conditions</w:t>
            </w:r>
          </w:p>
        </w:tc>
        <w:tc>
          <w:tcPr>
            <w:tcW w:w="7460" w:type="dxa"/>
            <w:tcBorders>
              <w:top w:val="single" w:sz="4" w:space="0" w:color="auto"/>
              <w:left w:val="single" w:sz="4" w:space="0" w:color="auto"/>
              <w:bottom w:val="single" w:sz="4" w:space="0" w:color="auto"/>
              <w:right w:val="single" w:sz="4" w:space="0" w:color="auto"/>
            </w:tcBorders>
          </w:tcPr>
          <w:p w:rsidR="008261DA" w:rsidRDefault="00231691">
            <w:r>
              <w:t xml:space="preserve">Multicamera Rear_FL_Corner view appears </w:t>
            </w:r>
          </w:p>
          <w:p w:rsidR="008261DA" w:rsidRDefault="00231691">
            <w:pPr>
              <w:ind w:left="360"/>
            </w:pPr>
          </w:p>
        </w:tc>
      </w:tr>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rsidR="008261DA" w:rsidRDefault="00231691">
            <w:r>
              <w:t>E1 – Vehicle is not RUN/START</w:t>
            </w:r>
          </w:p>
          <w:p w:rsidR="008261DA" w:rsidRDefault="00231691">
            <w:r>
              <w:t>E2</w:t>
            </w:r>
            <w:r>
              <w:t xml:space="preserve"> – Loss of communication with Camera Server</w:t>
            </w:r>
          </w:p>
          <w:p w:rsidR="008261DA" w:rsidRDefault="00231691">
            <w:pPr>
              <w:rPr>
                <w:lang w:eastAsia="zh-CN"/>
              </w:rPr>
            </w:pPr>
            <w:r>
              <w:t>E3 – Valid camera video signal not present</w:t>
            </w:r>
          </w:p>
        </w:tc>
      </w:tr>
      <w:tr w:rsidR="008261DA" w:rsidTr="008261DA">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1DA" w:rsidRDefault="00231691">
            <w:pPr>
              <w:rPr>
                <w:b/>
                <w:lang w:eastAsia="zh-CN"/>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rsidR="008261DA" w:rsidRDefault="00231691">
            <w:pPr>
              <w:rPr>
                <w:lang w:eastAsia="zh-CN"/>
              </w:rPr>
            </w:pPr>
            <w:r>
              <w:t>Vehicle System Interface</w:t>
            </w:r>
          </w:p>
        </w:tc>
      </w:tr>
    </w:tbl>
    <w:p w:rsidR="00500605" w:rsidRDefault="00231691" w:rsidP="00CD0F64"/>
    <w:p w:rsidR="00406F39" w:rsidRDefault="00231691" w:rsidP="00952F4A">
      <w:pPr>
        <w:pStyle w:val="Heading3"/>
      </w:pPr>
      <w:bookmarkStart w:id="110" w:name="_Toc20921033"/>
      <w:r>
        <w:t>CAMERA-UC-REQ-331369/A-Press Front Le</w:t>
      </w:r>
      <w:r>
        <w:t>ft Corner View Button from Front 360</w:t>
      </w:r>
      <w:bookmarkEnd w:id="110"/>
    </w:p>
    <w:p w:rsidR="00AE06BC" w:rsidRPr="00AE06BC" w:rsidRDefault="00231691" w:rsidP="00AE06BC"/>
    <w:tbl>
      <w:tblPr>
        <w:tblStyle w:val="TableGrid"/>
        <w:tblW w:w="0" w:type="auto"/>
        <w:jc w:val="center"/>
        <w:tblLook w:val="04A0" w:firstRow="1" w:lastRow="0" w:firstColumn="1" w:lastColumn="0" w:noHBand="0" w:noVBand="1"/>
      </w:tblPr>
      <w:tblGrid>
        <w:gridCol w:w="1890"/>
        <w:gridCol w:w="7460"/>
      </w:tblGrid>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sz w:val="19"/>
                <w:szCs w:val="19"/>
              </w:rPr>
              <w:br w:type="page"/>
            </w:r>
            <w:r>
              <w:rPr>
                <w:b/>
              </w:rPr>
              <w:t>Actors</w:t>
            </w:r>
          </w:p>
        </w:tc>
        <w:tc>
          <w:tcPr>
            <w:tcW w:w="7460" w:type="dxa"/>
            <w:tcBorders>
              <w:top w:val="single" w:sz="4" w:space="0" w:color="auto"/>
              <w:left w:val="single" w:sz="4" w:space="0" w:color="auto"/>
              <w:bottom w:val="single" w:sz="4" w:space="0" w:color="auto"/>
              <w:right w:val="single" w:sz="4" w:space="0" w:color="auto"/>
            </w:tcBorders>
            <w:hideMark/>
          </w:tcPr>
          <w:p w:rsidR="007537FE" w:rsidRDefault="00231691">
            <w:pPr>
              <w:rPr>
                <w:lang w:eastAsia="zh-CN"/>
              </w:rPr>
            </w:pPr>
            <w:r>
              <w:rPr>
                <w:sz w:val="19"/>
                <w:szCs w:val="19"/>
              </w:rPr>
              <w:t>Vehicle Occupant</w:t>
            </w:r>
          </w:p>
        </w:tc>
      </w:tr>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b/>
              </w:rPr>
              <w:t>Pre-conditions</w:t>
            </w:r>
          </w:p>
        </w:tc>
        <w:tc>
          <w:tcPr>
            <w:tcW w:w="7460" w:type="dxa"/>
            <w:tcBorders>
              <w:top w:val="single" w:sz="4" w:space="0" w:color="auto"/>
              <w:left w:val="single" w:sz="4" w:space="0" w:color="auto"/>
              <w:bottom w:val="single" w:sz="4" w:space="0" w:color="auto"/>
              <w:right w:val="single" w:sz="4" w:space="0" w:color="auto"/>
            </w:tcBorders>
            <w:hideMark/>
          </w:tcPr>
          <w:p w:rsidR="007537FE" w:rsidRDefault="00231691" w:rsidP="007537FE">
            <w:pPr>
              <w:numPr>
                <w:ilvl w:val="0"/>
                <w:numId w:val="258"/>
              </w:numPr>
            </w:pPr>
            <w:r>
              <w:t>The vehicle is configured with Multicamera</w:t>
            </w:r>
          </w:p>
          <w:p w:rsidR="007537FE" w:rsidRDefault="00231691" w:rsidP="007537FE">
            <w:pPr>
              <w:numPr>
                <w:ilvl w:val="0"/>
                <w:numId w:val="258"/>
              </w:numPr>
            </w:pPr>
            <w:r>
              <w:t>The vehicle is in RUN/START</w:t>
            </w:r>
          </w:p>
          <w:p w:rsidR="007537FE" w:rsidRDefault="00231691" w:rsidP="007537FE">
            <w:pPr>
              <w:numPr>
                <w:ilvl w:val="0"/>
                <w:numId w:val="258"/>
              </w:numPr>
            </w:pPr>
            <w:r>
              <w:t xml:space="preserve">Front 360 </w:t>
            </w:r>
            <w:r>
              <w:t>camera is shown</w:t>
            </w:r>
          </w:p>
        </w:tc>
      </w:tr>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rsidR="007537FE" w:rsidRDefault="00231691">
            <w:r>
              <w:t>The driver presses front left corner view button</w:t>
            </w:r>
          </w:p>
        </w:tc>
      </w:tr>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b/>
              </w:rPr>
              <w:t>Post-conditions</w:t>
            </w:r>
          </w:p>
        </w:tc>
        <w:tc>
          <w:tcPr>
            <w:tcW w:w="7460" w:type="dxa"/>
            <w:tcBorders>
              <w:top w:val="single" w:sz="4" w:space="0" w:color="auto"/>
              <w:left w:val="single" w:sz="4" w:space="0" w:color="auto"/>
              <w:bottom w:val="single" w:sz="4" w:space="0" w:color="auto"/>
              <w:right w:val="single" w:sz="4" w:space="0" w:color="auto"/>
            </w:tcBorders>
          </w:tcPr>
          <w:p w:rsidR="007537FE" w:rsidRDefault="00231691">
            <w:r>
              <w:t xml:space="preserve">Multicamera Front_FL_Corner view appears </w:t>
            </w:r>
          </w:p>
          <w:p w:rsidR="007537FE" w:rsidRDefault="00231691">
            <w:pPr>
              <w:ind w:left="360"/>
            </w:pPr>
          </w:p>
        </w:tc>
      </w:tr>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rsidR="007537FE" w:rsidRDefault="00231691">
            <w:r>
              <w:t>E1 – Vehicle is not RUN/START</w:t>
            </w:r>
          </w:p>
          <w:p w:rsidR="007537FE" w:rsidRDefault="00231691">
            <w:r>
              <w:t>E2 – Loss of communication with Camera Server</w:t>
            </w:r>
          </w:p>
          <w:p w:rsidR="007537FE" w:rsidRDefault="00231691">
            <w:pPr>
              <w:rPr>
                <w:lang w:eastAsia="zh-CN"/>
              </w:rPr>
            </w:pPr>
            <w:r>
              <w:t>E3</w:t>
            </w:r>
            <w:r>
              <w:t xml:space="preserve"> – Valid camera video signal not present</w:t>
            </w:r>
          </w:p>
        </w:tc>
      </w:tr>
      <w:tr w:rsidR="007537FE" w:rsidTr="007537F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537FE" w:rsidRDefault="00231691">
            <w:pPr>
              <w:rPr>
                <w:b/>
                <w:lang w:eastAsia="zh-CN"/>
              </w:rPr>
            </w:pPr>
            <w:r>
              <w:rPr>
                <w:b/>
              </w:rPr>
              <w:t>Interfaces</w:t>
            </w:r>
          </w:p>
        </w:tc>
        <w:tc>
          <w:tcPr>
            <w:tcW w:w="7460" w:type="dxa"/>
            <w:tcBorders>
              <w:top w:val="single" w:sz="4" w:space="0" w:color="auto"/>
              <w:left w:val="single" w:sz="4" w:space="0" w:color="auto"/>
              <w:bottom w:val="single" w:sz="4" w:space="0" w:color="auto"/>
              <w:right w:val="single" w:sz="4" w:space="0" w:color="auto"/>
            </w:tcBorders>
            <w:hideMark/>
          </w:tcPr>
          <w:p w:rsidR="007537FE" w:rsidRDefault="00231691">
            <w:pPr>
              <w:rPr>
                <w:lang w:eastAsia="zh-CN"/>
              </w:rPr>
            </w:pPr>
            <w:r>
              <w:t>Vehicle System Interface</w:t>
            </w:r>
          </w:p>
        </w:tc>
      </w:tr>
    </w:tbl>
    <w:p w:rsidR="00500605" w:rsidRDefault="00231691" w:rsidP="00CD0F64"/>
    <w:p w:rsidR="00406F39" w:rsidRDefault="00231691" w:rsidP="00952F4A">
      <w:pPr>
        <w:pStyle w:val="Heading3"/>
      </w:pPr>
      <w:bookmarkStart w:id="111" w:name="_Toc20921034"/>
      <w:r>
        <w:t>CAMERA-UC-REQ-331373/A-Press Front Right Corner View Button from Rear 360</w:t>
      </w:r>
      <w:bookmarkEnd w:id="111"/>
    </w:p>
    <w:p w:rsidR="00AE06BC" w:rsidRPr="00AE06BC" w:rsidRDefault="00231691" w:rsidP="00AE06BC"/>
    <w:tbl>
      <w:tblPr>
        <w:tblStyle w:val="TableGrid"/>
        <w:tblW w:w="0" w:type="auto"/>
        <w:jc w:val="center"/>
        <w:tblLook w:val="04A0" w:firstRow="1" w:lastRow="0" w:firstColumn="1" w:lastColumn="0" w:noHBand="0" w:noVBand="1"/>
      </w:tblPr>
      <w:tblGrid>
        <w:gridCol w:w="1889"/>
        <w:gridCol w:w="7461"/>
      </w:tblGrid>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rsidR="00D776D5" w:rsidRDefault="00231691">
            <w:pPr>
              <w:rPr>
                <w:lang w:eastAsia="zh-CN"/>
              </w:rPr>
            </w:pPr>
            <w:r>
              <w:rPr>
                <w:sz w:val="19"/>
                <w:szCs w:val="19"/>
              </w:rPr>
              <w:t>Vehicle Occupant</w:t>
            </w:r>
          </w:p>
        </w:tc>
      </w:tr>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rsidR="00D776D5" w:rsidRDefault="00231691" w:rsidP="00D776D5">
            <w:pPr>
              <w:numPr>
                <w:ilvl w:val="0"/>
                <w:numId w:val="260"/>
              </w:numPr>
            </w:pPr>
            <w:r>
              <w:t>The vehicle is configured with Multicamera</w:t>
            </w:r>
          </w:p>
          <w:p w:rsidR="00D776D5" w:rsidRDefault="00231691" w:rsidP="00D776D5">
            <w:pPr>
              <w:numPr>
                <w:ilvl w:val="0"/>
                <w:numId w:val="260"/>
              </w:numPr>
            </w:pPr>
            <w:r>
              <w:lastRenderedPageBreak/>
              <w:t>The vehicle is in RUN/START</w:t>
            </w:r>
          </w:p>
          <w:p w:rsidR="00D776D5" w:rsidRDefault="00231691" w:rsidP="00D776D5">
            <w:pPr>
              <w:numPr>
                <w:ilvl w:val="0"/>
                <w:numId w:val="260"/>
              </w:numPr>
            </w:pPr>
            <w:r>
              <w:t>Rear 360 camera is shown</w:t>
            </w:r>
          </w:p>
        </w:tc>
      </w:tr>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lastRenderedPageBreak/>
              <w:t>Scenario Description</w:t>
            </w:r>
          </w:p>
        </w:tc>
        <w:tc>
          <w:tcPr>
            <w:tcW w:w="7461" w:type="dxa"/>
            <w:tcBorders>
              <w:top w:val="single" w:sz="4" w:space="0" w:color="auto"/>
              <w:left w:val="single" w:sz="4" w:space="0" w:color="auto"/>
              <w:bottom w:val="single" w:sz="4" w:space="0" w:color="auto"/>
              <w:right w:val="single" w:sz="4" w:space="0" w:color="auto"/>
            </w:tcBorders>
            <w:hideMark/>
          </w:tcPr>
          <w:p w:rsidR="00D776D5" w:rsidRDefault="00231691">
            <w:r>
              <w:t xml:space="preserve">The driver presses front right corner view button </w:t>
            </w:r>
          </w:p>
        </w:tc>
      </w:tr>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rsidR="00D776D5" w:rsidRDefault="00231691">
            <w:r>
              <w:t xml:space="preserve">Multicamera Rear_FR_Corner view appears </w:t>
            </w:r>
          </w:p>
          <w:p w:rsidR="00D776D5" w:rsidRDefault="00231691">
            <w:pPr>
              <w:ind w:left="360"/>
            </w:pPr>
          </w:p>
        </w:tc>
      </w:tr>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rsidR="00D776D5" w:rsidRDefault="00231691">
            <w:r>
              <w:t>E1 – Vehicle is not RUN/START</w:t>
            </w:r>
          </w:p>
          <w:p w:rsidR="00D776D5" w:rsidRDefault="00231691">
            <w:r>
              <w:t>E2 – Loss of communication with Camera Server</w:t>
            </w:r>
          </w:p>
          <w:p w:rsidR="00D776D5" w:rsidRDefault="00231691">
            <w:pPr>
              <w:rPr>
                <w:lang w:eastAsia="zh-CN"/>
              </w:rPr>
            </w:pPr>
            <w:r>
              <w:t>E3 – Valid camera video signal not presen</w:t>
            </w:r>
            <w:r>
              <w:t>t</w:t>
            </w:r>
          </w:p>
        </w:tc>
      </w:tr>
      <w:tr w:rsidR="00D776D5" w:rsidTr="00D776D5">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776D5" w:rsidRDefault="00231691">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rsidR="00D776D5" w:rsidRDefault="00231691">
            <w:pPr>
              <w:rPr>
                <w:lang w:eastAsia="zh-CN"/>
              </w:rPr>
            </w:pPr>
            <w:r>
              <w:t>Vehicle System Interface</w:t>
            </w:r>
          </w:p>
        </w:tc>
      </w:tr>
    </w:tbl>
    <w:p w:rsidR="00500605" w:rsidRDefault="00231691" w:rsidP="00CD0F64"/>
    <w:p w:rsidR="00406F39" w:rsidRDefault="00231691" w:rsidP="00952F4A">
      <w:pPr>
        <w:pStyle w:val="Heading3"/>
      </w:pPr>
      <w:bookmarkStart w:id="112" w:name="_Toc20921035"/>
      <w:r>
        <w:t>CAMERA-UC-REQ-331374/A-Press Front Right Corner View Button from Front 360</w:t>
      </w:r>
      <w:bookmarkEnd w:id="112"/>
    </w:p>
    <w:p w:rsidR="00AE06BC" w:rsidRPr="00AE06BC" w:rsidRDefault="00231691" w:rsidP="00AE06BC"/>
    <w:tbl>
      <w:tblPr>
        <w:tblStyle w:val="TableGrid"/>
        <w:tblW w:w="0" w:type="auto"/>
        <w:jc w:val="center"/>
        <w:tblLook w:val="04A0" w:firstRow="1" w:lastRow="0" w:firstColumn="1" w:lastColumn="0" w:noHBand="0" w:noVBand="1"/>
      </w:tblPr>
      <w:tblGrid>
        <w:gridCol w:w="1889"/>
        <w:gridCol w:w="7461"/>
      </w:tblGrid>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Actors</w:t>
            </w:r>
          </w:p>
        </w:tc>
        <w:tc>
          <w:tcPr>
            <w:tcW w:w="7461" w:type="dxa"/>
            <w:tcBorders>
              <w:top w:val="single" w:sz="4" w:space="0" w:color="auto"/>
              <w:left w:val="single" w:sz="4" w:space="0" w:color="auto"/>
              <w:bottom w:val="single" w:sz="4" w:space="0" w:color="auto"/>
              <w:right w:val="single" w:sz="4" w:space="0" w:color="auto"/>
            </w:tcBorders>
            <w:hideMark/>
          </w:tcPr>
          <w:p w:rsidR="0021191E" w:rsidRDefault="00231691">
            <w:pPr>
              <w:rPr>
                <w:lang w:eastAsia="zh-CN"/>
              </w:rPr>
            </w:pPr>
            <w:r>
              <w:rPr>
                <w:sz w:val="19"/>
                <w:szCs w:val="19"/>
              </w:rPr>
              <w:t>Vehicle Occupant</w:t>
            </w:r>
          </w:p>
        </w:tc>
      </w:tr>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Pre-conditions</w:t>
            </w:r>
          </w:p>
        </w:tc>
        <w:tc>
          <w:tcPr>
            <w:tcW w:w="7461" w:type="dxa"/>
            <w:tcBorders>
              <w:top w:val="single" w:sz="4" w:space="0" w:color="auto"/>
              <w:left w:val="single" w:sz="4" w:space="0" w:color="auto"/>
              <w:bottom w:val="single" w:sz="4" w:space="0" w:color="auto"/>
              <w:right w:val="single" w:sz="4" w:space="0" w:color="auto"/>
            </w:tcBorders>
            <w:hideMark/>
          </w:tcPr>
          <w:p w:rsidR="0021191E" w:rsidRDefault="00231691" w:rsidP="0021191E">
            <w:pPr>
              <w:numPr>
                <w:ilvl w:val="0"/>
                <w:numId w:val="262"/>
              </w:numPr>
            </w:pPr>
            <w:r>
              <w:t>The vehicle is configured with Multicamera</w:t>
            </w:r>
          </w:p>
          <w:p w:rsidR="0021191E" w:rsidRDefault="00231691" w:rsidP="0021191E">
            <w:pPr>
              <w:numPr>
                <w:ilvl w:val="0"/>
                <w:numId w:val="262"/>
              </w:numPr>
            </w:pPr>
            <w:r>
              <w:t>The vehicle is in RUN/START</w:t>
            </w:r>
          </w:p>
          <w:p w:rsidR="0021191E" w:rsidRDefault="00231691" w:rsidP="0021191E">
            <w:pPr>
              <w:numPr>
                <w:ilvl w:val="0"/>
                <w:numId w:val="262"/>
              </w:numPr>
            </w:pPr>
            <w:r>
              <w:t>Front 360 camera is shown</w:t>
            </w:r>
          </w:p>
        </w:tc>
      </w:tr>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Scenario Description</w:t>
            </w:r>
          </w:p>
        </w:tc>
        <w:tc>
          <w:tcPr>
            <w:tcW w:w="7461" w:type="dxa"/>
            <w:tcBorders>
              <w:top w:val="single" w:sz="4" w:space="0" w:color="auto"/>
              <w:left w:val="single" w:sz="4" w:space="0" w:color="auto"/>
              <w:bottom w:val="single" w:sz="4" w:space="0" w:color="auto"/>
              <w:right w:val="single" w:sz="4" w:space="0" w:color="auto"/>
            </w:tcBorders>
            <w:hideMark/>
          </w:tcPr>
          <w:p w:rsidR="0021191E" w:rsidRDefault="00231691">
            <w:r>
              <w:t xml:space="preserve">The driver presses front right corner view </w:t>
            </w:r>
            <w:r>
              <w:t>button</w:t>
            </w:r>
          </w:p>
        </w:tc>
      </w:tr>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Post-conditions</w:t>
            </w:r>
          </w:p>
        </w:tc>
        <w:tc>
          <w:tcPr>
            <w:tcW w:w="7461" w:type="dxa"/>
            <w:tcBorders>
              <w:top w:val="single" w:sz="4" w:space="0" w:color="auto"/>
              <w:left w:val="single" w:sz="4" w:space="0" w:color="auto"/>
              <w:bottom w:val="single" w:sz="4" w:space="0" w:color="auto"/>
              <w:right w:val="single" w:sz="4" w:space="0" w:color="auto"/>
            </w:tcBorders>
          </w:tcPr>
          <w:p w:rsidR="0021191E" w:rsidRDefault="00231691">
            <w:r>
              <w:t xml:space="preserve">Multicamera Front_FR_Corner view appears </w:t>
            </w:r>
          </w:p>
          <w:p w:rsidR="0021191E" w:rsidRDefault="00231691">
            <w:pPr>
              <w:ind w:left="360"/>
            </w:pPr>
          </w:p>
        </w:tc>
      </w:tr>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List of Exception Use Cases</w:t>
            </w:r>
          </w:p>
        </w:tc>
        <w:tc>
          <w:tcPr>
            <w:tcW w:w="7461" w:type="dxa"/>
            <w:tcBorders>
              <w:top w:val="single" w:sz="4" w:space="0" w:color="auto"/>
              <w:left w:val="single" w:sz="4" w:space="0" w:color="auto"/>
              <w:bottom w:val="single" w:sz="4" w:space="0" w:color="auto"/>
              <w:right w:val="single" w:sz="4" w:space="0" w:color="auto"/>
            </w:tcBorders>
            <w:hideMark/>
          </w:tcPr>
          <w:p w:rsidR="0021191E" w:rsidRDefault="00231691">
            <w:r>
              <w:t>E1 – Vehicle is not RUN/START</w:t>
            </w:r>
          </w:p>
          <w:p w:rsidR="0021191E" w:rsidRDefault="00231691">
            <w:r>
              <w:t>E2 – Loss of communication with Camera Server</w:t>
            </w:r>
          </w:p>
          <w:p w:rsidR="0021191E" w:rsidRDefault="00231691">
            <w:pPr>
              <w:rPr>
                <w:lang w:eastAsia="zh-CN"/>
              </w:rPr>
            </w:pPr>
            <w:r>
              <w:t>E3 – Valid camera video signal not present</w:t>
            </w:r>
          </w:p>
        </w:tc>
      </w:tr>
      <w:tr w:rsidR="0021191E" w:rsidTr="0021191E">
        <w:trPr>
          <w:jc w:val="center"/>
        </w:trPr>
        <w:tc>
          <w:tcPr>
            <w:tcW w:w="1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1191E" w:rsidRDefault="00231691">
            <w:pPr>
              <w:rPr>
                <w:b/>
                <w:lang w:eastAsia="zh-CN"/>
              </w:rPr>
            </w:pPr>
            <w:r>
              <w:rPr>
                <w:b/>
              </w:rPr>
              <w:t>Interfaces</w:t>
            </w:r>
          </w:p>
        </w:tc>
        <w:tc>
          <w:tcPr>
            <w:tcW w:w="7461" w:type="dxa"/>
            <w:tcBorders>
              <w:top w:val="single" w:sz="4" w:space="0" w:color="auto"/>
              <w:left w:val="single" w:sz="4" w:space="0" w:color="auto"/>
              <w:bottom w:val="single" w:sz="4" w:space="0" w:color="auto"/>
              <w:right w:val="single" w:sz="4" w:space="0" w:color="auto"/>
            </w:tcBorders>
            <w:hideMark/>
          </w:tcPr>
          <w:p w:rsidR="0021191E" w:rsidRDefault="00231691">
            <w:pPr>
              <w:rPr>
                <w:lang w:eastAsia="zh-CN"/>
              </w:rPr>
            </w:pPr>
            <w:r>
              <w:t>Vehicle System Interface</w:t>
            </w:r>
          </w:p>
        </w:tc>
      </w:tr>
    </w:tbl>
    <w:p w:rsidR="00500605" w:rsidRDefault="00231691" w:rsidP="00CD0F64"/>
    <w:p w:rsidR="00406F39" w:rsidRDefault="00231691" w:rsidP="00952F4A">
      <w:pPr>
        <w:pStyle w:val="Heading2"/>
      </w:pPr>
      <w:bookmarkStart w:id="113" w:name="_Toc20921036"/>
      <w:r>
        <w:t>Views At Speed</w:t>
      </w:r>
      <w:bookmarkEnd w:id="113"/>
    </w:p>
    <w:p w:rsidR="00406F39" w:rsidRDefault="00231691" w:rsidP="00952F4A">
      <w:pPr>
        <w:pStyle w:val="Heading3"/>
      </w:pPr>
      <w:bookmarkStart w:id="114" w:name="_Toc20921037"/>
      <w:r w:rsidRPr="00B9479B">
        <w:t>CAMERA-FUN-REQ-354982/A-Views At Speed</w:t>
      </w:r>
      <w:bookmarkEnd w:id="114"/>
    </w:p>
    <w:p w:rsidR="00406F39" w:rsidRDefault="00231691" w:rsidP="00952F4A">
      <w:pPr>
        <w:pStyle w:val="Heading4"/>
      </w:pPr>
      <w:r>
        <w:t>Requirements</w:t>
      </w:r>
    </w:p>
    <w:p w:rsidR="00952F4A" w:rsidRPr="00952F4A" w:rsidRDefault="00952F4A" w:rsidP="00952F4A">
      <w:pPr>
        <w:pStyle w:val="Heading5"/>
        <w:rPr>
          <w:b w:val="0"/>
          <w:u w:val="single"/>
        </w:rPr>
      </w:pPr>
      <w:r w:rsidRPr="00952F4A">
        <w:rPr>
          <w:b w:val="0"/>
          <w:u w:val="single"/>
        </w:rPr>
        <w:t>CAMERA-REQ-354992/A-Views At Speed Availability</w:t>
      </w:r>
    </w:p>
    <w:p w:rsidR="00DB7D7C" w:rsidRPr="00DB7D7C" w:rsidRDefault="00231691" w:rsidP="00DB7D7C">
      <w:r w:rsidRPr="00DB7D7C">
        <w:t xml:space="preserve">Views At Speed are a set of views that are available even when vehicle reaches speeds above those mentioned in req 014077, while not in reverse drive. </w:t>
      </w:r>
    </w:p>
    <w:p w:rsidR="00DB7D7C" w:rsidRPr="00DB7D7C" w:rsidRDefault="00231691" w:rsidP="00DB7D7C"/>
    <w:p w:rsidR="00DB7D7C" w:rsidRPr="00DB7D7C" w:rsidRDefault="00231691" w:rsidP="00DB7D7C">
      <w:r w:rsidRPr="00DB7D7C">
        <w:t>For some implementations the views will deactivate under the speed limitations of req 01407</w:t>
      </w:r>
      <w:r w:rsidRPr="00DB7D7C">
        <w:t xml:space="preserve">7, the user will be able to reactivate the applicable views again by button press. </w:t>
      </w:r>
    </w:p>
    <w:p w:rsidR="00DB7D7C" w:rsidRPr="00DB7D7C" w:rsidRDefault="00231691" w:rsidP="00DB7D7C"/>
    <w:p w:rsidR="00DB7D7C" w:rsidRPr="00DB7D7C" w:rsidRDefault="00231691" w:rsidP="00DB7D7C">
      <w:r w:rsidRPr="00DB7D7C">
        <w:t xml:space="preserve">The user is able to request a view change and Server will decide on what kind of views to display. </w:t>
      </w:r>
    </w:p>
    <w:p w:rsidR="00DB7D7C" w:rsidRDefault="00231691" w:rsidP="00DB7D7C">
      <w:r w:rsidRPr="00DB7D7C">
        <w:t>Available views are setup through Method II configuration.</w:t>
      </w:r>
      <w:r>
        <w:t xml:space="preserve"> </w:t>
      </w:r>
    </w:p>
    <w:p w:rsidR="007D05D1" w:rsidRDefault="00231691" w:rsidP="00500605"/>
    <w:p w:rsidR="00952F4A" w:rsidRPr="00952F4A" w:rsidRDefault="00952F4A" w:rsidP="00952F4A">
      <w:pPr>
        <w:pStyle w:val="Heading5"/>
        <w:rPr>
          <w:b w:val="0"/>
          <w:u w:val="single"/>
        </w:rPr>
      </w:pPr>
      <w:r w:rsidRPr="00952F4A">
        <w:rPr>
          <w:b w:val="0"/>
          <w:u w:val="single"/>
        </w:rPr>
        <w:t>CAMERA-REQ-354993/A-Views At Speed List</w:t>
      </w:r>
    </w:p>
    <w:p w:rsidR="00500605" w:rsidRDefault="00231691" w:rsidP="00500605">
      <w:r>
        <w:t>Views a</w:t>
      </w:r>
      <w:r>
        <w:t>t Speed include the following views:</w:t>
      </w:r>
    </w:p>
    <w:p w:rsidR="00656B54" w:rsidRDefault="00231691" w:rsidP="00500605"/>
    <w:tbl>
      <w:tblPr>
        <w:tblW w:w="2840" w:type="dxa"/>
        <w:jc w:val="center"/>
        <w:tblLook w:val="04A0" w:firstRow="1" w:lastRow="0" w:firstColumn="1" w:lastColumn="0" w:noHBand="0" w:noVBand="1"/>
      </w:tblPr>
      <w:tblGrid>
        <w:gridCol w:w="1420"/>
        <w:gridCol w:w="1420"/>
      </w:tblGrid>
      <w:tr w:rsidR="00656B54" w:rsidRPr="00656B54" w:rsidTr="00952F4A">
        <w:trPr>
          <w:trHeight w:val="255"/>
          <w:jc w:val="center"/>
        </w:trPr>
        <w:tc>
          <w:tcPr>
            <w:tcW w:w="1420" w:type="dxa"/>
            <w:tcBorders>
              <w:top w:val="single" w:sz="8" w:space="0" w:color="auto"/>
              <w:left w:val="single" w:sz="8" w:space="0" w:color="auto"/>
              <w:bottom w:val="single" w:sz="4" w:space="0" w:color="auto"/>
              <w:right w:val="single" w:sz="4" w:space="0" w:color="auto"/>
            </w:tcBorders>
            <w:shd w:val="clear" w:color="000000" w:fill="BDD7EE"/>
            <w:noWrap/>
            <w:vAlign w:val="bottom"/>
            <w:hideMark/>
          </w:tcPr>
          <w:p w:rsidR="00656B54" w:rsidRPr="00656B54" w:rsidRDefault="00231691" w:rsidP="00656B54">
            <w:pPr>
              <w:rPr>
                <w:rFonts w:cs="Arial"/>
                <w:color w:val="000000"/>
              </w:rPr>
            </w:pPr>
            <w:r w:rsidRPr="00656B54">
              <w:rPr>
                <w:rFonts w:cs="Arial"/>
                <w:color w:val="000000"/>
              </w:rPr>
              <w:t>View Name</w:t>
            </w:r>
          </w:p>
        </w:tc>
        <w:tc>
          <w:tcPr>
            <w:tcW w:w="1420" w:type="dxa"/>
            <w:tcBorders>
              <w:top w:val="single" w:sz="8" w:space="0" w:color="auto"/>
              <w:left w:val="nil"/>
              <w:bottom w:val="single" w:sz="4" w:space="0" w:color="auto"/>
              <w:right w:val="single" w:sz="8" w:space="0" w:color="auto"/>
            </w:tcBorders>
            <w:shd w:val="clear" w:color="000000" w:fill="BDD7EE"/>
            <w:noWrap/>
            <w:vAlign w:val="bottom"/>
            <w:hideMark/>
          </w:tcPr>
          <w:p w:rsidR="00656B54" w:rsidRPr="00656B54" w:rsidRDefault="00231691" w:rsidP="00656B54">
            <w:pPr>
              <w:rPr>
                <w:rFonts w:cs="Arial"/>
                <w:color w:val="000000"/>
              </w:rPr>
            </w:pPr>
            <w:r w:rsidRPr="00656B54">
              <w:rPr>
                <w:rFonts w:cs="Arial"/>
                <w:color w:val="000000"/>
              </w:rPr>
              <w:t>Config Value</w:t>
            </w:r>
          </w:p>
        </w:tc>
      </w:tr>
      <w:tr w:rsidR="00656B54" w:rsidRPr="00656B54" w:rsidTr="00952F4A">
        <w:trPr>
          <w:trHeight w:val="255"/>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CHMSL</w:t>
            </w:r>
          </w:p>
        </w:tc>
        <w:tc>
          <w:tcPr>
            <w:tcW w:w="1420" w:type="dxa"/>
            <w:tcBorders>
              <w:top w:val="nil"/>
              <w:left w:val="nil"/>
              <w:bottom w:val="single" w:sz="4" w:space="0" w:color="auto"/>
              <w:right w:val="single" w:sz="8"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0x0B</w:t>
            </w:r>
          </w:p>
        </w:tc>
      </w:tr>
      <w:tr w:rsidR="00656B54" w:rsidRPr="00656B54" w:rsidTr="00952F4A">
        <w:trPr>
          <w:trHeight w:val="255"/>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Aux</w:t>
            </w:r>
          </w:p>
        </w:tc>
        <w:tc>
          <w:tcPr>
            <w:tcW w:w="1420" w:type="dxa"/>
            <w:tcBorders>
              <w:top w:val="nil"/>
              <w:left w:val="nil"/>
              <w:bottom w:val="single" w:sz="4" w:space="0" w:color="auto"/>
              <w:right w:val="single" w:sz="8"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0x0D</w:t>
            </w:r>
          </w:p>
        </w:tc>
      </w:tr>
      <w:tr w:rsidR="00656B54" w:rsidRPr="00656B54" w:rsidTr="00952F4A">
        <w:trPr>
          <w:trHeight w:val="255"/>
          <w:jc w:val="center"/>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Hitch</w:t>
            </w:r>
          </w:p>
        </w:tc>
        <w:tc>
          <w:tcPr>
            <w:tcW w:w="1420" w:type="dxa"/>
            <w:tcBorders>
              <w:top w:val="nil"/>
              <w:left w:val="nil"/>
              <w:bottom w:val="single" w:sz="4" w:space="0" w:color="auto"/>
              <w:right w:val="single" w:sz="8"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0x26</w:t>
            </w:r>
          </w:p>
        </w:tc>
      </w:tr>
      <w:tr w:rsidR="00656B54" w:rsidRPr="00656B54" w:rsidTr="00952F4A">
        <w:trPr>
          <w:trHeight w:val="270"/>
          <w:jc w:val="center"/>
        </w:trPr>
        <w:tc>
          <w:tcPr>
            <w:tcW w:w="1420" w:type="dxa"/>
            <w:tcBorders>
              <w:top w:val="nil"/>
              <w:left w:val="single" w:sz="8" w:space="0" w:color="auto"/>
              <w:bottom w:val="single" w:sz="8" w:space="0" w:color="auto"/>
              <w:right w:val="single" w:sz="4" w:space="0" w:color="auto"/>
            </w:tcBorders>
            <w:shd w:val="clear" w:color="auto" w:fill="auto"/>
            <w:noWrap/>
            <w:vAlign w:val="bottom"/>
            <w:hideMark/>
          </w:tcPr>
          <w:p w:rsidR="00656B54" w:rsidRPr="00656B54" w:rsidRDefault="00231691" w:rsidP="00656B54">
            <w:pPr>
              <w:rPr>
                <w:rFonts w:cs="Arial"/>
                <w:color w:val="000000"/>
              </w:rPr>
            </w:pPr>
            <w:r>
              <w:rPr>
                <w:rFonts w:cs="Arial"/>
                <w:color w:val="000000"/>
              </w:rPr>
              <w:t>RCOD*</w:t>
            </w:r>
          </w:p>
        </w:tc>
        <w:tc>
          <w:tcPr>
            <w:tcW w:w="1420" w:type="dxa"/>
            <w:tcBorders>
              <w:top w:val="nil"/>
              <w:left w:val="nil"/>
              <w:bottom w:val="single" w:sz="8" w:space="0" w:color="auto"/>
              <w:right w:val="single" w:sz="8" w:space="0" w:color="auto"/>
            </w:tcBorders>
            <w:shd w:val="clear" w:color="auto" w:fill="auto"/>
            <w:noWrap/>
            <w:vAlign w:val="bottom"/>
            <w:hideMark/>
          </w:tcPr>
          <w:p w:rsidR="00656B54" w:rsidRPr="00656B54" w:rsidRDefault="00231691" w:rsidP="00656B54">
            <w:pPr>
              <w:rPr>
                <w:rFonts w:cs="Arial"/>
                <w:color w:val="000000"/>
              </w:rPr>
            </w:pPr>
            <w:r w:rsidRPr="00656B54">
              <w:rPr>
                <w:rFonts w:cs="Arial"/>
                <w:color w:val="000000"/>
              </w:rPr>
              <w:t>0x27</w:t>
            </w:r>
          </w:p>
        </w:tc>
      </w:tr>
    </w:tbl>
    <w:p w:rsidR="00656B54" w:rsidRDefault="00231691" w:rsidP="00656B54"/>
    <w:p w:rsidR="00656B54" w:rsidRDefault="00231691" w:rsidP="00656B54">
      <w:r>
        <w:t>*This is the RCOD in multicamera SPSS with Config value 0x27, not to be confused with Rear Camera On</w:t>
      </w:r>
      <w:r>
        <w:t xml:space="preserve"> Demand SPSS which also is commonly referred to RCOD.</w:t>
      </w:r>
    </w:p>
    <w:p w:rsidR="00952F4A" w:rsidRPr="00952F4A" w:rsidRDefault="00952F4A" w:rsidP="00952F4A">
      <w:pPr>
        <w:pStyle w:val="Heading5"/>
        <w:rPr>
          <w:b w:val="0"/>
          <w:u w:val="single"/>
        </w:rPr>
      </w:pPr>
      <w:bookmarkStart w:id="115" w:name="_GoBack"/>
      <w:bookmarkEnd w:id="115"/>
      <w:r w:rsidRPr="00952F4A">
        <w:rPr>
          <w:b w:val="0"/>
          <w:u w:val="single"/>
        </w:rPr>
        <w:lastRenderedPageBreak/>
        <w:t>CAMERA-REQ-358450/A-Off Road Mode Views At Speed</w:t>
      </w:r>
    </w:p>
    <w:p w:rsidR="00767227" w:rsidRDefault="00231691" w:rsidP="00767227">
      <w:r>
        <w:t xml:space="preserve">When the vehicle is configured for off road mode views at speed and off road mode is active, </w:t>
      </w:r>
      <w:r w:rsidRPr="00767227">
        <w:t>there is no max speed limit for showing Off Road Front Camera Image.</w:t>
      </w:r>
      <w:r>
        <w:t xml:space="preserve"> </w:t>
      </w:r>
    </w:p>
    <w:p w:rsidR="00500605" w:rsidRPr="00767227" w:rsidRDefault="00231691" w:rsidP="00767227"/>
    <w:p w:rsidR="00406F39" w:rsidRDefault="00231691" w:rsidP="00952F4A">
      <w:pPr>
        <w:pStyle w:val="Heading4"/>
      </w:pPr>
      <w:r>
        <w:t>Use Cases</w:t>
      </w:r>
    </w:p>
    <w:p w:rsidR="00406F39" w:rsidRDefault="00231691" w:rsidP="00952F4A">
      <w:pPr>
        <w:pStyle w:val="Heading5"/>
      </w:pPr>
      <w:r>
        <w:t>CAMERA-UC-REQ-355016/A-Views At Speed Trigger</w:t>
      </w:r>
    </w:p>
    <w:p w:rsidR="00AE06BC" w:rsidRPr="00AE06BC" w:rsidRDefault="0023169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rsidTr="00952F4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D0F64" w:rsidRDefault="00231691">
            <w:pPr>
              <w:spacing w:line="276" w:lineRule="auto"/>
            </w:pPr>
            <w:r>
              <w:t>Vehicle Occupant</w:t>
            </w:r>
          </w:p>
        </w:tc>
      </w:tr>
      <w:tr w:rsidR="00CD0F64"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310228" w:rsidRPr="00310228" w:rsidRDefault="00231691" w:rsidP="00310228">
            <w:pPr>
              <w:spacing w:line="276" w:lineRule="auto"/>
            </w:pPr>
            <w:r w:rsidRPr="00310228">
              <w:t xml:space="preserve">The infotainment system is powered on. </w:t>
            </w:r>
          </w:p>
          <w:p w:rsidR="00310228" w:rsidRPr="00310228" w:rsidRDefault="00231691" w:rsidP="00310228">
            <w:pPr>
              <w:spacing w:line="276" w:lineRule="auto"/>
            </w:pPr>
            <w:r w:rsidRPr="00310228">
              <w:t xml:space="preserve">The ignition status is Run/Start. </w:t>
            </w:r>
          </w:p>
          <w:p w:rsidR="00310228" w:rsidRPr="00310228" w:rsidRDefault="00231691" w:rsidP="00310228">
            <w:pPr>
              <w:spacing w:line="276" w:lineRule="auto"/>
            </w:pPr>
            <w:r w:rsidRPr="00310228">
              <w:t>Vehicle is in Drive above 10kph</w:t>
            </w:r>
            <w:r>
              <w:t>.</w:t>
            </w:r>
          </w:p>
          <w:p w:rsidR="00310228" w:rsidRPr="00310228" w:rsidRDefault="00231691" w:rsidP="00310228">
            <w:pPr>
              <w:spacing w:line="276" w:lineRule="auto"/>
            </w:pPr>
            <w:r w:rsidRPr="00310228">
              <w:t xml:space="preserve">Vehicle is equipped with </w:t>
            </w:r>
            <w:r>
              <w:t>360 camera with a</w:t>
            </w:r>
            <w:r>
              <w:t>ny or all of the views at speed: Aux, CHMSL,</w:t>
            </w:r>
            <w:r>
              <w:t xml:space="preserve"> HITCH, RCOD</w:t>
            </w:r>
          </w:p>
          <w:p w:rsidR="00CD0F64" w:rsidRDefault="00231691" w:rsidP="00310228">
            <w:pPr>
              <w:spacing w:line="276" w:lineRule="auto"/>
            </w:pPr>
            <w:r>
              <w:t>No camera view is active.</w:t>
            </w:r>
          </w:p>
        </w:tc>
      </w:tr>
      <w:tr w:rsidR="00CD0F64"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310228" w:rsidRDefault="00231691" w:rsidP="00310228">
            <w:pPr>
              <w:spacing w:line="252" w:lineRule="auto"/>
              <w:rPr>
                <w:rFonts w:ascii="Calibri" w:hAnsi="Calibri"/>
              </w:rPr>
            </w:pPr>
            <w:r>
              <w:t xml:space="preserve">Customer presses Camera button. </w:t>
            </w:r>
          </w:p>
          <w:p w:rsidR="00CD0F64" w:rsidRDefault="00231691" w:rsidP="00310228">
            <w:pPr>
              <w:spacing w:line="276" w:lineRule="auto"/>
              <w:ind w:firstLine="720"/>
            </w:pPr>
          </w:p>
        </w:tc>
      </w:tr>
      <w:tr w:rsidR="00CD0F64"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CD0F64" w:rsidRDefault="00231691">
            <w:pPr>
              <w:spacing w:line="276" w:lineRule="auto"/>
            </w:pPr>
            <w:r>
              <w:t>Client displays available view at speed per camera request.</w:t>
            </w:r>
          </w:p>
        </w:tc>
      </w:tr>
      <w:tr w:rsidR="00CD0F64"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CD0F64" w:rsidRDefault="00231691">
            <w:pPr>
              <w:spacing w:line="276" w:lineRule="auto"/>
            </w:pPr>
          </w:p>
        </w:tc>
      </w:tr>
      <w:tr w:rsidR="00CD0F64" w:rsidTr="00952F4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CD0F64" w:rsidRDefault="00231691">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310228" w:rsidRDefault="00231691" w:rsidP="00310228">
            <w:pPr>
              <w:spacing w:line="252" w:lineRule="auto"/>
              <w:rPr>
                <w:rFonts w:ascii="Calibri" w:hAnsi="Calibri"/>
              </w:rPr>
            </w:pPr>
            <w:r>
              <w:t xml:space="preserve">G-HMI </w:t>
            </w:r>
          </w:p>
          <w:p w:rsidR="00CD0F64" w:rsidRDefault="00231691" w:rsidP="00310228">
            <w:pPr>
              <w:spacing w:line="276" w:lineRule="auto"/>
            </w:pPr>
            <w:r>
              <w:t>Vehicle System Interface</w:t>
            </w:r>
          </w:p>
        </w:tc>
      </w:tr>
    </w:tbl>
    <w:p w:rsidR="00500605" w:rsidRDefault="00231691" w:rsidP="00CD0F64"/>
    <w:p w:rsidR="00406F39" w:rsidRDefault="00231691" w:rsidP="00952F4A">
      <w:pPr>
        <w:pStyle w:val="Heading4"/>
      </w:pPr>
      <w:r>
        <w:t>White Box Views</w:t>
      </w:r>
    </w:p>
    <w:p w:rsidR="00406F39" w:rsidRDefault="00231691" w:rsidP="00952F4A">
      <w:pPr>
        <w:pStyle w:val="Heading5"/>
      </w:pPr>
      <w:r>
        <w:t>Activity Diagram</w:t>
      </w:r>
    </w:p>
    <w:p w:rsidR="00406F39" w:rsidRDefault="00231691" w:rsidP="00952F4A">
      <w:pPr>
        <w:pStyle w:val="Heading6"/>
      </w:pPr>
      <w:r>
        <w:t>CAMERA-ACT-REQ-358468/A-Views At Speed</w:t>
      </w:r>
    </w:p>
    <w:p w:rsidR="00500605" w:rsidRDefault="00231691" w:rsidP="00952F4A">
      <w:pPr>
        <w:jc w:val="center"/>
      </w:pPr>
      <w:r w:rsidRPr="002C7F7C">
        <w:rPr>
          <w:noProof/>
        </w:rPr>
        <w:drawing>
          <wp:inline distT="0" distB="0" distL="0" distR="0">
            <wp:extent cx="5943600" cy="2977605"/>
            <wp:effectExtent l="0" t="0" r="0" b="0"/>
            <wp:docPr id="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7605"/>
                    </a:xfrm>
                    <a:prstGeom prst="rect">
                      <a:avLst/>
                    </a:prstGeom>
                    <a:noFill/>
                    <a:ln>
                      <a:noFill/>
                    </a:ln>
                  </pic:spPr>
                </pic:pic>
              </a:graphicData>
            </a:graphic>
          </wp:inline>
        </w:drawing>
      </w:r>
    </w:p>
    <w:p w:rsidR="00406F39" w:rsidRDefault="00231691" w:rsidP="00952F4A">
      <w:pPr>
        <w:pStyle w:val="Heading5"/>
      </w:pPr>
      <w:r>
        <w:lastRenderedPageBreak/>
        <w:t>Sequence Diagram</w:t>
      </w:r>
    </w:p>
    <w:p w:rsidR="00406F39" w:rsidRDefault="00231691" w:rsidP="00952F4A">
      <w:pPr>
        <w:pStyle w:val="Heading6"/>
      </w:pPr>
      <w:r>
        <w:t>CAMERA-SD-REQ-354994/A-Views At Speed</w:t>
      </w:r>
    </w:p>
    <w:p w:rsidR="00500605" w:rsidRDefault="00231691" w:rsidP="00952F4A">
      <w:pPr>
        <w:jc w:val="center"/>
      </w:pPr>
      <w:r w:rsidRPr="00CE3238">
        <w:rPr>
          <w:noProof/>
        </w:rPr>
        <w:lastRenderedPageBreak/>
        <w:drawing>
          <wp:inline distT="0" distB="0" distL="0" distR="0">
            <wp:extent cx="5032521" cy="8654172"/>
            <wp:effectExtent l="0" t="0" r="0" b="0"/>
            <wp:docPr id="37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529" cy="8657625"/>
                    </a:xfrm>
                    <a:prstGeom prst="rect">
                      <a:avLst/>
                    </a:prstGeom>
                    <a:noFill/>
                    <a:ln>
                      <a:noFill/>
                    </a:ln>
                  </pic:spPr>
                </pic:pic>
              </a:graphicData>
            </a:graphic>
          </wp:inline>
        </w:drawing>
      </w:r>
    </w:p>
    <w:p w:rsidR="00406F39" w:rsidRDefault="00231691" w:rsidP="00952F4A">
      <w:pPr>
        <w:pStyle w:val="Heading1"/>
      </w:pPr>
      <w:bookmarkStart w:id="116" w:name="_Toc20921038"/>
      <w:r>
        <w:lastRenderedPageBreak/>
        <w:t>Appendix: Reference Documents</w:t>
      </w:r>
      <w:bookmarkEnd w:id="116"/>
    </w:p>
    <w:p w:rsidR="00AE06BC" w:rsidRPr="00AE06BC" w:rsidRDefault="00231691"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Reference #</w:t>
            </w:r>
          </w:p>
        </w:tc>
        <w:tc>
          <w:tcPr>
            <w:tcW w:w="756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Fonts w:cs="Arial"/>
                <w:szCs w:val="20"/>
              </w:rPr>
              <w:t>Document Title</w:t>
            </w:r>
          </w:p>
        </w:tc>
      </w:tr>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Style w:val="msoins0"/>
                <w:rFonts w:cs="Arial"/>
                <w:szCs w:val="20"/>
              </w:rPr>
              <w:t>1</w:t>
            </w:r>
          </w:p>
        </w:tc>
        <w:tc>
          <w:tcPr>
            <w:tcW w:w="756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Style w:val="msoins0"/>
                <w:rFonts w:cs="Arial"/>
                <w:szCs w:val="20"/>
              </w:rPr>
              <w:t>2</w:t>
            </w:r>
          </w:p>
        </w:tc>
        <w:tc>
          <w:tcPr>
            <w:tcW w:w="756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Style w:val="msoins0"/>
                <w:rFonts w:cs="Arial"/>
                <w:szCs w:val="20"/>
              </w:rPr>
              <w:t>3</w:t>
            </w:r>
          </w:p>
        </w:tc>
        <w:tc>
          <w:tcPr>
            <w:tcW w:w="756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Fonts w:cs="Arial"/>
                <w:szCs w:val="20"/>
              </w:rPr>
            </w:pPr>
            <w:r>
              <w:rPr>
                <w:rStyle w:val="msoins0"/>
                <w:rFonts w:cs="Arial"/>
                <w:szCs w:val="20"/>
              </w:rPr>
              <w:t>4</w:t>
            </w:r>
          </w:p>
        </w:tc>
        <w:tc>
          <w:tcPr>
            <w:tcW w:w="756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highlight w:val="yellow"/>
              </w:rPr>
            </w:pPr>
          </w:p>
        </w:tc>
      </w:tr>
      <w:tr w:rsidR="00C8198D">
        <w:trPr>
          <w:jc w:val="center"/>
        </w:trPr>
        <w:tc>
          <w:tcPr>
            <w:tcW w:w="1293" w:type="dxa"/>
            <w:tcBorders>
              <w:top w:val="single" w:sz="4" w:space="0" w:color="auto"/>
              <w:left w:val="single" w:sz="4" w:space="0" w:color="auto"/>
              <w:bottom w:val="single" w:sz="4" w:space="0" w:color="auto"/>
              <w:right w:val="single" w:sz="4" w:space="0" w:color="auto"/>
            </w:tcBorders>
            <w:hideMark/>
          </w:tcPr>
          <w:p w:rsidR="00C8198D" w:rsidRDefault="00231691">
            <w:pPr>
              <w:rPr>
                <w:rStyle w:val="msoins0"/>
                <w:rFonts w:cs="Arial"/>
              </w:rPr>
            </w:pPr>
            <w:r>
              <w:rPr>
                <w:rStyle w:val="msoins0"/>
                <w:rFonts w:cs="Arial"/>
                <w:szCs w:val="20"/>
              </w:rPr>
              <w:t>5</w:t>
            </w:r>
          </w:p>
        </w:tc>
        <w:tc>
          <w:tcPr>
            <w:tcW w:w="7563" w:type="dxa"/>
            <w:tcBorders>
              <w:top w:val="single" w:sz="4" w:space="0" w:color="auto"/>
              <w:left w:val="single" w:sz="4" w:space="0" w:color="auto"/>
              <w:bottom w:val="single" w:sz="4" w:space="0" w:color="auto"/>
              <w:right w:val="single" w:sz="4" w:space="0" w:color="auto"/>
            </w:tcBorders>
          </w:tcPr>
          <w:p w:rsidR="00C8198D" w:rsidRDefault="00C8198D">
            <w:pPr>
              <w:rPr>
                <w:rFonts w:cs="Arial"/>
                <w:szCs w:val="20"/>
              </w:rPr>
            </w:pPr>
          </w:p>
        </w:tc>
      </w:tr>
    </w:tbl>
    <w:p w:rsidR="00C8198D" w:rsidRDefault="00C8198D">
      <w:pPr>
        <w:rPr>
          <w:rFonts w:cs="Arial"/>
          <w:szCs w:val="20"/>
        </w:rPr>
      </w:pPr>
    </w:p>
    <w:p w:rsidR="00AB1E94" w:rsidRPr="00AE06BC" w:rsidRDefault="00231691" w:rsidP="00406F39"/>
    <w:sectPr w:rsidR="00AB1E94" w:rsidRPr="00AE06BC" w:rsidSect="00952F4A">
      <w:headerReference w:type="default" r:id="rId45"/>
      <w:footerReference w:type="default" r:id="rId4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691" w:rsidRDefault="00231691" w:rsidP="0085312A">
      <w:r>
        <w:separator/>
      </w:r>
    </w:p>
  </w:endnote>
  <w:endnote w:type="continuationSeparator" w:id="0">
    <w:p w:rsidR="00231691" w:rsidRDefault="0023169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Univers">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rsidR="00583AF9" w:rsidRPr="00583AF9" w:rsidRDefault="00583AF9" w:rsidP="00952F4A">
          <w:pPr>
            <w:tabs>
              <w:tab w:val="center" w:pos="4320"/>
              <w:tab w:val="right" w:pos="8640"/>
            </w:tabs>
            <w:jc w:val="center"/>
            <w:rPr>
              <w:sz w:val="16"/>
            </w:rPr>
          </w:pPr>
          <w:r w:rsidRPr="00583AF9">
            <w:rPr>
              <w:b/>
              <w:smallCaps/>
              <w:sz w:val="16"/>
            </w:rPr>
            <w:t>file:</w:t>
          </w:r>
          <w:r w:rsidR="00952F4A">
            <w:t xml:space="preserve"> </w:t>
          </w:r>
          <w:r w:rsidR="00952F4A" w:rsidRPr="00952F4A">
            <w:rPr>
              <w:b/>
              <w:smallCaps/>
              <w:sz w:val="16"/>
            </w:rPr>
            <w:t xml:space="preserve">Multi-Camera Client APIM </w:t>
          </w:r>
          <w:r w:rsidR="00952F4A">
            <w:rPr>
              <w:b/>
              <w:smallCaps/>
              <w:sz w:val="16"/>
            </w:rPr>
            <w:t>SPSS</w:t>
          </w:r>
          <w:r w:rsidR="00952F4A" w:rsidRPr="00952F4A">
            <w:rPr>
              <w:b/>
              <w:smallCaps/>
              <w:sz w:val="16"/>
            </w:rPr>
            <w:t xml:space="preserve"> v1.11 Oct 2, 2019</w:t>
          </w:r>
        </w:p>
      </w:tc>
      <w:tc>
        <w:tcPr>
          <w:tcW w:w="5400" w:type="dxa"/>
          <w:tcBorders>
            <w:top w:val="single" w:sz="4" w:space="0" w:color="auto"/>
            <w:left w:val="single" w:sz="4" w:space="0" w:color="auto"/>
            <w:bottom w:val="single" w:sz="4" w:space="0" w:color="auto"/>
            <w:right w:val="single" w:sz="4" w:space="0" w:color="auto"/>
          </w:tcBorders>
        </w:tcPr>
        <w:p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952F4A">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952F4A">
            <w:rPr>
              <w:noProof/>
              <w:szCs w:val="20"/>
            </w:rPr>
            <w:t>98</w:t>
          </w:r>
          <w:r w:rsidRPr="00583AF9">
            <w:rPr>
              <w:szCs w:val="20"/>
            </w:rPr>
            <w:fldChar w:fldCharType="end"/>
          </w:r>
        </w:p>
      </w:tc>
    </w:tr>
  </w:tbl>
  <w:p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691" w:rsidRDefault="00231691" w:rsidP="0085312A">
      <w:r>
        <w:separator/>
      </w:r>
    </w:p>
  </w:footnote>
  <w:footnote w:type="continuationSeparator" w:id="0">
    <w:p w:rsidR="00231691" w:rsidRDefault="0023169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0D1DC3" w:rsidRDefault="000D1DC3" w:rsidP="00EE2F2F">
          <w:pPr>
            <w:autoSpaceDN w:val="0"/>
            <w:jc w:val="right"/>
            <w:rPr>
              <w:rFonts w:cs="Arial"/>
              <w:b/>
              <w:sz w:val="16"/>
              <w:szCs w:val="16"/>
            </w:rPr>
          </w:pPr>
          <w:r>
            <w:rPr>
              <w:rFonts w:cs="Arial"/>
              <w:b/>
              <w:sz w:val="16"/>
              <w:szCs w:val="16"/>
            </w:rPr>
            <w:t>Subsystem Part Specific Specification</w:t>
          </w:r>
        </w:p>
        <w:p w:rsidR="000D1DC3" w:rsidRDefault="000D1DC3" w:rsidP="00EE2F2F">
          <w:pPr>
            <w:autoSpaceDN w:val="0"/>
            <w:jc w:val="right"/>
            <w:rPr>
              <w:rFonts w:cs="Arial"/>
              <w:szCs w:val="20"/>
            </w:rPr>
          </w:pPr>
          <w:r>
            <w:rPr>
              <w:rFonts w:cs="Arial"/>
              <w:b/>
              <w:sz w:val="16"/>
              <w:szCs w:val="16"/>
            </w:rPr>
            <w:t>Engineering Specification</w:t>
          </w:r>
        </w:p>
      </w:tc>
    </w:tr>
  </w:tbl>
  <w:p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FFFB6005"/>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 w15:restartNumberingAfterBreak="0">
    <w:nsid w:val="FFFB60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 w15:restartNumberingAfterBreak="0">
    <w:nsid w:val="FFFB60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 w15:restartNumberingAfterBreak="0">
    <w:nsid w:val="FFFB60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 w15:restartNumberingAfterBreak="0">
    <w:nsid w:val="FFFB60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 w15:restartNumberingAfterBreak="0">
    <w:nsid w:val="FFFB60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FFFB60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 w15:restartNumberingAfterBreak="0">
    <w:nsid w:val="FFFB60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 w15:restartNumberingAfterBreak="0">
    <w:nsid w:val="FFFB60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 w15:restartNumberingAfterBreak="0">
    <w:nsid w:val="FFFB60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 w15:restartNumberingAfterBreak="0">
    <w:nsid w:val="FFFB60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 w15:restartNumberingAfterBreak="0">
    <w:nsid w:val="FFFB60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 w15:restartNumberingAfterBreak="0">
    <w:nsid w:val="FFFB60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 w15:restartNumberingAfterBreak="0">
    <w:nsid w:val="FFFB60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 w15:restartNumberingAfterBreak="0">
    <w:nsid w:val="FFFB60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 w15:restartNumberingAfterBreak="0">
    <w:nsid w:val="FFFB60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 w15:restartNumberingAfterBreak="0">
    <w:nsid w:val="FFFB60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 w15:restartNumberingAfterBreak="0">
    <w:nsid w:val="FFFB60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 w15:restartNumberingAfterBreak="0">
    <w:nsid w:val="FFFB60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 w15:restartNumberingAfterBreak="0">
    <w:nsid w:val="FFFB60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 w15:restartNumberingAfterBreak="0">
    <w:nsid w:val="FFFB60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 w15:restartNumberingAfterBreak="0">
    <w:nsid w:val="FFFB60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 w15:restartNumberingAfterBreak="0">
    <w:nsid w:val="FFFB60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 w15:restartNumberingAfterBreak="0">
    <w:nsid w:val="FFFB60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 w15:restartNumberingAfterBreak="0">
    <w:nsid w:val="FFFB60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 w15:restartNumberingAfterBreak="0">
    <w:nsid w:val="FFFB60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 w15:restartNumberingAfterBreak="0">
    <w:nsid w:val="FFFB60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 w15:restartNumberingAfterBreak="0">
    <w:nsid w:val="FFFB60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 w15:restartNumberingAfterBreak="0">
    <w:nsid w:val="FFFB60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 w15:restartNumberingAfterBreak="0">
    <w:nsid w:val="FFFB60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 w15:restartNumberingAfterBreak="0">
    <w:nsid w:val="FFFB60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 w15:restartNumberingAfterBreak="0">
    <w:nsid w:val="FFFB60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 w15:restartNumberingAfterBreak="0">
    <w:nsid w:val="FFFB60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 w15:restartNumberingAfterBreak="0">
    <w:nsid w:val="FFFB60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 w15:restartNumberingAfterBreak="0">
    <w:nsid w:val="FFFB60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 w15:restartNumberingAfterBreak="0">
    <w:nsid w:val="FFFB61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 w15:restartNumberingAfterBreak="0">
    <w:nsid w:val="FFFB61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 w15:restartNumberingAfterBreak="0">
    <w:nsid w:val="FFFB61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 w15:restartNumberingAfterBreak="0">
    <w:nsid w:val="FFFB61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 w15:restartNumberingAfterBreak="0">
    <w:nsid w:val="FFFB61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 w15:restartNumberingAfterBreak="0">
    <w:nsid w:val="FFFB61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 w15:restartNumberingAfterBreak="0">
    <w:nsid w:val="FFFB61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 w15:restartNumberingAfterBreak="0">
    <w:nsid w:val="FFFB61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 w15:restartNumberingAfterBreak="0">
    <w:nsid w:val="FFFB61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 w15:restartNumberingAfterBreak="0">
    <w:nsid w:val="FFFB61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 w15:restartNumberingAfterBreak="0">
    <w:nsid w:val="FFFB61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 w15:restartNumberingAfterBreak="0">
    <w:nsid w:val="FFFB61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 w15:restartNumberingAfterBreak="0">
    <w:nsid w:val="FFFB61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 w15:restartNumberingAfterBreak="0">
    <w:nsid w:val="FFFB61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 w15:restartNumberingAfterBreak="0">
    <w:nsid w:val="FFFB61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 w15:restartNumberingAfterBreak="0">
    <w:nsid w:val="FFFB61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 w15:restartNumberingAfterBreak="0">
    <w:nsid w:val="FFFB61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 w15:restartNumberingAfterBreak="0">
    <w:nsid w:val="FFFB61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 w15:restartNumberingAfterBreak="0">
    <w:nsid w:val="FFFB61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 w15:restartNumberingAfterBreak="0">
    <w:nsid w:val="FFFB61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 w15:restartNumberingAfterBreak="0">
    <w:nsid w:val="FFFB61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 w15:restartNumberingAfterBreak="0">
    <w:nsid w:val="FFFB61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 w15:restartNumberingAfterBreak="0">
    <w:nsid w:val="FFFB61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 w15:restartNumberingAfterBreak="0">
    <w:nsid w:val="FFFB61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 w15:restartNumberingAfterBreak="0">
    <w:nsid w:val="FFFB61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 w15:restartNumberingAfterBreak="0">
    <w:nsid w:val="FFFB61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6" w15:restartNumberingAfterBreak="0">
    <w:nsid w:val="FFFB61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7" w15:restartNumberingAfterBreak="0">
    <w:nsid w:val="FFFB61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8" w15:restartNumberingAfterBreak="0">
    <w:nsid w:val="FFFB61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9" w15:restartNumberingAfterBreak="0">
    <w:nsid w:val="FFFB61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0" w15:restartNumberingAfterBreak="0">
    <w:nsid w:val="FFFB61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1" w15:restartNumberingAfterBreak="0">
    <w:nsid w:val="FFFB61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2" w15:restartNumberingAfterBreak="0">
    <w:nsid w:val="FFFB61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3" w15:restartNumberingAfterBreak="0">
    <w:nsid w:val="FFFB61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4" w15:restartNumberingAfterBreak="0">
    <w:nsid w:val="FFFB61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5" w15:restartNumberingAfterBreak="0">
    <w:nsid w:val="FFFB61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6" w15:restartNumberingAfterBreak="0">
    <w:nsid w:val="FFFB61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7" w15:restartNumberingAfterBreak="0">
    <w:nsid w:val="FFFB61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8" w15:restartNumberingAfterBreak="0">
    <w:nsid w:val="FFFB61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9" w15:restartNumberingAfterBreak="0">
    <w:nsid w:val="FFFB61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0" w15:restartNumberingAfterBreak="0">
    <w:nsid w:val="FFFB61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1" w15:restartNumberingAfterBreak="0">
    <w:nsid w:val="FFFB61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2" w15:restartNumberingAfterBreak="0">
    <w:nsid w:val="FFFB61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3" w15:restartNumberingAfterBreak="0">
    <w:nsid w:val="FFFB61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4" w15:restartNumberingAfterBreak="0">
    <w:nsid w:val="FFFB61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5" w15:restartNumberingAfterBreak="0">
    <w:nsid w:val="FFFB61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6" w15:restartNumberingAfterBreak="0">
    <w:nsid w:val="FFFB61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7" w15:restartNumberingAfterBreak="0">
    <w:nsid w:val="FFFB61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8" w15:restartNumberingAfterBreak="0">
    <w:nsid w:val="FFFB62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9" w15:restartNumberingAfterBreak="0">
    <w:nsid w:val="FFFB62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0" w15:restartNumberingAfterBreak="0">
    <w:nsid w:val="FFFB62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1" w15:restartNumberingAfterBreak="0">
    <w:nsid w:val="FFFB62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2" w15:restartNumberingAfterBreak="0">
    <w:nsid w:val="FFFB62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3" w15:restartNumberingAfterBreak="0">
    <w:nsid w:val="FFFB62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4" w15:restartNumberingAfterBreak="0">
    <w:nsid w:val="FFFFFF80"/>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95" w15:restartNumberingAfterBreak="0">
    <w:nsid w:val="FFFFFF81"/>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96" w15:restartNumberingAfterBreak="0">
    <w:nsid w:val="FFFFFF82"/>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97" w15:restartNumberingAfterBreak="0">
    <w:nsid w:val="FFFFFF83"/>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98" w15:restartNumberingAfterBreak="0">
    <w:nsid w:val="FFFFFF89"/>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99" w15:restartNumberingAfterBreak="0">
    <w:nsid w:val="FFFFFFFB"/>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0" w15:restartNumberingAfterBreak="0">
    <w:nsid w:val="141E6131"/>
    <w:multiLevelType w:val="hybridMultilevel"/>
    <w:tmpl w:val="DE74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41E6135"/>
    <w:multiLevelType w:val="hybridMultilevel"/>
    <w:tmpl w:val="DE74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15546085"/>
    <w:multiLevelType w:val="hybridMultilevel"/>
    <w:tmpl w:val="E138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15546087"/>
    <w:multiLevelType w:val="hybridMultilevel"/>
    <w:tmpl w:val="E138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15546100"/>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5" w15:restartNumberingAfterBreak="0">
    <w:nsid w:val="15546102"/>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15546116"/>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15546117"/>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15546118"/>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15546119"/>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15546120"/>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15546121"/>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15546126"/>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3" w15:restartNumberingAfterBreak="0">
    <w:nsid w:val="15546127"/>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15546128"/>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15546129"/>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15546132"/>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15546133"/>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15546136"/>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15546137"/>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15546153"/>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15546154"/>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15546168"/>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15546169"/>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15546170"/>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15546171"/>
    <w:multiLevelType w:val="hybridMultilevel"/>
    <w:tmpl w:val="7D8CF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1D3777E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7" w15:restartNumberingAfterBreak="0">
    <w:nsid w:val="1FDB60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8" w15:restartNumberingAfterBreak="0">
    <w:nsid w:val="1FDB60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9" w15:restartNumberingAfterBreak="0">
    <w:nsid w:val="1FDB60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0" w15:restartNumberingAfterBreak="0">
    <w:nsid w:val="1FDB60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1" w15:restartNumberingAfterBreak="0">
    <w:nsid w:val="1FDB60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2" w15:restartNumberingAfterBreak="0">
    <w:nsid w:val="1FDB60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3" w15:restartNumberingAfterBreak="0">
    <w:nsid w:val="1FDB60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4" w15:restartNumberingAfterBreak="0">
    <w:nsid w:val="1FDB604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5" w15:restartNumberingAfterBreak="0">
    <w:nsid w:val="1FDB60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6" w15:restartNumberingAfterBreak="0">
    <w:nsid w:val="1FDB60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7" w15:restartNumberingAfterBreak="0">
    <w:nsid w:val="1FDB60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8" w15:restartNumberingAfterBreak="0">
    <w:nsid w:val="1FDB60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9" w15:restartNumberingAfterBreak="0">
    <w:nsid w:val="1FDB60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0" w15:restartNumberingAfterBreak="0">
    <w:nsid w:val="1FDB60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1" w15:restartNumberingAfterBreak="0">
    <w:nsid w:val="1FDB60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2" w15:restartNumberingAfterBreak="0">
    <w:nsid w:val="1FDB60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3" w15:restartNumberingAfterBreak="0">
    <w:nsid w:val="1FDB60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1FDB61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5" w15:restartNumberingAfterBreak="0">
    <w:nsid w:val="1FDB61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6" w15:restartNumberingAfterBreak="0">
    <w:nsid w:val="1FDB61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7" w15:restartNumberingAfterBreak="0">
    <w:nsid w:val="1FDB61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1FDB62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9" w15:restartNumberingAfterBreak="0">
    <w:nsid w:val="1FDB62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0" w15:restartNumberingAfterBreak="0">
    <w:nsid w:val="1FDB62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1" w15:restartNumberingAfterBreak="0">
    <w:nsid w:val="1FDB62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2" w15:restartNumberingAfterBreak="0">
    <w:nsid w:val="1FDB62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3" w15:restartNumberingAfterBreak="0">
    <w:nsid w:val="23206070"/>
    <w:multiLevelType w:val="hybridMultilevel"/>
    <w:tmpl w:val="E49A76EE"/>
    <w:lvl w:ilvl="0" w:tplc="AD6EF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D46072"/>
    <w:multiLevelType w:val="hybridMultilevel"/>
    <w:tmpl w:val="E49A76EE"/>
    <w:lvl w:ilvl="0" w:tplc="AD6EF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38F86144"/>
    <w:multiLevelType w:val="hybridMultilevel"/>
    <w:tmpl w:val="7BDE64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6" w15:restartNumberingAfterBreak="0">
    <w:nsid w:val="38F86160"/>
    <w:multiLevelType w:val="hybridMultilevel"/>
    <w:tmpl w:val="7BDE64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7" w15:restartNumberingAfterBreak="0">
    <w:nsid w:val="3DAF6081"/>
    <w:multiLevelType w:val="hybridMultilevel"/>
    <w:tmpl w:val="E72C28C8"/>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58" w15:restartNumberingAfterBreak="0">
    <w:nsid w:val="52FF601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2FF601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2FF602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2FF602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2FF602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2FF603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2FF603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2FF604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2FF604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2FF604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2FF605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2FF605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2FF606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2FF606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2FF607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2FF609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2FF609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2FF611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2FF611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2FF614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2FF616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2FF620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52FF620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52FF621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2FF621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2FF622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FC76068"/>
    <w:multiLevelType w:val="multilevel"/>
    <w:tmpl w:val="D7A801A0"/>
    <w:lvl w:ilvl="0">
      <w:start w:val="1"/>
      <w:numFmt w:val="decimal"/>
      <w:suff w:val="space"/>
      <w:lvlText w:val="Scenario %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5" w15:restartNumberingAfterBreak="0">
    <w:nsid w:val="60116067"/>
    <w:multiLevelType w:val="multilevel"/>
    <w:tmpl w:val="6EA8AE1A"/>
    <w:lvl w:ilvl="0">
      <w:start w:val="1"/>
      <w:numFmt w:val="decimal"/>
      <w:suff w:val="space"/>
      <w:lvlText w:val="Scenario %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6" w15:restartNumberingAfterBreak="0">
    <w:nsid w:val="60616071"/>
    <w:multiLevelType w:val="hybridMultilevel"/>
    <w:tmpl w:val="E49A76EE"/>
    <w:lvl w:ilvl="0" w:tplc="AD6EFDA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7" w15:restartNumberingAfterBreak="0">
    <w:nsid w:val="6153617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8" w15:restartNumberingAfterBreak="0">
    <w:nsid w:val="6155617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9" w15:restartNumberingAfterBreak="0">
    <w:nsid w:val="61576181"/>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0" w15:restartNumberingAfterBreak="0">
    <w:nsid w:val="6159618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1" w15:restartNumberingAfterBreak="0">
    <w:nsid w:val="61616185"/>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2" w15:restartNumberingAfterBreak="0">
    <w:nsid w:val="6163618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3" w15:restartNumberingAfterBreak="0">
    <w:nsid w:val="6193618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4" w15:restartNumberingAfterBreak="0">
    <w:nsid w:val="61956191"/>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5" w15:restartNumberingAfterBreak="0">
    <w:nsid w:val="61976193"/>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6" w15:restartNumberingAfterBreak="0">
    <w:nsid w:val="61996195"/>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7" w15:restartNumberingAfterBreak="0">
    <w:nsid w:val="6201619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8" w15:restartNumberingAfterBreak="0">
    <w:nsid w:val="6203619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9" w15:restartNumberingAfterBreak="0">
    <w:nsid w:val="6AE96130"/>
    <w:multiLevelType w:val="hybridMultilevel"/>
    <w:tmpl w:val="23945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6AE96134"/>
    <w:multiLevelType w:val="hybridMultilevel"/>
    <w:tmpl w:val="23945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CFC601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CFC601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CFC601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CFC602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CFC602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CFC603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CFC603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CFC603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CFC604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CFC604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CFC605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CFC605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CFC605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CFC606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CFC607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CFC609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CFC609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CFC610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CFC611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CFC614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CFC616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CFC620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CFC620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CFC620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CFC621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6CFC621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9"/>
  </w:num>
  <w:num w:numId="2">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8"/>
  </w:num>
  <w:num w:numId="12">
    <w:abstractNumId w:val="98"/>
  </w:num>
  <w:num w:numId="13">
    <w:abstractNumId w:val="97"/>
  </w:num>
  <w:num w:numId="14">
    <w:abstractNumId w:val="97"/>
  </w:num>
  <w:num w:numId="15">
    <w:abstractNumId w:val="96"/>
  </w:num>
  <w:num w:numId="16">
    <w:abstractNumId w:val="96"/>
  </w:num>
  <w:num w:numId="17">
    <w:abstractNumId w:val="95"/>
  </w:num>
  <w:num w:numId="18">
    <w:abstractNumId w:val="95"/>
  </w:num>
  <w:num w:numId="19">
    <w:abstractNumId w:val="94"/>
  </w:num>
  <w:num w:numId="20">
    <w:abstractNumId w:val="94"/>
  </w:num>
  <w:num w:numId="21">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8"/>
  </w:num>
  <w:num w:numId="31">
    <w:abstractNumId w:val="97"/>
  </w:num>
  <w:num w:numId="32">
    <w:abstractNumId w:val="96"/>
  </w:num>
  <w:num w:numId="33">
    <w:abstractNumId w:val="95"/>
  </w:num>
  <w:num w:numId="34">
    <w:abstractNumId w:val="94"/>
  </w:num>
  <w:num w:numId="35">
    <w:abstractNumId w:val="5"/>
  </w:num>
  <w:num w:numId="36">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num>
  <w:num w:numId="46">
    <w:abstractNumId w:val="4"/>
  </w:num>
  <w:num w:numId="47">
    <w:abstractNumId w:val="3"/>
  </w:num>
  <w:num w:numId="48">
    <w:abstractNumId w:val="3"/>
  </w:num>
  <w:num w:numId="49">
    <w:abstractNumId w:val="2"/>
  </w:num>
  <w:num w:numId="50">
    <w:abstractNumId w:val="2"/>
  </w:num>
  <w:num w:numId="51">
    <w:abstractNumId w:val="1"/>
  </w:num>
  <w:num w:numId="52">
    <w:abstractNumId w:val="1"/>
  </w:num>
  <w:num w:numId="53">
    <w:abstractNumId w:val="0"/>
  </w:num>
  <w:num w:numId="54">
    <w:abstractNumId w:val="0"/>
  </w:num>
  <w:num w:numId="55">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
  </w:num>
  <w:num w:numId="65">
    <w:abstractNumId w:val="3"/>
  </w:num>
  <w:num w:numId="66">
    <w:abstractNumId w:val="2"/>
  </w:num>
  <w:num w:numId="67">
    <w:abstractNumId w:val="1"/>
  </w:num>
  <w:num w:numId="68">
    <w:abstractNumId w:val="0"/>
  </w:num>
  <w:num w:numId="69">
    <w:abstractNumId w:val="6"/>
  </w:num>
  <w:num w:numId="70">
    <w:abstractNumId w:val="7"/>
  </w:num>
  <w:num w:numId="71">
    <w:abstractNumId w:val="8"/>
  </w:num>
  <w:num w:numId="72">
    <w:abstractNumId w:val="201"/>
  </w:num>
  <w:num w:numId="73">
    <w:abstractNumId w:val="167"/>
  </w:num>
  <w:num w:numId="74">
    <w:abstractNumId w:val="136"/>
  </w:num>
  <w:num w:numId="75">
    <w:abstractNumId w:val="15"/>
  </w:num>
  <w:num w:numId="76">
    <w:abstractNumId w:val="202"/>
  </w:num>
  <w:num w:numId="77">
    <w:abstractNumId w:val="159"/>
  </w:num>
  <w:num w:numId="78">
    <w:abstractNumId w:val="128"/>
  </w:num>
  <w:num w:numId="79">
    <w:abstractNumId w:val="10"/>
  </w:num>
  <w:num w:numId="80">
    <w:abstractNumId w:val="203"/>
  </w:num>
  <w:num w:numId="81">
    <w:abstractNumId w:val="169"/>
  </w:num>
  <w:num w:numId="82">
    <w:abstractNumId w:val="138"/>
  </w:num>
  <w:num w:numId="83">
    <w:abstractNumId w:val="19"/>
  </w:num>
  <w:num w:numId="84">
    <w:abstractNumId w:val="204"/>
  </w:num>
  <w:num w:numId="85">
    <w:abstractNumId w:val="161"/>
  </w:num>
  <w:num w:numId="86">
    <w:abstractNumId w:val="130"/>
  </w:num>
  <w:num w:numId="87">
    <w:abstractNumId w:val="12"/>
  </w:num>
  <w:num w:numId="88">
    <w:abstractNumId w:val="205"/>
  </w:num>
  <w:num w:numId="89">
    <w:abstractNumId w:val="162"/>
  </w:num>
  <w:num w:numId="90">
    <w:abstractNumId w:val="131"/>
  </w:num>
  <w:num w:numId="91">
    <w:abstractNumId w:val="13"/>
  </w:num>
  <w:num w:numId="92">
    <w:abstractNumId w:val="14"/>
  </w:num>
  <w:num w:numId="93">
    <w:abstractNumId w:val="206"/>
  </w:num>
  <w:num w:numId="94">
    <w:abstractNumId w:val="163"/>
  </w:num>
  <w:num w:numId="95">
    <w:abstractNumId w:val="132"/>
  </w:num>
  <w:num w:numId="96">
    <w:abstractNumId w:val="15"/>
  </w:num>
  <w:num w:numId="97">
    <w:abstractNumId w:val="202"/>
  </w:num>
  <w:num w:numId="98">
    <w:abstractNumId w:val="159"/>
  </w:num>
  <w:num w:numId="99">
    <w:abstractNumId w:val="128"/>
  </w:num>
  <w:num w:numId="100">
    <w:abstractNumId w:val="16"/>
  </w:num>
  <w:num w:numId="101">
    <w:abstractNumId w:val="208"/>
  </w:num>
  <w:num w:numId="102">
    <w:abstractNumId w:val="165"/>
  </w:num>
  <w:num w:numId="103">
    <w:abstractNumId w:val="134"/>
  </w:num>
  <w:num w:numId="104">
    <w:abstractNumId w:val="17"/>
  </w:num>
  <w:num w:numId="105">
    <w:abstractNumId w:val="209"/>
  </w:num>
  <w:num w:numId="106">
    <w:abstractNumId w:val="166"/>
  </w:num>
  <w:num w:numId="107">
    <w:abstractNumId w:val="135"/>
  </w:num>
  <w:num w:numId="108">
    <w:abstractNumId w:val="8"/>
  </w:num>
  <w:num w:numId="109">
    <w:abstractNumId w:val="201"/>
  </w:num>
  <w:num w:numId="110">
    <w:abstractNumId w:val="167"/>
  </w:num>
  <w:num w:numId="111">
    <w:abstractNumId w:val="136"/>
  </w:num>
  <w:num w:numId="112">
    <w:abstractNumId w:val="19"/>
  </w:num>
  <w:num w:numId="113">
    <w:abstractNumId w:val="204"/>
  </w:num>
  <w:num w:numId="114">
    <w:abstractNumId w:val="161"/>
  </w:num>
  <w:num w:numId="115">
    <w:abstractNumId w:val="130"/>
  </w:num>
  <w:num w:numId="116">
    <w:abstractNumId w:val="10"/>
  </w:num>
  <w:num w:numId="117">
    <w:abstractNumId w:val="203"/>
  </w:num>
  <w:num w:numId="118">
    <w:abstractNumId w:val="169"/>
  </w:num>
  <w:num w:numId="119">
    <w:abstractNumId w:val="138"/>
  </w:num>
  <w:num w:numId="120">
    <w:abstractNumId w:val="21"/>
  </w:num>
  <w:num w:numId="121">
    <w:abstractNumId w:val="213"/>
  </w:num>
  <w:num w:numId="122">
    <w:abstractNumId w:val="170"/>
  </w:num>
  <w:num w:numId="123">
    <w:abstractNumId w:val="139"/>
  </w:num>
  <w:num w:numId="124">
    <w:abstractNumId w:val="22"/>
  </w:num>
  <w:num w:numId="125">
    <w:abstractNumId w:val="214"/>
  </w:num>
  <w:num w:numId="126">
    <w:abstractNumId w:val="171"/>
  </w:num>
  <w:num w:numId="127">
    <w:abstractNumId w:val="140"/>
  </w:num>
  <w:num w:numId="128">
    <w:abstractNumId w:val="23"/>
  </w:num>
  <w:num w:numId="129">
    <w:abstractNumId w:val="184"/>
  </w:num>
  <w:num w:numId="130">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4"/>
  </w:num>
  <w:num w:numId="132">
    <w:abstractNumId w:val="154"/>
  </w:num>
  <w:num w:numId="133">
    <w:abstractNumId w:val="153"/>
  </w:num>
  <w:num w:numId="134">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num>
  <w:num w:numId="136">
    <w:abstractNumId w:val="26"/>
  </w:num>
  <w:num w:numId="137">
    <w:abstractNumId w:val="27"/>
  </w:num>
  <w:num w:numId="138">
    <w:abstractNumId w:val="28"/>
  </w:num>
  <w:num w:numId="139">
    <w:abstractNumId w:val="215"/>
  </w:num>
  <w:num w:numId="140">
    <w:abstractNumId w:val="172"/>
  </w:num>
  <w:num w:numId="141">
    <w:abstractNumId w:val="141"/>
  </w:num>
  <w:num w:numId="142">
    <w:abstractNumId w:val="29"/>
  </w:num>
  <w:num w:numId="143">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0"/>
  </w:num>
  <w:num w:numId="145">
    <w:abstractNumId w:val="31"/>
  </w:num>
  <w:num w:numId="146">
    <w:abstractNumId w:val="32"/>
  </w:num>
  <w:num w:numId="147">
    <w:abstractNumId w:val="102"/>
  </w:num>
  <w:num w:numId="148">
    <w:abstractNumId w:val="33"/>
  </w:num>
  <w:num w:numId="149">
    <w:abstractNumId w:val="103"/>
  </w:num>
  <w:num w:numId="150">
    <w:abstractNumId w:val="40"/>
  </w:num>
  <w:num w:numId="151">
    <w:abstractNumId w:val="41"/>
  </w:num>
  <w:num w:numId="152">
    <w:abstractNumId w:val="36"/>
  </w:num>
  <w:num w:numId="153">
    <w:abstractNumId w:val="37"/>
  </w:num>
  <w:num w:numId="154">
    <w:abstractNumId w:val="218"/>
  </w:num>
  <w:num w:numId="155">
    <w:abstractNumId w:val="175"/>
  </w:num>
  <w:num w:numId="156">
    <w:abstractNumId w:val="142"/>
  </w:num>
  <w:num w:numId="157">
    <w:abstractNumId w:val="38"/>
  </w:num>
  <w:num w:numId="158">
    <w:abstractNumId w:val="219"/>
  </w:num>
  <w:num w:numId="159">
    <w:abstractNumId w:val="174"/>
  </w:num>
  <w:num w:numId="160">
    <w:abstractNumId w:val="143"/>
  </w:num>
  <w:num w:numId="161">
    <w:abstractNumId w:val="39"/>
  </w:num>
  <w:num w:numId="162">
    <w:abstractNumId w:val="104"/>
  </w:num>
  <w:num w:numId="163">
    <w:abstractNumId w:val="40"/>
  </w:num>
  <w:num w:numId="164">
    <w:abstractNumId w:val="105"/>
  </w:num>
  <w:num w:numId="165">
    <w:abstractNumId w:val="41"/>
  </w:num>
  <w:num w:numId="166">
    <w:abstractNumId w:val="36"/>
  </w:num>
  <w:num w:numId="167">
    <w:abstractNumId w:val="43"/>
  </w:num>
  <w:num w:numId="168">
    <w:abstractNumId w:val="44"/>
  </w:num>
  <w:num w:numId="169">
    <w:abstractNumId w:val="66"/>
  </w:num>
  <w:num w:numId="170">
    <w:abstractNumId w:val="37"/>
  </w:num>
  <w:num w:numId="171">
    <w:abstractNumId w:val="218"/>
  </w:num>
  <w:num w:numId="172">
    <w:abstractNumId w:val="175"/>
  </w:num>
  <w:num w:numId="173">
    <w:abstractNumId w:val="142"/>
  </w:num>
  <w:num w:numId="174">
    <w:abstractNumId w:val="38"/>
  </w:num>
  <w:num w:numId="175">
    <w:abstractNumId w:val="219"/>
  </w:num>
  <w:num w:numId="176">
    <w:abstractNumId w:val="174"/>
  </w:num>
  <w:num w:numId="177">
    <w:abstractNumId w:val="143"/>
  </w:num>
  <w:num w:numId="178">
    <w:abstractNumId w:val="106"/>
  </w:num>
  <w:num w:numId="179">
    <w:abstractNumId w:val="107"/>
  </w:num>
  <w:num w:numId="180">
    <w:abstractNumId w:val="108"/>
  </w:num>
  <w:num w:numId="181">
    <w:abstractNumId w:val="109"/>
  </w:num>
  <w:num w:numId="182">
    <w:abstractNumId w:val="110"/>
  </w:num>
  <w:num w:numId="183">
    <w:abstractNumId w:val="111"/>
  </w:num>
  <w:num w:numId="184">
    <w:abstractNumId w:val="48"/>
  </w:num>
  <w:num w:numId="185">
    <w:abstractNumId w:val="49"/>
  </w:num>
  <w:num w:numId="186">
    <w:abstractNumId w:val="50"/>
  </w:num>
  <w:num w:numId="187">
    <w:abstractNumId w:val="51"/>
  </w:num>
  <w:num w:numId="188">
    <w:abstractNumId w:val="112"/>
  </w:num>
  <w:num w:numId="189">
    <w:abstractNumId w:val="113"/>
  </w:num>
  <w:num w:numId="190">
    <w:abstractNumId w:val="114"/>
  </w:num>
  <w:num w:numId="191">
    <w:abstractNumId w:val="115"/>
  </w:num>
  <w:num w:numId="192">
    <w:abstractNumId w:val="116"/>
  </w:num>
  <w:num w:numId="193">
    <w:abstractNumId w:val="100"/>
  </w:num>
  <w:num w:numId="194">
    <w:abstractNumId w:val="199"/>
  </w:num>
  <w:num w:numId="195">
    <w:abstractNumId w:val="117"/>
  </w:num>
  <w:num w:numId="196">
    <w:abstractNumId w:val="118"/>
  </w:num>
  <w:num w:numId="197">
    <w:abstractNumId w:val="101"/>
  </w:num>
  <w:num w:numId="198">
    <w:abstractNumId w:val="200"/>
  </w:num>
  <w:num w:numId="199">
    <w:abstractNumId w:val="119"/>
  </w:num>
  <w:num w:numId="200">
    <w:abstractNumId w:val="119"/>
  </w:num>
  <w:num w:numId="201">
    <w:abstractNumId w:val="52"/>
  </w:num>
  <w:num w:numId="202">
    <w:abstractNumId w:val="53"/>
  </w:num>
  <w:num w:numId="203">
    <w:abstractNumId w:val="54"/>
  </w:num>
  <w:num w:numId="204">
    <w:abstractNumId w:val="55"/>
  </w:num>
  <w:num w:numId="205">
    <w:abstractNumId w:val="56"/>
  </w:num>
  <w:num w:numId="206">
    <w:abstractNumId w:val="67"/>
  </w:num>
  <w:num w:numId="207">
    <w:abstractNumId w:val="155"/>
  </w:num>
  <w:num w:numId="208">
    <w:abstractNumId w:val="58"/>
  </w:num>
  <w:num w:numId="209">
    <w:abstractNumId w:val="59"/>
  </w:num>
  <w:num w:numId="210">
    <w:abstractNumId w:val="220"/>
  </w:num>
  <w:num w:numId="211">
    <w:abstractNumId w:val="177"/>
  </w:num>
  <w:num w:numId="212">
    <w:abstractNumId w:val="147"/>
  </w:num>
  <w:num w:numId="213">
    <w:abstractNumId w:val="60"/>
  </w:num>
  <w:num w:numId="214">
    <w:abstractNumId w:val="61"/>
  </w:num>
  <w:num w:numId="215">
    <w:abstractNumId w:val="54"/>
  </w:num>
  <w:num w:numId="216">
    <w:abstractNumId w:val="120"/>
  </w:num>
  <w:num w:numId="217">
    <w:abstractNumId w:val="121"/>
  </w:num>
  <w:num w:numId="218">
    <w:abstractNumId w:val="63"/>
  </w:num>
  <w:num w:numId="219">
    <w:abstractNumId w:val="43"/>
  </w:num>
  <w:num w:numId="220">
    <w:abstractNumId w:val="44"/>
  </w:num>
  <w:num w:numId="221">
    <w:abstractNumId w:val="66"/>
  </w:num>
  <w:num w:numId="222">
    <w:abstractNumId w:val="67"/>
  </w:num>
  <w:num w:numId="223">
    <w:abstractNumId w:val="155"/>
  </w:num>
  <w:num w:numId="224">
    <w:abstractNumId w:val="58"/>
  </w:num>
  <w:num w:numId="225">
    <w:abstractNumId w:val="59"/>
  </w:num>
  <w:num w:numId="226">
    <w:abstractNumId w:val="220"/>
  </w:num>
  <w:num w:numId="227">
    <w:abstractNumId w:val="177"/>
  </w:num>
  <w:num w:numId="228">
    <w:abstractNumId w:val="147"/>
  </w:num>
  <w:num w:numId="229">
    <w:abstractNumId w:val="60"/>
  </w:num>
  <w:num w:numId="230">
    <w:abstractNumId w:val="61"/>
  </w:num>
  <w:num w:numId="231">
    <w:abstractNumId w:val="122"/>
  </w:num>
  <w:num w:numId="232">
    <w:abstractNumId w:val="123"/>
  </w:num>
  <w:num w:numId="233">
    <w:abstractNumId w:val="124"/>
  </w:num>
  <w:num w:numId="234">
    <w:abstractNumId w:val="125"/>
  </w:num>
  <w:num w:numId="235">
    <w:abstractNumId w:val="72"/>
  </w:num>
  <w:num w:numId="236">
    <w:abstractNumId w:val="73"/>
  </w:num>
  <w:num w:numId="237">
    <w:abstractNumId w:val="74"/>
  </w:num>
  <w:num w:numId="238">
    <w:abstractNumId w:val="75"/>
  </w:num>
  <w:num w:numId="239">
    <w:abstractNumId w:val="76"/>
  </w:num>
  <w:num w:numId="240">
    <w:abstractNumId w:val="187"/>
  </w:num>
  <w:num w:numId="241">
    <w:abstractNumId w:val="77"/>
  </w:num>
  <w:num w:numId="242">
    <w:abstractNumId w:val="188"/>
  </w:num>
  <w:num w:numId="243">
    <w:abstractNumId w:val="78"/>
  </w:num>
  <w:num w:numId="244">
    <w:abstractNumId w:val="189"/>
  </w:num>
  <w:num w:numId="245">
    <w:abstractNumId w:val="79"/>
  </w:num>
  <w:num w:numId="246">
    <w:abstractNumId w:val="190"/>
  </w:num>
  <w:num w:numId="247">
    <w:abstractNumId w:val="80"/>
  </w:num>
  <w:num w:numId="248">
    <w:abstractNumId w:val="191"/>
  </w:num>
  <w:num w:numId="249">
    <w:abstractNumId w:val="81"/>
  </w:num>
  <w:num w:numId="250">
    <w:abstractNumId w:val="192"/>
  </w:num>
  <w:num w:numId="251">
    <w:abstractNumId w:val="82"/>
  </w:num>
  <w:num w:numId="252">
    <w:abstractNumId w:val="193"/>
  </w:num>
  <w:num w:numId="253">
    <w:abstractNumId w:val="83"/>
  </w:num>
  <w:num w:numId="254">
    <w:abstractNumId w:val="194"/>
  </w:num>
  <w:num w:numId="255">
    <w:abstractNumId w:val="84"/>
  </w:num>
  <w:num w:numId="256">
    <w:abstractNumId w:val="195"/>
  </w:num>
  <w:num w:numId="257">
    <w:abstractNumId w:val="85"/>
  </w:num>
  <w:num w:numId="258">
    <w:abstractNumId w:val="196"/>
  </w:num>
  <w:num w:numId="259">
    <w:abstractNumId w:val="86"/>
  </w:num>
  <w:num w:numId="260">
    <w:abstractNumId w:val="197"/>
  </w:num>
  <w:num w:numId="261">
    <w:abstractNumId w:val="87"/>
  </w:num>
  <w:num w:numId="262">
    <w:abstractNumId w:val="198"/>
  </w:num>
  <w:num w:numId="263">
    <w:abstractNumId w:val="88"/>
  </w:num>
  <w:num w:numId="264">
    <w:abstractNumId w:val="222"/>
  </w:num>
  <w:num w:numId="265">
    <w:abstractNumId w:val="179"/>
  </w:num>
  <w:num w:numId="266">
    <w:abstractNumId w:val="148"/>
  </w:num>
  <w:num w:numId="267">
    <w:abstractNumId w:val="89"/>
  </w:num>
  <w:num w:numId="268">
    <w:abstractNumId w:val="223"/>
  </w:num>
  <w:num w:numId="269">
    <w:abstractNumId w:val="180"/>
  </w:num>
  <w:num w:numId="270">
    <w:abstractNumId w:val="149"/>
  </w:num>
  <w:num w:numId="271">
    <w:abstractNumId w:val="90"/>
  </w:num>
  <w:num w:numId="272">
    <w:abstractNumId w:val="224"/>
  </w:num>
  <w:num w:numId="273">
    <w:abstractNumId w:val="181"/>
  </w:num>
  <w:num w:numId="274">
    <w:abstractNumId w:val="150"/>
  </w:num>
  <w:num w:numId="275">
    <w:abstractNumId w:val="91"/>
  </w:num>
  <w:num w:numId="276">
    <w:abstractNumId w:val="92"/>
  </w:num>
  <w:num w:numId="277">
    <w:abstractNumId w:val="225"/>
  </w:num>
  <w:num w:numId="278">
    <w:abstractNumId w:val="182"/>
  </w:num>
  <w:num w:numId="279">
    <w:abstractNumId w:val="151"/>
  </w:num>
  <w:num w:numId="280">
    <w:abstractNumId w:val="93"/>
  </w:num>
  <w:num w:numId="281">
    <w:abstractNumId w:val="226"/>
  </w:num>
  <w:num w:numId="282">
    <w:abstractNumId w:val="183"/>
  </w:num>
  <w:num w:numId="283">
    <w:abstractNumId w:val="152"/>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31691"/>
    <w:rsid w:val="002566C9"/>
    <w:rsid w:val="002724B4"/>
    <w:rsid w:val="002A1081"/>
    <w:rsid w:val="002A6CE2"/>
    <w:rsid w:val="002B075A"/>
    <w:rsid w:val="002F5B92"/>
    <w:rsid w:val="003158E1"/>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62509"/>
    <w:rsid w:val="00670310"/>
    <w:rsid w:val="00671D6F"/>
    <w:rsid w:val="00681EFD"/>
    <w:rsid w:val="006B0670"/>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52F4A"/>
    <w:rsid w:val="009731C0"/>
    <w:rsid w:val="009765B1"/>
    <w:rsid w:val="00986933"/>
    <w:rsid w:val="00990BB4"/>
    <w:rsid w:val="009C63A8"/>
    <w:rsid w:val="009C71EB"/>
    <w:rsid w:val="009C78FC"/>
    <w:rsid w:val="009C7FD5"/>
    <w:rsid w:val="009D200D"/>
    <w:rsid w:val="009D4120"/>
    <w:rsid w:val="009E757D"/>
    <w:rsid w:val="009F1431"/>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54E81"/>
    <w:rsid w:val="00C571B5"/>
    <w:rsid w:val="00C66C6C"/>
    <w:rsid w:val="00C802BC"/>
    <w:rsid w:val="00C8142F"/>
    <w:rsid w:val="00C8198D"/>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11DD5"/>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63"/>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63"/>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63"/>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63"/>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63"/>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63"/>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63"/>
      </w:numPr>
      <w:spacing w:before="240" w:after="60"/>
      <w:outlineLvl w:val="6"/>
    </w:pPr>
  </w:style>
  <w:style w:type="paragraph" w:styleId="Heading8">
    <w:name w:val="heading 8"/>
    <w:basedOn w:val="Normal"/>
    <w:next w:val="Normal"/>
    <w:link w:val="Heading8Char"/>
    <w:qFormat/>
    <w:rsid w:val="00C66C6C"/>
    <w:pPr>
      <w:keepNext/>
      <w:numPr>
        <w:ilvl w:val="7"/>
        <w:numId w:val="63"/>
      </w:numPr>
      <w:spacing w:before="240" w:after="60"/>
      <w:outlineLvl w:val="7"/>
    </w:pPr>
    <w:rPr>
      <w:i/>
      <w:iCs/>
    </w:rPr>
  </w:style>
  <w:style w:type="paragraph" w:styleId="Heading9">
    <w:name w:val="heading 9"/>
    <w:basedOn w:val="Normal"/>
    <w:next w:val="Normal"/>
    <w:link w:val="Heading9Char"/>
    <w:qFormat/>
    <w:rsid w:val="00C66C6C"/>
    <w:pPr>
      <w:keepNext/>
      <w:numPr>
        <w:ilvl w:val="8"/>
        <w:numId w:val="6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64"/>
      </w:numPr>
    </w:pPr>
  </w:style>
  <w:style w:type="paragraph" w:styleId="ListBullet2">
    <w:name w:val="List Bullet 2"/>
    <w:basedOn w:val="Normal"/>
    <w:rsid w:val="002A6CE2"/>
    <w:pPr>
      <w:numPr>
        <w:numId w:val="65"/>
      </w:numPr>
    </w:pPr>
  </w:style>
  <w:style w:type="paragraph" w:styleId="ListBullet3">
    <w:name w:val="List Bullet 3"/>
    <w:basedOn w:val="Normal"/>
    <w:rsid w:val="002A6CE2"/>
    <w:pPr>
      <w:numPr>
        <w:numId w:val="66"/>
      </w:numPr>
    </w:pPr>
  </w:style>
  <w:style w:type="paragraph" w:styleId="ListBullet4">
    <w:name w:val="List Bullet 4"/>
    <w:basedOn w:val="Normal"/>
    <w:rsid w:val="002A6CE2"/>
    <w:pPr>
      <w:numPr>
        <w:numId w:val="67"/>
      </w:numPr>
    </w:pPr>
  </w:style>
  <w:style w:type="paragraph" w:styleId="ListBullet5">
    <w:name w:val="List Bullet 5"/>
    <w:basedOn w:val="Normal"/>
    <w:rsid w:val="002A6CE2"/>
    <w:pPr>
      <w:numPr>
        <w:numId w:val="68"/>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ivs02.pd3.ford.com:8080/tcr/controller/ObjLauncher?wolf_objectid=19.0.79223622&amp;LID=19.0.79292103" TargetMode="External"/><Relationship Id="rId26" Type="http://schemas.openxmlformats.org/officeDocument/2006/relationships/image" Target="media/image12.emf"/><Relationship Id="rId39" Type="http://schemas.openxmlformats.org/officeDocument/2006/relationships/image" Target="media/image23.emf"/><Relationship Id="rId21" Type="http://schemas.openxmlformats.org/officeDocument/2006/relationships/image" Target="media/image7.emf"/><Relationship Id="rId34" Type="http://schemas.openxmlformats.org/officeDocument/2006/relationships/hyperlink" Target="http://ivs02.pd3.ford.com:8080/tcr/controller/ObjLauncher?wolf_objectid=19.0.78967563&amp;LID=19.0.79293076" TargetMode="External"/><Relationship Id="rId42" Type="http://schemas.openxmlformats.org/officeDocument/2006/relationships/image" Target="media/image26.emf"/><Relationship Id="rId47" Type="http://schemas.openxmlformats.org/officeDocument/2006/relationships/fontTable" Target="fontTable.xml"/><Relationship Id="rId50" Type="http://schemas.openxmlformats.org/officeDocument/2006/relationships/customXml" Target="../customXml/item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hyperlink" Target="http://ivs02.pd3.ford.com:8080/tcr/controller/ObjLauncher?wolf_objectid=19.0.79223622&amp;LID=19.0.79292103" TargetMode="Externa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0.emf"/><Relationship Id="rId49" Type="http://schemas.openxmlformats.org/officeDocument/2006/relationships/customXml" Target="../customXml/item1.xml"/><Relationship Id="rId10" Type="http://schemas.openxmlformats.org/officeDocument/2006/relationships/hyperlink" Target="http://ivs02.pd3.ford.com:8080/tcr/controller/ObjLauncher?wolf_objectid=19.0.78849284&amp;LID=19.0.79292101" TargetMode="External"/><Relationship Id="rId19" Type="http://schemas.openxmlformats.org/officeDocument/2006/relationships/hyperlink" Target="http://ivs02.pd3.ford.com:8080/tcr/controller/ObjLauncher?wolf_objectid=19.0.79213757&amp;LID=19.0.79292104" TargetMode="External"/><Relationship Id="rId31" Type="http://schemas.openxmlformats.org/officeDocument/2006/relationships/image" Target="media/image17.emf"/><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hyperlink" Target="http://ivs02.pd3.ford.com:8080/tcr/controller/ObjLauncher?wolf_objectid=19.0.78849134&amp;LID=19.0.79292091" TargetMode="Externa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theme" Target="theme/theme1.xml"/><Relationship Id="rId8" Type="http://schemas.openxmlformats.org/officeDocument/2006/relationships/hyperlink" Target="http://ivs02.pd3.ford.com:8080/tcr/controller/ObjLauncher?wolf_objectid=19.0.78849059&amp;LID=19.0.79292089" TargetMode="External"/><Relationship Id="rId51"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hyperlink" Target="http://ivs02.pd3.ford.com:8080/tcr/controller/ObjLauncher?wolf_objectid=19.0.79213757&amp;LID=19.0.79292104" TargetMode="External"/><Relationship Id="rId17" Type="http://schemas.openxmlformats.org/officeDocument/2006/relationships/hyperlink" Target="http://ivs02.pd3.ford.com:8080/tcr/controller/ObjLauncher?wolf_objectid=19.0.78849284&amp;LID=19.0.79292101" TargetMode="External"/><Relationship Id="rId25" Type="http://schemas.openxmlformats.org/officeDocument/2006/relationships/image" Target="media/image11.emf"/><Relationship Id="rId33" Type="http://schemas.openxmlformats.org/officeDocument/2006/relationships/hyperlink" Target="http://ivs02.pd3.ford.com:8080/tcr/controller/ObjLauncher?wolf_objectid=19.0.78967488&amp;LID=19.0.79293074" TargetMode="External"/><Relationship Id="rId38" Type="http://schemas.openxmlformats.org/officeDocument/2006/relationships/image" Target="media/image22.emf"/><Relationship Id="rId46" Type="http://schemas.openxmlformats.org/officeDocument/2006/relationships/footer" Target="footer1.xml"/><Relationship Id="rId20" Type="http://schemas.openxmlformats.org/officeDocument/2006/relationships/image" Target="media/image6.emf"/><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E225BB1C-73C4-4120-965C-60EBA386EC7F}"/>
</file>

<file path=customXml/itemProps2.xml><?xml version="1.0" encoding="utf-8"?>
<ds:datastoreItem xmlns:ds="http://schemas.openxmlformats.org/officeDocument/2006/customXml" ds:itemID="{323C76E9-53C9-4820-8F29-5436874527D8}"/>
</file>

<file path=customXml/itemProps3.xml><?xml version="1.0" encoding="utf-8"?>
<ds:datastoreItem xmlns:ds="http://schemas.openxmlformats.org/officeDocument/2006/customXml" ds:itemID="{107F4AD0-42D0-462A-B1A9-3F12B82019E8}"/>
</file>

<file path=docProps/app.xml><?xml version="1.0" encoding="utf-8"?>
<Properties xmlns="http://schemas.openxmlformats.org/officeDocument/2006/extended-properties" xmlns:vt="http://schemas.openxmlformats.org/officeDocument/2006/docPropsVTypes">
  <Template>Normal</Template>
  <TotalTime>0</TotalTime>
  <Pages>98</Pages>
  <Words>16867</Words>
  <Characters>96148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Chohdi Mahdoui</cp:lastModifiedBy>
  <cp:revision>2</cp:revision>
  <dcterms:created xsi:type="dcterms:W3CDTF">2019-10-02T19:12:00Z</dcterms:created>
  <dcterms:modified xsi:type="dcterms:W3CDTF">2019-10-02T19:12:00Z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