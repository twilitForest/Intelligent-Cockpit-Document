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3DA03" w14:textId="5CCC3260" w:rsidR="005D1E64" w:rsidRPr="0083332A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83332A">
        <w:rPr>
          <w:rFonts w:ascii="微软雅黑" w:eastAsia="微软雅黑" w:hAnsi="微软雅黑" w:hint="eastAsia"/>
        </w:rPr>
        <w:softHyphen/>
      </w:r>
      <w:r w:rsidR="00442BD2" w:rsidRPr="0083332A">
        <w:rPr>
          <w:rFonts w:ascii="微软雅黑" w:eastAsia="微软雅黑" w:hAnsi="微软雅黑" w:hint="eastAsia"/>
        </w:rPr>
        <w:softHyphen/>
      </w:r>
      <w:r w:rsidR="00442BD2" w:rsidRPr="0083332A">
        <w:rPr>
          <w:rFonts w:ascii="微软雅黑" w:eastAsia="微软雅黑" w:hAnsi="微软雅黑" w:hint="eastAsia"/>
        </w:rPr>
        <w:softHyphen/>
      </w:r>
      <w:r w:rsidR="00A531FB" w:rsidRPr="0083332A">
        <w:rPr>
          <w:rFonts w:ascii="微软雅黑" w:eastAsia="微软雅黑" w:hAnsi="微软雅黑" w:hint="eastAsia"/>
        </w:rPr>
        <w:softHyphen/>
      </w:r>
      <w:r w:rsidR="00A531FB" w:rsidRPr="0083332A">
        <w:rPr>
          <w:rFonts w:ascii="微软雅黑" w:eastAsia="微软雅黑" w:hAnsi="微软雅黑" w:hint="eastAsia"/>
        </w:rPr>
        <w:softHyphen/>
      </w:r>
      <w:r w:rsidR="00A531FB" w:rsidRPr="0083332A">
        <w:rPr>
          <w:rFonts w:ascii="微软雅黑" w:eastAsia="微软雅黑" w:hAnsi="微软雅黑" w:hint="eastAsia"/>
        </w:rPr>
        <w:softHyphen/>
      </w:r>
      <w:r w:rsidR="004D35AA" w:rsidRPr="0083332A">
        <w:rPr>
          <w:rFonts w:ascii="微软雅黑" w:eastAsia="微软雅黑" w:hAnsi="微软雅黑" w:hint="eastAsia"/>
        </w:rPr>
        <w:softHyphen/>
      </w:r>
      <w:r w:rsidR="004D35AA" w:rsidRPr="0083332A">
        <w:rPr>
          <w:rFonts w:ascii="微软雅黑" w:eastAsia="微软雅黑" w:hAnsi="微软雅黑" w:hint="eastAsia"/>
        </w:rPr>
        <w:softHyphen/>
      </w:r>
      <w:r w:rsidR="0060024D" w:rsidRPr="0083332A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83332A">
        <w:rPr>
          <w:rFonts w:ascii="微软雅黑" w:eastAsia="微软雅黑" w:hAnsi="微软雅黑" w:hint="eastAsia"/>
        </w:rPr>
        <w:fldChar w:fldCharType="begin"/>
      </w:r>
      <w:r w:rsidR="004C6B0B" w:rsidRPr="0083332A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83332A">
        <w:rPr>
          <w:rFonts w:ascii="微软雅黑" w:eastAsia="微软雅黑" w:hAnsi="微软雅黑" w:hint="eastAsia"/>
        </w:rPr>
        <w:fldChar w:fldCharType="separate"/>
      </w:r>
      <w:r w:rsidR="005D1E64" w:rsidRPr="0083332A">
        <w:rPr>
          <w:rFonts w:ascii="微软雅黑" w:eastAsia="微软雅黑" w:hAnsi="微软雅黑" w:hint="eastAsia"/>
          <w:sz w:val="36"/>
          <w:szCs w:val="36"/>
        </w:rPr>
        <w:t>&lt;</w:t>
      </w:r>
      <w:r w:rsidR="00D30A31" w:rsidRPr="0083332A">
        <w:rPr>
          <w:rFonts w:ascii="微软雅黑" w:eastAsia="微软雅黑" w:hAnsi="微软雅黑" w:hint="eastAsia"/>
          <w:sz w:val="36"/>
          <w:szCs w:val="36"/>
        </w:rPr>
        <w:t>小度车载OS</w:t>
      </w:r>
      <w:r w:rsidR="0096628B" w:rsidRPr="0083332A">
        <w:rPr>
          <w:rFonts w:ascii="微软雅黑" w:eastAsia="微软雅黑" w:hAnsi="微软雅黑" w:hint="eastAsia"/>
          <w:sz w:val="36"/>
          <w:szCs w:val="36"/>
        </w:rPr>
        <w:t>—</w:t>
      </w:r>
      <w:r w:rsidR="001E556E" w:rsidRPr="0083332A">
        <w:rPr>
          <w:rFonts w:ascii="微软雅黑" w:eastAsia="微软雅黑" w:hAnsi="微软雅黑" w:hint="eastAsia"/>
          <w:sz w:val="36"/>
          <w:szCs w:val="36"/>
        </w:rPr>
        <w:t>福</w:t>
      </w:r>
      <w:r w:rsidR="001E556E" w:rsidRPr="0083332A">
        <w:rPr>
          <w:rFonts w:ascii="微软雅黑" w:eastAsia="微软雅黑" w:hAnsi="微软雅黑"/>
          <w:sz w:val="36"/>
          <w:szCs w:val="36"/>
        </w:rPr>
        <w:t>特</w:t>
      </w:r>
      <w:r w:rsidR="00291541" w:rsidRPr="0083332A">
        <w:rPr>
          <w:rFonts w:ascii="微软雅黑" w:eastAsia="微软雅黑" w:hAnsi="微软雅黑" w:hint="eastAsia"/>
          <w:sz w:val="36"/>
          <w:szCs w:val="36"/>
        </w:rPr>
        <w:t>流量</w:t>
      </w:r>
      <w:r w:rsidR="001E118E" w:rsidRPr="0083332A">
        <w:rPr>
          <w:rFonts w:ascii="微软雅黑" w:eastAsia="微软雅黑" w:hAnsi="微软雅黑" w:hint="eastAsia"/>
          <w:sz w:val="36"/>
          <w:szCs w:val="36"/>
        </w:rPr>
        <w:t>方案</w:t>
      </w:r>
      <w:r w:rsidR="005D1E64" w:rsidRPr="0083332A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83332A">
        <w:rPr>
          <w:rFonts w:ascii="微软雅黑" w:eastAsia="微软雅黑" w:hAnsi="微软雅黑" w:hint="eastAsia"/>
        </w:rPr>
        <w:fldChar w:fldCharType="end"/>
      </w:r>
    </w:p>
    <w:p w14:paraId="4839D039" w14:textId="77777777" w:rsidR="00D64D46" w:rsidRPr="0083332A" w:rsidRDefault="00D64D46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0BBF62AF" w14:textId="77777777" w:rsidR="005D1E64" w:rsidRPr="0083332A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83332A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83332A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83332A" w:rsidRDefault="005D1E64" w:rsidP="00D64D46">
      <w:pPr>
        <w:spacing w:line="360" w:lineRule="auto"/>
        <w:ind w:right="280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D847615" w:rsidR="005D1E64" w:rsidRPr="0083332A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83332A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83332A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6219E3" w:rsidRPr="0083332A">
        <w:rPr>
          <w:rFonts w:ascii="微软雅黑" w:eastAsia="微软雅黑" w:hAnsi="微软雅黑"/>
          <w:sz w:val="28"/>
          <w:szCs w:val="28"/>
        </w:rPr>
        <w:t>V</w:t>
      </w:r>
      <w:r w:rsidR="00C66546">
        <w:rPr>
          <w:rFonts w:ascii="微软雅黑" w:eastAsia="微软雅黑" w:hAnsi="微软雅黑"/>
          <w:sz w:val="28"/>
          <w:szCs w:val="28"/>
        </w:rPr>
        <w:t>2</w:t>
      </w:r>
      <w:r w:rsidR="00D8652C" w:rsidRPr="0083332A">
        <w:rPr>
          <w:rFonts w:ascii="微软雅黑" w:eastAsia="微软雅黑" w:hAnsi="微软雅黑" w:hint="eastAsia"/>
          <w:sz w:val="28"/>
          <w:szCs w:val="28"/>
        </w:rPr>
        <w:t>.</w:t>
      </w:r>
      <w:r w:rsidR="006B2E15">
        <w:rPr>
          <w:rFonts w:ascii="微软雅黑" w:eastAsia="微软雅黑" w:hAnsi="微软雅黑" w:hint="eastAsia"/>
          <w:sz w:val="28"/>
          <w:szCs w:val="28"/>
        </w:rPr>
        <w:t>1</w:t>
      </w:r>
      <w:r w:rsidRPr="0083332A">
        <w:rPr>
          <w:rFonts w:ascii="微软雅黑" w:eastAsia="微软雅黑" w:hAnsi="微软雅黑" w:hint="eastAsia"/>
          <w:sz w:val="28"/>
          <w:szCs w:val="28"/>
        </w:rPr>
        <w:t>&gt;</w:t>
      </w:r>
    </w:p>
    <w:p w14:paraId="0C18B7A8" w14:textId="77777777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20D96525" w14:textId="77777777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4F0A0678" w14:textId="77777777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4EA7151E" w14:textId="77777777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7AE1EC79" w14:textId="77777777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</w:rPr>
      </w:pPr>
    </w:p>
    <w:p w14:paraId="6F312B80" w14:textId="7E2BEA3B" w:rsidR="00D64D46" w:rsidRPr="0083332A" w:rsidRDefault="00D64D46" w:rsidP="00D64D46">
      <w:pPr>
        <w:spacing w:line="360" w:lineRule="auto"/>
        <w:jc w:val="center"/>
        <w:rPr>
          <w:rFonts w:ascii="微软雅黑" w:eastAsia="微软雅黑" w:hAnsi="微软雅黑"/>
          <w:sz w:val="28"/>
          <w:szCs w:val="28"/>
          <w:shd w:val="pct15" w:color="auto" w:fill="FFFFFF"/>
        </w:rPr>
      </w:pPr>
      <w:r w:rsidRPr="00625459">
        <w:rPr>
          <w:rFonts w:ascii="微软雅黑" w:eastAsia="微软雅黑" w:hAnsi="微软雅黑" w:hint="eastAsia"/>
          <w:color w:val="FFFFFF" w:themeColor="background1"/>
          <w:sz w:val="28"/>
          <w:szCs w:val="28"/>
          <w:shd w:val="clear" w:color="auto" w:fill="000000" w:themeFill="text1"/>
        </w:rPr>
        <w:t xml:space="preserve"> IDG</w:t>
      </w:r>
      <w:r w:rsidRPr="00625459">
        <w:rPr>
          <w:rFonts w:ascii="微软雅黑" w:eastAsia="微软雅黑" w:hAnsi="微软雅黑"/>
          <w:color w:val="FFFFFF" w:themeColor="background1"/>
          <w:sz w:val="28"/>
          <w:szCs w:val="28"/>
          <w:shd w:val="clear" w:color="auto" w:fill="000000" w:themeFill="text1"/>
        </w:rPr>
        <w:t xml:space="preserve"> </w:t>
      </w:r>
      <w:r w:rsidRPr="00625459">
        <w:rPr>
          <w:rFonts w:ascii="微软雅黑" w:eastAsia="微软雅黑" w:hAnsi="微软雅黑" w:hint="eastAsia"/>
          <w:sz w:val="28"/>
          <w:szCs w:val="28"/>
          <w:shd w:val="clear" w:color="auto" w:fill="F2F2F2" w:themeFill="background1" w:themeFillShade="F2"/>
        </w:rPr>
        <w:t xml:space="preserve"> 车</w:t>
      </w:r>
      <w:r w:rsidRPr="00625459">
        <w:rPr>
          <w:rFonts w:ascii="微软雅黑" w:eastAsia="微软雅黑" w:hAnsi="微软雅黑"/>
          <w:sz w:val="28"/>
          <w:szCs w:val="28"/>
          <w:shd w:val="clear" w:color="auto" w:fill="F2F2F2" w:themeFill="background1" w:themeFillShade="F2"/>
        </w:rPr>
        <w:t>联网</w:t>
      </w:r>
      <w:r w:rsidRPr="00625459">
        <w:rPr>
          <w:rFonts w:ascii="微软雅黑" w:eastAsia="微软雅黑" w:hAnsi="微软雅黑" w:hint="eastAsia"/>
          <w:sz w:val="28"/>
          <w:szCs w:val="28"/>
          <w:shd w:val="clear" w:color="auto" w:fill="F2F2F2" w:themeFill="background1" w:themeFillShade="F2"/>
        </w:rPr>
        <w:t>事</w:t>
      </w:r>
      <w:r w:rsidRPr="00625459">
        <w:rPr>
          <w:rFonts w:ascii="微软雅黑" w:eastAsia="微软雅黑" w:hAnsi="微软雅黑"/>
          <w:sz w:val="28"/>
          <w:szCs w:val="28"/>
          <w:shd w:val="clear" w:color="auto" w:fill="F2F2F2" w:themeFill="background1" w:themeFillShade="F2"/>
        </w:rPr>
        <w:t>业</w:t>
      </w:r>
      <w:r w:rsidRPr="00625459">
        <w:rPr>
          <w:rFonts w:ascii="微软雅黑" w:eastAsia="微软雅黑" w:hAnsi="微软雅黑" w:hint="eastAsia"/>
          <w:sz w:val="28"/>
          <w:szCs w:val="28"/>
          <w:shd w:val="clear" w:color="auto" w:fill="F2F2F2" w:themeFill="background1" w:themeFillShade="F2"/>
        </w:rPr>
        <w:t xml:space="preserve">部 </w:t>
      </w:r>
    </w:p>
    <w:p w14:paraId="19BEFFD6" w14:textId="57DBA86E" w:rsidR="00D64D46" w:rsidRPr="0083332A" w:rsidRDefault="00D64D46" w:rsidP="00D64D46">
      <w:pPr>
        <w:spacing w:line="360" w:lineRule="auto"/>
        <w:rPr>
          <w:rFonts w:ascii="微软雅黑" w:eastAsia="微软雅黑" w:hAnsi="微软雅黑"/>
          <w:sz w:val="28"/>
          <w:szCs w:val="28"/>
        </w:rPr>
      </w:pPr>
    </w:p>
    <w:p w14:paraId="7A0D6C02" w14:textId="77777777" w:rsidR="00277538" w:rsidRDefault="00277538" w:rsidP="00277538">
      <w:pPr>
        <w:rPr>
          <w:rFonts w:ascii="微软雅黑" w:eastAsia="微软雅黑" w:hAnsi="微软雅黑"/>
        </w:rPr>
      </w:pPr>
    </w:p>
    <w:p w14:paraId="48CF7000" w14:textId="6E22DBFF" w:rsidR="00277538" w:rsidRPr="00277538" w:rsidRDefault="00277538" w:rsidP="00277538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277538">
        <w:rPr>
          <w:rFonts w:ascii="微软雅黑" w:eastAsia="微软雅黑" w:hAnsi="微软雅黑" w:hint="eastAsia"/>
          <w:b/>
          <w:sz w:val="28"/>
          <w:szCs w:val="28"/>
        </w:rPr>
        <w:lastRenderedPageBreak/>
        <w:t>版本更</w:t>
      </w:r>
      <w:r w:rsidRPr="00277538">
        <w:rPr>
          <w:rFonts w:ascii="微软雅黑" w:eastAsia="微软雅黑" w:hAnsi="微软雅黑"/>
          <w:b/>
          <w:sz w:val="28"/>
          <w:szCs w:val="28"/>
        </w:rPr>
        <w:t>新</w:t>
      </w:r>
      <w:r w:rsidRPr="00277538">
        <w:rPr>
          <w:rFonts w:ascii="微软雅黑" w:eastAsia="微软雅黑" w:hAnsi="微软雅黑" w:hint="eastAsia"/>
          <w:b/>
          <w:sz w:val="28"/>
          <w:szCs w:val="28"/>
        </w:rPr>
        <w:t>记录</w:t>
      </w:r>
    </w:p>
    <w:tbl>
      <w:tblPr>
        <w:tblW w:w="9849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277538" w:rsidRPr="0083332A" w14:paraId="27067D31" w14:textId="77777777" w:rsidTr="00242495">
        <w:trPr>
          <w:trHeight w:val="300"/>
        </w:trPr>
        <w:tc>
          <w:tcPr>
            <w:tcW w:w="1739" w:type="dxa"/>
          </w:tcPr>
          <w:p w14:paraId="59088FE8" w14:textId="77777777" w:rsidR="00277538" w:rsidRPr="0083332A" w:rsidRDefault="00277538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3885A44D" w14:textId="77777777" w:rsidR="00277538" w:rsidRPr="0083332A" w:rsidRDefault="00277538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79FD02D3" w14:textId="77777777" w:rsidR="00277538" w:rsidRPr="0083332A" w:rsidRDefault="00277538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7A624538" w14:textId="77777777" w:rsidR="00277538" w:rsidRPr="0083332A" w:rsidRDefault="00277538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277538" w:rsidRPr="0083332A" w14:paraId="0D311772" w14:textId="77777777" w:rsidTr="00242495">
        <w:trPr>
          <w:trHeight w:val="300"/>
        </w:trPr>
        <w:tc>
          <w:tcPr>
            <w:tcW w:w="1739" w:type="dxa"/>
          </w:tcPr>
          <w:p w14:paraId="3EFD806A" w14:textId="77777777" w:rsidR="00277538" w:rsidRPr="0083332A" w:rsidRDefault="00277538" w:rsidP="0024249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25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1E344484" w14:textId="77777777" w:rsidR="00277538" w:rsidRPr="0083332A" w:rsidRDefault="00277538" w:rsidP="00242495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V1.0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63545E8" w14:textId="77777777" w:rsidR="00277538" w:rsidRPr="0083332A" w:rsidRDefault="00277538" w:rsidP="0027753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54C7B9D6" w14:textId="77777777" w:rsidR="00277538" w:rsidRPr="0083332A" w:rsidRDefault="00277538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雪菁</w:t>
            </w:r>
          </w:p>
        </w:tc>
      </w:tr>
      <w:tr w:rsidR="006B2E15" w:rsidRPr="0083332A" w14:paraId="6E0EF559" w14:textId="77777777" w:rsidTr="00242495">
        <w:trPr>
          <w:trHeight w:val="300"/>
        </w:trPr>
        <w:tc>
          <w:tcPr>
            <w:tcW w:w="1739" w:type="dxa"/>
          </w:tcPr>
          <w:p w14:paraId="1A2E5799" w14:textId="5F81ADD8" w:rsidR="006B2E15" w:rsidRPr="0083332A" w:rsidRDefault="006B2E15" w:rsidP="0024249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87FF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31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7EE349EA" w14:textId="3A84A078" w:rsidR="006B2E15" w:rsidRPr="0083332A" w:rsidRDefault="006B2E15" w:rsidP="00242495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V1.1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92D1E7A" w14:textId="20F2769F" w:rsidR="00A87FF3" w:rsidRDefault="00A87FF3" w:rsidP="00A87FF3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20180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830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在上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参会交流，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下内容：</w:t>
            </w:r>
          </w:p>
          <w:p w14:paraId="5CB95E86" w14:textId="144201F6" w:rsidR="009F546F" w:rsidRDefault="009F546F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端：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保持现状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联通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H5页面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；</w:t>
            </w:r>
          </w:p>
          <w:p w14:paraId="57E98572" w14:textId="4E6C0F7F" w:rsidR="006B2E15" w:rsidRDefault="00A87FF3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值流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量：增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W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IFI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网流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包；</w:t>
            </w:r>
          </w:p>
          <w:p w14:paraId="372954B3" w14:textId="545A599F" w:rsidR="00A87FF3" w:rsidRDefault="00A87FF3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车架号未实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：引导进入手机联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H5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实名认证</w:t>
            </w:r>
          </w:p>
          <w:p w14:paraId="4CAED685" w14:textId="0FF3223B" w:rsidR="00A87FF3" w:rsidRDefault="00A87FF3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流量档位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及说明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通接口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获取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；</w:t>
            </w:r>
          </w:p>
          <w:p w14:paraId="172D5D28" w14:textId="77777777" w:rsidR="00A87FF3" w:rsidRDefault="00A87FF3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流量支付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O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S接入联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支付；</w:t>
            </w:r>
          </w:p>
          <w:p w14:paraId="7097A531" w14:textId="2FEF0D59" w:rsidR="00D45CD0" w:rsidRPr="0083332A" w:rsidRDefault="00D45CD0" w:rsidP="00CA4CBD">
            <w:pPr>
              <w:pStyle w:val="Tabletext"/>
              <w:numPr>
                <w:ilvl w:val="0"/>
                <w:numId w:val="8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加</w:t>
            </w:r>
            <w:r w:rsidR="00AC212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开</w:t>
            </w:r>
            <w:r w:rsidR="00AC212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具</w:t>
            </w:r>
            <w:r w:rsidR="00627C4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电</w:t>
            </w:r>
            <w:r w:rsidR="00627C4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发票流程</w:t>
            </w:r>
            <w:r w:rsidR="001C5D6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；</w:t>
            </w:r>
          </w:p>
        </w:tc>
        <w:tc>
          <w:tcPr>
            <w:tcW w:w="1060" w:type="dxa"/>
          </w:tcPr>
          <w:p w14:paraId="04A94D81" w14:textId="77777777" w:rsidR="006B2E15" w:rsidRPr="0083332A" w:rsidRDefault="006B2E15" w:rsidP="0024249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雪菁</w:t>
            </w:r>
          </w:p>
        </w:tc>
      </w:tr>
      <w:tr w:rsidR="001C5D69" w:rsidRPr="0083332A" w14:paraId="58200124" w14:textId="77777777" w:rsidTr="00BB362C">
        <w:trPr>
          <w:trHeight w:val="300"/>
        </w:trPr>
        <w:tc>
          <w:tcPr>
            <w:tcW w:w="1739" w:type="dxa"/>
          </w:tcPr>
          <w:p w14:paraId="44F7DA1B" w14:textId="605D49B8" w:rsidR="001C5D69" w:rsidRPr="0083332A" w:rsidRDefault="001C5D69" w:rsidP="00BB362C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6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73770BA8" w14:textId="4A003F05" w:rsidR="001C5D69" w:rsidRPr="0083332A" w:rsidRDefault="001C5D69" w:rsidP="00BB362C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V1.2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995DAC8" w14:textId="2D0E5668" w:rsidR="005C2102" w:rsidRDefault="005C2102" w:rsidP="005C2102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基于需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求</w:t>
            </w:r>
            <w:r w:rsidR="00346AF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沟</w:t>
            </w:r>
            <w:r w:rsidR="00346AF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审</w:t>
            </w:r>
            <w:r w:rsidR="00346AF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346AF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增加</w:t>
            </w:r>
            <w:r w:rsidR="00346AF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="00346AF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下内容：</w:t>
            </w:r>
          </w:p>
          <w:p w14:paraId="0645F5CB" w14:textId="2F921CB9" w:rsidR="005C2102" w:rsidRDefault="005C2102" w:rsidP="005C2102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TODO：联通部分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接口不明确，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联通对接细节</w:t>
            </w:r>
          </w:p>
          <w:p w14:paraId="3D827B3D" w14:textId="5CEE6D76" w:rsidR="001C5D69" w:rsidRDefault="001C5D69" w:rsidP="00CA4CBD">
            <w:pPr>
              <w:pStyle w:val="Tabletext"/>
              <w:numPr>
                <w:ilvl w:val="0"/>
                <w:numId w:val="20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预警策略</w:t>
            </w:r>
            <w:r w:rsidR="0040372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及</w:t>
            </w:r>
            <w:r w:rsidR="0040372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通知文</w:t>
            </w:r>
            <w:r w:rsidR="0040372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；</w:t>
            </w:r>
          </w:p>
          <w:p w14:paraId="3642A5F5" w14:textId="4B950BB5" w:rsidR="001C5D69" w:rsidRDefault="001C5D69" w:rsidP="00CA4CBD">
            <w:pPr>
              <w:pStyle w:val="Tabletext"/>
              <w:numPr>
                <w:ilvl w:val="0"/>
                <w:numId w:val="20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新联通客服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电话；</w:t>
            </w:r>
          </w:p>
          <w:p w14:paraId="62236744" w14:textId="77777777" w:rsidR="001C5D69" w:rsidRDefault="001C5D69" w:rsidP="00CA4CBD">
            <w:pPr>
              <w:pStyle w:val="Tabletext"/>
              <w:numPr>
                <w:ilvl w:val="0"/>
                <w:numId w:val="20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拨打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引导开启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蓝牙电话相关操作</w:t>
            </w:r>
          </w:p>
          <w:p w14:paraId="390721AB" w14:textId="7A7B104A" w:rsidR="00346AFA" w:rsidRPr="00346AFA" w:rsidRDefault="00346AFA" w:rsidP="00CA4CBD">
            <w:pPr>
              <w:pStyle w:val="Tabletext"/>
              <w:numPr>
                <w:ilvl w:val="0"/>
                <w:numId w:val="20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新交互图</w:t>
            </w:r>
          </w:p>
        </w:tc>
        <w:tc>
          <w:tcPr>
            <w:tcW w:w="1060" w:type="dxa"/>
          </w:tcPr>
          <w:p w14:paraId="61A37DDA" w14:textId="77777777" w:rsidR="001C5D69" w:rsidRPr="0083332A" w:rsidRDefault="001C5D69" w:rsidP="00BB362C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罗</w:t>
            </w:r>
            <w:r w:rsidRPr="0083332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雪菁</w:t>
            </w:r>
          </w:p>
        </w:tc>
      </w:tr>
      <w:tr w:rsidR="00D56EF2" w:rsidRPr="0083332A" w14:paraId="51CB3032" w14:textId="77777777" w:rsidTr="00BB362C">
        <w:trPr>
          <w:trHeight w:val="300"/>
        </w:trPr>
        <w:tc>
          <w:tcPr>
            <w:tcW w:w="1739" w:type="dxa"/>
          </w:tcPr>
          <w:p w14:paraId="715AC2BC" w14:textId="77777777" w:rsidR="00D56EF2" w:rsidRPr="0083332A" w:rsidRDefault="00D56EF2" w:rsidP="00BB362C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297" w:type="dxa"/>
          </w:tcPr>
          <w:p w14:paraId="41ED890D" w14:textId="77777777" w:rsidR="00D56EF2" w:rsidRPr="0083332A" w:rsidRDefault="00D56EF2" w:rsidP="00BB362C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7C00DD6F" w14:textId="467FCA6B" w:rsidR="00D56EF2" w:rsidRDefault="00AA01B8" w:rsidP="00CA4CBD">
            <w:pPr>
              <w:pStyle w:val="Tabletext"/>
              <w:numPr>
                <w:ilvl w:val="0"/>
                <w:numId w:val="36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删除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判断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否实名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的流程</w:t>
            </w:r>
            <w:r w:rsidR="0026019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及</w:t>
            </w:r>
            <w:r w:rsidR="00526F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联通</w:t>
            </w:r>
            <w:r w:rsidR="00526F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实名</w:t>
            </w:r>
            <w:r w:rsidR="00260190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引导页</w:t>
            </w:r>
          </w:p>
          <w:p w14:paraId="2F85502D" w14:textId="5127EC3C" w:rsidR="00526F89" w:rsidRDefault="00C35B17" w:rsidP="00CA4CBD">
            <w:pPr>
              <w:pStyle w:val="Tabletext"/>
              <w:numPr>
                <w:ilvl w:val="0"/>
                <w:numId w:val="36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</w:t>
            </w:r>
            <w:r w:rsidR="00526F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多个</w:t>
            </w:r>
            <w:r w:rsidR="00526F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流</w:t>
            </w:r>
            <w:r w:rsidR="00526F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量</w:t>
            </w:r>
            <w:r w:rsidR="00526F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="00526F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</w:t>
            </w:r>
            <w:r w:rsidR="00526F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策</w:t>
            </w:r>
            <w:r w:rsidR="00526F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略</w:t>
            </w:r>
          </w:p>
          <w:p w14:paraId="39DFFC22" w14:textId="356EE5BB" w:rsidR="00AA01B8" w:rsidRDefault="00AA01B8" w:rsidP="00CA4CBD">
            <w:pPr>
              <w:pStyle w:val="Tabletext"/>
              <w:numPr>
                <w:ilvl w:val="0"/>
                <w:numId w:val="36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增加</w:t>
            </w:r>
            <w:r w:rsidR="00C35B1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查</w:t>
            </w:r>
            <w:r w:rsidR="00C35B1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询流</w:t>
            </w:r>
            <w:r w:rsidR="00C35B1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量的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刷新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功能</w:t>
            </w:r>
          </w:p>
          <w:p w14:paraId="50AFA125" w14:textId="2936C712" w:rsidR="00526F89" w:rsidRDefault="00526F89" w:rsidP="00CA4CBD">
            <w:pPr>
              <w:pStyle w:val="Tabletext"/>
              <w:numPr>
                <w:ilvl w:val="0"/>
                <w:numId w:val="36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增在线视频的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</w:t>
            </w:r>
          </w:p>
        </w:tc>
        <w:tc>
          <w:tcPr>
            <w:tcW w:w="1060" w:type="dxa"/>
          </w:tcPr>
          <w:p w14:paraId="7CC5F815" w14:textId="486FE504" w:rsidR="00D56EF2" w:rsidRPr="0083332A" w:rsidRDefault="00DA7D30" w:rsidP="00BB362C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雪菁</w:t>
            </w:r>
          </w:p>
        </w:tc>
      </w:tr>
      <w:tr w:rsidR="00AE0CEF" w:rsidRPr="0083332A" w14:paraId="4ADCD40E" w14:textId="77777777" w:rsidTr="00BB362C">
        <w:trPr>
          <w:trHeight w:val="300"/>
        </w:trPr>
        <w:tc>
          <w:tcPr>
            <w:tcW w:w="1739" w:type="dxa"/>
          </w:tcPr>
          <w:p w14:paraId="62BB9250" w14:textId="77777777" w:rsidR="00AE0CEF" w:rsidRPr="0083332A" w:rsidRDefault="00AE0CEF" w:rsidP="00BB362C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1297" w:type="dxa"/>
          </w:tcPr>
          <w:p w14:paraId="50E8DF67" w14:textId="77777777" w:rsidR="00AE0CEF" w:rsidRPr="0083332A" w:rsidRDefault="00AE0CEF" w:rsidP="00BB362C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</w:p>
        </w:tc>
        <w:tc>
          <w:tcPr>
            <w:tcW w:w="5753" w:type="dxa"/>
          </w:tcPr>
          <w:p w14:paraId="23FB82F8" w14:textId="77777777" w:rsidR="00AE0CEF" w:rsidRDefault="00AE0CEF" w:rsidP="00AE0CEF">
            <w:pPr>
              <w:pStyle w:val="Tabletext"/>
              <w:numPr>
                <w:ilvl w:val="0"/>
                <w:numId w:val="39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更新流量包类型</w:t>
            </w:r>
          </w:p>
          <w:p w14:paraId="572901AE" w14:textId="77777777" w:rsidR="00AE0CEF" w:rsidRDefault="00AE0CEF" w:rsidP="00AE0CEF">
            <w:pPr>
              <w:pStyle w:val="Tabletext"/>
              <w:numPr>
                <w:ilvl w:val="0"/>
                <w:numId w:val="39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流量包使用说明更新</w:t>
            </w:r>
          </w:p>
          <w:p w14:paraId="09D3C2D7" w14:textId="77777777" w:rsidR="00AE0CEF" w:rsidRDefault="00AE0CEF" w:rsidP="00AE0CEF">
            <w:pPr>
              <w:pStyle w:val="Tabletext"/>
              <w:numPr>
                <w:ilvl w:val="0"/>
                <w:numId w:val="39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开具发票服务用户只需输入邮箱</w:t>
            </w:r>
          </w:p>
          <w:p w14:paraId="10CF522E" w14:textId="30E2CE9B" w:rsidR="00AE0CEF" w:rsidRDefault="00AE0CEF" w:rsidP="00AE0CEF">
            <w:pPr>
              <w:pStyle w:val="Tabletext"/>
              <w:numPr>
                <w:ilvl w:val="0"/>
                <w:numId w:val="39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联通提供QR码，不再显示支付宝，微信，银联</w:t>
            </w:r>
          </w:p>
        </w:tc>
        <w:tc>
          <w:tcPr>
            <w:tcW w:w="1060" w:type="dxa"/>
          </w:tcPr>
          <w:p w14:paraId="7C90676E" w14:textId="07BC96E5" w:rsidR="00AE0CEF" w:rsidRDefault="002F1A24" w:rsidP="00BB362C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陈鸿博</w:t>
            </w:r>
          </w:p>
        </w:tc>
      </w:tr>
      <w:tr w:rsidR="009E16C3" w:rsidRPr="0083332A" w14:paraId="24B6D857" w14:textId="77777777" w:rsidTr="00BB362C">
        <w:trPr>
          <w:trHeight w:val="300"/>
        </w:trPr>
        <w:tc>
          <w:tcPr>
            <w:tcW w:w="1739" w:type="dxa"/>
          </w:tcPr>
          <w:p w14:paraId="5E971401" w14:textId="201E2F10" w:rsidR="009E16C3" w:rsidRPr="0083332A" w:rsidRDefault="009E16C3" w:rsidP="009E16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18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4E74CF8" w14:textId="417304BE" w:rsidR="009E16C3" w:rsidRPr="0083332A" w:rsidRDefault="009E16C3" w:rsidP="009E16C3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3831CE6" w14:textId="74BA63DF" w:rsidR="009E16C3" w:rsidRDefault="009E16C3" w:rsidP="009E16C3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基于福特需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，修改以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下内容：</w:t>
            </w:r>
          </w:p>
          <w:p w14:paraId="2D9664C3" w14:textId="48D3B673" w:rsidR="009E16C3" w:rsidRDefault="009E16C3" w:rsidP="0024524B">
            <w:pPr>
              <w:pStyle w:val="Tabletext"/>
              <w:numPr>
                <w:ilvl w:val="0"/>
                <w:numId w:val="41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基础</w:t>
            </w:r>
            <w:r w:rsidR="00E42F1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流量-</w:t>
            </w:r>
            <w:r w:rsidR="0024524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流量信息始终显示为“畅享”；</w:t>
            </w:r>
          </w:p>
          <w:p w14:paraId="48A1BFA0" w14:textId="1B117DC5" w:rsidR="0024524B" w:rsidRDefault="0024524B" w:rsidP="0024524B">
            <w:pPr>
              <w:pStyle w:val="Tabletext"/>
              <w:numPr>
                <w:ilvl w:val="0"/>
                <w:numId w:val="41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基础流量详情页，只存在一个套餐； 不限量修改为“畅享“，同时不再显示过期时间；</w:t>
            </w:r>
          </w:p>
          <w:p w14:paraId="1880A16F" w14:textId="3C8C27C0" w:rsidR="009E16C3" w:rsidRPr="00FD77B0" w:rsidRDefault="0024524B" w:rsidP="009E16C3">
            <w:pPr>
              <w:pStyle w:val="Tabletext"/>
              <w:numPr>
                <w:ilvl w:val="0"/>
                <w:numId w:val="41"/>
              </w:numPr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所有与流量相关的“娱乐流量”文本，修改为“影音娱乐“</w:t>
            </w:r>
          </w:p>
        </w:tc>
        <w:tc>
          <w:tcPr>
            <w:tcW w:w="1060" w:type="dxa"/>
          </w:tcPr>
          <w:p w14:paraId="19BDE2EA" w14:textId="14979CC4" w:rsidR="009E16C3" w:rsidRDefault="00E42F15" w:rsidP="009E16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ingo</w:t>
            </w:r>
          </w:p>
        </w:tc>
      </w:tr>
      <w:tr w:rsidR="00FD77B0" w:rsidRPr="0083332A" w14:paraId="677EBF14" w14:textId="77777777" w:rsidTr="00BB362C">
        <w:trPr>
          <w:trHeight w:val="300"/>
        </w:trPr>
        <w:tc>
          <w:tcPr>
            <w:tcW w:w="1739" w:type="dxa"/>
          </w:tcPr>
          <w:p w14:paraId="032BFB16" w14:textId="2CEF1CF6" w:rsidR="00FD77B0" w:rsidRPr="0083332A" w:rsidRDefault="00FD77B0" w:rsidP="00FD77B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24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494C2F84" w14:textId="0DCBDB8E" w:rsidR="00FD77B0" w:rsidRPr="0083332A" w:rsidRDefault="00FD77B0" w:rsidP="00FD77B0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BF45EA8" w14:textId="77777777" w:rsidR="00FD77B0" w:rsidRDefault="00FD77B0" w:rsidP="00FD77B0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基于福特需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，修改以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下内容：</w:t>
            </w:r>
          </w:p>
          <w:p w14:paraId="56DE3D7D" w14:textId="77777777" w:rsidR="00FD77B0" w:rsidRDefault="00FD77B0" w:rsidP="00FD77B0">
            <w:pPr>
              <w:rPr>
                <w:color w:val="000000" w:themeColor="text1"/>
                <w:sz w:val="22"/>
                <w:szCs w:val="22"/>
              </w:rPr>
            </w:pPr>
            <w:r w:rsidRPr="00FD77B0">
              <w:rPr>
                <w:rFonts w:hint="eastAsia"/>
                <w:color w:val="000000" w:themeColor="text1"/>
                <w:sz w:val="22"/>
                <w:szCs w:val="22"/>
              </w:rPr>
              <w:t>流量详情页面，当前激活流量的下方显示流量过期日期和时间</w:t>
            </w:r>
          </w:p>
          <w:p w14:paraId="0AC7C176" w14:textId="7F756CDC" w:rsidR="00FD77B0" w:rsidRPr="00FD77B0" w:rsidRDefault="00FD77B0" w:rsidP="00FD77B0">
            <w:pPr>
              <w:rPr>
                <w:color w:val="000000" w:themeColor="text1"/>
              </w:rPr>
            </w:pPr>
          </w:p>
        </w:tc>
        <w:tc>
          <w:tcPr>
            <w:tcW w:w="1060" w:type="dxa"/>
          </w:tcPr>
          <w:p w14:paraId="2C558291" w14:textId="131BD3E8" w:rsidR="00FD77B0" w:rsidRDefault="00FD77B0" w:rsidP="00FD77B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Mingo</w:t>
            </w:r>
          </w:p>
        </w:tc>
      </w:tr>
      <w:tr w:rsidR="00565A05" w:rsidRPr="0083332A" w14:paraId="10716966" w14:textId="77777777" w:rsidTr="00BB362C">
        <w:trPr>
          <w:trHeight w:val="300"/>
        </w:trPr>
        <w:tc>
          <w:tcPr>
            <w:tcW w:w="1739" w:type="dxa"/>
          </w:tcPr>
          <w:p w14:paraId="2C31BA5E" w14:textId="6D8BA1D4" w:rsidR="00565A05" w:rsidRPr="0083332A" w:rsidRDefault="00565A05" w:rsidP="00565A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="0077626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77626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06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0AC762E5" w14:textId="7D906568" w:rsidR="00565A05" w:rsidRPr="0083332A" w:rsidRDefault="00565A05" w:rsidP="00565A05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6F4FF3B" w14:textId="23E5AFA1" w:rsidR="0077626B" w:rsidRDefault="00565A05" w:rsidP="0077626B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基于福特需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，MRD增加福特p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="0077626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的适用性对应</w:t>
            </w:r>
          </w:p>
          <w:p w14:paraId="50265A72" w14:textId="2E901AC7" w:rsidR="00565A05" w:rsidRPr="0077626B" w:rsidRDefault="0077626B" w:rsidP="0077626B">
            <w:pPr>
              <w:pStyle w:val="Tabletext"/>
              <w:spacing w:after="0" w:line="240" w:lineRule="auto"/>
              <w:rPr>
                <w:rFonts w:ascii="宋体" w:hAnsi="宋体"/>
                <w:color w:val="000000" w:themeColor="text1"/>
                <w:sz w:val="22"/>
                <w:szCs w:val="22"/>
                <w:lang w:eastAsia="zh-CN"/>
              </w:rPr>
            </w:pPr>
            <w:r>
              <w:rPr>
                <w:rFonts w:ascii="宋体" w:hAnsi="宋体"/>
                <w:color w:val="000000" w:themeColor="text1"/>
                <w:sz w:val="22"/>
                <w:szCs w:val="22"/>
                <w:lang w:eastAsia="zh-CN"/>
              </w:rPr>
              <w:t>P2</w:t>
            </w:r>
            <w:r>
              <w:rPr>
                <w:rFonts w:ascii="宋体" w:hAnsi="宋体" w:hint="eastAsia"/>
                <w:color w:val="000000" w:themeColor="text1"/>
                <w:sz w:val="22"/>
                <w:szCs w:val="22"/>
                <w:lang w:eastAsia="zh-CN"/>
              </w:rPr>
              <w:t>流量单元</w:t>
            </w:r>
            <w:r w:rsidRPr="0077626B">
              <w:rPr>
                <w:rFonts w:ascii="宋体" w:hAnsi="宋体" w:hint="eastAsia"/>
                <w:color w:val="000000" w:themeColor="text1"/>
                <w:sz w:val="22"/>
                <w:szCs w:val="22"/>
                <w:lang w:eastAsia="zh-CN"/>
              </w:rPr>
              <w:t>需求和设计</w:t>
            </w:r>
            <w:r>
              <w:rPr>
                <w:rFonts w:ascii="宋体" w:hAnsi="宋体" w:hint="eastAsia"/>
                <w:color w:val="000000" w:themeColor="text1"/>
                <w:sz w:val="22"/>
                <w:szCs w:val="22"/>
                <w:lang w:eastAsia="zh-CN"/>
              </w:rPr>
              <w:t>整体沿用P</w:t>
            </w:r>
            <w:r>
              <w:rPr>
                <w:rFonts w:ascii="宋体" w:hAnsi="宋体"/>
                <w:color w:val="000000" w:themeColor="text1"/>
                <w:sz w:val="22"/>
                <w:szCs w:val="22"/>
                <w:lang w:eastAsia="zh-CN"/>
              </w:rPr>
              <w:t>1</w:t>
            </w:r>
          </w:p>
          <w:p w14:paraId="1E29AE41" w14:textId="77777777" w:rsidR="00565A05" w:rsidRDefault="00565A05" w:rsidP="00565A05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400EBCE5" w14:textId="6A68A3F3" w:rsidR="00565A05" w:rsidRDefault="00565A05" w:rsidP="00565A05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Mingo</w:t>
            </w:r>
          </w:p>
        </w:tc>
      </w:tr>
      <w:tr w:rsidR="00E43F33" w:rsidRPr="0083332A" w14:paraId="162B684B" w14:textId="77777777" w:rsidTr="00BB362C">
        <w:trPr>
          <w:trHeight w:val="300"/>
        </w:trPr>
        <w:tc>
          <w:tcPr>
            <w:tcW w:w="1739" w:type="dxa"/>
          </w:tcPr>
          <w:p w14:paraId="51A8D950" w14:textId="4C850A2B" w:rsidR="00E43F33" w:rsidRPr="0083332A" w:rsidRDefault="00E43F33" w:rsidP="00E43F3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C066D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55A5C108" w14:textId="13CE5A60" w:rsidR="00E43F33" w:rsidRPr="0083332A" w:rsidRDefault="00E43F33" w:rsidP="00E43F33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V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.</w:t>
            </w:r>
            <w:r w:rsidR="00C066D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2EB2A1E" w14:textId="5EE5DFDB" w:rsidR="00E43F33" w:rsidRDefault="00E43F33" w:rsidP="00E43F33">
            <w:pPr>
              <w:pStyle w:val="Tabletext"/>
              <w:spacing w:after="0"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增加流量剩余1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%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时的消息推送</w:t>
            </w:r>
          </w:p>
        </w:tc>
        <w:tc>
          <w:tcPr>
            <w:tcW w:w="1060" w:type="dxa"/>
          </w:tcPr>
          <w:p w14:paraId="22BBB56A" w14:textId="1D829707" w:rsidR="00E43F33" w:rsidRDefault="00E43F33" w:rsidP="00E43F3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朱柏臻</w:t>
            </w:r>
          </w:p>
        </w:tc>
      </w:tr>
      <w:tr w:rsidR="00C2585D" w:rsidRPr="0083332A" w14:paraId="74F0A2F4" w14:textId="77777777" w:rsidTr="00BB362C">
        <w:trPr>
          <w:trHeight w:val="300"/>
        </w:trPr>
        <w:tc>
          <w:tcPr>
            <w:tcW w:w="1739" w:type="dxa"/>
          </w:tcPr>
          <w:p w14:paraId="7FF4E1FB" w14:textId="0674B4B9" w:rsidR="00C2585D" w:rsidRPr="0083332A" w:rsidRDefault="00C2585D" w:rsidP="00E43F33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</w:rPr>
            </w:pP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14</w:t>
            </w:r>
            <w:r w:rsidRPr="0083332A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708E66D2" w14:textId="6C5D7A4E" w:rsidR="00C2585D" w:rsidRPr="0083332A" w:rsidRDefault="00C2585D" w:rsidP="00E43F33">
            <w:pPr>
              <w:pStyle w:val="Tabletext"/>
              <w:spacing w:line="360" w:lineRule="auto"/>
              <w:ind w:firstLineChars="50" w:firstLine="105"/>
              <w:rPr>
                <w:rFonts w:ascii="微软雅黑" w:eastAsia="微软雅黑" w:hAnsi="微软雅黑" w:hint="eastAsia"/>
                <w:sz w:val="21"/>
                <w:szCs w:val="21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&lt;V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2.</w:t>
            </w:r>
            <w:r w:rsidR="0010282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1a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20B843F" w14:textId="5C4931E5" w:rsidR="00C2585D" w:rsidRDefault="00102821" w:rsidP="00E43F33">
            <w:pPr>
              <w:pStyle w:val="Tabletext"/>
              <w:spacing w:after="0" w:line="240" w:lineRule="auto"/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</w:pPr>
            <w:ins w:id="0" w:author="Wang, Yuran (Y.)" w:date="2020-01-14T15:53:00Z">
              <w:r>
                <w:rPr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增加单/双</w:t>
              </w:r>
            </w:ins>
            <w:ins w:id="1" w:author="Wang, Yuran (Y.)" w:date="2020-01-14T15:54:00Z">
              <w:r>
                <w:rPr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modem对流量查询、订购和预警的影响</w:t>
              </w:r>
            </w:ins>
          </w:p>
        </w:tc>
        <w:tc>
          <w:tcPr>
            <w:tcW w:w="1060" w:type="dxa"/>
          </w:tcPr>
          <w:p w14:paraId="2EDD2567" w14:textId="62AE6898" w:rsidR="00C2585D" w:rsidRDefault="00C2585D" w:rsidP="00E43F33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王禹然</w:t>
            </w:r>
          </w:p>
        </w:tc>
      </w:tr>
    </w:tbl>
    <w:p w14:paraId="619DB3F3" w14:textId="77777777" w:rsidR="00277538" w:rsidRPr="0083332A" w:rsidRDefault="00277538" w:rsidP="00277538">
      <w:pPr>
        <w:rPr>
          <w:rFonts w:ascii="微软雅黑" w:eastAsia="微软雅黑" w:hAnsi="微软雅黑"/>
        </w:rPr>
      </w:pPr>
    </w:p>
    <w:p w14:paraId="4C96743B" w14:textId="77777777" w:rsidR="00D64D46" w:rsidRPr="0083332A" w:rsidRDefault="00D64D46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  <w:sectPr w:rsidR="00D64D46" w:rsidRPr="0083332A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</w:p>
    <w:p w14:paraId="16DC89CF" w14:textId="77777777" w:rsidR="00537EEF" w:rsidRPr="0083332A" w:rsidRDefault="00D56778" w:rsidP="005D1E64">
      <w:pPr>
        <w:pStyle w:val="Title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2" w:name="_Toc385520327"/>
      <w:bookmarkStart w:id="3" w:name="_Toc385520344"/>
      <w:bookmarkStart w:id="4" w:name="_Toc523704869"/>
      <w:r w:rsidRPr="0083332A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2"/>
      <w:bookmarkEnd w:id="3"/>
      <w:bookmarkEnd w:id="4"/>
    </w:p>
    <w:p w14:paraId="27E2BF2A" w14:textId="77777777" w:rsidR="009B463C" w:rsidRDefault="00A96584">
      <w:pPr>
        <w:pStyle w:val="TOC1"/>
        <w:tabs>
          <w:tab w:val="right" w:leader="dot" w:pos="10456"/>
        </w:tabs>
        <w:rPr>
          <w:noProof/>
          <w:kern w:val="2"/>
          <w:sz w:val="21"/>
        </w:rPr>
      </w:pPr>
      <w:r w:rsidRPr="0083332A">
        <w:rPr>
          <w:rFonts w:ascii="微软雅黑" w:eastAsia="微软雅黑" w:hAnsi="微软雅黑" w:hint="eastAsia"/>
          <w:sz w:val="21"/>
          <w:szCs w:val="21"/>
        </w:rPr>
        <w:fldChar w:fldCharType="begin"/>
      </w:r>
      <w:r w:rsidR="00D56778" w:rsidRPr="0083332A">
        <w:rPr>
          <w:rFonts w:ascii="微软雅黑" w:eastAsia="微软雅黑" w:hAnsi="微软雅黑" w:hint="eastAsia"/>
          <w:sz w:val="21"/>
          <w:szCs w:val="21"/>
        </w:rPr>
        <w:instrText xml:space="preserve"> TOC \o "1-2" \h \z \u </w:instrText>
      </w:r>
      <w:r w:rsidRPr="0083332A">
        <w:rPr>
          <w:rFonts w:ascii="微软雅黑" w:eastAsia="微软雅黑" w:hAnsi="微软雅黑" w:hint="eastAsia"/>
          <w:sz w:val="21"/>
          <w:szCs w:val="21"/>
        </w:rPr>
        <w:fldChar w:fldCharType="separate"/>
      </w:r>
      <w:hyperlink w:anchor="_Toc523704869" w:history="1"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目录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_Toc523704869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3</w:t>
        </w:r>
        <w:r w:rsidR="009B463C">
          <w:rPr>
            <w:noProof/>
            <w:webHidden/>
          </w:rPr>
          <w:fldChar w:fldCharType="end"/>
        </w:r>
      </w:hyperlink>
    </w:p>
    <w:p w14:paraId="40CC809B" w14:textId="77777777" w:rsidR="009B463C" w:rsidRDefault="005F33BF">
      <w:pPr>
        <w:pStyle w:val="TOC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23704870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1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需求介绍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_Toc523704870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4</w:t>
        </w:r>
        <w:r w:rsidR="009B463C">
          <w:rPr>
            <w:noProof/>
            <w:webHidden/>
          </w:rPr>
          <w:fldChar w:fldCharType="end"/>
        </w:r>
      </w:hyperlink>
    </w:p>
    <w:p w14:paraId="006E85B1" w14:textId="77777777" w:rsidR="009B463C" w:rsidRDefault="005F33BF">
      <w:pPr>
        <w:pStyle w:val="TOC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23704871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需求内容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_Toc523704871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5</w:t>
        </w:r>
        <w:r w:rsidR="009B463C">
          <w:rPr>
            <w:noProof/>
            <w:webHidden/>
          </w:rPr>
          <w:fldChar w:fldCharType="end"/>
        </w:r>
      </w:hyperlink>
    </w:p>
    <w:p w14:paraId="2B0B8070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2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2.1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产品结构图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_Toc523704872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5</w:t>
        </w:r>
        <w:r w:rsidR="009B463C">
          <w:rPr>
            <w:noProof/>
            <w:webHidden/>
          </w:rPr>
          <w:fldChar w:fldCharType="end"/>
        </w:r>
      </w:hyperlink>
    </w:p>
    <w:p w14:paraId="734B17CF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3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2.2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产品功能点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_Toc523704873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6</w:t>
        </w:r>
        <w:r w:rsidR="009B463C">
          <w:rPr>
            <w:noProof/>
            <w:webHidden/>
          </w:rPr>
          <w:fldChar w:fldCharType="end"/>
        </w:r>
      </w:hyperlink>
    </w:p>
    <w:p w14:paraId="22DD64B6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4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2.3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B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端</w:t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-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流量标识与预估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_Toc523704874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7</w:t>
        </w:r>
        <w:r w:rsidR="009B463C">
          <w:rPr>
            <w:noProof/>
            <w:webHidden/>
          </w:rPr>
          <w:fldChar w:fldCharType="end"/>
        </w:r>
      </w:hyperlink>
    </w:p>
    <w:p w14:paraId="226D69C5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5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2.4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C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端</w:t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-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流量预警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_Toc523704875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7</w:t>
        </w:r>
        <w:r w:rsidR="009B463C">
          <w:rPr>
            <w:noProof/>
            <w:webHidden/>
          </w:rPr>
          <w:fldChar w:fldCharType="end"/>
        </w:r>
      </w:hyperlink>
    </w:p>
    <w:p w14:paraId="5A7F6143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6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2.5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C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端</w:t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-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流量购买流程图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_Toc523704876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8</w:t>
        </w:r>
        <w:r w:rsidR="009B463C">
          <w:rPr>
            <w:noProof/>
            <w:webHidden/>
          </w:rPr>
          <w:fldChar w:fldCharType="end"/>
        </w:r>
      </w:hyperlink>
    </w:p>
    <w:p w14:paraId="63C3381B" w14:textId="77777777" w:rsidR="009B463C" w:rsidRDefault="005F33BF">
      <w:pPr>
        <w:pStyle w:val="TOC2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23704877" w:history="1">
        <w:r w:rsidR="009B463C" w:rsidRPr="009418FD">
          <w:rPr>
            <w:rStyle w:val="Hyperlink"/>
            <w:rFonts w:ascii="微软雅黑" w:eastAsia="微软雅黑" w:hAnsi="微软雅黑"/>
            <w:noProof/>
          </w:rPr>
          <w:t>2.6</w:t>
        </w:r>
        <w:r w:rsidR="009B463C">
          <w:rPr>
            <w:noProof/>
            <w:kern w:val="2"/>
            <w:sz w:val="21"/>
          </w:rPr>
          <w:tab/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C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端</w:t>
        </w:r>
        <w:r w:rsidR="009B463C" w:rsidRPr="009418FD">
          <w:rPr>
            <w:rStyle w:val="Hyperlink"/>
            <w:rFonts w:ascii="微软雅黑" w:eastAsia="微软雅黑" w:hAnsi="微软雅黑"/>
            <w:noProof/>
          </w:rPr>
          <w:t>-</w:t>
        </w:r>
        <w:r w:rsidR="009B463C" w:rsidRPr="009418FD">
          <w:rPr>
            <w:rStyle w:val="Hyperlink"/>
            <w:rFonts w:ascii="微软雅黑" w:eastAsia="微软雅黑" w:hAnsi="微软雅黑" w:hint="eastAsia"/>
            <w:noProof/>
          </w:rPr>
          <w:t>流量统计</w:t>
        </w:r>
        <w:r w:rsidR="009B463C">
          <w:rPr>
            <w:noProof/>
            <w:webHidden/>
          </w:rPr>
          <w:tab/>
        </w:r>
        <w:r w:rsidR="009B463C">
          <w:rPr>
            <w:noProof/>
            <w:webHidden/>
          </w:rPr>
          <w:fldChar w:fldCharType="begin"/>
        </w:r>
        <w:r w:rsidR="009B463C">
          <w:rPr>
            <w:noProof/>
            <w:webHidden/>
          </w:rPr>
          <w:instrText xml:space="preserve"> PAGEREF _Toc523704877 \h </w:instrText>
        </w:r>
        <w:r w:rsidR="009B463C">
          <w:rPr>
            <w:noProof/>
            <w:webHidden/>
          </w:rPr>
        </w:r>
        <w:r w:rsidR="009B463C">
          <w:rPr>
            <w:noProof/>
            <w:webHidden/>
          </w:rPr>
          <w:fldChar w:fldCharType="separate"/>
        </w:r>
        <w:r w:rsidR="009B463C">
          <w:rPr>
            <w:noProof/>
            <w:webHidden/>
          </w:rPr>
          <w:t>11</w:t>
        </w:r>
        <w:r w:rsidR="009B463C">
          <w:rPr>
            <w:noProof/>
            <w:webHidden/>
          </w:rPr>
          <w:fldChar w:fldCharType="end"/>
        </w:r>
      </w:hyperlink>
    </w:p>
    <w:p w14:paraId="69767F02" w14:textId="2812B4AA" w:rsidR="00D56778" w:rsidRPr="0083332A" w:rsidRDefault="00A96584" w:rsidP="00F41BFE">
      <w:pPr>
        <w:pStyle w:val="Title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 w:rsidRPr="0083332A">
        <w:rPr>
          <w:rFonts w:ascii="微软雅黑" w:eastAsia="微软雅黑" w:hAnsi="微软雅黑" w:hint="eastAsia"/>
          <w:b w:val="0"/>
          <w:sz w:val="21"/>
          <w:szCs w:val="21"/>
        </w:rPr>
        <w:fldChar w:fldCharType="end"/>
      </w:r>
    </w:p>
    <w:p w14:paraId="01F350D6" w14:textId="77777777" w:rsidR="00D56778" w:rsidRPr="0083332A" w:rsidRDefault="00D56778" w:rsidP="00261841">
      <w:pPr>
        <w:rPr>
          <w:rFonts w:ascii="微软雅黑" w:eastAsia="微软雅黑" w:hAnsi="微软雅黑"/>
        </w:rPr>
      </w:pPr>
      <w:r w:rsidRPr="0083332A">
        <w:rPr>
          <w:rFonts w:ascii="微软雅黑" w:eastAsia="微软雅黑" w:hAnsi="微软雅黑" w:hint="eastAsia"/>
        </w:rPr>
        <w:br w:type="page"/>
      </w:r>
    </w:p>
    <w:p w14:paraId="542EF8C4" w14:textId="77777777" w:rsidR="005D1E64" w:rsidRPr="0083332A" w:rsidRDefault="005D1E64" w:rsidP="005D1E64">
      <w:pPr>
        <w:pStyle w:val="Heading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5" w:name="_Toc523704870"/>
      <w:r w:rsidRPr="0083332A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5"/>
    </w:p>
    <w:p w14:paraId="290A4774" w14:textId="77777777" w:rsidR="005D1E64" w:rsidRPr="0083332A" w:rsidRDefault="005D1E64" w:rsidP="009057D4">
      <w:pPr>
        <w:numPr>
          <w:ilvl w:val="0"/>
          <w:numId w:val="2"/>
        </w:numPr>
        <w:spacing w:line="360" w:lineRule="auto"/>
        <w:rPr>
          <w:rFonts w:ascii="微软雅黑" w:eastAsia="微软雅黑" w:hAnsi="微软雅黑"/>
          <w:szCs w:val="21"/>
        </w:rPr>
      </w:pPr>
      <w:r w:rsidRPr="0083332A">
        <w:rPr>
          <w:rFonts w:ascii="微软雅黑" w:eastAsia="微软雅黑" w:hAnsi="微软雅黑" w:hint="eastAsia"/>
          <w:bCs/>
          <w:szCs w:val="21"/>
        </w:rPr>
        <w:t>需求时间：</w:t>
      </w:r>
      <w:r w:rsidRPr="0083332A">
        <w:rPr>
          <w:rFonts w:ascii="微软雅黑" w:eastAsia="微软雅黑" w:hAnsi="微软雅黑" w:hint="eastAsia"/>
          <w:szCs w:val="21"/>
        </w:rPr>
        <w:t xml:space="preserve"> </w:t>
      </w:r>
    </w:p>
    <w:p w14:paraId="57EDB349" w14:textId="0126213A" w:rsidR="00385818" w:rsidRPr="00385818" w:rsidRDefault="003D0716" w:rsidP="0038581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3</w:t>
      </w:r>
      <w:r w:rsidR="00385818" w:rsidRPr="0083332A">
        <w:rPr>
          <w:rFonts w:ascii="微软雅黑" w:eastAsia="微软雅黑" w:hAnsi="微软雅黑" w:hint="eastAsia"/>
          <w:szCs w:val="21"/>
        </w:rPr>
        <w:t>： 2018年</w:t>
      </w:r>
      <w:r w:rsidR="00385818" w:rsidRPr="0083332A">
        <w:rPr>
          <w:rFonts w:ascii="微软雅黑" w:eastAsia="微软雅黑" w:hAnsi="微软雅黑"/>
          <w:szCs w:val="21"/>
        </w:rPr>
        <w:t>1</w:t>
      </w:r>
      <w:r w:rsidR="00CD471A">
        <w:rPr>
          <w:rFonts w:ascii="微软雅黑" w:eastAsia="微软雅黑" w:hAnsi="微软雅黑"/>
          <w:szCs w:val="21"/>
        </w:rPr>
        <w:t>2</w:t>
      </w:r>
      <w:r w:rsidR="00385818" w:rsidRPr="0083332A">
        <w:rPr>
          <w:rFonts w:ascii="微软雅黑" w:eastAsia="微软雅黑" w:hAnsi="微软雅黑" w:hint="eastAsia"/>
          <w:szCs w:val="21"/>
        </w:rPr>
        <w:t>月</w:t>
      </w:r>
      <w:r w:rsidR="00385818" w:rsidRPr="0083332A">
        <w:rPr>
          <w:rFonts w:ascii="微软雅黑" w:eastAsia="微软雅黑" w:hAnsi="微软雅黑"/>
          <w:szCs w:val="21"/>
        </w:rPr>
        <w:t>20</w:t>
      </w:r>
      <w:r w:rsidR="00385818" w:rsidRPr="0083332A">
        <w:rPr>
          <w:rFonts w:ascii="微软雅黑" w:eastAsia="微软雅黑" w:hAnsi="微软雅黑" w:hint="eastAsia"/>
          <w:szCs w:val="21"/>
        </w:rPr>
        <w:t>日。</w:t>
      </w:r>
    </w:p>
    <w:p w14:paraId="5C9A4EDC" w14:textId="633339F9" w:rsidR="00971E46" w:rsidRPr="00CD471A" w:rsidRDefault="00971E46" w:rsidP="003C51E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微软雅黑" w:eastAsia="微软雅黑" w:hAnsi="微软雅黑"/>
          <w:szCs w:val="21"/>
        </w:rPr>
      </w:pPr>
      <w:r w:rsidRPr="0083332A">
        <w:rPr>
          <w:rFonts w:ascii="微软雅黑" w:eastAsia="微软雅黑" w:hAnsi="微软雅黑" w:hint="eastAsia"/>
          <w:bCs/>
          <w:szCs w:val="21"/>
        </w:rPr>
        <w:t>需求方：</w:t>
      </w:r>
      <w:r w:rsidR="001E118E" w:rsidRPr="0083332A">
        <w:rPr>
          <w:rFonts w:ascii="微软雅黑" w:eastAsia="微软雅黑" w:hAnsi="微软雅黑" w:hint="eastAsia"/>
          <w:bCs/>
          <w:szCs w:val="21"/>
        </w:rPr>
        <w:t>福</w:t>
      </w:r>
      <w:r w:rsidR="001E118E" w:rsidRPr="0083332A">
        <w:rPr>
          <w:rFonts w:ascii="微软雅黑" w:eastAsia="微软雅黑" w:hAnsi="微软雅黑"/>
          <w:bCs/>
          <w:szCs w:val="21"/>
        </w:rPr>
        <w:t>特</w:t>
      </w:r>
    </w:p>
    <w:p w14:paraId="507EEBA0" w14:textId="04E53EC0" w:rsidR="00CD471A" w:rsidRPr="0083332A" w:rsidRDefault="00CD471A" w:rsidP="003C51E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相关方</w:t>
      </w:r>
      <w:r>
        <w:rPr>
          <w:rFonts w:ascii="微软雅黑" w:eastAsia="微软雅黑" w:hAnsi="微软雅黑"/>
          <w:bCs/>
          <w:szCs w:val="21"/>
        </w:rPr>
        <w:t>：联通</w:t>
      </w:r>
      <w:r>
        <w:rPr>
          <w:rFonts w:ascii="微软雅黑" w:eastAsia="微软雅黑" w:hAnsi="微软雅黑" w:hint="eastAsia"/>
          <w:bCs/>
          <w:szCs w:val="21"/>
        </w:rPr>
        <w:t>智</w:t>
      </w:r>
      <w:r>
        <w:rPr>
          <w:rFonts w:ascii="微软雅黑" w:eastAsia="微软雅黑" w:hAnsi="微软雅黑"/>
          <w:bCs/>
          <w:szCs w:val="21"/>
        </w:rPr>
        <w:t>网</w:t>
      </w:r>
      <w:r>
        <w:rPr>
          <w:rFonts w:ascii="微软雅黑" w:eastAsia="微软雅黑" w:hAnsi="微软雅黑" w:hint="eastAsia"/>
          <w:bCs/>
          <w:szCs w:val="21"/>
        </w:rPr>
        <w:t>（运</w:t>
      </w:r>
      <w:r>
        <w:rPr>
          <w:rFonts w:ascii="微软雅黑" w:eastAsia="微软雅黑" w:hAnsi="微软雅黑"/>
          <w:bCs/>
          <w:szCs w:val="21"/>
        </w:rPr>
        <w:t>营商）、百度</w:t>
      </w:r>
      <w:r>
        <w:rPr>
          <w:rFonts w:ascii="微软雅黑" w:eastAsia="微软雅黑" w:hAnsi="微软雅黑" w:hint="eastAsia"/>
          <w:bCs/>
          <w:szCs w:val="21"/>
        </w:rPr>
        <w:t>（小</w:t>
      </w:r>
      <w:r>
        <w:rPr>
          <w:rFonts w:ascii="微软雅黑" w:eastAsia="微软雅黑" w:hAnsi="微软雅黑"/>
          <w:bCs/>
          <w:szCs w:val="21"/>
        </w:rPr>
        <w:t>度车载</w:t>
      </w:r>
      <w:r>
        <w:rPr>
          <w:rFonts w:ascii="微软雅黑" w:eastAsia="微软雅黑" w:hAnsi="微软雅黑" w:hint="eastAsia"/>
          <w:bCs/>
          <w:szCs w:val="21"/>
        </w:rPr>
        <w:t>OS</w:t>
      </w:r>
      <w:r>
        <w:rPr>
          <w:rFonts w:ascii="微软雅黑" w:eastAsia="微软雅黑" w:hAnsi="微软雅黑"/>
          <w:bCs/>
          <w:szCs w:val="21"/>
        </w:rPr>
        <w:t>）</w:t>
      </w:r>
    </w:p>
    <w:p w14:paraId="26D03673" w14:textId="7B179C2F" w:rsidR="005D1E64" w:rsidRPr="0083332A" w:rsidRDefault="005D1E64" w:rsidP="003C51EE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微软雅黑" w:eastAsia="微软雅黑" w:hAnsi="微软雅黑"/>
          <w:szCs w:val="21"/>
        </w:rPr>
      </w:pPr>
      <w:r w:rsidRPr="0083332A">
        <w:rPr>
          <w:rFonts w:ascii="微软雅黑" w:eastAsia="微软雅黑" w:hAnsi="微软雅黑" w:hint="eastAsia"/>
          <w:bCs/>
          <w:szCs w:val="21"/>
        </w:rPr>
        <w:t>相关产品：</w:t>
      </w:r>
      <w:r w:rsidR="001212C7" w:rsidRPr="0083332A">
        <w:rPr>
          <w:rFonts w:ascii="微软雅黑" w:eastAsia="微软雅黑" w:hAnsi="微软雅黑" w:hint="eastAsia"/>
          <w:bCs/>
          <w:szCs w:val="21"/>
        </w:rPr>
        <w:t>小度车载</w:t>
      </w:r>
      <w:r w:rsidR="00F25326" w:rsidRPr="0083332A">
        <w:rPr>
          <w:rFonts w:ascii="微软雅黑" w:eastAsia="微软雅黑" w:hAnsi="微软雅黑"/>
          <w:bCs/>
          <w:szCs w:val="21"/>
        </w:rPr>
        <w:t>OS</w:t>
      </w:r>
    </w:p>
    <w:p w14:paraId="1CC59C2B" w14:textId="2B5B66F4" w:rsidR="005D1E64" w:rsidRPr="0083332A" w:rsidRDefault="001E118E" w:rsidP="009057D4">
      <w:pPr>
        <w:numPr>
          <w:ilvl w:val="0"/>
          <w:numId w:val="2"/>
        </w:numPr>
        <w:spacing w:before="100" w:beforeAutospacing="1"/>
        <w:rPr>
          <w:rFonts w:ascii="微软雅黑" w:eastAsia="微软雅黑" w:hAnsi="微软雅黑"/>
          <w:bCs/>
          <w:szCs w:val="21"/>
        </w:rPr>
      </w:pPr>
      <w:r w:rsidRPr="0083332A">
        <w:rPr>
          <w:rFonts w:ascii="微软雅黑" w:eastAsia="微软雅黑" w:hAnsi="微软雅黑" w:hint="eastAsia"/>
          <w:bCs/>
          <w:szCs w:val="21"/>
        </w:rPr>
        <w:t>需</w:t>
      </w:r>
      <w:r w:rsidRPr="0083332A">
        <w:rPr>
          <w:rFonts w:ascii="微软雅黑" w:eastAsia="微软雅黑" w:hAnsi="微软雅黑"/>
          <w:bCs/>
          <w:szCs w:val="21"/>
        </w:rPr>
        <w:t>求</w:t>
      </w:r>
      <w:r w:rsidR="003D18F5" w:rsidRPr="0083332A">
        <w:rPr>
          <w:rFonts w:ascii="微软雅黑" w:eastAsia="微软雅黑" w:hAnsi="微软雅黑" w:hint="eastAsia"/>
          <w:bCs/>
          <w:szCs w:val="21"/>
        </w:rPr>
        <w:t>背景</w:t>
      </w:r>
      <w:r w:rsidR="003D18F5" w:rsidRPr="0083332A">
        <w:rPr>
          <w:rFonts w:ascii="微软雅黑" w:eastAsia="微软雅黑" w:hAnsi="微软雅黑"/>
          <w:bCs/>
          <w:szCs w:val="21"/>
        </w:rPr>
        <w:t>／</w:t>
      </w:r>
      <w:r w:rsidR="005D1E64" w:rsidRPr="0083332A">
        <w:rPr>
          <w:rFonts w:ascii="微软雅黑" w:eastAsia="微软雅黑" w:hAnsi="微软雅黑" w:hint="eastAsia"/>
          <w:bCs/>
          <w:szCs w:val="21"/>
        </w:rPr>
        <w:t>目的：</w:t>
      </w:r>
    </w:p>
    <w:p w14:paraId="3B673CAA" w14:textId="104FDCD7" w:rsidR="009276BA" w:rsidRDefault="00524095" w:rsidP="00DB6F24">
      <w:pPr>
        <w:rPr>
          <w:rFonts w:ascii="微软雅黑" w:eastAsia="微软雅黑" w:hAnsi="微软雅黑"/>
          <w:szCs w:val="21"/>
        </w:rPr>
      </w:pPr>
      <w:r w:rsidRPr="0083332A">
        <w:rPr>
          <w:rFonts w:ascii="微软雅黑" w:eastAsia="微软雅黑" w:hAnsi="微软雅黑" w:hint="eastAsia"/>
          <w:szCs w:val="21"/>
        </w:rPr>
        <w:t xml:space="preserve">  </w:t>
      </w:r>
      <w:r w:rsidR="001121C9" w:rsidRPr="0083332A">
        <w:rPr>
          <w:rFonts w:ascii="微软雅黑" w:eastAsia="微软雅黑" w:hAnsi="微软雅黑" w:hint="eastAsia"/>
          <w:szCs w:val="21"/>
        </w:rPr>
        <w:t xml:space="preserve"> </w:t>
      </w:r>
      <w:r w:rsidR="001121C9" w:rsidRPr="0083332A">
        <w:rPr>
          <w:rFonts w:ascii="微软雅黑" w:eastAsia="微软雅黑" w:hAnsi="微软雅黑"/>
          <w:szCs w:val="21"/>
        </w:rPr>
        <w:t xml:space="preserve">  </w:t>
      </w:r>
      <w:r w:rsidR="00A34E57">
        <w:rPr>
          <w:rFonts w:ascii="微软雅黑" w:eastAsia="微软雅黑" w:hAnsi="微软雅黑" w:hint="eastAsia"/>
          <w:szCs w:val="21"/>
        </w:rPr>
        <w:t>车</w:t>
      </w:r>
      <w:r w:rsidR="009057D4">
        <w:rPr>
          <w:rFonts w:ascii="微软雅黑" w:eastAsia="微软雅黑" w:hAnsi="微软雅黑" w:hint="eastAsia"/>
          <w:szCs w:val="21"/>
        </w:rPr>
        <w:t>联</w:t>
      </w:r>
      <w:r w:rsidR="009276BA">
        <w:rPr>
          <w:rFonts w:ascii="微软雅黑" w:eastAsia="微软雅黑" w:hAnsi="微软雅黑"/>
          <w:szCs w:val="21"/>
        </w:rPr>
        <w:t>网</w:t>
      </w:r>
      <w:r w:rsidRPr="0083332A">
        <w:rPr>
          <w:rFonts w:ascii="微软雅黑" w:eastAsia="微软雅黑" w:hAnsi="微软雅黑" w:hint="eastAsia"/>
          <w:szCs w:val="21"/>
        </w:rPr>
        <w:t>是</w:t>
      </w:r>
      <w:r w:rsidR="00A34E57" w:rsidRPr="0083332A">
        <w:rPr>
          <w:rFonts w:ascii="微软雅黑" w:eastAsia="微软雅黑" w:hAnsi="微软雅黑" w:hint="eastAsia"/>
          <w:szCs w:val="21"/>
        </w:rPr>
        <w:t>智能</w:t>
      </w:r>
      <w:r w:rsidR="00A34E57">
        <w:rPr>
          <w:rFonts w:ascii="微软雅黑" w:eastAsia="微软雅黑" w:hAnsi="微软雅黑"/>
          <w:szCs w:val="21"/>
        </w:rPr>
        <w:t>汽车</w:t>
      </w:r>
      <w:r w:rsidR="009057D4">
        <w:rPr>
          <w:rFonts w:ascii="微软雅黑" w:eastAsia="微软雅黑" w:hAnsi="微软雅黑" w:hint="eastAsia"/>
          <w:szCs w:val="21"/>
        </w:rPr>
        <w:t>必</w:t>
      </w:r>
      <w:r w:rsidR="009057D4">
        <w:rPr>
          <w:rFonts w:ascii="微软雅黑" w:eastAsia="微软雅黑" w:hAnsi="微软雅黑"/>
          <w:szCs w:val="21"/>
        </w:rPr>
        <w:t>备的</w:t>
      </w:r>
      <w:r w:rsidR="0064774C" w:rsidRPr="0083332A">
        <w:rPr>
          <w:rFonts w:ascii="微软雅黑" w:eastAsia="微软雅黑" w:hAnsi="微软雅黑" w:hint="eastAsia"/>
          <w:szCs w:val="21"/>
        </w:rPr>
        <w:t>基础</w:t>
      </w:r>
      <w:r w:rsidR="009057D4">
        <w:rPr>
          <w:rFonts w:ascii="微软雅黑" w:eastAsia="微软雅黑" w:hAnsi="微软雅黑" w:hint="eastAsia"/>
          <w:szCs w:val="21"/>
        </w:rPr>
        <w:t>功能</w:t>
      </w:r>
      <w:r w:rsidR="0064774C" w:rsidRPr="0083332A">
        <w:rPr>
          <w:rFonts w:ascii="微软雅黑" w:eastAsia="微软雅黑" w:hAnsi="微软雅黑"/>
          <w:szCs w:val="21"/>
        </w:rPr>
        <w:t>，</w:t>
      </w:r>
      <w:r w:rsidR="009057D4">
        <w:rPr>
          <w:rFonts w:ascii="微软雅黑" w:eastAsia="微软雅黑" w:hAnsi="微软雅黑" w:hint="eastAsia"/>
          <w:szCs w:val="21"/>
        </w:rPr>
        <w:t>车</w:t>
      </w:r>
      <w:r w:rsidR="009057D4">
        <w:rPr>
          <w:rFonts w:ascii="微软雅黑" w:eastAsia="微软雅黑" w:hAnsi="微软雅黑"/>
          <w:szCs w:val="21"/>
        </w:rPr>
        <w:t>内</w:t>
      </w:r>
      <w:r w:rsidR="009276BA">
        <w:rPr>
          <w:rFonts w:ascii="微软雅黑" w:eastAsia="微软雅黑" w:hAnsi="微软雅黑"/>
          <w:szCs w:val="21"/>
        </w:rPr>
        <w:t>通过</w:t>
      </w:r>
      <w:r w:rsidR="009D6D09">
        <w:rPr>
          <w:rFonts w:ascii="微软雅黑" w:eastAsia="微软雅黑" w:hAnsi="微软雅黑" w:hint="eastAsia"/>
          <w:szCs w:val="21"/>
        </w:rPr>
        <w:t>T-BOX与</w:t>
      </w:r>
      <w:r w:rsidR="00781562">
        <w:rPr>
          <w:rFonts w:ascii="微软雅黑" w:eastAsia="微软雅黑" w:hAnsi="微软雅黑" w:hint="eastAsia"/>
          <w:szCs w:val="21"/>
        </w:rPr>
        <w:t>运</w:t>
      </w:r>
      <w:r w:rsidR="00781562">
        <w:rPr>
          <w:rFonts w:ascii="微软雅黑" w:eastAsia="微软雅黑" w:hAnsi="微软雅黑"/>
          <w:szCs w:val="21"/>
        </w:rPr>
        <w:t>营商</w:t>
      </w:r>
      <w:r w:rsidR="009D6D09">
        <w:rPr>
          <w:rFonts w:ascii="微软雅黑" w:eastAsia="微软雅黑" w:hAnsi="微软雅黑" w:hint="eastAsia"/>
          <w:szCs w:val="21"/>
        </w:rPr>
        <w:t>进行</w:t>
      </w:r>
      <w:r w:rsidR="009276BA">
        <w:rPr>
          <w:rFonts w:ascii="微软雅黑" w:eastAsia="微软雅黑" w:hAnsi="微软雅黑" w:hint="eastAsia"/>
          <w:szCs w:val="21"/>
        </w:rPr>
        <w:t>网</w:t>
      </w:r>
      <w:r w:rsidR="009276BA">
        <w:rPr>
          <w:rFonts w:ascii="微软雅黑" w:eastAsia="微软雅黑" w:hAnsi="微软雅黑"/>
          <w:szCs w:val="21"/>
        </w:rPr>
        <w:t>络</w:t>
      </w:r>
      <w:r w:rsidR="00781562">
        <w:rPr>
          <w:rFonts w:ascii="微软雅黑" w:eastAsia="微软雅黑" w:hAnsi="微软雅黑" w:hint="eastAsia"/>
          <w:szCs w:val="21"/>
        </w:rPr>
        <w:t>连接</w:t>
      </w:r>
      <w:r w:rsidR="009D6D09">
        <w:rPr>
          <w:rFonts w:ascii="微软雅黑" w:eastAsia="微软雅黑" w:hAnsi="微软雅黑" w:hint="eastAsia"/>
          <w:szCs w:val="21"/>
        </w:rPr>
        <w:t>，</w:t>
      </w:r>
      <w:r w:rsidR="009057D4">
        <w:rPr>
          <w:rFonts w:ascii="微软雅黑" w:eastAsia="微软雅黑" w:hAnsi="微软雅黑" w:hint="eastAsia"/>
          <w:szCs w:val="21"/>
        </w:rPr>
        <w:t>使</w:t>
      </w:r>
      <w:r w:rsidR="009057D4">
        <w:rPr>
          <w:rFonts w:ascii="微软雅黑" w:eastAsia="微软雅黑" w:hAnsi="微软雅黑"/>
          <w:szCs w:val="21"/>
        </w:rPr>
        <w:t>车</w:t>
      </w:r>
      <w:r w:rsidR="009057D4">
        <w:rPr>
          <w:rFonts w:ascii="微软雅黑" w:eastAsia="微软雅黑" w:hAnsi="微软雅黑" w:hint="eastAsia"/>
          <w:szCs w:val="21"/>
        </w:rPr>
        <w:t>机</w:t>
      </w:r>
      <w:r w:rsidR="009057D4">
        <w:rPr>
          <w:rFonts w:ascii="微软雅黑" w:eastAsia="微软雅黑" w:hAnsi="微软雅黑"/>
          <w:szCs w:val="21"/>
        </w:rPr>
        <w:t>具备</w:t>
      </w:r>
      <w:r w:rsidR="009057D4">
        <w:rPr>
          <w:rFonts w:ascii="微软雅黑" w:eastAsia="微软雅黑" w:hAnsi="微软雅黑" w:hint="eastAsia"/>
          <w:szCs w:val="21"/>
        </w:rPr>
        <w:t>上</w:t>
      </w:r>
      <w:r w:rsidR="009057D4">
        <w:rPr>
          <w:rFonts w:ascii="微软雅黑" w:eastAsia="微软雅黑" w:hAnsi="微软雅黑"/>
          <w:szCs w:val="21"/>
        </w:rPr>
        <w:t>网能</w:t>
      </w:r>
      <w:r w:rsidR="009057D4">
        <w:rPr>
          <w:rFonts w:ascii="微软雅黑" w:eastAsia="微软雅黑" w:hAnsi="微软雅黑" w:hint="eastAsia"/>
          <w:szCs w:val="21"/>
        </w:rPr>
        <w:t>力</w:t>
      </w:r>
      <w:r w:rsidR="009057D4">
        <w:rPr>
          <w:rFonts w:ascii="微软雅黑" w:eastAsia="微软雅黑" w:hAnsi="微软雅黑"/>
          <w:szCs w:val="21"/>
        </w:rPr>
        <w:t>。</w:t>
      </w:r>
      <w:r w:rsidR="009D6D09">
        <w:rPr>
          <w:rFonts w:ascii="微软雅黑" w:eastAsia="微软雅黑" w:hAnsi="微软雅黑" w:hint="eastAsia"/>
          <w:szCs w:val="21"/>
        </w:rPr>
        <w:t>用户</w:t>
      </w:r>
      <w:r w:rsidR="009057D4">
        <w:rPr>
          <w:rFonts w:ascii="微软雅黑" w:eastAsia="微软雅黑" w:hAnsi="微软雅黑" w:hint="eastAsia"/>
          <w:szCs w:val="21"/>
        </w:rPr>
        <w:t>通过</w:t>
      </w:r>
      <w:r w:rsidR="00B6329F" w:rsidRPr="0083332A">
        <w:rPr>
          <w:rFonts w:ascii="微软雅黑" w:eastAsia="微软雅黑" w:hAnsi="微软雅黑" w:hint="eastAsia"/>
          <w:szCs w:val="21"/>
        </w:rPr>
        <w:t>小度</w:t>
      </w:r>
      <w:r w:rsidR="00B6329F" w:rsidRPr="0083332A">
        <w:rPr>
          <w:rFonts w:ascii="微软雅黑" w:eastAsia="微软雅黑" w:hAnsi="微软雅黑"/>
          <w:szCs w:val="21"/>
        </w:rPr>
        <w:t>车载</w:t>
      </w:r>
      <w:r w:rsidR="00B6329F" w:rsidRPr="0083332A">
        <w:rPr>
          <w:rFonts w:ascii="微软雅黑" w:eastAsia="微软雅黑" w:hAnsi="微软雅黑" w:hint="eastAsia"/>
          <w:szCs w:val="21"/>
        </w:rPr>
        <w:t>OS</w:t>
      </w:r>
      <w:r w:rsidR="009D38D9">
        <w:rPr>
          <w:rFonts w:ascii="微软雅黑" w:eastAsia="微软雅黑" w:hAnsi="微软雅黑" w:hint="eastAsia"/>
          <w:szCs w:val="21"/>
        </w:rPr>
        <w:t>的</w:t>
      </w:r>
      <w:r w:rsidR="0064774C" w:rsidRPr="0083332A">
        <w:rPr>
          <w:rFonts w:ascii="微软雅黑" w:eastAsia="微软雅黑" w:hAnsi="微软雅黑"/>
          <w:szCs w:val="21"/>
        </w:rPr>
        <w:t>应</w:t>
      </w:r>
      <w:r w:rsidR="0064774C" w:rsidRPr="0083332A">
        <w:rPr>
          <w:rFonts w:ascii="微软雅黑" w:eastAsia="微软雅黑" w:hAnsi="微软雅黑" w:hint="eastAsia"/>
          <w:szCs w:val="21"/>
        </w:rPr>
        <w:t>用</w:t>
      </w:r>
      <w:r w:rsidRPr="0083332A">
        <w:rPr>
          <w:rFonts w:ascii="微软雅黑" w:eastAsia="微软雅黑" w:hAnsi="微软雅黑"/>
          <w:szCs w:val="21"/>
        </w:rPr>
        <w:t>，</w:t>
      </w:r>
      <w:r w:rsidR="001121C9" w:rsidRPr="0083332A">
        <w:rPr>
          <w:rFonts w:ascii="微软雅黑" w:eastAsia="微软雅黑" w:hAnsi="微软雅黑"/>
          <w:szCs w:val="21"/>
        </w:rPr>
        <w:t>如：语音</w:t>
      </w:r>
      <w:r w:rsidR="001121C9" w:rsidRPr="0083332A">
        <w:rPr>
          <w:rFonts w:ascii="微软雅黑" w:eastAsia="微软雅黑" w:hAnsi="微软雅黑" w:hint="eastAsia"/>
          <w:szCs w:val="21"/>
        </w:rPr>
        <w:t>、</w:t>
      </w:r>
      <w:r w:rsidR="009057D4">
        <w:rPr>
          <w:rFonts w:ascii="微软雅黑" w:eastAsia="微软雅黑" w:hAnsi="微软雅黑" w:hint="eastAsia"/>
          <w:szCs w:val="21"/>
        </w:rPr>
        <w:t>生活</w:t>
      </w:r>
      <w:r w:rsidR="009057D4">
        <w:rPr>
          <w:rFonts w:ascii="微软雅黑" w:eastAsia="微软雅黑" w:hAnsi="微软雅黑"/>
          <w:szCs w:val="21"/>
        </w:rPr>
        <w:t>服务、</w:t>
      </w:r>
      <w:r w:rsidR="001121C9" w:rsidRPr="0083332A">
        <w:rPr>
          <w:rFonts w:ascii="微软雅黑" w:eastAsia="微软雅黑" w:hAnsi="微软雅黑"/>
          <w:szCs w:val="21"/>
        </w:rPr>
        <w:t>随心听</w:t>
      </w:r>
      <w:r w:rsidR="00B6329F" w:rsidRPr="0083332A">
        <w:rPr>
          <w:rFonts w:ascii="微软雅黑" w:eastAsia="微软雅黑" w:hAnsi="微软雅黑" w:hint="eastAsia"/>
          <w:szCs w:val="21"/>
        </w:rPr>
        <w:t>等</w:t>
      </w:r>
      <w:r w:rsidR="001121C9" w:rsidRPr="0083332A">
        <w:rPr>
          <w:rFonts w:ascii="微软雅黑" w:eastAsia="微软雅黑" w:hAnsi="微软雅黑"/>
          <w:szCs w:val="21"/>
        </w:rPr>
        <w:t>，</w:t>
      </w:r>
      <w:r w:rsidRPr="0083332A">
        <w:rPr>
          <w:rFonts w:ascii="微软雅黑" w:eastAsia="微软雅黑" w:hAnsi="微软雅黑"/>
          <w:szCs w:val="21"/>
        </w:rPr>
        <w:t>享受</w:t>
      </w:r>
      <w:r w:rsidRPr="0083332A">
        <w:rPr>
          <w:rFonts w:ascii="微软雅黑" w:eastAsia="微软雅黑" w:hAnsi="微软雅黑" w:hint="eastAsia"/>
          <w:szCs w:val="21"/>
        </w:rPr>
        <w:t>互</w:t>
      </w:r>
      <w:r w:rsidRPr="0083332A">
        <w:rPr>
          <w:rFonts w:ascii="微软雅黑" w:eastAsia="微软雅黑" w:hAnsi="微软雅黑"/>
          <w:szCs w:val="21"/>
        </w:rPr>
        <w:t>联网</w:t>
      </w:r>
      <w:r w:rsidR="009D38D9">
        <w:rPr>
          <w:rFonts w:ascii="微软雅黑" w:eastAsia="微软雅黑" w:hAnsi="微软雅黑" w:hint="eastAsia"/>
          <w:szCs w:val="21"/>
        </w:rPr>
        <w:t>智能</w:t>
      </w:r>
      <w:r w:rsidRPr="0083332A">
        <w:rPr>
          <w:rFonts w:ascii="微软雅黑" w:eastAsia="微软雅黑" w:hAnsi="微软雅黑"/>
          <w:szCs w:val="21"/>
        </w:rPr>
        <w:t>汽车</w:t>
      </w:r>
      <w:r w:rsidRPr="0083332A">
        <w:rPr>
          <w:rFonts w:ascii="微软雅黑" w:eastAsia="微软雅黑" w:hAnsi="微软雅黑" w:hint="eastAsia"/>
          <w:szCs w:val="21"/>
        </w:rPr>
        <w:t>带</w:t>
      </w:r>
      <w:r w:rsidRPr="0083332A">
        <w:rPr>
          <w:rFonts w:ascii="微软雅黑" w:eastAsia="微软雅黑" w:hAnsi="微软雅黑"/>
          <w:szCs w:val="21"/>
        </w:rPr>
        <w:t>来的</w:t>
      </w:r>
      <w:r w:rsidR="00781562">
        <w:rPr>
          <w:rFonts w:ascii="微软雅黑" w:eastAsia="微软雅黑" w:hAnsi="微软雅黑" w:hint="eastAsia"/>
          <w:szCs w:val="21"/>
        </w:rPr>
        <w:t>人</w:t>
      </w:r>
      <w:r w:rsidR="00781562">
        <w:rPr>
          <w:rFonts w:ascii="微软雅黑" w:eastAsia="微软雅黑" w:hAnsi="微软雅黑"/>
          <w:szCs w:val="21"/>
        </w:rPr>
        <w:t>车交互</w:t>
      </w:r>
      <w:r w:rsidR="009D38D9">
        <w:rPr>
          <w:rFonts w:ascii="微软雅黑" w:eastAsia="微软雅黑" w:hAnsi="微软雅黑" w:hint="eastAsia"/>
          <w:szCs w:val="21"/>
        </w:rPr>
        <w:t>体验</w:t>
      </w:r>
      <w:r w:rsidR="001121C9" w:rsidRPr="0083332A">
        <w:rPr>
          <w:rFonts w:ascii="微软雅黑" w:eastAsia="微软雅黑" w:hAnsi="微软雅黑" w:hint="eastAsia"/>
          <w:szCs w:val="21"/>
        </w:rPr>
        <w:t>。</w:t>
      </w:r>
    </w:p>
    <w:p w14:paraId="781D4D95" w14:textId="47BA32FB" w:rsidR="009F546F" w:rsidRDefault="001121C9" w:rsidP="009276BA">
      <w:pPr>
        <w:ind w:firstLineChars="250" w:firstLine="600"/>
        <w:rPr>
          <w:rFonts w:ascii="微软雅黑" w:eastAsia="微软雅黑" w:hAnsi="微软雅黑"/>
          <w:szCs w:val="21"/>
        </w:rPr>
      </w:pPr>
      <w:r w:rsidRPr="0083332A">
        <w:rPr>
          <w:rFonts w:ascii="微软雅黑" w:eastAsia="微软雅黑" w:hAnsi="微软雅黑"/>
          <w:szCs w:val="21"/>
        </w:rPr>
        <w:t>福</w:t>
      </w:r>
      <w:r w:rsidRPr="0083332A">
        <w:rPr>
          <w:rFonts w:ascii="微软雅黑" w:eastAsia="微软雅黑" w:hAnsi="微软雅黑" w:hint="eastAsia"/>
          <w:szCs w:val="21"/>
        </w:rPr>
        <w:t>特汽车与联</w:t>
      </w:r>
      <w:r w:rsidRPr="0083332A">
        <w:rPr>
          <w:rFonts w:ascii="微软雅黑" w:eastAsia="微软雅黑" w:hAnsi="微软雅黑"/>
          <w:szCs w:val="21"/>
        </w:rPr>
        <w:t>通智网</w:t>
      </w:r>
      <w:r w:rsidRPr="0083332A">
        <w:rPr>
          <w:rFonts w:ascii="微软雅黑" w:eastAsia="微软雅黑" w:hAnsi="微软雅黑" w:hint="eastAsia"/>
          <w:szCs w:val="21"/>
        </w:rPr>
        <w:t>合</w:t>
      </w:r>
      <w:r w:rsidR="009F546F">
        <w:rPr>
          <w:rFonts w:ascii="微软雅黑" w:eastAsia="微软雅黑" w:hAnsi="微软雅黑"/>
          <w:szCs w:val="21"/>
        </w:rPr>
        <w:t>作</w:t>
      </w:r>
      <w:r w:rsidR="00781562">
        <w:rPr>
          <w:rFonts w:ascii="微软雅黑" w:eastAsia="微软雅黑" w:hAnsi="微软雅黑" w:hint="eastAsia"/>
          <w:szCs w:val="21"/>
        </w:rPr>
        <w:t>，</w:t>
      </w:r>
      <w:r w:rsidR="00F61D50">
        <w:rPr>
          <w:rFonts w:ascii="微软雅黑" w:eastAsia="微软雅黑" w:hAnsi="微软雅黑" w:hint="eastAsia"/>
          <w:szCs w:val="21"/>
        </w:rPr>
        <w:t>由</w:t>
      </w:r>
      <w:r w:rsidR="00781562">
        <w:rPr>
          <w:rFonts w:ascii="微软雅黑" w:eastAsia="微软雅黑" w:hAnsi="微软雅黑" w:hint="eastAsia"/>
          <w:szCs w:val="21"/>
        </w:rPr>
        <w:t>双方</w:t>
      </w:r>
      <w:r w:rsidR="009F546F" w:rsidRPr="009F546F">
        <w:rPr>
          <w:rFonts w:ascii="微软雅黑" w:eastAsia="微软雅黑" w:hAnsi="微软雅黑" w:hint="eastAsia"/>
          <w:szCs w:val="21"/>
        </w:rPr>
        <w:t>制定</w:t>
      </w:r>
      <w:r w:rsidR="009F546F" w:rsidRPr="009F546F">
        <w:rPr>
          <w:rFonts w:ascii="微软雅黑" w:eastAsia="微软雅黑" w:hAnsi="微软雅黑"/>
          <w:szCs w:val="21"/>
        </w:rPr>
        <w:t>流</w:t>
      </w:r>
      <w:r w:rsidR="009F546F" w:rsidRPr="009F546F">
        <w:rPr>
          <w:rFonts w:ascii="微软雅黑" w:eastAsia="微软雅黑" w:hAnsi="微软雅黑" w:hint="eastAsia"/>
          <w:szCs w:val="21"/>
        </w:rPr>
        <w:t>量</w:t>
      </w:r>
      <w:r w:rsidR="00DB6F24">
        <w:rPr>
          <w:rFonts w:ascii="微软雅黑" w:eastAsia="微软雅黑" w:hAnsi="微软雅黑" w:hint="eastAsia"/>
          <w:szCs w:val="21"/>
        </w:rPr>
        <w:t>包类型</w:t>
      </w:r>
      <w:r w:rsidR="00DB6F24">
        <w:rPr>
          <w:rFonts w:ascii="微软雅黑" w:eastAsia="微软雅黑" w:hAnsi="微软雅黑"/>
          <w:szCs w:val="21"/>
        </w:rPr>
        <w:t>、</w:t>
      </w:r>
      <w:r w:rsidR="00781562">
        <w:rPr>
          <w:rFonts w:ascii="微软雅黑" w:eastAsia="微软雅黑" w:hAnsi="微软雅黑" w:hint="eastAsia"/>
          <w:szCs w:val="21"/>
        </w:rPr>
        <w:t>流量</w:t>
      </w:r>
      <w:r w:rsidR="009F546F" w:rsidRPr="009F546F">
        <w:rPr>
          <w:rFonts w:ascii="微软雅黑" w:eastAsia="微软雅黑" w:hAnsi="微软雅黑" w:hint="eastAsia"/>
          <w:szCs w:val="21"/>
        </w:rPr>
        <w:t>档位</w:t>
      </w:r>
      <w:r w:rsidR="00781562">
        <w:rPr>
          <w:rFonts w:ascii="微软雅黑" w:eastAsia="微软雅黑" w:hAnsi="微软雅黑" w:hint="eastAsia"/>
          <w:szCs w:val="21"/>
        </w:rPr>
        <w:t>以</w:t>
      </w:r>
      <w:r w:rsidR="009F546F" w:rsidRPr="009F546F">
        <w:rPr>
          <w:rFonts w:ascii="微软雅黑" w:eastAsia="微软雅黑" w:hAnsi="微软雅黑"/>
          <w:szCs w:val="21"/>
        </w:rPr>
        <w:t>及</w:t>
      </w:r>
      <w:r w:rsidR="00DB6F24">
        <w:rPr>
          <w:rFonts w:ascii="微软雅黑" w:eastAsia="微软雅黑" w:hAnsi="微软雅黑" w:hint="eastAsia"/>
          <w:szCs w:val="21"/>
        </w:rPr>
        <w:t>产</w:t>
      </w:r>
      <w:r w:rsidR="00DB6F24">
        <w:rPr>
          <w:rFonts w:ascii="微软雅黑" w:eastAsia="微软雅黑" w:hAnsi="微软雅黑"/>
          <w:szCs w:val="21"/>
        </w:rPr>
        <w:t>品</w:t>
      </w:r>
      <w:r w:rsidR="009F546F" w:rsidRPr="009F546F">
        <w:rPr>
          <w:rFonts w:ascii="微软雅黑" w:eastAsia="微软雅黑" w:hAnsi="微软雅黑"/>
          <w:szCs w:val="21"/>
        </w:rPr>
        <w:t>定价</w:t>
      </w:r>
      <w:r w:rsidR="009F546F">
        <w:rPr>
          <w:rFonts w:ascii="微软雅黑" w:eastAsia="微软雅黑" w:hAnsi="微软雅黑" w:hint="eastAsia"/>
          <w:szCs w:val="21"/>
        </w:rPr>
        <w:t>。</w:t>
      </w:r>
    </w:p>
    <w:p w14:paraId="5E3CCA6E" w14:textId="17365341" w:rsidR="009F546F" w:rsidRDefault="009D38D9" w:rsidP="009D38D9">
      <w:pPr>
        <w:ind w:firstLineChars="250" w:firstLine="60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流量类型</w:t>
      </w:r>
      <w:r>
        <w:rPr>
          <w:rFonts w:ascii="微软雅黑" w:eastAsia="微软雅黑" w:hAnsi="微软雅黑"/>
          <w:szCs w:val="21"/>
        </w:rPr>
        <w:t>分为基础</w:t>
      </w:r>
      <w:r>
        <w:rPr>
          <w:rFonts w:ascii="微软雅黑" w:eastAsia="微软雅黑" w:hAnsi="微软雅黑" w:hint="eastAsia"/>
          <w:szCs w:val="21"/>
        </w:rPr>
        <w:t>流量</w:t>
      </w:r>
      <w:r>
        <w:rPr>
          <w:rFonts w:ascii="微软雅黑" w:eastAsia="微软雅黑" w:hAnsi="微软雅黑"/>
          <w:szCs w:val="21"/>
        </w:rPr>
        <w:t>和增值流</w:t>
      </w:r>
      <w:r>
        <w:rPr>
          <w:rFonts w:ascii="微软雅黑" w:eastAsia="微软雅黑" w:hAnsi="微软雅黑" w:hint="eastAsia"/>
          <w:szCs w:val="21"/>
        </w:rPr>
        <w:t>量</w:t>
      </w:r>
      <w:r w:rsidR="009F546F">
        <w:rPr>
          <w:rFonts w:ascii="微软雅黑" w:eastAsia="微软雅黑" w:hAnsi="微软雅黑" w:hint="eastAsia"/>
          <w:szCs w:val="21"/>
        </w:rPr>
        <w:t>：</w:t>
      </w:r>
    </w:p>
    <w:p w14:paraId="27724B36" w14:textId="32E97E60" w:rsidR="009F546F" w:rsidRPr="002F1A24" w:rsidRDefault="009D38D9" w:rsidP="00CA4CBD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基础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流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量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的费用</w:t>
      </w:r>
      <w:r w:rsidRPr="002F1A24">
        <w:rPr>
          <w:rFonts w:ascii="微软雅黑" w:eastAsia="微软雅黑" w:hAnsi="微软雅黑"/>
          <w:b/>
          <w:color w:val="000000" w:themeColor="text1"/>
          <w:szCs w:val="21"/>
        </w:rPr>
        <w:t>由福特承</w:t>
      </w:r>
      <w:r w:rsidRPr="002F1A24">
        <w:rPr>
          <w:rFonts w:ascii="微软雅黑" w:eastAsia="微软雅黑" w:hAnsi="微软雅黑" w:hint="eastAsia"/>
          <w:b/>
          <w:color w:val="000000" w:themeColor="text1"/>
          <w:szCs w:val="21"/>
        </w:rPr>
        <w:t>担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，</w:t>
      </w:r>
      <w:r w:rsidR="00C22DC8" w:rsidRPr="002F1A24">
        <w:rPr>
          <w:rFonts w:ascii="微软雅黑" w:eastAsia="微软雅黑" w:hAnsi="微软雅黑" w:hint="eastAsia"/>
          <w:color w:val="000000" w:themeColor="text1"/>
          <w:szCs w:val="21"/>
        </w:rPr>
        <w:t>例如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：语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音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、</w:t>
      </w:r>
      <w:r w:rsidR="00AC6924" w:rsidRPr="002F1A24">
        <w:rPr>
          <w:rFonts w:ascii="微软雅黑" w:eastAsia="微软雅黑" w:hAnsi="微软雅黑" w:hint="eastAsia"/>
          <w:color w:val="000000" w:themeColor="text1"/>
          <w:szCs w:val="21"/>
        </w:rPr>
        <w:t>地图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导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航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等大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部分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应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用和系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统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服务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；</w:t>
      </w:r>
    </w:p>
    <w:p w14:paraId="39B27270" w14:textId="393EA635" w:rsidR="00DB6F24" w:rsidRPr="002F1A24" w:rsidRDefault="009D38D9" w:rsidP="00CA4CBD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2F1A24">
        <w:rPr>
          <w:rFonts w:ascii="微软雅黑" w:eastAsia="微软雅黑" w:hAnsi="微软雅黑"/>
          <w:color w:val="000000" w:themeColor="text1"/>
          <w:szCs w:val="21"/>
        </w:rPr>
        <w:t>增值流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量的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费用</w:t>
      </w:r>
      <w:r w:rsidRPr="002F1A24">
        <w:rPr>
          <w:rFonts w:ascii="微软雅黑" w:eastAsia="微软雅黑" w:hAnsi="微软雅黑"/>
          <w:b/>
          <w:color w:val="000000" w:themeColor="text1"/>
          <w:szCs w:val="21"/>
        </w:rPr>
        <w:t>由用户</w:t>
      </w:r>
      <w:r w:rsidR="00DB6F24" w:rsidRPr="002F1A24">
        <w:rPr>
          <w:rFonts w:ascii="微软雅黑" w:eastAsia="微软雅黑" w:hAnsi="微软雅黑" w:hint="eastAsia"/>
          <w:b/>
          <w:color w:val="000000" w:themeColor="text1"/>
          <w:szCs w:val="21"/>
        </w:rPr>
        <w:t>承担</w:t>
      </w:r>
      <w:r w:rsidR="00DB6F24" w:rsidRPr="002F1A24">
        <w:rPr>
          <w:rFonts w:ascii="微软雅黑" w:eastAsia="微软雅黑" w:hAnsi="微软雅黑" w:hint="eastAsia"/>
          <w:color w:val="000000" w:themeColor="text1"/>
          <w:szCs w:val="21"/>
        </w:rPr>
        <w:t>（活动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期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间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价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格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可能会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变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化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）</w:t>
      </w:r>
      <w:r w:rsidR="00C97140" w:rsidRPr="002F1A24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CD471A" w:rsidRPr="002F1A24">
        <w:rPr>
          <w:rFonts w:ascii="微软雅黑" w:eastAsia="微软雅黑" w:hAnsi="微软雅黑" w:hint="eastAsia"/>
          <w:color w:val="000000" w:themeColor="text1"/>
          <w:szCs w:val="21"/>
        </w:rPr>
        <w:t>包括</w:t>
      </w:r>
      <w:r w:rsidR="00CD471A" w:rsidRPr="002F1A24">
        <w:rPr>
          <w:rFonts w:ascii="微软雅黑" w:eastAsia="微软雅黑" w:hAnsi="微软雅黑"/>
          <w:color w:val="000000" w:themeColor="text1"/>
          <w:szCs w:val="21"/>
        </w:rPr>
        <w:t>：</w:t>
      </w:r>
    </w:p>
    <w:p w14:paraId="7098D25B" w14:textId="45A9EEC1" w:rsidR="00DB6F24" w:rsidRPr="002F1A24" w:rsidRDefault="00CD471A" w:rsidP="00DB6F24">
      <w:pPr>
        <w:pStyle w:val="ListParagraph"/>
        <w:ind w:left="885" w:firstLineChars="0" w:firstLine="0"/>
        <w:rPr>
          <w:rFonts w:ascii="微软雅黑" w:eastAsia="微软雅黑" w:hAnsi="微软雅黑"/>
          <w:color w:val="000000" w:themeColor="text1"/>
          <w:szCs w:val="21"/>
        </w:rPr>
      </w:pPr>
      <w:r w:rsidRPr="002F1A24">
        <w:rPr>
          <w:rFonts w:ascii="微软雅黑" w:eastAsia="微软雅黑" w:hAnsi="微软雅黑"/>
          <w:color w:val="000000" w:themeColor="text1"/>
          <w:szCs w:val="21"/>
        </w:rPr>
        <w:t>1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）</w:t>
      </w:r>
      <w:r w:rsidR="00AB6EA7">
        <w:rPr>
          <w:rFonts w:ascii="微软雅黑" w:eastAsia="微软雅黑" w:hAnsi="微软雅黑" w:hint="eastAsia"/>
          <w:color w:val="000000" w:themeColor="text1"/>
          <w:szCs w:val="21"/>
        </w:rPr>
        <w:t>车载热点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流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量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包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（外部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设备连接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车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机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4G网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络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上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网</w:t>
      </w:r>
      <w:ins w:id="6" w:author="Wang, Yuran (Y.)" w:date="2020-01-14T15:54:00Z">
        <w:r w:rsidR="00DC09D9">
          <w:rPr>
            <w:rFonts w:ascii="微软雅黑" w:eastAsia="微软雅黑" w:hAnsi="微软雅黑" w:hint="eastAsia"/>
            <w:color w:val="000000" w:themeColor="text1"/>
            <w:szCs w:val="21"/>
          </w:rPr>
          <w:t>，仅适用于</w:t>
        </w:r>
      </w:ins>
      <w:ins w:id="7" w:author="Wang, Yuran (Y.)" w:date="2020-01-14T15:55:00Z">
        <w:r w:rsidR="00DC09D9" w:rsidRPr="00DC09D9">
          <w:rPr>
            <w:rFonts w:ascii="微软雅黑" w:eastAsia="微软雅黑" w:hAnsi="微软雅黑"/>
            <w:color w:val="000000" w:themeColor="text1"/>
            <w:szCs w:val="21"/>
          </w:rPr>
          <w:t>SYNC+ Dual Modems in CGEA 1.3</w:t>
        </w:r>
      </w:ins>
      <w:bookmarkStart w:id="8" w:name="_GoBack"/>
      <w:bookmarkEnd w:id="8"/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）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；</w:t>
      </w:r>
    </w:p>
    <w:p w14:paraId="4E901105" w14:textId="5ADB9469" w:rsidR="00DB6F24" w:rsidRPr="002F1A24" w:rsidRDefault="00CD471A" w:rsidP="00DB6F24">
      <w:pPr>
        <w:pStyle w:val="ListParagraph"/>
        <w:ind w:left="885" w:firstLineChars="0" w:firstLine="0"/>
        <w:rPr>
          <w:rFonts w:ascii="微软雅黑" w:eastAsia="微软雅黑" w:hAnsi="微软雅黑"/>
          <w:color w:val="000000" w:themeColor="text1"/>
          <w:szCs w:val="21"/>
        </w:rPr>
      </w:pP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2）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娱乐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流量</w:t>
      </w:r>
      <w:r w:rsidRPr="002F1A24">
        <w:rPr>
          <w:rFonts w:ascii="微软雅黑" w:eastAsia="微软雅黑" w:hAnsi="微软雅黑"/>
          <w:color w:val="000000" w:themeColor="text1"/>
          <w:szCs w:val="21"/>
        </w:rPr>
        <w:t>包</w:t>
      </w:r>
      <w:r w:rsidR="00C97140" w:rsidRPr="002F1A24">
        <w:rPr>
          <w:rFonts w:ascii="微软雅黑" w:eastAsia="微软雅黑" w:hAnsi="微软雅黑"/>
          <w:color w:val="000000" w:themeColor="text1"/>
          <w:szCs w:val="21"/>
        </w:rPr>
        <w:t>（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车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内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娱乐音频</w:t>
      </w:r>
      <w:r w:rsidR="00375493" w:rsidRPr="002F1A24">
        <w:rPr>
          <w:rFonts w:ascii="微软雅黑" w:eastAsia="微软雅黑" w:hAnsi="微软雅黑" w:hint="eastAsia"/>
          <w:color w:val="000000" w:themeColor="text1"/>
          <w:szCs w:val="21"/>
        </w:rPr>
        <w:t>，视频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应用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3F63B1" w:rsidRPr="002F1A24">
        <w:rPr>
          <w:rFonts w:ascii="微软雅黑" w:eastAsia="微软雅黑" w:hAnsi="微软雅黑"/>
          <w:color w:val="000000" w:themeColor="text1"/>
          <w:szCs w:val="21"/>
        </w:rPr>
        <w:t>包括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3F63B1" w:rsidRPr="002F1A24">
        <w:rPr>
          <w:rFonts w:ascii="微软雅黑" w:eastAsia="微软雅黑" w:hAnsi="微软雅黑"/>
          <w:color w:val="000000" w:themeColor="text1"/>
          <w:szCs w:val="21"/>
        </w:rPr>
        <w:t>音乐、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D97185" w:rsidRPr="002F1A24">
        <w:rPr>
          <w:rFonts w:ascii="微软雅黑" w:eastAsia="微软雅黑" w:hAnsi="微软雅黑"/>
          <w:color w:val="000000" w:themeColor="text1"/>
          <w:szCs w:val="21"/>
        </w:rPr>
        <w:t>、广播、</w:t>
      </w:r>
      <w:r w:rsidR="003F63B1" w:rsidRPr="002F1A24">
        <w:rPr>
          <w:rFonts w:ascii="微软雅黑" w:eastAsia="微软雅黑" w:hAnsi="微软雅黑" w:hint="eastAsia"/>
          <w:color w:val="000000" w:themeColor="text1"/>
          <w:szCs w:val="21"/>
        </w:rPr>
        <w:t>有声</w:t>
      </w:r>
      <w:r w:rsidR="00D97185" w:rsidRPr="002F1A24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="00375493" w:rsidRPr="002F1A24">
        <w:rPr>
          <w:rFonts w:ascii="微软雅黑" w:eastAsia="微软雅黑" w:hAnsi="微软雅黑" w:hint="eastAsia"/>
          <w:color w:val="000000" w:themeColor="text1"/>
          <w:szCs w:val="21"/>
        </w:rPr>
        <w:t>，在</w:t>
      </w:r>
      <w:r w:rsidR="00375493" w:rsidRPr="002F1A24">
        <w:rPr>
          <w:rFonts w:ascii="微软雅黑" w:eastAsia="微软雅黑" w:hAnsi="微软雅黑"/>
          <w:color w:val="000000" w:themeColor="text1"/>
          <w:szCs w:val="21"/>
        </w:rPr>
        <w:t>线</w:t>
      </w:r>
      <w:r w:rsidR="00375493" w:rsidRPr="002F1A24">
        <w:rPr>
          <w:rFonts w:ascii="微软雅黑" w:eastAsia="微软雅黑" w:hAnsi="微软雅黑" w:hint="eastAsia"/>
          <w:color w:val="000000" w:themeColor="text1"/>
          <w:szCs w:val="21"/>
        </w:rPr>
        <w:t>视频</w:t>
      </w:r>
      <w:r w:rsidR="00C97140" w:rsidRPr="002F1A24">
        <w:rPr>
          <w:rFonts w:ascii="微软雅黑" w:eastAsia="微软雅黑" w:hAnsi="微软雅黑"/>
          <w:color w:val="000000" w:themeColor="text1"/>
          <w:szCs w:val="21"/>
        </w:rPr>
        <w:t>）</w:t>
      </w:r>
      <w:r w:rsidRPr="002F1A24">
        <w:rPr>
          <w:rFonts w:ascii="微软雅黑" w:eastAsia="微软雅黑" w:hAnsi="微软雅黑" w:hint="eastAsia"/>
          <w:color w:val="000000" w:themeColor="text1"/>
          <w:szCs w:val="21"/>
        </w:rPr>
        <w:t>；</w:t>
      </w:r>
    </w:p>
    <w:p w14:paraId="4CD0BA2C" w14:textId="39D5FAF6" w:rsidR="00760FBF" w:rsidRPr="0083332A" w:rsidRDefault="005D1E64" w:rsidP="00F61BF8">
      <w:pPr>
        <w:pStyle w:val="Heading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9" w:name="NewPage-需求内容"/>
      <w:bookmarkStart w:id="10" w:name="_Toc523704871"/>
      <w:bookmarkEnd w:id="9"/>
      <w:r w:rsidRPr="0083332A">
        <w:rPr>
          <w:rFonts w:ascii="微软雅黑" w:eastAsia="微软雅黑" w:hAnsi="微软雅黑" w:hint="eastAsia"/>
          <w:sz w:val="28"/>
          <w:szCs w:val="28"/>
        </w:rPr>
        <w:lastRenderedPageBreak/>
        <w:t>需求内容</w:t>
      </w:r>
      <w:bookmarkEnd w:id="10"/>
    </w:p>
    <w:p w14:paraId="78E9EBCE" w14:textId="23053F9D" w:rsidR="00AE3795" w:rsidRDefault="00C8088E" w:rsidP="007C4982">
      <w:pPr>
        <w:pStyle w:val="Heading2"/>
        <w:spacing w:after="0" w:line="240" w:lineRule="auto"/>
        <w:rPr>
          <w:rFonts w:ascii="微软雅黑" w:eastAsia="微软雅黑" w:hAnsi="微软雅黑"/>
        </w:rPr>
      </w:pPr>
      <w:bookmarkStart w:id="11" w:name="_Toc523704872"/>
      <w:r w:rsidRPr="0083332A">
        <w:rPr>
          <w:rFonts w:ascii="微软雅黑" w:eastAsia="微软雅黑" w:hAnsi="微软雅黑" w:hint="eastAsia"/>
        </w:rPr>
        <w:t>产</w:t>
      </w:r>
      <w:r w:rsidRPr="0083332A">
        <w:rPr>
          <w:rFonts w:ascii="微软雅黑" w:eastAsia="微软雅黑" w:hAnsi="微软雅黑"/>
        </w:rPr>
        <w:t>品</w:t>
      </w:r>
      <w:r w:rsidR="00C70A54">
        <w:rPr>
          <w:rFonts w:ascii="微软雅黑" w:eastAsia="微软雅黑" w:hAnsi="微软雅黑" w:hint="eastAsia"/>
        </w:rPr>
        <w:t>结构</w:t>
      </w:r>
      <w:r w:rsidR="00C70A54">
        <w:rPr>
          <w:rFonts w:ascii="微软雅黑" w:eastAsia="微软雅黑" w:hAnsi="微软雅黑"/>
        </w:rPr>
        <w:t>图</w:t>
      </w:r>
      <w:bookmarkEnd w:id="11"/>
    </w:p>
    <w:p w14:paraId="1B662E4C" w14:textId="39661B15" w:rsidR="00C70A54" w:rsidRPr="00087978" w:rsidRDefault="00087978" w:rsidP="00CA4CBD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小红</w:t>
      </w:r>
      <w:r>
        <w:rPr>
          <w:rFonts w:ascii="微软雅黑" w:eastAsia="微软雅黑" w:hAnsi="微软雅黑"/>
        </w:rPr>
        <w:t>星</w:t>
      </w:r>
      <w:r>
        <w:rPr>
          <w:rFonts w:ascii="微软雅黑" w:eastAsia="微软雅黑" w:hAnsi="微软雅黑" w:hint="eastAsia"/>
        </w:rPr>
        <w:t>表示</w:t>
      </w:r>
      <w:r w:rsidR="00961241" w:rsidRPr="00087978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由联通</w:t>
      </w:r>
      <w:r w:rsidR="00AC6924"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提供服务</w:t>
      </w:r>
      <w:r w:rsidR="00C70A54" w:rsidRPr="00087978">
        <w:rPr>
          <w:rFonts w:ascii="微软雅黑" w:eastAsia="微软雅黑" w:hAnsi="微软雅黑"/>
        </w:rPr>
        <w:t>；</w:t>
      </w:r>
    </w:p>
    <w:p w14:paraId="0150BAF8" w14:textId="731B9CE5" w:rsidR="00961241" w:rsidRDefault="00C537B1" w:rsidP="00B62CB6">
      <w:pPr>
        <w:ind w:firstLineChars="300" w:firstLine="720"/>
      </w:pPr>
      <w:r>
        <w:rPr>
          <w:noProof/>
        </w:rPr>
        <w:lastRenderedPageBreak/>
        <w:drawing>
          <wp:inline distT="0" distB="0" distL="0" distR="0" wp14:anchorId="255B6CE6" wp14:editId="399965C4">
            <wp:extent cx="5095875" cy="6711640"/>
            <wp:effectExtent l="0" t="0" r="0" b="0"/>
            <wp:docPr id="8" name="图片 8" descr="C:\Users\luoxuejing\Desktop\流量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oxuejing\Desktop\流量管理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89" cy="67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4F42" w14:textId="77777777" w:rsidR="00F90EA0" w:rsidRPr="00F90EA0" w:rsidRDefault="00F90EA0" w:rsidP="00EB21C4"/>
    <w:p w14:paraId="616A1E92" w14:textId="273C1756" w:rsidR="005653C6" w:rsidRPr="0083332A" w:rsidRDefault="00961241" w:rsidP="00F90EA0">
      <w:pPr>
        <w:pStyle w:val="Heading2"/>
        <w:spacing w:before="0" w:after="0"/>
        <w:rPr>
          <w:rFonts w:ascii="微软雅黑" w:eastAsia="微软雅黑" w:hAnsi="微软雅黑"/>
        </w:rPr>
      </w:pPr>
      <w:bookmarkStart w:id="12" w:name="_Toc523704873"/>
      <w:r>
        <w:rPr>
          <w:rFonts w:ascii="微软雅黑" w:eastAsia="微软雅黑" w:hAnsi="微软雅黑" w:hint="eastAsia"/>
        </w:rPr>
        <w:t>产</w:t>
      </w:r>
      <w:r>
        <w:rPr>
          <w:rFonts w:ascii="微软雅黑" w:eastAsia="微软雅黑" w:hAnsi="微软雅黑"/>
        </w:rPr>
        <w:t>品</w:t>
      </w:r>
      <w:r w:rsidR="005653C6" w:rsidRPr="0083332A"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 w:hint="eastAsia"/>
        </w:rPr>
        <w:t>点</w:t>
      </w:r>
      <w:bookmarkEnd w:id="12"/>
    </w:p>
    <w:p w14:paraId="2871D03A" w14:textId="03E64B4D" w:rsidR="0083332A" w:rsidRPr="00F90EA0" w:rsidRDefault="009D20E8" w:rsidP="00CA4CBD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90EA0">
        <w:rPr>
          <w:rFonts w:ascii="微软雅黑" w:eastAsia="微软雅黑" w:hAnsi="微软雅黑" w:hint="eastAsia"/>
        </w:rPr>
        <w:t>黑</w:t>
      </w:r>
      <w:r w:rsidR="00F90EA0">
        <w:rPr>
          <w:rFonts w:ascii="微软雅黑" w:eastAsia="微软雅黑" w:hAnsi="微软雅黑" w:hint="eastAsia"/>
        </w:rPr>
        <w:t>字</w:t>
      </w:r>
      <w:r w:rsidR="0083332A" w:rsidRPr="00F90EA0">
        <w:rPr>
          <w:rFonts w:ascii="微软雅黑" w:eastAsia="微软雅黑" w:hAnsi="微软雅黑" w:hint="eastAsia"/>
        </w:rPr>
        <w:t>表示</w:t>
      </w:r>
      <w:r w:rsidR="0083332A" w:rsidRPr="00F90EA0">
        <w:rPr>
          <w:rFonts w:ascii="微软雅黑" w:eastAsia="微软雅黑" w:hAnsi="微软雅黑"/>
        </w:rPr>
        <w:t>：</w:t>
      </w:r>
      <w:r w:rsidR="00F90EA0">
        <w:rPr>
          <w:rFonts w:ascii="微软雅黑" w:eastAsia="微软雅黑" w:hAnsi="微软雅黑" w:hint="eastAsia"/>
        </w:rPr>
        <w:t>由</w:t>
      </w:r>
      <w:r w:rsidR="0083332A" w:rsidRPr="00F90EA0">
        <w:rPr>
          <w:rFonts w:ascii="微软雅黑" w:eastAsia="微软雅黑" w:hAnsi="微软雅黑"/>
        </w:rPr>
        <w:t>百度</w:t>
      </w:r>
      <w:r w:rsidR="0083332A" w:rsidRPr="00F90EA0">
        <w:rPr>
          <w:rFonts w:ascii="微软雅黑" w:eastAsia="微软雅黑" w:hAnsi="微软雅黑" w:hint="eastAsia"/>
        </w:rPr>
        <w:t>提供</w:t>
      </w:r>
      <w:r w:rsidR="0083332A" w:rsidRPr="00F90EA0">
        <w:rPr>
          <w:rFonts w:ascii="微软雅黑" w:eastAsia="微软雅黑" w:hAnsi="微软雅黑"/>
        </w:rPr>
        <w:t>服务</w:t>
      </w:r>
      <w:r w:rsidRPr="00F90EA0">
        <w:rPr>
          <w:rFonts w:ascii="微软雅黑" w:eastAsia="微软雅黑" w:hAnsi="微软雅黑" w:hint="eastAsia"/>
        </w:rPr>
        <w:t>；</w:t>
      </w:r>
      <w:r w:rsidR="00F90EA0" w:rsidRPr="0083332A">
        <w:rPr>
          <w:rFonts w:ascii="微软雅黑" w:eastAsia="微软雅黑" w:hAnsi="微软雅黑" w:hint="eastAsia"/>
        </w:rPr>
        <w:t>灰色表示</w:t>
      </w:r>
      <w:r w:rsidR="00F90EA0" w:rsidRPr="0083332A">
        <w:rPr>
          <w:rFonts w:ascii="微软雅黑" w:eastAsia="微软雅黑" w:hAnsi="微软雅黑"/>
        </w:rPr>
        <w:t>：</w:t>
      </w:r>
      <w:r w:rsidR="00F90EA0" w:rsidRPr="0083332A">
        <w:rPr>
          <w:rFonts w:ascii="微软雅黑" w:eastAsia="微软雅黑" w:hAnsi="微软雅黑" w:hint="eastAsia"/>
        </w:rPr>
        <w:t>与百度</w:t>
      </w:r>
      <w:r w:rsidR="00F90EA0" w:rsidRPr="0083332A">
        <w:rPr>
          <w:rFonts w:ascii="微软雅黑" w:eastAsia="微软雅黑" w:hAnsi="微软雅黑"/>
        </w:rPr>
        <w:t>无关</w:t>
      </w:r>
    </w:p>
    <w:tbl>
      <w:tblPr>
        <w:tblStyle w:val="PlainTable1"/>
        <w:tblW w:w="0" w:type="auto"/>
        <w:tblInd w:w="534" w:type="dxa"/>
        <w:tblLook w:val="04A0" w:firstRow="1" w:lastRow="0" w:firstColumn="1" w:lastColumn="0" w:noHBand="0" w:noVBand="1"/>
      </w:tblPr>
      <w:tblGrid>
        <w:gridCol w:w="1261"/>
        <w:gridCol w:w="1800"/>
        <w:gridCol w:w="1806"/>
        <w:gridCol w:w="5055"/>
      </w:tblGrid>
      <w:tr w:rsidR="00F90EA0" w:rsidRPr="007C4982" w14:paraId="7CC76D89" w14:textId="77777777" w:rsidTr="00F66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shd w:val="clear" w:color="auto" w:fill="D9D9D9" w:themeFill="background1" w:themeFillShade="D9"/>
          </w:tcPr>
          <w:p w14:paraId="2691A305" w14:textId="44983E83" w:rsidR="00F90EA0" w:rsidRPr="007C4982" w:rsidRDefault="00F90EA0" w:rsidP="00F66C76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lastRenderedPageBreak/>
              <w:t>关键</w:t>
            </w:r>
            <w:r w:rsidRPr="007C4982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节点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58512664" w14:textId="60BF50F5" w:rsidR="00F90EA0" w:rsidRPr="007C4982" w:rsidRDefault="00F90EA0" w:rsidP="00F66C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相关方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3C3AA9DD" w14:textId="6D1AC288" w:rsidR="00F90EA0" w:rsidRPr="007C4982" w:rsidRDefault="00F90EA0" w:rsidP="00F66C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功能</w:t>
            </w:r>
            <w:r w:rsidRPr="007C4982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点</w:t>
            </w:r>
          </w:p>
        </w:tc>
        <w:tc>
          <w:tcPr>
            <w:tcW w:w="5187" w:type="dxa"/>
            <w:shd w:val="clear" w:color="auto" w:fill="D9D9D9" w:themeFill="background1" w:themeFillShade="D9"/>
          </w:tcPr>
          <w:p w14:paraId="319358EE" w14:textId="2247F2DB" w:rsidR="00F90EA0" w:rsidRPr="007C4982" w:rsidRDefault="00DB6F24" w:rsidP="00F66C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功能</w:t>
            </w:r>
            <w:r w:rsidR="007514CC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点介绍</w:t>
            </w:r>
          </w:p>
        </w:tc>
      </w:tr>
      <w:tr w:rsidR="00F90EA0" w:rsidRPr="009D20E8" w14:paraId="7ED472C2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 w:val="restart"/>
            <w:shd w:val="clear" w:color="auto" w:fill="FFFFFF" w:themeFill="background1"/>
          </w:tcPr>
          <w:p w14:paraId="4AB8D303" w14:textId="77777777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  <w:p w14:paraId="2F83FB46" w14:textId="77777777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  <w:p w14:paraId="75FCA3C1" w14:textId="77777777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  <w:p w14:paraId="590D4D4C" w14:textId="206AB1C8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准</w:t>
            </w:r>
            <w:r w:rsidRPr="007C4982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备工作</w:t>
            </w:r>
          </w:p>
        </w:tc>
        <w:tc>
          <w:tcPr>
            <w:tcW w:w="1843" w:type="dxa"/>
            <w:shd w:val="clear" w:color="auto" w:fill="FFFFFF" w:themeFill="background1"/>
          </w:tcPr>
          <w:p w14:paraId="09C22120" w14:textId="3C27AC64" w:rsidR="00F90EA0" w:rsidRPr="007C4982" w:rsidRDefault="00F90EA0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特</w:t>
            </w: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&amp;联通</w:t>
            </w:r>
          </w:p>
        </w:tc>
        <w:tc>
          <w:tcPr>
            <w:tcW w:w="1843" w:type="dxa"/>
            <w:shd w:val="clear" w:color="auto" w:fill="FFFFFF" w:themeFill="background1"/>
          </w:tcPr>
          <w:p w14:paraId="777D81F1" w14:textId="132BE9E7" w:rsidR="00F90EA0" w:rsidRPr="009D20E8" w:rsidRDefault="00F90EA0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物联网卡采购</w:t>
            </w:r>
          </w:p>
        </w:tc>
        <w:tc>
          <w:tcPr>
            <w:tcW w:w="5187" w:type="dxa"/>
            <w:shd w:val="clear" w:color="auto" w:fill="FFFFFF" w:themeFill="background1"/>
          </w:tcPr>
          <w:p w14:paraId="24EEF908" w14:textId="3B01308D" w:rsidR="00F90EA0" w:rsidRPr="009D20E8" w:rsidRDefault="00F90EA0" w:rsidP="00833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福特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向联通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批量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采购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物联网卡</w:t>
            </w:r>
          </w:p>
        </w:tc>
      </w:tr>
      <w:tr w:rsidR="00F90EA0" w:rsidRPr="009D20E8" w14:paraId="594C532A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3C27ECBE" w14:textId="77777777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65C1E31C" w14:textId="6E5B35B2" w:rsidR="00F90EA0" w:rsidRPr="007C4982" w:rsidRDefault="00F90EA0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特</w:t>
            </w: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&amp;伟世通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&amp;</w:t>
            </w: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联通</w:t>
            </w:r>
          </w:p>
        </w:tc>
        <w:tc>
          <w:tcPr>
            <w:tcW w:w="1843" w:type="dxa"/>
            <w:shd w:val="clear" w:color="auto" w:fill="FFFFFF" w:themeFill="background1"/>
          </w:tcPr>
          <w:p w14:paraId="5A32A135" w14:textId="52BCDC3F" w:rsidR="00F90EA0" w:rsidRPr="009D20E8" w:rsidRDefault="00F90EA0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物联网卡安装</w:t>
            </w:r>
          </w:p>
        </w:tc>
        <w:tc>
          <w:tcPr>
            <w:tcW w:w="5187" w:type="dxa"/>
            <w:shd w:val="clear" w:color="auto" w:fill="FFFFFF" w:themeFill="background1"/>
          </w:tcPr>
          <w:p w14:paraId="58E4393F" w14:textId="6788C9BB" w:rsidR="00F90EA0" w:rsidRDefault="00F90EA0" w:rsidP="005653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工厂</w:t>
            </w:r>
            <w:r w:rsidR="00116181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车机测试</w:t>
            </w:r>
            <w:r w:rsidR="00116181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，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完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成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物联网卡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安装</w:t>
            </w:r>
            <w:r w:rsidR="00116181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、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T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B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OX网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络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联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调</w:t>
            </w:r>
          </w:p>
          <w:p w14:paraId="635F47A4" w14:textId="753955BB" w:rsidR="00116181" w:rsidRPr="009D20E8" w:rsidRDefault="00116181" w:rsidP="0011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工厂车机测试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，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联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开通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测试流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量</w:t>
            </w:r>
          </w:p>
        </w:tc>
      </w:tr>
      <w:tr w:rsidR="007C4982" w:rsidRPr="009D20E8" w14:paraId="61FB357A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644D01D1" w14:textId="77777777" w:rsidR="007C4982" w:rsidRPr="007C4982" w:rsidRDefault="007C4982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</w:tc>
        <w:tc>
          <w:tcPr>
            <w:tcW w:w="1843" w:type="dxa"/>
            <w:vMerge w:val="restart"/>
            <w:shd w:val="clear" w:color="auto" w:fill="FFFFFF" w:themeFill="background1"/>
          </w:tcPr>
          <w:p w14:paraId="30303DC4" w14:textId="77777777" w:rsidR="007C4982" w:rsidRPr="007C4982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  <w:p w14:paraId="05F1561B" w14:textId="4CA7CFEE" w:rsidR="007C4982" w:rsidRPr="007C4982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特</w:t>
            </w: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&amp;联通</w:t>
            </w:r>
          </w:p>
        </w:tc>
        <w:tc>
          <w:tcPr>
            <w:tcW w:w="1843" w:type="dxa"/>
            <w:vMerge w:val="restart"/>
            <w:shd w:val="clear" w:color="auto" w:fill="FFFFFF" w:themeFill="background1"/>
          </w:tcPr>
          <w:p w14:paraId="7CC78AAE" w14:textId="77777777" w:rsidR="007C4982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  <w:p w14:paraId="1680ED54" w14:textId="2F3AC5EB" w:rsidR="007C4982" w:rsidRPr="009D20E8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物联网卡激活</w:t>
            </w:r>
          </w:p>
        </w:tc>
        <w:tc>
          <w:tcPr>
            <w:tcW w:w="5187" w:type="dxa"/>
            <w:shd w:val="clear" w:color="auto" w:fill="FFFFFF" w:themeFill="background1"/>
          </w:tcPr>
          <w:p w14:paraId="6B1D66BC" w14:textId="54757BC5" w:rsidR="007C4982" w:rsidRPr="009D20E8" w:rsidRDefault="007C4982" w:rsidP="00833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4S店协助车主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完成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实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名认证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，人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与车绑定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成功</w:t>
            </w:r>
          </w:p>
        </w:tc>
      </w:tr>
      <w:tr w:rsidR="007C4982" w:rsidRPr="009D20E8" w14:paraId="5C56CB7A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64F53467" w14:textId="77777777" w:rsidR="007C4982" w:rsidRPr="007C4982" w:rsidRDefault="007C4982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12D6FB09" w14:textId="032C9CB7" w:rsidR="007C4982" w:rsidRPr="007C4982" w:rsidRDefault="007C4982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5C6935D3" w14:textId="6E53FF94" w:rsidR="007C4982" w:rsidRPr="009D20E8" w:rsidRDefault="007C4982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5187" w:type="dxa"/>
            <w:shd w:val="clear" w:color="auto" w:fill="FFFFFF" w:themeFill="background1"/>
          </w:tcPr>
          <w:p w14:paraId="4B42CA46" w14:textId="2F3780AF" w:rsidR="007C4982" w:rsidRPr="009D20E8" w:rsidRDefault="007C4982" w:rsidP="00A708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微信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公众号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完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成实名认证，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人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与车绑定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成功</w:t>
            </w:r>
          </w:p>
        </w:tc>
      </w:tr>
      <w:tr w:rsidR="007C4982" w:rsidRPr="00C70A54" w14:paraId="1A97B2EC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53CFD41B" w14:textId="77777777" w:rsidR="007C4982" w:rsidRPr="007C4982" w:rsidRDefault="007C4982" w:rsidP="007C4982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6708E659" w14:textId="190DD76F" w:rsidR="007C4982" w:rsidRPr="007C4982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5B79DCAA" w14:textId="5E19003D" w:rsidR="007C4982" w:rsidRPr="00F90EA0" w:rsidRDefault="007C4982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5187" w:type="dxa"/>
            <w:shd w:val="clear" w:color="auto" w:fill="FFFFFF" w:themeFill="background1"/>
          </w:tcPr>
          <w:p w14:paraId="6D135B05" w14:textId="20EACDAC" w:rsidR="007C4982" w:rsidRDefault="007C4982" w:rsidP="007C4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福特pass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手机端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完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成实名认证，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人</w:t>
            </w:r>
            <w:r w:rsidRPr="009D20E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与车绑定</w:t>
            </w:r>
            <w:r w:rsidRPr="009D20E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成功</w:t>
            </w:r>
          </w:p>
        </w:tc>
      </w:tr>
      <w:tr w:rsidR="00F90EA0" w:rsidRPr="00C70A54" w14:paraId="432C2CE0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1A973614" w14:textId="77777777" w:rsidR="00F90EA0" w:rsidRPr="007C4982" w:rsidRDefault="00F90EA0" w:rsidP="00116181">
            <w:pPr>
              <w:jc w:val="center"/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</w:tcPr>
          <w:p w14:paraId="176596F2" w14:textId="32B310C5" w:rsidR="00F90EA0" w:rsidRPr="007C4982" w:rsidRDefault="00F90EA0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福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特</w:t>
            </w: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&amp;百度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&amp;</w:t>
            </w: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联通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F5C9336" w14:textId="65E1E262" w:rsidR="00F90EA0" w:rsidRPr="00F90EA0" w:rsidRDefault="00F90EA0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分类与预</w:t>
            </w: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估</w:t>
            </w:r>
          </w:p>
        </w:tc>
        <w:tc>
          <w:tcPr>
            <w:tcW w:w="5187" w:type="dxa"/>
            <w:shd w:val="clear" w:color="auto" w:fill="F2F2F2" w:themeFill="background1" w:themeFillShade="F2"/>
          </w:tcPr>
          <w:p w14:paraId="71E360FE" w14:textId="5A6E5205" w:rsidR="00F90EA0" w:rsidRPr="00F90EA0" w:rsidRDefault="007C4982" w:rsidP="00063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百度：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提供</w:t>
            </w:r>
            <w:r w:rsidR="00F90EA0"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流</w:t>
            </w:r>
            <w:r w:rsidR="00F90EA0"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F90EA0"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分类标</w:t>
            </w:r>
            <w:r w:rsidR="00F90EA0"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识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</w:t>
            </w:r>
            <w:r w:rsidR="00F90EA0"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预估</w:t>
            </w:r>
            <w:r w:rsidR="00F90EA0"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大小</w:t>
            </w:r>
          </w:p>
          <w:p w14:paraId="7AD2241E" w14:textId="6034814F" w:rsidR="00F90EA0" w:rsidRPr="00F90EA0" w:rsidRDefault="00F90EA0" w:rsidP="00063C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福</w:t>
            </w: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特</w:t>
            </w: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：</w:t>
            </w: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审批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="007544DD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分类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标</w:t>
            </w:r>
            <w:r w:rsidR="007544DD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识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</w:t>
            </w:r>
            <w:r w:rsidR="007544DD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评估预估</w:t>
            </w: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合</w:t>
            </w: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理性</w:t>
            </w:r>
          </w:p>
          <w:p w14:paraId="0D885B88" w14:textId="46B5ACA7" w:rsidR="00F90EA0" w:rsidRPr="00F90EA0" w:rsidRDefault="00F90EA0" w:rsidP="00754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联通</w:t>
            </w:r>
            <w:r w:rsidR="007544D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：</w:t>
            </w:r>
            <w:r w:rsidRPr="00F90EA0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配置</w:t>
            </w:r>
            <w:r w:rsid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Pr="00F90EA0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分类</w:t>
            </w:r>
          </w:p>
        </w:tc>
      </w:tr>
      <w:tr w:rsidR="0096038D" w:rsidRPr="00D03468" w14:paraId="0D1116BB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 w:val="restart"/>
            <w:shd w:val="clear" w:color="auto" w:fill="FFFFFF" w:themeFill="background1"/>
          </w:tcPr>
          <w:p w14:paraId="67C9F3E2" w14:textId="77777777" w:rsidR="0096038D" w:rsidRDefault="0096038D" w:rsidP="0096038D">
            <w:pPr>
              <w:ind w:firstLineChars="150" w:firstLine="30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  <w:p w14:paraId="60262098" w14:textId="77777777" w:rsidR="0096038D" w:rsidRPr="007C4982" w:rsidRDefault="0096038D" w:rsidP="0096038D">
            <w:pPr>
              <w:ind w:firstLineChars="100" w:firstLine="20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手机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端</w:t>
            </w:r>
          </w:p>
          <w:p w14:paraId="31BD4302" w14:textId="77777777" w:rsidR="0096038D" w:rsidRPr="007C4982" w:rsidRDefault="0096038D" w:rsidP="00B74F7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C00000"/>
                <w:sz w:val="20"/>
                <w:szCs w:val="20"/>
              </w:rPr>
            </w:pPr>
            <w:proofErr w:type="spellStart"/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Frod</w:t>
            </w:r>
            <w:proofErr w:type="spellEnd"/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 xml:space="preserve"> pass</w:t>
            </w:r>
          </w:p>
        </w:tc>
        <w:tc>
          <w:tcPr>
            <w:tcW w:w="1843" w:type="dxa"/>
            <w:vMerge w:val="restart"/>
            <w:shd w:val="clear" w:color="auto" w:fill="FFFFFF" w:themeFill="background1"/>
          </w:tcPr>
          <w:p w14:paraId="44C06AC2" w14:textId="77777777" w:rsidR="0096038D" w:rsidRPr="007C4982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  <w:p w14:paraId="24CC75CF" w14:textId="77777777" w:rsidR="0096038D" w:rsidRPr="007C4982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</w:t>
            </w:r>
            <w:r w:rsidRPr="007C4982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特</w:t>
            </w:r>
            <w:r w:rsidRPr="007C4982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&amp;联通</w:t>
            </w:r>
          </w:p>
          <w:p w14:paraId="52D05E2A" w14:textId="77777777" w:rsidR="0096038D" w:rsidRPr="007C4982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1EB9548A" w14:textId="77777777" w:rsidR="0096038D" w:rsidRPr="00D03468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流量预警</w:t>
            </w:r>
          </w:p>
        </w:tc>
        <w:tc>
          <w:tcPr>
            <w:tcW w:w="5187" w:type="dxa"/>
            <w:shd w:val="clear" w:color="auto" w:fill="FFFFFF" w:themeFill="background1"/>
          </w:tcPr>
          <w:p w14:paraId="46ECFF75" w14:textId="77777777" w:rsidR="0096038D" w:rsidRPr="00D03468" w:rsidRDefault="0096038D" w:rsidP="00B7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联通配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置策略并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主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动下发短信完成</w:t>
            </w:r>
          </w:p>
        </w:tc>
      </w:tr>
      <w:tr w:rsidR="0096038D" w:rsidRPr="00D03468" w14:paraId="0C8729C5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63A1B4A3" w14:textId="77777777" w:rsidR="0096038D" w:rsidRPr="007C4982" w:rsidRDefault="0096038D" w:rsidP="00B74F72">
            <w:pPr>
              <w:ind w:firstLineChars="50" w:firstLine="100"/>
              <w:jc w:val="center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4D9BAD9A" w14:textId="77777777" w:rsidR="0096038D" w:rsidRPr="007C4982" w:rsidRDefault="0096038D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685FC55C" w14:textId="77777777" w:rsidR="0096038D" w:rsidRPr="00D03468" w:rsidRDefault="0096038D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D0346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流量</w:t>
            </w:r>
            <w:r w:rsidRPr="00D03468"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购买</w:t>
            </w:r>
          </w:p>
        </w:tc>
        <w:tc>
          <w:tcPr>
            <w:tcW w:w="5187" w:type="dxa"/>
            <w:shd w:val="clear" w:color="auto" w:fill="FFFFFF" w:themeFill="background1"/>
          </w:tcPr>
          <w:p w14:paraId="3D234126" w14:textId="77777777" w:rsidR="0096038D" w:rsidRPr="00D03468" w:rsidRDefault="0096038D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福特手机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端进入联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通H5网站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完成</w:t>
            </w:r>
          </w:p>
        </w:tc>
      </w:tr>
      <w:tr w:rsidR="0096038D" w:rsidRPr="00D03468" w14:paraId="7B7C8D39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FFFFF" w:themeFill="background1"/>
          </w:tcPr>
          <w:p w14:paraId="385A31AD" w14:textId="77777777" w:rsidR="0096038D" w:rsidRPr="007C4982" w:rsidRDefault="0096038D" w:rsidP="00B74F72">
            <w:pPr>
              <w:ind w:firstLineChars="50" w:firstLine="100"/>
              <w:jc w:val="center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vMerge/>
            <w:shd w:val="clear" w:color="auto" w:fill="FFFFFF" w:themeFill="background1"/>
          </w:tcPr>
          <w:p w14:paraId="77307BC8" w14:textId="77777777" w:rsidR="0096038D" w:rsidRPr="007C4982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1A09A1DE" w14:textId="77777777" w:rsidR="0096038D" w:rsidRPr="00D03468" w:rsidRDefault="0096038D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 w:rsidRPr="00D03468"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查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询</w:t>
            </w:r>
          </w:p>
        </w:tc>
        <w:tc>
          <w:tcPr>
            <w:tcW w:w="5187" w:type="dxa"/>
            <w:shd w:val="clear" w:color="auto" w:fill="FFFFFF" w:themeFill="background1"/>
          </w:tcPr>
          <w:p w14:paraId="7E937F03" w14:textId="77777777" w:rsidR="0096038D" w:rsidRDefault="0096038D" w:rsidP="00B7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福特手机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端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设</w:t>
            </w:r>
            <w:r>
              <w:rPr>
                <w:rFonts w:ascii="微软雅黑" w:eastAsia="微软雅黑" w:hAnsi="微软雅黑"/>
                <w:color w:val="808080" w:themeColor="background1" w:themeShade="80"/>
                <w:sz w:val="20"/>
                <w:szCs w:val="20"/>
              </w:rPr>
              <w:t>计</w:t>
            </w:r>
            <w:r>
              <w:rPr>
                <w:rFonts w:ascii="微软雅黑" w:eastAsia="微软雅黑" w:hAnsi="微软雅黑" w:hint="eastAsia"/>
                <w:color w:val="808080" w:themeColor="background1" w:themeShade="80"/>
                <w:sz w:val="20"/>
                <w:szCs w:val="20"/>
              </w:rPr>
              <w:t>展示</w:t>
            </w:r>
          </w:p>
        </w:tc>
      </w:tr>
      <w:tr w:rsidR="007514CC" w:rsidRPr="00FA01F7" w14:paraId="3BD065D2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 w:val="restart"/>
            <w:shd w:val="clear" w:color="auto" w:fill="F2F2F2" w:themeFill="background1" w:themeFillShade="F2"/>
          </w:tcPr>
          <w:p w14:paraId="6A5F16DB" w14:textId="77777777" w:rsidR="0096038D" w:rsidRDefault="0096038D" w:rsidP="00116181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</w:t>
            </w:r>
          </w:p>
          <w:p w14:paraId="1C81091E" w14:textId="5CFCC2CC" w:rsidR="0096038D" w:rsidRDefault="0096038D" w:rsidP="0096038D">
            <w:pPr>
              <w:ind w:firstLineChars="50" w:firstLine="10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车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机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端</w:t>
            </w:r>
          </w:p>
          <w:p w14:paraId="58BFBA72" w14:textId="1D4795CC" w:rsidR="0096038D" w:rsidRPr="007C4982" w:rsidRDefault="0096038D" w:rsidP="0096038D">
            <w:pPr>
              <w:ind w:firstLineChars="150" w:firstLine="30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OS</w:t>
            </w:r>
          </w:p>
        </w:tc>
        <w:tc>
          <w:tcPr>
            <w:tcW w:w="1843" w:type="dxa"/>
            <w:vMerge w:val="restart"/>
            <w:shd w:val="clear" w:color="auto" w:fill="F2F2F2" w:themeFill="background1" w:themeFillShade="F2"/>
          </w:tcPr>
          <w:p w14:paraId="3DACE5FA" w14:textId="2BEB6E1A" w:rsidR="007514CC" w:rsidRPr="007C4982" w:rsidRDefault="007514CC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百度&amp;联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通</w:t>
            </w:r>
          </w:p>
        </w:tc>
        <w:tc>
          <w:tcPr>
            <w:tcW w:w="1843" w:type="dxa"/>
            <w:vMerge w:val="restart"/>
            <w:shd w:val="clear" w:color="auto" w:fill="F2F2F2" w:themeFill="background1" w:themeFillShade="F2"/>
          </w:tcPr>
          <w:p w14:paraId="2CFF7F6A" w14:textId="0B8544D6" w:rsidR="007514CC" w:rsidRPr="00AC40E6" w:rsidRDefault="007514CC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AC40E6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流量购</w:t>
            </w:r>
            <w:r w:rsidRPr="00AC40E6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买</w:t>
            </w:r>
          </w:p>
        </w:tc>
        <w:tc>
          <w:tcPr>
            <w:tcW w:w="5187" w:type="dxa"/>
            <w:shd w:val="clear" w:color="auto" w:fill="F2F2F2" w:themeFill="background1" w:themeFillShade="F2"/>
          </w:tcPr>
          <w:p w14:paraId="6B01B6D8" w14:textId="2541BD97" w:rsidR="007514CC" w:rsidRPr="007514CC" w:rsidRDefault="007514CC" w:rsidP="00751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入口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：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个人中心、</w:t>
            </w:r>
            <w:r w:rsidR="007C4325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应</w:t>
            </w:r>
            <w:r w:rsidR="007C4325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用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导</w:t>
            </w:r>
            <w:r w:rsidR="007C4325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</w:t>
            </w:r>
          </w:p>
        </w:tc>
      </w:tr>
      <w:tr w:rsidR="007514CC" w:rsidRPr="00FA01F7" w14:paraId="003824B7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</w:tcPr>
          <w:p w14:paraId="67828B3E" w14:textId="77777777" w:rsidR="007514CC" w:rsidRPr="007C4982" w:rsidRDefault="007514CC" w:rsidP="00116181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vMerge/>
          </w:tcPr>
          <w:p w14:paraId="1624C109" w14:textId="77777777" w:rsidR="007514CC" w:rsidRPr="007C4982" w:rsidRDefault="007514CC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vMerge/>
          </w:tcPr>
          <w:p w14:paraId="1B0E453F" w14:textId="77777777" w:rsidR="007514CC" w:rsidRPr="00AC40E6" w:rsidRDefault="007514CC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5187" w:type="dxa"/>
          </w:tcPr>
          <w:p w14:paraId="0D834699" w14:textId="10D5C0CD" w:rsidR="007514CC" w:rsidRDefault="007514CC" w:rsidP="00751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购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买详情：</w:t>
            </w:r>
            <w:r w:rsidR="00112508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区分</w:t>
            </w:r>
            <w:r w:rsidR="00112508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各个流</w:t>
            </w:r>
            <w:r w:rsidR="00112508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112508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包展示，每个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包简介、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查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询余量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（刷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新）、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档位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（选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择并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购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买）、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流量说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明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联通客服电话</w:t>
            </w:r>
          </w:p>
        </w:tc>
      </w:tr>
      <w:tr w:rsidR="00AC40E6" w:rsidRPr="0075372D" w14:paraId="6296542C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2F2F2" w:themeFill="background1" w:themeFillShade="F2"/>
          </w:tcPr>
          <w:p w14:paraId="3E859FF2" w14:textId="0721E48E" w:rsidR="00AC40E6" w:rsidRPr="007C4982" w:rsidRDefault="00AC40E6" w:rsidP="00AC40E6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</w:tcPr>
          <w:p w14:paraId="46B943B4" w14:textId="369734AF" w:rsidR="00AC40E6" w:rsidRPr="007C4982" w:rsidRDefault="00AC40E6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&amp;</w:t>
            </w: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联通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C673B03" w14:textId="46DC0752" w:rsidR="00AC40E6" w:rsidRPr="00FA01F7" w:rsidRDefault="00DB69FE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详情</w:t>
            </w:r>
          </w:p>
        </w:tc>
        <w:tc>
          <w:tcPr>
            <w:tcW w:w="5187" w:type="dxa"/>
            <w:shd w:val="clear" w:color="auto" w:fill="F2F2F2" w:themeFill="background1" w:themeFillShade="F2"/>
          </w:tcPr>
          <w:p w14:paraId="3A1444A1" w14:textId="77777777" w:rsidR="007514CC" w:rsidRDefault="007514CC" w:rsidP="00751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详情：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区分流量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包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类型展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示：</w:t>
            </w:r>
            <w:r w:rsidR="00AC40E6"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总</w:t>
            </w:r>
            <w:r w:rsidR="00AC40E6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流</w:t>
            </w:r>
            <w:r w:rsidR="00AC40E6"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AC40E6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、使用流</w:t>
            </w:r>
            <w:r w:rsidR="00AC40E6"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AC40E6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、</w:t>
            </w:r>
            <w:r w:rsidR="00AC40E6"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剩</w:t>
            </w:r>
            <w:r w:rsidR="00AC40E6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余流</w:t>
            </w:r>
            <w:r w:rsidR="00DB69FE"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、有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效期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。</w:t>
            </w:r>
          </w:p>
          <w:p w14:paraId="6ABF3EBB" w14:textId="6BD4DF30" w:rsidR="00DB69FE" w:rsidRPr="007514CC" w:rsidRDefault="008970A2" w:rsidP="00751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lastRenderedPageBreak/>
              <w:t>多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个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流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包</w:t>
            </w:r>
            <w:r w:rsidR="00DB69FE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：</w:t>
            </w:r>
            <w:r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包</w:t>
            </w:r>
            <w:r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不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做</w:t>
            </w:r>
            <w:r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合并，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分别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展示已</w:t>
            </w:r>
            <w:r w:rsidR="00DB69FE"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激活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未激活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包的</w:t>
            </w:r>
            <w:r w:rsidR="00FD0AB1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流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量</w:t>
            </w:r>
            <w:r w:rsidR="00FD0AB1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详情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。</w:t>
            </w:r>
          </w:p>
          <w:p w14:paraId="23A3EBB5" w14:textId="478C0B91" w:rsidR="00DB69FE" w:rsidRPr="007514CC" w:rsidRDefault="00DB69FE" w:rsidP="00751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查</w:t>
            </w:r>
            <w:r w:rsidRP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询超时：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接口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错误、超时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、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未实名</w:t>
            </w:r>
            <w:r w:rsidR="007514CC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均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提</w:t>
            </w:r>
            <w:r w:rsidR="007514CC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示超时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，</w:t>
            </w:r>
            <w:r w:rsidR="00FD0AB1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用户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60秒</w:t>
            </w:r>
            <w:r w:rsidR="00FD0AB1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后可</w:t>
            </w:r>
            <w:r w:rsidR="00FD0AB1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操作</w:t>
            </w:r>
            <w:r w:rsidR="00FD0AB1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刷</w:t>
            </w:r>
            <w:r w:rsidR="00A64484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新</w:t>
            </w:r>
            <w:r w:rsidR="00A64484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。</w:t>
            </w:r>
          </w:p>
        </w:tc>
      </w:tr>
      <w:tr w:rsidR="007C4325" w:rsidRPr="00FA01F7" w14:paraId="64150E2F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 w:val="restart"/>
          </w:tcPr>
          <w:p w14:paraId="5F1D1F60" w14:textId="77777777" w:rsidR="007C4325" w:rsidRDefault="007C4325" w:rsidP="0096038D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  <w:p w14:paraId="7B497D2A" w14:textId="77777777" w:rsidR="007C4325" w:rsidRDefault="007C4325" w:rsidP="0096038D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  <w:p w14:paraId="4D53A58D" w14:textId="77777777" w:rsidR="007C4325" w:rsidRDefault="007C4325" w:rsidP="0096038D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  <w:p w14:paraId="664D1FD9" w14:textId="77777777" w:rsidR="007C4325" w:rsidRPr="0096038D" w:rsidRDefault="007C4325" w:rsidP="0096038D">
            <w:pPr>
              <w:rPr>
                <w:rFonts w:ascii="微软雅黑" w:eastAsia="微软雅黑" w:hAnsi="微软雅黑"/>
                <w:color w:val="C00000"/>
                <w:sz w:val="20"/>
                <w:szCs w:val="20"/>
              </w:rPr>
            </w:pPr>
            <w:r w:rsidRPr="0096038D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车机</w:t>
            </w:r>
            <w:r w:rsidRPr="0096038D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端</w:t>
            </w:r>
          </w:p>
          <w:p w14:paraId="47030D91" w14:textId="77777777" w:rsidR="007C4325" w:rsidRPr="0096038D" w:rsidRDefault="007C4325" w:rsidP="007C4325">
            <w:pP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0"/>
                <w:szCs w:val="20"/>
              </w:rPr>
            </w:pPr>
            <w:r w:rsidRPr="0096038D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OS</w:t>
            </w:r>
          </w:p>
          <w:p w14:paraId="37CBA5B8" w14:textId="054C6721" w:rsidR="007C4325" w:rsidRPr="0096038D" w:rsidRDefault="007C4325" w:rsidP="00B74F72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</w:tcPr>
          <w:p w14:paraId="1AA14E2D" w14:textId="77777777" w:rsidR="007C4325" w:rsidRPr="0096038D" w:rsidRDefault="007C4325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96038D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百度&amp;联</w:t>
            </w:r>
            <w:r w:rsidRPr="0096038D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通</w:t>
            </w:r>
          </w:p>
        </w:tc>
        <w:tc>
          <w:tcPr>
            <w:tcW w:w="1843" w:type="dxa"/>
          </w:tcPr>
          <w:p w14:paraId="3940CF04" w14:textId="52C58863" w:rsidR="007C4325" w:rsidRPr="0096038D" w:rsidRDefault="007C4325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流量下单</w:t>
            </w:r>
          </w:p>
        </w:tc>
        <w:tc>
          <w:tcPr>
            <w:tcW w:w="5187" w:type="dxa"/>
          </w:tcPr>
          <w:p w14:paraId="0226D8F9" w14:textId="4E2C84D1" w:rsidR="007C4325" w:rsidRDefault="007C4325" w:rsidP="005320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确认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订单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，选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择是否开发票，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默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认不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开，如需开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具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电子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发票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，</w:t>
            </w:r>
            <w:r w:rsidR="004E7F03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用户进入订单中心，手机扫码开票</w:t>
            </w:r>
          </w:p>
          <w:p w14:paraId="2D0CEE0C" w14:textId="03AF9EFC" w:rsidR="007C4325" w:rsidRPr="0053206D" w:rsidRDefault="007C4325" w:rsidP="005320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创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建订单：百度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基于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账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号创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建订单，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同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时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在联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基于车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架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号同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步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创建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订单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，后续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订单操作状态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需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要同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步。</w:t>
            </w:r>
          </w:p>
        </w:tc>
      </w:tr>
      <w:tr w:rsidR="007C4325" w:rsidRPr="00FA01F7" w14:paraId="36C6FCF3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2F2F2" w:themeFill="background1" w:themeFillShade="F2"/>
          </w:tcPr>
          <w:p w14:paraId="7B11F546" w14:textId="72A88BAB" w:rsidR="007C4325" w:rsidRPr="007C4982" w:rsidRDefault="007C4325" w:rsidP="00B74F72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</w:tcPr>
          <w:p w14:paraId="7AFB81B3" w14:textId="77777777" w:rsidR="007C4325" w:rsidRPr="007C4982" w:rsidRDefault="007C4325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百度&amp;联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通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DABB939" w14:textId="77777777" w:rsidR="007C4325" w:rsidRPr="00AC40E6" w:rsidRDefault="007C4325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流量支付</w:t>
            </w:r>
          </w:p>
        </w:tc>
        <w:tc>
          <w:tcPr>
            <w:tcW w:w="5187" w:type="dxa"/>
            <w:shd w:val="clear" w:color="auto" w:fill="F2F2F2" w:themeFill="background1" w:themeFillShade="F2"/>
          </w:tcPr>
          <w:p w14:paraId="5FED89A9" w14:textId="27A96179" w:rsidR="007C4325" w:rsidRPr="007C4325" w:rsidRDefault="007C4325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OS</w:t>
            </w:r>
            <w:r w:rsidRPr="007C4325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接</w:t>
            </w:r>
            <w:r w:rsidRPr="007C4325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入联</w:t>
            </w:r>
            <w:r w:rsidRPr="007C4325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通收</w:t>
            </w:r>
            <w:r w:rsidRPr="007C4325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银</w:t>
            </w:r>
            <w:r w:rsidRPr="007C4325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台，扫</w:t>
            </w:r>
            <w:r w:rsidR="00375493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码支付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，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联通返回支付结果</w:t>
            </w:r>
          </w:p>
        </w:tc>
      </w:tr>
      <w:tr w:rsidR="007C4325" w:rsidRPr="00FA01F7" w14:paraId="532EF533" w14:textId="77777777" w:rsidTr="00F66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</w:tcPr>
          <w:p w14:paraId="5A69CED1" w14:textId="39C27C18" w:rsidR="007C4325" w:rsidRPr="007C4982" w:rsidRDefault="007C4325" w:rsidP="00B74F72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</w:tcPr>
          <w:p w14:paraId="2830037D" w14:textId="370705B3" w:rsidR="007C4325" w:rsidRPr="007C4982" w:rsidRDefault="007C4325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</w:t>
            </w:r>
          </w:p>
        </w:tc>
        <w:tc>
          <w:tcPr>
            <w:tcW w:w="1843" w:type="dxa"/>
          </w:tcPr>
          <w:p w14:paraId="5502AAE6" w14:textId="04FCB3D2" w:rsidR="007C4325" w:rsidRPr="00AC40E6" w:rsidRDefault="007C4325" w:rsidP="001125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订单中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心</w:t>
            </w:r>
            <w:r w:rsidR="00112508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（通</w:t>
            </w:r>
            <w:r w:rsidR="00112508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用）</w:t>
            </w:r>
          </w:p>
        </w:tc>
        <w:tc>
          <w:tcPr>
            <w:tcW w:w="5187" w:type="dxa"/>
          </w:tcPr>
          <w:p w14:paraId="10E59918" w14:textId="1931D4E7" w:rsidR="007C4325" w:rsidRPr="007C4325" w:rsidRDefault="007C4325" w:rsidP="00B7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流量订单信息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、订单操作、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订单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详情</w:t>
            </w:r>
          </w:p>
        </w:tc>
      </w:tr>
      <w:tr w:rsidR="007C4325" w:rsidRPr="00FA01F7" w14:paraId="125CA471" w14:textId="77777777" w:rsidTr="00F66C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vMerge/>
            <w:shd w:val="clear" w:color="auto" w:fill="F2F2F2" w:themeFill="background1" w:themeFillShade="F2"/>
          </w:tcPr>
          <w:p w14:paraId="1501157B" w14:textId="544C193F" w:rsidR="007C4325" w:rsidRPr="007C4982" w:rsidRDefault="007C4325" w:rsidP="00B74F72">
            <w:pPr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</w:tcPr>
          <w:p w14:paraId="65A1C4CE" w14:textId="77777777" w:rsidR="007C4325" w:rsidRPr="007C4982" w:rsidRDefault="007C4325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7C4982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百度&amp;联</w:t>
            </w:r>
            <w:r w:rsidRPr="007C4982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通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A080ABA" w14:textId="77777777" w:rsidR="007C4325" w:rsidRPr="00AC40E6" w:rsidRDefault="007C4325" w:rsidP="001125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AC40E6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流量预警</w:t>
            </w:r>
          </w:p>
        </w:tc>
        <w:tc>
          <w:tcPr>
            <w:tcW w:w="5187" w:type="dxa"/>
            <w:shd w:val="clear" w:color="auto" w:fill="F2F2F2" w:themeFill="background1" w:themeFillShade="F2"/>
          </w:tcPr>
          <w:p w14:paraId="5C0BE076" w14:textId="5B0EF7D0" w:rsidR="00F66C76" w:rsidRDefault="00F66C76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知策略：</w:t>
            </w:r>
          </w:p>
          <w:p w14:paraId="719026A8" w14:textId="58628A01" w:rsidR="007C4325" w:rsidRPr="00F66C76" w:rsidRDefault="00112508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 w:rsidRPr="00F66C76">
              <w:rPr>
                <w:rFonts w:ascii="微软雅黑" w:eastAsia="微软雅黑" w:cs="微软雅黑" w:hint="eastAsia"/>
                <w:b/>
                <w:color w:val="000000" w:themeColor="text1"/>
                <w:sz w:val="20"/>
                <w:szCs w:val="20"/>
              </w:rPr>
              <w:t>OS系</w:t>
            </w:r>
            <w:r w:rsidRPr="00F66C76">
              <w:rPr>
                <w:rFonts w:ascii="微软雅黑" w:eastAsia="微软雅黑" w:cs="微软雅黑"/>
                <w:b/>
                <w:color w:val="000000" w:themeColor="text1"/>
                <w:sz w:val="20"/>
                <w:szCs w:val="20"/>
              </w:rPr>
              <w:t>统</w:t>
            </w:r>
            <w:r w:rsidRPr="00F66C76">
              <w:rPr>
                <w:rFonts w:ascii="微软雅黑" w:eastAsia="微软雅黑" w:cs="微软雅黑" w:hint="eastAsia"/>
                <w:b/>
                <w:color w:val="000000" w:themeColor="text1"/>
                <w:sz w:val="20"/>
                <w:szCs w:val="20"/>
              </w:rPr>
              <w:t>消息</w:t>
            </w:r>
            <w:r w:rsidRPr="00F66C76">
              <w:rPr>
                <w:rFonts w:ascii="微软雅黑" w:eastAsia="微软雅黑" w:cs="微软雅黑"/>
                <w:b/>
                <w:color w:val="000000" w:themeColor="text1"/>
                <w:sz w:val="20"/>
                <w:szCs w:val="20"/>
              </w:rPr>
              <w:t>中心</w:t>
            </w:r>
            <w:r w:rsidRPr="00F66C76">
              <w:rPr>
                <w:rFonts w:ascii="微软雅黑" w:eastAsia="微软雅黑" w:cs="微软雅黑" w:hint="eastAsia"/>
                <w:b/>
                <w:color w:val="000000" w:themeColor="text1"/>
                <w:sz w:val="20"/>
                <w:szCs w:val="20"/>
              </w:rPr>
              <w:t>，</w:t>
            </w:r>
            <w:r w:rsidRPr="00F66C76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通知</w:t>
            </w:r>
            <w:r w:rsidRPr="00F66C76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用户</w:t>
            </w:r>
            <w:r w:rsidRPr="00F66C76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限量</w:t>
            </w:r>
            <w:r w:rsidRPr="00F66C76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包的</w:t>
            </w:r>
            <w:r w:rsidRPr="00F66C76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流量</w:t>
            </w:r>
            <w:r w:rsidRPr="00F66C76"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余量</w:t>
            </w:r>
          </w:p>
          <w:p w14:paraId="69ADD943" w14:textId="77777777" w:rsidR="00F66C76" w:rsidRDefault="00F66C76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知形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式</w:t>
            </w:r>
          </w:p>
          <w:p w14:paraId="4227F7DD" w14:textId="7A95EF42" w:rsidR="00F66C76" w:rsidRPr="00112508" w:rsidRDefault="00F66C76" w:rsidP="00B7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消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息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弹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窗、消息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列表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、消息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20"/>
              </w:rPr>
              <w:t>盒</w:t>
            </w:r>
            <w:r>
              <w:rPr>
                <w:rFonts w:ascii="微软雅黑" w:eastAsia="微软雅黑" w:hAnsi="微软雅黑"/>
                <w:b/>
                <w:color w:val="000000" w:themeColor="text1"/>
                <w:sz w:val="20"/>
                <w:szCs w:val="20"/>
              </w:rPr>
              <w:t>子</w:t>
            </w:r>
          </w:p>
        </w:tc>
      </w:tr>
    </w:tbl>
    <w:p w14:paraId="24A82A58" w14:textId="77777777" w:rsidR="0004501D" w:rsidRPr="00F54F6D" w:rsidRDefault="0004501D" w:rsidP="0004501D">
      <w:pPr>
        <w:rPr>
          <w:rFonts w:ascii="微软雅黑" w:eastAsia="微软雅黑" w:hAnsi="微软雅黑"/>
          <w:b/>
          <w:bCs/>
          <w:color w:val="808080" w:themeColor="background1" w:themeShade="80"/>
        </w:rPr>
      </w:pPr>
    </w:p>
    <w:p w14:paraId="263BB271" w14:textId="77777777" w:rsidR="00DB6F24" w:rsidRPr="00DB6F24" w:rsidRDefault="00DB6F24" w:rsidP="0004501D">
      <w:pPr>
        <w:rPr>
          <w:rFonts w:ascii="微软雅黑" w:eastAsia="微软雅黑" w:hAnsi="微软雅黑"/>
          <w:b/>
          <w:bCs/>
          <w:color w:val="808080" w:themeColor="background1" w:themeShade="80"/>
        </w:rPr>
      </w:pPr>
    </w:p>
    <w:p w14:paraId="0AEBA480" w14:textId="11D0218E" w:rsidR="009C0D8F" w:rsidRDefault="009C0D8F" w:rsidP="009C0D8F">
      <w:pPr>
        <w:pStyle w:val="Heading2"/>
        <w:rPr>
          <w:rFonts w:ascii="微软雅黑" w:eastAsia="微软雅黑" w:hAnsi="微软雅黑"/>
        </w:rPr>
      </w:pPr>
      <w:bookmarkStart w:id="13" w:name="_Toc523704874"/>
      <w:r>
        <w:rPr>
          <w:rFonts w:ascii="微软雅黑" w:eastAsia="微软雅黑" w:hAnsi="微软雅黑" w:hint="eastAsia"/>
        </w:rPr>
        <w:lastRenderedPageBreak/>
        <w:t>B端</w:t>
      </w:r>
      <w:r w:rsidR="00ED1DF6"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>流量</w:t>
      </w:r>
      <w:r>
        <w:rPr>
          <w:rFonts w:ascii="微软雅黑" w:eastAsia="微软雅黑" w:hAnsi="微软雅黑"/>
        </w:rPr>
        <w:t>标识</w:t>
      </w: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预估</w:t>
      </w:r>
      <w:bookmarkEnd w:id="13"/>
    </w:p>
    <w:p w14:paraId="42E4C419" w14:textId="0F36C42A" w:rsidR="009C0D8F" w:rsidRPr="00ED1DF6" w:rsidRDefault="002606A6" w:rsidP="00ED1DF6">
      <w:pPr>
        <w:pStyle w:val="Heading3"/>
        <w:numPr>
          <w:ilvl w:val="0"/>
          <w:numId w:val="0"/>
        </w:numPr>
        <w:spacing w:line="360" w:lineRule="auto"/>
        <w:ind w:left="716"/>
        <w:rPr>
          <w:rFonts w:ascii="微软雅黑" w:eastAsia="微软雅黑" w:hAnsi="微软雅黑"/>
          <w:sz w:val="21"/>
          <w:szCs w:val="21"/>
        </w:rPr>
      </w:pPr>
      <w:r w:rsidRPr="00445BDB">
        <w:rPr>
          <w:rFonts w:ascii="微软雅黑" w:eastAsia="微软雅黑" w:hAnsi="微软雅黑"/>
          <w:noProof/>
          <w:sz w:val="21"/>
          <w:szCs w:val="21"/>
        </w:rPr>
        <w:object w:dxaOrig="1540" w:dyaOrig="1040" w14:anchorId="5D43BE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5pt;height:52.5pt;mso-width-percent:0;mso-height-percent:0;mso-width-percent:0;mso-height-percent:0" o:ole="">
            <v:imagedata r:id="rId15" o:title=""/>
          </v:shape>
          <o:OLEObject Type="Embed" ProgID="Excel.Sheet.8" ShapeID="_x0000_i1025" DrawAspect="Icon" ObjectID="_1640522511" r:id="rId16"/>
        </w:object>
      </w:r>
      <w:r w:rsidR="003A3315" w:rsidRPr="00ED1DF6">
        <w:rPr>
          <w:rFonts w:ascii="微软雅黑" w:eastAsia="微软雅黑" w:hAnsi="微软雅黑" w:hint="eastAsia"/>
          <w:b w:val="0"/>
          <w:sz w:val="21"/>
          <w:szCs w:val="21"/>
        </w:rPr>
        <w:t>（双击</w:t>
      </w:r>
      <w:r w:rsidR="005409F8" w:rsidRPr="00ED1DF6">
        <w:rPr>
          <w:rFonts w:ascii="微软雅黑" w:eastAsia="微软雅黑" w:hAnsi="微软雅黑" w:hint="eastAsia"/>
          <w:b w:val="0"/>
          <w:sz w:val="21"/>
          <w:szCs w:val="21"/>
        </w:rPr>
        <w:t>打开</w:t>
      </w:r>
      <w:r w:rsidR="003A3315" w:rsidRPr="00ED1DF6">
        <w:rPr>
          <w:rFonts w:ascii="微软雅黑" w:eastAsia="微软雅黑" w:hAnsi="微软雅黑" w:hint="eastAsia"/>
          <w:b w:val="0"/>
          <w:sz w:val="21"/>
          <w:szCs w:val="21"/>
        </w:rPr>
        <w:t>，</w:t>
      </w:r>
      <w:r w:rsidR="003A3315" w:rsidRPr="00ED1DF6">
        <w:rPr>
          <w:rFonts w:ascii="微软雅黑" w:eastAsia="微软雅黑" w:hAnsi="微软雅黑"/>
          <w:b w:val="0"/>
          <w:sz w:val="21"/>
          <w:szCs w:val="21"/>
        </w:rPr>
        <w:t>更新至</w:t>
      </w:r>
      <w:r w:rsidR="003A3315" w:rsidRPr="00ED1DF6">
        <w:rPr>
          <w:rFonts w:ascii="微软雅黑" w:eastAsia="微软雅黑" w:hAnsi="微软雅黑" w:hint="eastAsia"/>
          <w:b w:val="0"/>
          <w:sz w:val="21"/>
          <w:szCs w:val="21"/>
        </w:rPr>
        <w:t>2018.08</w:t>
      </w:r>
      <w:r w:rsidR="003A3315" w:rsidRPr="00ED1DF6">
        <w:rPr>
          <w:rFonts w:ascii="微软雅黑" w:eastAsia="微软雅黑" w:hAnsi="微软雅黑"/>
          <w:b w:val="0"/>
          <w:sz w:val="21"/>
          <w:szCs w:val="21"/>
        </w:rPr>
        <w:t>.</w:t>
      </w:r>
      <w:r w:rsidR="003A3315" w:rsidRPr="00ED1DF6">
        <w:rPr>
          <w:rFonts w:ascii="微软雅黑" w:eastAsia="微软雅黑" w:hAnsi="微软雅黑" w:hint="eastAsia"/>
          <w:b w:val="0"/>
          <w:sz w:val="21"/>
          <w:szCs w:val="21"/>
        </w:rPr>
        <w:t>28</w:t>
      </w:r>
      <w:r w:rsidR="003A3315" w:rsidRPr="00ED1DF6">
        <w:rPr>
          <w:rFonts w:ascii="微软雅黑" w:eastAsia="微软雅黑" w:hAnsi="微软雅黑"/>
          <w:b w:val="0"/>
          <w:sz w:val="21"/>
          <w:szCs w:val="21"/>
        </w:rPr>
        <w:t>）</w:t>
      </w:r>
    </w:p>
    <w:p w14:paraId="116B6010" w14:textId="78A3ED92" w:rsidR="00ED1DF6" w:rsidRPr="00ED1DF6" w:rsidRDefault="00ED1DF6" w:rsidP="00ED1DF6">
      <w:pPr>
        <w:pStyle w:val="Heading2"/>
        <w:rPr>
          <w:rFonts w:ascii="微软雅黑" w:eastAsia="微软雅黑" w:hAnsi="微软雅黑"/>
        </w:rPr>
      </w:pPr>
      <w:bookmarkStart w:id="14" w:name="_Toc523704875"/>
      <w:r>
        <w:rPr>
          <w:rFonts w:ascii="微软雅黑" w:eastAsia="微软雅黑" w:hAnsi="微软雅黑" w:hint="eastAsia"/>
        </w:rPr>
        <w:t>C端-</w:t>
      </w:r>
      <w:r w:rsidRPr="00ED1DF6">
        <w:rPr>
          <w:rFonts w:ascii="微软雅黑" w:eastAsia="微软雅黑" w:hAnsi="微软雅黑" w:hint="eastAsia"/>
        </w:rPr>
        <w:t>流量</w:t>
      </w:r>
      <w:r w:rsidRPr="00ED1DF6">
        <w:rPr>
          <w:rFonts w:ascii="微软雅黑" w:eastAsia="微软雅黑" w:hAnsi="微软雅黑"/>
        </w:rPr>
        <w:t>预警</w:t>
      </w:r>
      <w:bookmarkEnd w:id="14"/>
    </w:p>
    <w:p w14:paraId="5F510966" w14:textId="322438E5" w:rsidR="00ED1DF6" w:rsidRPr="00BA331D" w:rsidRDefault="00ED1DF6" w:rsidP="00595590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color w:val="000000" w:themeColor="text1"/>
          <w:sz w:val="20"/>
          <w:szCs w:val="20"/>
        </w:rPr>
      </w:pPr>
      <w:r w:rsidRPr="00BA331D">
        <w:rPr>
          <w:rFonts w:ascii="微软雅黑" w:eastAsia="微软雅黑" w:hAnsi="微软雅黑"/>
          <w:b/>
          <w:color w:val="000000" w:themeColor="text1"/>
          <w:sz w:val="20"/>
          <w:szCs w:val="20"/>
        </w:rPr>
        <w:t>通知</w:t>
      </w:r>
      <w:r w:rsidRPr="00BA331D">
        <w:rPr>
          <w:rFonts w:ascii="微软雅黑" w:eastAsia="微软雅黑" w:hAnsi="微软雅黑" w:hint="eastAsia"/>
          <w:b/>
          <w:color w:val="000000" w:themeColor="text1"/>
          <w:sz w:val="20"/>
          <w:szCs w:val="20"/>
        </w:rPr>
        <w:t>方式</w:t>
      </w:r>
    </w:p>
    <w:p w14:paraId="010AF426" w14:textId="5D61360B" w:rsidR="00EF26F0" w:rsidRPr="008970A2" w:rsidRDefault="00BA331D" w:rsidP="00CA4CBD">
      <w:pPr>
        <w:pStyle w:val="ListParagraph"/>
        <w:numPr>
          <w:ilvl w:val="0"/>
          <w:numId w:val="21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sz w:val="20"/>
          <w:szCs w:val="20"/>
        </w:rPr>
        <w:t>车</w:t>
      </w:r>
      <w:r>
        <w:rPr>
          <w:rFonts w:ascii="微软雅黑" w:eastAsia="微软雅黑" w:cs="微软雅黑"/>
          <w:color w:val="000000" w:themeColor="text1"/>
          <w:sz w:val="20"/>
          <w:szCs w:val="20"/>
        </w:rPr>
        <w:t>机端</w:t>
      </w:r>
      <w:r w:rsidR="00CF3B6C">
        <w:rPr>
          <w:rFonts w:ascii="微软雅黑" w:eastAsia="微软雅黑" w:cs="微软雅黑" w:hint="eastAsia"/>
          <w:color w:val="000000" w:themeColor="text1"/>
          <w:sz w:val="20"/>
          <w:szCs w:val="20"/>
        </w:rPr>
        <w:t>，</w:t>
      </w:r>
      <w:r w:rsidR="00ED1DF6" w:rsidRPr="00016514">
        <w:rPr>
          <w:rFonts w:ascii="微软雅黑" w:eastAsia="微软雅黑" w:cs="微软雅黑"/>
          <w:color w:val="000000" w:themeColor="text1"/>
          <w:sz w:val="20"/>
          <w:szCs w:val="20"/>
        </w:rPr>
        <w:t>La</w:t>
      </w:r>
      <w:r w:rsidR="00ED1DF6" w:rsidRPr="00016514">
        <w:rPr>
          <w:rFonts w:ascii="微软雅黑" w:eastAsia="微软雅黑" w:cs="微软雅黑" w:hint="eastAsia"/>
          <w:color w:val="000000" w:themeColor="text1"/>
          <w:sz w:val="20"/>
          <w:szCs w:val="20"/>
        </w:rPr>
        <w:t>u</w:t>
      </w:r>
      <w:r w:rsidR="00ED1DF6" w:rsidRPr="00016514">
        <w:rPr>
          <w:rFonts w:ascii="微软雅黑" w:eastAsia="微软雅黑" w:cs="微软雅黑"/>
          <w:color w:val="000000" w:themeColor="text1"/>
          <w:sz w:val="20"/>
          <w:szCs w:val="20"/>
        </w:rPr>
        <w:t>ncher</w:t>
      </w:r>
      <w:r w:rsidR="00CF3B6C">
        <w:rPr>
          <w:rFonts w:ascii="微软雅黑" w:eastAsia="微软雅黑" w:cs="微软雅黑" w:hint="eastAsia"/>
          <w:color w:val="000000" w:themeColor="text1"/>
          <w:sz w:val="20"/>
          <w:szCs w:val="20"/>
        </w:rPr>
        <w:t>，</w:t>
      </w:r>
      <w:r w:rsidR="00EF26F0">
        <w:rPr>
          <w:rFonts w:ascii="微软雅黑" w:eastAsia="微软雅黑" w:cs="微软雅黑" w:hint="eastAsia"/>
          <w:color w:val="000000" w:themeColor="text1"/>
          <w:sz w:val="20"/>
          <w:szCs w:val="20"/>
        </w:rPr>
        <w:t>消</w:t>
      </w:r>
      <w:r w:rsidR="00EF26F0">
        <w:rPr>
          <w:rFonts w:ascii="微软雅黑" w:eastAsia="微软雅黑" w:cs="微软雅黑"/>
          <w:color w:val="000000" w:themeColor="text1"/>
          <w:sz w:val="20"/>
          <w:szCs w:val="20"/>
        </w:rPr>
        <w:t>息中心</w:t>
      </w:r>
      <w:r>
        <w:rPr>
          <w:rFonts w:ascii="微软雅黑" w:eastAsia="微软雅黑" w:cs="微软雅黑" w:hint="eastAsia"/>
          <w:color w:val="000000" w:themeColor="text1"/>
          <w:sz w:val="20"/>
          <w:szCs w:val="20"/>
        </w:rPr>
        <w:t>，</w:t>
      </w:r>
      <w:r w:rsidR="00ED1DF6">
        <w:rPr>
          <w:rFonts w:ascii="微软雅黑" w:eastAsia="微软雅黑" w:cs="微软雅黑" w:hint="eastAsia"/>
          <w:color w:val="000000" w:themeColor="text1"/>
          <w:sz w:val="20"/>
          <w:szCs w:val="20"/>
        </w:rPr>
        <w:t>提醒</w:t>
      </w:r>
      <w:r w:rsidR="00ED1DF6" w:rsidRPr="00016514">
        <w:rPr>
          <w:rFonts w:ascii="微软雅黑" w:eastAsia="微软雅黑" w:hAnsi="微软雅黑"/>
          <w:color w:val="000000" w:themeColor="text1"/>
          <w:sz w:val="20"/>
          <w:szCs w:val="20"/>
        </w:rPr>
        <w:t>用户</w:t>
      </w:r>
      <w:r w:rsidR="00ED1DF6" w:rsidRPr="00016514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</w:t>
      </w:r>
      <w:r w:rsidR="00ED1DF6">
        <w:rPr>
          <w:rFonts w:ascii="微软雅黑" w:eastAsia="微软雅黑" w:hAnsi="微软雅黑" w:hint="eastAsia"/>
          <w:color w:val="000000" w:themeColor="text1"/>
          <w:sz w:val="20"/>
          <w:szCs w:val="20"/>
        </w:rPr>
        <w:t>的</w:t>
      </w:r>
      <w:r w:rsidR="00ED1DF6" w:rsidRPr="00016514">
        <w:rPr>
          <w:rFonts w:ascii="微软雅黑" w:eastAsia="微软雅黑" w:hAnsi="微软雅黑" w:hint="eastAsia"/>
          <w:color w:val="000000" w:themeColor="text1"/>
          <w:sz w:val="20"/>
          <w:szCs w:val="20"/>
        </w:rPr>
        <w:t>剩余情</w:t>
      </w:r>
      <w:r w:rsidR="00ED1DF6" w:rsidRPr="00016514">
        <w:rPr>
          <w:rFonts w:ascii="微软雅黑" w:eastAsia="微软雅黑" w:hAnsi="微软雅黑"/>
          <w:color w:val="000000" w:themeColor="text1"/>
          <w:sz w:val="20"/>
          <w:szCs w:val="20"/>
        </w:rPr>
        <w:t>况</w:t>
      </w:r>
    </w:p>
    <w:p w14:paraId="300C0A84" w14:textId="40DB7B77" w:rsidR="008970A2" w:rsidRPr="00BA331D" w:rsidRDefault="005447FA" w:rsidP="008970A2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BA331D">
        <w:rPr>
          <w:rFonts w:ascii="微软雅黑" w:eastAsia="微软雅黑" w:hAnsi="微软雅黑" w:hint="eastAsia"/>
          <w:b/>
          <w:szCs w:val="21"/>
        </w:rPr>
        <w:t>预警</w:t>
      </w:r>
      <w:r w:rsidR="00ED1DF6" w:rsidRPr="00BA331D">
        <w:rPr>
          <w:rFonts w:ascii="微软雅黑" w:eastAsia="微软雅黑" w:hAnsi="微软雅黑"/>
          <w:b/>
          <w:szCs w:val="21"/>
        </w:rPr>
        <w:t>策略</w:t>
      </w:r>
    </w:p>
    <w:p w14:paraId="4AF7E497" w14:textId="271F597C" w:rsidR="008970A2" w:rsidRDefault="008970A2" w:rsidP="008970A2">
      <w:pPr>
        <w:pStyle w:val="ListParagraph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余量</w:t>
      </w:r>
      <w:r>
        <w:rPr>
          <w:rFonts w:ascii="微软雅黑" w:eastAsia="微软雅黑" w:hAnsi="微软雅黑"/>
          <w:sz w:val="20"/>
          <w:szCs w:val="20"/>
        </w:rPr>
        <w:t>提醒</w:t>
      </w:r>
    </w:p>
    <w:p w14:paraId="5A7644D5" w14:textId="58AD74B3" w:rsidR="008970A2" w:rsidRPr="008970A2" w:rsidRDefault="007D141C" w:rsidP="00CA4CBD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剩</w:t>
      </w:r>
      <w:r w:rsidR="008970A2" w:rsidRPr="008970A2">
        <w:rPr>
          <w:rFonts w:ascii="微软雅黑" w:eastAsia="微软雅黑" w:hAnsi="微软雅黑"/>
          <w:sz w:val="20"/>
          <w:szCs w:val="20"/>
        </w:rPr>
        <w:t>余流量大于</w:t>
      </w:r>
      <w:r w:rsidR="00823121">
        <w:rPr>
          <w:rFonts w:ascii="微软雅黑" w:eastAsia="微软雅黑" w:hAnsi="微软雅黑"/>
          <w:sz w:val="20"/>
          <w:szCs w:val="20"/>
        </w:rPr>
        <w:t>20</w:t>
      </w:r>
      <w:r w:rsidR="008970A2" w:rsidRPr="008970A2">
        <w:rPr>
          <w:rFonts w:ascii="微软雅黑" w:eastAsia="微软雅黑" w:hAnsi="微软雅黑"/>
          <w:sz w:val="20"/>
          <w:szCs w:val="20"/>
        </w:rPr>
        <w:t>%</w:t>
      </w:r>
      <w:r>
        <w:rPr>
          <w:rFonts w:ascii="微软雅黑" w:eastAsia="微软雅黑" w:hAnsi="微软雅黑"/>
          <w:sz w:val="20"/>
          <w:szCs w:val="20"/>
        </w:rPr>
        <w:t xml:space="preserve">   </w:t>
      </w:r>
      <w:r w:rsidR="008970A2" w:rsidRPr="008970A2">
        <w:rPr>
          <w:rFonts w:ascii="微软雅黑" w:eastAsia="微软雅黑" w:hAnsi="微软雅黑"/>
          <w:sz w:val="20"/>
          <w:szCs w:val="20"/>
        </w:rPr>
        <w:t xml:space="preserve"> - 流量充足</w:t>
      </w:r>
      <w:r>
        <w:rPr>
          <w:rFonts w:ascii="微软雅黑" w:eastAsia="微软雅黑" w:hAnsi="微软雅黑" w:hint="eastAsia"/>
          <w:sz w:val="20"/>
          <w:szCs w:val="20"/>
        </w:rPr>
        <w:t>，不推送</w:t>
      </w:r>
    </w:p>
    <w:p w14:paraId="5DC8CD7B" w14:textId="7A56D1B3" w:rsidR="004D4B9D" w:rsidRPr="007D141C" w:rsidRDefault="008970A2" w:rsidP="00CA4CBD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  <w:color w:val="FF0000"/>
          <w:sz w:val="20"/>
          <w:szCs w:val="20"/>
        </w:rPr>
      </w:pPr>
      <w:r w:rsidRPr="007D141C">
        <w:rPr>
          <w:rFonts w:ascii="微软雅黑" w:eastAsia="微软雅黑" w:hAnsi="微软雅黑"/>
          <w:color w:val="FF0000"/>
          <w:sz w:val="20"/>
          <w:szCs w:val="20"/>
        </w:rPr>
        <w:t>剩余流量</w:t>
      </w:r>
      <w:r w:rsidR="007D141C">
        <w:rPr>
          <w:rFonts w:ascii="微软雅黑" w:eastAsia="微软雅黑" w:hAnsi="微软雅黑" w:hint="eastAsia"/>
          <w:color w:val="FF0000"/>
          <w:sz w:val="20"/>
          <w:szCs w:val="20"/>
        </w:rPr>
        <w:t>介于</w:t>
      </w:r>
      <w:r w:rsidRPr="007D141C">
        <w:rPr>
          <w:rFonts w:ascii="微软雅黑" w:eastAsia="微软雅黑" w:hAnsi="微软雅黑"/>
          <w:color w:val="FF0000"/>
          <w:sz w:val="20"/>
          <w:szCs w:val="20"/>
        </w:rPr>
        <w:t>0%</w:t>
      </w:r>
      <w:r w:rsidR="007D141C">
        <w:rPr>
          <w:rFonts w:ascii="微软雅黑" w:eastAsia="微软雅黑" w:hAnsi="微软雅黑" w:hint="eastAsia"/>
          <w:color w:val="FF0000"/>
          <w:sz w:val="20"/>
          <w:szCs w:val="20"/>
        </w:rPr>
        <w:t>~</w:t>
      </w:r>
      <w:r w:rsidR="00823121" w:rsidRPr="007D141C">
        <w:rPr>
          <w:rFonts w:ascii="微软雅黑" w:eastAsia="微软雅黑" w:hAnsi="微软雅黑"/>
          <w:color w:val="FF0000"/>
          <w:sz w:val="20"/>
          <w:szCs w:val="20"/>
        </w:rPr>
        <w:t>20</w:t>
      </w:r>
      <w:r w:rsidRPr="007D141C">
        <w:rPr>
          <w:rFonts w:ascii="微软雅黑" w:eastAsia="微软雅黑" w:hAnsi="微软雅黑"/>
          <w:color w:val="FF0000"/>
          <w:sz w:val="20"/>
          <w:szCs w:val="20"/>
        </w:rPr>
        <w:t xml:space="preserve">% </w:t>
      </w:r>
      <w:r w:rsidR="007D141C">
        <w:rPr>
          <w:rFonts w:ascii="微软雅黑" w:eastAsia="微软雅黑" w:hAnsi="微软雅黑"/>
          <w:color w:val="FF0000"/>
          <w:sz w:val="20"/>
          <w:szCs w:val="20"/>
        </w:rPr>
        <w:t xml:space="preserve">   </w:t>
      </w:r>
      <w:r w:rsidRPr="007D141C">
        <w:rPr>
          <w:rFonts w:ascii="微软雅黑" w:eastAsia="微软雅黑" w:hAnsi="微软雅黑"/>
          <w:color w:val="FF0000"/>
          <w:sz w:val="20"/>
          <w:szCs w:val="20"/>
        </w:rPr>
        <w:t>- 流量不足</w:t>
      </w:r>
      <w:r w:rsidR="007D141C" w:rsidRPr="007D141C">
        <w:rPr>
          <w:rFonts w:ascii="微软雅黑" w:eastAsia="微软雅黑" w:hAnsi="微软雅黑" w:hint="eastAsia"/>
          <w:color w:val="FF0000"/>
          <w:sz w:val="20"/>
          <w:szCs w:val="20"/>
        </w:rPr>
        <w:t>，此时：</w:t>
      </w:r>
    </w:p>
    <w:p w14:paraId="19EED124" w14:textId="0236CEB5" w:rsidR="00516DB3" w:rsidRPr="004D6B85" w:rsidRDefault="00516DB3" w:rsidP="004D6B85">
      <w:pPr>
        <w:pStyle w:val="ListParagraph"/>
        <w:ind w:left="2394" w:firstLineChars="0" w:firstLine="0"/>
        <w:rPr>
          <w:rFonts w:ascii="微软雅黑" w:eastAsia="微软雅黑" w:hAnsi="微软雅黑"/>
          <w:color w:val="FF0000"/>
          <w:sz w:val="20"/>
          <w:szCs w:val="20"/>
        </w:rPr>
      </w:pPr>
      <w:r w:rsidRPr="004D6B85">
        <w:rPr>
          <w:rFonts w:ascii="微软雅黑" w:eastAsia="微软雅黑" w:hAnsi="微软雅黑"/>
          <w:color w:val="FF0000"/>
          <w:sz w:val="20"/>
          <w:szCs w:val="20"/>
        </w:rPr>
        <w:t>当收到联通使用量80%的推送后，</w:t>
      </w:r>
      <w:r w:rsidR="000C797F">
        <w:rPr>
          <w:rFonts w:ascii="微软雅黑" w:eastAsia="微软雅黑" w:hAnsi="微软雅黑" w:hint="eastAsia"/>
          <w:color w:val="FF0000"/>
          <w:sz w:val="20"/>
          <w:szCs w:val="20"/>
        </w:rPr>
        <w:t>百度</w:t>
      </w:r>
      <w:r w:rsidRPr="004D6B85">
        <w:rPr>
          <w:rFonts w:ascii="微软雅黑" w:eastAsia="微软雅黑" w:hAnsi="微软雅黑"/>
          <w:color w:val="FF0000"/>
          <w:sz w:val="20"/>
          <w:szCs w:val="20"/>
        </w:rPr>
        <w:t>推送用户余量20%的预警；</w:t>
      </w:r>
    </w:p>
    <w:p w14:paraId="79DA0447" w14:textId="35743819" w:rsidR="00516DB3" w:rsidRPr="004D6B85" w:rsidRDefault="00516DB3" w:rsidP="004D6B85">
      <w:pPr>
        <w:pStyle w:val="ListParagraph"/>
        <w:ind w:left="2394" w:firstLineChars="0" w:firstLine="0"/>
        <w:rPr>
          <w:rFonts w:ascii="微软雅黑" w:eastAsia="微软雅黑" w:hAnsi="微软雅黑"/>
          <w:color w:val="FF0000"/>
          <w:sz w:val="20"/>
          <w:szCs w:val="20"/>
        </w:rPr>
      </w:pPr>
      <w:r w:rsidRPr="004D6B85">
        <w:rPr>
          <w:rFonts w:ascii="微软雅黑" w:eastAsia="微软雅黑" w:hAnsi="微软雅黑"/>
          <w:color w:val="FF0000"/>
          <w:sz w:val="20"/>
          <w:szCs w:val="20"/>
        </w:rPr>
        <w:t>当收到联通使用量90%的推送后，</w:t>
      </w:r>
      <w:r w:rsidR="000C797F">
        <w:rPr>
          <w:rFonts w:ascii="微软雅黑" w:eastAsia="微软雅黑" w:hAnsi="微软雅黑" w:hint="eastAsia"/>
          <w:color w:val="FF0000"/>
          <w:sz w:val="20"/>
          <w:szCs w:val="20"/>
        </w:rPr>
        <w:t>百度</w:t>
      </w:r>
      <w:r w:rsidRPr="004D6B85">
        <w:rPr>
          <w:rFonts w:ascii="微软雅黑" w:eastAsia="微软雅黑" w:hAnsi="微软雅黑"/>
          <w:color w:val="FF0000"/>
          <w:sz w:val="20"/>
          <w:szCs w:val="20"/>
        </w:rPr>
        <w:t>推送用户余量10%的预警；</w:t>
      </w:r>
    </w:p>
    <w:p w14:paraId="557D7E14" w14:textId="7235CD10" w:rsidR="00516DB3" w:rsidRPr="007D141C" w:rsidRDefault="00516DB3" w:rsidP="004D6B85">
      <w:pPr>
        <w:pStyle w:val="ListParagraph"/>
        <w:ind w:left="2394" w:firstLineChars="0" w:firstLine="0"/>
        <w:rPr>
          <w:rFonts w:ascii="微软雅黑" w:eastAsia="微软雅黑" w:hAnsi="微软雅黑"/>
          <w:color w:val="FF0000"/>
          <w:sz w:val="20"/>
          <w:szCs w:val="20"/>
        </w:rPr>
      </w:pPr>
      <w:r w:rsidRPr="004D6B85">
        <w:rPr>
          <w:rFonts w:ascii="微软雅黑" w:eastAsia="微软雅黑" w:hAnsi="微软雅黑"/>
          <w:color w:val="FF0000"/>
          <w:sz w:val="20"/>
          <w:szCs w:val="20"/>
        </w:rPr>
        <w:t>当收到联通使用量99%的推送后，</w:t>
      </w:r>
      <w:r w:rsidR="000C797F">
        <w:rPr>
          <w:rFonts w:ascii="微软雅黑" w:eastAsia="微软雅黑" w:hAnsi="微软雅黑" w:hint="eastAsia"/>
          <w:color w:val="FF0000"/>
          <w:sz w:val="20"/>
          <w:szCs w:val="20"/>
        </w:rPr>
        <w:t>百度</w:t>
      </w:r>
      <w:r w:rsidRPr="004D6B85">
        <w:rPr>
          <w:rFonts w:ascii="微软雅黑" w:eastAsia="微软雅黑" w:hAnsi="微软雅黑"/>
          <w:color w:val="FF0000"/>
          <w:sz w:val="20"/>
          <w:szCs w:val="20"/>
        </w:rPr>
        <w:t>推送用户余量1%的预警；</w:t>
      </w:r>
    </w:p>
    <w:p w14:paraId="366EDF6F" w14:textId="0D68856B" w:rsidR="008970A2" w:rsidRPr="008970A2" w:rsidRDefault="008970A2" w:rsidP="00CA4CBD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8970A2">
        <w:rPr>
          <w:rFonts w:ascii="微软雅黑" w:eastAsia="微软雅黑" w:hAnsi="微软雅黑"/>
          <w:sz w:val="20"/>
          <w:szCs w:val="20"/>
        </w:rPr>
        <w:t>剩余流量为0% - 流量用完</w:t>
      </w:r>
    </w:p>
    <w:p w14:paraId="4CA7EE07" w14:textId="585B6A96" w:rsidR="008970A2" w:rsidRDefault="008970A2" w:rsidP="00CA4CBD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8970A2">
        <w:rPr>
          <w:rFonts w:ascii="微软雅黑" w:eastAsia="微软雅黑" w:hAnsi="微软雅黑"/>
          <w:sz w:val="20"/>
          <w:szCs w:val="20"/>
        </w:rPr>
        <w:t>不限量流量包 – 不提示</w:t>
      </w:r>
    </w:p>
    <w:p w14:paraId="081CED26" w14:textId="2E97A298" w:rsidR="00AE0CEF" w:rsidRPr="008970A2" w:rsidRDefault="00AE0CEF" w:rsidP="00CA4CBD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基础流量在流量不足时，流量球不变，不触发流量不足提示</w:t>
      </w:r>
    </w:p>
    <w:p w14:paraId="64CD1645" w14:textId="558CA91B" w:rsidR="008970A2" w:rsidRPr="00BA331D" w:rsidRDefault="008970A2" w:rsidP="00BA331D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BA331D">
        <w:rPr>
          <w:rFonts w:ascii="微软雅黑" w:eastAsia="微软雅黑" w:hAnsi="微软雅黑" w:hint="eastAsia"/>
          <w:b/>
          <w:szCs w:val="21"/>
        </w:rPr>
        <w:t>通</w:t>
      </w:r>
      <w:r w:rsidRPr="00BA331D">
        <w:rPr>
          <w:rFonts w:ascii="微软雅黑" w:eastAsia="微软雅黑" w:hAnsi="微软雅黑"/>
          <w:b/>
          <w:szCs w:val="21"/>
        </w:rPr>
        <w:t>知文</w:t>
      </w:r>
      <w:r w:rsidRPr="00BA331D">
        <w:rPr>
          <w:rFonts w:ascii="微软雅黑" w:eastAsia="微软雅黑" w:hAnsi="微软雅黑" w:hint="eastAsia"/>
          <w:b/>
          <w:szCs w:val="21"/>
        </w:rPr>
        <w:t>案</w:t>
      </w:r>
    </w:p>
    <w:p w14:paraId="2ADC526C" w14:textId="77777777" w:rsidR="008970A2" w:rsidRPr="005552BE" w:rsidRDefault="008970A2" w:rsidP="00CA4CBD">
      <w:pPr>
        <w:pStyle w:val="ListParagraph"/>
        <w:numPr>
          <w:ilvl w:val="0"/>
          <w:numId w:val="22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消息标题：XX流量包余量提醒</w:t>
      </w:r>
    </w:p>
    <w:p w14:paraId="6152CEA7" w14:textId="77777777" w:rsidR="008970A2" w:rsidRPr="005552BE" w:rsidRDefault="008970A2" w:rsidP="008970A2">
      <w:pPr>
        <w:pStyle w:val="ListParagraph"/>
        <w:ind w:left="1949" w:firstLineChars="0" w:firstLine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消息内容：</w:t>
      </w:r>
    </w:p>
    <w:p w14:paraId="25DB5B0B" w14:textId="77777777" w:rsidR="005C02C0" w:rsidRDefault="005C02C0" w:rsidP="008970A2">
      <w:pPr>
        <w:pStyle w:val="ListParagraph"/>
        <w:ind w:left="1949" w:firstLineChars="0" w:firstLine="0"/>
        <w:rPr>
          <w:ins w:id="15" w:author="Wang, Yuran (Y.)" w:date="2020-01-14T15:35:00Z"/>
          <w:rFonts w:ascii="微软雅黑" w:eastAsia="微软雅黑" w:hAnsi="微软雅黑"/>
          <w:color w:val="000000" w:themeColor="text1"/>
          <w:sz w:val="20"/>
          <w:szCs w:val="20"/>
        </w:rPr>
      </w:pPr>
      <w:ins w:id="16" w:author="Wang, Yuran (Y.)" w:date="2020-01-14T15:35:00Z"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lastRenderedPageBreak/>
          <w:t>SYNC+ Dual Modems in CGEA 1.3</w:t>
        </w:r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：</w:t>
        </w:r>
      </w:ins>
    </w:p>
    <w:p w14:paraId="40CEB934" w14:textId="76EE4384" w:rsidR="008970A2" w:rsidRDefault="005C02C0" w:rsidP="008970A2">
      <w:pPr>
        <w:pStyle w:val="ListParagraph"/>
        <w:ind w:left="1949" w:firstLineChars="0" w:firstLine="0"/>
        <w:rPr>
          <w:ins w:id="17" w:author="Wang, Yuran (Y.)" w:date="2020-01-14T15:38:00Z"/>
          <w:rFonts w:ascii="微软雅黑" w:eastAsia="微软雅黑" w:hAnsi="微软雅黑"/>
          <w:color w:val="000000" w:themeColor="text1"/>
          <w:sz w:val="20"/>
          <w:szCs w:val="20"/>
        </w:rPr>
      </w:pPr>
      <w:ins w:id="18" w:author="Wang, Yuran (Y.)" w:date="2020-01-14T15:36:00Z"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卡1</w:t>
        </w:r>
        <w:r>
          <w:rPr>
            <w:rFonts w:ascii="微软雅黑" w:eastAsia="微软雅黑" w:hAnsi="微软雅黑"/>
            <w:color w:val="000000" w:themeColor="text1"/>
            <w:sz w:val="20"/>
            <w:szCs w:val="20"/>
          </w:rPr>
          <w:t xml:space="preserve"> </w:t>
        </w:r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-</w:t>
        </w:r>
        <w:r>
          <w:rPr>
            <w:rFonts w:ascii="微软雅黑" w:eastAsia="微软雅黑" w:hAnsi="微软雅黑"/>
            <w:color w:val="000000" w:themeColor="text1"/>
            <w:sz w:val="20"/>
            <w:szCs w:val="20"/>
          </w:rPr>
          <w:t xml:space="preserve"> </w:t>
        </w:r>
      </w:ins>
      <w:bookmarkStart w:id="19" w:name="_Hlk29908750"/>
      <w:r w:rsidR="00BA331D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您的</w:t>
      </w:r>
      <w:del w:id="20" w:author="Wang, Yuran (Y.)" w:date="2020-01-14T15:36:00Z">
        <w:r w:rsidR="00AB6EA7" w:rsidRPr="005552BE" w:rsidDel="005C02C0">
          <w:rPr>
            <w:rFonts w:ascii="微软雅黑" w:eastAsia="微软雅黑" w:hAnsi="微软雅黑" w:hint="eastAsia"/>
            <w:color w:val="000000" w:themeColor="text1"/>
            <w:sz w:val="20"/>
            <w:szCs w:val="20"/>
            <w:u w:val="single"/>
          </w:rPr>
          <w:delText>车载热点</w:delText>
        </w:r>
        <w:r w:rsidR="008970A2" w:rsidRPr="005552BE" w:rsidDel="005C02C0">
          <w:rPr>
            <w:rFonts w:ascii="微软雅黑" w:eastAsia="微软雅黑" w:hAnsi="微软雅黑" w:hint="eastAsia"/>
            <w:color w:val="000000" w:themeColor="text1"/>
            <w:sz w:val="20"/>
            <w:szCs w:val="20"/>
            <w:u w:val="single"/>
          </w:rPr>
          <w:delText>流量包/</w:delText>
        </w:r>
      </w:del>
      <w:r w:rsidR="0024524B" w:rsidRPr="005552BE">
        <w:rPr>
          <w:rFonts w:ascii="微软雅黑" w:eastAsia="微软雅黑" w:hAnsi="微软雅黑" w:hint="eastAsia"/>
          <w:color w:val="000000" w:themeColor="text1"/>
          <w:sz w:val="20"/>
          <w:szCs w:val="20"/>
          <w:u w:val="single"/>
        </w:rPr>
        <w:t>影音娱乐</w:t>
      </w:r>
      <w:del w:id="21" w:author="Wang, Yuran (Y.)" w:date="2020-01-14T15:39:00Z">
        <w:r w:rsidR="00BA331D" w:rsidRPr="005552BE" w:rsidDel="005C02C0">
          <w:rPr>
            <w:rFonts w:ascii="微软雅黑" w:eastAsia="微软雅黑" w:hAnsi="微软雅黑" w:hint="eastAsia"/>
            <w:color w:val="000000" w:themeColor="text1"/>
            <w:sz w:val="20"/>
            <w:szCs w:val="20"/>
            <w:u w:val="single"/>
          </w:rPr>
          <w:delText>包</w:delText>
        </w:r>
      </w:del>
      <w:r w:rsidR="00BA331D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剩余流量不</w:t>
      </w:r>
      <w:r w:rsidR="00BA331D" w:rsidRPr="005552BE">
        <w:rPr>
          <w:rFonts w:ascii="微软雅黑" w:eastAsia="微软雅黑" w:hAnsi="微软雅黑"/>
          <w:color w:val="000000" w:themeColor="text1"/>
          <w:sz w:val="20"/>
          <w:szCs w:val="20"/>
        </w:rPr>
        <w:t>足</w:t>
      </w:r>
      <w:r w:rsidR="009C07BC" w:rsidRPr="007D141C">
        <w:rPr>
          <w:rFonts w:ascii="微软雅黑" w:eastAsia="微软雅黑" w:hAnsi="微软雅黑" w:hint="eastAsia"/>
          <w:color w:val="FF0000"/>
          <w:sz w:val="20"/>
          <w:szCs w:val="20"/>
          <w:u w:val="single"/>
        </w:rPr>
        <w:t>2</w:t>
      </w:r>
      <w:r w:rsidR="009C07BC" w:rsidRPr="007D141C">
        <w:rPr>
          <w:rFonts w:ascii="微软雅黑" w:eastAsia="微软雅黑" w:hAnsi="微软雅黑"/>
          <w:color w:val="FF0000"/>
          <w:sz w:val="20"/>
          <w:szCs w:val="20"/>
          <w:u w:val="single"/>
        </w:rPr>
        <w:t>0</w:t>
      </w:r>
      <w:r w:rsidR="008970A2" w:rsidRPr="007D141C">
        <w:rPr>
          <w:rFonts w:ascii="微软雅黑" w:eastAsia="微软雅黑" w:hAnsi="微软雅黑" w:hint="eastAsia"/>
          <w:color w:val="FF0000"/>
          <w:sz w:val="20"/>
          <w:szCs w:val="20"/>
          <w:u w:val="single"/>
        </w:rPr>
        <w:t>%</w:t>
      </w:r>
      <w:del w:id="22" w:author="Wang, Yuran (Y.)" w:date="2020-01-14T15:36:00Z">
        <w:r w:rsidR="008970A2" w:rsidRPr="007D141C" w:rsidDel="005C02C0">
          <w:rPr>
            <w:rFonts w:ascii="微软雅黑" w:eastAsia="微软雅黑" w:hAnsi="微软雅黑" w:hint="eastAsia"/>
            <w:color w:val="FF0000"/>
            <w:sz w:val="20"/>
            <w:szCs w:val="20"/>
            <w:u w:val="single"/>
          </w:rPr>
          <w:delText>、</w:delText>
        </w:r>
      </w:del>
      <w:ins w:id="23" w:author="Wang, Yuran (Y.)" w:date="2020-01-14T15:36:00Z">
        <w:r>
          <w:rPr>
            <w:rFonts w:ascii="微软雅黑" w:eastAsia="微软雅黑" w:hAnsi="微软雅黑" w:hint="eastAsia"/>
            <w:color w:val="FF0000"/>
            <w:sz w:val="20"/>
            <w:szCs w:val="20"/>
            <w:u w:val="single"/>
          </w:rPr>
          <w:t>/</w:t>
        </w:r>
      </w:ins>
      <w:r w:rsidR="008970A2" w:rsidRPr="007D141C">
        <w:rPr>
          <w:rFonts w:ascii="微软雅黑" w:eastAsia="微软雅黑" w:hAnsi="微软雅黑" w:hint="eastAsia"/>
          <w:color w:val="FF0000"/>
          <w:sz w:val="20"/>
          <w:szCs w:val="20"/>
          <w:u w:val="single"/>
        </w:rPr>
        <w:t>10%</w:t>
      </w:r>
      <w:del w:id="24" w:author="Wang, Yuran (Y.)" w:date="2020-01-14T15:36:00Z">
        <w:r w:rsidR="007D141C" w:rsidRPr="007D141C" w:rsidDel="005C02C0">
          <w:rPr>
            <w:rFonts w:ascii="微软雅黑" w:eastAsia="微软雅黑" w:hAnsi="微软雅黑" w:hint="eastAsia"/>
            <w:color w:val="FF0000"/>
            <w:sz w:val="20"/>
            <w:szCs w:val="20"/>
            <w:u w:val="single"/>
          </w:rPr>
          <w:delText>、</w:delText>
        </w:r>
      </w:del>
      <w:ins w:id="25" w:author="Wang, Yuran (Y.)" w:date="2020-01-14T15:36:00Z">
        <w:r>
          <w:rPr>
            <w:rFonts w:ascii="微软雅黑" w:eastAsia="微软雅黑" w:hAnsi="微软雅黑" w:hint="eastAsia"/>
            <w:color w:val="FF0000"/>
            <w:sz w:val="20"/>
            <w:szCs w:val="20"/>
            <w:u w:val="single"/>
          </w:rPr>
          <w:t>/</w:t>
        </w:r>
      </w:ins>
      <w:r w:rsidR="007D141C" w:rsidRPr="007D141C">
        <w:rPr>
          <w:rFonts w:ascii="微软雅黑" w:eastAsia="微软雅黑" w:hAnsi="微软雅黑" w:hint="eastAsia"/>
          <w:color w:val="FF0000"/>
          <w:sz w:val="20"/>
          <w:szCs w:val="20"/>
          <w:u w:val="single"/>
        </w:rPr>
        <w:t>1</w:t>
      </w:r>
      <w:r w:rsidR="007D141C" w:rsidRPr="007D141C">
        <w:rPr>
          <w:rFonts w:ascii="微软雅黑" w:eastAsia="微软雅黑" w:hAnsi="微软雅黑"/>
          <w:color w:val="FF0000"/>
          <w:sz w:val="20"/>
          <w:szCs w:val="20"/>
          <w:u w:val="single"/>
        </w:rPr>
        <w:t>%</w:t>
      </w:r>
      <w:r w:rsidR="008970A2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，</w:t>
      </w:r>
      <w:del w:id="26" w:author="Wang, Yuran (Y.)" w:date="2020-01-14T15:40:00Z">
        <w:r w:rsidR="008970A2" w:rsidRPr="005552BE" w:rsidDel="00993692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delText>请您</w:delText>
        </w:r>
      </w:del>
      <w:ins w:id="27" w:author="Wang, Yuran (Y.)" w:date="2020-01-14T15:40:00Z">
        <w:r w:rsidR="00993692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点击</w:t>
        </w:r>
      </w:ins>
      <w:r w:rsidR="008970A2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进入个人中心查看</w:t>
      </w:r>
      <w:r w:rsidR="008864D0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并购买</w:t>
      </w:r>
      <w:ins w:id="28" w:author="Wang, Yuran (Y.)" w:date="2020-01-14T15:35:00Z"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。</w:t>
        </w:r>
      </w:ins>
      <w:bookmarkEnd w:id="19"/>
    </w:p>
    <w:p w14:paraId="66640B91" w14:textId="5861ED07" w:rsidR="005C02C0" w:rsidRDefault="005C02C0" w:rsidP="008970A2">
      <w:pPr>
        <w:pStyle w:val="ListParagraph"/>
        <w:ind w:left="1949" w:firstLineChars="0" w:firstLine="0"/>
        <w:rPr>
          <w:ins w:id="29" w:author="Wang, Yuran (Y.)" w:date="2020-01-14T15:38:00Z"/>
          <w:rFonts w:ascii="微软雅黑" w:eastAsia="微软雅黑" w:hAnsi="微软雅黑" w:hint="eastAsia"/>
          <w:color w:val="000000" w:themeColor="text1"/>
          <w:sz w:val="20"/>
          <w:szCs w:val="20"/>
        </w:rPr>
      </w:pPr>
      <w:ins w:id="30" w:author="Wang, Yuran (Y.)" w:date="2020-01-14T15:38:00Z"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卡2</w:t>
        </w:r>
        <w:r>
          <w:rPr>
            <w:rFonts w:ascii="微软雅黑" w:eastAsia="微软雅黑" w:hAnsi="微软雅黑"/>
            <w:color w:val="000000" w:themeColor="text1"/>
            <w:sz w:val="20"/>
            <w:szCs w:val="20"/>
          </w:rPr>
          <w:t xml:space="preserve"> </w:t>
        </w:r>
        <w:r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-</w:t>
        </w:r>
        <w:r>
          <w:rPr>
            <w:rFonts w:ascii="微软雅黑" w:eastAsia="微软雅黑" w:hAnsi="微软雅黑"/>
            <w:color w:val="000000" w:themeColor="text1"/>
            <w:sz w:val="20"/>
            <w:szCs w:val="20"/>
          </w:rPr>
          <w:t xml:space="preserve"> </w:t>
        </w:r>
        <w:r w:rsidRPr="005C02C0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您的车载热点</w:t>
        </w:r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剩余流量不足20%/10%/1%，</w:t>
        </w:r>
      </w:ins>
      <w:ins w:id="31" w:author="Wang, Yuran (Y.)" w:date="2020-01-14T15:40:00Z">
        <w:r w:rsidR="00993692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点击</w:t>
        </w:r>
      </w:ins>
      <w:ins w:id="32" w:author="Wang, Yuran (Y.)" w:date="2020-01-14T15:38:00Z"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进入个人中心查看并购买。</w:t>
        </w:r>
      </w:ins>
    </w:p>
    <w:p w14:paraId="2268D024" w14:textId="57D4A0BC" w:rsidR="005C02C0" w:rsidRDefault="005C02C0" w:rsidP="008970A2">
      <w:pPr>
        <w:pStyle w:val="ListParagraph"/>
        <w:ind w:left="1949" w:firstLineChars="0" w:firstLine="0"/>
        <w:rPr>
          <w:ins w:id="33" w:author="Wang, Yuran (Y.)" w:date="2020-01-14T15:39:00Z"/>
          <w:rFonts w:ascii="微软雅黑" w:eastAsia="微软雅黑" w:hAnsi="微软雅黑" w:hint="eastAsia"/>
          <w:color w:val="000000" w:themeColor="text1"/>
          <w:sz w:val="20"/>
          <w:szCs w:val="20"/>
        </w:rPr>
      </w:pPr>
      <w:ins w:id="34" w:author="Wang, Yuran (Y.)" w:date="2020-01-14T15:38:00Z"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SYNC+ Single Modem in CGEA 1.3</w:t>
        </w:r>
      </w:ins>
      <w:ins w:id="35" w:author="Wang, Yuran (Y.)" w:date="2020-01-14T15:41:00Z">
        <w:r w:rsidR="00993692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:</w:t>
        </w:r>
      </w:ins>
    </w:p>
    <w:p w14:paraId="7B9C3E5A" w14:textId="248D3AA4" w:rsidR="005C02C0" w:rsidRDefault="005C02C0" w:rsidP="008970A2">
      <w:pPr>
        <w:pStyle w:val="ListParagraph"/>
        <w:ind w:left="1949" w:firstLineChars="0" w:firstLine="0"/>
        <w:rPr>
          <w:ins w:id="36" w:author="Wang, Yuran (Y.)" w:date="2020-01-14T15:39:00Z"/>
          <w:rFonts w:ascii="微软雅黑" w:eastAsia="微软雅黑" w:hAnsi="微软雅黑"/>
          <w:color w:val="000000" w:themeColor="text1"/>
          <w:sz w:val="20"/>
          <w:szCs w:val="20"/>
        </w:rPr>
      </w:pPr>
      <w:ins w:id="37" w:author="Wang, Yuran (Y.)" w:date="2020-01-14T15:39:00Z">
        <w:r w:rsidRPr="005C02C0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您的影音娱乐剩余流量不足</w:t>
        </w:r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20%/10%/1%，</w:t>
        </w:r>
      </w:ins>
      <w:ins w:id="38" w:author="Wang, Yuran (Y.)" w:date="2020-01-14T15:40:00Z">
        <w:r w:rsidR="00993692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点击</w:t>
        </w:r>
      </w:ins>
      <w:ins w:id="39" w:author="Wang, Yuran (Y.)" w:date="2020-01-14T15:39:00Z"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进入个人中心查看并购买。</w:t>
        </w:r>
      </w:ins>
    </w:p>
    <w:p w14:paraId="30054624" w14:textId="132731D4" w:rsidR="005C02C0" w:rsidRDefault="005C02C0" w:rsidP="008970A2">
      <w:pPr>
        <w:pStyle w:val="ListParagraph"/>
        <w:ind w:left="1949" w:firstLineChars="0" w:firstLine="0"/>
        <w:rPr>
          <w:ins w:id="40" w:author="Wang, Yuran (Y.)" w:date="2020-01-14T15:40:00Z"/>
          <w:rFonts w:ascii="微软雅黑" w:eastAsia="微软雅黑" w:hAnsi="微软雅黑"/>
          <w:color w:val="000000" w:themeColor="text1"/>
          <w:sz w:val="20"/>
          <w:szCs w:val="20"/>
        </w:rPr>
      </w:pPr>
      <w:ins w:id="41" w:author="Wang, Yuran (Y.)" w:date="2020-01-14T15:40:00Z"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SYNC+ Single Modem in FNV2</w:t>
        </w:r>
      </w:ins>
      <w:ins w:id="42" w:author="Wang, Yuran (Y.)" w:date="2020-01-14T15:41:00Z">
        <w:r w:rsidR="00993692">
          <w:rPr>
            <w:rFonts w:ascii="微软雅黑" w:eastAsia="微软雅黑" w:hAnsi="微软雅黑"/>
            <w:color w:val="000000" w:themeColor="text1"/>
            <w:sz w:val="20"/>
            <w:szCs w:val="20"/>
          </w:rPr>
          <w:t>:</w:t>
        </w:r>
      </w:ins>
    </w:p>
    <w:p w14:paraId="35A31748" w14:textId="5778677A" w:rsidR="005C02C0" w:rsidRDefault="005C02C0" w:rsidP="008970A2">
      <w:pPr>
        <w:pStyle w:val="ListParagraph"/>
        <w:ind w:left="1949" w:firstLineChars="0" w:firstLine="0"/>
        <w:rPr>
          <w:ins w:id="43" w:author="Wang, Yuran (Y.)" w:date="2020-01-14T15:35:00Z"/>
          <w:rFonts w:ascii="微软雅黑" w:eastAsia="微软雅黑" w:hAnsi="微软雅黑" w:hint="eastAsia"/>
          <w:color w:val="000000" w:themeColor="text1"/>
          <w:sz w:val="20"/>
          <w:szCs w:val="20"/>
        </w:rPr>
      </w:pPr>
      <w:ins w:id="44" w:author="Wang, Yuran (Y.)" w:date="2020-01-14T15:40:00Z">
        <w:r w:rsidRPr="005C02C0">
          <w:rPr>
            <w:rFonts w:ascii="微软雅黑" w:eastAsia="微软雅黑" w:hAnsi="微软雅黑" w:hint="eastAsia"/>
            <w:color w:val="000000" w:themeColor="text1"/>
            <w:sz w:val="20"/>
            <w:szCs w:val="20"/>
          </w:rPr>
          <w:t>音视频和车载热点的剩余流量不足</w:t>
        </w:r>
        <w:r w:rsidRPr="005C02C0">
          <w:rPr>
            <w:rFonts w:ascii="微软雅黑" w:eastAsia="微软雅黑" w:hAnsi="微软雅黑"/>
            <w:color w:val="000000" w:themeColor="text1"/>
            <w:sz w:val="20"/>
            <w:szCs w:val="20"/>
          </w:rPr>
          <w:t>20%/10%/1%，点击进入流量菜单查看并购买。</w:t>
        </w:r>
      </w:ins>
    </w:p>
    <w:p w14:paraId="303ECE22" w14:textId="77777777" w:rsidR="005C02C0" w:rsidRPr="005552BE" w:rsidRDefault="005C02C0" w:rsidP="008970A2">
      <w:pPr>
        <w:pStyle w:val="ListParagraph"/>
        <w:ind w:left="1949" w:firstLineChars="0" w:firstLine="0"/>
        <w:rPr>
          <w:rFonts w:ascii="微软雅黑" w:eastAsia="微软雅黑" w:hAnsi="微软雅黑" w:hint="eastAsia"/>
          <w:color w:val="000000" w:themeColor="text1"/>
          <w:sz w:val="20"/>
          <w:szCs w:val="20"/>
        </w:rPr>
      </w:pPr>
    </w:p>
    <w:p w14:paraId="1E869192" w14:textId="10E06553" w:rsidR="00EB21C4" w:rsidRPr="00807C70" w:rsidRDefault="00ED1DF6" w:rsidP="00807C70">
      <w:pPr>
        <w:pStyle w:val="Heading2"/>
        <w:rPr>
          <w:rFonts w:ascii="微软雅黑" w:eastAsia="微软雅黑" w:hAnsi="微软雅黑"/>
        </w:rPr>
      </w:pPr>
      <w:bookmarkStart w:id="45" w:name="_Toc523704876"/>
      <w:r>
        <w:rPr>
          <w:rFonts w:ascii="微软雅黑" w:eastAsia="微软雅黑" w:hAnsi="微软雅黑" w:hint="eastAsia"/>
        </w:rPr>
        <w:lastRenderedPageBreak/>
        <w:t>C端-</w:t>
      </w:r>
      <w:r w:rsidR="00EB21C4" w:rsidRPr="00807C70">
        <w:rPr>
          <w:rFonts w:ascii="微软雅黑" w:eastAsia="微软雅黑" w:hAnsi="微软雅黑" w:hint="eastAsia"/>
        </w:rPr>
        <w:t>流量</w:t>
      </w:r>
      <w:r w:rsidR="00EB21C4" w:rsidRPr="00807C70">
        <w:rPr>
          <w:rFonts w:ascii="微软雅黑" w:eastAsia="微软雅黑" w:hAnsi="微软雅黑"/>
        </w:rPr>
        <w:t>购买</w:t>
      </w:r>
      <w:r w:rsidR="00EB21C4" w:rsidRPr="00807C70">
        <w:rPr>
          <w:rFonts w:ascii="微软雅黑" w:eastAsia="微软雅黑" w:hAnsi="微软雅黑" w:hint="eastAsia"/>
        </w:rPr>
        <w:t>流程</w:t>
      </w:r>
      <w:r w:rsidR="00EB21C4" w:rsidRPr="00807C70">
        <w:rPr>
          <w:rFonts w:ascii="微软雅黑" w:eastAsia="微软雅黑" w:hAnsi="微软雅黑"/>
        </w:rPr>
        <w:t>图</w:t>
      </w:r>
      <w:bookmarkEnd w:id="45"/>
    </w:p>
    <w:p w14:paraId="11480400" w14:textId="439F6F86" w:rsidR="006C0DD0" w:rsidRDefault="002606A6" w:rsidP="006C0DD0">
      <w:pPr>
        <w:ind w:firstLineChars="300" w:firstLine="720"/>
      </w:pPr>
      <w:r>
        <w:rPr>
          <w:noProof/>
        </w:rPr>
        <w:object w:dxaOrig="14491" w:dyaOrig="18540" w14:anchorId="54153CE5">
          <v:shape id="_x0000_i1026" type="#_x0000_t75" alt="" style="width:455.25pt;height:580.5pt;mso-width-percent:0;mso-height-percent:0;mso-width-percent:0;mso-height-percent:0" o:ole="">
            <v:imagedata r:id="rId17" o:title=""/>
          </v:shape>
          <o:OLEObject Type="Embed" ProgID="Visio.Drawing.15" ShapeID="_x0000_i1026" DrawAspect="Content" ObjectID="_1640522512" r:id="rId18"/>
        </w:object>
      </w:r>
    </w:p>
    <w:p w14:paraId="6E441F33" w14:textId="77777777" w:rsidR="008A1F9E" w:rsidRPr="006C0DD0" w:rsidRDefault="008A1F9E" w:rsidP="006C0DD0">
      <w:pPr>
        <w:ind w:firstLineChars="300" w:firstLine="720"/>
      </w:pPr>
    </w:p>
    <w:p w14:paraId="1B71624D" w14:textId="2AFCDDE9" w:rsidR="00F22FC7" w:rsidRPr="00F22FC7" w:rsidRDefault="001631E0" w:rsidP="00DF5C71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流量</w:t>
      </w:r>
      <w:r w:rsidR="00F22FC7">
        <w:rPr>
          <w:rFonts w:ascii="微软雅黑" w:eastAsia="微软雅黑" w:hAnsi="微软雅黑" w:hint="eastAsia"/>
          <w:sz w:val="21"/>
          <w:szCs w:val="21"/>
        </w:rPr>
        <w:t>入</w:t>
      </w:r>
      <w:r w:rsidR="00F22FC7">
        <w:rPr>
          <w:rFonts w:ascii="微软雅黑" w:eastAsia="微软雅黑" w:hAnsi="微软雅黑"/>
          <w:sz w:val="21"/>
          <w:szCs w:val="21"/>
        </w:rPr>
        <w:t>口</w:t>
      </w:r>
    </w:p>
    <w:p w14:paraId="1CBEDC4D" w14:textId="77777777" w:rsidR="00993692" w:rsidRDefault="009A2594" w:rsidP="00595590">
      <w:pPr>
        <w:pStyle w:val="ListParagraph"/>
        <w:numPr>
          <w:ilvl w:val="0"/>
          <w:numId w:val="4"/>
        </w:numPr>
        <w:ind w:firstLineChars="0"/>
        <w:rPr>
          <w:ins w:id="46" w:author="Wang, Yuran (Y.)" w:date="2020-01-14T15:41:00Z"/>
          <w:rFonts w:ascii="微软雅黑" w:eastAsia="微软雅黑" w:hAnsi="微软雅黑"/>
          <w:noProof/>
          <w:szCs w:val="20"/>
        </w:rPr>
      </w:pPr>
      <w:r w:rsidRPr="00E91874">
        <w:rPr>
          <w:rFonts w:ascii="微软雅黑" w:eastAsia="微软雅黑" w:hAnsi="微软雅黑" w:hint="eastAsia"/>
          <w:noProof/>
          <w:szCs w:val="20"/>
        </w:rPr>
        <w:t>固定</w:t>
      </w:r>
      <w:r w:rsidRPr="00E91874">
        <w:rPr>
          <w:rFonts w:ascii="微软雅黑" w:eastAsia="微软雅黑" w:hAnsi="微软雅黑"/>
          <w:noProof/>
          <w:szCs w:val="20"/>
        </w:rPr>
        <w:t>入口：</w:t>
      </w:r>
    </w:p>
    <w:p w14:paraId="73EFC669" w14:textId="7AAA1AB4" w:rsidR="00993692" w:rsidRDefault="00993692" w:rsidP="00993692">
      <w:pPr>
        <w:ind w:left="735"/>
        <w:rPr>
          <w:rFonts w:ascii="微软雅黑" w:eastAsia="微软雅黑" w:hAnsi="微软雅黑"/>
          <w:noProof/>
          <w:szCs w:val="20"/>
        </w:rPr>
      </w:pPr>
      <w:ins w:id="47" w:author="Wang, Yuran (Y.)" w:date="2020-01-14T15:42:00Z">
        <w:r w:rsidRPr="00993692">
          <w:rPr>
            <w:rFonts w:ascii="微软雅黑" w:eastAsia="微软雅黑" w:hAnsi="微软雅黑"/>
            <w:noProof/>
            <w:szCs w:val="20"/>
          </w:rPr>
          <w:t>SYNC+ Dual Modems in CGEA 1.3</w:t>
        </w:r>
        <w:r>
          <w:rPr>
            <w:rFonts w:ascii="微软雅黑" w:eastAsia="微软雅黑" w:hAnsi="微软雅黑"/>
            <w:noProof/>
            <w:szCs w:val="20"/>
          </w:rPr>
          <w:t xml:space="preserve"> - </w:t>
        </w:r>
      </w:ins>
      <w:r w:rsidR="00A708A4" w:rsidRPr="00993692">
        <w:rPr>
          <w:rFonts w:ascii="微软雅黑" w:eastAsia="微软雅黑" w:hAnsi="微软雅黑" w:hint="eastAsia"/>
          <w:noProof/>
          <w:szCs w:val="20"/>
          <w:rPrChange w:id="48" w:author="Wang, Yuran (Y.)" w:date="2020-01-14T15:41:00Z">
            <w:rPr>
              <w:rFonts w:hint="eastAsia"/>
              <w:noProof/>
            </w:rPr>
          </w:rPrChange>
        </w:rPr>
        <w:t>个人</w:t>
      </w:r>
      <w:r w:rsidR="00A708A4" w:rsidRPr="00993692">
        <w:rPr>
          <w:rFonts w:ascii="微软雅黑" w:eastAsia="微软雅黑" w:hAnsi="微软雅黑"/>
          <w:noProof/>
          <w:szCs w:val="20"/>
          <w:rPrChange w:id="49" w:author="Wang, Yuran (Y.)" w:date="2020-01-14T15:41:00Z">
            <w:rPr>
              <w:noProof/>
            </w:rPr>
          </w:rPrChange>
        </w:rPr>
        <w:t>中心</w:t>
      </w:r>
      <w:r w:rsidR="00837C07" w:rsidRPr="00993692">
        <w:rPr>
          <w:rFonts w:ascii="微软雅黑" w:eastAsia="微软雅黑" w:hAnsi="微软雅黑" w:hint="eastAsia"/>
          <w:noProof/>
          <w:szCs w:val="20"/>
          <w:rPrChange w:id="50" w:author="Wang, Yuran (Y.)" w:date="2020-01-14T15:41:00Z">
            <w:rPr>
              <w:rFonts w:hint="eastAsia"/>
              <w:noProof/>
            </w:rPr>
          </w:rPrChange>
        </w:rPr>
        <w:t>—我</w:t>
      </w:r>
      <w:r w:rsidR="00837C07" w:rsidRPr="00993692">
        <w:rPr>
          <w:rFonts w:ascii="微软雅黑" w:eastAsia="微软雅黑" w:hAnsi="微软雅黑"/>
          <w:noProof/>
          <w:szCs w:val="20"/>
          <w:rPrChange w:id="51" w:author="Wang, Yuran (Y.)" w:date="2020-01-14T15:41:00Z">
            <w:rPr>
              <w:noProof/>
            </w:rPr>
          </w:rPrChange>
        </w:rPr>
        <w:t>的</w:t>
      </w:r>
      <w:r w:rsidR="00D023A1" w:rsidRPr="00993692">
        <w:rPr>
          <w:rFonts w:ascii="微软雅黑" w:eastAsia="微软雅黑" w:hAnsi="微软雅黑" w:hint="eastAsia"/>
          <w:noProof/>
          <w:szCs w:val="20"/>
          <w:rPrChange w:id="52" w:author="Wang, Yuran (Y.)" w:date="2020-01-14T15:41:00Z">
            <w:rPr>
              <w:rFonts w:hint="eastAsia"/>
              <w:noProof/>
            </w:rPr>
          </w:rPrChange>
        </w:rPr>
        <w:t>流量</w:t>
      </w:r>
    </w:p>
    <w:p w14:paraId="6ACF5ABB" w14:textId="7E7FB022" w:rsidR="00993692" w:rsidRDefault="00993692" w:rsidP="00993692">
      <w:pPr>
        <w:ind w:left="735"/>
        <w:rPr>
          <w:ins w:id="53" w:author="Wang, Yuran (Y.)" w:date="2020-01-14T15:43:00Z"/>
          <w:rFonts w:ascii="微软雅黑" w:eastAsia="微软雅黑" w:hAnsi="微软雅黑"/>
          <w:noProof/>
          <w:szCs w:val="20"/>
        </w:rPr>
      </w:pPr>
      <w:ins w:id="54" w:author="Wang, Yuran (Y.)" w:date="2020-01-14T15:43:00Z">
        <w:r w:rsidRPr="00993692">
          <w:rPr>
            <w:rFonts w:ascii="微软雅黑" w:eastAsia="微软雅黑" w:hAnsi="微软雅黑"/>
            <w:noProof/>
            <w:szCs w:val="20"/>
          </w:rPr>
          <w:t>SYNC+ Single Modem in CGEA 1.3</w:t>
        </w:r>
        <w:r>
          <w:rPr>
            <w:rFonts w:ascii="微软雅黑" w:eastAsia="微软雅黑" w:hAnsi="微软雅黑"/>
            <w:noProof/>
            <w:szCs w:val="20"/>
          </w:rPr>
          <w:t xml:space="preserve"> - </w:t>
        </w:r>
        <w:r w:rsidRPr="00993692">
          <w:rPr>
            <w:rFonts w:ascii="微软雅黑" w:eastAsia="微软雅黑" w:hAnsi="微软雅黑" w:hint="eastAsia"/>
            <w:noProof/>
            <w:szCs w:val="20"/>
          </w:rPr>
          <w:t>个人中心—我的流量</w:t>
        </w:r>
      </w:ins>
    </w:p>
    <w:p w14:paraId="039503B0" w14:textId="1CBAC682" w:rsidR="00993692" w:rsidRPr="00993692" w:rsidRDefault="00993692" w:rsidP="00993692">
      <w:pPr>
        <w:ind w:left="735"/>
        <w:rPr>
          <w:rFonts w:ascii="微软雅黑" w:eastAsia="微软雅黑" w:hAnsi="微软雅黑" w:hint="eastAsia"/>
          <w:noProof/>
          <w:szCs w:val="20"/>
          <w:rPrChange w:id="55" w:author="Wang, Yuran (Y.)" w:date="2020-01-14T15:42:00Z">
            <w:rPr>
              <w:noProof/>
            </w:rPr>
          </w:rPrChange>
        </w:rPr>
      </w:pPr>
      <w:ins w:id="56" w:author="Wang, Yuran (Y.)" w:date="2020-01-14T15:43:00Z">
        <w:r w:rsidRPr="00993692">
          <w:rPr>
            <w:rFonts w:ascii="微软雅黑" w:eastAsia="微软雅黑" w:hAnsi="微软雅黑"/>
            <w:noProof/>
            <w:szCs w:val="20"/>
          </w:rPr>
          <w:t>SYNC+ Single Modem in FNV2</w:t>
        </w:r>
        <w:r>
          <w:rPr>
            <w:rFonts w:ascii="微软雅黑" w:eastAsia="微软雅黑" w:hAnsi="微软雅黑"/>
            <w:noProof/>
            <w:szCs w:val="20"/>
          </w:rPr>
          <w:t xml:space="preserve"> – </w:t>
        </w:r>
        <w:r>
          <w:rPr>
            <w:rFonts w:ascii="微软雅黑" w:eastAsia="微软雅黑" w:hAnsi="微软雅黑" w:hint="eastAsia"/>
            <w:noProof/>
            <w:szCs w:val="20"/>
          </w:rPr>
          <w:t>其它服务</w:t>
        </w:r>
        <w:r w:rsidRPr="00993692">
          <w:rPr>
            <w:rFonts w:ascii="微软雅黑" w:eastAsia="微软雅黑" w:hAnsi="微软雅黑" w:hint="eastAsia"/>
            <w:noProof/>
            <w:szCs w:val="20"/>
          </w:rPr>
          <w:t>—我的流量</w:t>
        </w:r>
      </w:ins>
    </w:p>
    <w:p w14:paraId="4D89D7CD" w14:textId="77777777" w:rsidR="00E91874" w:rsidRDefault="002B4DC2" w:rsidP="00595590">
      <w:pPr>
        <w:pStyle w:val="ListParagraph"/>
        <w:numPr>
          <w:ilvl w:val="0"/>
          <w:numId w:val="4"/>
        </w:numPr>
        <w:ind w:firstLineChars="0"/>
        <w:rPr>
          <w:rFonts w:ascii="微软雅黑" w:eastAsia="微软雅黑" w:hAnsi="微软雅黑"/>
          <w:noProof/>
          <w:szCs w:val="20"/>
        </w:rPr>
      </w:pPr>
      <w:r w:rsidRPr="00E91874">
        <w:rPr>
          <w:rFonts w:ascii="微软雅黑" w:eastAsia="微软雅黑" w:hAnsi="微软雅黑" w:hint="eastAsia"/>
          <w:noProof/>
          <w:szCs w:val="20"/>
        </w:rPr>
        <w:t>导</w:t>
      </w:r>
      <w:r w:rsidRPr="00E91874">
        <w:rPr>
          <w:rFonts w:ascii="微软雅黑" w:eastAsia="微软雅黑" w:hAnsi="微软雅黑"/>
          <w:noProof/>
          <w:szCs w:val="20"/>
        </w:rPr>
        <w:t>流</w:t>
      </w:r>
      <w:r w:rsidRPr="00E91874">
        <w:rPr>
          <w:rFonts w:ascii="微软雅黑" w:eastAsia="微软雅黑" w:hAnsi="微软雅黑" w:hint="eastAsia"/>
          <w:noProof/>
          <w:szCs w:val="20"/>
        </w:rPr>
        <w:t>入</w:t>
      </w:r>
      <w:r w:rsidRPr="00E91874">
        <w:rPr>
          <w:rFonts w:ascii="微软雅黑" w:eastAsia="微软雅黑" w:hAnsi="微软雅黑"/>
          <w:noProof/>
          <w:szCs w:val="20"/>
        </w:rPr>
        <w:t>口：</w:t>
      </w:r>
    </w:p>
    <w:p w14:paraId="03BDFC3D" w14:textId="21FD56F8" w:rsidR="00E91874" w:rsidRPr="00A11669" w:rsidRDefault="00E91874" w:rsidP="00CA4CBD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  <w:noProof/>
          <w:szCs w:val="20"/>
        </w:rPr>
      </w:pPr>
      <w:r w:rsidRPr="00A11669">
        <w:rPr>
          <w:rFonts w:ascii="微软雅黑" w:eastAsia="微软雅黑" w:hAnsi="微软雅黑" w:hint="eastAsia"/>
          <w:color w:val="000000" w:themeColor="text1"/>
          <w:szCs w:val="20"/>
        </w:rPr>
        <w:t>消息中心流量预警，导流至流量购买页</w:t>
      </w:r>
    </w:p>
    <w:p w14:paraId="4FFA4163" w14:textId="5E8DCDF2" w:rsidR="00E91874" w:rsidRPr="00A11669" w:rsidRDefault="00BB362C" w:rsidP="00CA4CBD">
      <w:pPr>
        <w:pStyle w:val="ListParagraph"/>
        <w:numPr>
          <w:ilvl w:val="0"/>
          <w:numId w:val="11"/>
        </w:numPr>
        <w:ind w:firstLineChars="0"/>
        <w:rPr>
          <w:rFonts w:ascii="微软雅黑" w:eastAsia="微软雅黑" w:hAnsi="微软雅黑"/>
          <w:strike/>
          <w:noProof/>
          <w:szCs w:val="20"/>
        </w:rPr>
      </w:pPr>
      <w:r w:rsidRPr="00A11669">
        <w:rPr>
          <w:rFonts w:ascii="微软雅黑" w:eastAsia="微软雅黑" w:hAnsi="微软雅黑" w:hint="eastAsia"/>
          <w:strike/>
          <w:color w:val="000000" w:themeColor="text1"/>
          <w:szCs w:val="20"/>
        </w:rPr>
        <w:t>播放随心听产</w:t>
      </w:r>
      <w:r w:rsidRPr="00A11669">
        <w:rPr>
          <w:rFonts w:ascii="微软雅黑" w:eastAsia="微软雅黑" w:hAnsi="微软雅黑"/>
          <w:strike/>
          <w:color w:val="000000" w:themeColor="text1"/>
          <w:szCs w:val="20"/>
        </w:rPr>
        <w:t>品</w:t>
      </w:r>
      <w:r w:rsidRPr="00A11669">
        <w:rPr>
          <w:rFonts w:ascii="微软雅黑" w:eastAsia="微软雅黑" w:hAnsi="微软雅黑" w:hint="eastAsia"/>
          <w:strike/>
          <w:color w:val="000000" w:themeColor="text1"/>
          <w:szCs w:val="20"/>
        </w:rPr>
        <w:t>无</w:t>
      </w:r>
      <w:r w:rsidR="00E91874" w:rsidRPr="00A11669">
        <w:rPr>
          <w:rFonts w:ascii="微软雅黑" w:eastAsia="微软雅黑" w:hAnsi="微软雅黑" w:hint="eastAsia"/>
          <w:strike/>
          <w:color w:val="000000" w:themeColor="text1"/>
          <w:szCs w:val="20"/>
        </w:rPr>
        <w:t>流量或流量耗尽时，导流至流量购买详情页</w:t>
      </w:r>
    </w:p>
    <w:p w14:paraId="1AC79A78" w14:textId="6C5A461D" w:rsidR="002F1A24" w:rsidRPr="002F1A24" w:rsidRDefault="002F1A24" w:rsidP="002F1A24">
      <w:pPr>
        <w:pStyle w:val="Heading3"/>
        <w:rPr>
          <w:rFonts w:ascii="微软雅黑" w:eastAsia="微软雅黑" w:hAnsi="微软雅黑"/>
          <w:noProof/>
          <w:sz w:val="21"/>
          <w:szCs w:val="21"/>
        </w:rPr>
      </w:pPr>
      <w:r w:rsidRPr="002F1A24">
        <w:rPr>
          <w:rFonts w:ascii="微软雅黑" w:eastAsia="微软雅黑" w:hAnsi="微软雅黑" w:hint="eastAsia"/>
          <w:noProof/>
          <w:sz w:val="21"/>
          <w:szCs w:val="21"/>
        </w:rPr>
        <w:t>流量类型展示</w:t>
      </w:r>
    </w:p>
    <w:p w14:paraId="73ED2B3C" w14:textId="03D01FE0" w:rsidR="002F1A24" w:rsidRPr="005552BE" w:rsidRDefault="002F1A24" w:rsidP="002F1A24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/>
          <w:szCs w:val="21"/>
        </w:rPr>
      </w:pPr>
      <w:r w:rsidRPr="005552BE">
        <w:rPr>
          <w:rFonts w:ascii="微软雅黑" w:eastAsia="微软雅黑" w:hAnsi="微软雅黑" w:hint="eastAsia"/>
          <w:color w:val="000000"/>
          <w:szCs w:val="21"/>
        </w:rPr>
        <w:t>基础流量：福特</w:t>
      </w:r>
      <w:r w:rsidR="0024524B" w:rsidRPr="005552BE">
        <w:rPr>
          <w:rFonts w:ascii="微软雅黑" w:eastAsia="微软雅黑" w:hAnsi="微软雅黑" w:hint="eastAsia"/>
          <w:color w:val="000000"/>
          <w:szCs w:val="21"/>
        </w:rPr>
        <w:t>直接</w:t>
      </w:r>
      <w:r w:rsidRPr="005552BE">
        <w:rPr>
          <w:rFonts w:ascii="微软雅黑" w:eastAsia="微软雅黑" w:hAnsi="微软雅黑" w:hint="eastAsia"/>
          <w:color w:val="000000"/>
          <w:szCs w:val="21"/>
        </w:rPr>
        <w:t>每个月</w:t>
      </w:r>
      <w:r w:rsidR="00BC2408" w:rsidRPr="005552BE">
        <w:rPr>
          <w:rFonts w:ascii="微软雅黑" w:eastAsia="微软雅黑" w:hAnsi="微软雅黑" w:hint="eastAsia"/>
          <w:color w:val="000000"/>
          <w:szCs w:val="21"/>
        </w:rPr>
        <w:t>为</w:t>
      </w:r>
      <w:r w:rsidRPr="005552BE">
        <w:rPr>
          <w:rFonts w:ascii="微软雅黑" w:eastAsia="微软雅黑" w:hAnsi="微软雅黑" w:hint="eastAsia"/>
          <w:color w:val="000000"/>
          <w:szCs w:val="21"/>
        </w:rPr>
        <w:t>用户</w:t>
      </w:r>
      <w:r w:rsidR="00BC2408" w:rsidRPr="005552BE">
        <w:rPr>
          <w:rFonts w:ascii="微软雅黑" w:eastAsia="微软雅黑" w:hAnsi="微软雅黑" w:hint="eastAsia"/>
          <w:color w:val="000000"/>
          <w:szCs w:val="21"/>
        </w:rPr>
        <w:t>提供基础不限量套餐，</w:t>
      </w:r>
      <w:r w:rsidRPr="005552BE">
        <w:rPr>
          <w:rFonts w:ascii="微软雅黑" w:eastAsia="微软雅黑" w:hAnsi="微软雅黑" w:hint="eastAsia"/>
          <w:color w:val="000000"/>
          <w:szCs w:val="21"/>
        </w:rPr>
        <w:t>基础流量不可购买。</w:t>
      </w:r>
    </w:p>
    <w:p w14:paraId="6CA09521" w14:textId="3C55451E" w:rsidR="002F1A24" w:rsidRPr="00AE0CEF" w:rsidRDefault="00BC2408" w:rsidP="002F1A24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/>
          <w:szCs w:val="21"/>
        </w:rPr>
      </w:pPr>
      <w:r w:rsidRPr="005552BE">
        <w:rPr>
          <w:rFonts w:ascii="微软雅黑" w:eastAsia="微软雅黑" w:hAnsi="微软雅黑" w:hint="eastAsia"/>
          <w:color w:val="000000"/>
          <w:szCs w:val="21"/>
        </w:rPr>
        <w:t>影音</w:t>
      </w:r>
      <w:r w:rsidR="002F1A24" w:rsidRPr="005552BE">
        <w:rPr>
          <w:rFonts w:ascii="微软雅黑" w:eastAsia="微软雅黑" w:hAnsi="微软雅黑" w:hint="eastAsia"/>
          <w:color w:val="000000"/>
          <w:szCs w:val="21"/>
        </w:rPr>
        <w:t>娱乐：</w:t>
      </w:r>
      <w:r w:rsidR="002F1A24" w:rsidRPr="00AE0CEF">
        <w:rPr>
          <w:rFonts w:ascii="微软雅黑" w:eastAsia="微软雅黑" w:hAnsi="微软雅黑" w:hint="eastAsia"/>
          <w:color w:val="000000"/>
          <w:szCs w:val="21"/>
        </w:rPr>
        <w:t>福特会给到用户每月1.2G免费流量，该流量当月过期。娱乐流量可以用户使用随心听，随心看。娱乐流量需要给到用户提示，为了行车安全，用户在行车过程不得使用随心看服务。当流量包耗尽，用户可购买流量加油包，流量加油包不区分视频and音频。</w:t>
      </w:r>
    </w:p>
    <w:p w14:paraId="5E40B85A" w14:textId="42C271DC" w:rsidR="002F1A24" w:rsidRPr="002F1A24" w:rsidRDefault="00AB6EA7" w:rsidP="002F1A24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车载</w:t>
      </w:r>
      <w:r w:rsidR="002F1A24" w:rsidRPr="00AE0CEF">
        <w:rPr>
          <w:rFonts w:ascii="微软雅黑" w:eastAsia="微软雅黑" w:hAnsi="微软雅黑" w:hint="eastAsia"/>
          <w:color w:val="000000"/>
          <w:szCs w:val="21"/>
        </w:rPr>
        <w:t>热点：福特在车辆首次激活时，会给到用户90天3G流量，流量过期或者是失效后，用户可自行购买加油包，有效期为30</w:t>
      </w:r>
      <w:r w:rsidR="002F1A24">
        <w:rPr>
          <w:rFonts w:ascii="微软雅黑" w:eastAsia="微软雅黑" w:hAnsi="微软雅黑" w:hint="eastAsia"/>
          <w:color w:val="000000"/>
          <w:szCs w:val="21"/>
        </w:rPr>
        <w:t>天</w:t>
      </w:r>
      <w:ins w:id="57" w:author="Wang, Yuran (Y.)" w:date="2020-01-14T15:44:00Z">
        <w:r w:rsidR="00993692">
          <w:rPr>
            <w:rFonts w:ascii="微软雅黑" w:eastAsia="微软雅黑" w:hAnsi="微软雅黑" w:hint="eastAsia"/>
            <w:color w:val="000000"/>
            <w:szCs w:val="21"/>
          </w:rPr>
          <w:t>（</w:t>
        </w:r>
      </w:ins>
      <w:ins w:id="58" w:author="Wang, Yuran (Y.)" w:date="2020-01-14T15:45:00Z">
        <w:r w:rsidR="00993692">
          <w:rPr>
            <w:rFonts w:ascii="微软雅黑" w:eastAsia="微软雅黑" w:hAnsi="微软雅黑" w:hint="eastAsia"/>
            <w:color w:val="000000"/>
            <w:szCs w:val="21"/>
          </w:rPr>
          <w:t>仅适用于</w:t>
        </w:r>
        <w:r w:rsidR="00993692" w:rsidRPr="00993692">
          <w:rPr>
            <w:rFonts w:ascii="微软雅黑" w:eastAsia="微软雅黑" w:hAnsi="微软雅黑"/>
            <w:color w:val="000000"/>
            <w:szCs w:val="21"/>
          </w:rPr>
          <w:t>SYNC+ Dual Modems in CGEA 1.3</w:t>
        </w:r>
      </w:ins>
      <w:ins w:id="59" w:author="Wang, Yuran (Y.)" w:date="2020-01-14T15:44:00Z">
        <w:r w:rsidR="00993692">
          <w:rPr>
            <w:rFonts w:ascii="微软雅黑" w:eastAsia="微软雅黑" w:hAnsi="微软雅黑" w:hint="eastAsia"/>
            <w:color w:val="000000"/>
            <w:szCs w:val="21"/>
          </w:rPr>
          <w:t>）</w:t>
        </w:r>
      </w:ins>
    </w:p>
    <w:p w14:paraId="2B0B9FB0" w14:textId="4800D7D9" w:rsidR="008C034A" w:rsidRDefault="008C034A" w:rsidP="000F6FD6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流量</w:t>
      </w:r>
      <w:r>
        <w:rPr>
          <w:rFonts w:ascii="微软雅黑" w:eastAsia="微软雅黑" w:hAnsi="微软雅黑"/>
          <w:sz w:val="21"/>
          <w:szCs w:val="21"/>
        </w:rPr>
        <w:t>购买</w:t>
      </w:r>
    </w:p>
    <w:p w14:paraId="50957CB6" w14:textId="1214B9B2" w:rsidR="00D434E2" w:rsidRPr="00573E27" w:rsidRDefault="00D023A1" w:rsidP="00CA4CBD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color w:val="000000" w:themeColor="text1"/>
          <w:szCs w:val="21"/>
        </w:rPr>
      </w:pPr>
      <w:r>
        <w:rPr>
          <w:rFonts w:ascii="微软雅黑" w:eastAsia="微软雅黑" w:cs="微软雅黑" w:hint="eastAsia"/>
          <w:b/>
          <w:color w:val="000000" w:themeColor="text1"/>
          <w:sz w:val="20"/>
          <w:szCs w:val="20"/>
          <w:lang w:val="zh-CN"/>
        </w:rPr>
        <w:t>剩余流量</w:t>
      </w:r>
    </w:p>
    <w:p w14:paraId="392B11BD" w14:textId="553A2ED3" w:rsidR="00242495" w:rsidRDefault="00242495" w:rsidP="00CA4CBD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lastRenderedPageBreak/>
        <w:t>调用联通接口获取流量类型及剩余大小，展示总流量、可用流量、剩余流量</w:t>
      </w:r>
      <w:r w:rsidR="00D45577">
        <w:rPr>
          <w:rFonts w:ascii="微软雅黑" w:eastAsia="微软雅黑" w:hAnsi="微软雅黑" w:hint="eastAsia"/>
          <w:color w:val="000000" w:themeColor="text1"/>
          <w:sz w:val="20"/>
          <w:szCs w:val="20"/>
        </w:rPr>
        <w:t>、</w:t>
      </w:r>
      <w:r w:rsidR="00D45577">
        <w:rPr>
          <w:rFonts w:ascii="微软雅黑" w:eastAsia="微软雅黑" w:hAnsi="微软雅黑"/>
          <w:color w:val="000000" w:themeColor="text1"/>
          <w:sz w:val="20"/>
          <w:szCs w:val="20"/>
        </w:rPr>
        <w:t>有效期等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；</w:t>
      </w:r>
    </w:p>
    <w:p w14:paraId="3D4C6119" w14:textId="77777777" w:rsidR="00FD6B66" w:rsidRPr="005552BE" w:rsidRDefault="009F419D" w:rsidP="00FD6B66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基础流量：不显示剩余流量，显示为“畅享</w:t>
      </w:r>
      <w:r w:rsidR="00AD6A8D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流量包</w:t>
      </w:r>
      <w:r w:rsidR="00AD6A8D" w:rsidRPr="005552BE">
        <w:rPr>
          <w:rFonts w:ascii="微软雅黑" w:eastAsia="微软雅黑" w:hAnsi="微软雅黑"/>
          <w:color w:val="000000" w:themeColor="text1"/>
          <w:sz w:val="20"/>
          <w:szCs w:val="20"/>
        </w:rPr>
        <w:t>”</w:t>
      </w: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，同时不显示有效期；</w:t>
      </w:r>
    </w:p>
    <w:p w14:paraId="0C8362C4" w14:textId="1774AB57" w:rsidR="00FD6B66" w:rsidRPr="005552BE" w:rsidRDefault="00AD6A8D" w:rsidP="00FD6B66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影音娱乐：</w:t>
      </w:r>
      <w:r w:rsidR="00272E4E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已激活套餐</w:t>
      </w:r>
      <w:r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显示</w:t>
      </w:r>
      <w:r w:rsidR="00272E4E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流量使用情况，过期天数，在流量详情页面，当前激活套餐下方显示流量过期日期和时间</w:t>
      </w:r>
      <w:r w:rsidR="00FD6B66" w:rsidRPr="005552BE">
        <w:rPr>
          <w:rFonts w:ascii="微软雅黑" w:eastAsia="微软雅黑" w:hAnsi="微软雅黑" w:hint="eastAsia"/>
          <w:color w:val="000000" w:themeColor="text1"/>
          <w:sz w:val="20"/>
          <w:szCs w:val="20"/>
        </w:rPr>
        <w:t xml:space="preserve">，格式为 </w:t>
      </w:r>
      <w:r w:rsidR="00FD6B66" w:rsidRPr="005552BE">
        <w:rPr>
          <w:rFonts w:ascii="微软雅黑" w:eastAsia="微软雅黑" w:hAnsi="微软雅黑"/>
          <w:color w:val="000000" w:themeColor="text1"/>
          <w:sz w:val="20"/>
          <w:szCs w:val="20"/>
        </w:rPr>
        <w:t>”2018-03-21 12:23:35”</w:t>
      </w:r>
    </w:p>
    <w:p w14:paraId="6F952AAD" w14:textId="14D0201A" w:rsidR="00364459" w:rsidRPr="00AE0CEF" w:rsidRDefault="00242495" w:rsidP="00CA4CBD">
      <w:pPr>
        <w:pStyle w:val="ListParagraph"/>
        <w:numPr>
          <w:ilvl w:val="0"/>
          <w:numId w:val="25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 w:rsidRPr="00AE0CEF">
        <w:rPr>
          <w:rFonts w:ascii="微软雅黑" w:eastAsia="微软雅黑" w:hAnsi="微软雅黑" w:hint="eastAsia"/>
          <w:color w:val="000000" w:themeColor="text1"/>
          <w:szCs w:val="21"/>
        </w:rPr>
        <w:t>默认展示剩余增值流量大小，没有流量则展示为</w:t>
      </w:r>
      <w:r w:rsidRPr="00AE0CEF">
        <w:rPr>
          <w:rFonts w:ascii="微软雅黑" w:eastAsia="微软雅黑" w:hAnsi="微软雅黑"/>
          <w:color w:val="000000" w:themeColor="text1"/>
          <w:szCs w:val="21"/>
        </w:rPr>
        <w:t>0GB</w:t>
      </w:r>
      <w:r w:rsidRPr="00AE0CEF">
        <w:rPr>
          <w:rFonts w:ascii="微软雅黑" w:eastAsia="微软雅黑" w:hAnsi="微软雅黑" w:hint="eastAsia"/>
          <w:color w:val="000000" w:themeColor="text1"/>
          <w:szCs w:val="21"/>
        </w:rPr>
        <w:t>；</w:t>
      </w:r>
    </w:p>
    <w:p w14:paraId="77F9DBF4" w14:textId="075DFC3A" w:rsidR="008C034A" w:rsidRPr="00573E27" w:rsidRDefault="00242495" w:rsidP="00CA4CBD">
      <w:pPr>
        <w:pStyle w:val="ListParagraph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 w:rsidRPr="00573E27">
        <w:rPr>
          <w:rFonts w:ascii="微软雅黑" w:eastAsia="微软雅黑" w:hAnsi="微软雅黑" w:hint="eastAsia"/>
          <w:b/>
          <w:szCs w:val="21"/>
        </w:rPr>
        <w:t>流量购买</w:t>
      </w:r>
      <w:r w:rsidRPr="00573E27">
        <w:rPr>
          <w:rFonts w:ascii="微软雅黑" w:eastAsia="微软雅黑" w:hAnsi="微软雅黑"/>
          <w:b/>
          <w:szCs w:val="21"/>
        </w:rPr>
        <w:t>详情页</w:t>
      </w:r>
    </w:p>
    <w:p w14:paraId="0755C696" w14:textId="3A29760B" w:rsidR="009B37E7" w:rsidRPr="000F6FD6" w:rsidRDefault="000F6FD6" w:rsidP="00CA4CBD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</w:t>
      </w:r>
      <w:r w:rsidR="009B37E7"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档位定</w:t>
      </w:r>
      <w:r w:rsidR="009B37E7" w:rsidRPr="000F6FD6">
        <w:rPr>
          <w:rFonts w:ascii="微软雅黑" w:eastAsia="微软雅黑" w:hAnsi="微软雅黑"/>
          <w:color w:val="000000" w:themeColor="text1"/>
          <w:sz w:val="20"/>
          <w:szCs w:val="20"/>
        </w:rPr>
        <w:t>价，包括：</w:t>
      </w:r>
      <w:r w:rsidR="009B37E7"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类型</w:t>
      </w:r>
      <w:r w:rsidR="009B37E7" w:rsidRPr="000F6FD6">
        <w:rPr>
          <w:rFonts w:ascii="微软雅黑" w:eastAsia="微软雅黑" w:hAnsi="微软雅黑"/>
          <w:color w:val="000000" w:themeColor="text1"/>
          <w:sz w:val="20"/>
          <w:szCs w:val="20"/>
        </w:rPr>
        <w:t>、</w:t>
      </w:r>
      <w:r w:rsidR="009B37E7"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大</w:t>
      </w:r>
      <w:r w:rsidR="009B37E7" w:rsidRPr="000F6FD6">
        <w:rPr>
          <w:rFonts w:ascii="微软雅黑" w:eastAsia="微软雅黑" w:hAnsi="微软雅黑"/>
          <w:color w:val="000000" w:themeColor="text1"/>
          <w:sz w:val="20"/>
          <w:szCs w:val="20"/>
        </w:rPr>
        <w:t>小、年限、价</w:t>
      </w:r>
      <w:r w:rsidR="009B37E7"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格等</w:t>
      </w:r>
      <w:r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，通</w:t>
      </w:r>
      <w:r w:rsidRPr="000F6FD6">
        <w:rPr>
          <w:rFonts w:ascii="微软雅黑" w:eastAsia="微软雅黑" w:hAnsi="微软雅黑"/>
          <w:color w:val="000000" w:themeColor="text1"/>
          <w:sz w:val="20"/>
          <w:szCs w:val="20"/>
        </w:rPr>
        <w:t>过联通接口获取</w:t>
      </w:r>
    </w:p>
    <w:p w14:paraId="57ADF9A6" w14:textId="0C12A114" w:rsidR="000F6FD6" w:rsidRDefault="000F6FD6" w:rsidP="00CA4CBD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</w:t>
      </w:r>
      <w:r w:rsidR="009B37E7"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档位介绍</w:t>
      </w:r>
      <w:r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包括：</w:t>
      </w:r>
      <w:r w:rsid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流量使用</w:t>
      </w:r>
      <w:r w:rsidR="00242495">
        <w:rPr>
          <w:rFonts w:ascii="微软雅黑" w:eastAsia="微软雅黑" w:hAnsi="微软雅黑"/>
          <w:color w:val="000000" w:themeColor="text1"/>
          <w:sz w:val="20"/>
          <w:szCs w:val="20"/>
        </w:rPr>
        <w:t>说明</w:t>
      </w: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等，</w:t>
      </w:r>
      <w:r w:rsidRPr="000F6FD6">
        <w:rPr>
          <w:rFonts w:ascii="微软雅黑" w:eastAsia="微软雅黑" w:hAnsi="微软雅黑" w:hint="eastAsia"/>
          <w:color w:val="000000" w:themeColor="text1"/>
          <w:sz w:val="20"/>
          <w:szCs w:val="20"/>
        </w:rPr>
        <w:t>通</w:t>
      </w:r>
      <w:r w:rsidRPr="000F6FD6">
        <w:rPr>
          <w:rFonts w:ascii="微软雅黑" w:eastAsia="微软雅黑" w:hAnsi="微软雅黑"/>
          <w:color w:val="000000" w:themeColor="text1"/>
          <w:sz w:val="20"/>
          <w:szCs w:val="20"/>
        </w:rPr>
        <w:t>过联通接口获取</w:t>
      </w:r>
    </w:p>
    <w:p w14:paraId="408292B9" w14:textId="3FC69C6F" w:rsidR="00364459" w:rsidRPr="00364459" w:rsidRDefault="00364459" w:rsidP="00CA4CBD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详见</w:t>
      </w:r>
      <w:r>
        <w:rPr>
          <w:rFonts w:ascii="微软雅黑" w:eastAsia="微软雅黑" w:hAnsi="微软雅黑"/>
          <w:color w:val="000000" w:themeColor="text1"/>
          <w:sz w:val="20"/>
          <w:szCs w:val="20"/>
        </w:rPr>
        <w:t>交互设计</w:t>
      </w:r>
    </w:p>
    <w:p w14:paraId="0B689420" w14:textId="77777777" w:rsidR="000F6FD6" w:rsidRPr="000F6FD6" w:rsidRDefault="000F6FD6" w:rsidP="000F6FD6">
      <w:pPr>
        <w:ind w:firstLineChars="350" w:firstLine="700"/>
        <w:rPr>
          <w:rFonts w:ascii="微软雅黑" w:eastAsia="微软雅黑" w:hAnsi="微软雅黑"/>
          <w:color w:val="F79646" w:themeColor="accent6"/>
          <w:sz w:val="20"/>
          <w:szCs w:val="20"/>
        </w:rPr>
      </w:pPr>
    </w:p>
    <w:p w14:paraId="427782D4" w14:textId="48AA9E1D" w:rsidR="00ED1DF6" w:rsidRDefault="00ED1DF6" w:rsidP="00633584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流量</w:t>
      </w:r>
      <w:r w:rsidR="000F6FD6">
        <w:rPr>
          <w:rFonts w:ascii="微软雅黑" w:eastAsia="微软雅黑" w:hAnsi="微软雅黑" w:hint="eastAsia"/>
          <w:sz w:val="21"/>
          <w:szCs w:val="21"/>
        </w:rPr>
        <w:t>下单</w:t>
      </w:r>
    </w:p>
    <w:p w14:paraId="18CECA97" w14:textId="0E836E03" w:rsidR="00242495" w:rsidRPr="00857DA1" w:rsidRDefault="00242495" w:rsidP="00595590">
      <w:pPr>
        <w:pStyle w:val="ListParagraph"/>
        <w:numPr>
          <w:ilvl w:val="1"/>
          <w:numId w:val="4"/>
        </w:numPr>
        <w:ind w:firstLineChars="0"/>
        <w:rPr>
          <w:rFonts w:ascii="微软雅黑" w:eastAsia="微软雅黑" w:cs="微软雅黑"/>
          <w:b/>
          <w:color w:val="000000" w:themeColor="text1"/>
          <w:szCs w:val="20"/>
        </w:rPr>
      </w:pPr>
      <w:r w:rsidRPr="00857DA1">
        <w:rPr>
          <w:rFonts w:ascii="微软雅黑" w:eastAsia="微软雅黑" w:cs="微软雅黑" w:hint="eastAsia"/>
          <w:b/>
          <w:color w:val="000000" w:themeColor="text1"/>
          <w:szCs w:val="20"/>
        </w:rPr>
        <w:t>创建</w:t>
      </w:r>
      <w:r w:rsidRPr="00857DA1">
        <w:rPr>
          <w:rFonts w:ascii="微软雅黑" w:eastAsia="微软雅黑" w:cs="微软雅黑"/>
          <w:b/>
          <w:color w:val="000000" w:themeColor="text1"/>
          <w:szCs w:val="20"/>
        </w:rPr>
        <w:t>订单</w:t>
      </w:r>
      <w:r w:rsidRPr="00857DA1">
        <w:rPr>
          <w:rFonts w:ascii="微软雅黑" w:eastAsia="微软雅黑" w:cs="微软雅黑" w:hint="eastAsia"/>
          <w:b/>
          <w:color w:val="000000" w:themeColor="text1"/>
          <w:szCs w:val="20"/>
        </w:rPr>
        <w:t>&amp;同</w:t>
      </w:r>
      <w:r w:rsidRPr="00857DA1">
        <w:rPr>
          <w:rFonts w:ascii="微软雅黑" w:eastAsia="微软雅黑" w:cs="微软雅黑"/>
          <w:b/>
          <w:color w:val="000000" w:themeColor="text1"/>
          <w:szCs w:val="20"/>
        </w:rPr>
        <w:t>步</w:t>
      </w:r>
    </w:p>
    <w:p w14:paraId="2080E0CA" w14:textId="11DB9F7F" w:rsidR="00242495" w:rsidRDefault="00242495" w:rsidP="00CA4CBD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t>百度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通</w:t>
      </w:r>
      <w:r w:rsidR="00573E27">
        <w:rPr>
          <w:rFonts w:ascii="微软雅黑" w:eastAsia="微软雅黑" w:cs="微软雅黑"/>
          <w:color w:val="000000" w:themeColor="text1"/>
          <w:szCs w:val="20"/>
        </w:rPr>
        <w:t>过订单中心创建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基于</w:t>
      </w:r>
      <w:r w:rsidR="00573E27">
        <w:rPr>
          <w:rFonts w:ascii="微软雅黑" w:eastAsia="微软雅黑" w:cs="微软雅黑"/>
          <w:color w:val="000000" w:themeColor="text1"/>
          <w:szCs w:val="20"/>
        </w:rPr>
        <w:t>百度账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号</w:t>
      </w:r>
      <w:r w:rsidR="00573E27">
        <w:rPr>
          <w:rFonts w:ascii="微软雅黑" w:eastAsia="微软雅黑" w:cs="微软雅黑"/>
          <w:color w:val="000000" w:themeColor="text1"/>
          <w:szCs w:val="20"/>
        </w:rPr>
        <w:t>的</w:t>
      </w:r>
      <w:r>
        <w:rPr>
          <w:rFonts w:ascii="微软雅黑" w:eastAsia="微软雅黑" w:cs="微软雅黑"/>
          <w:color w:val="000000" w:themeColor="text1"/>
          <w:szCs w:val="20"/>
        </w:rPr>
        <w:t>流</w:t>
      </w:r>
      <w:r>
        <w:rPr>
          <w:rFonts w:ascii="微软雅黑" w:eastAsia="微软雅黑" w:cs="微软雅黑" w:hint="eastAsia"/>
          <w:color w:val="000000" w:themeColor="text1"/>
          <w:szCs w:val="20"/>
        </w:rPr>
        <w:t>量</w:t>
      </w:r>
      <w:r>
        <w:rPr>
          <w:rFonts w:ascii="微软雅黑" w:eastAsia="微软雅黑" w:cs="微软雅黑"/>
          <w:color w:val="000000" w:themeColor="text1"/>
          <w:szCs w:val="20"/>
        </w:rPr>
        <w:t>订单</w:t>
      </w:r>
      <w:r>
        <w:rPr>
          <w:rFonts w:ascii="微软雅黑" w:eastAsia="微软雅黑" w:cs="微软雅黑" w:hint="eastAsia"/>
          <w:color w:val="000000" w:themeColor="text1"/>
          <w:szCs w:val="20"/>
        </w:rPr>
        <w:t>，</w:t>
      </w:r>
      <w:r>
        <w:rPr>
          <w:rFonts w:ascii="微软雅黑" w:eastAsia="微软雅黑" w:cs="微软雅黑"/>
          <w:color w:val="000000" w:themeColor="text1"/>
          <w:szCs w:val="20"/>
        </w:rPr>
        <w:t>同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步基于</w:t>
      </w:r>
      <w:r w:rsidR="00573E27">
        <w:rPr>
          <w:rFonts w:ascii="微软雅黑" w:eastAsia="微软雅黑" w:cs="微软雅黑"/>
          <w:color w:val="000000" w:themeColor="text1"/>
          <w:szCs w:val="20"/>
        </w:rPr>
        <w:t>车架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号</w:t>
      </w:r>
      <w:r w:rsidRPr="00242495">
        <w:rPr>
          <w:rFonts w:ascii="微软雅黑" w:eastAsia="微软雅黑" w:cs="微软雅黑" w:hint="eastAsia"/>
          <w:color w:val="000000" w:themeColor="text1"/>
          <w:szCs w:val="20"/>
        </w:rPr>
        <w:t>调</w:t>
      </w:r>
      <w:r w:rsidRPr="00242495">
        <w:rPr>
          <w:rFonts w:ascii="微软雅黑" w:eastAsia="微软雅黑" w:cs="微软雅黑"/>
          <w:color w:val="000000" w:themeColor="text1"/>
          <w:szCs w:val="20"/>
        </w:rPr>
        <w:t>用</w:t>
      </w:r>
      <w:r w:rsidRPr="00242495">
        <w:rPr>
          <w:rFonts w:ascii="微软雅黑" w:eastAsia="微软雅黑" w:cs="微软雅黑" w:hint="eastAsia"/>
          <w:color w:val="000000" w:themeColor="text1"/>
          <w:szCs w:val="20"/>
        </w:rPr>
        <w:t>联通</w:t>
      </w:r>
      <w:r w:rsidRPr="00242495">
        <w:rPr>
          <w:rFonts w:ascii="微软雅黑" w:eastAsia="微软雅黑" w:cs="微软雅黑"/>
          <w:color w:val="000000" w:themeColor="text1"/>
          <w:szCs w:val="20"/>
        </w:rPr>
        <w:t>接口</w:t>
      </w:r>
      <w:r w:rsidR="00573E27">
        <w:rPr>
          <w:rFonts w:ascii="微软雅黑" w:eastAsia="微软雅黑" w:cs="微软雅黑" w:hint="eastAsia"/>
          <w:color w:val="000000" w:themeColor="text1"/>
          <w:szCs w:val="20"/>
        </w:rPr>
        <w:t>创</w:t>
      </w:r>
      <w:r w:rsidR="00573E27">
        <w:rPr>
          <w:rFonts w:ascii="微软雅黑" w:eastAsia="微软雅黑" w:cs="微软雅黑"/>
          <w:color w:val="000000" w:themeColor="text1"/>
          <w:szCs w:val="20"/>
        </w:rPr>
        <w:t>建订单</w:t>
      </w:r>
    </w:p>
    <w:p w14:paraId="6347327D" w14:textId="6D8A0EB0" w:rsidR="00242495" w:rsidRDefault="00573E27" w:rsidP="00CA4CBD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t>百度</w:t>
      </w:r>
      <w:r w:rsidR="00242495">
        <w:rPr>
          <w:rFonts w:ascii="微软雅黑" w:eastAsia="微软雅黑" w:cs="微软雅黑" w:hint="eastAsia"/>
          <w:color w:val="000000" w:themeColor="text1"/>
          <w:szCs w:val="20"/>
        </w:rPr>
        <w:t>订单</w:t>
      </w:r>
      <w:r w:rsidR="00242495">
        <w:rPr>
          <w:rFonts w:ascii="微软雅黑" w:eastAsia="微软雅黑" w:cs="微软雅黑"/>
          <w:color w:val="000000" w:themeColor="text1"/>
          <w:szCs w:val="20"/>
        </w:rPr>
        <w:t>状态</w:t>
      </w:r>
      <w:r>
        <w:rPr>
          <w:rFonts w:ascii="微软雅黑" w:eastAsia="微软雅黑" w:cs="微软雅黑" w:hint="eastAsia"/>
          <w:color w:val="000000" w:themeColor="text1"/>
          <w:szCs w:val="20"/>
        </w:rPr>
        <w:t>同</w:t>
      </w:r>
      <w:r>
        <w:rPr>
          <w:rFonts w:ascii="微软雅黑" w:eastAsia="微软雅黑" w:cs="微软雅黑"/>
          <w:color w:val="000000" w:themeColor="text1"/>
          <w:szCs w:val="20"/>
        </w:rPr>
        <w:t>步</w:t>
      </w:r>
      <w:r w:rsidR="00242495">
        <w:rPr>
          <w:rFonts w:ascii="微软雅黑" w:eastAsia="微软雅黑" w:cs="微软雅黑"/>
          <w:color w:val="000000" w:themeColor="text1"/>
          <w:szCs w:val="20"/>
        </w:rPr>
        <w:t>：</w:t>
      </w:r>
      <w:r w:rsidR="00242495">
        <w:rPr>
          <w:rFonts w:ascii="微软雅黑" w:eastAsia="微软雅黑" w:cs="微软雅黑" w:hint="eastAsia"/>
          <w:color w:val="000000" w:themeColor="text1"/>
          <w:szCs w:val="20"/>
        </w:rPr>
        <w:t>待</w:t>
      </w:r>
      <w:r w:rsidR="00242495">
        <w:rPr>
          <w:rFonts w:ascii="微软雅黑" w:eastAsia="微软雅黑" w:cs="微软雅黑"/>
          <w:color w:val="000000" w:themeColor="text1"/>
          <w:szCs w:val="20"/>
        </w:rPr>
        <w:t>支付、已支付、已</w:t>
      </w:r>
      <w:r w:rsidR="00242495">
        <w:rPr>
          <w:rFonts w:ascii="微软雅黑" w:eastAsia="微软雅黑" w:cs="微软雅黑" w:hint="eastAsia"/>
          <w:color w:val="000000" w:themeColor="text1"/>
          <w:szCs w:val="20"/>
        </w:rPr>
        <w:t>取</w:t>
      </w:r>
      <w:r w:rsidR="00242495">
        <w:rPr>
          <w:rFonts w:ascii="微软雅黑" w:eastAsia="微软雅黑" w:cs="微软雅黑"/>
          <w:color w:val="000000" w:themeColor="text1"/>
          <w:szCs w:val="20"/>
        </w:rPr>
        <w:t>消</w:t>
      </w:r>
      <w:r>
        <w:rPr>
          <w:rFonts w:ascii="微软雅黑" w:eastAsia="微软雅黑" w:cs="微软雅黑" w:hint="eastAsia"/>
          <w:color w:val="000000" w:themeColor="text1"/>
          <w:szCs w:val="20"/>
        </w:rPr>
        <w:t>；</w:t>
      </w:r>
    </w:p>
    <w:p w14:paraId="24B90E41" w14:textId="77777777" w:rsidR="00501C7A" w:rsidRDefault="00501C7A" w:rsidP="00CA4CBD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t>订单查</w:t>
      </w:r>
      <w:r>
        <w:rPr>
          <w:rFonts w:ascii="微软雅黑" w:eastAsia="微软雅黑" w:cs="微软雅黑"/>
          <w:color w:val="000000" w:themeColor="text1"/>
          <w:szCs w:val="20"/>
        </w:rPr>
        <w:t>询</w:t>
      </w:r>
      <w:r>
        <w:rPr>
          <w:rFonts w:ascii="微软雅黑" w:eastAsia="微软雅黑" w:cs="微软雅黑" w:hint="eastAsia"/>
          <w:color w:val="000000" w:themeColor="text1"/>
          <w:szCs w:val="20"/>
        </w:rPr>
        <w:t>：增</w:t>
      </w:r>
      <w:r>
        <w:rPr>
          <w:rFonts w:ascii="微软雅黑" w:eastAsia="微软雅黑" w:cs="微软雅黑"/>
          <w:color w:val="000000" w:themeColor="text1"/>
          <w:szCs w:val="20"/>
        </w:rPr>
        <w:t>加流</w:t>
      </w:r>
      <w:r>
        <w:rPr>
          <w:rFonts w:ascii="微软雅黑" w:eastAsia="微软雅黑" w:cs="微软雅黑" w:hint="eastAsia"/>
          <w:color w:val="000000" w:themeColor="text1"/>
          <w:szCs w:val="20"/>
        </w:rPr>
        <w:t>量</w:t>
      </w:r>
      <w:r>
        <w:rPr>
          <w:rFonts w:ascii="微软雅黑" w:eastAsia="微软雅黑" w:cs="微软雅黑"/>
          <w:color w:val="000000" w:themeColor="text1"/>
          <w:szCs w:val="20"/>
        </w:rPr>
        <w:t>垂类</w:t>
      </w:r>
    </w:p>
    <w:p w14:paraId="5C07724E" w14:textId="4924B809" w:rsidR="00501C7A" w:rsidRPr="00501C7A" w:rsidRDefault="00501C7A" w:rsidP="00CA4CBD">
      <w:pPr>
        <w:pStyle w:val="ListParagraph"/>
        <w:numPr>
          <w:ilvl w:val="0"/>
          <w:numId w:val="28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t>订单操作</w:t>
      </w:r>
      <w:r>
        <w:rPr>
          <w:rFonts w:ascii="微软雅黑" w:eastAsia="微软雅黑" w:cs="微软雅黑"/>
          <w:color w:val="000000" w:themeColor="text1"/>
          <w:szCs w:val="20"/>
        </w:rPr>
        <w:t>：支付</w:t>
      </w:r>
      <w:r>
        <w:rPr>
          <w:rFonts w:ascii="微软雅黑" w:eastAsia="微软雅黑" w:cs="微软雅黑" w:hint="eastAsia"/>
          <w:color w:val="000000" w:themeColor="text1"/>
          <w:szCs w:val="20"/>
        </w:rPr>
        <w:t>，取</w:t>
      </w:r>
      <w:r>
        <w:rPr>
          <w:rFonts w:ascii="微软雅黑" w:eastAsia="微软雅黑" w:cs="微软雅黑"/>
          <w:color w:val="000000" w:themeColor="text1"/>
          <w:szCs w:val="20"/>
        </w:rPr>
        <w:t>消功能</w:t>
      </w:r>
      <w:r w:rsidR="001608B7">
        <w:rPr>
          <w:rFonts w:ascii="微软雅黑" w:eastAsia="微软雅黑" w:cs="微软雅黑" w:hint="eastAsia"/>
          <w:color w:val="000000" w:themeColor="text1"/>
          <w:szCs w:val="20"/>
        </w:rPr>
        <w:t>，百度</w:t>
      </w:r>
      <w:r w:rsidR="001608B7">
        <w:rPr>
          <w:rFonts w:ascii="微软雅黑" w:eastAsia="微软雅黑" w:cs="微软雅黑"/>
          <w:color w:val="000000" w:themeColor="text1"/>
          <w:szCs w:val="20"/>
        </w:rPr>
        <w:t>订单</w:t>
      </w:r>
      <w:r w:rsidR="001608B7">
        <w:rPr>
          <w:rFonts w:ascii="微软雅黑" w:eastAsia="微软雅黑" w:cs="微软雅黑" w:hint="eastAsia"/>
          <w:color w:val="000000" w:themeColor="text1"/>
          <w:szCs w:val="20"/>
        </w:rPr>
        <w:t>操作同</w:t>
      </w:r>
      <w:r w:rsidR="001608B7">
        <w:rPr>
          <w:rFonts w:ascii="微软雅黑" w:eastAsia="微软雅黑" w:cs="微软雅黑"/>
          <w:color w:val="000000" w:themeColor="text1"/>
          <w:szCs w:val="20"/>
        </w:rPr>
        <w:t>步联通</w:t>
      </w:r>
      <w:r w:rsidR="001608B7">
        <w:rPr>
          <w:rFonts w:ascii="微软雅黑" w:eastAsia="微软雅黑" w:cs="微软雅黑" w:hint="eastAsia"/>
          <w:color w:val="000000" w:themeColor="text1"/>
          <w:szCs w:val="20"/>
        </w:rPr>
        <w:t>订单接口，</w:t>
      </w:r>
      <w:r w:rsidR="001608B7">
        <w:rPr>
          <w:rFonts w:ascii="微软雅黑" w:eastAsia="微软雅黑" w:cs="微软雅黑"/>
          <w:color w:val="000000" w:themeColor="text1"/>
          <w:szCs w:val="20"/>
        </w:rPr>
        <w:t>保持</w:t>
      </w:r>
      <w:r w:rsidR="001608B7">
        <w:rPr>
          <w:rFonts w:ascii="微软雅黑" w:eastAsia="微软雅黑" w:cs="微软雅黑" w:hint="eastAsia"/>
          <w:color w:val="000000" w:themeColor="text1"/>
          <w:szCs w:val="20"/>
        </w:rPr>
        <w:t>订单</w:t>
      </w:r>
      <w:r w:rsidR="001608B7">
        <w:rPr>
          <w:rFonts w:ascii="微软雅黑" w:eastAsia="微软雅黑" w:cs="微软雅黑"/>
          <w:color w:val="000000" w:themeColor="text1"/>
          <w:szCs w:val="20"/>
        </w:rPr>
        <w:t>状态同</w:t>
      </w:r>
      <w:r w:rsidR="001608B7">
        <w:rPr>
          <w:rFonts w:ascii="微软雅黑" w:eastAsia="微软雅黑" w:cs="微软雅黑" w:hint="eastAsia"/>
          <w:color w:val="000000" w:themeColor="text1"/>
          <w:szCs w:val="20"/>
        </w:rPr>
        <w:t>步</w:t>
      </w:r>
      <w:r>
        <w:rPr>
          <w:rFonts w:ascii="微软雅黑" w:eastAsia="微软雅黑" w:cs="微软雅黑"/>
          <w:color w:val="000000" w:themeColor="text1"/>
          <w:szCs w:val="20"/>
        </w:rPr>
        <w:t>；</w:t>
      </w:r>
    </w:p>
    <w:p w14:paraId="0B3CF599" w14:textId="5CB961D8" w:rsidR="000C55BA" w:rsidRDefault="000C55BA" w:rsidP="000C55BA">
      <w:pPr>
        <w:ind w:left="1069"/>
        <w:rPr>
          <w:rFonts w:ascii="微软雅黑" w:eastAsia="微软雅黑" w:cs="微软雅黑"/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4EEB94C7" wp14:editId="3EB7730E">
            <wp:extent cx="4818783" cy="42184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86" cy="421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1ED" w14:textId="77777777" w:rsidR="00501C7A" w:rsidRPr="000C55BA" w:rsidRDefault="00501C7A" w:rsidP="000C55BA">
      <w:pPr>
        <w:ind w:left="1069"/>
        <w:rPr>
          <w:rFonts w:ascii="微软雅黑" w:eastAsia="微软雅黑" w:cs="微软雅黑"/>
          <w:color w:val="000000" w:themeColor="text1"/>
          <w:szCs w:val="20"/>
        </w:rPr>
      </w:pPr>
    </w:p>
    <w:p w14:paraId="10B317A6" w14:textId="78872F3E" w:rsidR="00051885" w:rsidRPr="00857DA1" w:rsidRDefault="00051885" w:rsidP="00595590">
      <w:pPr>
        <w:pStyle w:val="ListParagraph"/>
        <w:numPr>
          <w:ilvl w:val="1"/>
          <w:numId w:val="4"/>
        </w:numPr>
        <w:ind w:firstLineChars="0"/>
        <w:rPr>
          <w:rFonts w:ascii="微软雅黑" w:eastAsia="微软雅黑" w:cs="微软雅黑"/>
          <w:b/>
          <w:color w:val="000000" w:themeColor="text1"/>
          <w:szCs w:val="20"/>
        </w:rPr>
      </w:pPr>
      <w:r w:rsidRPr="00857DA1">
        <w:rPr>
          <w:rFonts w:ascii="微软雅黑" w:eastAsia="微软雅黑" w:cs="微软雅黑" w:hint="eastAsia"/>
          <w:b/>
          <w:color w:val="000000" w:themeColor="text1"/>
          <w:szCs w:val="20"/>
        </w:rPr>
        <w:t>订单</w:t>
      </w:r>
      <w:r w:rsidRPr="00857DA1">
        <w:rPr>
          <w:rFonts w:ascii="微软雅黑" w:eastAsia="微软雅黑" w:cs="微软雅黑"/>
          <w:b/>
          <w:color w:val="000000" w:themeColor="text1"/>
          <w:szCs w:val="20"/>
        </w:rPr>
        <w:t>中心</w:t>
      </w:r>
    </w:p>
    <w:p w14:paraId="02DCDB44" w14:textId="08232DA5" w:rsidR="000C55BA" w:rsidRPr="000C55BA" w:rsidRDefault="000C55BA" w:rsidP="00CA4CBD">
      <w:pPr>
        <w:pStyle w:val="ListParagraph"/>
        <w:numPr>
          <w:ilvl w:val="0"/>
          <w:numId w:val="31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hAnsi="微软雅黑" w:hint="eastAsia"/>
          <w:color w:val="000000" w:themeColor="text1"/>
          <w:sz w:val="20"/>
          <w:szCs w:val="20"/>
        </w:rPr>
        <w:t>订单详情</w:t>
      </w:r>
      <w:r w:rsidRPr="000C55BA">
        <w:rPr>
          <w:rFonts w:ascii="微软雅黑" w:eastAsia="微软雅黑" w:hAnsi="微软雅黑" w:hint="eastAsia"/>
          <w:color w:val="000000" w:themeColor="text1"/>
          <w:sz w:val="20"/>
          <w:szCs w:val="20"/>
        </w:rPr>
        <w:t>：</w:t>
      </w:r>
    </w:p>
    <w:p w14:paraId="6DD47187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订单名称：购买增值流量包</w:t>
      </w:r>
    </w:p>
    <w:p w14:paraId="0A14403C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订单编号：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XXX</w:t>
      </w:r>
    </w:p>
    <w:p w14:paraId="45F0EF79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订单状态：已支付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/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待支付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/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已取消</w:t>
      </w:r>
    </w:p>
    <w:p w14:paraId="471FDF35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流量类型：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3G/4G/5G</w:t>
      </w:r>
    </w:p>
    <w:p w14:paraId="2CC2BD76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流量大小：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30M</w:t>
      </w:r>
    </w:p>
    <w:p w14:paraId="45EB1D1A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流量时限：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30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天</w:t>
      </w:r>
    </w:p>
    <w:p w14:paraId="67C841FD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lastRenderedPageBreak/>
        <w:t>收款公司：北京联通智网有限公司</w:t>
      </w:r>
    </w:p>
    <w:p w14:paraId="0898750F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订单金额：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50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元</w:t>
      </w:r>
    </w:p>
    <w:p w14:paraId="5BCF7460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支付金额：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50</w:t>
      </w: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元</w:t>
      </w:r>
    </w:p>
    <w:p w14:paraId="40B05BFE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C00000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C00000"/>
          <w:sz w:val="20"/>
          <w:szCs w:val="20"/>
        </w:rPr>
        <w:t>车架号：</w:t>
      </w:r>
      <w:r w:rsidRPr="00242495">
        <w:rPr>
          <w:rFonts w:ascii="微软雅黑" w:eastAsia="微软雅黑" w:hAnsi="微软雅黑"/>
          <w:color w:val="C00000"/>
          <w:sz w:val="20"/>
          <w:szCs w:val="20"/>
        </w:rPr>
        <w:t>XXXX</w:t>
      </w:r>
    </w:p>
    <w:p w14:paraId="48C6064D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下单时间：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2018-8-27 12:00</w:t>
      </w:r>
    </w:p>
    <w:p w14:paraId="6FEC8871" w14:textId="77777777" w:rsidR="000C55BA" w:rsidRPr="00242495" w:rsidRDefault="000C55BA" w:rsidP="00CA4CBD">
      <w:pPr>
        <w:pStyle w:val="ListParagraph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  <w:sz w:val="20"/>
          <w:szCs w:val="20"/>
        </w:rPr>
      </w:pPr>
      <w:r w:rsidRPr="00242495">
        <w:rPr>
          <w:rFonts w:ascii="微软雅黑" w:eastAsia="微软雅黑" w:hAnsi="微软雅黑" w:hint="eastAsia"/>
          <w:color w:val="000000" w:themeColor="text1"/>
          <w:sz w:val="20"/>
          <w:szCs w:val="20"/>
        </w:rPr>
        <w:t>支付时间：</w:t>
      </w:r>
      <w:r w:rsidRPr="00242495">
        <w:rPr>
          <w:rFonts w:ascii="微软雅黑" w:eastAsia="微软雅黑" w:hAnsi="微软雅黑"/>
          <w:color w:val="000000" w:themeColor="text1"/>
          <w:sz w:val="20"/>
          <w:szCs w:val="20"/>
        </w:rPr>
        <w:t>2018-8-27 13:00</w:t>
      </w:r>
    </w:p>
    <w:p w14:paraId="22787994" w14:textId="6DF06719" w:rsidR="000C55BA" w:rsidRPr="00220B4B" w:rsidRDefault="00823121" w:rsidP="000C55BA">
      <w:pPr>
        <w:ind w:firstLineChars="200" w:firstLine="480"/>
        <w:rPr>
          <w:rFonts w:ascii="微软雅黑" w:eastAsia="微软雅黑" w:cs="微软雅黑"/>
          <w:color w:val="000000" w:themeColor="text1"/>
          <w:szCs w:val="21"/>
        </w:rPr>
      </w:pPr>
      <w:r w:rsidRPr="00823121">
        <w:rPr>
          <w:rFonts w:ascii="微软雅黑" w:eastAsia="微软雅黑" w:cs="微软雅黑"/>
          <w:noProof/>
          <w:color w:val="000000" w:themeColor="text1"/>
          <w:szCs w:val="21"/>
        </w:rPr>
        <w:drawing>
          <wp:inline distT="0" distB="0" distL="0" distR="0" wp14:anchorId="3AB01FB8" wp14:editId="10CC34AD">
            <wp:extent cx="6645910" cy="43459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55C" w14:textId="68792994" w:rsidR="00051885" w:rsidRPr="00051885" w:rsidRDefault="00051885" w:rsidP="00051885">
      <w:pPr>
        <w:ind w:left="1069"/>
        <w:rPr>
          <w:rFonts w:ascii="微软雅黑" w:eastAsia="微软雅黑" w:cs="微软雅黑"/>
          <w:color w:val="000000" w:themeColor="text1"/>
          <w:szCs w:val="20"/>
        </w:rPr>
      </w:pPr>
    </w:p>
    <w:p w14:paraId="040645CA" w14:textId="04D86883" w:rsidR="00805EDF" w:rsidRPr="00857DA1" w:rsidRDefault="00487ACC" w:rsidP="00595590">
      <w:pPr>
        <w:pStyle w:val="ListParagraph"/>
        <w:numPr>
          <w:ilvl w:val="1"/>
          <w:numId w:val="4"/>
        </w:numPr>
        <w:ind w:firstLineChars="0"/>
        <w:rPr>
          <w:rFonts w:ascii="微软雅黑" w:eastAsia="微软雅黑" w:cs="微软雅黑"/>
          <w:b/>
          <w:color w:val="000000" w:themeColor="text1"/>
          <w:szCs w:val="20"/>
        </w:rPr>
      </w:pPr>
      <w:r>
        <w:rPr>
          <w:rFonts w:ascii="微软雅黑" w:eastAsia="微软雅黑" w:cs="微软雅黑" w:hint="eastAsia"/>
          <w:b/>
          <w:color w:val="000000" w:themeColor="text1"/>
          <w:szCs w:val="20"/>
        </w:rPr>
        <w:t>用户</w:t>
      </w:r>
      <w:r w:rsidR="00805EDF" w:rsidRPr="00857DA1">
        <w:rPr>
          <w:rFonts w:ascii="微软雅黑" w:eastAsia="微软雅黑" w:cs="微软雅黑" w:hint="eastAsia"/>
          <w:b/>
          <w:color w:val="000000" w:themeColor="text1"/>
          <w:szCs w:val="20"/>
        </w:rPr>
        <w:t>发</w:t>
      </w:r>
      <w:r w:rsidR="00805EDF" w:rsidRPr="00857DA1">
        <w:rPr>
          <w:rFonts w:ascii="微软雅黑" w:eastAsia="微软雅黑" w:cs="微软雅黑"/>
          <w:b/>
          <w:color w:val="000000" w:themeColor="text1"/>
          <w:szCs w:val="20"/>
        </w:rPr>
        <w:t>票</w:t>
      </w:r>
      <w:r w:rsidR="00805EDF" w:rsidRPr="00857DA1">
        <w:rPr>
          <w:rFonts w:ascii="微软雅黑" w:eastAsia="微软雅黑" w:cs="微软雅黑" w:hint="eastAsia"/>
          <w:b/>
          <w:color w:val="000000" w:themeColor="text1"/>
          <w:szCs w:val="20"/>
        </w:rPr>
        <w:t>信息：</w:t>
      </w:r>
    </w:p>
    <w:p w14:paraId="7FB004E9" w14:textId="20508D04" w:rsidR="00805EDF" w:rsidRDefault="00573E27" w:rsidP="00CA4CBD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t>不</w:t>
      </w:r>
      <w:r>
        <w:rPr>
          <w:rFonts w:ascii="微软雅黑" w:eastAsia="微软雅黑" w:cs="微软雅黑"/>
          <w:color w:val="000000" w:themeColor="text1"/>
          <w:szCs w:val="20"/>
        </w:rPr>
        <w:t>开发</w:t>
      </w:r>
      <w:r>
        <w:rPr>
          <w:rFonts w:ascii="微软雅黑" w:eastAsia="微软雅黑" w:cs="微软雅黑" w:hint="eastAsia"/>
          <w:color w:val="000000" w:themeColor="text1"/>
          <w:szCs w:val="20"/>
        </w:rPr>
        <w:t>票，默</w:t>
      </w:r>
      <w:r>
        <w:rPr>
          <w:rFonts w:ascii="微软雅黑" w:eastAsia="微软雅黑" w:cs="微软雅黑"/>
          <w:color w:val="000000" w:themeColor="text1"/>
          <w:szCs w:val="20"/>
        </w:rPr>
        <w:t>认不开</w:t>
      </w:r>
      <w:r>
        <w:rPr>
          <w:rFonts w:ascii="微软雅黑" w:eastAsia="微软雅黑" w:cs="微软雅黑" w:hint="eastAsia"/>
          <w:color w:val="000000" w:themeColor="text1"/>
          <w:szCs w:val="20"/>
        </w:rPr>
        <w:t>发</w:t>
      </w:r>
      <w:r>
        <w:rPr>
          <w:rFonts w:ascii="微软雅黑" w:eastAsia="微软雅黑" w:cs="微软雅黑"/>
          <w:color w:val="000000" w:themeColor="text1"/>
          <w:szCs w:val="20"/>
        </w:rPr>
        <w:t>票，无需填写信息；</w:t>
      </w:r>
    </w:p>
    <w:p w14:paraId="5879B064" w14:textId="4018EFA8" w:rsidR="00573E27" w:rsidRPr="00375493" w:rsidRDefault="00573E27" w:rsidP="00CA4CBD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>
        <w:rPr>
          <w:rFonts w:ascii="微软雅黑" w:eastAsia="微软雅黑" w:cs="微软雅黑" w:hint="eastAsia"/>
          <w:color w:val="000000" w:themeColor="text1"/>
          <w:szCs w:val="20"/>
        </w:rPr>
        <w:lastRenderedPageBreak/>
        <w:t>开</w:t>
      </w:r>
      <w:r>
        <w:rPr>
          <w:rFonts w:ascii="微软雅黑" w:eastAsia="微软雅黑" w:cs="微软雅黑"/>
          <w:color w:val="000000" w:themeColor="text1"/>
          <w:szCs w:val="20"/>
        </w:rPr>
        <w:t>具</w:t>
      </w:r>
      <w:r w:rsidR="00805EDF">
        <w:rPr>
          <w:rFonts w:ascii="微软雅黑" w:eastAsia="微软雅黑" w:cs="微软雅黑"/>
          <w:color w:val="000000" w:themeColor="text1"/>
          <w:szCs w:val="20"/>
        </w:rPr>
        <w:t>发票</w:t>
      </w:r>
      <w:r>
        <w:rPr>
          <w:rFonts w:ascii="微软雅黑" w:eastAsia="微软雅黑" w:cs="微软雅黑" w:hint="eastAsia"/>
          <w:color w:val="000000" w:themeColor="text1"/>
          <w:szCs w:val="20"/>
        </w:rPr>
        <w:t>，</w:t>
      </w:r>
      <w:r w:rsidR="00D31D6F">
        <w:rPr>
          <w:rFonts w:ascii="微软雅黑" w:eastAsia="微软雅黑" w:cs="微软雅黑" w:hint="eastAsia"/>
          <w:color w:val="000000" w:themeColor="text1"/>
          <w:szCs w:val="20"/>
        </w:rPr>
        <w:t>增</w:t>
      </w:r>
      <w:r w:rsidR="00D31D6F">
        <w:rPr>
          <w:rFonts w:ascii="微软雅黑" w:eastAsia="微软雅黑" w:cs="微软雅黑"/>
          <w:color w:val="000000" w:themeColor="text1"/>
          <w:szCs w:val="20"/>
        </w:rPr>
        <w:t>值税</w:t>
      </w:r>
      <w:r w:rsidR="00D31D6F">
        <w:rPr>
          <w:rFonts w:ascii="微软雅黑" w:eastAsia="微软雅黑" w:cs="微软雅黑" w:hint="eastAsia"/>
          <w:color w:val="000000" w:themeColor="text1"/>
          <w:szCs w:val="20"/>
        </w:rPr>
        <w:t>普</w:t>
      </w:r>
      <w:r w:rsidR="00D31D6F">
        <w:rPr>
          <w:rFonts w:ascii="微软雅黑" w:eastAsia="微软雅黑" w:cs="微软雅黑"/>
          <w:color w:val="000000" w:themeColor="text1"/>
          <w:szCs w:val="20"/>
        </w:rPr>
        <w:t>通</w:t>
      </w:r>
      <w:r w:rsidR="003A5726">
        <w:rPr>
          <w:rFonts w:ascii="微软雅黑" w:eastAsia="微软雅黑" w:cs="微软雅黑" w:hint="eastAsia"/>
          <w:color w:val="000000" w:themeColor="text1"/>
          <w:szCs w:val="20"/>
        </w:rPr>
        <w:t>电子</w:t>
      </w:r>
      <w:r w:rsidR="003A5726">
        <w:rPr>
          <w:rFonts w:ascii="微软雅黑" w:eastAsia="微软雅黑" w:cs="微软雅黑"/>
          <w:color w:val="000000" w:themeColor="text1"/>
          <w:szCs w:val="20"/>
        </w:rPr>
        <w:t>发票</w:t>
      </w:r>
      <w:r w:rsidR="00D31D6F">
        <w:rPr>
          <w:rFonts w:ascii="微软雅黑" w:eastAsia="微软雅黑" w:cs="微软雅黑" w:hint="eastAsia"/>
          <w:color w:val="000000" w:themeColor="text1"/>
          <w:szCs w:val="20"/>
        </w:rPr>
        <w:t>（默</w:t>
      </w:r>
      <w:r w:rsidR="00D31D6F">
        <w:rPr>
          <w:rFonts w:ascii="微软雅黑" w:eastAsia="微软雅黑" w:cs="微软雅黑"/>
          <w:color w:val="000000" w:themeColor="text1"/>
          <w:szCs w:val="20"/>
        </w:rPr>
        <w:t>认）</w:t>
      </w:r>
      <w:r w:rsidR="00D31D6F">
        <w:rPr>
          <w:rFonts w:ascii="微软雅黑" w:eastAsia="微软雅黑" w:cs="微软雅黑" w:hint="eastAsia"/>
          <w:color w:val="C00000"/>
          <w:szCs w:val="20"/>
        </w:rPr>
        <w:t>；</w:t>
      </w:r>
    </w:p>
    <w:p w14:paraId="3A996B79" w14:textId="2AC70D09" w:rsidR="00375493" w:rsidRPr="00375493" w:rsidRDefault="00375493" w:rsidP="00CA4CBD">
      <w:pPr>
        <w:pStyle w:val="ListParagraph"/>
        <w:numPr>
          <w:ilvl w:val="0"/>
          <w:numId w:val="27"/>
        </w:numPr>
        <w:ind w:firstLineChars="0"/>
        <w:rPr>
          <w:rFonts w:ascii="微软雅黑" w:eastAsia="微软雅黑" w:cs="微软雅黑"/>
          <w:color w:val="000000" w:themeColor="text1"/>
          <w:szCs w:val="20"/>
        </w:rPr>
      </w:pPr>
      <w:r w:rsidRPr="00375493">
        <w:rPr>
          <w:rFonts w:ascii="微软雅黑" w:eastAsia="微软雅黑" w:cs="微软雅黑" w:hint="eastAsia"/>
          <w:color w:val="000000" w:themeColor="text1"/>
          <w:szCs w:val="20"/>
        </w:rPr>
        <w:t>如用户选择开具电子发票，需要在下单页面输入电子邮箱地址，通过下单接口传给联通，联通自行开票给到用户。用户邮箱地址百度需要做保存。</w:t>
      </w:r>
    </w:p>
    <w:p w14:paraId="047423B3" w14:textId="4B01E9E7" w:rsidR="0048701F" w:rsidRDefault="00823121" w:rsidP="009673DF">
      <w:pPr>
        <w:ind w:left="716" w:firstLineChars="150" w:firstLine="360"/>
        <w:rPr>
          <w:rFonts w:ascii="微软雅黑" w:eastAsia="微软雅黑" w:cs="微软雅黑"/>
          <w:color w:val="000000" w:themeColor="text1"/>
          <w:szCs w:val="21"/>
        </w:rPr>
      </w:pPr>
      <w:r w:rsidRPr="00823121">
        <w:rPr>
          <w:rFonts w:ascii="微软雅黑" w:eastAsia="微软雅黑" w:cs="微软雅黑"/>
          <w:noProof/>
          <w:color w:val="000000" w:themeColor="text1"/>
          <w:szCs w:val="21"/>
        </w:rPr>
        <w:drawing>
          <wp:inline distT="0" distB="0" distL="0" distR="0" wp14:anchorId="2377278D" wp14:editId="2603F591">
            <wp:extent cx="6645910" cy="40252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E20C" w14:textId="55A44DEF" w:rsidR="00D31D6F" w:rsidRDefault="00D31D6F" w:rsidP="007E3809">
      <w:pPr>
        <w:rPr>
          <w:rFonts w:ascii="微软雅黑" w:eastAsia="微软雅黑" w:cs="微软雅黑"/>
          <w:color w:val="000000" w:themeColor="text1"/>
          <w:szCs w:val="21"/>
        </w:rPr>
      </w:pPr>
    </w:p>
    <w:p w14:paraId="721A96C5" w14:textId="4D0EBB23" w:rsidR="009673DF" w:rsidRPr="00332367" w:rsidRDefault="009673DF" w:rsidP="00FD74A4">
      <w:pPr>
        <w:rPr>
          <w:rFonts w:ascii="微软雅黑" w:eastAsia="微软雅黑" w:cs="微软雅黑"/>
          <w:color w:val="000000" w:themeColor="text1"/>
          <w:szCs w:val="21"/>
        </w:rPr>
      </w:pPr>
    </w:p>
    <w:p w14:paraId="078E0270" w14:textId="2A335BEF" w:rsidR="0035413F" w:rsidRDefault="00CA0D49" w:rsidP="00633584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流量</w:t>
      </w:r>
      <w:r w:rsidR="0035413F">
        <w:rPr>
          <w:rFonts w:ascii="微软雅黑" w:eastAsia="微软雅黑" w:hAnsi="微软雅黑"/>
          <w:sz w:val="21"/>
          <w:szCs w:val="21"/>
        </w:rPr>
        <w:t>支付</w:t>
      </w:r>
    </w:p>
    <w:p w14:paraId="53170B11" w14:textId="52A1DCD9" w:rsidR="009673DF" w:rsidRPr="009673DF" w:rsidRDefault="009673DF" w:rsidP="00CA4CBD">
      <w:pPr>
        <w:pStyle w:val="ListParagraph"/>
        <w:numPr>
          <w:ilvl w:val="1"/>
          <w:numId w:val="1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9673DF">
        <w:rPr>
          <w:rFonts w:ascii="微软雅黑" w:eastAsia="微软雅黑" w:cs="微软雅黑" w:hint="eastAsia"/>
          <w:color w:val="000000" w:themeColor="text1"/>
          <w:szCs w:val="21"/>
        </w:rPr>
        <w:t>不使用</w:t>
      </w:r>
      <w:r w:rsidRPr="009673DF">
        <w:rPr>
          <w:rFonts w:ascii="微软雅黑" w:eastAsia="微软雅黑" w:cs="微软雅黑"/>
          <w:color w:val="000000" w:themeColor="text1"/>
          <w:szCs w:val="21"/>
        </w:rPr>
        <w:t>OS</w:t>
      </w:r>
      <w:r w:rsidRPr="009673DF">
        <w:rPr>
          <w:rFonts w:ascii="微软雅黑" w:eastAsia="微软雅黑" w:cs="微软雅黑" w:hint="eastAsia"/>
          <w:color w:val="000000" w:themeColor="text1"/>
          <w:szCs w:val="21"/>
        </w:rPr>
        <w:t>支付原因如下：</w:t>
      </w:r>
    </w:p>
    <w:p w14:paraId="361067CA" w14:textId="6D2DAB40" w:rsidR="009673DF" w:rsidRPr="009673DF" w:rsidRDefault="009673DF" w:rsidP="00CA4CBD">
      <w:pPr>
        <w:pStyle w:val="ListParagraph"/>
        <w:numPr>
          <w:ilvl w:val="1"/>
          <w:numId w:val="1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9673DF">
        <w:rPr>
          <w:rFonts w:ascii="微软雅黑" w:eastAsia="微软雅黑" w:cs="微软雅黑" w:hint="eastAsia"/>
          <w:color w:val="000000" w:themeColor="text1"/>
          <w:szCs w:val="21"/>
        </w:rPr>
        <w:t>联通财务表示</w:t>
      </w:r>
      <w:r w:rsidRPr="009673DF">
        <w:rPr>
          <w:rFonts w:ascii="微软雅黑" w:eastAsia="微软雅黑" w:cs="微软雅黑"/>
          <w:color w:val="000000" w:themeColor="text1"/>
          <w:szCs w:val="21"/>
        </w:rPr>
        <w:t>OS</w:t>
      </w:r>
      <w:r w:rsidRPr="009673DF">
        <w:rPr>
          <w:rFonts w:ascii="微软雅黑" w:eastAsia="微软雅黑" w:cs="微软雅黑" w:hint="eastAsia"/>
          <w:color w:val="000000" w:themeColor="text1"/>
          <w:szCs w:val="21"/>
        </w:rPr>
        <w:t>支付方案，无法开具电子发票；</w:t>
      </w:r>
    </w:p>
    <w:p w14:paraId="2E6A7757" w14:textId="49B3DF66" w:rsidR="009673DF" w:rsidRDefault="009673DF" w:rsidP="00CA4CBD">
      <w:pPr>
        <w:pStyle w:val="ListParagraph"/>
        <w:numPr>
          <w:ilvl w:val="1"/>
          <w:numId w:val="1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9673DF">
        <w:rPr>
          <w:rFonts w:ascii="微软雅黑" w:eastAsia="微软雅黑" w:cs="微软雅黑" w:hint="eastAsia"/>
          <w:color w:val="000000" w:themeColor="text1"/>
          <w:szCs w:val="21"/>
        </w:rPr>
        <w:t>联通财务不同意开立百信银行收款账户且作为分账方收款：</w:t>
      </w:r>
    </w:p>
    <w:p w14:paraId="0519BE3F" w14:textId="3500AD85" w:rsidR="009B0042" w:rsidRPr="009673DF" w:rsidRDefault="009B0042" w:rsidP="00CA4CBD">
      <w:pPr>
        <w:pStyle w:val="ListParagraph"/>
        <w:numPr>
          <w:ilvl w:val="1"/>
          <w:numId w:val="1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lastRenderedPageBreak/>
        <w:t>福特</w:t>
      </w:r>
      <w:r>
        <w:rPr>
          <w:rFonts w:ascii="微软雅黑" w:eastAsia="微软雅黑" w:cs="微软雅黑"/>
          <w:color w:val="000000" w:themeColor="text1"/>
          <w:szCs w:val="21"/>
        </w:rPr>
        <w:t>已邮件确认使用联</w:t>
      </w:r>
      <w:r>
        <w:rPr>
          <w:rFonts w:ascii="微软雅黑" w:eastAsia="微软雅黑" w:cs="微软雅黑" w:hint="eastAsia"/>
          <w:color w:val="000000" w:themeColor="text1"/>
          <w:szCs w:val="21"/>
        </w:rPr>
        <w:t>通</w:t>
      </w:r>
      <w:r>
        <w:rPr>
          <w:rFonts w:ascii="微软雅黑" w:eastAsia="微软雅黑" w:cs="微软雅黑"/>
          <w:color w:val="000000" w:themeColor="text1"/>
          <w:szCs w:val="21"/>
        </w:rPr>
        <w:t>支付</w:t>
      </w:r>
    </w:p>
    <w:p w14:paraId="45711EF8" w14:textId="77777777" w:rsidR="009673DF" w:rsidRPr="009673DF" w:rsidRDefault="009673DF" w:rsidP="00CA4CBD">
      <w:pPr>
        <w:pStyle w:val="ListParagraph"/>
        <w:numPr>
          <w:ilvl w:val="1"/>
          <w:numId w:val="1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9673DF">
        <w:rPr>
          <w:rFonts w:ascii="微软雅黑" w:eastAsia="微软雅黑" w:cs="微软雅黑" w:hint="eastAsia"/>
          <w:color w:val="000000" w:themeColor="text1"/>
          <w:szCs w:val="21"/>
        </w:rPr>
        <w:t>联通支付收银台说明：</w:t>
      </w:r>
    </w:p>
    <w:p w14:paraId="00991E4C" w14:textId="77777777" w:rsidR="00FD74A4" w:rsidRDefault="009673DF" w:rsidP="00CA4CBD">
      <w:pPr>
        <w:pStyle w:val="ListParagraph"/>
        <w:numPr>
          <w:ilvl w:val="0"/>
          <w:numId w:val="3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9673DF">
        <w:rPr>
          <w:rFonts w:ascii="微软雅黑" w:eastAsia="微软雅黑" w:cs="微软雅黑" w:hint="eastAsia"/>
          <w:color w:val="000000" w:themeColor="text1"/>
          <w:szCs w:val="21"/>
        </w:rPr>
        <w:t>接入联通支付</w:t>
      </w:r>
      <w:r w:rsidRPr="009673DF">
        <w:rPr>
          <w:rFonts w:ascii="微软雅黑" w:eastAsia="微软雅黑" w:cs="微软雅黑"/>
          <w:color w:val="000000" w:themeColor="text1"/>
          <w:szCs w:val="21"/>
        </w:rPr>
        <w:t>API</w:t>
      </w:r>
    </w:p>
    <w:p w14:paraId="1FBDEC2F" w14:textId="78A93DBA" w:rsidR="009673DF" w:rsidRDefault="00FD74A4" w:rsidP="00CA4CBD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FD74A4">
        <w:rPr>
          <w:rFonts w:ascii="微软雅黑" w:eastAsia="微软雅黑" w:cs="微软雅黑" w:hint="eastAsia"/>
          <w:color w:val="000000" w:themeColor="text1"/>
          <w:szCs w:val="21"/>
        </w:rPr>
        <w:t>车机端展示联通支付收银台的二维码</w:t>
      </w:r>
      <w:r w:rsidR="00CA69EA">
        <w:rPr>
          <w:rFonts w:ascii="微软雅黑" w:eastAsia="微软雅黑" w:cs="微软雅黑" w:hint="eastAsia"/>
          <w:color w:val="000000" w:themeColor="text1"/>
          <w:szCs w:val="21"/>
        </w:rPr>
        <w:t>（联</w:t>
      </w:r>
      <w:r w:rsidR="00CA69EA">
        <w:rPr>
          <w:rFonts w:ascii="微软雅黑" w:eastAsia="微软雅黑" w:cs="微软雅黑"/>
          <w:color w:val="000000" w:themeColor="text1"/>
          <w:szCs w:val="21"/>
        </w:rPr>
        <w:t>通不支持三码合一）</w:t>
      </w:r>
      <w:r w:rsidRPr="00FD74A4">
        <w:rPr>
          <w:rFonts w:ascii="微软雅黑" w:eastAsia="微软雅黑" w:cs="微软雅黑" w:hint="eastAsia"/>
          <w:color w:val="000000" w:themeColor="text1"/>
          <w:szCs w:val="21"/>
        </w:rPr>
        <w:t>，用户扫码后，</w:t>
      </w:r>
      <w:r w:rsidR="004F50FA">
        <w:rPr>
          <w:rFonts w:ascii="微软雅黑" w:eastAsia="微软雅黑" w:cs="微软雅黑" w:hint="eastAsia"/>
          <w:color w:val="000000" w:themeColor="text1"/>
          <w:szCs w:val="21"/>
        </w:rPr>
        <w:t>进行支付</w:t>
      </w:r>
    </w:p>
    <w:p w14:paraId="0E3A4A03" w14:textId="46BAC7EE" w:rsidR="00A5711E" w:rsidRPr="009673DF" w:rsidRDefault="00A5711E" w:rsidP="00CA4CBD">
      <w:pPr>
        <w:pStyle w:val="ListParagraph"/>
        <w:numPr>
          <w:ilvl w:val="0"/>
          <w:numId w:val="33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支付时</w:t>
      </w:r>
      <w:r>
        <w:rPr>
          <w:rFonts w:ascii="微软雅黑" w:eastAsia="微软雅黑" w:cs="微软雅黑"/>
          <w:color w:val="000000" w:themeColor="text1"/>
          <w:szCs w:val="21"/>
        </w:rPr>
        <w:t>限</w:t>
      </w:r>
      <w:r>
        <w:rPr>
          <w:rFonts w:ascii="微软雅黑" w:eastAsia="微软雅黑" w:cs="微软雅黑" w:hint="eastAsia"/>
          <w:color w:val="000000" w:themeColor="text1"/>
          <w:szCs w:val="21"/>
        </w:rPr>
        <w:t>：15分钟，倒计时</w:t>
      </w:r>
      <w:r w:rsidR="005245EB">
        <w:rPr>
          <w:rFonts w:ascii="微软雅黑" w:eastAsia="微软雅黑" w:cs="微软雅黑" w:hint="eastAsia"/>
          <w:color w:val="000000" w:themeColor="text1"/>
          <w:szCs w:val="21"/>
        </w:rPr>
        <w:t>，</w:t>
      </w:r>
      <w:r w:rsidR="005245EB">
        <w:rPr>
          <w:rFonts w:ascii="微软雅黑" w:eastAsia="微软雅黑" w:cs="微软雅黑"/>
          <w:color w:val="000000" w:themeColor="text1"/>
          <w:szCs w:val="21"/>
        </w:rPr>
        <w:t>超时订单自</w:t>
      </w:r>
      <w:r w:rsidR="005245EB">
        <w:rPr>
          <w:rFonts w:ascii="微软雅黑" w:eastAsia="微软雅黑" w:cs="微软雅黑" w:hint="eastAsia"/>
          <w:color w:val="000000" w:themeColor="text1"/>
          <w:szCs w:val="21"/>
        </w:rPr>
        <w:t>动失效</w:t>
      </w:r>
      <w:r>
        <w:rPr>
          <w:rFonts w:ascii="微软雅黑" w:eastAsia="微软雅黑" w:cs="微软雅黑" w:hint="eastAsia"/>
          <w:color w:val="000000" w:themeColor="text1"/>
          <w:szCs w:val="21"/>
        </w:rPr>
        <w:t>；</w:t>
      </w:r>
    </w:p>
    <w:p w14:paraId="7E864234" w14:textId="57C24E1E" w:rsidR="00FD74A4" w:rsidRDefault="00FD74A4" w:rsidP="00CA4CBD">
      <w:pPr>
        <w:pStyle w:val="ListParagraph"/>
        <w:numPr>
          <w:ilvl w:val="0"/>
          <w:numId w:val="3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联</w:t>
      </w:r>
      <w:r>
        <w:rPr>
          <w:rFonts w:ascii="微软雅黑" w:eastAsia="微软雅黑" w:cs="微软雅黑"/>
          <w:color w:val="000000" w:themeColor="text1"/>
          <w:szCs w:val="21"/>
        </w:rPr>
        <w:t>通</w:t>
      </w:r>
      <w:r>
        <w:rPr>
          <w:rFonts w:ascii="微软雅黑" w:eastAsia="微软雅黑" w:cs="微软雅黑" w:hint="eastAsia"/>
          <w:color w:val="000000" w:themeColor="text1"/>
          <w:szCs w:val="21"/>
        </w:rPr>
        <w:t>支付方式</w:t>
      </w:r>
    </w:p>
    <w:p w14:paraId="783D4EB8" w14:textId="0A7322F6" w:rsidR="009673DF" w:rsidRPr="00FD74A4" w:rsidRDefault="00FD74A4" w:rsidP="00FD74A4">
      <w:pPr>
        <w:pStyle w:val="ListParagraph"/>
        <w:ind w:left="1496" w:firstLineChars="0" w:firstLine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支持：微信、支付宝、银联，</w:t>
      </w:r>
      <w:r w:rsidR="00A85617" w:rsidRPr="00FD74A4">
        <w:rPr>
          <w:rFonts w:ascii="微软雅黑" w:eastAsia="微软雅黑" w:cs="微软雅黑" w:hint="eastAsia"/>
          <w:color w:val="000000" w:themeColor="text1"/>
          <w:szCs w:val="21"/>
        </w:rPr>
        <w:t>暂</w:t>
      </w:r>
      <w:r w:rsidR="009673DF" w:rsidRPr="00FD74A4">
        <w:rPr>
          <w:rFonts w:ascii="微软雅黑" w:eastAsia="微软雅黑" w:cs="微软雅黑" w:hint="eastAsia"/>
          <w:color w:val="000000" w:themeColor="text1"/>
          <w:szCs w:val="21"/>
        </w:rPr>
        <w:t>不支持：百度钱包，联通表示后续可以接入百度钱包；</w:t>
      </w:r>
    </w:p>
    <w:p w14:paraId="7F583AD5" w14:textId="2B212EF7" w:rsidR="00A85617" w:rsidRDefault="00823121" w:rsidP="00823121">
      <w:pPr>
        <w:rPr>
          <w:rFonts w:ascii="微软雅黑" w:eastAsia="微软雅黑" w:cs="微软雅黑"/>
          <w:color w:val="000000" w:themeColor="text1"/>
          <w:szCs w:val="21"/>
        </w:rPr>
      </w:pPr>
      <w:r w:rsidRPr="00823121">
        <w:rPr>
          <w:rFonts w:ascii="微软雅黑" w:eastAsia="微软雅黑" w:cs="微软雅黑"/>
          <w:noProof/>
          <w:color w:val="000000" w:themeColor="text1"/>
          <w:szCs w:val="21"/>
        </w:rPr>
        <w:drawing>
          <wp:inline distT="0" distB="0" distL="0" distR="0" wp14:anchorId="33137BD1" wp14:editId="3F75F1D4">
            <wp:extent cx="6645910" cy="3197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90A5" w14:textId="77777777" w:rsidR="009B0042" w:rsidRPr="00A85617" w:rsidRDefault="009B0042" w:rsidP="00A5711E">
      <w:pPr>
        <w:rPr>
          <w:rFonts w:ascii="微软雅黑" w:eastAsia="微软雅黑" w:cs="微软雅黑"/>
          <w:color w:val="000000" w:themeColor="text1"/>
          <w:szCs w:val="21"/>
        </w:rPr>
      </w:pPr>
    </w:p>
    <w:p w14:paraId="05974C98" w14:textId="02972490" w:rsidR="00B039E0" w:rsidRDefault="00633584" w:rsidP="00633584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支付</w:t>
      </w:r>
      <w:r w:rsidR="00B039E0">
        <w:rPr>
          <w:rFonts w:ascii="微软雅黑" w:eastAsia="微软雅黑" w:hAnsi="微软雅黑"/>
          <w:sz w:val="21"/>
          <w:szCs w:val="21"/>
        </w:rPr>
        <w:t>成功</w:t>
      </w:r>
    </w:p>
    <w:p w14:paraId="08AF52E3" w14:textId="65614000" w:rsidR="00633584" w:rsidRDefault="00633584" w:rsidP="00CA4CBD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lastRenderedPageBreak/>
        <w:t>百度</w:t>
      </w:r>
      <w:r>
        <w:rPr>
          <w:rFonts w:ascii="微软雅黑" w:eastAsia="微软雅黑" w:cs="微软雅黑"/>
          <w:color w:val="000000" w:themeColor="text1"/>
          <w:szCs w:val="21"/>
        </w:rPr>
        <w:t>&amp;</w:t>
      </w:r>
      <w:r>
        <w:rPr>
          <w:rFonts w:ascii="微软雅黑" w:eastAsia="微软雅黑" w:cs="微软雅黑" w:hint="eastAsia"/>
          <w:color w:val="000000" w:themeColor="text1"/>
          <w:szCs w:val="21"/>
        </w:rPr>
        <w:t>联</w:t>
      </w:r>
      <w:r>
        <w:rPr>
          <w:rFonts w:ascii="微软雅黑" w:eastAsia="微软雅黑" w:cs="微软雅黑"/>
          <w:color w:val="000000" w:themeColor="text1"/>
          <w:szCs w:val="21"/>
        </w:rPr>
        <w:t>通</w:t>
      </w:r>
      <w:r>
        <w:rPr>
          <w:rFonts w:ascii="微软雅黑" w:eastAsia="微软雅黑" w:cs="微软雅黑" w:hint="eastAsia"/>
          <w:color w:val="000000" w:themeColor="text1"/>
          <w:szCs w:val="21"/>
        </w:rPr>
        <w:t>支付成功状态</w:t>
      </w:r>
      <w:r>
        <w:rPr>
          <w:rFonts w:ascii="微软雅黑" w:eastAsia="微软雅黑" w:cs="微软雅黑"/>
          <w:color w:val="000000" w:themeColor="text1"/>
          <w:szCs w:val="21"/>
        </w:rPr>
        <w:t>同步</w:t>
      </w:r>
    </w:p>
    <w:p w14:paraId="47EA39B9" w14:textId="14A49330" w:rsidR="00633584" w:rsidRPr="00633584" w:rsidRDefault="00633584" w:rsidP="00633584">
      <w:pPr>
        <w:pStyle w:val="ListParagraph"/>
        <w:ind w:left="1069" w:firstLineChars="0" w:firstLine="0"/>
        <w:rPr>
          <w:rFonts w:ascii="微软雅黑" w:eastAsia="微软雅黑" w:cs="微软雅黑"/>
          <w:color w:val="000000" w:themeColor="text1"/>
          <w:szCs w:val="21"/>
        </w:rPr>
      </w:pPr>
      <w:r w:rsidRPr="00633584">
        <w:rPr>
          <w:rFonts w:ascii="微软雅黑" w:eastAsia="微软雅黑" w:cs="微软雅黑" w:hint="eastAsia"/>
          <w:color w:val="000000" w:themeColor="text1"/>
          <w:szCs w:val="21"/>
        </w:rPr>
        <w:t>联通收银台支付成功后，返回支付成功通知给百度，百度更新订单支付状态；</w:t>
      </w:r>
    </w:p>
    <w:p w14:paraId="250CBD99" w14:textId="185E6833" w:rsidR="00633584" w:rsidRDefault="00633584" w:rsidP="00CA4CBD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车机</w:t>
      </w:r>
      <w:r>
        <w:rPr>
          <w:rFonts w:ascii="微软雅黑" w:eastAsia="微软雅黑" w:cs="微软雅黑"/>
          <w:color w:val="000000" w:themeColor="text1"/>
          <w:szCs w:val="21"/>
        </w:rPr>
        <w:t>端支付</w:t>
      </w:r>
      <w:r w:rsidR="00714264">
        <w:rPr>
          <w:rFonts w:ascii="微软雅黑" w:eastAsia="微软雅黑" w:cs="微软雅黑" w:hint="eastAsia"/>
          <w:color w:val="000000" w:themeColor="text1"/>
          <w:szCs w:val="21"/>
        </w:rPr>
        <w:t>成功</w:t>
      </w:r>
      <w:r>
        <w:rPr>
          <w:rFonts w:ascii="微软雅黑" w:eastAsia="微软雅黑" w:cs="微软雅黑"/>
          <w:color w:val="000000" w:themeColor="text1"/>
          <w:szCs w:val="21"/>
        </w:rPr>
        <w:t>状态同步</w:t>
      </w:r>
    </w:p>
    <w:p w14:paraId="7B625EC8" w14:textId="3D279C3D" w:rsidR="00633584" w:rsidRDefault="00633584" w:rsidP="00633584">
      <w:pPr>
        <w:pStyle w:val="ListParagraph"/>
        <w:ind w:left="1069" w:firstLineChars="0" w:firstLine="0"/>
        <w:rPr>
          <w:rFonts w:ascii="微软雅黑" w:eastAsia="微软雅黑" w:cs="微软雅黑"/>
          <w:color w:val="000000" w:themeColor="text1"/>
          <w:szCs w:val="21"/>
        </w:rPr>
      </w:pPr>
      <w:r w:rsidRPr="00633584">
        <w:rPr>
          <w:rFonts w:ascii="微软雅黑" w:eastAsia="微软雅黑" w:cs="微软雅黑" w:hint="eastAsia"/>
          <w:color w:val="000000" w:themeColor="text1"/>
          <w:szCs w:val="21"/>
        </w:rPr>
        <w:t>百度</w:t>
      </w:r>
      <w:r w:rsidR="00714264">
        <w:rPr>
          <w:rFonts w:ascii="微软雅黑" w:eastAsia="微软雅黑" w:cs="微软雅黑" w:hint="eastAsia"/>
          <w:color w:val="000000" w:themeColor="text1"/>
          <w:szCs w:val="21"/>
        </w:rPr>
        <w:t>后</w:t>
      </w:r>
      <w:r w:rsidR="00714264">
        <w:rPr>
          <w:rFonts w:ascii="微软雅黑" w:eastAsia="微软雅黑" w:cs="微软雅黑"/>
          <w:color w:val="000000" w:themeColor="text1"/>
          <w:szCs w:val="21"/>
        </w:rPr>
        <w:t>端接到支付成功通知</w:t>
      </w:r>
      <w:r w:rsidR="00714264">
        <w:rPr>
          <w:rFonts w:ascii="微软雅黑" w:eastAsia="微软雅黑" w:cs="微软雅黑" w:hint="eastAsia"/>
          <w:color w:val="000000" w:themeColor="text1"/>
          <w:szCs w:val="21"/>
        </w:rPr>
        <w:t>后</w:t>
      </w:r>
      <w:r w:rsidR="00714264">
        <w:rPr>
          <w:rFonts w:ascii="微软雅黑" w:eastAsia="微软雅黑" w:cs="微软雅黑"/>
          <w:color w:val="000000" w:themeColor="text1"/>
          <w:szCs w:val="21"/>
        </w:rPr>
        <w:t>，百度</w:t>
      </w:r>
      <w:r w:rsidR="00714264">
        <w:rPr>
          <w:rFonts w:ascii="微软雅黑" w:eastAsia="微软雅黑" w:cs="微软雅黑" w:hint="eastAsia"/>
          <w:color w:val="000000" w:themeColor="text1"/>
          <w:szCs w:val="21"/>
        </w:rPr>
        <w:t>车机端同</w:t>
      </w:r>
      <w:r w:rsidR="00714264">
        <w:rPr>
          <w:rFonts w:ascii="微软雅黑" w:eastAsia="微软雅黑" w:cs="微软雅黑"/>
          <w:color w:val="000000" w:themeColor="text1"/>
          <w:szCs w:val="21"/>
        </w:rPr>
        <w:t>步</w:t>
      </w:r>
      <w:r w:rsidRPr="00633584">
        <w:rPr>
          <w:rFonts w:ascii="微软雅黑" w:eastAsia="微软雅黑" w:cs="微软雅黑" w:hint="eastAsia"/>
          <w:color w:val="000000" w:themeColor="text1"/>
          <w:szCs w:val="21"/>
        </w:rPr>
        <w:t>跳转进入支付成功页，用户可点击【</w:t>
      </w:r>
      <w:r w:rsidR="007319F0">
        <w:rPr>
          <w:rFonts w:ascii="微软雅黑" w:eastAsia="微软雅黑" w:cs="微软雅黑" w:hint="eastAsia"/>
          <w:color w:val="000000" w:themeColor="text1"/>
          <w:szCs w:val="21"/>
        </w:rPr>
        <w:t>查询订单详情】，5</w:t>
      </w:r>
      <w:r w:rsidR="007319F0">
        <w:rPr>
          <w:rFonts w:ascii="微软雅黑" w:eastAsia="微软雅黑" w:cs="微软雅黑"/>
          <w:color w:val="000000" w:themeColor="text1"/>
          <w:szCs w:val="21"/>
        </w:rPr>
        <w:t>s</w:t>
      </w:r>
      <w:r w:rsidR="007319F0">
        <w:rPr>
          <w:rFonts w:ascii="微软雅黑" w:eastAsia="微软雅黑" w:cs="微软雅黑" w:hint="eastAsia"/>
          <w:color w:val="000000" w:themeColor="text1"/>
          <w:szCs w:val="21"/>
        </w:rPr>
        <w:t>自动关闭</w:t>
      </w:r>
      <w:r w:rsidR="007319F0">
        <w:rPr>
          <w:rFonts w:ascii="微软雅黑" w:eastAsia="微软雅黑" w:cs="微软雅黑"/>
          <w:color w:val="000000" w:themeColor="text1"/>
          <w:szCs w:val="21"/>
        </w:rPr>
        <w:t>；</w:t>
      </w:r>
    </w:p>
    <w:p w14:paraId="139A645C" w14:textId="2AB30518" w:rsidR="005E145B" w:rsidRDefault="005E145B" w:rsidP="00633584">
      <w:pPr>
        <w:pStyle w:val="ListParagraph"/>
        <w:ind w:left="1069" w:firstLineChars="0" w:firstLine="0"/>
        <w:rPr>
          <w:rFonts w:ascii="微软雅黑" w:eastAsia="微软雅黑" w:cs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0D720F1" wp14:editId="4817925F">
            <wp:extent cx="2971429" cy="475238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0249" w14:textId="5796481E" w:rsidR="00F22FC7" w:rsidRDefault="00BE601E" w:rsidP="00ED1DF6">
      <w:pPr>
        <w:pStyle w:val="Heading2"/>
        <w:rPr>
          <w:rFonts w:ascii="微软雅黑" w:eastAsia="微软雅黑" w:hAnsi="微软雅黑"/>
        </w:rPr>
      </w:pPr>
      <w:bookmarkStart w:id="60" w:name="_Toc523704877"/>
      <w:r>
        <w:rPr>
          <w:rFonts w:ascii="微软雅黑" w:eastAsia="微软雅黑" w:hAnsi="微软雅黑" w:hint="eastAsia"/>
        </w:rPr>
        <w:t>C端-</w:t>
      </w:r>
      <w:r w:rsidR="00F22FC7" w:rsidRPr="00ED1DF6">
        <w:rPr>
          <w:rFonts w:ascii="微软雅黑" w:eastAsia="微软雅黑" w:hAnsi="微软雅黑" w:hint="eastAsia"/>
        </w:rPr>
        <w:t>流量</w:t>
      </w:r>
      <w:bookmarkEnd w:id="60"/>
      <w:r w:rsidR="008B30EF">
        <w:rPr>
          <w:rFonts w:ascii="微软雅黑" w:eastAsia="微软雅黑" w:hAnsi="微软雅黑" w:hint="eastAsia"/>
        </w:rPr>
        <w:t>查</w:t>
      </w:r>
      <w:r w:rsidR="008B30EF">
        <w:rPr>
          <w:rFonts w:ascii="微软雅黑" w:eastAsia="微软雅黑" w:hAnsi="微软雅黑"/>
        </w:rPr>
        <w:t>询</w:t>
      </w:r>
    </w:p>
    <w:p w14:paraId="319AC867" w14:textId="654B1B87" w:rsidR="005447FA" w:rsidRDefault="008B30EF" w:rsidP="00A657D8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快捷键</w:t>
      </w:r>
    </w:p>
    <w:p w14:paraId="32325CEF" w14:textId="7508C632" w:rsidR="00A657D8" w:rsidRDefault="0016654D" w:rsidP="00CA4CBD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lastRenderedPageBreak/>
        <w:t>流量</w:t>
      </w:r>
      <w:r w:rsidR="008B30EF">
        <w:rPr>
          <w:rFonts w:ascii="微软雅黑" w:eastAsia="微软雅黑" w:cs="微软雅黑" w:hint="eastAsia"/>
          <w:color w:val="000000" w:themeColor="text1"/>
          <w:szCs w:val="21"/>
        </w:rPr>
        <w:t>查询</w:t>
      </w:r>
      <w:r w:rsidR="008B30EF">
        <w:rPr>
          <w:rFonts w:ascii="微软雅黑" w:eastAsia="微软雅黑" w:cs="微软雅黑"/>
          <w:color w:val="000000" w:themeColor="text1"/>
          <w:szCs w:val="21"/>
        </w:rPr>
        <w:t>刷新，每次</w:t>
      </w:r>
      <w:r>
        <w:rPr>
          <w:rFonts w:ascii="微软雅黑" w:eastAsia="微软雅黑" w:cs="微软雅黑" w:hint="eastAsia"/>
          <w:color w:val="000000" w:themeColor="text1"/>
          <w:szCs w:val="21"/>
        </w:rPr>
        <w:t>至少</w:t>
      </w:r>
      <w:r w:rsidR="008B30EF">
        <w:rPr>
          <w:rFonts w:ascii="微软雅黑" w:eastAsia="微软雅黑" w:cs="微软雅黑"/>
          <w:color w:val="000000" w:themeColor="text1"/>
          <w:szCs w:val="21"/>
        </w:rPr>
        <w:t>间隔</w:t>
      </w:r>
      <w:r w:rsidR="008B30EF">
        <w:rPr>
          <w:rFonts w:ascii="微软雅黑" w:eastAsia="微软雅黑" w:cs="微软雅黑" w:hint="eastAsia"/>
          <w:color w:val="000000" w:themeColor="text1"/>
          <w:szCs w:val="21"/>
        </w:rPr>
        <w:t>60秒；</w:t>
      </w:r>
      <w:r w:rsidR="00D36C09">
        <w:rPr>
          <w:rFonts w:ascii="微软雅黑" w:eastAsia="微软雅黑" w:cs="微软雅黑"/>
          <w:color w:val="000000" w:themeColor="text1"/>
          <w:szCs w:val="21"/>
        </w:rPr>
        <w:t xml:space="preserve"> </w:t>
      </w:r>
    </w:p>
    <w:p w14:paraId="605B5EE8" w14:textId="26E9522D" w:rsidR="0016654D" w:rsidRPr="00AF6584" w:rsidRDefault="008B30EF" w:rsidP="00CA4CBD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 w:rsidRPr="00AF6584">
        <w:rPr>
          <w:rFonts w:ascii="微软雅黑" w:eastAsia="微软雅黑" w:cs="微软雅黑" w:hint="eastAsia"/>
          <w:color w:val="000000" w:themeColor="text1"/>
          <w:szCs w:val="21"/>
        </w:rPr>
        <w:t>联</w:t>
      </w:r>
      <w:r w:rsidRPr="00AF6584">
        <w:rPr>
          <w:rFonts w:ascii="微软雅黑" w:eastAsia="微软雅黑" w:cs="微软雅黑"/>
          <w:color w:val="000000" w:themeColor="text1"/>
          <w:szCs w:val="21"/>
        </w:rPr>
        <w:t>通客服电话：</w:t>
      </w:r>
      <w:r w:rsidR="002F49E7" w:rsidRPr="00AF6584">
        <w:rPr>
          <w:rFonts w:ascii="微软雅黑" w:eastAsia="微软雅黑" w:cs="微软雅黑"/>
          <w:color w:val="000000" w:themeColor="text1"/>
          <w:szCs w:val="21"/>
        </w:rPr>
        <w:t>400-092-0198</w:t>
      </w:r>
      <w:r w:rsidR="0016654D" w:rsidRPr="00AF6584">
        <w:rPr>
          <w:rFonts w:ascii="微软雅黑" w:eastAsia="微软雅黑" w:cs="微软雅黑" w:hint="eastAsia"/>
          <w:color w:val="000000" w:themeColor="text1"/>
          <w:szCs w:val="21"/>
        </w:rPr>
        <w:t>；</w:t>
      </w:r>
      <w:r w:rsidR="0016654D" w:rsidRPr="00AF6584">
        <w:rPr>
          <w:rFonts w:ascii="微软雅黑" w:eastAsia="微软雅黑" w:cs="微软雅黑"/>
          <w:color w:val="000000" w:themeColor="text1"/>
          <w:szCs w:val="21"/>
        </w:rPr>
        <w:t>拨打客服电话时，需要判断车机当前是否连接蓝牙电话，如果没有连接蓝牙电话，需要界面上</w:t>
      </w:r>
      <w:r w:rsidR="00AF6584" w:rsidRPr="00AF6584">
        <w:rPr>
          <w:rFonts w:ascii="微软雅黑" w:eastAsia="微软雅黑" w:cs="微软雅黑" w:hint="eastAsia"/>
          <w:color w:val="000000" w:themeColor="text1"/>
          <w:szCs w:val="21"/>
        </w:rPr>
        <w:t>提示“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当前</w:t>
      </w:r>
      <w:r w:rsidR="00AF6584">
        <w:rPr>
          <w:rFonts w:ascii="微软雅黑" w:eastAsia="微软雅黑" w:cs="微软雅黑"/>
          <w:color w:val="000000" w:themeColor="text1"/>
          <w:szCs w:val="21"/>
        </w:rPr>
        <w:t>没有连接</w:t>
      </w:r>
      <w:r w:rsidR="00AF6584" w:rsidRPr="00AF6584">
        <w:rPr>
          <w:rFonts w:ascii="微软雅黑" w:eastAsia="微软雅黑" w:cs="微软雅黑"/>
          <w:color w:val="000000" w:themeColor="text1"/>
          <w:szCs w:val="21"/>
        </w:rPr>
        <w:t>蓝牙电话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，是</w:t>
      </w:r>
      <w:r w:rsidR="00AF6584">
        <w:rPr>
          <w:rFonts w:ascii="微软雅黑" w:eastAsia="微软雅黑" w:cs="微软雅黑"/>
          <w:color w:val="000000" w:themeColor="text1"/>
          <w:szCs w:val="21"/>
        </w:rPr>
        <w:t>否继续拨打</w:t>
      </w:r>
      <w:r w:rsidR="00AF6584" w:rsidRPr="00AF6584">
        <w:rPr>
          <w:rFonts w:ascii="微软雅黑" w:eastAsia="微软雅黑" w:cs="微软雅黑" w:hint="eastAsia"/>
          <w:color w:val="000000" w:themeColor="text1"/>
          <w:szCs w:val="21"/>
        </w:rPr>
        <w:t>”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【确</w:t>
      </w:r>
      <w:r w:rsidR="00AF6584">
        <w:rPr>
          <w:rFonts w:ascii="微软雅黑" w:eastAsia="微软雅黑" w:cs="微软雅黑"/>
          <w:color w:val="000000" w:themeColor="text1"/>
          <w:szCs w:val="21"/>
        </w:rPr>
        <w:t>认】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/</w:t>
      </w:r>
      <w:r w:rsidR="00AF6584">
        <w:rPr>
          <w:rFonts w:ascii="微软雅黑" w:eastAsia="微软雅黑" w:cs="微软雅黑"/>
          <w:color w:val="000000" w:themeColor="text1"/>
          <w:szCs w:val="21"/>
        </w:rPr>
        <w:t>【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取</w:t>
      </w:r>
      <w:r w:rsidR="00AF6584">
        <w:rPr>
          <w:rFonts w:ascii="微软雅黑" w:eastAsia="微软雅黑" w:cs="微软雅黑"/>
          <w:color w:val="000000" w:themeColor="text1"/>
          <w:szCs w:val="21"/>
        </w:rPr>
        <w:t>消】</w:t>
      </w:r>
      <w:r w:rsidR="00AF6584" w:rsidRPr="00AF6584">
        <w:rPr>
          <w:rFonts w:ascii="微软雅黑" w:eastAsia="微软雅黑" w:cs="微软雅黑" w:hint="eastAsia"/>
          <w:color w:val="000000" w:themeColor="text1"/>
          <w:szCs w:val="21"/>
        </w:rPr>
        <w:t>；</w:t>
      </w:r>
    </w:p>
    <w:p w14:paraId="4D964C5C" w14:textId="643D6218" w:rsidR="00D36C09" w:rsidRDefault="00007410" w:rsidP="00D36C09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流量</w:t>
      </w:r>
      <w:r w:rsidR="00D36C09">
        <w:rPr>
          <w:rFonts w:ascii="微软雅黑" w:eastAsia="微软雅黑" w:hAnsi="微软雅黑" w:hint="eastAsia"/>
          <w:sz w:val="21"/>
          <w:szCs w:val="21"/>
        </w:rPr>
        <w:t>查</w:t>
      </w:r>
      <w:r w:rsidR="00D36C09">
        <w:rPr>
          <w:rFonts w:ascii="微软雅黑" w:eastAsia="微软雅黑" w:hAnsi="微软雅黑"/>
          <w:sz w:val="21"/>
          <w:szCs w:val="21"/>
        </w:rPr>
        <w:t>询</w:t>
      </w:r>
    </w:p>
    <w:p w14:paraId="19844779" w14:textId="171D8FE2" w:rsidR="00113AF8" w:rsidRPr="004F7C7C" w:rsidRDefault="00007410" w:rsidP="00CA4CBD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cs="微软雅黑"/>
          <w:b/>
          <w:color w:val="000000" w:themeColor="text1"/>
          <w:szCs w:val="21"/>
        </w:rPr>
      </w:pPr>
      <w:r w:rsidRPr="004F7C7C">
        <w:rPr>
          <w:rFonts w:ascii="微软雅黑" w:eastAsia="微软雅黑" w:cs="微软雅黑" w:hint="eastAsia"/>
          <w:b/>
          <w:color w:val="000000" w:themeColor="text1"/>
          <w:szCs w:val="21"/>
        </w:rPr>
        <w:t>同</w:t>
      </w:r>
      <w:r w:rsidRPr="004F7C7C">
        <w:rPr>
          <w:rFonts w:ascii="微软雅黑" w:eastAsia="微软雅黑" w:cs="微软雅黑"/>
          <w:b/>
          <w:color w:val="000000" w:themeColor="text1"/>
          <w:szCs w:val="21"/>
        </w:rPr>
        <w:t>类型</w:t>
      </w:r>
      <w:r w:rsidRPr="004F7C7C">
        <w:rPr>
          <w:rFonts w:ascii="微软雅黑" w:eastAsia="微软雅黑" w:cs="微软雅黑" w:hint="eastAsia"/>
          <w:b/>
          <w:color w:val="000000" w:themeColor="text1"/>
          <w:szCs w:val="21"/>
        </w:rPr>
        <w:t>单</w:t>
      </w:r>
      <w:r w:rsidRPr="004F7C7C">
        <w:rPr>
          <w:rFonts w:ascii="微软雅黑" w:eastAsia="微软雅黑" w:cs="微软雅黑"/>
          <w:b/>
          <w:color w:val="000000" w:themeColor="text1"/>
          <w:szCs w:val="21"/>
        </w:rPr>
        <w:t>次购买</w:t>
      </w:r>
    </w:p>
    <w:p w14:paraId="2AA5D95A" w14:textId="77777777" w:rsidR="0082515A" w:rsidRDefault="0082515A" w:rsidP="00CA4CBD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展</w:t>
      </w:r>
      <w:r>
        <w:rPr>
          <w:rFonts w:ascii="微软雅黑" w:eastAsia="微软雅黑" w:cs="微软雅黑"/>
          <w:color w:val="000000" w:themeColor="text1"/>
          <w:szCs w:val="21"/>
        </w:rPr>
        <w:t>示</w:t>
      </w:r>
      <w:r w:rsidR="00D36C09">
        <w:rPr>
          <w:rFonts w:ascii="微软雅黑" w:eastAsia="微软雅黑" w:cs="微软雅黑" w:hint="eastAsia"/>
          <w:color w:val="000000" w:themeColor="text1"/>
          <w:szCs w:val="21"/>
        </w:rPr>
        <w:t>流量</w:t>
      </w:r>
      <w:r w:rsidR="00D36C09">
        <w:rPr>
          <w:rFonts w:ascii="微软雅黑" w:eastAsia="微软雅黑" w:cs="微软雅黑"/>
          <w:color w:val="000000" w:themeColor="text1"/>
          <w:szCs w:val="21"/>
        </w:rPr>
        <w:t>包</w:t>
      </w:r>
      <w:r>
        <w:rPr>
          <w:rFonts w:ascii="微软雅黑" w:eastAsia="微软雅黑" w:cs="微软雅黑" w:hint="eastAsia"/>
          <w:color w:val="000000" w:themeColor="text1"/>
          <w:szCs w:val="21"/>
        </w:rPr>
        <w:t>类型</w:t>
      </w:r>
      <w:r>
        <w:rPr>
          <w:rFonts w:ascii="微软雅黑" w:eastAsia="微软雅黑" w:cs="微软雅黑"/>
          <w:color w:val="000000" w:themeColor="text1"/>
          <w:szCs w:val="21"/>
        </w:rPr>
        <w:t>、名称</w:t>
      </w:r>
    </w:p>
    <w:p w14:paraId="01CDC1F4" w14:textId="2C3FBEED" w:rsidR="00D36C09" w:rsidRDefault="0082515A" w:rsidP="00CA4CBD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展</w:t>
      </w:r>
      <w:r>
        <w:rPr>
          <w:rFonts w:ascii="微软雅黑" w:eastAsia="微软雅黑" w:cs="微软雅黑"/>
          <w:color w:val="000000" w:themeColor="text1"/>
          <w:szCs w:val="21"/>
        </w:rPr>
        <w:t>示</w:t>
      </w:r>
      <w:r>
        <w:rPr>
          <w:rFonts w:ascii="微软雅黑" w:eastAsia="微软雅黑" w:cs="微软雅黑" w:hint="eastAsia"/>
          <w:color w:val="000000" w:themeColor="text1"/>
          <w:szCs w:val="21"/>
        </w:rPr>
        <w:t>流量</w:t>
      </w:r>
      <w:r>
        <w:rPr>
          <w:rFonts w:ascii="微软雅黑" w:eastAsia="微软雅黑" w:cs="微软雅黑"/>
          <w:color w:val="000000" w:themeColor="text1"/>
          <w:szCs w:val="21"/>
        </w:rPr>
        <w:t>包</w:t>
      </w:r>
      <w:r w:rsidR="00D36C09">
        <w:rPr>
          <w:rFonts w:ascii="微软雅黑" w:eastAsia="微软雅黑" w:cs="微软雅黑"/>
          <w:color w:val="000000" w:themeColor="text1"/>
          <w:szCs w:val="21"/>
        </w:rPr>
        <w:t>总量（</w:t>
      </w:r>
      <w:r>
        <w:rPr>
          <w:rFonts w:ascii="微软雅黑" w:eastAsia="微软雅黑" w:cs="微软雅黑" w:hint="eastAsia"/>
          <w:color w:val="000000" w:themeColor="text1"/>
          <w:szCs w:val="21"/>
        </w:rPr>
        <w:t>区分</w:t>
      </w:r>
      <w:r w:rsidR="00D36C09">
        <w:rPr>
          <w:rFonts w:ascii="微软雅黑" w:eastAsia="微软雅黑" w:cs="微软雅黑"/>
          <w:color w:val="000000" w:themeColor="text1"/>
          <w:szCs w:val="21"/>
        </w:rPr>
        <w:t>限量包、不限量包</w:t>
      </w:r>
      <w:r w:rsidR="00D36C09">
        <w:rPr>
          <w:rFonts w:ascii="微软雅黑" w:eastAsia="微软雅黑" w:cs="微软雅黑" w:hint="eastAsia"/>
          <w:color w:val="000000" w:themeColor="text1"/>
          <w:szCs w:val="21"/>
        </w:rPr>
        <w:t>）</w:t>
      </w:r>
    </w:p>
    <w:p w14:paraId="248C5195" w14:textId="342FFDFA" w:rsidR="0082515A" w:rsidRDefault="0082515A" w:rsidP="00CA4CBD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展</w:t>
      </w:r>
      <w:r>
        <w:rPr>
          <w:rFonts w:ascii="微软雅黑" w:eastAsia="微软雅黑" w:cs="微软雅黑"/>
          <w:color w:val="000000" w:themeColor="text1"/>
          <w:szCs w:val="21"/>
        </w:rPr>
        <w:t>示</w:t>
      </w:r>
      <w:r>
        <w:rPr>
          <w:rFonts w:ascii="微软雅黑" w:eastAsia="微软雅黑" w:cs="微软雅黑" w:hint="eastAsia"/>
          <w:color w:val="000000" w:themeColor="text1"/>
          <w:szCs w:val="21"/>
        </w:rPr>
        <w:t>流量</w:t>
      </w:r>
      <w:r w:rsidR="00272E4E">
        <w:rPr>
          <w:rFonts w:ascii="微软雅黑" w:eastAsia="微软雅黑" w:cs="微软雅黑" w:hint="eastAsia"/>
          <w:color w:val="000000" w:themeColor="text1"/>
          <w:szCs w:val="21"/>
        </w:rPr>
        <w:t>包的</w:t>
      </w:r>
      <w:r>
        <w:rPr>
          <w:rFonts w:ascii="微软雅黑" w:eastAsia="微软雅黑" w:cs="微软雅黑" w:hint="eastAsia"/>
          <w:color w:val="000000" w:themeColor="text1"/>
          <w:szCs w:val="21"/>
        </w:rPr>
        <w:t>有</w:t>
      </w:r>
      <w:r>
        <w:rPr>
          <w:rFonts w:ascii="微软雅黑" w:eastAsia="微软雅黑" w:cs="微软雅黑"/>
          <w:color w:val="000000" w:themeColor="text1"/>
          <w:szCs w:val="21"/>
        </w:rPr>
        <w:t>效期</w:t>
      </w:r>
      <w:r>
        <w:rPr>
          <w:rFonts w:ascii="微软雅黑" w:eastAsia="微软雅黑" w:cs="微软雅黑" w:hint="eastAsia"/>
          <w:color w:val="000000" w:themeColor="text1"/>
          <w:szCs w:val="21"/>
        </w:rPr>
        <w:t>、</w:t>
      </w:r>
      <w:r>
        <w:rPr>
          <w:rFonts w:ascii="微软雅黑" w:eastAsia="微软雅黑" w:cs="微软雅黑"/>
          <w:color w:val="000000" w:themeColor="text1"/>
          <w:szCs w:val="21"/>
        </w:rPr>
        <w:t>失效</w:t>
      </w:r>
      <w:r w:rsidR="00272E4E">
        <w:rPr>
          <w:rFonts w:ascii="微软雅黑" w:eastAsia="微软雅黑" w:cs="微软雅黑" w:hint="eastAsia"/>
          <w:color w:val="000000" w:themeColor="text1"/>
          <w:szCs w:val="21"/>
        </w:rPr>
        <w:t>天数；</w:t>
      </w:r>
    </w:p>
    <w:p w14:paraId="5D6B185E" w14:textId="77777777" w:rsidR="0082515A" w:rsidRDefault="0082515A" w:rsidP="00CA4CBD">
      <w:pPr>
        <w:pStyle w:val="ListParagraph"/>
        <w:numPr>
          <w:ilvl w:val="0"/>
          <w:numId w:val="34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展</w:t>
      </w:r>
      <w:r>
        <w:rPr>
          <w:rFonts w:ascii="微软雅黑" w:eastAsia="微软雅黑" w:cs="微软雅黑"/>
          <w:color w:val="000000" w:themeColor="text1"/>
          <w:szCs w:val="21"/>
        </w:rPr>
        <w:t>示</w:t>
      </w:r>
      <w:r>
        <w:rPr>
          <w:rFonts w:ascii="微软雅黑" w:eastAsia="微软雅黑" w:cs="微软雅黑" w:hint="eastAsia"/>
          <w:color w:val="000000" w:themeColor="text1"/>
          <w:szCs w:val="21"/>
        </w:rPr>
        <w:t>流量</w:t>
      </w:r>
      <w:r>
        <w:rPr>
          <w:rFonts w:ascii="微软雅黑" w:eastAsia="微软雅黑" w:cs="微软雅黑"/>
          <w:color w:val="000000" w:themeColor="text1"/>
          <w:szCs w:val="21"/>
        </w:rPr>
        <w:t>包</w:t>
      </w:r>
      <w:r>
        <w:rPr>
          <w:rFonts w:ascii="微软雅黑" w:eastAsia="微软雅黑" w:cs="微软雅黑" w:hint="eastAsia"/>
          <w:color w:val="000000" w:themeColor="text1"/>
          <w:szCs w:val="21"/>
        </w:rPr>
        <w:t>使</w:t>
      </w:r>
      <w:r>
        <w:rPr>
          <w:rFonts w:ascii="微软雅黑" w:eastAsia="微软雅黑" w:cs="微软雅黑"/>
          <w:color w:val="000000" w:themeColor="text1"/>
          <w:szCs w:val="21"/>
        </w:rPr>
        <w:t>用情况</w:t>
      </w:r>
    </w:p>
    <w:p w14:paraId="5FFAB21D" w14:textId="5C314D24" w:rsidR="0082515A" w:rsidRDefault="0082515A" w:rsidP="00CA4CBD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限</w:t>
      </w:r>
      <w:r>
        <w:rPr>
          <w:rFonts w:ascii="微软雅黑" w:eastAsia="微软雅黑" w:cs="微软雅黑"/>
          <w:color w:val="000000" w:themeColor="text1"/>
          <w:szCs w:val="21"/>
        </w:rPr>
        <w:t>量包：</w:t>
      </w:r>
      <w:r>
        <w:rPr>
          <w:rFonts w:ascii="微软雅黑" w:eastAsia="微软雅黑" w:cs="微软雅黑" w:hint="eastAsia"/>
          <w:color w:val="000000" w:themeColor="text1"/>
          <w:szCs w:val="21"/>
        </w:rPr>
        <w:t>已</w:t>
      </w:r>
      <w:r>
        <w:rPr>
          <w:rFonts w:ascii="微软雅黑" w:eastAsia="微软雅黑" w:cs="微软雅黑"/>
          <w:color w:val="000000" w:themeColor="text1"/>
          <w:szCs w:val="21"/>
        </w:rPr>
        <w:t>使用</w:t>
      </w:r>
      <w:r>
        <w:rPr>
          <w:rFonts w:ascii="微软雅黑" w:eastAsia="微软雅黑" w:cs="微软雅黑" w:hint="eastAsia"/>
          <w:color w:val="000000" w:themeColor="text1"/>
          <w:szCs w:val="21"/>
        </w:rPr>
        <w:t>流量</w:t>
      </w:r>
      <w:r>
        <w:rPr>
          <w:rFonts w:ascii="微软雅黑" w:eastAsia="微软雅黑" w:cs="微软雅黑"/>
          <w:color w:val="000000" w:themeColor="text1"/>
          <w:szCs w:val="21"/>
        </w:rPr>
        <w:t>、</w:t>
      </w:r>
      <w:r>
        <w:rPr>
          <w:rFonts w:ascii="微软雅黑" w:eastAsia="微软雅黑" w:cs="微软雅黑" w:hint="eastAsia"/>
          <w:color w:val="000000" w:themeColor="text1"/>
          <w:szCs w:val="21"/>
        </w:rPr>
        <w:t>剩</w:t>
      </w:r>
      <w:r>
        <w:rPr>
          <w:rFonts w:ascii="微软雅黑" w:eastAsia="微软雅黑" w:cs="微软雅黑"/>
          <w:color w:val="000000" w:themeColor="text1"/>
          <w:szCs w:val="21"/>
        </w:rPr>
        <w:t>余流</w:t>
      </w:r>
      <w:r>
        <w:rPr>
          <w:rFonts w:ascii="微软雅黑" w:eastAsia="微软雅黑" w:cs="微软雅黑" w:hint="eastAsia"/>
          <w:color w:val="000000" w:themeColor="text1"/>
          <w:szCs w:val="21"/>
        </w:rPr>
        <w:t>量</w:t>
      </w:r>
      <w:r>
        <w:rPr>
          <w:rFonts w:ascii="微软雅黑" w:eastAsia="微软雅黑" w:cs="微软雅黑"/>
          <w:color w:val="000000" w:themeColor="text1"/>
          <w:szCs w:val="21"/>
        </w:rPr>
        <w:t>、可用流</w:t>
      </w:r>
      <w:r>
        <w:rPr>
          <w:rFonts w:ascii="微软雅黑" w:eastAsia="微软雅黑" w:cs="微软雅黑" w:hint="eastAsia"/>
          <w:color w:val="000000" w:themeColor="text1"/>
          <w:szCs w:val="21"/>
        </w:rPr>
        <w:t>量</w:t>
      </w:r>
    </w:p>
    <w:p w14:paraId="261C0BDB" w14:textId="529E045B" w:rsidR="00AE0CEF" w:rsidRPr="00AE0CEF" w:rsidRDefault="0082515A" w:rsidP="00AE0CEF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不限</w:t>
      </w:r>
      <w:r>
        <w:rPr>
          <w:rFonts w:ascii="微软雅黑" w:eastAsia="微软雅黑" w:cs="微软雅黑"/>
          <w:color w:val="000000" w:themeColor="text1"/>
          <w:szCs w:val="21"/>
        </w:rPr>
        <w:t>量包：</w:t>
      </w:r>
      <w:r w:rsidR="009F419D">
        <w:rPr>
          <w:rFonts w:ascii="微软雅黑" w:eastAsia="微软雅黑" w:cs="微软雅黑" w:hint="eastAsia"/>
          <w:color w:val="000000" w:themeColor="text1"/>
          <w:szCs w:val="21"/>
        </w:rPr>
        <w:t>显示“畅享“</w:t>
      </w:r>
    </w:p>
    <w:p w14:paraId="1ED05DCD" w14:textId="18C7FE57" w:rsidR="00636086" w:rsidRPr="00C84221" w:rsidRDefault="00C84221" w:rsidP="00CA4CBD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cs="微软雅黑"/>
          <w:b/>
          <w:color w:val="000000" w:themeColor="text1"/>
          <w:szCs w:val="21"/>
        </w:rPr>
      </w:pPr>
      <w:r w:rsidRPr="00C84221">
        <w:rPr>
          <w:rFonts w:ascii="微软雅黑" w:eastAsia="微软雅黑" w:cs="微软雅黑" w:hint="eastAsia"/>
          <w:b/>
          <w:color w:val="000000" w:themeColor="text1"/>
          <w:szCs w:val="21"/>
        </w:rPr>
        <w:t>查</w:t>
      </w:r>
      <w:r w:rsidRPr="00C84221">
        <w:rPr>
          <w:rFonts w:ascii="微软雅黑" w:eastAsia="微软雅黑" w:cs="微软雅黑"/>
          <w:b/>
          <w:color w:val="000000" w:themeColor="text1"/>
          <w:szCs w:val="21"/>
        </w:rPr>
        <w:t>询</w:t>
      </w:r>
      <w:r w:rsidR="0097497E" w:rsidRPr="00C84221">
        <w:rPr>
          <w:rFonts w:ascii="微软雅黑" w:eastAsia="微软雅黑" w:cs="微软雅黑"/>
          <w:b/>
          <w:color w:val="000000" w:themeColor="text1"/>
          <w:szCs w:val="21"/>
        </w:rPr>
        <w:t>流</w:t>
      </w:r>
      <w:r w:rsidRPr="00C84221">
        <w:rPr>
          <w:rFonts w:ascii="微软雅黑" w:eastAsia="微软雅黑" w:cs="微软雅黑" w:hint="eastAsia"/>
          <w:b/>
          <w:color w:val="000000" w:themeColor="text1"/>
          <w:szCs w:val="21"/>
        </w:rPr>
        <w:t>量预警</w:t>
      </w:r>
      <w:r w:rsidR="00636086" w:rsidRPr="00C84221">
        <w:rPr>
          <w:rFonts w:ascii="微软雅黑" w:eastAsia="微软雅黑" w:cs="微软雅黑" w:hint="eastAsia"/>
          <w:b/>
          <w:color w:val="000000" w:themeColor="text1"/>
          <w:szCs w:val="21"/>
        </w:rPr>
        <w:t>设</w:t>
      </w:r>
      <w:r w:rsidR="00636086" w:rsidRPr="00C84221">
        <w:rPr>
          <w:rFonts w:ascii="微软雅黑" w:eastAsia="微软雅黑" w:cs="微软雅黑"/>
          <w:b/>
          <w:color w:val="000000" w:themeColor="text1"/>
          <w:szCs w:val="21"/>
        </w:rPr>
        <w:t>计</w:t>
      </w:r>
    </w:p>
    <w:p w14:paraId="178CC80A" w14:textId="5CE82464" w:rsidR="0097497E" w:rsidRDefault="00AF6584" w:rsidP="00CA4CBD">
      <w:pPr>
        <w:pStyle w:val="ListParagraph"/>
        <w:numPr>
          <w:ilvl w:val="0"/>
          <w:numId w:val="35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当</w:t>
      </w:r>
      <w:r>
        <w:rPr>
          <w:rFonts w:ascii="微软雅黑" w:eastAsia="微软雅黑" w:cs="微软雅黑"/>
          <w:color w:val="000000" w:themeColor="text1"/>
          <w:szCs w:val="21"/>
        </w:rPr>
        <w:t>剩余流</w:t>
      </w:r>
      <w:r>
        <w:rPr>
          <w:rFonts w:ascii="微软雅黑" w:eastAsia="微软雅黑" w:cs="微软雅黑" w:hint="eastAsia"/>
          <w:color w:val="000000" w:themeColor="text1"/>
          <w:szCs w:val="21"/>
        </w:rPr>
        <w:t>量</w:t>
      </w:r>
      <w:r>
        <w:rPr>
          <w:rFonts w:ascii="微软雅黑" w:eastAsia="微软雅黑" w:cs="微软雅黑"/>
          <w:color w:val="000000" w:themeColor="text1"/>
          <w:szCs w:val="21"/>
        </w:rPr>
        <w:t>不足</w:t>
      </w:r>
      <w:r>
        <w:rPr>
          <w:rFonts w:ascii="微软雅黑" w:eastAsia="微软雅黑" w:cs="微软雅黑" w:hint="eastAsia"/>
          <w:color w:val="000000" w:themeColor="text1"/>
          <w:szCs w:val="21"/>
        </w:rPr>
        <w:t>或</w:t>
      </w:r>
      <w:r>
        <w:rPr>
          <w:rFonts w:ascii="微软雅黑" w:eastAsia="微软雅黑" w:cs="微软雅黑"/>
          <w:color w:val="000000" w:themeColor="text1"/>
          <w:szCs w:val="21"/>
        </w:rPr>
        <w:t>期限不足时，</w:t>
      </w:r>
      <w:r>
        <w:rPr>
          <w:rFonts w:ascii="微软雅黑" w:eastAsia="微软雅黑" w:cs="微软雅黑" w:hint="eastAsia"/>
          <w:color w:val="000000" w:themeColor="text1"/>
          <w:szCs w:val="21"/>
        </w:rPr>
        <w:t>使</w:t>
      </w:r>
      <w:r>
        <w:rPr>
          <w:rFonts w:ascii="微软雅黑" w:eastAsia="微软雅黑" w:cs="微软雅黑"/>
          <w:color w:val="000000" w:themeColor="text1"/>
          <w:szCs w:val="21"/>
        </w:rPr>
        <w:t>用</w:t>
      </w:r>
      <w:r>
        <w:rPr>
          <w:rFonts w:ascii="微软雅黑" w:eastAsia="微软雅黑" w:cs="微软雅黑" w:hint="eastAsia"/>
          <w:color w:val="000000" w:themeColor="text1"/>
          <w:szCs w:val="21"/>
        </w:rPr>
        <w:t>半</w:t>
      </w:r>
      <w:r w:rsidR="004F7C7C">
        <w:rPr>
          <w:rFonts w:ascii="微软雅黑" w:eastAsia="微软雅黑" w:cs="微软雅黑" w:hint="eastAsia"/>
          <w:color w:val="000000" w:themeColor="text1"/>
          <w:szCs w:val="21"/>
        </w:rPr>
        <w:t>环形</w:t>
      </w:r>
      <w:r>
        <w:rPr>
          <w:rFonts w:ascii="微软雅黑" w:eastAsia="微软雅黑" w:cs="微软雅黑" w:hint="eastAsia"/>
          <w:color w:val="000000" w:themeColor="text1"/>
          <w:szCs w:val="21"/>
        </w:rPr>
        <w:t>、红色</w:t>
      </w:r>
      <w:r>
        <w:rPr>
          <w:rFonts w:ascii="微软雅黑" w:eastAsia="微软雅黑" w:cs="微软雅黑"/>
          <w:color w:val="000000" w:themeColor="text1"/>
          <w:szCs w:val="21"/>
        </w:rPr>
        <w:t>、黄</w:t>
      </w:r>
      <w:r w:rsidR="004F7C7C">
        <w:rPr>
          <w:rFonts w:ascii="微软雅黑" w:eastAsia="微软雅黑" w:cs="微软雅黑"/>
          <w:color w:val="000000" w:themeColor="text1"/>
          <w:szCs w:val="21"/>
        </w:rPr>
        <w:t>色等</w:t>
      </w:r>
      <w:r w:rsidR="00636086">
        <w:rPr>
          <w:rFonts w:ascii="微软雅黑" w:eastAsia="微软雅黑" w:cs="微软雅黑" w:hint="eastAsia"/>
          <w:color w:val="000000" w:themeColor="text1"/>
          <w:szCs w:val="21"/>
        </w:rPr>
        <w:t>显著</w:t>
      </w:r>
      <w:r w:rsidR="00636086">
        <w:rPr>
          <w:rFonts w:ascii="微软雅黑" w:eastAsia="微软雅黑" w:cs="微软雅黑"/>
          <w:color w:val="000000" w:themeColor="text1"/>
          <w:szCs w:val="21"/>
        </w:rPr>
        <w:t>的</w:t>
      </w:r>
      <w:r>
        <w:rPr>
          <w:rFonts w:ascii="微软雅黑" w:eastAsia="微软雅黑" w:cs="微软雅黑" w:hint="eastAsia"/>
          <w:color w:val="000000" w:themeColor="text1"/>
          <w:szCs w:val="21"/>
        </w:rPr>
        <w:t>交互</w:t>
      </w:r>
      <w:r>
        <w:rPr>
          <w:rFonts w:ascii="微软雅黑" w:eastAsia="微软雅黑" w:cs="微软雅黑"/>
          <w:color w:val="000000" w:themeColor="text1"/>
          <w:szCs w:val="21"/>
        </w:rPr>
        <w:t>提醒</w:t>
      </w:r>
      <w:r>
        <w:rPr>
          <w:rFonts w:ascii="微软雅黑" w:eastAsia="微软雅黑" w:cs="微软雅黑" w:hint="eastAsia"/>
          <w:color w:val="000000" w:themeColor="text1"/>
          <w:szCs w:val="21"/>
        </w:rPr>
        <w:t>用户。</w:t>
      </w:r>
    </w:p>
    <w:p w14:paraId="1A06F42F" w14:textId="2A2995AF" w:rsidR="005447FA" w:rsidRDefault="00823121" w:rsidP="002F49E7">
      <w:pPr>
        <w:rPr>
          <w:rFonts w:ascii="微软雅黑" w:eastAsia="微软雅黑" w:cs="微软雅黑"/>
          <w:color w:val="000000" w:themeColor="text1"/>
          <w:szCs w:val="21"/>
        </w:rPr>
      </w:pPr>
      <w:r w:rsidRPr="00823121">
        <w:rPr>
          <w:rFonts w:ascii="微软雅黑" w:eastAsia="微软雅黑" w:cs="微软雅黑"/>
          <w:noProof/>
          <w:color w:val="000000" w:themeColor="text1"/>
          <w:szCs w:val="21"/>
        </w:rPr>
        <w:lastRenderedPageBreak/>
        <w:drawing>
          <wp:inline distT="0" distB="0" distL="0" distR="0" wp14:anchorId="18602AD3" wp14:editId="1DCA1002">
            <wp:extent cx="6645910" cy="7153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015" w14:textId="77777777" w:rsidR="00ED08AD" w:rsidRPr="00656F3A" w:rsidRDefault="00ED08AD" w:rsidP="002F49E7">
      <w:pPr>
        <w:rPr>
          <w:rFonts w:ascii="微软雅黑" w:eastAsia="微软雅黑" w:cs="微软雅黑"/>
          <w:color w:val="000000" w:themeColor="text1"/>
          <w:szCs w:val="21"/>
        </w:rPr>
      </w:pPr>
    </w:p>
    <w:p w14:paraId="3AAEA632" w14:textId="77777777" w:rsidR="00D36C09" w:rsidRDefault="00D36C09" w:rsidP="00D36C09">
      <w:pPr>
        <w:ind w:firstLineChars="300" w:firstLine="720"/>
      </w:pPr>
    </w:p>
    <w:p w14:paraId="40948E78" w14:textId="41AFC975" w:rsidR="00007410" w:rsidRPr="00007410" w:rsidRDefault="00007410" w:rsidP="00CA4CBD">
      <w:pPr>
        <w:pStyle w:val="ListParagraph"/>
        <w:numPr>
          <w:ilvl w:val="0"/>
          <w:numId w:val="19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lastRenderedPageBreak/>
        <w:t>同</w:t>
      </w:r>
      <w:r w:rsidR="004028B1">
        <w:rPr>
          <w:rFonts w:ascii="微软雅黑" w:eastAsia="微软雅黑" w:cs="微软雅黑" w:hint="eastAsia"/>
          <w:color w:val="000000" w:themeColor="text1"/>
          <w:szCs w:val="21"/>
        </w:rPr>
        <w:t>个流量</w:t>
      </w:r>
      <w:r w:rsidR="004028B1">
        <w:rPr>
          <w:rFonts w:ascii="微软雅黑" w:eastAsia="微软雅黑" w:cs="微软雅黑"/>
          <w:color w:val="000000" w:themeColor="text1"/>
          <w:szCs w:val="21"/>
        </w:rPr>
        <w:t>包</w:t>
      </w:r>
      <w:r>
        <w:rPr>
          <w:rFonts w:ascii="微软雅黑" w:eastAsia="微软雅黑" w:cs="微软雅黑" w:hint="eastAsia"/>
          <w:color w:val="000000" w:themeColor="text1"/>
          <w:szCs w:val="21"/>
        </w:rPr>
        <w:t>多</w:t>
      </w:r>
      <w:r>
        <w:rPr>
          <w:rFonts w:ascii="微软雅黑" w:eastAsia="微软雅黑" w:cs="微软雅黑"/>
          <w:color w:val="000000" w:themeColor="text1"/>
          <w:szCs w:val="21"/>
        </w:rPr>
        <w:t>次购买</w:t>
      </w:r>
    </w:p>
    <w:p w14:paraId="486DC9B0" w14:textId="60A9DE98" w:rsidR="00007410" w:rsidRPr="00ED08AD" w:rsidRDefault="00007410" w:rsidP="00D36C09">
      <w:pPr>
        <w:ind w:firstLineChars="300" w:firstLine="720"/>
      </w:pPr>
    </w:p>
    <w:p w14:paraId="235656BB" w14:textId="77777777" w:rsidR="00494AD5" w:rsidRDefault="00494AD5" w:rsidP="00D36C09">
      <w:pPr>
        <w:ind w:firstLineChars="300" w:firstLine="720"/>
      </w:pPr>
    </w:p>
    <w:p w14:paraId="52A297E2" w14:textId="18719914" w:rsidR="00D36C09" w:rsidRDefault="00D36C09" w:rsidP="00D36C09">
      <w:pPr>
        <w:pStyle w:val="Heading3"/>
        <w:spacing w:before="0" w:beforeAutospacing="0" w:after="0" w:afterAutospacing="0" w:line="360" w:lineRule="auto"/>
        <w:ind w:leftChars="-2" w:left="715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查</w:t>
      </w:r>
      <w:r>
        <w:rPr>
          <w:rFonts w:ascii="微软雅黑" w:eastAsia="微软雅黑" w:hAnsi="微软雅黑"/>
          <w:sz w:val="21"/>
          <w:szCs w:val="21"/>
        </w:rPr>
        <w:t>询</w:t>
      </w:r>
      <w:r>
        <w:rPr>
          <w:rFonts w:ascii="微软雅黑" w:eastAsia="微软雅黑" w:hAnsi="微软雅黑" w:hint="eastAsia"/>
          <w:sz w:val="21"/>
          <w:szCs w:val="21"/>
        </w:rPr>
        <w:t>超</w:t>
      </w:r>
      <w:r>
        <w:rPr>
          <w:rFonts w:ascii="微软雅黑" w:eastAsia="微软雅黑" w:hAnsi="微软雅黑"/>
          <w:sz w:val="21"/>
          <w:szCs w:val="21"/>
        </w:rPr>
        <w:t>时</w:t>
      </w:r>
    </w:p>
    <w:p w14:paraId="50515F9A" w14:textId="77777777" w:rsidR="00101FE4" w:rsidRDefault="00D36C09" w:rsidP="00CA4CBD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查询超时</w:t>
      </w:r>
      <w:r w:rsidR="00101FE4">
        <w:rPr>
          <w:rFonts w:ascii="微软雅黑" w:eastAsia="微软雅黑" w:cs="微软雅黑" w:hint="eastAsia"/>
          <w:color w:val="000000" w:themeColor="text1"/>
          <w:szCs w:val="21"/>
        </w:rPr>
        <w:t>：</w:t>
      </w:r>
    </w:p>
    <w:p w14:paraId="19843553" w14:textId="30307177" w:rsidR="00AF6584" w:rsidRDefault="00101FE4" w:rsidP="00AF6584">
      <w:pPr>
        <w:pStyle w:val="ListParagraph"/>
        <w:numPr>
          <w:ilvl w:val="4"/>
          <w:numId w:val="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接口</w:t>
      </w:r>
      <w:r>
        <w:rPr>
          <w:rFonts w:ascii="微软雅黑" w:eastAsia="微软雅黑" w:cs="微软雅黑"/>
          <w:color w:val="000000" w:themeColor="text1"/>
          <w:szCs w:val="21"/>
        </w:rPr>
        <w:t>返回超时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错</w:t>
      </w:r>
      <w:r w:rsidR="00AF6584">
        <w:rPr>
          <w:rFonts w:ascii="微软雅黑" w:eastAsia="微软雅黑" w:cs="微软雅黑"/>
          <w:color w:val="000000" w:themeColor="text1"/>
          <w:szCs w:val="21"/>
        </w:rPr>
        <w:t>误码</w:t>
      </w:r>
      <w:r w:rsidR="00AF6584">
        <w:rPr>
          <w:rFonts w:ascii="微软雅黑" w:eastAsia="微软雅黑" w:cs="微软雅黑" w:hint="eastAsia"/>
          <w:color w:val="000000" w:themeColor="text1"/>
          <w:szCs w:val="21"/>
        </w:rPr>
        <w:t>，展</w:t>
      </w:r>
      <w:r w:rsidR="00AF6584">
        <w:rPr>
          <w:rFonts w:ascii="微软雅黑" w:eastAsia="微软雅黑" w:cs="微软雅黑"/>
          <w:color w:val="000000" w:themeColor="text1"/>
          <w:szCs w:val="21"/>
        </w:rPr>
        <w:t>示超时状态</w:t>
      </w:r>
    </w:p>
    <w:p w14:paraId="7D7A12A5" w14:textId="1D0AC1CC" w:rsidR="00D36C09" w:rsidRPr="00AF6584" w:rsidRDefault="00AF6584" w:rsidP="00AF6584">
      <w:pPr>
        <w:pStyle w:val="ListParagraph"/>
        <w:numPr>
          <w:ilvl w:val="4"/>
          <w:numId w:val="2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接口</w:t>
      </w:r>
      <w:r w:rsidR="00101FE4" w:rsidRPr="00AF6584">
        <w:rPr>
          <w:rFonts w:ascii="微软雅黑" w:eastAsia="微软雅黑" w:cs="微软雅黑" w:hint="eastAsia"/>
          <w:color w:val="000000" w:themeColor="text1"/>
          <w:szCs w:val="21"/>
        </w:rPr>
        <w:t>超</w:t>
      </w:r>
      <w:r w:rsidR="00101FE4" w:rsidRPr="00AF6584">
        <w:rPr>
          <w:rFonts w:ascii="微软雅黑" w:eastAsia="微软雅黑" w:cs="微软雅黑"/>
          <w:color w:val="000000" w:themeColor="text1"/>
          <w:szCs w:val="21"/>
        </w:rPr>
        <w:t>过</w:t>
      </w:r>
      <w:r w:rsidRPr="00AF6584">
        <w:rPr>
          <w:rFonts w:ascii="微软雅黑" w:eastAsia="微软雅黑" w:cs="微软雅黑"/>
          <w:color w:val="000000" w:themeColor="text1"/>
          <w:szCs w:val="21"/>
        </w:rPr>
        <w:t>2</w:t>
      </w:r>
      <w:r w:rsidR="00D36C09" w:rsidRPr="00AF6584">
        <w:rPr>
          <w:rFonts w:ascii="微软雅黑" w:eastAsia="微软雅黑" w:cs="微软雅黑" w:hint="eastAsia"/>
          <w:color w:val="000000" w:themeColor="text1"/>
          <w:szCs w:val="21"/>
        </w:rPr>
        <w:t>0秒</w:t>
      </w:r>
      <w:r w:rsidR="00101FE4" w:rsidRPr="00AF6584">
        <w:rPr>
          <w:rFonts w:ascii="微软雅黑" w:eastAsia="微软雅黑" w:cs="微软雅黑" w:hint="eastAsia"/>
          <w:color w:val="000000" w:themeColor="text1"/>
          <w:szCs w:val="21"/>
        </w:rPr>
        <w:t>内</w:t>
      </w:r>
      <w:r w:rsidR="00101FE4" w:rsidRPr="00AF6584">
        <w:rPr>
          <w:rFonts w:ascii="微软雅黑" w:eastAsia="微软雅黑" w:cs="微软雅黑"/>
          <w:color w:val="000000" w:themeColor="text1"/>
          <w:szCs w:val="21"/>
        </w:rPr>
        <w:t>无</w:t>
      </w:r>
      <w:r w:rsidR="00101FE4" w:rsidRPr="00AF6584">
        <w:rPr>
          <w:rFonts w:ascii="微软雅黑" w:eastAsia="微软雅黑" w:cs="微软雅黑" w:hint="eastAsia"/>
          <w:color w:val="000000" w:themeColor="text1"/>
          <w:szCs w:val="21"/>
        </w:rPr>
        <w:t>响</w:t>
      </w:r>
      <w:r w:rsidR="00101FE4" w:rsidRPr="00AF6584">
        <w:rPr>
          <w:rFonts w:ascii="微软雅黑" w:eastAsia="微软雅黑" w:cs="微软雅黑"/>
          <w:color w:val="000000" w:themeColor="text1"/>
          <w:szCs w:val="21"/>
        </w:rPr>
        <w:t>应</w:t>
      </w:r>
      <w:r>
        <w:rPr>
          <w:rFonts w:ascii="微软雅黑" w:eastAsia="微软雅黑" w:cs="微软雅黑" w:hint="eastAsia"/>
          <w:color w:val="000000" w:themeColor="text1"/>
          <w:szCs w:val="21"/>
        </w:rPr>
        <w:t>，展</w:t>
      </w:r>
      <w:r>
        <w:rPr>
          <w:rFonts w:ascii="微软雅黑" w:eastAsia="微软雅黑" w:cs="微软雅黑"/>
          <w:color w:val="000000" w:themeColor="text1"/>
          <w:szCs w:val="21"/>
        </w:rPr>
        <w:t>示超时状态</w:t>
      </w:r>
    </w:p>
    <w:p w14:paraId="4B75537F" w14:textId="77777777" w:rsidR="00101FE4" w:rsidRDefault="00923C88" w:rsidP="00CA4CBD">
      <w:pPr>
        <w:pStyle w:val="ListParagraph"/>
        <w:numPr>
          <w:ilvl w:val="0"/>
          <w:numId w:val="16"/>
        </w:numPr>
        <w:ind w:firstLineChars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 w:hint="eastAsia"/>
          <w:color w:val="000000" w:themeColor="text1"/>
          <w:szCs w:val="21"/>
        </w:rPr>
        <w:t>拨打</w:t>
      </w:r>
      <w:r>
        <w:rPr>
          <w:rFonts w:ascii="微软雅黑" w:eastAsia="微软雅黑" w:cs="微软雅黑"/>
          <w:color w:val="000000" w:themeColor="text1"/>
          <w:szCs w:val="21"/>
        </w:rPr>
        <w:t>客服电话</w:t>
      </w:r>
    </w:p>
    <w:p w14:paraId="592A9BA9" w14:textId="677AC003" w:rsidR="00D36C09" w:rsidRPr="00923C88" w:rsidRDefault="00923C88" w:rsidP="00101FE4">
      <w:pPr>
        <w:pStyle w:val="ListParagraph"/>
        <w:ind w:left="1129" w:firstLineChars="0" w:firstLine="0"/>
        <w:rPr>
          <w:rFonts w:ascii="微软雅黑" w:eastAsia="微软雅黑" w:cs="微软雅黑"/>
          <w:color w:val="000000" w:themeColor="text1"/>
          <w:szCs w:val="21"/>
        </w:rPr>
      </w:pPr>
      <w:r>
        <w:rPr>
          <w:rFonts w:ascii="微软雅黑" w:eastAsia="微软雅黑" w:cs="微软雅黑"/>
          <w:color w:val="000000" w:themeColor="text1"/>
          <w:szCs w:val="21"/>
        </w:rPr>
        <w:t>提示车架号</w:t>
      </w:r>
      <w:r w:rsidR="00101FE4">
        <w:rPr>
          <w:rFonts w:ascii="微软雅黑" w:eastAsia="微软雅黑" w:cs="微软雅黑" w:hint="eastAsia"/>
          <w:color w:val="000000" w:themeColor="text1"/>
          <w:szCs w:val="21"/>
        </w:rPr>
        <w:t>及</w:t>
      </w:r>
      <w:r w:rsidR="00101FE4">
        <w:rPr>
          <w:rFonts w:ascii="微软雅黑" w:eastAsia="微软雅黑" w:cs="微软雅黑"/>
          <w:color w:val="000000" w:themeColor="text1"/>
          <w:szCs w:val="21"/>
        </w:rPr>
        <w:t>客服电话，</w:t>
      </w:r>
      <w:r w:rsidR="00101FE4">
        <w:rPr>
          <w:rFonts w:ascii="微软雅黑" w:eastAsia="微软雅黑" w:cs="微软雅黑" w:hint="eastAsia"/>
          <w:color w:val="000000" w:themeColor="text1"/>
          <w:szCs w:val="21"/>
        </w:rPr>
        <w:t>点击</w:t>
      </w:r>
      <w:r w:rsidR="00101FE4">
        <w:rPr>
          <w:rFonts w:ascii="微软雅黑" w:eastAsia="微软雅黑" w:cs="微软雅黑"/>
          <w:color w:val="000000" w:themeColor="text1"/>
          <w:szCs w:val="21"/>
        </w:rPr>
        <w:t>即可</w:t>
      </w:r>
      <w:r w:rsidR="00101FE4">
        <w:rPr>
          <w:rFonts w:ascii="微软雅黑" w:eastAsia="微软雅黑" w:cs="微软雅黑" w:hint="eastAsia"/>
          <w:color w:val="000000" w:themeColor="text1"/>
          <w:szCs w:val="21"/>
        </w:rPr>
        <w:t>一</w:t>
      </w:r>
      <w:r w:rsidR="00101FE4">
        <w:rPr>
          <w:rFonts w:ascii="微软雅黑" w:eastAsia="微软雅黑" w:cs="微软雅黑"/>
          <w:color w:val="000000" w:themeColor="text1"/>
          <w:szCs w:val="21"/>
        </w:rPr>
        <w:t>键拨打</w:t>
      </w:r>
      <w:r w:rsidR="00101FE4">
        <w:rPr>
          <w:rFonts w:ascii="微软雅黑" w:eastAsia="微软雅黑" w:cs="微软雅黑" w:hint="eastAsia"/>
          <w:color w:val="000000" w:themeColor="text1"/>
          <w:szCs w:val="21"/>
        </w:rPr>
        <w:t>（蓝牙</w:t>
      </w:r>
      <w:r w:rsidR="00101FE4">
        <w:rPr>
          <w:rFonts w:ascii="微软雅黑" w:eastAsia="微软雅黑" w:cs="微软雅黑"/>
          <w:color w:val="000000" w:themeColor="text1"/>
          <w:szCs w:val="21"/>
        </w:rPr>
        <w:t>电话）</w:t>
      </w:r>
    </w:p>
    <w:p w14:paraId="4FF41285" w14:textId="2F0A0916" w:rsidR="00923C88" w:rsidRDefault="00A95CD0" w:rsidP="00A95CD0">
      <w:pPr>
        <w:rPr>
          <w:noProof/>
        </w:rPr>
      </w:pPr>
      <w:r>
        <w:rPr>
          <w:rFonts w:hint="eastAsia"/>
        </w:rPr>
        <w:t xml:space="preserve">  </w:t>
      </w:r>
    </w:p>
    <w:tbl>
      <w:tblPr>
        <w:tblStyle w:val="PlainTable1"/>
        <w:tblW w:w="0" w:type="auto"/>
        <w:tblInd w:w="534" w:type="dxa"/>
        <w:tblLook w:val="04A0" w:firstRow="1" w:lastRow="0" w:firstColumn="1" w:lastColumn="0" w:noHBand="0" w:noVBand="1"/>
      </w:tblPr>
      <w:tblGrid>
        <w:gridCol w:w="5045"/>
      </w:tblGrid>
      <w:tr w:rsidR="00112508" w:rsidRPr="00DB69FE" w14:paraId="65CC10D9" w14:textId="77777777" w:rsidTr="00B74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  <w:shd w:val="clear" w:color="auto" w:fill="FFFFFF" w:themeFill="background1"/>
          </w:tcPr>
          <w:p w14:paraId="0246EE6E" w14:textId="77777777" w:rsidR="00112508" w:rsidRPr="00DB69FE" w:rsidRDefault="00112508" w:rsidP="00CA4C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 w:rsidRPr="00DB69FE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入口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：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个人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中心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应用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导流</w:t>
            </w:r>
          </w:p>
          <w:p w14:paraId="76359327" w14:textId="77777777" w:rsidR="00112508" w:rsidRPr="00DB69FE" w:rsidRDefault="00112508" w:rsidP="00CA4C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流量购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买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：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区分流量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包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类型展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示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：流量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包简介、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查询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余量、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档位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流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介绍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联通客服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电话。</w:t>
            </w:r>
          </w:p>
          <w:p w14:paraId="005B2AEC" w14:textId="77777777" w:rsidR="00112508" w:rsidRDefault="00112508" w:rsidP="00CA4C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流量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详情：</w:t>
            </w:r>
          </w:p>
          <w:p w14:paraId="448A4B91" w14:textId="77777777" w:rsidR="00112508" w:rsidRDefault="00112508" w:rsidP="00CA4CBD">
            <w:pPr>
              <w:pStyle w:val="ListParagraph"/>
              <w:numPr>
                <w:ilvl w:val="0"/>
                <w:numId w:val="37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区分流量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包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类型展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示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：</w:t>
            </w:r>
            <w:r w:rsidRPr="00DB69FE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总</w:t>
            </w:r>
            <w:r w:rsidRPr="00DB69FE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流</w:t>
            </w:r>
            <w:r w:rsidRPr="00DB69FE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量</w:t>
            </w:r>
            <w:r w:rsidRPr="00DB69FE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、使用流</w:t>
            </w:r>
            <w:r w:rsidRPr="00DB69FE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量</w:t>
            </w:r>
            <w:r w:rsidRPr="00DB69FE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、</w:t>
            </w:r>
            <w:r w:rsidRPr="00DB69FE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剩</w:t>
            </w:r>
            <w:r w:rsidRPr="00DB69FE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余流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量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、有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效期</w:t>
            </w:r>
          </w:p>
          <w:p w14:paraId="791A9DCF" w14:textId="77777777" w:rsidR="00112508" w:rsidRPr="00AB3503" w:rsidRDefault="00112508" w:rsidP="00CA4CBD">
            <w:pPr>
              <w:pStyle w:val="ListParagraph"/>
              <w:numPr>
                <w:ilvl w:val="0"/>
                <w:numId w:val="37"/>
              </w:numPr>
              <w:ind w:firstLineChars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查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询超时：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查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询超时或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错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误码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（含未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实名）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，展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示超时提示</w:t>
            </w:r>
          </w:p>
          <w:p w14:paraId="0D24FE25" w14:textId="77777777" w:rsidR="00112508" w:rsidRPr="00AB3503" w:rsidRDefault="00112508" w:rsidP="00CA4C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确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认订单</w:t>
            </w:r>
            <w:r w:rsidRPr="00AB3503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</w:t>
            </w:r>
          </w:p>
          <w:p w14:paraId="5F36934D" w14:textId="77777777" w:rsidR="00112508" w:rsidRPr="00D66F1F" w:rsidRDefault="00112508" w:rsidP="00CA4CBD">
            <w:pPr>
              <w:pStyle w:val="ListParagraph"/>
              <w:numPr>
                <w:ilvl w:val="0"/>
                <w:numId w:val="38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订单基本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信息，包括车架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号；</w:t>
            </w:r>
          </w:p>
          <w:p w14:paraId="4BBDE436" w14:textId="4132D4EA" w:rsidR="00112508" w:rsidRPr="00D66F1F" w:rsidRDefault="00112508" w:rsidP="00CA4CBD">
            <w:pPr>
              <w:pStyle w:val="ListParagraph"/>
              <w:numPr>
                <w:ilvl w:val="0"/>
                <w:numId w:val="38"/>
              </w:numPr>
              <w:ind w:firstLineChars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用户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可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选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择开具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发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票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，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默认不开</w:t>
            </w:r>
            <w:r w:rsidR="00220B4B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。</w:t>
            </w:r>
          </w:p>
          <w:p w14:paraId="4EE8D364" w14:textId="77777777" w:rsidR="00112508" w:rsidRDefault="00112508" w:rsidP="00CA4C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lastRenderedPageBreak/>
              <w:t>流量下单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：</w:t>
            </w:r>
          </w:p>
          <w:p w14:paraId="5502931F" w14:textId="77777777" w:rsidR="00112508" w:rsidRPr="00AB3503" w:rsidRDefault="00112508" w:rsidP="00CA4CBD">
            <w:pPr>
              <w:pStyle w:val="ListParagraph"/>
              <w:numPr>
                <w:ilvl w:val="0"/>
                <w:numId w:val="38"/>
              </w:numPr>
              <w:ind w:firstLineChars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AB3503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百度</w:t>
            </w:r>
            <w:r w:rsidRPr="00AB3503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&amp;联</w:t>
            </w:r>
            <w:r w:rsidRPr="00AB3503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通同</w:t>
            </w:r>
            <w:r w:rsidRPr="00AB3503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步</w:t>
            </w:r>
            <w:r w:rsidRPr="00AB3503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生成订单</w:t>
            </w:r>
            <w:r w:rsidRPr="00AB3503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，</w:t>
            </w:r>
            <w:r w:rsidRPr="00AB3503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同</w:t>
            </w:r>
            <w:r w:rsidRPr="00AB3503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步订单</w:t>
            </w:r>
            <w:r w:rsidRPr="00AB3503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操作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；</w:t>
            </w:r>
          </w:p>
          <w:p w14:paraId="5ED2E666" w14:textId="77777777" w:rsidR="00112508" w:rsidRPr="008A3F82" w:rsidRDefault="00112508" w:rsidP="00CA4CBD">
            <w:pPr>
              <w:pStyle w:val="ListParagraph"/>
              <w:numPr>
                <w:ilvl w:val="0"/>
                <w:numId w:val="37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支付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：联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收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银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台，扫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  <w:t>码支付，支持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支付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宝、微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信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支付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银联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20"/>
              </w:rPr>
              <w:t>支付</w:t>
            </w:r>
          </w:p>
          <w:p w14:paraId="5BDDC499" w14:textId="77777777" w:rsidR="00112508" w:rsidRPr="00DB69FE" w:rsidRDefault="00112508" w:rsidP="00CA4CBD">
            <w:pPr>
              <w:pStyle w:val="ListParagraph"/>
              <w:numPr>
                <w:ilvl w:val="0"/>
                <w:numId w:val="37"/>
              </w:numPr>
              <w:ind w:firstLineChars="0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发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票：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调用联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通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接口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开具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电子发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票</w:t>
            </w:r>
          </w:p>
        </w:tc>
      </w:tr>
    </w:tbl>
    <w:p w14:paraId="2F0B6C8E" w14:textId="77777777" w:rsidR="00112508" w:rsidRPr="00112508" w:rsidRDefault="00112508" w:rsidP="00A95CD0"/>
    <w:sectPr w:rsidR="00112508" w:rsidRPr="00112508" w:rsidSect="007A4B93">
      <w:headerReference w:type="even" r:id="rId25"/>
      <w:headerReference w:type="default" r:id="rId26"/>
      <w:headerReference w:type="first" r:id="rId27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BC2B2" w14:textId="77777777" w:rsidR="005F33BF" w:rsidRDefault="005F33BF" w:rsidP="005D1E64">
      <w:r>
        <w:separator/>
      </w:r>
    </w:p>
  </w:endnote>
  <w:endnote w:type="continuationSeparator" w:id="0">
    <w:p w14:paraId="53B086CF" w14:textId="77777777" w:rsidR="005F33BF" w:rsidRDefault="005F33BF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5B73F" w14:textId="77777777" w:rsidR="00C22DC8" w:rsidRDefault="00C22D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00000" w:themeColor="text1"/>
      </w:rPr>
      <w:id w:val="821702954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DB6F24" w:rsidRPr="0096628B" w:rsidRDefault="00DB6F24">
        <w:pPr>
          <w:pStyle w:val="Footer"/>
          <w:jc w:val="right"/>
          <w:rPr>
            <w:color w:val="000000" w:themeColor="text1"/>
            <w:sz w:val="20"/>
            <w:szCs w:val="20"/>
          </w:rPr>
        </w:pPr>
        <w:r w:rsidRPr="0096628B">
          <w:rPr>
            <w:color w:val="000000" w:themeColor="text1"/>
            <w:sz w:val="20"/>
            <w:szCs w:val="20"/>
          </w:rPr>
          <w:fldChar w:fldCharType="begin"/>
        </w:r>
        <w:r w:rsidRPr="0096628B">
          <w:rPr>
            <w:color w:val="000000" w:themeColor="text1"/>
            <w:sz w:val="20"/>
            <w:szCs w:val="20"/>
          </w:rPr>
          <w:instrText xml:space="preserve"> PAGE   \* MERGEFORMAT </w:instrText>
        </w:r>
        <w:r w:rsidRPr="0096628B">
          <w:rPr>
            <w:color w:val="000000" w:themeColor="text1"/>
            <w:sz w:val="20"/>
            <w:szCs w:val="20"/>
          </w:rPr>
          <w:fldChar w:fldCharType="separate"/>
        </w:r>
        <w:r w:rsidR="00D023A1" w:rsidRPr="00D023A1">
          <w:rPr>
            <w:noProof/>
            <w:color w:val="000000" w:themeColor="text1"/>
            <w:sz w:val="20"/>
            <w:szCs w:val="20"/>
            <w:lang w:val="zh-CN"/>
          </w:rPr>
          <w:t>21</w:t>
        </w:r>
        <w:r w:rsidRPr="0096628B">
          <w:rPr>
            <w:color w:val="000000" w:themeColor="text1"/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DB6F24" w:rsidRPr="00586A8E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6DFD3EFF" w:rsidR="00DB6F24" w:rsidRPr="00011CDB" w:rsidRDefault="00DB6F24" w:rsidP="00124435">
          <w:pPr>
            <w:ind w:right="360"/>
            <w:rPr>
              <w:rFonts w:ascii="微软雅黑" w:eastAsia="微软雅黑" w:hAnsi="微软雅黑"/>
              <w:color w:val="000000" w:themeColor="text1"/>
              <w:sz w:val="20"/>
              <w:szCs w:val="20"/>
            </w:rPr>
          </w:pPr>
          <w:r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百度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文档保密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78D5C17E" w:rsidR="00DB6F24" w:rsidRPr="00011CDB" w:rsidRDefault="00DB6F24" w:rsidP="0096628B">
          <w:pPr>
            <w:spacing w:line="360" w:lineRule="auto"/>
            <w:jc w:val="center"/>
            <w:rPr>
              <w:rFonts w:ascii="微软雅黑" w:eastAsia="微软雅黑" w:hAnsi="微软雅黑"/>
              <w:color w:val="000000" w:themeColor="text1"/>
              <w:sz w:val="20"/>
              <w:szCs w:val="20"/>
              <w:shd w:val="pct15" w:color="auto" w:fill="FFFFFF"/>
            </w:rPr>
          </w:pPr>
          <w:r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 xml:space="preserve"> 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百度智能</w:t>
          </w:r>
          <w:r w:rsidRPr="00011CDB">
            <w:rPr>
              <w:rFonts w:ascii="微软雅黑" w:eastAsia="微软雅黑" w:hAnsi="微软雅黑"/>
              <w:color w:val="000000" w:themeColor="text1"/>
              <w:sz w:val="20"/>
              <w:szCs w:val="20"/>
            </w:rPr>
            <w:t>驾驶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事业群</w:t>
          </w:r>
          <w:r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 xml:space="preserve"> | 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车</w:t>
          </w:r>
          <w:r w:rsidRPr="00011CDB">
            <w:rPr>
              <w:rFonts w:ascii="微软雅黑" w:eastAsia="微软雅黑" w:hAnsi="微软雅黑"/>
              <w:color w:val="000000" w:themeColor="text1"/>
              <w:sz w:val="20"/>
              <w:szCs w:val="20"/>
            </w:rPr>
            <w:t>联网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事</w:t>
          </w:r>
          <w:r w:rsidRPr="00011CDB">
            <w:rPr>
              <w:rFonts w:ascii="微软雅黑" w:eastAsia="微软雅黑" w:hAnsi="微软雅黑"/>
              <w:color w:val="000000" w:themeColor="text1"/>
              <w:sz w:val="20"/>
              <w:szCs w:val="20"/>
            </w:rPr>
            <w:t>业</w:t>
          </w:r>
          <w:r w:rsidRPr="00011CDB">
            <w:rPr>
              <w:rFonts w:ascii="微软雅黑" w:eastAsia="微软雅黑" w:hAnsi="微软雅黑" w:hint="eastAsia"/>
              <w:color w:val="000000" w:themeColor="text1"/>
              <w:sz w:val="20"/>
              <w:szCs w:val="20"/>
            </w:rPr>
            <w:t>部</w:t>
          </w:r>
        </w:p>
      </w:tc>
    </w:tr>
  </w:tbl>
  <w:p w14:paraId="063CC4B7" w14:textId="34A1FD74" w:rsidR="00DB6F24" w:rsidRPr="0096628B" w:rsidRDefault="00DB6F24" w:rsidP="00011CDB">
    <w:pPr>
      <w:pStyle w:val="Footer"/>
      <w:rPr>
        <w:color w:val="000000" w:themeColor="text1"/>
      </w:rPr>
    </w:pPr>
    <w:r>
      <w:rPr>
        <w:rFonts w:hint="eastAsia"/>
        <w:color w:val="000000" w:themeColor="text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5F048" w14:textId="77777777" w:rsidR="00C22DC8" w:rsidRDefault="00C22D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FDD54" w14:textId="77777777" w:rsidR="005F33BF" w:rsidRDefault="005F33BF" w:rsidP="005D1E64">
      <w:r>
        <w:separator/>
      </w:r>
    </w:p>
  </w:footnote>
  <w:footnote w:type="continuationSeparator" w:id="0">
    <w:p w14:paraId="7C7B0C4C" w14:textId="77777777" w:rsidR="005F33BF" w:rsidRDefault="005F33BF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623EE" w14:textId="7BA2C667" w:rsidR="00DB6F24" w:rsidRDefault="005F33BF">
    <w:pPr>
      <w:pStyle w:val="Header"/>
    </w:pPr>
    <w:r>
      <w:rPr>
        <w:noProof/>
      </w:rPr>
      <w:pict w14:anchorId="71343A0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1" o:spid="_x0000_s2054" type="#_x0000_t136" alt="" style="position:absolute;left:0;text-align:left;margin-left:0;margin-top:0;width:632.4pt;height:105.4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DB6F24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6A37AF0F" w:rsidR="00DB6F24" w:rsidRDefault="00DB6F24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DB6F24" w:rsidRDefault="00DB6F24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DB6F24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DB6F24" w:rsidRDefault="00DB6F24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DB6F24" w:rsidRDefault="00DB6F24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DB6F24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DB6F24" w:rsidRDefault="00DB6F24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DB6F24" w:rsidRPr="000257E0" w:rsidRDefault="005F33BF" w:rsidP="00124435">
    <w:pPr>
      <w:pStyle w:val="Header"/>
      <w:pBdr>
        <w:bottom w:val="single" w:sz="6" w:space="0" w:color="auto"/>
      </w:pBdr>
      <w:tabs>
        <w:tab w:val="left" w:pos="7530"/>
      </w:tabs>
      <w:ind w:right="720"/>
      <w:jc w:val="both"/>
    </w:pPr>
    <w:r>
      <w:rPr>
        <w:noProof/>
      </w:rPr>
      <w:pict w14:anchorId="628382A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2" o:spid="_x0000_s2053" type="#_x0000_t136" alt="" style="position:absolute;left:0;text-align:left;margin-left:0;margin-top:0;width:658.6pt;height:105.4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E3981" w14:textId="669B644C" w:rsidR="00DB6F24" w:rsidRDefault="005F33BF" w:rsidP="00124435">
    <w:r>
      <w:rPr>
        <w:noProof/>
        <w:sz w:val="21"/>
      </w:rPr>
      <w:pict w14:anchorId="645D33D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0" o:spid="_x0000_s2052" type="#_x0000_t136" alt="" style="position:absolute;margin-left:0;margin-top:0;width:658.6pt;height:105.4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  <w:p w14:paraId="3AF11F52" w14:textId="30B43C03" w:rsidR="00DB6F24" w:rsidRDefault="00DB6F24" w:rsidP="00D64D46">
    <w:pPr>
      <w:pBdr>
        <w:top w:val="single" w:sz="6" w:space="1" w:color="auto"/>
      </w:pBdr>
      <w:jc w:val="center"/>
      <w:rPr>
        <w:rFonts w:ascii="微软雅黑" w:eastAsia="微软雅黑" w:hAnsi="微软雅黑"/>
        <w:sz w:val="44"/>
        <w:szCs w:val="44"/>
      </w:rPr>
    </w:pPr>
    <w:r>
      <w:rPr>
        <w:noProof/>
      </w:rPr>
      <w:drawing>
        <wp:inline distT="0" distB="0" distL="0" distR="0" wp14:anchorId="0D6F1CC1" wp14:editId="298014B3">
          <wp:extent cx="1627104" cy="618401"/>
          <wp:effectExtent l="0" t="0" r="0" b="0"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7265" cy="6298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4BABF11" w14:textId="77777777" w:rsidR="00DB6F24" w:rsidRPr="000257E0" w:rsidRDefault="00DB6F24" w:rsidP="00124435">
    <w:pPr>
      <w:pStyle w:val="Header"/>
      <w:jc w:val="both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F963B" w14:textId="232809A0" w:rsidR="00DB6F24" w:rsidRDefault="005F33BF">
    <w:pPr>
      <w:pStyle w:val="Header"/>
    </w:pPr>
    <w:r>
      <w:rPr>
        <w:noProof/>
      </w:rPr>
      <w:pict w14:anchorId="60AE8B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4" o:spid="_x0000_s2051" type="#_x0000_t136" alt="" style="position:absolute;left:0;text-align:left;margin-left:0;margin-top:0;width:632.4pt;height:105.4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DB6F24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BBE68D3" w:rsidR="00DB6F24" w:rsidRDefault="00DB6F24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4999CDEE" w:rsidR="00DB6F24" w:rsidRDefault="00DB6F24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&lt;V1 .1&gt;</w:t>
          </w:r>
        </w:p>
      </w:tc>
    </w:tr>
    <w:tr w:rsidR="00DB6F24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8651F63" w:rsidR="00DB6F24" w:rsidRDefault="00DB6F24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产品MRD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0E5165B3" w:rsidR="00DB6F24" w:rsidRDefault="00DB6F24" w:rsidP="007A4B93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&lt;2018</w:t>
          </w:r>
          <w:r>
            <w:rPr>
              <w:rFonts w:hint="eastAsia"/>
            </w:rPr>
            <w:t>年</w:t>
          </w:r>
          <w:r>
            <w:t>8</w:t>
          </w:r>
          <w:r>
            <w:rPr>
              <w:rFonts w:hint="eastAsia"/>
            </w:rPr>
            <w:t>月</w:t>
          </w:r>
          <w:r>
            <w:t>&gt;</w:t>
          </w:r>
        </w:p>
      </w:tc>
    </w:tr>
    <w:tr w:rsidR="00DB6F24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08880CB" w:rsidR="00DB6F24" w:rsidRDefault="00DB6F24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百度保密文档</w:t>
          </w:r>
          <w:r>
            <w:t>&gt;</w:t>
          </w:r>
        </w:p>
      </w:tc>
    </w:tr>
  </w:tbl>
  <w:p w14:paraId="2B55DD7A" w14:textId="77777777" w:rsidR="00DB6F24" w:rsidRPr="005D1E64" w:rsidRDefault="005F33BF" w:rsidP="005D1E64">
    <w:pPr>
      <w:pStyle w:val="Header"/>
    </w:pPr>
    <w:r>
      <w:rPr>
        <w:noProof/>
      </w:rPr>
      <w:pict w14:anchorId="788B1C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5" o:spid="_x0000_s2050" type="#_x0000_t136" alt="" style="position:absolute;left:0;text-align:left;margin-left:0;margin-top:0;width:657.3pt;height:105.4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80D73" w14:textId="238712FA" w:rsidR="00DB6F24" w:rsidRDefault="005F33BF">
    <w:pPr>
      <w:pStyle w:val="Header"/>
    </w:pPr>
    <w:r>
      <w:rPr>
        <w:noProof/>
      </w:rPr>
      <w:pict w14:anchorId="0F6EAA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407043" o:spid="_x0000_s2049" type="#_x0000_t136" alt="" style="position:absolute;left:0;text-align:left;margin-left:0;margin-top:0;width:632.4pt;height:105.4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华文细黑&quot;;font-size:1pt" string="百度保密文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228CD"/>
    <w:multiLevelType w:val="hybridMultilevel"/>
    <w:tmpl w:val="181EA40E"/>
    <w:lvl w:ilvl="0" w:tplc="0409000F">
      <w:start w:val="1"/>
      <w:numFmt w:val="decimal"/>
      <w:lvlText w:val="%1."/>
      <w:lvlJc w:val="left"/>
      <w:pPr>
        <w:ind w:left="1136" w:hanging="420"/>
      </w:pPr>
    </w:lvl>
    <w:lvl w:ilvl="1" w:tplc="3E2EC564">
      <w:start w:val="1"/>
      <w:numFmt w:val="decimal"/>
      <w:lvlText w:val="%2、"/>
      <w:lvlJc w:val="left"/>
      <w:pPr>
        <w:ind w:left="106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76" w:hanging="420"/>
      </w:pPr>
    </w:lvl>
    <w:lvl w:ilvl="3" w:tplc="0409000F" w:tentative="1">
      <w:start w:val="1"/>
      <w:numFmt w:val="decimal"/>
      <w:lvlText w:val="%4."/>
      <w:lvlJc w:val="left"/>
      <w:pPr>
        <w:ind w:left="2396" w:hanging="420"/>
      </w:pPr>
    </w:lvl>
    <w:lvl w:ilvl="4" w:tplc="04090019" w:tentative="1">
      <w:start w:val="1"/>
      <w:numFmt w:val="lowerLetter"/>
      <w:lvlText w:val="%5)"/>
      <w:lvlJc w:val="left"/>
      <w:pPr>
        <w:ind w:left="2816" w:hanging="420"/>
      </w:pPr>
    </w:lvl>
    <w:lvl w:ilvl="5" w:tplc="0409001B" w:tentative="1">
      <w:start w:val="1"/>
      <w:numFmt w:val="lowerRoman"/>
      <w:lvlText w:val="%6."/>
      <w:lvlJc w:val="right"/>
      <w:pPr>
        <w:ind w:left="3236" w:hanging="420"/>
      </w:pPr>
    </w:lvl>
    <w:lvl w:ilvl="6" w:tplc="0409000F" w:tentative="1">
      <w:start w:val="1"/>
      <w:numFmt w:val="decimal"/>
      <w:lvlText w:val="%7."/>
      <w:lvlJc w:val="left"/>
      <w:pPr>
        <w:ind w:left="3656" w:hanging="420"/>
      </w:pPr>
    </w:lvl>
    <w:lvl w:ilvl="7" w:tplc="04090019" w:tentative="1">
      <w:start w:val="1"/>
      <w:numFmt w:val="lowerLetter"/>
      <w:lvlText w:val="%8)"/>
      <w:lvlJc w:val="left"/>
      <w:pPr>
        <w:ind w:left="4076" w:hanging="420"/>
      </w:pPr>
    </w:lvl>
    <w:lvl w:ilvl="8" w:tplc="0409001B" w:tentative="1">
      <w:start w:val="1"/>
      <w:numFmt w:val="lowerRoman"/>
      <w:lvlText w:val="%9."/>
      <w:lvlJc w:val="right"/>
      <w:pPr>
        <w:ind w:left="4496" w:hanging="420"/>
      </w:pPr>
    </w:lvl>
  </w:abstractNum>
  <w:abstractNum w:abstractNumId="1" w15:restartNumberingAfterBreak="0">
    <w:nsid w:val="02F818FE"/>
    <w:multiLevelType w:val="multilevel"/>
    <w:tmpl w:val="398C1E6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F5EAD"/>
    <w:multiLevelType w:val="hybridMultilevel"/>
    <w:tmpl w:val="5436FBA4"/>
    <w:lvl w:ilvl="0" w:tplc="04090011">
      <w:start w:val="1"/>
      <w:numFmt w:val="decimal"/>
      <w:lvlText w:val="%1)"/>
      <w:lvlJc w:val="left"/>
      <w:pPr>
        <w:ind w:left="1489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3" w15:restartNumberingAfterBreak="0">
    <w:nsid w:val="07806F71"/>
    <w:multiLevelType w:val="hybridMultilevel"/>
    <w:tmpl w:val="E00A608C"/>
    <w:lvl w:ilvl="0" w:tplc="04090011">
      <w:start w:val="1"/>
      <w:numFmt w:val="decimal"/>
      <w:lvlText w:val="%1)"/>
      <w:lvlJc w:val="left"/>
      <w:pPr>
        <w:ind w:left="155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4" w15:restartNumberingAfterBreak="0">
    <w:nsid w:val="09152916"/>
    <w:multiLevelType w:val="hybridMultilevel"/>
    <w:tmpl w:val="DB0CE2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BD351D"/>
    <w:multiLevelType w:val="hybridMultilevel"/>
    <w:tmpl w:val="77F67952"/>
    <w:lvl w:ilvl="0" w:tplc="425C0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ACB2FA7"/>
    <w:multiLevelType w:val="hybridMultilevel"/>
    <w:tmpl w:val="63D2F92E"/>
    <w:lvl w:ilvl="0" w:tplc="0BD2FB70">
      <w:start w:val="1"/>
      <w:numFmt w:val="decimal"/>
      <w:lvlText w:val="%1、"/>
      <w:lvlJc w:val="left"/>
      <w:pPr>
        <w:ind w:left="1129" w:hanging="420"/>
      </w:pPr>
      <w:rPr>
        <w:rFonts w:ascii="微软雅黑" w:eastAsia="微软雅黑" w:hAnsi="微软雅黑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7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8" w15:restartNumberingAfterBreak="0">
    <w:nsid w:val="17B06FB7"/>
    <w:multiLevelType w:val="hybridMultilevel"/>
    <w:tmpl w:val="20A0D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412DC8"/>
    <w:multiLevelType w:val="hybridMultilevel"/>
    <w:tmpl w:val="AC98C20C"/>
    <w:lvl w:ilvl="0" w:tplc="04090011">
      <w:start w:val="1"/>
      <w:numFmt w:val="decimal"/>
      <w:lvlText w:val="%1)"/>
      <w:lvlJc w:val="left"/>
      <w:pPr>
        <w:ind w:left="194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3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9" w:hanging="420"/>
      </w:pPr>
      <w:rPr>
        <w:rFonts w:ascii="Wingdings" w:hAnsi="Wingdings" w:hint="default"/>
      </w:rPr>
    </w:lvl>
  </w:abstractNum>
  <w:abstractNum w:abstractNumId="10" w15:restartNumberingAfterBreak="0">
    <w:nsid w:val="1A735E61"/>
    <w:multiLevelType w:val="hybridMultilevel"/>
    <w:tmpl w:val="19C274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7B0FB1"/>
    <w:multiLevelType w:val="hybridMultilevel"/>
    <w:tmpl w:val="6254CCC0"/>
    <w:lvl w:ilvl="0" w:tplc="0409000B">
      <w:start w:val="1"/>
      <w:numFmt w:val="bullet"/>
      <w:lvlText w:val=""/>
      <w:lvlJc w:val="left"/>
      <w:pPr>
        <w:ind w:left="19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9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1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1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4" w:hanging="420"/>
      </w:pPr>
      <w:rPr>
        <w:rFonts w:ascii="Wingdings" w:hAnsi="Wingdings" w:hint="default"/>
      </w:rPr>
    </w:lvl>
  </w:abstractNum>
  <w:abstractNum w:abstractNumId="12" w15:restartNumberingAfterBreak="0">
    <w:nsid w:val="1ED80D27"/>
    <w:multiLevelType w:val="hybridMultilevel"/>
    <w:tmpl w:val="21D42142"/>
    <w:lvl w:ilvl="0" w:tplc="04090003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9" w:hanging="420"/>
      </w:pPr>
      <w:rPr>
        <w:rFonts w:ascii="Wingdings" w:hAnsi="Wingdings" w:hint="default"/>
      </w:rPr>
    </w:lvl>
  </w:abstractNum>
  <w:abstractNum w:abstractNumId="13" w15:restartNumberingAfterBreak="0">
    <w:nsid w:val="240C23FE"/>
    <w:multiLevelType w:val="hybridMultilevel"/>
    <w:tmpl w:val="0CD0ED8A"/>
    <w:lvl w:ilvl="0" w:tplc="0409000B">
      <w:start w:val="1"/>
      <w:numFmt w:val="bullet"/>
      <w:lvlText w:val=""/>
      <w:lvlJc w:val="left"/>
      <w:pPr>
        <w:ind w:left="148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14" w15:restartNumberingAfterBreak="0">
    <w:nsid w:val="30392FCF"/>
    <w:multiLevelType w:val="hybridMultilevel"/>
    <w:tmpl w:val="AC3290B6"/>
    <w:lvl w:ilvl="0" w:tplc="04090011">
      <w:start w:val="1"/>
      <w:numFmt w:val="decimal"/>
      <w:lvlText w:val="%1)"/>
      <w:lvlJc w:val="left"/>
      <w:pPr>
        <w:ind w:left="1556" w:hanging="420"/>
      </w:pPr>
    </w:lvl>
    <w:lvl w:ilvl="1" w:tplc="04090019" w:tentative="1">
      <w:start w:val="1"/>
      <w:numFmt w:val="lowerLetter"/>
      <w:lvlText w:val="%2)"/>
      <w:lvlJc w:val="left"/>
      <w:pPr>
        <w:ind w:left="1976" w:hanging="420"/>
      </w:pPr>
    </w:lvl>
    <w:lvl w:ilvl="2" w:tplc="0409001B" w:tentative="1">
      <w:start w:val="1"/>
      <w:numFmt w:val="lowerRoman"/>
      <w:lvlText w:val="%3."/>
      <w:lvlJc w:val="right"/>
      <w:pPr>
        <w:ind w:left="2396" w:hanging="420"/>
      </w:pPr>
    </w:lvl>
    <w:lvl w:ilvl="3" w:tplc="0409000F" w:tentative="1">
      <w:start w:val="1"/>
      <w:numFmt w:val="decimal"/>
      <w:lvlText w:val="%4."/>
      <w:lvlJc w:val="left"/>
      <w:pPr>
        <w:ind w:left="2816" w:hanging="420"/>
      </w:pPr>
    </w:lvl>
    <w:lvl w:ilvl="4" w:tplc="04090019" w:tentative="1">
      <w:start w:val="1"/>
      <w:numFmt w:val="lowerLetter"/>
      <w:lvlText w:val="%5)"/>
      <w:lvlJc w:val="left"/>
      <w:pPr>
        <w:ind w:left="3236" w:hanging="420"/>
      </w:pPr>
    </w:lvl>
    <w:lvl w:ilvl="5" w:tplc="0409001B" w:tentative="1">
      <w:start w:val="1"/>
      <w:numFmt w:val="lowerRoman"/>
      <w:lvlText w:val="%6."/>
      <w:lvlJc w:val="right"/>
      <w:pPr>
        <w:ind w:left="3656" w:hanging="420"/>
      </w:pPr>
    </w:lvl>
    <w:lvl w:ilvl="6" w:tplc="0409000F" w:tentative="1">
      <w:start w:val="1"/>
      <w:numFmt w:val="decimal"/>
      <w:lvlText w:val="%7."/>
      <w:lvlJc w:val="left"/>
      <w:pPr>
        <w:ind w:left="4076" w:hanging="420"/>
      </w:pPr>
    </w:lvl>
    <w:lvl w:ilvl="7" w:tplc="04090019" w:tentative="1">
      <w:start w:val="1"/>
      <w:numFmt w:val="lowerLetter"/>
      <w:lvlText w:val="%8)"/>
      <w:lvlJc w:val="left"/>
      <w:pPr>
        <w:ind w:left="4496" w:hanging="420"/>
      </w:pPr>
    </w:lvl>
    <w:lvl w:ilvl="8" w:tplc="0409001B" w:tentative="1">
      <w:start w:val="1"/>
      <w:numFmt w:val="lowerRoman"/>
      <w:lvlText w:val="%9."/>
      <w:lvlJc w:val="right"/>
      <w:pPr>
        <w:ind w:left="4916" w:hanging="420"/>
      </w:pPr>
    </w:lvl>
  </w:abstractNum>
  <w:abstractNum w:abstractNumId="15" w15:restartNumberingAfterBreak="0">
    <w:nsid w:val="33BD12E1"/>
    <w:multiLevelType w:val="hybridMultilevel"/>
    <w:tmpl w:val="1DCC72B0"/>
    <w:lvl w:ilvl="0" w:tplc="0409000F">
      <w:start w:val="1"/>
      <w:numFmt w:val="decimal"/>
      <w:lvlText w:val="%1."/>
      <w:lvlJc w:val="left"/>
      <w:pPr>
        <w:ind w:left="1136" w:hanging="420"/>
      </w:pPr>
    </w:lvl>
    <w:lvl w:ilvl="1" w:tplc="04090011">
      <w:start w:val="1"/>
      <w:numFmt w:val="decimal"/>
      <w:lvlText w:val="%2)"/>
      <w:lvlJc w:val="left"/>
      <w:pPr>
        <w:ind w:left="149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76" w:hanging="420"/>
      </w:pPr>
    </w:lvl>
    <w:lvl w:ilvl="3" w:tplc="0409000F" w:tentative="1">
      <w:start w:val="1"/>
      <w:numFmt w:val="decimal"/>
      <w:lvlText w:val="%4."/>
      <w:lvlJc w:val="left"/>
      <w:pPr>
        <w:ind w:left="2396" w:hanging="420"/>
      </w:pPr>
    </w:lvl>
    <w:lvl w:ilvl="4" w:tplc="04090019" w:tentative="1">
      <w:start w:val="1"/>
      <w:numFmt w:val="lowerLetter"/>
      <w:lvlText w:val="%5)"/>
      <w:lvlJc w:val="left"/>
      <w:pPr>
        <w:ind w:left="2816" w:hanging="420"/>
      </w:pPr>
    </w:lvl>
    <w:lvl w:ilvl="5" w:tplc="0409001B" w:tentative="1">
      <w:start w:val="1"/>
      <w:numFmt w:val="lowerRoman"/>
      <w:lvlText w:val="%6."/>
      <w:lvlJc w:val="right"/>
      <w:pPr>
        <w:ind w:left="3236" w:hanging="420"/>
      </w:pPr>
    </w:lvl>
    <w:lvl w:ilvl="6" w:tplc="0409000F" w:tentative="1">
      <w:start w:val="1"/>
      <w:numFmt w:val="decimal"/>
      <w:lvlText w:val="%7."/>
      <w:lvlJc w:val="left"/>
      <w:pPr>
        <w:ind w:left="3656" w:hanging="420"/>
      </w:pPr>
    </w:lvl>
    <w:lvl w:ilvl="7" w:tplc="04090019" w:tentative="1">
      <w:start w:val="1"/>
      <w:numFmt w:val="lowerLetter"/>
      <w:lvlText w:val="%8)"/>
      <w:lvlJc w:val="left"/>
      <w:pPr>
        <w:ind w:left="4076" w:hanging="420"/>
      </w:pPr>
    </w:lvl>
    <w:lvl w:ilvl="8" w:tplc="0409001B" w:tentative="1">
      <w:start w:val="1"/>
      <w:numFmt w:val="lowerRoman"/>
      <w:lvlText w:val="%9."/>
      <w:lvlJc w:val="right"/>
      <w:pPr>
        <w:ind w:left="4496" w:hanging="420"/>
      </w:pPr>
    </w:lvl>
  </w:abstractNum>
  <w:abstractNum w:abstractNumId="16" w15:restartNumberingAfterBreak="0">
    <w:nsid w:val="36DF3528"/>
    <w:multiLevelType w:val="hybridMultilevel"/>
    <w:tmpl w:val="163C3978"/>
    <w:lvl w:ilvl="0" w:tplc="0409000B">
      <w:start w:val="1"/>
      <w:numFmt w:val="bullet"/>
      <w:lvlText w:val=""/>
      <w:lvlJc w:val="left"/>
      <w:pPr>
        <w:ind w:left="191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7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3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20"/>
      </w:pPr>
      <w:rPr>
        <w:rFonts w:ascii="Wingdings" w:hAnsi="Wingdings" w:hint="default"/>
      </w:rPr>
    </w:lvl>
  </w:abstractNum>
  <w:abstractNum w:abstractNumId="17" w15:restartNumberingAfterBreak="0">
    <w:nsid w:val="37DF30AE"/>
    <w:multiLevelType w:val="hybridMultilevel"/>
    <w:tmpl w:val="19C274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3A53CA"/>
    <w:multiLevelType w:val="hybridMultilevel"/>
    <w:tmpl w:val="860638E2"/>
    <w:lvl w:ilvl="0" w:tplc="0BD2FB70">
      <w:start w:val="1"/>
      <w:numFmt w:val="decimal"/>
      <w:lvlText w:val="%1、"/>
      <w:lvlJc w:val="left"/>
      <w:pPr>
        <w:ind w:left="1129" w:hanging="420"/>
      </w:pPr>
      <w:rPr>
        <w:rFonts w:ascii="微软雅黑" w:eastAsia="微软雅黑" w:hAnsi="微软雅黑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19" w15:restartNumberingAfterBreak="0">
    <w:nsid w:val="3B735F19"/>
    <w:multiLevelType w:val="hybridMultilevel"/>
    <w:tmpl w:val="0602B6DA"/>
    <w:lvl w:ilvl="0" w:tplc="0409000B">
      <w:start w:val="1"/>
      <w:numFmt w:val="bullet"/>
      <w:lvlText w:val="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0" w15:restartNumberingAfterBreak="0">
    <w:nsid w:val="3C7803E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1" w15:restartNumberingAfterBreak="0">
    <w:nsid w:val="3D563AD7"/>
    <w:multiLevelType w:val="hybridMultilevel"/>
    <w:tmpl w:val="038453FE"/>
    <w:lvl w:ilvl="0" w:tplc="0409000B">
      <w:start w:val="1"/>
      <w:numFmt w:val="bullet"/>
      <w:lvlText w:val=""/>
      <w:lvlJc w:val="left"/>
      <w:pPr>
        <w:ind w:left="15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5" w:hanging="420"/>
      </w:pPr>
      <w:rPr>
        <w:rFonts w:ascii="Wingdings" w:hAnsi="Wingdings" w:hint="default"/>
      </w:rPr>
    </w:lvl>
  </w:abstractNum>
  <w:abstractNum w:abstractNumId="22" w15:restartNumberingAfterBreak="0">
    <w:nsid w:val="3DBB6D64"/>
    <w:multiLevelType w:val="hybridMultilevel"/>
    <w:tmpl w:val="F2542B44"/>
    <w:lvl w:ilvl="0" w:tplc="FF2E49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006367"/>
    <w:multiLevelType w:val="hybridMultilevel"/>
    <w:tmpl w:val="FC3632AA"/>
    <w:lvl w:ilvl="0" w:tplc="7E54C8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1B91F27"/>
    <w:multiLevelType w:val="hybridMultilevel"/>
    <w:tmpl w:val="E00A608C"/>
    <w:lvl w:ilvl="0" w:tplc="04090011">
      <w:start w:val="1"/>
      <w:numFmt w:val="decimal"/>
      <w:lvlText w:val="%1)"/>
      <w:lvlJc w:val="left"/>
      <w:pPr>
        <w:ind w:left="155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5" w15:restartNumberingAfterBreak="0">
    <w:nsid w:val="4247515E"/>
    <w:multiLevelType w:val="hybridMultilevel"/>
    <w:tmpl w:val="B14A1B3A"/>
    <w:lvl w:ilvl="0" w:tplc="0409000B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26" w15:restartNumberingAfterBreak="0">
    <w:nsid w:val="446B7BC7"/>
    <w:multiLevelType w:val="hybridMultilevel"/>
    <w:tmpl w:val="9BFEF7C0"/>
    <w:lvl w:ilvl="0" w:tplc="E9B0ABBA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7" w15:restartNumberingAfterBreak="0">
    <w:nsid w:val="58742960"/>
    <w:multiLevelType w:val="hybridMultilevel"/>
    <w:tmpl w:val="F3407B72"/>
    <w:lvl w:ilvl="0" w:tplc="0409000B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28" w15:restartNumberingAfterBreak="0">
    <w:nsid w:val="5EE07FB0"/>
    <w:multiLevelType w:val="hybridMultilevel"/>
    <w:tmpl w:val="9AA2CEE6"/>
    <w:lvl w:ilvl="0" w:tplc="3E2EC564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F35938"/>
    <w:multiLevelType w:val="hybridMultilevel"/>
    <w:tmpl w:val="63ECABC6"/>
    <w:lvl w:ilvl="0" w:tplc="E3282106">
      <w:start w:val="1"/>
      <w:numFmt w:val="decimal"/>
      <w:lvlText w:val="%1、"/>
      <w:lvlJc w:val="left"/>
      <w:pPr>
        <w:ind w:left="1076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556" w:hanging="420"/>
      </w:pPr>
    </w:lvl>
    <w:lvl w:ilvl="2" w:tplc="0409001B" w:tentative="1">
      <w:start w:val="1"/>
      <w:numFmt w:val="lowerRoman"/>
      <w:lvlText w:val="%3."/>
      <w:lvlJc w:val="right"/>
      <w:pPr>
        <w:ind w:left="1976" w:hanging="420"/>
      </w:pPr>
    </w:lvl>
    <w:lvl w:ilvl="3" w:tplc="0409000F" w:tentative="1">
      <w:start w:val="1"/>
      <w:numFmt w:val="decimal"/>
      <w:lvlText w:val="%4."/>
      <w:lvlJc w:val="left"/>
      <w:pPr>
        <w:ind w:left="2396" w:hanging="420"/>
      </w:pPr>
    </w:lvl>
    <w:lvl w:ilvl="4" w:tplc="04090019" w:tentative="1">
      <w:start w:val="1"/>
      <w:numFmt w:val="lowerLetter"/>
      <w:lvlText w:val="%5)"/>
      <w:lvlJc w:val="left"/>
      <w:pPr>
        <w:ind w:left="2816" w:hanging="420"/>
      </w:pPr>
    </w:lvl>
    <w:lvl w:ilvl="5" w:tplc="0409001B" w:tentative="1">
      <w:start w:val="1"/>
      <w:numFmt w:val="lowerRoman"/>
      <w:lvlText w:val="%6."/>
      <w:lvlJc w:val="right"/>
      <w:pPr>
        <w:ind w:left="3236" w:hanging="420"/>
      </w:pPr>
    </w:lvl>
    <w:lvl w:ilvl="6" w:tplc="0409000F" w:tentative="1">
      <w:start w:val="1"/>
      <w:numFmt w:val="decimal"/>
      <w:lvlText w:val="%7."/>
      <w:lvlJc w:val="left"/>
      <w:pPr>
        <w:ind w:left="3656" w:hanging="420"/>
      </w:pPr>
    </w:lvl>
    <w:lvl w:ilvl="7" w:tplc="04090019" w:tentative="1">
      <w:start w:val="1"/>
      <w:numFmt w:val="lowerLetter"/>
      <w:lvlText w:val="%8)"/>
      <w:lvlJc w:val="left"/>
      <w:pPr>
        <w:ind w:left="4076" w:hanging="420"/>
      </w:pPr>
    </w:lvl>
    <w:lvl w:ilvl="8" w:tplc="0409001B" w:tentative="1">
      <w:start w:val="1"/>
      <w:numFmt w:val="lowerRoman"/>
      <w:lvlText w:val="%9."/>
      <w:lvlJc w:val="right"/>
      <w:pPr>
        <w:ind w:left="4496" w:hanging="420"/>
      </w:pPr>
    </w:lvl>
  </w:abstractNum>
  <w:abstractNum w:abstractNumId="30" w15:restartNumberingAfterBreak="0">
    <w:nsid w:val="605E45D8"/>
    <w:multiLevelType w:val="hybridMultilevel"/>
    <w:tmpl w:val="E00A608C"/>
    <w:lvl w:ilvl="0" w:tplc="04090011">
      <w:start w:val="1"/>
      <w:numFmt w:val="decimal"/>
      <w:lvlText w:val="%1)"/>
      <w:lvlJc w:val="left"/>
      <w:pPr>
        <w:ind w:left="155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31" w15:restartNumberingAfterBreak="0">
    <w:nsid w:val="638C2CCF"/>
    <w:multiLevelType w:val="hybridMultilevel"/>
    <w:tmpl w:val="69A8C944"/>
    <w:lvl w:ilvl="0" w:tplc="082003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E33D9D"/>
    <w:multiLevelType w:val="hybridMultilevel"/>
    <w:tmpl w:val="EB70A520"/>
    <w:lvl w:ilvl="0" w:tplc="0BD2FB70">
      <w:start w:val="1"/>
      <w:numFmt w:val="decimal"/>
      <w:lvlText w:val="%1、"/>
      <w:lvlJc w:val="left"/>
      <w:pPr>
        <w:ind w:left="1155" w:hanging="420"/>
      </w:pPr>
      <w:rPr>
        <w:rFonts w:ascii="微软雅黑" w:eastAsia="微软雅黑" w:hAnsi="微软雅黑" w:cs="Times New Roman"/>
      </w:rPr>
    </w:lvl>
    <w:lvl w:ilvl="1" w:tplc="60762B1A">
      <w:start w:val="1"/>
      <w:numFmt w:val="decimal"/>
      <w:lvlText w:val="%2、"/>
      <w:lvlJc w:val="left"/>
      <w:pPr>
        <w:ind w:left="1069" w:hanging="360"/>
      </w:pPr>
      <w:rPr>
        <w:rFonts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33" w15:restartNumberingAfterBreak="0">
    <w:nsid w:val="6C647815"/>
    <w:multiLevelType w:val="hybridMultilevel"/>
    <w:tmpl w:val="3C6C8A2E"/>
    <w:lvl w:ilvl="0" w:tplc="0409000B">
      <w:start w:val="1"/>
      <w:numFmt w:val="bullet"/>
      <w:lvlText w:val=""/>
      <w:lvlJc w:val="left"/>
      <w:pPr>
        <w:ind w:left="197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9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1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4" w:hanging="420"/>
      </w:pPr>
      <w:rPr>
        <w:rFonts w:ascii="Wingdings" w:hAnsi="Wingdings" w:hint="default"/>
      </w:rPr>
    </w:lvl>
  </w:abstractNum>
  <w:abstractNum w:abstractNumId="34" w15:restartNumberingAfterBreak="0">
    <w:nsid w:val="74BD34D0"/>
    <w:multiLevelType w:val="hybridMultilevel"/>
    <w:tmpl w:val="7D268464"/>
    <w:lvl w:ilvl="0" w:tplc="040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35" w15:restartNumberingAfterBreak="0">
    <w:nsid w:val="754E74DC"/>
    <w:multiLevelType w:val="hybridMultilevel"/>
    <w:tmpl w:val="F3604B24"/>
    <w:lvl w:ilvl="0" w:tplc="9C8E831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75C54DC2"/>
    <w:multiLevelType w:val="hybridMultilevel"/>
    <w:tmpl w:val="95880DB0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7" w15:restartNumberingAfterBreak="0">
    <w:nsid w:val="785B7C1E"/>
    <w:multiLevelType w:val="hybridMultilevel"/>
    <w:tmpl w:val="BA50472E"/>
    <w:lvl w:ilvl="0" w:tplc="0409000B">
      <w:start w:val="1"/>
      <w:numFmt w:val="bullet"/>
      <w:lvlText w:val=""/>
      <w:lvlJc w:val="left"/>
      <w:pPr>
        <w:ind w:left="23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9" w:hanging="420"/>
      </w:pPr>
      <w:rPr>
        <w:rFonts w:ascii="Wingdings" w:hAnsi="Wingdings" w:hint="default"/>
      </w:rPr>
    </w:lvl>
  </w:abstractNum>
  <w:abstractNum w:abstractNumId="38" w15:restartNumberingAfterBreak="0">
    <w:nsid w:val="7BFE1BDD"/>
    <w:multiLevelType w:val="hybridMultilevel"/>
    <w:tmpl w:val="437699A6"/>
    <w:lvl w:ilvl="0" w:tplc="0409000B">
      <w:start w:val="1"/>
      <w:numFmt w:val="bullet"/>
      <w:lvlText w:val="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39" w15:restartNumberingAfterBreak="0">
    <w:nsid w:val="7CD30E73"/>
    <w:multiLevelType w:val="hybridMultilevel"/>
    <w:tmpl w:val="373A01CE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40" w15:restartNumberingAfterBreak="0">
    <w:nsid w:val="7E4567C6"/>
    <w:multiLevelType w:val="hybridMultilevel"/>
    <w:tmpl w:val="BE26494E"/>
    <w:lvl w:ilvl="0" w:tplc="04090011">
      <w:start w:val="1"/>
      <w:numFmt w:val="decimal"/>
      <w:lvlText w:val="%1)"/>
      <w:lvlJc w:val="left"/>
      <w:pPr>
        <w:ind w:left="148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7"/>
  </w:num>
  <w:num w:numId="4">
    <w:abstractNumId w:val="32"/>
  </w:num>
  <w:num w:numId="5">
    <w:abstractNumId w:val="3"/>
  </w:num>
  <w:num w:numId="6">
    <w:abstractNumId w:val="29"/>
  </w:num>
  <w:num w:numId="7">
    <w:abstractNumId w:val="39"/>
  </w:num>
  <w:num w:numId="8">
    <w:abstractNumId w:val="10"/>
  </w:num>
  <w:num w:numId="9">
    <w:abstractNumId w:val="26"/>
  </w:num>
  <w:num w:numId="10">
    <w:abstractNumId w:val="5"/>
  </w:num>
  <w:num w:numId="11">
    <w:abstractNumId w:val="21"/>
  </w:num>
  <w:num w:numId="12">
    <w:abstractNumId w:val="0"/>
  </w:num>
  <w:num w:numId="13">
    <w:abstractNumId w:val="19"/>
  </w:num>
  <w:num w:numId="14">
    <w:abstractNumId w:val="15"/>
  </w:num>
  <w:num w:numId="15">
    <w:abstractNumId w:val="28"/>
  </w:num>
  <w:num w:numId="16">
    <w:abstractNumId w:val="6"/>
  </w:num>
  <w:num w:numId="17">
    <w:abstractNumId w:val="25"/>
  </w:num>
  <w:num w:numId="18">
    <w:abstractNumId w:val="27"/>
  </w:num>
  <w:num w:numId="19">
    <w:abstractNumId w:val="18"/>
  </w:num>
  <w:num w:numId="20">
    <w:abstractNumId w:val="17"/>
  </w:num>
  <w:num w:numId="21">
    <w:abstractNumId w:val="36"/>
  </w:num>
  <w:num w:numId="22">
    <w:abstractNumId w:val="9"/>
  </w:num>
  <w:num w:numId="23">
    <w:abstractNumId w:val="11"/>
  </w:num>
  <w:num w:numId="24">
    <w:abstractNumId w:val="33"/>
  </w:num>
  <w:num w:numId="25">
    <w:abstractNumId w:val="24"/>
  </w:num>
  <w:num w:numId="26">
    <w:abstractNumId w:val="30"/>
  </w:num>
  <w:num w:numId="27">
    <w:abstractNumId w:val="2"/>
  </w:num>
  <w:num w:numId="28">
    <w:abstractNumId w:val="13"/>
  </w:num>
  <w:num w:numId="29">
    <w:abstractNumId w:val="12"/>
  </w:num>
  <w:num w:numId="30">
    <w:abstractNumId w:val="37"/>
  </w:num>
  <w:num w:numId="31">
    <w:abstractNumId w:val="40"/>
  </w:num>
  <w:num w:numId="32">
    <w:abstractNumId w:val="14"/>
  </w:num>
  <w:num w:numId="33">
    <w:abstractNumId w:val="16"/>
  </w:num>
  <w:num w:numId="34">
    <w:abstractNumId w:val="34"/>
  </w:num>
  <w:num w:numId="35">
    <w:abstractNumId w:val="38"/>
  </w:num>
  <w:num w:numId="36">
    <w:abstractNumId w:val="22"/>
  </w:num>
  <w:num w:numId="37">
    <w:abstractNumId w:val="23"/>
  </w:num>
  <w:num w:numId="38">
    <w:abstractNumId w:val="35"/>
  </w:num>
  <w:num w:numId="39">
    <w:abstractNumId w:val="8"/>
  </w:num>
  <w:num w:numId="40">
    <w:abstractNumId w:val="4"/>
  </w:num>
  <w:num w:numId="41">
    <w:abstractNumId w:val="31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ang, Yuran (Y.)">
    <w15:presenceInfo w15:providerId="AD" w15:userId="S::YWANG422@ford.com::50e0ebd7-42b3-4551-af4b-ed0313c9ea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E64"/>
    <w:rsid w:val="0000113B"/>
    <w:rsid w:val="00001379"/>
    <w:rsid w:val="00002103"/>
    <w:rsid w:val="00005628"/>
    <w:rsid w:val="000056EE"/>
    <w:rsid w:val="000067D3"/>
    <w:rsid w:val="00006D92"/>
    <w:rsid w:val="00007410"/>
    <w:rsid w:val="00010244"/>
    <w:rsid w:val="000105B0"/>
    <w:rsid w:val="00010995"/>
    <w:rsid w:val="00011CDB"/>
    <w:rsid w:val="000130A6"/>
    <w:rsid w:val="000130C2"/>
    <w:rsid w:val="000148DD"/>
    <w:rsid w:val="00014A59"/>
    <w:rsid w:val="00014C42"/>
    <w:rsid w:val="00015D64"/>
    <w:rsid w:val="0001609C"/>
    <w:rsid w:val="0001650C"/>
    <w:rsid w:val="00016514"/>
    <w:rsid w:val="00021A00"/>
    <w:rsid w:val="000232C6"/>
    <w:rsid w:val="0002465D"/>
    <w:rsid w:val="000251DE"/>
    <w:rsid w:val="0002540E"/>
    <w:rsid w:val="00025997"/>
    <w:rsid w:val="000323F2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3586"/>
    <w:rsid w:val="00044566"/>
    <w:rsid w:val="000447F0"/>
    <w:rsid w:val="0004501D"/>
    <w:rsid w:val="000506C5"/>
    <w:rsid w:val="0005080D"/>
    <w:rsid w:val="00050A68"/>
    <w:rsid w:val="00050D22"/>
    <w:rsid w:val="00051885"/>
    <w:rsid w:val="00052504"/>
    <w:rsid w:val="00052A26"/>
    <w:rsid w:val="00052FCE"/>
    <w:rsid w:val="00055437"/>
    <w:rsid w:val="00055909"/>
    <w:rsid w:val="00055A6F"/>
    <w:rsid w:val="00056B07"/>
    <w:rsid w:val="0006062F"/>
    <w:rsid w:val="000606A1"/>
    <w:rsid w:val="00060713"/>
    <w:rsid w:val="00060CD3"/>
    <w:rsid w:val="00060EED"/>
    <w:rsid w:val="0006100D"/>
    <w:rsid w:val="00061165"/>
    <w:rsid w:val="0006359A"/>
    <w:rsid w:val="00063C86"/>
    <w:rsid w:val="000643A3"/>
    <w:rsid w:val="00064EC2"/>
    <w:rsid w:val="000667A7"/>
    <w:rsid w:val="00066A52"/>
    <w:rsid w:val="00066E82"/>
    <w:rsid w:val="00067F26"/>
    <w:rsid w:val="00067FF1"/>
    <w:rsid w:val="000739CC"/>
    <w:rsid w:val="00074285"/>
    <w:rsid w:val="00074E84"/>
    <w:rsid w:val="00076577"/>
    <w:rsid w:val="00077AEF"/>
    <w:rsid w:val="00077B8D"/>
    <w:rsid w:val="00077F74"/>
    <w:rsid w:val="00077F7A"/>
    <w:rsid w:val="000813EA"/>
    <w:rsid w:val="00083F73"/>
    <w:rsid w:val="00084D40"/>
    <w:rsid w:val="000864C6"/>
    <w:rsid w:val="00086B32"/>
    <w:rsid w:val="000871BD"/>
    <w:rsid w:val="00087978"/>
    <w:rsid w:val="000909A3"/>
    <w:rsid w:val="00091758"/>
    <w:rsid w:val="00092D23"/>
    <w:rsid w:val="000938E2"/>
    <w:rsid w:val="0009459C"/>
    <w:rsid w:val="00095262"/>
    <w:rsid w:val="000952DA"/>
    <w:rsid w:val="00096C16"/>
    <w:rsid w:val="0009771E"/>
    <w:rsid w:val="000A1DD6"/>
    <w:rsid w:val="000A3BB4"/>
    <w:rsid w:val="000A4B00"/>
    <w:rsid w:val="000A4FAB"/>
    <w:rsid w:val="000B03A3"/>
    <w:rsid w:val="000B0BA8"/>
    <w:rsid w:val="000B0CC3"/>
    <w:rsid w:val="000B1341"/>
    <w:rsid w:val="000B14F9"/>
    <w:rsid w:val="000B1C12"/>
    <w:rsid w:val="000B211B"/>
    <w:rsid w:val="000B3A4E"/>
    <w:rsid w:val="000B50A5"/>
    <w:rsid w:val="000B75A3"/>
    <w:rsid w:val="000B78F1"/>
    <w:rsid w:val="000B7CDB"/>
    <w:rsid w:val="000C0B4C"/>
    <w:rsid w:val="000C1014"/>
    <w:rsid w:val="000C1BF5"/>
    <w:rsid w:val="000C20B5"/>
    <w:rsid w:val="000C373E"/>
    <w:rsid w:val="000C3ABF"/>
    <w:rsid w:val="000C3E80"/>
    <w:rsid w:val="000C55BA"/>
    <w:rsid w:val="000C5926"/>
    <w:rsid w:val="000C5F8E"/>
    <w:rsid w:val="000C6F4A"/>
    <w:rsid w:val="000C797F"/>
    <w:rsid w:val="000C7C53"/>
    <w:rsid w:val="000D2AC4"/>
    <w:rsid w:val="000D35E5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0F6FD6"/>
    <w:rsid w:val="00101150"/>
    <w:rsid w:val="00101FE4"/>
    <w:rsid w:val="00102821"/>
    <w:rsid w:val="00102F1B"/>
    <w:rsid w:val="00106467"/>
    <w:rsid w:val="00106D6A"/>
    <w:rsid w:val="00107A75"/>
    <w:rsid w:val="001109CE"/>
    <w:rsid w:val="00111A33"/>
    <w:rsid w:val="001121C9"/>
    <w:rsid w:val="00112269"/>
    <w:rsid w:val="00112508"/>
    <w:rsid w:val="00112870"/>
    <w:rsid w:val="00113AF8"/>
    <w:rsid w:val="00115EAF"/>
    <w:rsid w:val="00116181"/>
    <w:rsid w:val="00116D66"/>
    <w:rsid w:val="0012007D"/>
    <w:rsid w:val="00120807"/>
    <w:rsid w:val="001212C7"/>
    <w:rsid w:val="00122B92"/>
    <w:rsid w:val="00124435"/>
    <w:rsid w:val="00124D11"/>
    <w:rsid w:val="00125B2E"/>
    <w:rsid w:val="00131E39"/>
    <w:rsid w:val="0013278B"/>
    <w:rsid w:val="00133636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827"/>
    <w:rsid w:val="00152378"/>
    <w:rsid w:val="00155B70"/>
    <w:rsid w:val="00156244"/>
    <w:rsid w:val="001608B7"/>
    <w:rsid w:val="00161446"/>
    <w:rsid w:val="00161ED8"/>
    <w:rsid w:val="00161FB8"/>
    <w:rsid w:val="00162708"/>
    <w:rsid w:val="00162E7B"/>
    <w:rsid w:val="0016303C"/>
    <w:rsid w:val="001631E0"/>
    <w:rsid w:val="00165A74"/>
    <w:rsid w:val="0016654D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14C"/>
    <w:rsid w:val="00180C95"/>
    <w:rsid w:val="00181EB8"/>
    <w:rsid w:val="001831D2"/>
    <w:rsid w:val="0018467D"/>
    <w:rsid w:val="001854B8"/>
    <w:rsid w:val="001869C8"/>
    <w:rsid w:val="00187106"/>
    <w:rsid w:val="00187959"/>
    <w:rsid w:val="00191199"/>
    <w:rsid w:val="0019149C"/>
    <w:rsid w:val="00193094"/>
    <w:rsid w:val="00193F0B"/>
    <w:rsid w:val="00194659"/>
    <w:rsid w:val="001957F6"/>
    <w:rsid w:val="001A4245"/>
    <w:rsid w:val="001A69C2"/>
    <w:rsid w:val="001A6C99"/>
    <w:rsid w:val="001A7EAA"/>
    <w:rsid w:val="001B0993"/>
    <w:rsid w:val="001B09A0"/>
    <w:rsid w:val="001B259D"/>
    <w:rsid w:val="001B2E93"/>
    <w:rsid w:val="001B37B0"/>
    <w:rsid w:val="001B3D0A"/>
    <w:rsid w:val="001B47DB"/>
    <w:rsid w:val="001B4DCD"/>
    <w:rsid w:val="001B4DDE"/>
    <w:rsid w:val="001B5517"/>
    <w:rsid w:val="001B5679"/>
    <w:rsid w:val="001B5FE1"/>
    <w:rsid w:val="001B6703"/>
    <w:rsid w:val="001B6D40"/>
    <w:rsid w:val="001C021C"/>
    <w:rsid w:val="001C0EE5"/>
    <w:rsid w:val="001C17F6"/>
    <w:rsid w:val="001C1DD5"/>
    <w:rsid w:val="001C21E9"/>
    <w:rsid w:val="001C4081"/>
    <w:rsid w:val="001C4843"/>
    <w:rsid w:val="001C5D69"/>
    <w:rsid w:val="001C624D"/>
    <w:rsid w:val="001C78D1"/>
    <w:rsid w:val="001D0699"/>
    <w:rsid w:val="001D2E40"/>
    <w:rsid w:val="001D6284"/>
    <w:rsid w:val="001D6C17"/>
    <w:rsid w:val="001E093E"/>
    <w:rsid w:val="001E118E"/>
    <w:rsid w:val="001E2146"/>
    <w:rsid w:val="001E21AA"/>
    <w:rsid w:val="001E26DF"/>
    <w:rsid w:val="001E2919"/>
    <w:rsid w:val="001E477F"/>
    <w:rsid w:val="001E556E"/>
    <w:rsid w:val="001E587B"/>
    <w:rsid w:val="001E7919"/>
    <w:rsid w:val="001E7989"/>
    <w:rsid w:val="001F078B"/>
    <w:rsid w:val="001F07B2"/>
    <w:rsid w:val="001F4478"/>
    <w:rsid w:val="001F4800"/>
    <w:rsid w:val="001F53A8"/>
    <w:rsid w:val="001F5C97"/>
    <w:rsid w:val="001F7D4F"/>
    <w:rsid w:val="002001A2"/>
    <w:rsid w:val="002002F9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5DC"/>
    <w:rsid w:val="00215DF7"/>
    <w:rsid w:val="00216BAE"/>
    <w:rsid w:val="00220A6A"/>
    <w:rsid w:val="00220B4B"/>
    <w:rsid w:val="00221294"/>
    <w:rsid w:val="0022129B"/>
    <w:rsid w:val="00225A2A"/>
    <w:rsid w:val="00226732"/>
    <w:rsid w:val="00227619"/>
    <w:rsid w:val="002276B7"/>
    <w:rsid w:val="00227C7C"/>
    <w:rsid w:val="002308D1"/>
    <w:rsid w:val="00231362"/>
    <w:rsid w:val="002342DF"/>
    <w:rsid w:val="00235057"/>
    <w:rsid w:val="002365B7"/>
    <w:rsid w:val="002367EA"/>
    <w:rsid w:val="002414EA"/>
    <w:rsid w:val="00242189"/>
    <w:rsid w:val="00242495"/>
    <w:rsid w:val="0024306E"/>
    <w:rsid w:val="002431F4"/>
    <w:rsid w:val="00244232"/>
    <w:rsid w:val="002450CE"/>
    <w:rsid w:val="0024524B"/>
    <w:rsid w:val="00246B2E"/>
    <w:rsid w:val="00250DAE"/>
    <w:rsid w:val="002534D5"/>
    <w:rsid w:val="00253542"/>
    <w:rsid w:val="00253755"/>
    <w:rsid w:val="00254B5A"/>
    <w:rsid w:val="002577B0"/>
    <w:rsid w:val="00260190"/>
    <w:rsid w:val="002606A6"/>
    <w:rsid w:val="00261841"/>
    <w:rsid w:val="00262CB7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2E4E"/>
    <w:rsid w:val="00273A58"/>
    <w:rsid w:val="00273BBB"/>
    <w:rsid w:val="00274088"/>
    <w:rsid w:val="00274293"/>
    <w:rsid w:val="0027536E"/>
    <w:rsid w:val="002755E0"/>
    <w:rsid w:val="00277538"/>
    <w:rsid w:val="00280967"/>
    <w:rsid w:val="00281DFB"/>
    <w:rsid w:val="002825F4"/>
    <w:rsid w:val="00282A74"/>
    <w:rsid w:val="00282DD8"/>
    <w:rsid w:val="002873B1"/>
    <w:rsid w:val="002907ED"/>
    <w:rsid w:val="002913F5"/>
    <w:rsid w:val="0029142F"/>
    <w:rsid w:val="00291541"/>
    <w:rsid w:val="00291BB9"/>
    <w:rsid w:val="00292428"/>
    <w:rsid w:val="0029423E"/>
    <w:rsid w:val="00294F3E"/>
    <w:rsid w:val="002A091C"/>
    <w:rsid w:val="002A1B3D"/>
    <w:rsid w:val="002A30EF"/>
    <w:rsid w:val="002A3436"/>
    <w:rsid w:val="002A3448"/>
    <w:rsid w:val="002A40E0"/>
    <w:rsid w:val="002A496B"/>
    <w:rsid w:val="002A4C5D"/>
    <w:rsid w:val="002A54EB"/>
    <w:rsid w:val="002A61BD"/>
    <w:rsid w:val="002A70D2"/>
    <w:rsid w:val="002A7454"/>
    <w:rsid w:val="002B1D8F"/>
    <w:rsid w:val="002B3F67"/>
    <w:rsid w:val="002B48E8"/>
    <w:rsid w:val="002B4A1F"/>
    <w:rsid w:val="002B4A38"/>
    <w:rsid w:val="002B4BEF"/>
    <w:rsid w:val="002B4DC2"/>
    <w:rsid w:val="002B4DD3"/>
    <w:rsid w:val="002B4E61"/>
    <w:rsid w:val="002B511F"/>
    <w:rsid w:val="002B5E0C"/>
    <w:rsid w:val="002B65BB"/>
    <w:rsid w:val="002B6FD7"/>
    <w:rsid w:val="002B74B4"/>
    <w:rsid w:val="002B7A8F"/>
    <w:rsid w:val="002C007F"/>
    <w:rsid w:val="002C0C55"/>
    <w:rsid w:val="002C14D3"/>
    <w:rsid w:val="002C1AEB"/>
    <w:rsid w:val="002C29D9"/>
    <w:rsid w:val="002C2E0E"/>
    <w:rsid w:val="002C2ECC"/>
    <w:rsid w:val="002C4C88"/>
    <w:rsid w:val="002C4D40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25E8"/>
    <w:rsid w:val="002E2934"/>
    <w:rsid w:val="002E309A"/>
    <w:rsid w:val="002E4885"/>
    <w:rsid w:val="002E61D2"/>
    <w:rsid w:val="002E7887"/>
    <w:rsid w:val="002F0C3B"/>
    <w:rsid w:val="002F0F96"/>
    <w:rsid w:val="002F121A"/>
    <w:rsid w:val="002F1A24"/>
    <w:rsid w:val="002F29B6"/>
    <w:rsid w:val="002F2F70"/>
    <w:rsid w:val="002F3D41"/>
    <w:rsid w:val="002F47C4"/>
    <w:rsid w:val="002F49E7"/>
    <w:rsid w:val="002F5987"/>
    <w:rsid w:val="002F6CC2"/>
    <w:rsid w:val="00300600"/>
    <w:rsid w:val="0030062E"/>
    <w:rsid w:val="003008E8"/>
    <w:rsid w:val="00302551"/>
    <w:rsid w:val="00303FDB"/>
    <w:rsid w:val="00304259"/>
    <w:rsid w:val="0030495B"/>
    <w:rsid w:val="00304B91"/>
    <w:rsid w:val="003052C3"/>
    <w:rsid w:val="00306B86"/>
    <w:rsid w:val="00311A47"/>
    <w:rsid w:val="00311ADC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47B"/>
    <w:rsid w:val="00325962"/>
    <w:rsid w:val="00325E1E"/>
    <w:rsid w:val="00326AA6"/>
    <w:rsid w:val="0032782C"/>
    <w:rsid w:val="00327D4A"/>
    <w:rsid w:val="00330411"/>
    <w:rsid w:val="0033046D"/>
    <w:rsid w:val="00332367"/>
    <w:rsid w:val="00332C2A"/>
    <w:rsid w:val="00333503"/>
    <w:rsid w:val="003339A9"/>
    <w:rsid w:val="00333E5F"/>
    <w:rsid w:val="0033545D"/>
    <w:rsid w:val="003354F2"/>
    <w:rsid w:val="00335EDD"/>
    <w:rsid w:val="00336218"/>
    <w:rsid w:val="00340D0C"/>
    <w:rsid w:val="00340D31"/>
    <w:rsid w:val="00342279"/>
    <w:rsid w:val="00342D8C"/>
    <w:rsid w:val="003443C9"/>
    <w:rsid w:val="00344C93"/>
    <w:rsid w:val="0034570C"/>
    <w:rsid w:val="00345757"/>
    <w:rsid w:val="00345CEE"/>
    <w:rsid w:val="00346AFA"/>
    <w:rsid w:val="00347ECE"/>
    <w:rsid w:val="003515DE"/>
    <w:rsid w:val="003532D5"/>
    <w:rsid w:val="00353B8B"/>
    <w:rsid w:val="0035413F"/>
    <w:rsid w:val="003544A1"/>
    <w:rsid w:val="003547C5"/>
    <w:rsid w:val="00354A6E"/>
    <w:rsid w:val="00354CEC"/>
    <w:rsid w:val="00356A99"/>
    <w:rsid w:val="00357547"/>
    <w:rsid w:val="003603F4"/>
    <w:rsid w:val="00361248"/>
    <w:rsid w:val="00363457"/>
    <w:rsid w:val="0036357F"/>
    <w:rsid w:val="00364459"/>
    <w:rsid w:val="00364667"/>
    <w:rsid w:val="00364A26"/>
    <w:rsid w:val="003668EA"/>
    <w:rsid w:val="00367A59"/>
    <w:rsid w:val="003744FE"/>
    <w:rsid w:val="003747DF"/>
    <w:rsid w:val="0037502E"/>
    <w:rsid w:val="00375493"/>
    <w:rsid w:val="0037577F"/>
    <w:rsid w:val="0037638C"/>
    <w:rsid w:val="0037692F"/>
    <w:rsid w:val="00380067"/>
    <w:rsid w:val="00380220"/>
    <w:rsid w:val="003806D9"/>
    <w:rsid w:val="00382AA9"/>
    <w:rsid w:val="003847B0"/>
    <w:rsid w:val="00384C7D"/>
    <w:rsid w:val="00384E96"/>
    <w:rsid w:val="003850AD"/>
    <w:rsid w:val="00385210"/>
    <w:rsid w:val="00385818"/>
    <w:rsid w:val="003867EB"/>
    <w:rsid w:val="00390502"/>
    <w:rsid w:val="003946AC"/>
    <w:rsid w:val="00397A92"/>
    <w:rsid w:val="003A07CC"/>
    <w:rsid w:val="003A1790"/>
    <w:rsid w:val="003A27FF"/>
    <w:rsid w:val="003A2857"/>
    <w:rsid w:val="003A3315"/>
    <w:rsid w:val="003A444C"/>
    <w:rsid w:val="003A44DD"/>
    <w:rsid w:val="003A474F"/>
    <w:rsid w:val="003A4878"/>
    <w:rsid w:val="003A4D4E"/>
    <w:rsid w:val="003A5241"/>
    <w:rsid w:val="003A5726"/>
    <w:rsid w:val="003A7E17"/>
    <w:rsid w:val="003B08F8"/>
    <w:rsid w:val="003B1781"/>
    <w:rsid w:val="003B1DB8"/>
    <w:rsid w:val="003B2D03"/>
    <w:rsid w:val="003B70F9"/>
    <w:rsid w:val="003B79FE"/>
    <w:rsid w:val="003C1848"/>
    <w:rsid w:val="003C22B9"/>
    <w:rsid w:val="003C2F7C"/>
    <w:rsid w:val="003C3B69"/>
    <w:rsid w:val="003C4789"/>
    <w:rsid w:val="003C51EE"/>
    <w:rsid w:val="003C5C77"/>
    <w:rsid w:val="003C68D3"/>
    <w:rsid w:val="003C7639"/>
    <w:rsid w:val="003D0716"/>
    <w:rsid w:val="003D1231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449A"/>
    <w:rsid w:val="003E4882"/>
    <w:rsid w:val="003E7BE9"/>
    <w:rsid w:val="003F3157"/>
    <w:rsid w:val="003F562E"/>
    <w:rsid w:val="003F63B1"/>
    <w:rsid w:val="003F6433"/>
    <w:rsid w:val="0040036F"/>
    <w:rsid w:val="00400985"/>
    <w:rsid w:val="004016FB"/>
    <w:rsid w:val="00401DE0"/>
    <w:rsid w:val="00401E99"/>
    <w:rsid w:val="00402041"/>
    <w:rsid w:val="0040236C"/>
    <w:rsid w:val="004028B1"/>
    <w:rsid w:val="0040372B"/>
    <w:rsid w:val="00403EBC"/>
    <w:rsid w:val="00406F53"/>
    <w:rsid w:val="00407AE9"/>
    <w:rsid w:val="004105B7"/>
    <w:rsid w:val="00411C2C"/>
    <w:rsid w:val="00412196"/>
    <w:rsid w:val="00413409"/>
    <w:rsid w:val="00413CE5"/>
    <w:rsid w:val="0041501B"/>
    <w:rsid w:val="004156C8"/>
    <w:rsid w:val="00416013"/>
    <w:rsid w:val="0042154E"/>
    <w:rsid w:val="00421A5F"/>
    <w:rsid w:val="00422518"/>
    <w:rsid w:val="00422EF1"/>
    <w:rsid w:val="00423C3B"/>
    <w:rsid w:val="00423C44"/>
    <w:rsid w:val="004246B1"/>
    <w:rsid w:val="0042574A"/>
    <w:rsid w:val="00425E91"/>
    <w:rsid w:val="00426247"/>
    <w:rsid w:val="004269BE"/>
    <w:rsid w:val="004271C1"/>
    <w:rsid w:val="0043269D"/>
    <w:rsid w:val="00433C6B"/>
    <w:rsid w:val="004367A5"/>
    <w:rsid w:val="004373FD"/>
    <w:rsid w:val="00440AFC"/>
    <w:rsid w:val="004421D6"/>
    <w:rsid w:val="00442366"/>
    <w:rsid w:val="00442BD2"/>
    <w:rsid w:val="00443579"/>
    <w:rsid w:val="00443D59"/>
    <w:rsid w:val="00444624"/>
    <w:rsid w:val="00445BDB"/>
    <w:rsid w:val="0044645F"/>
    <w:rsid w:val="00446E67"/>
    <w:rsid w:val="00447940"/>
    <w:rsid w:val="00451003"/>
    <w:rsid w:val="00451D25"/>
    <w:rsid w:val="004540AC"/>
    <w:rsid w:val="004548E7"/>
    <w:rsid w:val="00456946"/>
    <w:rsid w:val="00460879"/>
    <w:rsid w:val="00461850"/>
    <w:rsid w:val="00464107"/>
    <w:rsid w:val="00465320"/>
    <w:rsid w:val="00465386"/>
    <w:rsid w:val="004655A5"/>
    <w:rsid w:val="00465777"/>
    <w:rsid w:val="00466CDA"/>
    <w:rsid w:val="00467325"/>
    <w:rsid w:val="00467F86"/>
    <w:rsid w:val="0047158B"/>
    <w:rsid w:val="004743BE"/>
    <w:rsid w:val="0047539C"/>
    <w:rsid w:val="004800D6"/>
    <w:rsid w:val="00480517"/>
    <w:rsid w:val="00480D27"/>
    <w:rsid w:val="00481389"/>
    <w:rsid w:val="00481437"/>
    <w:rsid w:val="004828C2"/>
    <w:rsid w:val="00482CAA"/>
    <w:rsid w:val="00483251"/>
    <w:rsid w:val="00483C54"/>
    <w:rsid w:val="0048496B"/>
    <w:rsid w:val="00486654"/>
    <w:rsid w:val="00486F29"/>
    <w:rsid w:val="0048701F"/>
    <w:rsid w:val="00487ACC"/>
    <w:rsid w:val="0049090A"/>
    <w:rsid w:val="00491336"/>
    <w:rsid w:val="0049135C"/>
    <w:rsid w:val="00492968"/>
    <w:rsid w:val="00492E63"/>
    <w:rsid w:val="00494AD5"/>
    <w:rsid w:val="004950CA"/>
    <w:rsid w:val="00495634"/>
    <w:rsid w:val="0049745C"/>
    <w:rsid w:val="004A04F2"/>
    <w:rsid w:val="004A2E58"/>
    <w:rsid w:val="004A6EFE"/>
    <w:rsid w:val="004A7DC8"/>
    <w:rsid w:val="004B0A1B"/>
    <w:rsid w:val="004B0B5C"/>
    <w:rsid w:val="004B0D1B"/>
    <w:rsid w:val="004B152C"/>
    <w:rsid w:val="004B20E4"/>
    <w:rsid w:val="004B36BF"/>
    <w:rsid w:val="004B5A96"/>
    <w:rsid w:val="004B769D"/>
    <w:rsid w:val="004C01BD"/>
    <w:rsid w:val="004C0727"/>
    <w:rsid w:val="004C0882"/>
    <w:rsid w:val="004C0CF3"/>
    <w:rsid w:val="004C2B18"/>
    <w:rsid w:val="004C2F2B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D196D"/>
    <w:rsid w:val="004D201C"/>
    <w:rsid w:val="004D2A92"/>
    <w:rsid w:val="004D35AA"/>
    <w:rsid w:val="004D4005"/>
    <w:rsid w:val="004D41CE"/>
    <w:rsid w:val="004D421F"/>
    <w:rsid w:val="004D497C"/>
    <w:rsid w:val="004D4B9D"/>
    <w:rsid w:val="004D5638"/>
    <w:rsid w:val="004D6B85"/>
    <w:rsid w:val="004E0289"/>
    <w:rsid w:val="004E04F4"/>
    <w:rsid w:val="004E1DB0"/>
    <w:rsid w:val="004E3C5E"/>
    <w:rsid w:val="004E40E5"/>
    <w:rsid w:val="004E43BD"/>
    <w:rsid w:val="004E54BD"/>
    <w:rsid w:val="004E56F2"/>
    <w:rsid w:val="004E6B93"/>
    <w:rsid w:val="004E78E2"/>
    <w:rsid w:val="004E7F03"/>
    <w:rsid w:val="004F0E8E"/>
    <w:rsid w:val="004F0FDD"/>
    <w:rsid w:val="004F1DE2"/>
    <w:rsid w:val="004F2E7C"/>
    <w:rsid w:val="004F46FD"/>
    <w:rsid w:val="004F4A92"/>
    <w:rsid w:val="004F4D37"/>
    <w:rsid w:val="004F50FA"/>
    <w:rsid w:val="004F6021"/>
    <w:rsid w:val="004F6CA1"/>
    <w:rsid w:val="004F7720"/>
    <w:rsid w:val="004F7723"/>
    <w:rsid w:val="004F7C7C"/>
    <w:rsid w:val="004F7F13"/>
    <w:rsid w:val="005013D5"/>
    <w:rsid w:val="00501599"/>
    <w:rsid w:val="00501C7A"/>
    <w:rsid w:val="0050345B"/>
    <w:rsid w:val="00503585"/>
    <w:rsid w:val="00504D5E"/>
    <w:rsid w:val="0050536D"/>
    <w:rsid w:val="00510BB5"/>
    <w:rsid w:val="00510DE8"/>
    <w:rsid w:val="00511066"/>
    <w:rsid w:val="005125A6"/>
    <w:rsid w:val="00514468"/>
    <w:rsid w:val="0051531D"/>
    <w:rsid w:val="005165C2"/>
    <w:rsid w:val="00516DB3"/>
    <w:rsid w:val="0051765B"/>
    <w:rsid w:val="00521699"/>
    <w:rsid w:val="005217D2"/>
    <w:rsid w:val="00522B57"/>
    <w:rsid w:val="00523C03"/>
    <w:rsid w:val="00524095"/>
    <w:rsid w:val="005245EB"/>
    <w:rsid w:val="00526F89"/>
    <w:rsid w:val="00527A57"/>
    <w:rsid w:val="00527A99"/>
    <w:rsid w:val="0053026F"/>
    <w:rsid w:val="00530E8E"/>
    <w:rsid w:val="0053206D"/>
    <w:rsid w:val="00532779"/>
    <w:rsid w:val="00532874"/>
    <w:rsid w:val="00532C3C"/>
    <w:rsid w:val="005341F5"/>
    <w:rsid w:val="005346C6"/>
    <w:rsid w:val="00535036"/>
    <w:rsid w:val="00535608"/>
    <w:rsid w:val="00536E48"/>
    <w:rsid w:val="00537314"/>
    <w:rsid w:val="00537EEF"/>
    <w:rsid w:val="00540391"/>
    <w:rsid w:val="005409F8"/>
    <w:rsid w:val="00541DBD"/>
    <w:rsid w:val="00542507"/>
    <w:rsid w:val="005428A1"/>
    <w:rsid w:val="0054301E"/>
    <w:rsid w:val="005447FA"/>
    <w:rsid w:val="00544986"/>
    <w:rsid w:val="005474AB"/>
    <w:rsid w:val="00551410"/>
    <w:rsid w:val="00551D13"/>
    <w:rsid w:val="00551E05"/>
    <w:rsid w:val="00552048"/>
    <w:rsid w:val="005524E6"/>
    <w:rsid w:val="005529BF"/>
    <w:rsid w:val="005552BE"/>
    <w:rsid w:val="005556C4"/>
    <w:rsid w:val="00556623"/>
    <w:rsid w:val="005576D1"/>
    <w:rsid w:val="005601C2"/>
    <w:rsid w:val="0056057A"/>
    <w:rsid w:val="00560596"/>
    <w:rsid w:val="00560E84"/>
    <w:rsid w:val="005610D8"/>
    <w:rsid w:val="00562568"/>
    <w:rsid w:val="00562FD6"/>
    <w:rsid w:val="005653C6"/>
    <w:rsid w:val="005659A8"/>
    <w:rsid w:val="00565A05"/>
    <w:rsid w:val="00565DFE"/>
    <w:rsid w:val="00566130"/>
    <w:rsid w:val="0056628A"/>
    <w:rsid w:val="005662D7"/>
    <w:rsid w:val="00566E84"/>
    <w:rsid w:val="00567BA8"/>
    <w:rsid w:val="00570E97"/>
    <w:rsid w:val="00571505"/>
    <w:rsid w:val="00571541"/>
    <w:rsid w:val="00573E27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4A59"/>
    <w:rsid w:val="00585D67"/>
    <w:rsid w:val="0058643E"/>
    <w:rsid w:val="00586A8E"/>
    <w:rsid w:val="00590EC2"/>
    <w:rsid w:val="005916A3"/>
    <w:rsid w:val="0059197B"/>
    <w:rsid w:val="00591F12"/>
    <w:rsid w:val="00592B0A"/>
    <w:rsid w:val="00592E30"/>
    <w:rsid w:val="005930F0"/>
    <w:rsid w:val="00593507"/>
    <w:rsid w:val="00593CFF"/>
    <w:rsid w:val="00594775"/>
    <w:rsid w:val="00594CE9"/>
    <w:rsid w:val="00595590"/>
    <w:rsid w:val="00596423"/>
    <w:rsid w:val="005969FD"/>
    <w:rsid w:val="00596B07"/>
    <w:rsid w:val="00596F14"/>
    <w:rsid w:val="00597E26"/>
    <w:rsid w:val="00597F47"/>
    <w:rsid w:val="005A020B"/>
    <w:rsid w:val="005A0807"/>
    <w:rsid w:val="005A393A"/>
    <w:rsid w:val="005A6063"/>
    <w:rsid w:val="005A7535"/>
    <w:rsid w:val="005B49F3"/>
    <w:rsid w:val="005B4A3A"/>
    <w:rsid w:val="005B5BB8"/>
    <w:rsid w:val="005B5E1E"/>
    <w:rsid w:val="005B67B8"/>
    <w:rsid w:val="005B6F12"/>
    <w:rsid w:val="005B73CB"/>
    <w:rsid w:val="005C02C0"/>
    <w:rsid w:val="005C1FAD"/>
    <w:rsid w:val="005C2102"/>
    <w:rsid w:val="005C79EF"/>
    <w:rsid w:val="005D082C"/>
    <w:rsid w:val="005D1E64"/>
    <w:rsid w:val="005D1FCB"/>
    <w:rsid w:val="005D4178"/>
    <w:rsid w:val="005D53F8"/>
    <w:rsid w:val="005D557A"/>
    <w:rsid w:val="005D6C04"/>
    <w:rsid w:val="005D6EE3"/>
    <w:rsid w:val="005D721F"/>
    <w:rsid w:val="005E0378"/>
    <w:rsid w:val="005E145B"/>
    <w:rsid w:val="005E32B6"/>
    <w:rsid w:val="005E3469"/>
    <w:rsid w:val="005E4FB2"/>
    <w:rsid w:val="005E5772"/>
    <w:rsid w:val="005E588A"/>
    <w:rsid w:val="005E7248"/>
    <w:rsid w:val="005F0DF3"/>
    <w:rsid w:val="005F1874"/>
    <w:rsid w:val="005F1D90"/>
    <w:rsid w:val="005F2063"/>
    <w:rsid w:val="005F2DDE"/>
    <w:rsid w:val="005F33BF"/>
    <w:rsid w:val="005F375B"/>
    <w:rsid w:val="005F45A9"/>
    <w:rsid w:val="005F4660"/>
    <w:rsid w:val="005F78E4"/>
    <w:rsid w:val="00600037"/>
    <w:rsid w:val="0060024D"/>
    <w:rsid w:val="00600B3B"/>
    <w:rsid w:val="0060136E"/>
    <w:rsid w:val="00601BB1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9EE"/>
    <w:rsid w:val="00616A5F"/>
    <w:rsid w:val="00616F45"/>
    <w:rsid w:val="006177C3"/>
    <w:rsid w:val="006219E3"/>
    <w:rsid w:val="0062239B"/>
    <w:rsid w:val="00623850"/>
    <w:rsid w:val="00624E0B"/>
    <w:rsid w:val="00624EF7"/>
    <w:rsid w:val="00625459"/>
    <w:rsid w:val="0062663F"/>
    <w:rsid w:val="00626FFA"/>
    <w:rsid w:val="00627C42"/>
    <w:rsid w:val="0063040C"/>
    <w:rsid w:val="0063108E"/>
    <w:rsid w:val="00631C29"/>
    <w:rsid w:val="00631C43"/>
    <w:rsid w:val="006327E7"/>
    <w:rsid w:val="00632B47"/>
    <w:rsid w:val="0063321C"/>
    <w:rsid w:val="0063327B"/>
    <w:rsid w:val="00633584"/>
    <w:rsid w:val="006344DA"/>
    <w:rsid w:val="00634A6E"/>
    <w:rsid w:val="00634A76"/>
    <w:rsid w:val="00635753"/>
    <w:rsid w:val="00636086"/>
    <w:rsid w:val="0063699A"/>
    <w:rsid w:val="00642750"/>
    <w:rsid w:val="00643DC6"/>
    <w:rsid w:val="00644F3B"/>
    <w:rsid w:val="00645BC5"/>
    <w:rsid w:val="006460FF"/>
    <w:rsid w:val="00646429"/>
    <w:rsid w:val="0064774C"/>
    <w:rsid w:val="00647DA5"/>
    <w:rsid w:val="006500C0"/>
    <w:rsid w:val="006521C6"/>
    <w:rsid w:val="00654241"/>
    <w:rsid w:val="006563E1"/>
    <w:rsid w:val="006569F1"/>
    <w:rsid w:val="00656F3A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2766"/>
    <w:rsid w:val="00674C67"/>
    <w:rsid w:val="00675143"/>
    <w:rsid w:val="0067541C"/>
    <w:rsid w:val="006756EC"/>
    <w:rsid w:val="00675F52"/>
    <w:rsid w:val="0067725A"/>
    <w:rsid w:val="0068127D"/>
    <w:rsid w:val="0068137F"/>
    <w:rsid w:val="00681A39"/>
    <w:rsid w:val="00682B64"/>
    <w:rsid w:val="006832A2"/>
    <w:rsid w:val="00683890"/>
    <w:rsid w:val="00683B57"/>
    <w:rsid w:val="00690BA8"/>
    <w:rsid w:val="00692705"/>
    <w:rsid w:val="006931E5"/>
    <w:rsid w:val="006946F7"/>
    <w:rsid w:val="0069573D"/>
    <w:rsid w:val="006960A7"/>
    <w:rsid w:val="0069684F"/>
    <w:rsid w:val="00696BF9"/>
    <w:rsid w:val="006A19FC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2E15"/>
    <w:rsid w:val="006B5322"/>
    <w:rsid w:val="006B6542"/>
    <w:rsid w:val="006C0D36"/>
    <w:rsid w:val="006C0DD0"/>
    <w:rsid w:val="006C1275"/>
    <w:rsid w:val="006C17DC"/>
    <w:rsid w:val="006C4DB6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7450"/>
    <w:rsid w:val="006F0694"/>
    <w:rsid w:val="006F1963"/>
    <w:rsid w:val="006F2CB8"/>
    <w:rsid w:val="006F322A"/>
    <w:rsid w:val="006F3687"/>
    <w:rsid w:val="006F4905"/>
    <w:rsid w:val="006F5A61"/>
    <w:rsid w:val="006F65CD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110ED"/>
    <w:rsid w:val="00711A5A"/>
    <w:rsid w:val="00712772"/>
    <w:rsid w:val="00714264"/>
    <w:rsid w:val="00715B1B"/>
    <w:rsid w:val="00716363"/>
    <w:rsid w:val="00723E8B"/>
    <w:rsid w:val="0072457D"/>
    <w:rsid w:val="00724617"/>
    <w:rsid w:val="00726AB5"/>
    <w:rsid w:val="0072734B"/>
    <w:rsid w:val="00730D0C"/>
    <w:rsid w:val="007313A9"/>
    <w:rsid w:val="007319F0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14CC"/>
    <w:rsid w:val="00753239"/>
    <w:rsid w:val="00753251"/>
    <w:rsid w:val="0075372D"/>
    <w:rsid w:val="00753BB6"/>
    <w:rsid w:val="00753E11"/>
    <w:rsid w:val="00753EBA"/>
    <w:rsid w:val="007544DD"/>
    <w:rsid w:val="007548E0"/>
    <w:rsid w:val="00754BFD"/>
    <w:rsid w:val="00755043"/>
    <w:rsid w:val="00755319"/>
    <w:rsid w:val="00755859"/>
    <w:rsid w:val="0075594E"/>
    <w:rsid w:val="00756A61"/>
    <w:rsid w:val="0075716A"/>
    <w:rsid w:val="00757538"/>
    <w:rsid w:val="00757C0B"/>
    <w:rsid w:val="00760DBA"/>
    <w:rsid w:val="00760FBF"/>
    <w:rsid w:val="00761928"/>
    <w:rsid w:val="00762CD9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6B"/>
    <w:rsid w:val="007772A4"/>
    <w:rsid w:val="00777DCF"/>
    <w:rsid w:val="00781562"/>
    <w:rsid w:val="007817C6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537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A24"/>
    <w:rsid w:val="007B5FD7"/>
    <w:rsid w:val="007B71E1"/>
    <w:rsid w:val="007B77B3"/>
    <w:rsid w:val="007C034C"/>
    <w:rsid w:val="007C0855"/>
    <w:rsid w:val="007C16FE"/>
    <w:rsid w:val="007C2A56"/>
    <w:rsid w:val="007C2D67"/>
    <w:rsid w:val="007C31AB"/>
    <w:rsid w:val="007C3481"/>
    <w:rsid w:val="007C3A76"/>
    <w:rsid w:val="007C4325"/>
    <w:rsid w:val="007C4982"/>
    <w:rsid w:val="007C4F70"/>
    <w:rsid w:val="007C5140"/>
    <w:rsid w:val="007C51DB"/>
    <w:rsid w:val="007C6C6A"/>
    <w:rsid w:val="007C71A6"/>
    <w:rsid w:val="007D0195"/>
    <w:rsid w:val="007D141C"/>
    <w:rsid w:val="007D199C"/>
    <w:rsid w:val="007D2679"/>
    <w:rsid w:val="007D2BAB"/>
    <w:rsid w:val="007D4739"/>
    <w:rsid w:val="007D47A8"/>
    <w:rsid w:val="007D6741"/>
    <w:rsid w:val="007E129C"/>
    <w:rsid w:val="007E3809"/>
    <w:rsid w:val="007E4550"/>
    <w:rsid w:val="007E45E3"/>
    <w:rsid w:val="007E74DF"/>
    <w:rsid w:val="007F20D4"/>
    <w:rsid w:val="007F2AF0"/>
    <w:rsid w:val="007F2E3A"/>
    <w:rsid w:val="007F36E9"/>
    <w:rsid w:val="007F3DE8"/>
    <w:rsid w:val="007F40B1"/>
    <w:rsid w:val="007F54F6"/>
    <w:rsid w:val="007F6AC6"/>
    <w:rsid w:val="007F74F6"/>
    <w:rsid w:val="008003BB"/>
    <w:rsid w:val="008003F2"/>
    <w:rsid w:val="008014F1"/>
    <w:rsid w:val="00802EA0"/>
    <w:rsid w:val="008045D8"/>
    <w:rsid w:val="008051BE"/>
    <w:rsid w:val="00805675"/>
    <w:rsid w:val="00805700"/>
    <w:rsid w:val="00805EDF"/>
    <w:rsid w:val="00807B14"/>
    <w:rsid w:val="00807B2B"/>
    <w:rsid w:val="00807C70"/>
    <w:rsid w:val="008104F9"/>
    <w:rsid w:val="00810810"/>
    <w:rsid w:val="00811E0A"/>
    <w:rsid w:val="00812272"/>
    <w:rsid w:val="00813A81"/>
    <w:rsid w:val="00813E7A"/>
    <w:rsid w:val="008153B3"/>
    <w:rsid w:val="00815FC6"/>
    <w:rsid w:val="00816E9D"/>
    <w:rsid w:val="00817517"/>
    <w:rsid w:val="008218D8"/>
    <w:rsid w:val="00821C94"/>
    <w:rsid w:val="00823121"/>
    <w:rsid w:val="00824637"/>
    <w:rsid w:val="0082515A"/>
    <w:rsid w:val="008258FD"/>
    <w:rsid w:val="00825B6A"/>
    <w:rsid w:val="00827013"/>
    <w:rsid w:val="00827297"/>
    <w:rsid w:val="00830DBB"/>
    <w:rsid w:val="00831D3B"/>
    <w:rsid w:val="00831F20"/>
    <w:rsid w:val="008327B0"/>
    <w:rsid w:val="0083332A"/>
    <w:rsid w:val="008338DC"/>
    <w:rsid w:val="00833A12"/>
    <w:rsid w:val="00833CBA"/>
    <w:rsid w:val="00835D60"/>
    <w:rsid w:val="00835F54"/>
    <w:rsid w:val="008370F4"/>
    <w:rsid w:val="0083747E"/>
    <w:rsid w:val="0083767D"/>
    <w:rsid w:val="0083768C"/>
    <w:rsid w:val="00837A25"/>
    <w:rsid w:val="00837C07"/>
    <w:rsid w:val="00840CB2"/>
    <w:rsid w:val="00841ADC"/>
    <w:rsid w:val="00841B3E"/>
    <w:rsid w:val="00841E05"/>
    <w:rsid w:val="008430F9"/>
    <w:rsid w:val="0084477C"/>
    <w:rsid w:val="008449B2"/>
    <w:rsid w:val="008456AC"/>
    <w:rsid w:val="00846DD3"/>
    <w:rsid w:val="00847C3B"/>
    <w:rsid w:val="00850969"/>
    <w:rsid w:val="00850B6E"/>
    <w:rsid w:val="008542A2"/>
    <w:rsid w:val="0085448A"/>
    <w:rsid w:val="00855633"/>
    <w:rsid w:val="00857DA1"/>
    <w:rsid w:val="00860164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307F"/>
    <w:rsid w:val="00885376"/>
    <w:rsid w:val="00885A81"/>
    <w:rsid w:val="008864D0"/>
    <w:rsid w:val="008866B3"/>
    <w:rsid w:val="0089114B"/>
    <w:rsid w:val="00892156"/>
    <w:rsid w:val="008921AB"/>
    <w:rsid w:val="00892339"/>
    <w:rsid w:val="008927F7"/>
    <w:rsid w:val="00892E4C"/>
    <w:rsid w:val="00896DA6"/>
    <w:rsid w:val="008970A2"/>
    <w:rsid w:val="00897D35"/>
    <w:rsid w:val="008A05EE"/>
    <w:rsid w:val="008A06E8"/>
    <w:rsid w:val="008A106E"/>
    <w:rsid w:val="008A1F9E"/>
    <w:rsid w:val="008A24C8"/>
    <w:rsid w:val="008A3F82"/>
    <w:rsid w:val="008A47CF"/>
    <w:rsid w:val="008A51E0"/>
    <w:rsid w:val="008A5BFE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11"/>
    <w:rsid w:val="008B1E41"/>
    <w:rsid w:val="008B30EF"/>
    <w:rsid w:val="008B48F5"/>
    <w:rsid w:val="008B5981"/>
    <w:rsid w:val="008B68A3"/>
    <w:rsid w:val="008B73B1"/>
    <w:rsid w:val="008B742B"/>
    <w:rsid w:val="008C034A"/>
    <w:rsid w:val="008C0917"/>
    <w:rsid w:val="008C1212"/>
    <w:rsid w:val="008C1512"/>
    <w:rsid w:val="008C1742"/>
    <w:rsid w:val="008C1ECA"/>
    <w:rsid w:val="008C2A1C"/>
    <w:rsid w:val="008C7032"/>
    <w:rsid w:val="008C791F"/>
    <w:rsid w:val="008D0968"/>
    <w:rsid w:val="008D3E40"/>
    <w:rsid w:val="008D4BC6"/>
    <w:rsid w:val="008D54FE"/>
    <w:rsid w:val="008D587E"/>
    <w:rsid w:val="008D61D1"/>
    <w:rsid w:val="008D66DA"/>
    <w:rsid w:val="008D7781"/>
    <w:rsid w:val="008D7DF3"/>
    <w:rsid w:val="008E038C"/>
    <w:rsid w:val="008E145A"/>
    <w:rsid w:val="008E1772"/>
    <w:rsid w:val="008E259F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F1CCE"/>
    <w:rsid w:val="008F21B1"/>
    <w:rsid w:val="008F4532"/>
    <w:rsid w:val="008F4B6C"/>
    <w:rsid w:val="008F6861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7D4"/>
    <w:rsid w:val="00905AE2"/>
    <w:rsid w:val="00906243"/>
    <w:rsid w:val="00906A39"/>
    <w:rsid w:val="009104E4"/>
    <w:rsid w:val="00913173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0B5"/>
    <w:rsid w:val="00923BCE"/>
    <w:rsid w:val="00923C88"/>
    <w:rsid w:val="0092444D"/>
    <w:rsid w:val="00924A0C"/>
    <w:rsid w:val="00924C53"/>
    <w:rsid w:val="00925296"/>
    <w:rsid w:val="00925847"/>
    <w:rsid w:val="0092621A"/>
    <w:rsid w:val="00926BAB"/>
    <w:rsid w:val="009276BA"/>
    <w:rsid w:val="00927C16"/>
    <w:rsid w:val="00930C1A"/>
    <w:rsid w:val="00932D67"/>
    <w:rsid w:val="00933395"/>
    <w:rsid w:val="00933BBE"/>
    <w:rsid w:val="009342D5"/>
    <w:rsid w:val="00936E61"/>
    <w:rsid w:val="0093742A"/>
    <w:rsid w:val="00940683"/>
    <w:rsid w:val="00940A48"/>
    <w:rsid w:val="009418F7"/>
    <w:rsid w:val="009419E4"/>
    <w:rsid w:val="00941D43"/>
    <w:rsid w:val="0094225D"/>
    <w:rsid w:val="009426D1"/>
    <w:rsid w:val="00942BEB"/>
    <w:rsid w:val="009434E2"/>
    <w:rsid w:val="00943CCC"/>
    <w:rsid w:val="0094771A"/>
    <w:rsid w:val="00947B05"/>
    <w:rsid w:val="00950C94"/>
    <w:rsid w:val="009539F4"/>
    <w:rsid w:val="00954239"/>
    <w:rsid w:val="00954950"/>
    <w:rsid w:val="009559F6"/>
    <w:rsid w:val="00956377"/>
    <w:rsid w:val="009568CA"/>
    <w:rsid w:val="009571FF"/>
    <w:rsid w:val="00957A6B"/>
    <w:rsid w:val="00957EC6"/>
    <w:rsid w:val="0096038D"/>
    <w:rsid w:val="00960661"/>
    <w:rsid w:val="00961241"/>
    <w:rsid w:val="00961AB6"/>
    <w:rsid w:val="009626AF"/>
    <w:rsid w:val="00963302"/>
    <w:rsid w:val="0096628B"/>
    <w:rsid w:val="009673DF"/>
    <w:rsid w:val="0096773E"/>
    <w:rsid w:val="009679D5"/>
    <w:rsid w:val="00970661"/>
    <w:rsid w:val="00970893"/>
    <w:rsid w:val="00971754"/>
    <w:rsid w:val="00971E05"/>
    <w:rsid w:val="00971E46"/>
    <w:rsid w:val="0097497E"/>
    <w:rsid w:val="00974D58"/>
    <w:rsid w:val="009752DD"/>
    <w:rsid w:val="009775CE"/>
    <w:rsid w:val="00977A5F"/>
    <w:rsid w:val="00977E39"/>
    <w:rsid w:val="00980798"/>
    <w:rsid w:val="00980AD4"/>
    <w:rsid w:val="00981A6E"/>
    <w:rsid w:val="009824AC"/>
    <w:rsid w:val="00983719"/>
    <w:rsid w:val="00985588"/>
    <w:rsid w:val="00986416"/>
    <w:rsid w:val="00987B19"/>
    <w:rsid w:val="00987F27"/>
    <w:rsid w:val="00990ABD"/>
    <w:rsid w:val="00991265"/>
    <w:rsid w:val="009914A7"/>
    <w:rsid w:val="009914EE"/>
    <w:rsid w:val="00992414"/>
    <w:rsid w:val="00992A0A"/>
    <w:rsid w:val="00992B8B"/>
    <w:rsid w:val="00993161"/>
    <w:rsid w:val="0099319D"/>
    <w:rsid w:val="00993692"/>
    <w:rsid w:val="00993A1C"/>
    <w:rsid w:val="0099417E"/>
    <w:rsid w:val="00995684"/>
    <w:rsid w:val="00995FEB"/>
    <w:rsid w:val="00997555"/>
    <w:rsid w:val="009A0191"/>
    <w:rsid w:val="009A2594"/>
    <w:rsid w:val="009A27CC"/>
    <w:rsid w:val="009A2A28"/>
    <w:rsid w:val="009A2A94"/>
    <w:rsid w:val="009A3A43"/>
    <w:rsid w:val="009A74E8"/>
    <w:rsid w:val="009B0042"/>
    <w:rsid w:val="009B299F"/>
    <w:rsid w:val="009B3077"/>
    <w:rsid w:val="009B37E7"/>
    <w:rsid w:val="009B3BD3"/>
    <w:rsid w:val="009B463C"/>
    <w:rsid w:val="009C07BC"/>
    <w:rsid w:val="009C0D8F"/>
    <w:rsid w:val="009C2FBD"/>
    <w:rsid w:val="009C5DC0"/>
    <w:rsid w:val="009C61DB"/>
    <w:rsid w:val="009C6691"/>
    <w:rsid w:val="009C76D7"/>
    <w:rsid w:val="009C79FE"/>
    <w:rsid w:val="009D02BE"/>
    <w:rsid w:val="009D1200"/>
    <w:rsid w:val="009D1F57"/>
    <w:rsid w:val="009D20E8"/>
    <w:rsid w:val="009D25FE"/>
    <w:rsid w:val="009D2A19"/>
    <w:rsid w:val="009D2B4E"/>
    <w:rsid w:val="009D38D9"/>
    <w:rsid w:val="009D3BB5"/>
    <w:rsid w:val="009D4456"/>
    <w:rsid w:val="009D4F34"/>
    <w:rsid w:val="009D52C8"/>
    <w:rsid w:val="009D6D09"/>
    <w:rsid w:val="009E16C3"/>
    <w:rsid w:val="009E1D0F"/>
    <w:rsid w:val="009E1E1D"/>
    <w:rsid w:val="009E1F23"/>
    <w:rsid w:val="009E62C9"/>
    <w:rsid w:val="009F328D"/>
    <w:rsid w:val="009F3C10"/>
    <w:rsid w:val="009F419D"/>
    <w:rsid w:val="009F546F"/>
    <w:rsid w:val="009F5AB6"/>
    <w:rsid w:val="009F5D61"/>
    <w:rsid w:val="009F6534"/>
    <w:rsid w:val="009F6D4D"/>
    <w:rsid w:val="009F76C8"/>
    <w:rsid w:val="009F7972"/>
    <w:rsid w:val="009F7BBC"/>
    <w:rsid w:val="00A00C93"/>
    <w:rsid w:val="00A0187F"/>
    <w:rsid w:val="00A025D4"/>
    <w:rsid w:val="00A02703"/>
    <w:rsid w:val="00A045DA"/>
    <w:rsid w:val="00A05EFB"/>
    <w:rsid w:val="00A06E58"/>
    <w:rsid w:val="00A108D1"/>
    <w:rsid w:val="00A11669"/>
    <w:rsid w:val="00A11D1C"/>
    <w:rsid w:val="00A11DA8"/>
    <w:rsid w:val="00A1464B"/>
    <w:rsid w:val="00A14891"/>
    <w:rsid w:val="00A14A7D"/>
    <w:rsid w:val="00A1518F"/>
    <w:rsid w:val="00A174C3"/>
    <w:rsid w:val="00A2027D"/>
    <w:rsid w:val="00A2348D"/>
    <w:rsid w:val="00A24E51"/>
    <w:rsid w:val="00A24F6A"/>
    <w:rsid w:val="00A255D2"/>
    <w:rsid w:val="00A260AE"/>
    <w:rsid w:val="00A261F7"/>
    <w:rsid w:val="00A26E42"/>
    <w:rsid w:val="00A27924"/>
    <w:rsid w:val="00A309E3"/>
    <w:rsid w:val="00A31D6F"/>
    <w:rsid w:val="00A32AB8"/>
    <w:rsid w:val="00A331E9"/>
    <w:rsid w:val="00A33573"/>
    <w:rsid w:val="00A34E57"/>
    <w:rsid w:val="00A368F1"/>
    <w:rsid w:val="00A3757D"/>
    <w:rsid w:val="00A37B6D"/>
    <w:rsid w:val="00A37BA0"/>
    <w:rsid w:val="00A40A80"/>
    <w:rsid w:val="00A40CCB"/>
    <w:rsid w:val="00A42AD9"/>
    <w:rsid w:val="00A42BB3"/>
    <w:rsid w:val="00A42FDD"/>
    <w:rsid w:val="00A43E03"/>
    <w:rsid w:val="00A453F4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46DE"/>
    <w:rsid w:val="00A54CEF"/>
    <w:rsid w:val="00A55AB7"/>
    <w:rsid w:val="00A5711E"/>
    <w:rsid w:val="00A61C27"/>
    <w:rsid w:val="00A64484"/>
    <w:rsid w:val="00A64E77"/>
    <w:rsid w:val="00A655A8"/>
    <w:rsid w:val="00A657D8"/>
    <w:rsid w:val="00A657E2"/>
    <w:rsid w:val="00A65A17"/>
    <w:rsid w:val="00A6641B"/>
    <w:rsid w:val="00A67026"/>
    <w:rsid w:val="00A67B69"/>
    <w:rsid w:val="00A70044"/>
    <w:rsid w:val="00A7021E"/>
    <w:rsid w:val="00A708A4"/>
    <w:rsid w:val="00A71D88"/>
    <w:rsid w:val="00A729AE"/>
    <w:rsid w:val="00A72ABF"/>
    <w:rsid w:val="00A73EF3"/>
    <w:rsid w:val="00A74861"/>
    <w:rsid w:val="00A75168"/>
    <w:rsid w:val="00A75FCE"/>
    <w:rsid w:val="00A80699"/>
    <w:rsid w:val="00A810DC"/>
    <w:rsid w:val="00A82937"/>
    <w:rsid w:val="00A83590"/>
    <w:rsid w:val="00A83D46"/>
    <w:rsid w:val="00A85617"/>
    <w:rsid w:val="00A87FF3"/>
    <w:rsid w:val="00A90D3C"/>
    <w:rsid w:val="00A917E1"/>
    <w:rsid w:val="00A91977"/>
    <w:rsid w:val="00A92497"/>
    <w:rsid w:val="00A92AAE"/>
    <w:rsid w:val="00A934BD"/>
    <w:rsid w:val="00A959FC"/>
    <w:rsid w:val="00A95CD0"/>
    <w:rsid w:val="00A96584"/>
    <w:rsid w:val="00A971BD"/>
    <w:rsid w:val="00AA01B8"/>
    <w:rsid w:val="00AA08F7"/>
    <w:rsid w:val="00AA1C43"/>
    <w:rsid w:val="00AA2582"/>
    <w:rsid w:val="00AA3263"/>
    <w:rsid w:val="00AA3DA5"/>
    <w:rsid w:val="00AA4446"/>
    <w:rsid w:val="00AA4B9F"/>
    <w:rsid w:val="00AA5C74"/>
    <w:rsid w:val="00AA60EE"/>
    <w:rsid w:val="00AA6394"/>
    <w:rsid w:val="00AB2193"/>
    <w:rsid w:val="00AB3503"/>
    <w:rsid w:val="00AB4B1A"/>
    <w:rsid w:val="00AB6EA7"/>
    <w:rsid w:val="00AB73CE"/>
    <w:rsid w:val="00AC11DE"/>
    <w:rsid w:val="00AC1827"/>
    <w:rsid w:val="00AC2128"/>
    <w:rsid w:val="00AC40E6"/>
    <w:rsid w:val="00AC4788"/>
    <w:rsid w:val="00AC6924"/>
    <w:rsid w:val="00AC6BEE"/>
    <w:rsid w:val="00AC7FC7"/>
    <w:rsid w:val="00AD0553"/>
    <w:rsid w:val="00AD0D3F"/>
    <w:rsid w:val="00AD10EA"/>
    <w:rsid w:val="00AD3FBE"/>
    <w:rsid w:val="00AD4D88"/>
    <w:rsid w:val="00AD5FDA"/>
    <w:rsid w:val="00AD64A5"/>
    <w:rsid w:val="00AD6925"/>
    <w:rsid w:val="00AD6A8D"/>
    <w:rsid w:val="00AD6C47"/>
    <w:rsid w:val="00AE0CEF"/>
    <w:rsid w:val="00AE1C9B"/>
    <w:rsid w:val="00AE27A8"/>
    <w:rsid w:val="00AE3795"/>
    <w:rsid w:val="00AE4FBF"/>
    <w:rsid w:val="00AE73E1"/>
    <w:rsid w:val="00AF0F5E"/>
    <w:rsid w:val="00AF1DA3"/>
    <w:rsid w:val="00AF3348"/>
    <w:rsid w:val="00AF6584"/>
    <w:rsid w:val="00AF7241"/>
    <w:rsid w:val="00AF73DC"/>
    <w:rsid w:val="00AF7AB0"/>
    <w:rsid w:val="00AF7AB6"/>
    <w:rsid w:val="00AF7EF3"/>
    <w:rsid w:val="00B00CF6"/>
    <w:rsid w:val="00B02244"/>
    <w:rsid w:val="00B02D35"/>
    <w:rsid w:val="00B039E0"/>
    <w:rsid w:val="00B03F48"/>
    <w:rsid w:val="00B04153"/>
    <w:rsid w:val="00B069FC"/>
    <w:rsid w:val="00B07483"/>
    <w:rsid w:val="00B0796D"/>
    <w:rsid w:val="00B10614"/>
    <w:rsid w:val="00B1093B"/>
    <w:rsid w:val="00B11AAD"/>
    <w:rsid w:val="00B11BDB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4B0"/>
    <w:rsid w:val="00B3467C"/>
    <w:rsid w:val="00B357DA"/>
    <w:rsid w:val="00B35FC0"/>
    <w:rsid w:val="00B36C33"/>
    <w:rsid w:val="00B435CC"/>
    <w:rsid w:val="00B43A98"/>
    <w:rsid w:val="00B44CDF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575"/>
    <w:rsid w:val="00B572FB"/>
    <w:rsid w:val="00B57BED"/>
    <w:rsid w:val="00B62CB6"/>
    <w:rsid w:val="00B6329F"/>
    <w:rsid w:val="00B65331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F91"/>
    <w:rsid w:val="00B77FC7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F06"/>
    <w:rsid w:val="00BA1F77"/>
    <w:rsid w:val="00BA1FC5"/>
    <w:rsid w:val="00BA1FDF"/>
    <w:rsid w:val="00BA331D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2C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6DD1"/>
    <w:rsid w:val="00BB7CF3"/>
    <w:rsid w:val="00BB7EC7"/>
    <w:rsid w:val="00BC0DA0"/>
    <w:rsid w:val="00BC2293"/>
    <w:rsid w:val="00BC2408"/>
    <w:rsid w:val="00BC3B27"/>
    <w:rsid w:val="00BC50D0"/>
    <w:rsid w:val="00BC5CD1"/>
    <w:rsid w:val="00BC5EFB"/>
    <w:rsid w:val="00BC6795"/>
    <w:rsid w:val="00BD1974"/>
    <w:rsid w:val="00BD2643"/>
    <w:rsid w:val="00BD2BDE"/>
    <w:rsid w:val="00BD46E4"/>
    <w:rsid w:val="00BD4B52"/>
    <w:rsid w:val="00BD54EC"/>
    <w:rsid w:val="00BD757B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01E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5E"/>
    <w:rsid w:val="00BF70EF"/>
    <w:rsid w:val="00BF71C0"/>
    <w:rsid w:val="00BF7201"/>
    <w:rsid w:val="00C018F1"/>
    <w:rsid w:val="00C02D24"/>
    <w:rsid w:val="00C02F69"/>
    <w:rsid w:val="00C03B44"/>
    <w:rsid w:val="00C0424F"/>
    <w:rsid w:val="00C0470B"/>
    <w:rsid w:val="00C04934"/>
    <w:rsid w:val="00C04B80"/>
    <w:rsid w:val="00C05C11"/>
    <w:rsid w:val="00C062C4"/>
    <w:rsid w:val="00C066D2"/>
    <w:rsid w:val="00C07203"/>
    <w:rsid w:val="00C07645"/>
    <w:rsid w:val="00C07948"/>
    <w:rsid w:val="00C10A86"/>
    <w:rsid w:val="00C12991"/>
    <w:rsid w:val="00C12F0D"/>
    <w:rsid w:val="00C135CC"/>
    <w:rsid w:val="00C13B7F"/>
    <w:rsid w:val="00C15369"/>
    <w:rsid w:val="00C16266"/>
    <w:rsid w:val="00C20DCB"/>
    <w:rsid w:val="00C2184A"/>
    <w:rsid w:val="00C22DC8"/>
    <w:rsid w:val="00C2323D"/>
    <w:rsid w:val="00C241E9"/>
    <w:rsid w:val="00C256DC"/>
    <w:rsid w:val="00C2585D"/>
    <w:rsid w:val="00C3303B"/>
    <w:rsid w:val="00C33418"/>
    <w:rsid w:val="00C33687"/>
    <w:rsid w:val="00C35009"/>
    <w:rsid w:val="00C35B17"/>
    <w:rsid w:val="00C36EF3"/>
    <w:rsid w:val="00C423CF"/>
    <w:rsid w:val="00C43283"/>
    <w:rsid w:val="00C43DE2"/>
    <w:rsid w:val="00C43E11"/>
    <w:rsid w:val="00C52CB9"/>
    <w:rsid w:val="00C53113"/>
    <w:rsid w:val="00C537B1"/>
    <w:rsid w:val="00C54E41"/>
    <w:rsid w:val="00C57C03"/>
    <w:rsid w:val="00C602CA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546"/>
    <w:rsid w:val="00C6710E"/>
    <w:rsid w:val="00C676DF"/>
    <w:rsid w:val="00C70794"/>
    <w:rsid w:val="00C70A54"/>
    <w:rsid w:val="00C70DCE"/>
    <w:rsid w:val="00C721E2"/>
    <w:rsid w:val="00C73788"/>
    <w:rsid w:val="00C766A2"/>
    <w:rsid w:val="00C76CE6"/>
    <w:rsid w:val="00C77EF3"/>
    <w:rsid w:val="00C8016A"/>
    <w:rsid w:val="00C8067E"/>
    <w:rsid w:val="00C8088E"/>
    <w:rsid w:val="00C81A4E"/>
    <w:rsid w:val="00C83F4A"/>
    <w:rsid w:val="00C84221"/>
    <w:rsid w:val="00C86947"/>
    <w:rsid w:val="00C90604"/>
    <w:rsid w:val="00C90D77"/>
    <w:rsid w:val="00C94189"/>
    <w:rsid w:val="00C946F3"/>
    <w:rsid w:val="00C94891"/>
    <w:rsid w:val="00C957A4"/>
    <w:rsid w:val="00C95902"/>
    <w:rsid w:val="00C97140"/>
    <w:rsid w:val="00C97CC7"/>
    <w:rsid w:val="00CA01C5"/>
    <w:rsid w:val="00CA02D1"/>
    <w:rsid w:val="00CA06CE"/>
    <w:rsid w:val="00CA0D49"/>
    <w:rsid w:val="00CA0D55"/>
    <w:rsid w:val="00CA0F4D"/>
    <w:rsid w:val="00CA1304"/>
    <w:rsid w:val="00CA1723"/>
    <w:rsid w:val="00CA20C5"/>
    <w:rsid w:val="00CA2678"/>
    <w:rsid w:val="00CA2946"/>
    <w:rsid w:val="00CA396F"/>
    <w:rsid w:val="00CA3A8E"/>
    <w:rsid w:val="00CA4BC4"/>
    <w:rsid w:val="00CA4CBD"/>
    <w:rsid w:val="00CA5FB8"/>
    <w:rsid w:val="00CA69C7"/>
    <w:rsid w:val="00CA69EA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1A"/>
    <w:rsid w:val="00CD4730"/>
    <w:rsid w:val="00CD62E0"/>
    <w:rsid w:val="00CE0EF7"/>
    <w:rsid w:val="00CE2E88"/>
    <w:rsid w:val="00CE31AC"/>
    <w:rsid w:val="00CE35CB"/>
    <w:rsid w:val="00CE3E9E"/>
    <w:rsid w:val="00CE404B"/>
    <w:rsid w:val="00CE6E43"/>
    <w:rsid w:val="00CF154F"/>
    <w:rsid w:val="00CF297A"/>
    <w:rsid w:val="00CF3B6C"/>
    <w:rsid w:val="00CF4919"/>
    <w:rsid w:val="00CF5237"/>
    <w:rsid w:val="00CF5E01"/>
    <w:rsid w:val="00CF611C"/>
    <w:rsid w:val="00CF66E1"/>
    <w:rsid w:val="00CF713F"/>
    <w:rsid w:val="00CF78AA"/>
    <w:rsid w:val="00D01304"/>
    <w:rsid w:val="00D023A1"/>
    <w:rsid w:val="00D026BB"/>
    <w:rsid w:val="00D02D1C"/>
    <w:rsid w:val="00D033C8"/>
    <w:rsid w:val="00D03468"/>
    <w:rsid w:val="00D03B11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21F8"/>
    <w:rsid w:val="00D22659"/>
    <w:rsid w:val="00D22D8E"/>
    <w:rsid w:val="00D23C67"/>
    <w:rsid w:val="00D23D84"/>
    <w:rsid w:val="00D253B4"/>
    <w:rsid w:val="00D2719A"/>
    <w:rsid w:val="00D279A3"/>
    <w:rsid w:val="00D30449"/>
    <w:rsid w:val="00D30610"/>
    <w:rsid w:val="00D30A31"/>
    <w:rsid w:val="00D31D6F"/>
    <w:rsid w:val="00D333AF"/>
    <w:rsid w:val="00D340EF"/>
    <w:rsid w:val="00D343BA"/>
    <w:rsid w:val="00D36442"/>
    <w:rsid w:val="00D36C09"/>
    <w:rsid w:val="00D370AB"/>
    <w:rsid w:val="00D40F43"/>
    <w:rsid w:val="00D415DA"/>
    <w:rsid w:val="00D42CC0"/>
    <w:rsid w:val="00D433C1"/>
    <w:rsid w:val="00D434E2"/>
    <w:rsid w:val="00D43CF9"/>
    <w:rsid w:val="00D45577"/>
    <w:rsid w:val="00D45A5E"/>
    <w:rsid w:val="00D45CD0"/>
    <w:rsid w:val="00D50907"/>
    <w:rsid w:val="00D519C1"/>
    <w:rsid w:val="00D52ECD"/>
    <w:rsid w:val="00D53376"/>
    <w:rsid w:val="00D55515"/>
    <w:rsid w:val="00D56778"/>
    <w:rsid w:val="00D56EF2"/>
    <w:rsid w:val="00D5747C"/>
    <w:rsid w:val="00D61785"/>
    <w:rsid w:val="00D620A3"/>
    <w:rsid w:val="00D620F5"/>
    <w:rsid w:val="00D6434F"/>
    <w:rsid w:val="00D649BE"/>
    <w:rsid w:val="00D64D46"/>
    <w:rsid w:val="00D655B0"/>
    <w:rsid w:val="00D65788"/>
    <w:rsid w:val="00D667F9"/>
    <w:rsid w:val="00D66C4C"/>
    <w:rsid w:val="00D66F1F"/>
    <w:rsid w:val="00D67AAD"/>
    <w:rsid w:val="00D67EBB"/>
    <w:rsid w:val="00D700E3"/>
    <w:rsid w:val="00D72291"/>
    <w:rsid w:val="00D7363A"/>
    <w:rsid w:val="00D75465"/>
    <w:rsid w:val="00D75EEB"/>
    <w:rsid w:val="00D7639A"/>
    <w:rsid w:val="00D767F7"/>
    <w:rsid w:val="00D76931"/>
    <w:rsid w:val="00D7735E"/>
    <w:rsid w:val="00D773A4"/>
    <w:rsid w:val="00D82185"/>
    <w:rsid w:val="00D8330C"/>
    <w:rsid w:val="00D840B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185"/>
    <w:rsid w:val="00D9767E"/>
    <w:rsid w:val="00D97743"/>
    <w:rsid w:val="00DA005C"/>
    <w:rsid w:val="00DA19B4"/>
    <w:rsid w:val="00DA3D98"/>
    <w:rsid w:val="00DA523E"/>
    <w:rsid w:val="00DA5876"/>
    <w:rsid w:val="00DA6046"/>
    <w:rsid w:val="00DA6616"/>
    <w:rsid w:val="00DA71E1"/>
    <w:rsid w:val="00DA74F1"/>
    <w:rsid w:val="00DA7D30"/>
    <w:rsid w:val="00DB1AEA"/>
    <w:rsid w:val="00DB3389"/>
    <w:rsid w:val="00DB4929"/>
    <w:rsid w:val="00DB561E"/>
    <w:rsid w:val="00DB60C8"/>
    <w:rsid w:val="00DB69FE"/>
    <w:rsid w:val="00DB6B9D"/>
    <w:rsid w:val="00DB6F24"/>
    <w:rsid w:val="00DB7923"/>
    <w:rsid w:val="00DC0539"/>
    <w:rsid w:val="00DC065A"/>
    <w:rsid w:val="00DC09D9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3DBF"/>
    <w:rsid w:val="00DE4BFD"/>
    <w:rsid w:val="00DE60AA"/>
    <w:rsid w:val="00DE6BD0"/>
    <w:rsid w:val="00DF36E2"/>
    <w:rsid w:val="00DF4229"/>
    <w:rsid w:val="00DF5C71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CD1"/>
    <w:rsid w:val="00E07579"/>
    <w:rsid w:val="00E07A7B"/>
    <w:rsid w:val="00E11132"/>
    <w:rsid w:val="00E1131C"/>
    <w:rsid w:val="00E11B46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1691B"/>
    <w:rsid w:val="00E20708"/>
    <w:rsid w:val="00E210D1"/>
    <w:rsid w:val="00E2132F"/>
    <w:rsid w:val="00E239D5"/>
    <w:rsid w:val="00E24B53"/>
    <w:rsid w:val="00E24B85"/>
    <w:rsid w:val="00E265A4"/>
    <w:rsid w:val="00E27160"/>
    <w:rsid w:val="00E31200"/>
    <w:rsid w:val="00E31F4B"/>
    <w:rsid w:val="00E331B9"/>
    <w:rsid w:val="00E33653"/>
    <w:rsid w:val="00E33666"/>
    <w:rsid w:val="00E33747"/>
    <w:rsid w:val="00E346AD"/>
    <w:rsid w:val="00E346E4"/>
    <w:rsid w:val="00E3588E"/>
    <w:rsid w:val="00E35B35"/>
    <w:rsid w:val="00E36E4D"/>
    <w:rsid w:val="00E37DD8"/>
    <w:rsid w:val="00E406A8"/>
    <w:rsid w:val="00E42D23"/>
    <w:rsid w:val="00E42F15"/>
    <w:rsid w:val="00E43312"/>
    <w:rsid w:val="00E43406"/>
    <w:rsid w:val="00E4352D"/>
    <w:rsid w:val="00E43F33"/>
    <w:rsid w:val="00E442A8"/>
    <w:rsid w:val="00E44586"/>
    <w:rsid w:val="00E50D4D"/>
    <w:rsid w:val="00E5156A"/>
    <w:rsid w:val="00E520AC"/>
    <w:rsid w:val="00E55553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C8A"/>
    <w:rsid w:val="00E76255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568E"/>
    <w:rsid w:val="00E872B2"/>
    <w:rsid w:val="00E90076"/>
    <w:rsid w:val="00E90085"/>
    <w:rsid w:val="00E9013E"/>
    <w:rsid w:val="00E9028A"/>
    <w:rsid w:val="00E916A7"/>
    <w:rsid w:val="00E91874"/>
    <w:rsid w:val="00E928F0"/>
    <w:rsid w:val="00E93514"/>
    <w:rsid w:val="00E96213"/>
    <w:rsid w:val="00E97F76"/>
    <w:rsid w:val="00E97FDF"/>
    <w:rsid w:val="00EA05DC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1C4"/>
    <w:rsid w:val="00EB257B"/>
    <w:rsid w:val="00EB409A"/>
    <w:rsid w:val="00EB4323"/>
    <w:rsid w:val="00EB4B54"/>
    <w:rsid w:val="00EB5534"/>
    <w:rsid w:val="00EB6410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C67"/>
    <w:rsid w:val="00ED08AD"/>
    <w:rsid w:val="00ED0995"/>
    <w:rsid w:val="00ED12DF"/>
    <w:rsid w:val="00ED1DEC"/>
    <w:rsid w:val="00ED1DF6"/>
    <w:rsid w:val="00ED3A2F"/>
    <w:rsid w:val="00ED5C89"/>
    <w:rsid w:val="00ED6391"/>
    <w:rsid w:val="00ED6A3E"/>
    <w:rsid w:val="00EE01ED"/>
    <w:rsid w:val="00EE10BC"/>
    <w:rsid w:val="00EE331F"/>
    <w:rsid w:val="00EE3D1E"/>
    <w:rsid w:val="00EE6903"/>
    <w:rsid w:val="00EE72A0"/>
    <w:rsid w:val="00EE79B3"/>
    <w:rsid w:val="00EF063C"/>
    <w:rsid w:val="00EF11D0"/>
    <w:rsid w:val="00EF1EB3"/>
    <w:rsid w:val="00EF20D3"/>
    <w:rsid w:val="00EF26F0"/>
    <w:rsid w:val="00EF296E"/>
    <w:rsid w:val="00EF460C"/>
    <w:rsid w:val="00EF7A54"/>
    <w:rsid w:val="00F007D9"/>
    <w:rsid w:val="00F016E2"/>
    <w:rsid w:val="00F01960"/>
    <w:rsid w:val="00F02474"/>
    <w:rsid w:val="00F03D77"/>
    <w:rsid w:val="00F044C0"/>
    <w:rsid w:val="00F04954"/>
    <w:rsid w:val="00F04D8B"/>
    <w:rsid w:val="00F05825"/>
    <w:rsid w:val="00F05837"/>
    <w:rsid w:val="00F05BE4"/>
    <w:rsid w:val="00F06246"/>
    <w:rsid w:val="00F07E33"/>
    <w:rsid w:val="00F102B0"/>
    <w:rsid w:val="00F10D75"/>
    <w:rsid w:val="00F11E1A"/>
    <w:rsid w:val="00F127AF"/>
    <w:rsid w:val="00F14B70"/>
    <w:rsid w:val="00F16788"/>
    <w:rsid w:val="00F16DBA"/>
    <w:rsid w:val="00F1768A"/>
    <w:rsid w:val="00F17951"/>
    <w:rsid w:val="00F17CCF"/>
    <w:rsid w:val="00F20513"/>
    <w:rsid w:val="00F20F79"/>
    <w:rsid w:val="00F22FC7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4F6D"/>
    <w:rsid w:val="00F55C1E"/>
    <w:rsid w:val="00F55DBB"/>
    <w:rsid w:val="00F561EA"/>
    <w:rsid w:val="00F56C6D"/>
    <w:rsid w:val="00F571F1"/>
    <w:rsid w:val="00F57A03"/>
    <w:rsid w:val="00F604F5"/>
    <w:rsid w:val="00F61899"/>
    <w:rsid w:val="00F61BF8"/>
    <w:rsid w:val="00F61D50"/>
    <w:rsid w:val="00F636B8"/>
    <w:rsid w:val="00F6589A"/>
    <w:rsid w:val="00F65C43"/>
    <w:rsid w:val="00F66C76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5C5"/>
    <w:rsid w:val="00F85F15"/>
    <w:rsid w:val="00F90002"/>
    <w:rsid w:val="00F90107"/>
    <w:rsid w:val="00F90540"/>
    <w:rsid w:val="00F90D92"/>
    <w:rsid w:val="00F90EA0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A01F7"/>
    <w:rsid w:val="00FA0970"/>
    <w:rsid w:val="00FA10B7"/>
    <w:rsid w:val="00FA2F23"/>
    <w:rsid w:val="00FA32A7"/>
    <w:rsid w:val="00FA3C91"/>
    <w:rsid w:val="00FA448D"/>
    <w:rsid w:val="00FA471F"/>
    <w:rsid w:val="00FA4B87"/>
    <w:rsid w:val="00FA532C"/>
    <w:rsid w:val="00FA6FC1"/>
    <w:rsid w:val="00FA77CF"/>
    <w:rsid w:val="00FB0556"/>
    <w:rsid w:val="00FB0FA7"/>
    <w:rsid w:val="00FB18CB"/>
    <w:rsid w:val="00FB3E78"/>
    <w:rsid w:val="00FB42E5"/>
    <w:rsid w:val="00FB4828"/>
    <w:rsid w:val="00FB4E98"/>
    <w:rsid w:val="00FB716F"/>
    <w:rsid w:val="00FC0916"/>
    <w:rsid w:val="00FC0F23"/>
    <w:rsid w:val="00FC2A52"/>
    <w:rsid w:val="00FC3894"/>
    <w:rsid w:val="00FC3A0B"/>
    <w:rsid w:val="00FC3A3C"/>
    <w:rsid w:val="00FC4EB2"/>
    <w:rsid w:val="00FC6590"/>
    <w:rsid w:val="00FC659C"/>
    <w:rsid w:val="00FD0AB1"/>
    <w:rsid w:val="00FD1D52"/>
    <w:rsid w:val="00FD249C"/>
    <w:rsid w:val="00FD2A7F"/>
    <w:rsid w:val="00FD2E1D"/>
    <w:rsid w:val="00FD37B9"/>
    <w:rsid w:val="00FD4673"/>
    <w:rsid w:val="00FD5B2E"/>
    <w:rsid w:val="00FD6B66"/>
    <w:rsid w:val="00FD74A4"/>
    <w:rsid w:val="00FD77B0"/>
    <w:rsid w:val="00FE0FE6"/>
    <w:rsid w:val="00FE2697"/>
    <w:rsid w:val="00FE27DB"/>
    <w:rsid w:val="00FE320E"/>
    <w:rsid w:val="00FE4372"/>
    <w:rsid w:val="00FE482A"/>
    <w:rsid w:val="00FE51D7"/>
    <w:rsid w:val="00FE6D68"/>
    <w:rsid w:val="00FE7F94"/>
    <w:rsid w:val="00FF1003"/>
    <w:rsid w:val="00FF128B"/>
    <w:rsid w:val="00FF3417"/>
    <w:rsid w:val="00FF3804"/>
    <w:rsid w:val="00FF4768"/>
    <w:rsid w:val="00FF4A2D"/>
    <w:rsid w:val="00FF4C3F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77B0"/>
    <w:rPr>
      <w:rFonts w:ascii="宋体" w:hAnsi="宋体" w:cs="宋体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</w:rPr>
  </w:style>
  <w:style w:type="paragraph" w:styleId="Heading3">
    <w:name w:val="heading 3"/>
    <w:basedOn w:val="Normal"/>
    <w:link w:val="Heading3Char"/>
    <w:uiPriority w:val="9"/>
    <w:qFormat/>
    <w:rsid w:val="00716363"/>
    <w:pPr>
      <w:numPr>
        <w:ilvl w:val="2"/>
        <w:numId w:val="1"/>
      </w:num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SimHei" w:hAnsi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SimHei" w:hAnsi="Arial"/>
    </w:rPr>
  </w:style>
  <w:style w:type="paragraph" w:styleId="Heading9">
    <w:name w:val="heading 9"/>
    <w:basedOn w:val="Normal"/>
    <w:next w:val="Normal"/>
    <w:link w:val="Heading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SimHei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36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716363"/>
    <w:rPr>
      <w:b/>
      <w:bCs/>
      <w:kern w:val="2"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716363"/>
    <w:rPr>
      <w:rFonts w:ascii="Arial" w:eastAsia="SimHei" w:hAnsi="Arial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716363"/>
    <w:rPr>
      <w:b/>
      <w:bCs/>
      <w:kern w:val="2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716363"/>
    <w:rPr>
      <w:rFonts w:ascii="Arial" w:eastAsia="SimHei" w:hAnsi="Arial"/>
      <w:kern w:val="2"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16363"/>
    <w:rPr>
      <w:rFonts w:ascii="Arial" w:eastAsia="SimHei" w:hAnsi="Arial"/>
      <w:kern w:val="2"/>
      <w:sz w:val="21"/>
      <w:szCs w:val="21"/>
    </w:rPr>
  </w:style>
  <w:style w:type="paragraph" w:styleId="Title">
    <w:name w:val="Title"/>
    <w:basedOn w:val="Normal"/>
    <w:next w:val="Normal"/>
    <w:link w:val="Title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16363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D1E64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D1E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Normal"/>
    <w:rsid w:val="005D1E64"/>
    <w:pPr>
      <w:keepLines/>
      <w:spacing w:after="120" w:line="240" w:lineRule="atLeast"/>
    </w:pPr>
    <w:rPr>
      <w:rFonts w:ascii="Times New Roman" w:hAnsi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E6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E64"/>
    <w:rPr>
      <w:kern w:val="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0236C"/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0236C"/>
    <w:rPr>
      <w:rFonts w:ascii="宋体"/>
      <w:kern w:val="2"/>
      <w:sz w:val="18"/>
      <w:szCs w:val="18"/>
    </w:rPr>
  </w:style>
  <w:style w:type="table" w:styleId="TableGrid">
    <w:name w:val="Table Grid"/>
    <w:basedOn w:val="TableNormal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MediumGrid1-Accent5">
    <w:name w:val="Medium Grid 1 Accent 5"/>
    <w:basedOn w:val="TableNormal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Hyperlink">
    <w:name w:val="Hyperlink"/>
    <w:basedOn w:val="DefaultParagraphFont"/>
    <w:uiPriority w:val="99"/>
    <w:rsid w:val="00EB4323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7EEF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37EEF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7EEF"/>
    <w:pPr>
      <w:spacing w:after="100" w:line="276" w:lineRule="auto"/>
    </w:pPr>
    <w:rPr>
      <w:rFonts w:asciiTheme="minorHAnsi" w:eastAsiaTheme="minorEastAsia" w:hAnsiTheme="minorHAnsi" w:cstheme="minorBidi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37EE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</w:rPr>
  </w:style>
  <w:style w:type="paragraph" w:styleId="NormalWeb">
    <w:name w:val="Normal (Web)"/>
    <w:basedOn w:val="Normal"/>
    <w:uiPriority w:val="99"/>
    <w:unhideWhenUsed/>
    <w:rsid w:val="008B742B"/>
    <w:pPr>
      <w:spacing w:before="100" w:beforeAutospacing="1" w:after="100" w:afterAutospacing="1"/>
    </w:pPr>
  </w:style>
  <w:style w:type="table" w:styleId="LightList-Accent5">
    <w:name w:val="Light List Accent 5"/>
    <w:basedOn w:val="TableNormal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PlainTable3">
    <w:name w:val="Plain Table 3"/>
    <w:basedOn w:val="TableNormal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1">
    <w:name w:val="Plain Table 1"/>
    <w:basedOn w:val="TableNormal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5">
    <w:name w:val="List Table 7 Colorful Accent 5"/>
    <w:basedOn w:val="TableNormal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897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package" Target="embeddings/Microsoft_Visio_Drawing.vsdx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emf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6BAA3-7A16-4A1B-B76D-423EB6956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上海盛大网络发展有限公司</Company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Luo,Xuejing</dc:creator>
  <cp:lastModifiedBy>Wang, Yuran (Y.)</cp:lastModifiedBy>
  <cp:revision>3</cp:revision>
  <cp:lastPrinted>2018-01-29T13:00:00Z</cp:lastPrinted>
  <dcterms:created xsi:type="dcterms:W3CDTF">2020-01-14T07:54:00Z</dcterms:created>
  <dcterms:modified xsi:type="dcterms:W3CDTF">2020-01-14T07:55:00Z</dcterms:modified>
</cp:coreProperties>
</file>