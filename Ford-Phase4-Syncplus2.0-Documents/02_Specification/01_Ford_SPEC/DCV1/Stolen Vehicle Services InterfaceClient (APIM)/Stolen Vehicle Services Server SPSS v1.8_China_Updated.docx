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08705" w14:textId="77777777" w:rsidR="001D2426" w:rsidRDefault="001D2426" w:rsidP="00530C8E">
      <w:bookmarkStart w:id="0" w:name="_GoBack"/>
      <w:bookmarkEnd w:id="0"/>
    </w:p>
    <w:p w14:paraId="4798A04F" w14:textId="77777777" w:rsidR="00F30367" w:rsidRPr="00106C9E" w:rsidRDefault="00F30367" w:rsidP="00F30367"/>
    <w:p w14:paraId="454ADA34" w14:textId="77777777" w:rsidR="00F30367" w:rsidRDefault="00B113DE" w:rsidP="009B4C29">
      <w:pPr>
        <w:jc w:val="center"/>
      </w:pPr>
      <w:r>
        <w:rPr>
          <w:noProof/>
        </w:rPr>
        <w:drawing>
          <wp:inline distT="0" distB="0" distL="0" distR="0" wp14:anchorId="3745AB49" wp14:editId="06C8D25C">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63A1DF1F" w14:textId="77777777" w:rsidR="00F30367" w:rsidRDefault="00B113DE">
      <w:pPr>
        <w:jc w:val="center"/>
        <w:rPr>
          <w:rFonts w:cs="Arial"/>
          <w:b/>
          <w:color w:val="000080"/>
          <w:sz w:val="44"/>
          <w:szCs w:val="44"/>
        </w:rPr>
      </w:pPr>
      <w:r>
        <w:rPr>
          <w:rFonts w:cs="Arial"/>
          <w:b/>
          <w:color w:val="000080"/>
          <w:sz w:val="44"/>
          <w:szCs w:val="44"/>
        </w:rPr>
        <w:t>Research &amp; Vehicle Technology</w:t>
      </w:r>
    </w:p>
    <w:p w14:paraId="53F9871F" w14:textId="77777777" w:rsidR="00F30367" w:rsidRDefault="00B113DE">
      <w:pPr>
        <w:jc w:val="center"/>
        <w:rPr>
          <w:rFonts w:cs="Arial"/>
          <w:b/>
          <w:color w:val="000080"/>
          <w:sz w:val="40"/>
          <w:szCs w:val="40"/>
        </w:rPr>
      </w:pPr>
      <w:r>
        <w:rPr>
          <w:rFonts w:cs="Arial"/>
          <w:b/>
          <w:color w:val="000080"/>
          <w:sz w:val="40"/>
          <w:szCs w:val="40"/>
        </w:rPr>
        <w:t>“Infotainment Systems Product Development”</w:t>
      </w:r>
    </w:p>
    <w:p w14:paraId="26C18874" w14:textId="77777777" w:rsidR="00F30367" w:rsidRDefault="00F30367">
      <w:pPr>
        <w:jc w:val="center"/>
      </w:pPr>
    </w:p>
    <w:p w14:paraId="699C9BF6" w14:textId="77777777" w:rsidR="00F30367" w:rsidRDefault="00F30367">
      <w:pPr>
        <w:jc w:val="center"/>
      </w:pPr>
    </w:p>
    <w:p w14:paraId="381813B2" w14:textId="77777777" w:rsidR="00F30367" w:rsidRDefault="00B113DE">
      <w:pPr>
        <w:jc w:val="center"/>
        <w:rPr>
          <w:rFonts w:cs="Arial"/>
          <w:b/>
          <w:sz w:val="52"/>
          <w:szCs w:val="52"/>
        </w:rPr>
      </w:pPr>
      <w:r>
        <w:rPr>
          <w:rFonts w:cs="Arial"/>
          <w:b/>
          <w:sz w:val="52"/>
          <w:szCs w:val="52"/>
        </w:rPr>
        <w:t>Feature – Stolen Vehicle Services</w:t>
      </w:r>
    </w:p>
    <w:p w14:paraId="0EB859A7" w14:textId="77777777" w:rsidR="00F30367" w:rsidRDefault="00B113DE">
      <w:pPr>
        <w:jc w:val="center"/>
        <w:rPr>
          <w:rFonts w:cs="Arial"/>
          <w:b/>
          <w:sz w:val="52"/>
          <w:szCs w:val="52"/>
        </w:rPr>
      </w:pPr>
      <w:r>
        <w:rPr>
          <w:rFonts w:cs="Arial"/>
          <w:b/>
          <w:sz w:val="52"/>
          <w:szCs w:val="52"/>
        </w:rPr>
        <w:t>Server</w:t>
      </w:r>
    </w:p>
    <w:p w14:paraId="515401CE" w14:textId="77777777" w:rsidR="00F30367" w:rsidRDefault="00F30367">
      <w:pPr>
        <w:jc w:val="center"/>
        <w:rPr>
          <w:rFonts w:cs="Arial"/>
          <w:b/>
          <w:sz w:val="52"/>
          <w:szCs w:val="52"/>
        </w:rPr>
      </w:pPr>
    </w:p>
    <w:p w14:paraId="1ED62723" w14:textId="77777777" w:rsidR="00F30367" w:rsidRDefault="00B113DE">
      <w:pPr>
        <w:jc w:val="center"/>
        <w:rPr>
          <w:rFonts w:cs="Arial"/>
          <w:b/>
          <w:sz w:val="52"/>
          <w:szCs w:val="52"/>
        </w:rPr>
      </w:pPr>
      <w:r>
        <w:rPr>
          <w:rFonts w:cs="Arial"/>
          <w:b/>
          <w:sz w:val="52"/>
          <w:szCs w:val="52"/>
        </w:rPr>
        <w:t>Infotainment Subsystem Part Specific Specification (SPSS)</w:t>
      </w:r>
    </w:p>
    <w:p w14:paraId="18A82164" w14:textId="77777777" w:rsidR="00F30367" w:rsidRDefault="00F30367">
      <w:pPr>
        <w:jc w:val="center"/>
      </w:pPr>
    </w:p>
    <w:p w14:paraId="0515AB3C" w14:textId="77777777" w:rsidR="00F30367" w:rsidRDefault="00F30367">
      <w:pPr>
        <w:jc w:val="center"/>
      </w:pPr>
    </w:p>
    <w:p w14:paraId="2B56CF3A" w14:textId="77777777" w:rsidR="00F30367" w:rsidRDefault="00F30367">
      <w:pPr>
        <w:jc w:val="center"/>
      </w:pPr>
    </w:p>
    <w:p w14:paraId="3C58A0EA" w14:textId="77777777" w:rsidR="00F30367" w:rsidRDefault="00F30367">
      <w:pPr>
        <w:jc w:val="center"/>
      </w:pPr>
    </w:p>
    <w:p w14:paraId="2F21F75E" w14:textId="77777777" w:rsidR="00F30367" w:rsidRDefault="00B113DE">
      <w:pPr>
        <w:jc w:val="center"/>
        <w:rPr>
          <w:rFonts w:cs="Arial"/>
          <w:sz w:val="28"/>
          <w:szCs w:val="28"/>
        </w:rPr>
      </w:pPr>
      <w:r>
        <w:rPr>
          <w:rFonts w:cs="Arial"/>
          <w:sz w:val="28"/>
          <w:szCs w:val="28"/>
        </w:rPr>
        <w:t>Version 1.8</w:t>
      </w:r>
    </w:p>
    <w:p w14:paraId="451B9A21" w14:textId="77777777" w:rsidR="00F30367" w:rsidRDefault="00B113DE">
      <w:pPr>
        <w:jc w:val="center"/>
        <w:rPr>
          <w:rFonts w:cs="Arial"/>
          <w:b/>
          <w:sz w:val="28"/>
          <w:szCs w:val="28"/>
        </w:rPr>
      </w:pPr>
      <w:r>
        <w:rPr>
          <w:rFonts w:cs="Arial"/>
          <w:b/>
          <w:sz w:val="28"/>
          <w:szCs w:val="28"/>
        </w:rPr>
        <w:t>UNCONTROLLED COPY IF PRINTED</w:t>
      </w:r>
    </w:p>
    <w:p w14:paraId="4EF4BAAE" w14:textId="77777777" w:rsidR="00F30367" w:rsidRDefault="00F30367">
      <w:pPr>
        <w:jc w:val="center"/>
      </w:pPr>
    </w:p>
    <w:p w14:paraId="1DAA851F" w14:textId="77777777" w:rsidR="00F30367" w:rsidRDefault="00B113DE" w:rsidP="00F30367">
      <w:pPr>
        <w:jc w:val="center"/>
        <w:rPr>
          <w:rFonts w:cs="Arial"/>
          <w:b/>
          <w:szCs w:val="22"/>
        </w:rPr>
      </w:pPr>
      <w:r>
        <w:rPr>
          <w:rFonts w:cs="Arial"/>
          <w:b/>
          <w:szCs w:val="22"/>
        </w:rPr>
        <w:t>Version Date:  August 9, 2019</w:t>
      </w:r>
    </w:p>
    <w:p w14:paraId="31C1BCEC" w14:textId="77777777" w:rsidR="00F30367" w:rsidRDefault="00F30367">
      <w:pPr>
        <w:jc w:val="center"/>
      </w:pPr>
    </w:p>
    <w:p w14:paraId="70796839" w14:textId="77777777" w:rsidR="00F30367" w:rsidRDefault="00F30367">
      <w:pPr>
        <w:jc w:val="center"/>
      </w:pPr>
    </w:p>
    <w:p w14:paraId="7CA03F46" w14:textId="77777777" w:rsidR="00F30367" w:rsidRDefault="00F30367">
      <w:pPr>
        <w:jc w:val="center"/>
      </w:pPr>
    </w:p>
    <w:p w14:paraId="2AA86847" w14:textId="77777777" w:rsidR="00F30367" w:rsidRDefault="00B113DE">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19B52B69" w14:textId="77777777" w:rsidR="00F30367" w:rsidRDefault="00B113DE">
      <w:pPr>
        <w:jc w:val="center"/>
        <w:outlineLvl w:val="0"/>
        <w:rPr>
          <w:rFonts w:cs="Arial"/>
          <w:b/>
          <w:bCs/>
          <w:sz w:val="28"/>
          <w:szCs w:val="28"/>
          <w:u w:val="single"/>
        </w:rPr>
      </w:pPr>
      <w:r>
        <w:rPr>
          <w:b/>
          <w:sz w:val="36"/>
          <w:szCs w:val="36"/>
        </w:rPr>
        <w:br w:type="page"/>
      </w:r>
      <w:bookmarkStart w:id="1" w:name="_Toc16252817"/>
      <w:r>
        <w:rPr>
          <w:rFonts w:cs="Arial"/>
          <w:b/>
          <w:bCs/>
          <w:sz w:val="28"/>
          <w:szCs w:val="28"/>
          <w:u w:val="single"/>
        </w:rPr>
        <w:lastRenderedPageBreak/>
        <w:t>Revision History</w:t>
      </w:r>
      <w:bookmarkEnd w:id="1"/>
    </w:p>
    <w:p w14:paraId="564F16C9" w14:textId="77777777" w:rsidR="00F30367" w:rsidRDefault="00F30367">
      <w:pPr>
        <w:rPr>
          <w:rFonts w:cs="Arial"/>
        </w:rPr>
      </w:pPr>
    </w:p>
    <w:p w14:paraId="332A0D57" w14:textId="77777777" w:rsidR="00F30367" w:rsidRDefault="00F30367">
      <w:pPr>
        <w:rPr>
          <w:rFonts w:cs="Arial"/>
        </w:rPr>
      </w:pPr>
    </w:p>
    <w:tbl>
      <w:tblPr>
        <w:tblW w:w="10065" w:type="dxa"/>
        <w:jc w:val="center"/>
        <w:tblLayout w:type="fixed"/>
        <w:tblLook w:val="04A0" w:firstRow="1" w:lastRow="0" w:firstColumn="1" w:lastColumn="0" w:noHBand="0" w:noVBand="1"/>
      </w:tblPr>
      <w:tblGrid>
        <w:gridCol w:w="1755"/>
        <w:gridCol w:w="650"/>
        <w:gridCol w:w="1749"/>
        <w:gridCol w:w="5911"/>
      </w:tblGrid>
      <w:tr w:rsidR="00F30367" w14:paraId="75E89EE0" w14:textId="77777777" w:rsidTr="00F30367">
        <w:trPr>
          <w:trHeight w:val="345"/>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F4E80CB" w14:textId="77777777" w:rsidR="00F30367" w:rsidRDefault="00B113DE">
            <w:pPr>
              <w:spacing w:line="276" w:lineRule="auto"/>
              <w:jc w:val="center"/>
              <w:rPr>
                <w:rFonts w:cs="Arial"/>
                <w:b/>
                <w:bCs/>
                <w:lang w:val="fr-FR"/>
              </w:rPr>
            </w:pPr>
            <w:r>
              <w:rPr>
                <w:rFonts w:cs="Arial"/>
                <w:b/>
                <w:bCs/>
                <w:lang w:val="fr-FR"/>
              </w:rPr>
              <w:t>Date</w:t>
            </w:r>
          </w:p>
        </w:tc>
        <w:tc>
          <w:tcPr>
            <w:tcW w:w="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1AFE2CF" w14:textId="77777777" w:rsidR="00F30367" w:rsidRDefault="00B113DE">
            <w:pPr>
              <w:spacing w:line="276" w:lineRule="auto"/>
              <w:jc w:val="center"/>
              <w:rPr>
                <w:rFonts w:cs="Arial"/>
                <w:b/>
                <w:bCs/>
                <w:lang w:val="fr-FR"/>
              </w:rPr>
            </w:pPr>
            <w:r>
              <w:rPr>
                <w:rFonts w:cs="Arial"/>
                <w:b/>
                <w:bCs/>
                <w:lang w:val="fr-FR"/>
              </w:rPr>
              <w:t>Ver</w:t>
            </w:r>
          </w:p>
        </w:tc>
        <w:tc>
          <w:tcPr>
            <w:tcW w:w="76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39CEACD" w14:textId="77777777" w:rsidR="00F30367" w:rsidRDefault="00B113DE">
            <w:pPr>
              <w:spacing w:line="276" w:lineRule="auto"/>
              <w:jc w:val="center"/>
              <w:rPr>
                <w:rFonts w:cs="Arial"/>
                <w:b/>
                <w:bCs/>
                <w:lang w:val="fr-FR"/>
              </w:rPr>
            </w:pPr>
            <w:r>
              <w:rPr>
                <w:rFonts w:cs="Arial"/>
                <w:b/>
                <w:bCs/>
                <w:lang w:val="fr-FR"/>
              </w:rPr>
              <w:t>Notes</w:t>
            </w:r>
          </w:p>
        </w:tc>
      </w:tr>
      <w:tr w:rsidR="00F30367" w14:paraId="42DD96F8" w14:textId="77777777" w:rsidTr="00F30367">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7823E07F" w14:textId="77777777" w:rsidR="00F30367" w:rsidRDefault="00B113DE" w:rsidP="00F30367">
            <w:pPr>
              <w:spacing w:line="276" w:lineRule="auto"/>
              <w:rPr>
                <w:rFonts w:cs="Arial"/>
                <w:b/>
                <w:sz w:val="16"/>
                <w:szCs w:val="16"/>
                <w:lang w:val="fr-FR"/>
              </w:rPr>
            </w:pPr>
            <w:r w:rsidRPr="00C539A4">
              <w:rPr>
                <w:rFonts w:cs="Arial"/>
                <w:b/>
                <w:sz w:val="16"/>
                <w:szCs w:val="16"/>
              </w:rPr>
              <w:t>February 2</w:t>
            </w:r>
            <w:r>
              <w:rPr>
                <w:rFonts w:cs="Arial"/>
                <w:b/>
                <w:sz w:val="16"/>
                <w:szCs w:val="16"/>
              </w:rPr>
              <w:t>2</w:t>
            </w:r>
            <w:r w:rsidRPr="00C539A4">
              <w:rPr>
                <w:rFonts w:cs="Arial"/>
                <w:b/>
                <w:sz w:val="16"/>
                <w:szCs w:val="16"/>
              </w:rPr>
              <w:t>, 2018</w:t>
            </w:r>
          </w:p>
        </w:tc>
        <w:tc>
          <w:tcPr>
            <w:tcW w:w="650" w:type="dxa"/>
            <w:tcBorders>
              <w:top w:val="single" w:sz="6" w:space="0" w:color="auto"/>
              <w:left w:val="single" w:sz="6" w:space="0" w:color="auto"/>
              <w:bottom w:val="single" w:sz="6" w:space="0" w:color="auto"/>
              <w:right w:val="single" w:sz="6" w:space="0" w:color="auto"/>
            </w:tcBorders>
            <w:hideMark/>
          </w:tcPr>
          <w:p w14:paraId="13686259" w14:textId="77777777" w:rsidR="00F30367" w:rsidRDefault="00B113DE">
            <w:pPr>
              <w:spacing w:line="276" w:lineRule="auto"/>
              <w:jc w:val="center"/>
              <w:rPr>
                <w:rFonts w:cs="Arial"/>
                <w:b/>
                <w:sz w:val="16"/>
                <w:lang w:val="fr-FR"/>
              </w:rPr>
            </w:pPr>
            <w:r>
              <w:rPr>
                <w:rFonts w:cs="Arial"/>
                <w:b/>
                <w:sz w:val="16"/>
                <w:lang w:val="fr-FR"/>
              </w:rPr>
              <w:t>1.0</w:t>
            </w:r>
          </w:p>
        </w:tc>
        <w:tc>
          <w:tcPr>
            <w:tcW w:w="1749" w:type="dxa"/>
            <w:tcBorders>
              <w:top w:val="single" w:sz="6" w:space="0" w:color="auto"/>
              <w:left w:val="single" w:sz="6" w:space="0" w:color="auto"/>
              <w:bottom w:val="single" w:sz="6" w:space="0" w:color="auto"/>
              <w:right w:val="single" w:sz="6" w:space="0" w:color="auto"/>
            </w:tcBorders>
            <w:hideMark/>
          </w:tcPr>
          <w:p w14:paraId="2691ADB3" w14:textId="77777777" w:rsidR="00F30367" w:rsidRDefault="00B113DE" w:rsidP="00F30367">
            <w:pPr>
              <w:spacing w:line="276" w:lineRule="auto"/>
              <w:jc w:val="center"/>
              <w:rPr>
                <w:rFonts w:cs="Arial"/>
                <w:b/>
                <w:sz w:val="16"/>
              </w:rPr>
            </w:pPr>
            <w:r>
              <w:rPr>
                <w:rFonts w:cs="Arial"/>
                <w:b/>
                <w:sz w:val="16"/>
              </w:rPr>
              <w:t>Initial Release</w:t>
            </w:r>
          </w:p>
        </w:tc>
        <w:tc>
          <w:tcPr>
            <w:tcW w:w="5911" w:type="dxa"/>
            <w:tcBorders>
              <w:top w:val="single" w:sz="6" w:space="0" w:color="auto"/>
              <w:left w:val="single" w:sz="6" w:space="0" w:color="auto"/>
              <w:bottom w:val="single" w:sz="6" w:space="0" w:color="auto"/>
              <w:right w:val="single" w:sz="6" w:space="0" w:color="auto"/>
            </w:tcBorders>
          </w:tcPr>
          <w:p w14:paraId="3DC17CCD" w14:textId="77777777" w:rsidR="00F30367" w:rsidRDefault="00F30367">
            <w:pPr>
              <w:spacing w:line="276" w:lineRule="auto"/>
              <w:rPr>
                <w:rFonts w:cs="Arial"/>
                <w:b/>
                <w:sz w:val="16"/>
              </w:rPr>
            </w:pPr>
          </w:p>
        </w:tc>
      </w:tr>
      <w:tr w:rsidR="00F30367" w14:paraId="3804A83D"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49F58168" w14:textId="77777777" w:rsidR="00F30367" w:rsidRDefault="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6A726066" w14:textId="77777777" w:rsidR="00F30367" w:rsidRDefault="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40E91F4B" w14:textId="77777777" w:rsidR="00F30367" w:rsidRDefault="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4A624BD9" w14:textId="77777777" w:rsidR="00F30367" w:rsidRDefault="00F30367">
            <w:pPr>
              <w:spacing w:line="276" w:lineRule="auto"/>
              <w:rPr>
                <w:rFonts w:cs="Arial"/>
                <w:b/>
                <w:sz w:val="16"/>
              </w:rPr>
            </w:pPr>
          </w:p>
        </w:tc>
      </w:tr>
      <w:tr w:rsidR="00F30367" w:rsidRPr="008D5346" w14:paraId="099FDB3A"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25B6EEEC" w14:textId="77777777" w:rsidR="00F30367" w:rsidRDefault="00B113DE" w:rsidP="00F30367">
            <w:pPr>
              <w:spacing w:line="276" w:lineRule="auto"/>
              <w:rPr>
                <w:rFonts w:cs="Arial"/>
                <w:b/>
                <w:sz w:val="16"/>
                <w:szCs w:val="16"/>
                <w:lang w:val="fr-FR"/>
              </w:rPr>
            </w:pPr>
            <w:r>
              <w:rPr>
                <w:rFonts w:cs="Arial"/>
                <w:b/>
                <w:sz w:val="16"/>
                <w:szCs w:val="16"/>
              </w:rPr>
              <w:t>March</w:t>
            </w:r>
            <w:r w:rsidRPr="00C539A4">
              <w:rPr>
                <w:rFonts w:cs="Arial"/>
                <w:b/>
                <w:sz w:val="16"/>
                <w:szCs w:val="16"/>
              </w:rPr>
              <w:t xml:space="preserve"> 2</w:t>
            </w:r>
            <w:r>
              <w:rPr>
                <w:rFonts w:cs="Arial"/>
                <w:b/>
                <w:sz w:val="16"/>
                <w:szCs w:val="16"/>
              </w:rPr>
              <w:t>9</w:t>
            </w:r>
            <w:r w:rsidRPr="00C539A4">
              <w:rPr>
                <w:rFonts w:cs="Arial"/>
                <w:b/>
                <w:sz w:val="16"/>
                <w:szCs w:val="16"/>
              </w:rPr>
              <w:t>, 2018</w:t>
            </w:r>
          </w:p>
        </w:tc>
        <w:tc>
          <w:tcPr>
            <w:tcW w:w="650" w:type="dxa"/>
            <w:tcBorders>
              <w:top w:val="single" w:sz="6" w:space="0" w:color="auto"/>
              <w:left w:val="single" w:sz="6" w:space="0" w:color="auto"/>
              <w:bottom w:val="single" w:sz="6" w:space="0" w:color="auto"/>
              <w:right w:val="single" w:sz="6" w:space="0" w:color="auto"/>
            </w:tcBorders>
            <w:hideMark/>
          </w:tcPr>
          <w:p w14:paraId="75F8A780" w14:textId="77777777" w:rsidR="00F30367" w:rsidRDefault="00B113DE" w:rsidP="00F30367">
            <w:pPr>
              <w:spacing w:line="276" w:lineRule="auto"/>
              <w:jc w:val="center"/>
              <w:rPr>
                <w:rFonts w:cs="Arial"/>
                <w:b/>
                <w:sz w:val="16"/>
                <w:lang w:val="fr-FR"/>
              </w:rPr>
            </w:pPr>
            <w:r>
              <w:rPr>
                <w:rFonts w:cs="Arial"/>
                <w:b/>
                <w:sz w:val="16"/>
                <w:lang w:val="fr-FR"/>
              </w:rPr>
              <w:t>1.1</w:t>
            </w:r>
          </w:p>
        </w:tc>
        <w:tc>
          <w:tcPr>
            <w:tcW w:w="7660" w:type="dxa"/>
            <w:gridSpan w:val="2"/>
            <w:tcBorders>
              <w:top w:val="single" w:sz="6" w:space="0" w:color="auto"/>
              <w:left w:val="single" w:sz="6" w:space="0" w:color="auto"/>
              <w:bottom w:val="single" w:sz="6" w:space="0" w:color="auto"/>
              <w:right w:val="single" w:sz="6" w:space="0" w:color="auto"/>
            </w:tcBorders>
          </w:tcPr>
          <w:p w14:paraId="5F3EDC8C" w14:textId="77777777" w:rsidR="00F30367" w:rsidRPr="008D5346" w:rsidRDefault="00F30367" w:rsidP="00F30367">
            <w:pPr>
              <w:spacing w:line="276" w:lineRule="auto"/>
              <w:rPr>
                <w:rFonts w:cs="Arial"/>
                <w:b/>
                <w:sz w:val="16"/>
                <w:szCs w:val="16"/>
              </w:rPr>
            </w:pPr>
          </w:p>
        </w:tc>
      </w:tr>
      <w:tr w:rsidR="00F30367" w:rsidRPr="008D5346" w14:paraId="24927676" w14:textId="77777777" w:rsidTr="00F30367">
        <w:trPr>
          <w:trHeight w:val="245"/>
          <w:jc w:val="center"/>
        </w:trPr>
        <w:tc>
          <w:tcPr>
            <w:tcW w:w="1755" w:type="dxa"/>
            <w:tcBorders>
              <w:top w:val="single" w:sz="4" w:space="0" w:color="auto"/>
              <w:left w:val="single" w:sz="4" w:space="0" w:color="auto"/>
              <w:right w:val="single" w:sz="4" w:space="0" w:color="auto"/>
            </w:tcBorders>
          </w:tcPr>
          <w:p w14:paraId="54A9F6E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726DB7" w14:textId="77777777" w:rsidR="00F30367" w:rsidRPr="003C158B" w:rsidRDefault="00B113DE" w:rsidP="00F30367">
            <w:pPr>
              <w:rPr>
                <w:sz w:val="16"/>
                <w:szCs w:val="16"/>
              </w:rPr>
            </w:pPr>
            <w:r w:rsidRPr="003C158B">
              <w:rPr>
                <w:sz w:val="16"/>
                <w:szCs w:val="16"/>
              </w:rPr>
              <w:t>STR-491623/B-Terminology and Abbreviations</w:t>
            </w:r>
          </w:p>
        </w:tc>
        <w:tc>
          <w:tcPr>
            <w:tcW w:w="5911" w:type="dxa"/>
            <w:tcBorders>
              <w:top w:val="single" w:sz="6" w:space="0" w:color="auto"/>
              <w:left w:val="single" w:sz="6" w:space="0" w:color="auto"/>
              <w:bottom w:val="single" w:sz="6" w:space="0" w:color="auto"/>
              <w:right w:val="single" w:sz="6" w:space="0" w:color="auto"/>
            </w:tcBorders>
          </w:tcPr>
          <w:p w14:paraId="1BE7BEE1" w14:textId="77777777" w:rsidR="00F30367" w:rsidRPr="003C158B" w:rsidRDefault="00B113DE" w:rsidP="00F30367">
            <w:pPr>
              <w:rPr>
                <w:sz w:val="16"/>
                <w:szCs w:val="16"/>
              </w:rPr>
            </w:pPr>
            <w:r w:rsidRPr="003C158B">
              <w:rPr>
                <w:sz w:val="16"/>
                <w:szCs w:val="16"/>
              </w:rPr>
              <w:t>MBORREL4: Added VHA to Abbreviation list</w:t>
            </w:r>
          </w:p>
        </w:tc>
      </w:tr>
      <w:tr w:rsidR="00F30367" w:rsidRPr="008D5346" w14:paraId="21CAC16F" w14:textId="77777777" w:rsidTr="00F30367">
        <w:trPr>
          <w:trHeight w:val="245"/>
          <w:jc w:val="center"/>
        </w:trPr>
        <w:tc>
          <w:tcPr>
            <w:tcW w:w="1755" w:type="dxa"/>
            <w:tcBorders>
              <w:left w:val="single" w:sz="4" w:space="0" w:color="auto"/>
              <w:right w:val="single" w:sz="4" w:space="0" w:color="auto"/>
            </w:tcBorders>
          </w:tcPr>
          <w:p w14:paraId="21D7539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AF0067" w14:textId="77777777" w:rsidR="00F30367" w:rsidRPr="003C158B" w:rsidRDefault="00B113DE" w:rsidP="00F30367">
            <w:pPr>
              <w:rPr>
                <w:sz w:val="16"/>
                <w:szCs w:val="16"/>
              </w:rPr>
            </w:pPr>
            <w:r w:rsidRPr="003C158B">
              <w:rPr>
                <w:sz w:val="16"/>
                <w:szCs w:val="16"/>
              </w:rPr>
              <w:t>STR-491629/B-Physical Mapping of Classes</w:t>
            </w:r>
          </w:p>
        </w:tc>
        <w:tc>
          <w:tcPr>
            <w:tcW w:w="5911" w:type="dxa"/>
            <w:tcBorders>
              <w:top w:val="single" w:sz="6" w:space="0" w:color="auto"/>
              <w:left w:val="single" w:sz="6" w:space="0" w:color="auto"/>
              <w:bottom w:val="single" w:sz="6" w:space="0" w:color="auto"/>
              <w:right w:val="single" w:sz="6" w:space="0" w:color="auto"/>
            </w:tcBorders>
          </w:tcPr>
          <w:p w14:paraId="40AF57DE" w14:textId="77777777" w:rsidR="00F30367" w:rsidRPr="003C158B" w:rsidRDefault="00B113DE" w:rsidP="00F30367">
            <w:pPr>
              <w:rPr>
                <w:sz w:val="16"/>
                <w:szCs w:val="16"/>
              </w:rPr>
            </w:pPr>
            <w:r w:rsidRPr="003C158B">
              <w:rPr>
                <w:sz w:val="16"/>
                <w:szCs w:val="16"/>
              </w:rPr>
              <w:t>MBORREL4: Updated table</w:t>
            </w:r>
          </w:p>
        </w:tc>
      </w:tr>
      <w:tr w:rsidR="00F30367" w:rsidRPr="008D5346" w14:paraId="2C3315BC" w14:textId="77777777" w:rsidTr="00F30367">
        <w:trPr>
          <w:trHeight w:val="245"/>
          <w:jc w:val="center"/>
        </w:trPr>
        <w:tc>
          <w:tcPr>
            <w:tcW w:w="1755" w:type="dxa"/>
            <w:tcBorders>
              <w:left w:val="single" w:sz="4" w:space="0" w:color="auto"/>
              <w:right w:val="single" w:sz="4" w:space="0" w:color="auto"/>
            </w:tcBorders>
          </w:tcPr>
          <w:p w14:paraId="7A6B745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5C516F" w14:textId="77777777" w:rsidR="00F30367" w:rsidRPr="003C158B" w:rsidRDefault="00B113DE" w:rsidP="00F30367">
            <w:pPr>
              <w:rPr>
                <w:sz w:val="16"/>
                <w:szCs w:val="16"/>
              </w:rPr>
            </w:pPr>
            <w:r w:rsidRPr="003C158B">
              <w:rPr>
                <w:sz w:val="16"/>
                <w:szCs w:val="16"/>
              </w:rPr>
              <w:t>SVS-IIR-REQ-291023/B-SVSServer_Rx</w:t>
            </w:r>
          </w:p>
        </w:tc>
        <w:tc>
          <w:tcPr>
            <w:tcW w:w="5911" w:type="dxa"/>
            <w:tcBorders>
              <w:top w:val="single" w:sz="6" w:space="0" w:color="auto"/>
              <w:left w:val="single" w:sz="6" w:space="0" w:color="auto"/>
              <w:bottom w:val="single" w:sz="6" w:space="0" w:color="auto"/>
              <w:right w:val="single" w:sz="6" w:space="0" w:color="auto"/>
            </w:tcBorders>
          </w:tcPr>
          <w:p w14:paraId="7BACB89B" w14:textId="77777777" w:rsidR="00F30367" w:rsidRPr="003C158B" w:rsidRDefault="00B113DE" w:rsidP="00F30367">
            <w:pPr>
              <w:rPr>
                <w:sz w:val="16"/>
                <w:szCs w:val="16"/>
              </w:rPr>
            </w:pPr>
            <w:r w:rsidRPr="003C158B">
              <w:rPr>
                <w:sz w:val="16"/>
                <w:szCs w:val="16"/>
              </w:rPr>
              <w:t>MBORREL4: Removed REQ-027090,027102,027079,027089,027091,241959,270437.</w:t>
            </w:r>
          </w:p>
        </w:tc>
      </w:tr>
      <w:tr w:rsidR="00F30367" w:rsidRPr="008D5346" w14:paraId="3FF5EDEB" w14:textId="77777777" w:rsidTr="00F30367">
        <w:trPr>
          <w:trHeight w:val="245"/>
          <w:jc w:val="center"/>
        </w:trPr>
        <w:tc>
          <w:tcPr>
            <w:tcW w:w="1755" w:type="dxa"/>
            <w:tcBorders>
              <w:left w:val="single" w:sz="4" w:space="0" w:color="auto"/>
              <w:right w:val="single" w:sz="4" w:space="0" w:color="auto"/>
            </w:tcBorders>
          </w:tcPr>
          <w:p w14:paraId="3ED597D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2F55C5" w14:textId="77777777" w:rsidR="00F30367" w:rsidRPr="003C158B" w:rsidRDefault="00B113DE" w:rsidP="00F30367">
            <w:pPr>
              <w:rPr>
                <w:sz w:val="16"/>
                <w:szCs w:val="16"/>
              </w:rPr>
            </w:pPr>
            <w:r w:rsidRPr="003C158B">
              <w:rPr>
                <w:sz w:val="16"/>
                <w:szCs w:val="16"/>
              </w:rPr>
              <w:t>STR-491612/B-General Requirements</w:t>
            </w:r>
          </w:p>
        </w:tc>
        <w:tc>
          <w:tcPr>
            <w:tcW w:w="5911" w:type="dxa"/>
            <w:tcBorders>
              <w:top w:val="single" w:sz="6" w:space="0" w:color="auto"/>
              <w:left w:val="single" w:sz="6" w:space="0" w:color="auto"/>
              <w:bottom w:val="single" w:sz="6" w:space="0" w:color="auto"/>
              <w:right w:val="single" w:sz="6" w:space="0" w:color="auto"/>
            </w:tcBorders>
          </w:tcPr>
          <w:p w14:paraId="69FA3CA8" w14:textId="77777777" w:rsidR="00F30367" w:rsidRPr="003C158B" w:rsidRDefault="00B113DE" w:rsidP="00F30367">
            <w:pPr>
              <w:rPr>
                <w:sz w:val="16"/>
                <w:szCs w:val="16"/>
              </w:rPr>
            </w:pPr>
            <w:r w:rsidRPr="003C158B">
              <w:rPr>
                <w:sz w:val="16"/>
                <w:szCs w:val="16"/>
              </w:rPr>
              <w:t>MBORREL4: Removed REQ-298020. Added REQ-303938, 304063</w:t>
            </w:r>
          </w:p>
        </w:tc>
      </w:tr>
      <w:tr w:rsidR="00F30367" w:rsidRPr="008D5346" w14:paraId="4C0CE3F7" w14:textId="77777777" w:rsidTr="00F30367">
        <w:trPr>
          <w:trHeight w:val="245"/>
          <w:jc w:val="center"/>
        </w:trPr>
        <w:tc>
          <w:tcPr>
            <w:tcW w:w="1755" w:type="dxa"/>
            <w:tcBorders>
              <w:left w:val="single" w:sz="4" w:space="0" w:color="auto"/>
              <w:right w:val="single" w:sz="4" w:space="0" w:color="auto"/>
            </w:tcBorders>
          </w:tcPr>
          <w:p w14:paraId="58B537F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32137E" w14:textId="77777777" w:rsidR="00F30367" w:rsidRPr="003C158B" w:rsidRDefault="00B113DE" w:rsidP="00F30367">
            <w:pPr>
              <w:rPr>
                <w:sz w:val="16"/>
                <w:szCs w:val="16"/>
              </w:rPr>
            </w:pPr>
            <w:r w:rsidRPr="003C158B">
              <w:rPr>
                <w:sz w:val="16"/>
                <w:szCs w:val="16"/>
              </w:rPr>
              <w:t>SVS-REQ-298018/B-SVS Capability DID</w:t>
            </w:r>
          </w:p>
        </w:tc>
        <w:tc>
          <w:tcPr>
            <w:tcW w:w="5911" w:type="dxa"/>
            <w:tcBorders>
              <w:top w:val="single" w:sz="6" w:space="0" w:color="auto"/>
              <w:left w:val="single" w:sz="6" w:space="0" w:color="auto"/>
              <w:bottom w:val="single" w:sz="6" w:space="0" w:color="auto"/>
              <w:right w:val="single" w:sz="6" w:space="0" w:color="auto"/>
            </w:tcBorders>
          </w:tcPr>
          <w:p w14:paraId="0B22AB28" w14:textId="77777777" w:rsidR="00F30367" w:rsidRPr="003C158B" w:rsidRDefault="00B113DE" w:rsidP="00F30367">
            <w:pPr>
              <w:rPr>
                <w:sz w:val="16"/>
                <w:szCs w:val="16"/>
              </w:rPr>
            </w:pPr>
            <w:r w:rsidRPr="003C158B">
              <w:rPr>
                <w:sz w:val="16"/>
                <w:szCs w:val="16"/>
              </w:rPr>
              <w:t>MBORREL4: Updated content</w:t>
            </w:r>
          </w:p>
        </w:tc>
      </w:tr>
      <w:tr w:rsidR="00F30367" w:rsidRPr="008D5346" w14:paraId="3D1797C3" w14:textId="77777777" w:rsidTr="00F30367">
        <w:trPr>
          <w:trHeight w:val="245"/>
          <w:jc w:val="center"/>
        </w:trPr>
        <w:tc>
          <w:tcPr>
            <w:tcW w:w="1755" w:type="dxa"/>
            <w:tcBorders>
              <w:left w:val="single" w:sz="4" w:space="0" w:color="auto"/>
              <w:right w:val="single" w:sz="4" w:space="0" w:color="auto"/>
            </w:tcBorders>
          </w:tcPr>
          <w:p w14:paraId="25924AA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47C7C7" w14:textId="77777777" w:rsidR="00F30367" w:rsidRPr="003C158B" w:rsidRDefault="00B113DE" w:rsidP="00F30367">
            <w:pPr>
              <w:rPr>
                <w:sz w:val="16"/>
                <w:szCs w:val="16"/>
              </w:rPr>
            </w:pPr>
            <w:r w:rsidRPr="003C158B">
              <w:rPr>
                <w:sz w:val="16"/>
                <w:szCs w:val="16"/>
              </w:rPr>
              <w:t>SVS-REQ-298019/B-SVS Theft Mode DID</w:t>
            </w:r>
          </w:p>
        </w:tc>
        <w:tc>
          <w:tcPr>
            <w:tcW w:w="5911" w:type="dxa"/>
            <w:tcBorders>
              <w:top w:val="single" w:sz="6" w:space="0" w:color="auto"/>
              <w:left w:val="single" w:sz="6" w:space="0" w:color="auto"/>
              <w:bottom w:val="single" w:sz="6" w:space="0" w:color="auto"/>
              <w:right w:val="single" w:sz="6" w:space="0" w:color="auto"/>
            </w:tcBorders>
          </w:tcPr>
          <w:p w14:paraId="74C823F0"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17E2291B" w14:textId="77777777" w:rsidTr="00F30367">
        <w:trPr>
          <w:trHeight w:val="245"/>
          <w:jc w:val="center"/>
        </w:trPr>
        <w:tc>
          <w:tcPr>
            <w:tcW w:w="1755" w:type="dxa"/>
            <w:tcBorders>
              <w:left w:val="single" w:sz="4" w:space="0" w:color="auto"/>
              <w:right w:val="single" w:sz="4" w:space="0" w:color="auto"/>
            </w:tcBorders>
          </w:tcPr>
          <w:p w14:paraId="4D25EB2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BA4248" w14:textId="77777777" w:rsidR="00F30367" w:rsidRPr="003C158B" w:rsidRDefault="00B113DE" w:rsidP="00F30367">
            <w:pPr>
              <w:rPr>
                <w:sz w:val="16"/>
                <w:szCs w:val="16"/>
              </w:rPr>
            </w:pPr>
            <w:r w:rsidRPr="003C158B">
              <w:rPr>
                <w:sz w:val="16"/>
                <w:szCs w:val="16"/>
              </w:rPr>
              <w:t>SVS-REQ-304063/A-SVS Secondary Antenna DID</w:t>
            </w:r>
          </w:p>
        </w:tc>
        <w:tc>
          <w:tcPr>
            <w:tcW w:w="5911" w:type="dxa"/>
            <w:tcBorders>
              <w:top w:val="single" w:sz="6" w:space="0" w:color="auto"/>
              <w:left w:val="single" w:sz="6" w:space="0" w:color="auto"/>
              <w:bottom w:val="single" w:sz="6" w:space="0" w:color="auto"/>
              <w:right w:val="single" w:sz="6" w:space="0" w:color="auto"/>
            </w:tcBorders>
          </w:tcPr>
          <w:p w14:paraId="7E8D9034" w14:textId="77777777" w:rsidR="00F30367" w:rsidRPr="003C158B" w:rsidRDefault="00B113DE" w:rsidP="00F30367">
            <w:pPr>
              <w:rPr>
                <w:sz w:val="16"/>
                <w:szCs w:val="16"/>
              </w:rPr>
            </w:pPr>
            <w:r w:rsidRPr="003C158B">
              <w:rPr>
                <w:sz w:val="16"/>
                <w:szCs w:val="16"/>
              </w:rPr>
              <w:t>MBORREL4: New req.</w:t>
            </w:r>
          </w:p>
        </w:tc>
      </w:tr>
      <w:tr w:rsidR="00F30367" w:rsidRPr="008D5346" w14:paraId="25E907B4" w14:textId="77777777" w:rsidTr="00F30367">
        <w:trPr>
          <w:trHeight w:val="245"/>
          <w:jc w:val="center"/>
        </w:trPr>
        <w:tc>
          <w:tcPr>
            <w:tcW w:w="1755" w:type="dxa"/>
            <w:tcBorders>
              <w:left w:val="single" w:sz="4" w:space="0" w:color="auto"/>
              <w:right w:val="single" w:sz="4" w:space="0" w:color="auto"/>
            </w:tcBorders>
          </w:tcPr>
          <w:p w14:paraId="5A4FC15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B9A403" w14:textId="77777777" w:rsidR="00F30367" w:rsidRPr="003C158B" w:rsidRDefault="00B113DE" w:rsidP="00F30367">
            <w:pPr>
              <w:rPr>
                <w:sz w:val="16"/>
                <w:szCs w:val="16"/>
              </w:rPr>
            </w:pPr>
            <w:r w:rsidRPr="003C158B">
              <w:rPr>
                <w:sz w:val="16"/>
                <w:szCs w:val="16"/>
              </w:rPr>
              <w:t>SVS-REQ-303938/A-SVS-Capability Dependency</w:t>
            </w:r>
          </w:p>
        </w:tc>
        <w:tc>
          <w:tcPr>
            <w:tcW w:w="5911" w:type="dxa"/>
            <w:tcBorders>
              <w:top w:val="single" w:sz="6" w:space="0" w:color="auto"/>
              <w:left w:val="single" w:sz="6" w:space="0" w:color="auto"/>
              <w:bottom w:val="single" w:sz="6" w:space="0" w:color="auto"/>
              <w:right w:val="single" w:sz="6" w:space="0" w:color="auto"/>
            </w:tcBorders>
          </w:tcPr>
          <w:p w14:paraId="2CD5ECC5" w14:textId="77777777" w:rsidR="00F30367" w:rsidRPr="003C158B" w:rsidRDefault="00B113DE" w:rsidP="00F30367">
            <w:pPr>
              <w:rPr>
                <w:sz w:val="16"/>
                <w:szCs w:val="16"/>
              </w:rPr>
            </w:pPr>
            <w:r w:rsidRPr="003C158B">
              <w:rPr>
                <w:sz w:val="16"/>
                <w:szCs w:val="16"/>
              </w:rPr>
              <w:t>MBORREL4: New req.</w:t>
            </w:r>
          </w:p>
        </w:tc>
      </w:tr>
      <w:tr w:rsidR="00F30367" w:rsidRPr="008D5346" w14:paraId="6F73044C" w14:textId="77777777" w:rsidTr="00F30367">
        <w:trPr>
          <w:trHeight w:val="245"/>
          <w:jc w:val="center"/>
        </w:trPr>
        <w:tc>
          <w:tcPr>
            <w:tcW w:w="1755" w:type="dxa"/>
            <w:tcBorders>
              <w:left w:val="single" w:sz="4" w:space="0" w:color="auto"/>
              <w:right w:val="single" w:sz="4" w:space="0" w:color="auto"/>
            </w:tcBorders>
          </w:tcPr>
          <w:p w14:paraId="77D9387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581049" w14:textId="77777777" w:rsidR="00F30367" w:rsidRPr="003C158B" w:rsidRDefault="00B113DE" w:rsidP="00F30367">
            <w:pPr>
              <w:rPr>
                <w:sz w:val="16"/>
                <w:szCs w:val="16"/>
              </w:rPr>
            </w:pPr>
            <w:r w:rsidRPr="003C158B">
              <w:rPr>
                <w:sz w:val="16"/>
                <w:szCs w:val="16"/>
              </w:rPr>
              <w:t>STR-491613/B-Functional Definition</w:t>
            </w:r>
          </w:p>
        </w:tc>
        <w:tc>
          <w:tcPr>
            <w:tcW w:w="5911" w:type="dxa"/>
            <w:tcBorders>
              <w:top w:val="single" w:sz="6" w:space="0" w:color="auto"/>
              <w:left w:val="single" w:sz="6" w:space="0" w:color="auto"/>
              <w:bottom w:val="single" w:sz="6" w:space="0" w:color="auto"/>
              <w:right w:val="single" w:sz="6" w:space="0" w:color="auto"/>
            </w:tcBorders>
          </w:tcPr>
          <w:p w14:paraId="44759F74" w14:textId="77777777" w:rsidR="00F30367" w:rsidRPr="003C158B" w:rsidRDefault="00B113DE" w:rsidP="00F30367">
            <w:pPr>
              <w:rPr>
                <w:sz w:val="16"/>
                <w:szCs w:val="16"/>
              </w:rPr>
            </w:pPr>
            <w:r w:rsidRPr="003C158B">
              <w:rPr>
                <w:sz w:val="16"/>
                <w:szCs w:val="16"/>
              </w:rPr>
              <w:t>MBORREL4: Removed FUN-REQ-291042, FUN-REQ-291047</w:t>
            </w:r>
          </w:p>
        </w:tc>
      </w:tr>
      <w:tr w:rsidR="00F30367" w:rsidRPr="008D5346" w14:paraId="0B8F9BB5" w14:textId="77777777" w:rsidTr="00F30367">
        <w:trPr>
          <w:trHeight w:val="245"/>
          <w:jc w:val="center"/>
        </w:trPr>
        <w:tc>
          <w:tcPr>
            <w:tcW w:w="1755" w:type="dxa"/>
            <w:tcBorders>
              <w:left w:val="single" w:sz="4" w:space="0" w:color="auto"/>
              <w:right w:val="single" w:sz="4" w:space="0" w:color="auto"/>
            </w:tcBorders>
          </w:tcPr>
          <w:p w14:paraId="2A78CBA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72A6D42" w14:textId="77777777" w:rsidR="00F30367" w:rsidRPr="003C158B" w:rsidRDefault="00B113DE" w:rsidP="00F30367">
            <w:pPr>
              <w:rPr>
                <w:sz w:val="16"/>
                <w:szCs w:val="16"/>
              </w:rPr>
            </w:pPr>
            <w:r w:rsidRPr="003C158B">
              <w:rPr>
                <w:sz w:val="16"/>
                <w:szCs w:val="16"/>
              </w:rPr>
              <w:t>STR-491835/B-Requirements</w:t>
            </w:r>
          </w:p>
        </w:tc>
        <w:tc>
          <w:tcPr>
            <w:tcW w:w="5911" w:type="dxa"/>
            <w:tcBorders>
              <w:top w:val="single" w:sz="6" w:space="0" w:color="auto"/>
              <w:left w:val="single" w:sz="6" w:space="0" w:color="auto"/>
              <w:bottom w:val="single" w:sz="6" w:space="0" w:color="auto"/>
              <w:right w:val="single" w:sz="6" w:space="0" w:color="auto"/>
            </w:tcBorders>
          </w:tcPr>
          <w:p w14:paraId="31AE6CC5" w14:textId="77777777" w:rsidR="00F30367" w:rsidRPr="003C158B" w:rsidRDefault="00B113DE" w:rsidP="00F30367">
            <w:pPr>
              <w:rPr>
                <w:sz w:val="16"/>
                <w:szCs w:val="16"/>
              </w:rPr>
            </w:pPr>
            <w:r w:rsidRPr="003C158B">
              <w:rPr>
                <w:sz w:val="16"/>
                <w:szCs w:val="16"/>
              </w:rPr>
              <w:t>MBORREL4: Removed REQ-291070, 291071. Added REQ-304064</w:t>
            </w:r>
          </w:p>
        </w:tc>
      </w:tr>
      <w:tr w:rsidR="00F30367" w:rsidRPr="008D5346" w14:paraId="539C6414" w14:textId="77777777" w:rsidTr="00F30367">
        <w:trPr>
          <w:trHeight w:val="245"/>
          <w:jc w:val="center"/>
        </w:trPr>
        <w:tc>
          <w:tcPr>
            <w:tcW w:w="1755" w:type="dxa"/>
            <w:tcBorders>
              <w:left w:val="single" w:sz="4" w:space="0" w:color="auto"/>
              <w:right w:val="single" w:sz="4" w:space="0" w:color="auto"/>
            </w:tcBorders>
          </w:tcPr>
          <w:p w14:paraId="1F5535F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030118" w14:textId="77777777" w:rsidR="00F30367" w:rsidRPr="003C158B" w:rsidRDefault="00B113DE" w:rsidP="00F30367">
            <w:pPr>
              <w:rPr>
                <w:sz w:val="16"/>
                <w:szCs w:val="16"/>
              </w:rPr>
            </w:pPr>
            <w:r w:rsidRPr="003C158B">
              <w:rPr>
                <w:sz w:val="16"/>
                <w:szCs w:val="16"/>
              </w:rPr>
              <w:t>SVS-REQ-291066/B-SVSServer SVS DID Change</w:t>
            </w:r>
          </w:p>
        </w:tc>
        <w:tc>
          <w:tcPr>
            <w:tcW w:w="5911" w:type="dxa"/>
            <w:tcBorders>
              <w:top w:val="single" w:sz="6" w:space="0" w:color="auto"/>
              <w:left w:val="single" w:sz="6" w:space="0" w:color="auto"/>
              <w:bottom w:val="single" w:sz="6" w:space="0" w:color="auto"/>
              <w:right w:val="single" w:sz="6" w:space="0" w:color="auto"/>
            </w:tcBorders>
          </w:tcPr>
          <w:p w14:paraId="454DC571"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5F16D805" w14:textId="77777777" w:rsidTr="00F30367">
        <w:trPr>
          <w:trHeight w:val="245"/>
          <w:jc w:val="center"/>
        </w:trPr>
        <w:tc>
          <w:tcPr>
            <w:tcW w:w="1755" w:type="dxa"/>
            <w:tcBorders>
              <w:left w:val="single" w:sz="4" w:space="0" w:color="auto"/>
              <w:right w:val="single" w:sz="4" w:space="0" w:color="auto"/>
            </w:tcBorders>
          </w:tcPr>
          <w:p w14:paraId="31B83FE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78B606" w14:textId="77777777" w:rsidR="00F30367" w:rsidRPr="003C158B" w:rsidRDefault="00B113DE" w:rsidP="00F30367">
            <w:pPr>
              <w:rPr>
                <w:sz w:val="16"/>
                <w:szCs w:val="16"/>
              </w:rPr>
            </w:pPr>
            <w:r w:rsidRPr="003C158B">
              <w:rPr>
                <w:sz w:val="16"/>
                <w:szCs w:val="16"/>
              </w:rPr>
              <w:t>SVS-REQ-291068/B-SVSServer Secondary GNSS Antenna Switch Ignition ON</w:t>
            </w:r>
          </w:p>
        </w:tc>
        <w:tc>
          <w:tcPr>
            <w:tcW w:w="5911" w:type="dxa"/>
            <w:tcBorders>
              <w:top w:val="single" w:sz="6" w:space="0" w:color="auto"/>
              <w:left w:val="single" w:sz="6" w:space="0" w:color="auto"/>
              <w:bottom w:val="single" w:sz="6" w:space="0" w:color="auto"/>
              <w:right w:val="single" w:sz="6" w:space="0" w:color="auto"/>
            </w:tcBorders>
          </w:tcPr>
          <w:p w14:paraId="25EBB8A2"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3CD5C152" w14:textId="77777777" w:rsidTr="00F30367">
        <w:trPr>
          <w:trHeight w:val="245"/>
          <w:jc w:val="center"/>
        </w:trPr>
        <w:tc>
          <w:tcPr>
            <w:tcW w:w="1755" w:type="dxa"/>
            <w:tcBorders>
              <w:left w:val="single" w:sz="4" w:space="0" w:color="auto"/>
              <w:right w:val="single" w:sz="4" w:space="0" w:color="auto"/>
            </w:tcBorders>
          </w:tcPr>
          <w:p w14:paraId="0A6A285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9B2485" w14:textId="77777777" w:rsidR="00F30367" w:rsidRPr="003C158B" w:rsidRDefault="00B113DE" w:rsidP="00F30367">
            <w:pPr>
              <w:rPr>
                <w:sz w:val="16"/>
                <w:szCs w:val="16"/>
              </w:rPr>
            </w:pPr>
            <w:r w:rsidRPr="003C158B">
              <w:rPr>
                <w:sz w:val="16"/>
                <w:szCs w:val="16"/>
              </w:rPr>
              <w:t>SVS-REQ-304064/A-SVSServer Secondary GNSS Antenna Use Ignition OFF</w:t>
            </w:r>
          </w:p>
        </w:tc>
        <w:tc>
          <w:tcPr>
            <w:tcW w:w="5911" w:type="dxa"/>
            <w:tcBorders>
              <w:top w:val="single" w:sz="6" w:space="0" w:color="auto"/>
              <w:left w:val="single" w:sz="6" w:space="0" w:color="auto"/>
              <w:bottom w:val="single" w:sz="6" w:space="0" w:color="auto"/>
              <w:right w:val="single" w:sz="6" w:space="0" w:color="auto"/>
            </w:tcBorders>
          </w:tcPr>
          <w:p w14:paraId="4BD4C6A7" w14:textId="77777777" w:rsidR="00F30367" w:rsidRPr="003C158B" w:rsidRDefault="00B113DE" w:rsidP="00F30367">
            <w:pPr>
              <w:rPr>
                <w:sz w:val="16"/>
                <w:szCs w:val="16"/>
              </w:rPr>
            </w:pPr>
            <w:r w:rsidRPr="003C158B">
              <w:rPr>
                <w:sz w:val="16"/>
                <w:szCs w:val="16"/>
              </w:rPr>
              <w:t>MBORREL4: New req.</w:t>
            </w:r>
          </w:p>
        </w:tc>
      </w:tr>
      <w:tr w:rsidR="00F30367" w:rsidRPr="008D5346" w14:paraId="03A703C3" w14:textId="77777777" w:rsidTr="00F30367">
        <w:trPr>
          <w:trHeight w:val="245"/>
          <w:jc w:val="center"/>
        </w:trPr>
        <w:tc>
          <w:tcPr>
            <w:tcW w:w="1755" w:type="dxa"/>
            <w:tcBorders>
              <w:left w:val="single" w:sz="4" w:space="0" w:color="auto"/>
              <w:right w:val="single" w:sz="4" w:space="0" w:color="auto"/>
            </w:tcBorders>
          </w:tcPr>
          <w:p w14:paraId="6F6639A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BEDE30" w14:textId="77777777" w:rsidR="00F30367" w:rsidRPr="003C158B" w:rsidRDefault="00B113DE" w:rsidP="00F30367">
            <w:pPr>
              <w:rPr>
                <w:sz w:val="16"/>
                <w:szCs w:val="16"/>
              </w:rPr>
            </w:pPr>
            <w:r w:rsidRPr="003C158B">
              <w:rPr>
                <w:sz w:val="16"/>
                <w:szCs w:val="16"/>
              </w:rPr>
              <w:t>SVS-REQ-291072/B-SVSServer Receives Updated SVSInterfaceClient Location Data</w:t>
            </w:r>
          </w:p>
        </w:tc>
        <w:tc>
          <w:tcPr>
            <w:tcW w:w="5911" w:type="dxa"/>
            <w:tcBorders>
              <w:top w:val="single" w:sz="6" w:space="0" w:color="auto"/>
              <w:left w:val="single" w:sz="6" w:space="0" w:color="auto"/>
              <w:bottom w:val="single" w:sz="6" w:space="0" w:color="auto"/>
              <w:right w:val="single" w:sz="6" w:space="0" w:color="auto"/>
            </w:tcBorders>
          </w:tcPr>
          <w:p w14:paraId="185EB088" w14:textId="77777777" w:rsidR="00F30367" w:rsidRPr="003C158B" w:rsidRDefault="00B113DE" w:rsidP="00F30367">
            <w:pPr>
              <w:rPr>
                <w:sz w:val="16"/>
                <w:szCs w:val="16"/>
              </w:rPr>
            </w:pPr>
            <w:r w:rsidRPr="003C158B">
              <w:rPr>
                <w:sz w:val="16"/>
                <w:szCs w:val="16"/>
              </w:rPr>
              <w:t>MBORREL4: Updated content</w:t>
            </w:r>
          </w:p>
        </w:tc>
      </w:tr>
      <w:tr w:rsidR="00F30367" w:rsidRPr="008D5346" w14:paraId="28799AAC" w14:textId="77777777" w:rsidTr="00F30367">
        <w:trPr>
          <w:trHeight w:val="245"/>
          <w:jc w:val="center"/>
        </w:trPr>
        <w:tc>
          <w:tcPr>
            <w:tcW w:w="1755" w:type="dxa"/>
            <w:tcBorders>
              <w:left w:val="single" w:sz="4" w:space="0" w:color="auto"/>
              <w:right w:val="single" w:sz="4" w:space="0" w:color="auto"/>
            </w:tcBorders>
          </w:tcPr>
          <w:p w14:paraId="394805B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1007F6" w14:textId="77777777" w:rsidR="00F30367" w:rsidRPr="003C158B" w:rsidRDefault="00B113DE" w:rsidP="00F30367">
            <w:pPr>
              <w:rPr>
                <w:sz w:val="16"/>
                <w:szCs w:val="16"/>
              </w:rPr>
            </w:pPr>
            <w:r w:rsidRPr="003C158B">
              <w:rPr>
                <w:sz w:val="16"/>
                <w:szCs w:val="16"/>
              </w:rPr>
              <w:t>SVS-REQ-291073/B-SVSInterfaceClient Location To SVSServer Ignition ON</w:t>
            </w:r>
          </w:p>
        </w:tc>
        <w:tc>
          <w:tcPr>
            <w:tcW w:w="5911" w:type="dxa"/>
            <w:tcBorders>
              <w:top w:val="single" w:sz="6" w:space="0" w:color="auto"/>
              <w:left w:val="single" w:sz="6" w:space="0" w:color="auto"/>
              <w:bottom w:val="single" w:sz="6" w:space="0" w:color="auto"/>
              <w:right w:val="single" w:sz="6" w:space="0" w:color="auto"/>
            </w:tcBorders>
          </w:tcPr>
          <w:p w14:paraId="510E30F9"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49540F97" w14:textId="77777777" w:rsidTr="00F30367">
        <w:trPr>
          <w:trHeight w:val="245"/>
          <w:jc w:val="center"/>
        </w:trPr>
        <w:tc>
          <w:tcPr>
            <w:tcW w:w="1755" w:type="dxa"/>
            <w:tcBorders>
              <w:left w:val="single" w:sz="4" w:space="0" w:color="auto"/>
              <w:right w:val="single" w:sz="4" w:space="0" w:color="auto"/>
            </w:tcBorders>
          </w:tcPr>
          <w:p w14:paraId="5C2F86A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4CE000" w14:textId="77777777" w:rsidR="00F30367" w:rsidRPr="003C158B" w:rsidRDefault="00B113DE" w:rsidP="00F30367">
            <w:pPr>
              <w:rPr>
                <w:sz w:val="16"/>
                <w:szCs w:val="16"/>
              </w:rPr>
            </w:pPr>
            <w:r w:rsidRPr="003C158B">
              <w:rPr>
                <w:sz w:val="16"/>
                <w:szCs w:val="16"/>
              </w:rPr>
              <w:t>STR-491837/B-White Box View</w:t>
            </w:r>
          </w:p>
        </w:tc>
        <w:tc>
          <w:tcPr>
            <w:tcW w:w="5911" w:type="dxa"/>
            <w:tcBorders>
              <w:top w:val="single" w:sz="6" w:space="0" w:color="auto"/>
              <w:left w:val="single" w:sz="6" w:space="0" w:color="auto"/>
              <w:bottom w:val="single" w:sz="6" w:space="0" w:color="auto"/>
              <w:right w:val="single" w:sz="6" w:space="0" w:color="auto"/>
            </w:tcBorders>
          </w:tcPr>
          <w:p w14:paraId="6E3A3019" w14:textId="77777777" w:rsidR="00F30367" w:rsidRPr="003C158B" w:rsidRDefault="00B113DE" w:rsidP="00F30367">
            <w:pPr>
              <w:rPr>
                <w:sz w:val="16"/>
                <w:szCs w:val="16"/>
              </w:rPr>
            </w:pPr>
            <w:r w:rsidRPr="003C158B">
              <w:rPr>
                <w:sz w:val="16"/>
                <w:szCs w:val="16"/>
              </w:rPr>
              <w:t>MBORREL4: Added REQ-304065</w:t>
            </w:r>
          </w:p>
        </w:tc>
      </w:tr>
      <w:tr w:rsidR="00F30367" w:rsidRPr="008D5346" w14:paraId="4EF16B36" w14:textId="77777777" w:rsidTr="00F30367">
        <w:trPr>
          <w:trHeight w:val="245"/>
          <w:jc w:val="center"/>
        </w:trPr>
        <w:tc>
          <w:tcPr>
            <w:tcW w:w="1755" w:type="dxa"/>
            <w:tcBorders>
              <w:left w:val="single" w:sz="4" w:space="0" w:color="auto"/>
              <w:right w:val="single" w:sz="4" w:space="0" w:color="auto"/>
            </w:tcBorders>
          </w:tcPr>
          <w:p w14:paraId="38E6EBE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F49A71" w14:textId="77777777" w:rsidR="00F30367" w:rsidRPr="003C158B" w:rsidRDefault="00B113DE" w:rsidP="00F30367">
            <w:pPr>
              <w:rPr>
                <w:sz w:val="16"/>
                <w:szCs w:val="16"/>
              </w:rPr>
            </w:pPr>
            <w:r w:rsidRPr="003C158B">
              <w:rPr>
                <w:sz w:val="16"/>
                <w:szCs w:val="16"/>
              </w:rPr>
              <w:t>STR-523481/A-Activity Diagrams</w:t>
            </w:r>
          </w:p>
        </w:tc>
        <w:tc>
          <w:tcPr>
            <w:tcW w:w="5911" w:type="dxa"/>
            <w:tcBorders>
              <w:top w:val="single" w:sz="6" w:space="0" w:color="auto"/>
              <w:left w:val="single" w:sz="6" w:space="0" w:color="auto"/>
              <w:bottom w:val="single" w:sz="6" w:space="0" w:color="auto"/>
              <w:right w:val="single" w:sz="6" w:space="0" w:color="auto"/>
            </w:tcBorders>
          </w:tcPr>
          <w:p w14:paraId="7BD5AA41" w14:textId="77777777" w:rsidR="00F30367" w:rsidRPr="003C158B" w:rsidRDefault="00B113DE" w:rsidP="00F30367">
            <w:pPr>
              <w:rPr>
                <w:sz w:val="16"/>
                <w:szCs w:val="16"/>
              </w:rPr>
            </w:pPr>
            <w:r w:rsidRPr="003C158B">
              <w:rPr>
                <w:sz w:val="16"/>
                <w:szCs w:val="16"/>
              </w:rPr>
              <w:t>MBORREL4: New header</w:t>
            </w:r>
          </w:p>
        </w:tc>
      </w:tr>
      <w:tr w:rsidR="00F30367" w:rsidRPr="008D5346" w14:paraId="19C364DB" w14:textId="77777777" w:rsidTr="00F30367">
        <w:trPr>
          <w:trHeight w:val="245"/>
          <w:jc w:val="center"/>
        </w:trPr>
        <w:tc>
          <w:tcPr>
            <w:tcW w:w="1755" w:type="dxa"/>
            <w:tcBorders>
              <w:left w:val="single" w:sz="4" w:space="0" w:color="auto"/>
              <w:right w:val="single" w:sz="4" w:space="0" w:color="auto"/>
            </w:tcBorders>
          </w:tcPr>
          <w:p w14:paraId="1EAACA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1A750B" w14:textId="77777777" w:rsidR="00F30367" w:rsidRPr="003C158B" w:rsidRDefault="00B113DE" w:rsidP="00F30367">
            <w:pPr>
              <w:rPr>
                <w:sz w:val="16"/>
                <w:szCs w:val="16"/>
              </w:rPr>
            </w:pPr>
            <w:r w:rsidRPr="003C158B">
              <w:rPr>
                <w:sz w:val="16"/>
                <w:szCs w:val="16"/>
              </w:rPr>
              <w:t>SVS-ACT-REQ-304065/A-Theft Mode Location Source</w:t>
            </w:r>
          </w:p>
        </w:tc>
        <w:tc>
          <w:tcPr>
            <w:tcW w:w="5911" w:type="dxa"/>
            <w:tcBorders>
              <w:top w:val="single" w:sz="6" w:space="0" w:color="auto"/>
              <w:left w:val="single" w:sz="6" w:space="0" w:color="auto"/>
              <w:bottom w:val="single" w:sz="6" w:space="0" w:color="auto"/>
              <w:right w:val="single" w:sz="6" w:space="0" w:color="auto"/>
            </w:tcBorders>
          </w:tcPr>
          <w:p w14:paraId="2708DAEC" w14:textId="77777777" w:rsidR="00F30367" w:rsidRPr="003C158B" w:rsidRDefault="00B113DE" w:rsidP="00F30367">
            <w:pPr>
              <w:rPr>
                <w:sz w:val="16"/>
                <w:szCs w:val="16"/>
              </w:rPr>
            </w:pPr>
            <w:r w:rsidRPr="003C158B">
              <w:rPr>
                <w:sz w:val="16"/>
                <w:szCs w:val="16"/>
              </w:rPr>
              <w:t>MBORREL4: New req.</w:t>
            </w:r>
          </w:p>
        </w:tc>
      </w:tr>
      <w:tr w:rsidR="00F30367" w:rsidRPr="008D5346" w14:paraId="6AA86434" w14:textId="77777777" w:rsidTr="00F30367">
        <w:trPr>
          <w:trHeight w:val="245"/>
          <w:jc w:val="center"/>
        </w:trPr>
        <w:tc>
          <w:tcPr>
            <w:tcW w:w="1755" w:type="dxa"/>
            <w:tcBorders>
              <w:left w:val="single" w:sz="4" w:space="0" w:color="auto"/>
              <w:right w:val="single" w:sz="4" w:space="0" w:color="auto"/>
            </w:tcBorders>
          </w:tcPr>
          <w:p w14:paraId="7800E63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8CE92E" w14:textId="77777777" w:rsidR="00F30367" w:rsidRPr="003C158B" w:rsidRDefault="00B113DE" w:rsidP="00F30367">
            <w:pPr>
              <w:rPr>
                <w:sz w:val="16"/>
                <w:szCs w:val="16"/>
              </w:rPr>
            </w:pPr>
            <w:r w:rsidRPr="003C158B">
              <w:rPr>
                <w:sz w:val="16"/>
                <w:szCs w:val="16"/>
              </w:rPr>
              <w:t>SVS-FUN-REQ-291044/B-CCS Updates</w:t>
            </w:r>
          </w:p>
        </w:tc>
        <w:tc>
          <w:tcPr>
            <w:tcW w:w="5911" w:type="dxa"/>
            <w:tcBorders>
              <w:top w:val="single" w:sz="6" w:space="0" w:color="auto"/>
              <w:left w:val="single" w:sz="6" w:space="0" w:color="auto"/>
              <w:bottom w:val="single" w:sz="6" w:space="0" w:color="auto"/>
              <w:right w:val="single" w:sz="6" w:space="0" w:color="auto"/>
            </w:tcBorders>
          </w:tcPr>
          <w:p w14:paraId="19DA66D9" w14:textId="77777777" w:rsidR="00F30367" w:rsidRPr="003C158B" w:rsidRDefault="00B113DE" w:rsidP="00F30367">
            <w:pPr>
              <w:rPr>
                <w:sz w:val="16"/>
                <w:szCs w:val="16"/>
              </w:rPr>
            </w:pPr>
            <w:r w:rsidRPr="003C158B">
              <w:rPr>
                <w:sz w:val="16"/>
                <w:szCs w:val="16"/>
              </w:rPr>
              <w:t>MBORREL4: Updated req name</w:t>
            </w:r>
          </w:p>
        </w:tc>
      </w:tr>
      <w:tr w:rsidR="00F30367" w:rsidRPr="008D5346" w14:paraId="160F2A6D" w14:textId="77777777" w:rsidTr="00F30367">
        <w:trPr>
          <w:trHeight w:val="245"/>
          <w:jc w:val="center"/>
        </w:trPr>
        <w:tc>
          <w:tcPr>
            <w:tcW w:w="1755" w:type="dxa"/>
            <w:tcBorders>
              <w:left w:val="single" w:sz="4" w:space="0" w:color="auto"/>
              <w:right w:val="single" w:sz="4" w:space="0" w:color="auto"/>
            </w:tcBorders>
          </w:tcPr>
          <w:p w14:paraId="591902C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8C1E47" w14:textId="77777777" w:rsidR="00F30367" w:rsidRPr="003C158B" w:rsidRDefault="00B113DE" w:rsidP="00F30367">
            <w:pPr>
              <w:rPr>
                <w:sz w:val="16"/>
                <w:szCs w:val="16"/>
              </w:rPr>
            </w:pPr>
            <w:r w:rsidRPr="003C158B">
              <w:rPr>
                <w:sz w:val="16"/>
                <w:szCs w:val="16"/>
              </w:rPr>
              <w:t>STR-491838/B-Requirements</w:t>
            </w:r>
          </w:p>
        </w:tc>
        <w:tc>
          <w:tcPr>
            <w:tcW w:w="5911" w:type="dxa"/>
            <w:tcBorders>
              <w:top w:val="single" w:sz="6" w:space="0" w:color="auto"/>
              <w:left w:val="single" w:sz="6" w:space="0" w:color="auto"/>
              <w:bottom w:val="single" w:sz="6" w:space="0" w:color="auto"/>
              <w:right w:val="single" w:sz="6" w:space="0" w:color="auto"/>
            </w:tcBorders>
          </w:tcPr>
          <w:p w14:paraId="2D72540C" w14:textId="77777777" w:rsidR="00F30367" w:rsidRPr="003C158B" w:rsidRDefault="00B113DE" w:rsidP="00F30367">
            <w:pPr>
              <w:rPr>
                <w:sz w:val="16"/>
                <w:szCs w:val="16"/>
              </w:rPr>
            </w:pPr>
            <w:r w:rsidRPr="003C158B">
              <w:rPr>
                <w:sz w:val="16"/>
                <w:szCs w:val="16"/>
              </w:rPr>
              <w:t>MBORREL4: Removed REQ-291076, 291078, 291079, 291080. Added REQ-303128-303131</w:t>
            </w:r>
          </w:p>
        </w:tc>
      </w:tr>
      <w:tr w:rsidR="00F30367" w:rsidRPr="008D5346" w14:paraId="7872CD70" w14:textId="77777777" w:rsidTr="00F30367">
        <w:trPr>
          <w:trHeight w:val="245"/>
          <w:jc w:val="center"/>
        </w:trPr>
        <w:tc>
          <w:tcPr>
            <w:tcW w:w="1755" w:type="dxa"/>
            <w:tcBorders>
              <w:left w:val="single" w:sz="4" w:space="0" w:color="auto"/>
              <w:right w:val="single" w:sz="4" w:space="0" w:color="auto"/>
            </w:tcBorders>
          </w:tcPr>
          <w:p w14:paraId="5EDB57C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C49397" w14:textId="77777777" w:rsidR="00F30367" w:rsidRPr="003C158B" w:rsidRDefault="00B113DE" w:rsidP="00F30367">
            <w:pPr>
              <w:rPr>
                <w:sz w:val="16"/>
                <w:szCs w:val="16"/>
              </w:rPr>
            </w:pPr>
            <w:r w:rsidRPr="003C158B">
              <w:rPr>
                <w:sz w:val="16"/>
                <w:szCs w:val="16"/>
              </w:rPr>
              <w:t>SVS-REQ-291066/B-SVSServer SVS DID Change</w:t>
            </w:r>
          </w:p>
        </w:tc>
        <w:tc>
          <w:tcPr>
            <w:tcW w:w="5911" w:type="dxa"/>
            <w:tcBorders>
              <w:top w:val="single" w:sz="6" w:space="0" w:color="auto"/>
              <w:left w:val="single" w:sz="6" w:space="0" w:color="auto"/>
              <w:bottom w:val="single" w:sz="6" w:space="0" w:color="auto"/>
              <w:right w:val="single" w:sz="6" w:space="0" w:color="auto"/>
            </w:tcBorders>
          </w:tcPr>
          <w:p w14:paraId="535ED734"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294771C9" w14:textId="77777777" w:rsidTr="00F30367">
        <w:trPr>
          <w:trHeight w:val="245"/>
          <w:jc w:val="center"/>
        </w:trPr>
        <w:tc>
          <w:tcPr>
            <w:tcW w:w="1755" w:type="dxa"/>
            <w:tcBorders>
              <w:left w:val="single" w:sz="4" w:space="0" w:color="auto"/>
              <w:right w:val="single" w:sz="4" w:space="0" w:color="auto"/>
            </w:tcBorders>
          </w:tcPr>
          <w:p w14:paraId="674042F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54D7C4" w14:textId="77777777" w:rsidR="00F30367" w:rsidRPr="003C158B" w:rsidRDefault="00B113DE" w:rsidP="00F30367">
            <w:pPr>
              <w:rPr>
                <w:sz w:val="16"/>
                <w:szCs w:val="16"/>
              </w:rPr>
            </w:pPr>
            <w:r w:rsidRPr="003C158B">
              <w:rPr>
                <w:sz w:val="16"/>
                <w:szCs w:val="16"/>
              </w:rPr>
              <w:t>SVS-REQ-291075/B-SVSServer Theft Activation To SVSInterfaceClient while Ignition "ON"</w:t>
            </w:r>
          </w:p>
        </w:tc>
        <w:tc>
          <w:tcPr>
            <w:tcW w:w="5911" w:type="dxa"/>
            <w:tcBorders>
              <w:top w:val="single" w:sz="6" w:space="0" w:color="auto"/>
              <w:left w:val="single" w:sz="6" w:space="0" w:color="auto"/>
              <w:bottom w:val="single" w:sz="6" w:space="0" w:color="auto"/>
              <w:right w:val="single" w:sz="6" w:space="0" w:color="auto"/>
            </w:tcBorders>
          </w:tcPr>
          <w:p w14:paraId="7CE6473A"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35C77664" w14:textId="77777777" w:rsidTr="00F30367">
        <w:trPr>
          <w:trHeight w:val="245"/>
          <w:jc w:val="center"/>
        </w:trPr>
        <w:tc>
          <w:tcPr>
            <w:tcW w:w="1755" w:type="dxa"/>
            <w:tcBorders>
              <w:left w:val="single" w:sz="4" w:space="0" w:color="auto"/>
              <w:right w:val="single" w:sz="4" w:space="0" w:color="auto"/>
            </w:tcBorders>
          </w:tcPr>
          <w:p w14:paraId="34E4ED4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6FC503" w14:textId="77777777" w:rsidR="00F30367" w:rsidRPr="003C158B" w:rsidRDefault="00B113DE" w:rsidP="00F30367">
            <w:pPr>
              <w:rPr>
                <w:sz w:val="16"/>
                <w:szCs w:val="16"/>
              </w:rPr>
            </w:pPr>
            <w:r w:rsidRPr="003C158B">
              <w:rPr>
                <w:sz w:val="16"/>
                <w:szCs w:val="16"/>
              </w:rPr>
              <w:t>SVS-REQ-303128/A-SVSServer Theft Activation To SVSInterfaceClient while in Ignition “OFF”</w:t>
            </w:r>
          </w:p>
        </w:tc>
        <w:tc>
          <w:tcPr>
            <w:tcW w:w="5911" w:type="dxa"/>
            <w:tcBorders>
              <w:top w:val="single" w:sz="6" w:space="0" w:color="auto"/>
              <w:left w:val="single" w:sz="6" w:space="0" w:color="auto"/>
              <w:bottom w:val="single" w:sz="6" w:space="0" w:color="auto"/>
              <w:right w:val="single" w:sz="6" w:space="0" w:color="auto"/>
            </w:tcBorders>
          </w:tcPr>
          <w:p w14:paraId="53E5E678" w14:textId="77777777" w:rsidR="00F30367" w:rsidRPr="003C158B" w:rsidRDefault="00B113DE" w:rsidP="00F30367">
            <w:pPr>
              <w:rPr>
                <w:sz w:val="16"/>
                <w:szCs w:val="16"/>
              </w:rPr>
            </w:pPr>
            <w:r w:rsidRPr="003C158B">
              <w:rPr>
                <w:sz w:val="16"/>
                <w:szCs w:val="16"/>
              </w:rPr>
              <w:t>MBORREL4: New req.</w:t>
            </w:r>
          </w:p>
        </w:tc>
      </w:tr>
      <w:tr w:rsidR="00F30367" w:rsidRPr="008D5346" w14:paraId="5B72FDAC" w14:textId="77777777" w:rsidTr="00F30367">
        <w:trPr>
          <w:trHeight w:val="245"/>
          <w:jc w:val="center"/>
        </w:trPr>
        <w:tc>
          <w:tcPr>
            <w:tcW w:w="1755" w:type="dxa"/>
            <w:tcBorders>
              <w:left w:val="single" w:sz="4" w:space="0" w:color="auto"/>
              <w:right w:val="single" w:sz="4" w:space="0" w:color="auto"/>
            </w:tcBorders>
          </w:tcPr>
          <w:p w14:paraId="4015AA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32385E" w14:textId="77777777" w:rsidR="00F30367" w:rsidRPr="003C158B" w:rsidRDefault="00B113DE" w:rsidP="00F30367">
            <w:pPr>
              <w:rPr>
                <w:sz w:val="16"/>
                <w:szCs w:val="16"/>
              </w:rPr>
            </w:pPr>
            <w:r w:rsidRPr="003C158B">
              <w:rPr>
                <w:sz w:val="16"/>
                <w:szCs w:val="16"/>
              </w:rPr>
              <w:t>SVS-REQ-303129/A-SVSInterfaceClient changes upon “Theft Mode” Activation</w:t>
            </w:r>
          </w:p>
        </w:tc>
        <w:tc>
          <w:tcPr>
            <w:tcW w:w="5911" w:type="dxa"/>
            <w:tcBorders>
              <w:top w:val="single" w:sz="6" w:space="0" w:color="auto"/>
              <w:left w:val="single" w:sz="6" w:space="0" w:color="auto"/>
              <w:bottom w:val="single" w:sz="6" w:space="0" w:color="auto"/>
              <w:right w:val="single" w:sz="6" w:space="0" w:color="auto"/>
            </w:tcBorders>
          </w:tcPr>
          <w:p w14:paraId="13A92812" w14:textId="77777777" w:rsidR="00F30367" w:rsidRPr="003C158B" w:rsidRDefault="00B113DE" w:rsidP="00F30367">
            <w:pPr>
              <w:rPr>
                <w:sz w:val="16"/>
                <w:szCs w:val="16"/>
              </w:rPr>
            </w:pPr>
            <w:r w:rsidRPr="003C158B">
              <w:rPr>
                <w:sz w:val="16"/>
                <w:szCs w:val="16"/>
              </w:rPr>
              <w:t>MBORREL4: New req.</w:t>
            </w:r>
          </w:p>
        </w:tc>
      </w:tr>
      <w:tr w:rsidR="00F30367" w:rsidRPr="008D5346" w14:paraId="12BC1016" w14:textId="77777777" w:rsidTr="00F30367">
        <w:trPr>
          <w:trHeight w:val="245"/>
          <w:jc w:val="center"/>
        </w:trPr>
        <w:tc>
          <w:tcPr>
            <w:tcW w:w="1755" w:type="dxa"/>
            <w:tcBorders>
              <w:left w:val="single" w:sz="4" w:space="0" w:color="auto"/>
              <w:right w:val="single" w:sz="4" w:space="0" w:color="auto"/>
            </w:tcBorders>
          </w:tcPr>
          <w:p w14:paraId="657AA61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42D52A" w14:textId="77777777" w:rsidR="00F30367" w:rsidRPr="003C158B" w:rsidRDefault="00B113DE" w:rsidP="00F30367">
            <w:pPr>
              <w:rPr>
                <w:sz w:val="16"/>
                <w:szCs w:val="16"/>
              </w:rPr>
            </w:pPr>
            <w:r w:rsidRPr="003C158B">
              <w:rPr>
                <w:sz w:val="16"/>
                <w:szCs w:val="16"/>
              </w:rPr>
              <w:t xml:space="preserve">SVS-REQ-291077/B-SVSServer Theft De-Activation To </w:t>
            </w:r>
            <w:r w:rsidRPr="003C158B">
              <w:rPr>
                <w:sz w:val="16"/>
                <w:szCs w:val="16"/>
              </w:rPr>
              <w:lastRenderedPageBreak/>
              <w:t>SVSInterfaceClient while Ignition "ON"</w:t>
            </w:r>
          </w:p>
        </w:tc>
        <w:tc>
          <w:tcPr>
            <w:tcW w:w="5911" w:type="dxa"/>
            <w:tcBorders>
              <w:top w:val="single" w:sz="6" w:space="0" w:color="auto"/>
              <w:left w:val="single" w:sz="6" w:space="0" w:color="auto"/>
              <w:bottom w:val="single" w:sz="6" w:space="0" w:color="auto"/>
              <w:right w:val="single" w:sz="6" w:space="0" w:color="auto"/>
            </w:tcBorders>
          </w:tcPr>
          <w:p w14:paraId="77F87C0E" w14:textId="77777777" w:rsidR="00F30367" w:rsidRPr="003C158B" w:rsidRDefault="00B113DE" w:rsidP="00F30367">
            <w:pPr>
              <w:rPr>
                <w:sz w:val="16"/>
                <w:szCs w:val="16"/>
              </w:rPr>
            </w:pPr>
            <w:r w:rsidRPr="003C158B">
              <w:rPr>
                <w:sz w:val="16"/>
                <w:szCs w:val="16"/>
              </w:rPr>
              <w:lastRenderedPageBreak/>
              <w:t>MBORREL4: Updated req name and content</w:t>
            </w:r>
          </w:p>
        </w:tc>
      </w:tr>
      <w:tr w:rsidR="00F30367" w:rsidRPr="008D5346" w14:paraId="096170B1" w14:textId="77777777" w:rsidTr="00F30367">
        <w:trPr>
          <w:trHeight w:val="245"/>
          <w:jc w:val="center"/>
        </w:trPr>
        <w:tc>
          <w:tcPr>
            <w:tcW w:w="1755" w:type="dxa"/>
            <w:tcBorders>
              <w:left w:val="single" w:sz="4" w:space="0" w:color="auto"/>
              <w:right w:val="single" w:sz="4" w:space="0" w:color="auto"/>
            </w:tcBorders>
          </w:tcPr>
          <w:p w14:paraId="53C1DE2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7466EB" w14:textId="77777777" w:rsidR="00F30367" w:rsidRPr="003C158B" w:rsidRDefault="00B113DE" w:rsidP="00F30367">
            <w:pPr>
              <w:rPr>
                <w:sz w:val="16"/>
                <w:szCs w:val="16"/>
              </w:rPr>
            </w:pPr>
            <w:r w:rsidRPr="003C158B">
              <w:rPr>
                <w:sz w:val="16"/>
                <w:szCs w:val="16"/>
              </w:rPr>
              <w:t>SVS-REQ-303130/A-SVSServer Theft De-Activation To SVSInterfaceClient while Ignition “OFF”</w:t>
            </w:r>
          </w:p>
        </w:tc>
        <w:tc>
          <w:tcPr>
            <w:tcW w:w="5911" w:type="dxa"/>
            <w:tcBorders>
              <w:top w:val="single" w:sz="6" w:space="0" w:color="auto"/>
              <w:left w:val="single" w:sz="6" w:space="0" w:color="auto"/>
              <w:bottom w:val="single" w:sz="6" w:space="0" w:color="auto"/>
              <w:right w:val="single" w:sz="6" w:space="0" w:color="auto"/>
            </w:tcBorders>
          </w:tcPr>
          <w:p w14:paraId="3F9D1CAA" w14:textId="77777777" w:rsidR="00F30367" w:rsidRPr="003C158B" w:rsidRDefault="00B113DE" w:rsidP="00F30367">
            <w:pPr>
              <w:rPr>
                <w:sz w:val="16"/>
                <w:szCs w:val="16"/>
              </w:rPr>
            </w:pPr>
            <w:r w:rsidRPr="003C158B">
              <w:rPr>
                <w:sz w:val="16"/>
                <w:szCs w:val="16"/>
              </w:rPr>
              <w:t>MBORREL4: New req.</w:t>
            </w:r>
          </w:p>
        </w:tc>
      </w:tr>
      <w:tr w:rsidR="00F30367" w:rsidRPr="008D5346" w14:paraId="73E25EEB" w14:textId="77777777" w:rsidTr="00F30367">
        <w:trPr>
          <w:trHeight w:val="245"/>
          <w:jc w:val="center"/>
        </w:trPr>
        <w:tc>
          <w:tcPr>
            <w:tcW w:w="1755" w:type="dxa"/>
            <w:tcBorders>
              <w:left w:val="single" w:sz="4" w:space="0" w:color="auto"/>
              <w:right w:val="single" w:sz="4" w:space="0" w:color="auto"/>
            </w:tcBorders>
          </w:tcPr>
          <w:p w14:paraId="7A2CDBF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0060C3" w14:textId="77777777" w:rsidR="00F30367" w:rsidRPr="003C158B" w:rsidRDefault="00B113DE" w:rsidP="00F30367">
            <w:pPr>
              <w:rPr>
                <w:sz w:val="16"/>
                <w:szCs w:val="16"/>
              </w:rPr>
            </w:pPr>
            <w:r w:rsidRPr="003C158B">
              <w:rPr>
                <w:sz w:val="16"/>
                <w:szCs w:val="16"/>
              </w:rPr>
              <w:t>SVS-REQ-303131/A-SVSServer response update of successful execution of “Thetf Mode” De-activation</w:t>
            </w:r>
          </w:p>
        </w:tc>
        <w:tc>
          <w:tcPr>
            <w:tcW w:w="5911" w:type="dxa"/>
            <w:tcBorders>
              <w:top w:val="single" w:sz="6" w:space="0" w:color="auto"/>
              <w:left w:val="single" w:sz="6" w:space="0" w:color="auto"/>
              <w:bottom w:val="single" w:sz="6" w:space="0" w:color="auto"/>
              <w:right w:val="single" w:sz="6" w:space="0" w:color="auto"/>
            </w:tcBorders>
          </w:tcPr>
          <w:p w14:paraId="778CE962" w14:textId="77777777" w:rsidR="00F30367" w:rsidRPr="003C158B" w:rsidRDefault="00B113DE" w:rsidP="00F30367">
            <w:pPr>
              <w:rPr>
                <w:sz w:val="16"/>
                <w:szCs w:val="16"/>
              </w:rPr>
            </w:pPr>
            <w:r w:rsidRPr="003C158B">
              <w:rPr>
                <w:sz w:val="16"/>
                <w:szCs w:val="16"/>
              </w:rPr>
              <w:t>MBORREL4: New req.</w:t>
            </w:r>
          </w:p>
        </w:tc>
      </w:tr>
      <w:tr w:rsidR="00F30367" w:rsidRPr="008D5346" w14:paraId="10AB09FE" w14:textId="77777777" w:rsidTr="00F30367">
        <w:trPr>
          <w:trHeight w:val="245"/>
          <w:jc w:val="center"/>
        </w:trPr>
        <w:tc>
          <w:tcPr>
            <w:tcW w:w="1755" w:type="dxa"/>
            <w:tcBorders>
              <w:left w:val="single" w:sz="4" w:space="0" w:color="auto"/>
              <w:right w:val="single" w:sz="4" w:space="0" w:color="auto"/>
            </w:tcBorders>
          </w:tcPr>
          <w:p w14:paraId="4E60433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FECFAC" w14:textId="77777777" w:rsidR="00F30367" w:rsidRPr="003C158B" w:rsidRDefault="00B113DE" w:rsidP="00F30367">
            <w:pPr>
              <w:rPr>
                <w:sz w:val="16"/>
                <w:szCs w:val="16"/>
              </w:rPr>
            </w:pPr>
            <w:r w:rsidRPr="003C158B">
              <w:rPr>
                <w:sz w:val="16"/>
                <w:szCs w:val="16"/>
              </w:rPr>
              <w:t>STR-491841/B-Requirements</w:t>
            </w:r>
          </w:p>
        </w:tc>
        <w:tc>
          <w:tcPr>
            <w:tcW w:w="5911" w:type="dxa"/>
            <w:tcBorders>
              <w:top w:val="single" w:sz="6" w:space="0" w:color="auto"/>
              <w:left w:val="single" w:sz="6" w:space="0" w:color="auto"/>
              <w:bottom w:val="single" w:sz="6" w:space="0" w:color="auto"/>
              <w:right w:val="single" w:sz="6" w:space="0" w:color="auto"/>
            </w:tcBorders>
          </w:tcPr>
          <w:p w14:paraId="1371D2A7" w14:textId="77777777" w:rsidR="00F30367" w:rsidRPr="003C158B" w:rsidRDefault="00B113DE" w:rsidP="00F30367">
            <w:pPr>
              <w:rPr>
                <w:sz w:val="16"/>
                <w:szCs w:val="16"/>
              </w:rPr>
            </w:pPr>
            <w:r w:rsidRPr="003C158B">
              <w:rPr>
                <w:sz w:val="16"/>
                <w:szCs w:val="16"/>
              </w:rPr>
              <w:t>MBORREL4: Removed REQ-291066. Added REQ-304029. 304066</w:t>
            </w:r>
          </w:p>
        </w:tc>
      </w:tr>
      <w:tr w:rsidR="00F30367" w:rsidRPr="008D5346" w14:paraId="1EBF32B0" w14:textId="77777777" w:rsidTr="00F30367">
        <w:trPr>
          <w:trHeight w:val="245"/>
          <w:jc w:val="center"/>
        </w:trPr>
        <w:tc>
          <w:tcPr>
            <w:tcW w:w="1755" w:type="dxa"/>
            <w:tcBorders>
              <w:left w:val="single" w:sz="4" w:space="0" w:color="auto"/>
              <w:right w:val="single" w:sz="4" w:space="0" w:color="auto"/>
            </w:tcBorders>
          </w:tcPr>
          <w:p w14:paraId="0CAB07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396266" w14:textId="77777777" w:rsidR="00F30367" w:rsidRPr="003C158B" w:rsidRDefault="00B113DE" w:rsidP="00F30367">
            <w:pPr>
              <w:rPr>
                <w:sz w:val="16"/>
                <w:szCs w:val="16"/>
              </w:rPr>
            </w:pPr>
            <w:r w:rsidRPr="003C158B">
              <w:rPr>
                <w:sz w:val="16"/>
                <w:szCs w:val="16"/>
              </w:rPr>
              <w:t>SVS-REQ-304066/A-SVS Primary and Secondary LTE Antenna Communication Management</w:t>
            </w:r>
          </w:p>
        </w:tc>
        <w:tc>
          <w:tcPr>
            <w:tcW w:w="5911" w:type="dxa"/>
            <w:tcBorders>
              <w:top w:val="single" w:sz="6" w:space="0" w:color="auto"/>
              <w:left w:val="single" w:sz="6" w:space="0" w:color="auto"/>
              <w:bottom w:val="single" w:sz="6" w:space="0" w:color="auto"/>
              <w:right w:val="single" w:sz="6" w:space="0" w:color="auto"/>
            </w:tcBorders>
          </w:tcPr>
          <w:p w14:paraId="6C80A823" w14:textId="77777777" w:rsidR="00F30367" w:rsidRPr="003C158B" w:rsidRDefault="00B113DE" w:rsidP="00F30367">
            <w:pPr>
              <w:rPr>
                <w:sz w:val="16"/>
                <w:szCs w:val="16"/>
              </w:rPr>
            </w:pPr>
            <w:r w:rsidRPr="003C158B">
              <w:rPr>
                <w:sz w:val="16"/>
                <w:szCs w:val="16"/>
              </w:rPr>
              <w:t>MBORREL4: New req.</w:t>
            </w:r>
          </w:p>
        </w:tc>
      </w:tr>
      <w:tr w:rsidR="00F30367" w:rsidRPr="008D5346" w14:paraId="108EEC21" w14:textId="77777777" w:rsidTr="00F30367">
        <w:trPr>
          <w:trHeight w:val="245"/>
          <w:jc w:val="center"/>
        </w:trPr>
        <w:tc>
          <w:tcPr>
            <w:tcW w:w="1755" w:type="dxa"/>
            <w:tcBorders>
              <w:left w:val="single" w:sz="4" w:space="0" w:color="auto"/>
              <w:right w:val="single" w:sz="4" w:space="0" w:color="auto"/>
            </w:tcBorders>
          </w:tcPr>
          <w:p w14:paraId="28085A0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72EBC6" w14:textId="77777777" w:rsidR="00F30367" w:rsidRPr="003C158B" w:rsidRDefault="00B113DE" w:rsidP="00F30367">
            <w:pPr>
              <w:rPr>
                <w:sz w:val="16"/>
                <w:szCs w:val="16"/>
              </w:rPr>
            </w:pPr>
            <w:r w:rsidRPr="003C158B">
              <w:rPr>
                <w:sz w:val="16"/>
                <w:szCs w:val="16"/>
              </w:rPr>
              <w:t>SVS-REQ-291081/B-SVSServer FTCP Messages</w:t>
            </w:r>
          </w:p>
        </w:tc>
        <w:tc>
          <w:tcPr>
            <w:tcW w:w="5911" w:type="dxa"/>
            <w:tcBorders>
              <w:top w:val="single" w:sz="6" w:space="0" w:color="auto"/>
              <w:left w:val="single" w:sz="6" w:space="0" w:color="auto"/>
              <w:bottom w:val="single" w:sz="6" w:space="0" w:color="auto"/>
              <w:right w:val="single" w:sz="6" w:space="0" w:color="auto"/>
            </w:tcBorders>
          </w:tcPr>
          <w:p w14:paraId="4ACC0955"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5DF4F5BA" w14:textId="77777777" w:rsidTr="00F30367">
        <w:trPr>
          <w:trHeight w:val="245"/>
          <w:jc w:val="center"/>
        </w:trPr>
        <w:tc>
          <w:tcPr>
            <w:tcW w:w="1755" w:type="dxa"/>
            <w:tcBorders>
              <w:left w:val="single" w:sz="4" w:space="0" w:color="auto"/>
              <w:right w:val="single" w:sz="4" w:space="0" w:color="auto"/>
            </w:tcBorders>
          </w:tcPr>
          <w:p w14:paraId="5605773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BA7E66" w14:textId="77777777" w:rsidR="00F30367" w:rsidRPr="003C158B" w:rsidRDefault="00B113DE" w:rsidP="00F30367">
            <w:pPr>
              <w:rPr>
                <w:sz w:val="16"/>
                <w:szCs w:val="16"/>
              </w:rPr>
            </w:pPr>
            <w:r w:rsidRPr="003C158B">
              <w:rPr>
                <w:sz w:val="16"/>
                <w:szCs w:val="16"/>
              </w:rPr>
              <w:t>SVS-REQ-304029/A-SVSServer SMS Messages</w:t>
            </w:r>
          </w:p>
        </w:tc>
        <w:tc>
          <w:tcPr>
            <w:tcW w:w="5911" w:type="dxa"/>
            <w:tcBorders>
              <w:top w:val="single" w:sz="6" w:space="0" w:color="auto"/>
              <w:left w:val="single" w:sz="6" w:space="0" w:color="auto"/>
              <w:bottom w:val="single" w:sz="6" w:space="0" w:color="auto"/>
              <w:right w:val="single" w:sz="6" w:space="0" w:color="auto"/>
            </w:tcBorders>
          </w:tcPr>
          <w:p w14:paraId="4F8FE299" w14:textId="77777777" w:rsidR="00F30367" w:rsidRPr="003C158B" w:rsidRDefault="00B113DE" w:rsidP="00F30367">
            <w:pPr>
              <w:rPr>
                <w:sz w:val="16"/>
                <w:szCs w:val="16"/>
              </w:rPr>
            </w:pPr>
            <w:r w:rsidRPr="003C158B">
              <w:rPr>
                <w:sz w:val="16"/>
                <w:szCs w:val="16"/>
              </w:rPr>
              <w:t>MBORREL4: New req.</w:t>
            </w:r>
          </w:p>
        </w:tc>
      </w:tr>
      <w:tr w:rsidR="00F30367" w:rsidRPr="008D5346" w14:paraId="63B6C8F1" w14:textId="77777777" w:rsidTr="00F30367">
        <w:trPr>
          <w:trHeight w:val="245"/>
          <w:jc w:val="center"/>
        </w:trPr>
        <w:tc>
          <w:tcPr>
            <w:tcW w:w="1755" w:type="dxa"/>
            <w:tcBorders>
              <w:left w:val="single" w:sz="4" w:space="0" w:color="auto"/>
              <w:right w:val="single" w:sz="4" w:space="0" w:color="auto"/>
            </w:tcBorders>
          </w:tcPr>
          <w:p w14:paraId="1983BAD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A45F0A" w14:textId="77777777" w:rsidR="00F30367" w:rsidRPr="003C158B" w:rsidRDefault="00B113DE" w:rsidP="00F30367">
            <w:pPr>
              <w:rPr>
                <w:sz w:val="16"/>
                <w:szCs w:val="16"/>
              </w:rPr>
            </w:pPr>
            <w:r w:rsidRPr="003C158B">
              <w:rPr>
                <w:sz w:val="16"/>
                <w:szCs w:val="16"/>
              </w:rPr>
              <w:t>SVS-REQ-291083/B-SVSServer HTTPS Response</w:t>
            </w:r>
          </w:p>
        </w:tc>
        <w:tc>
          <w:tcPr>
            <w:tcW w:w="5911" w:type="dxa"/>
            <w:tcBorders>
              <w:top w:val="single" w:sz="6" w:space="0" w:color="auto"/>
              <w:left w:val="single" w:sz="6" w:space="0" w:color="auto"/>
              <w:bottom w:val="single" w:sz="6" w:space="0" w:color="auto"/>
              <w:right w:val="single" w:sz="6" w:space="0" w:color="auto"/>
            </w:tcBorders>
          </w:tcPr>
          <w:p w14:paraId="55DEE9A9"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66C6A3CC" w14:textId="77777777" w:rsidTr="00F30367">
        <w:trPr>
          <w:trHeight w:val="245"/>
          <w:jc w:val="center"/>
        </w:trPr>
        <w:tc>
          <w:tcPr>
            <w:tcW w:w="1755" w:type="dxa"/>
            <w:tcBorders>
              <w:left w:val="single" w:sz="4" w:space="0" w:color="auto"/>
              <w:right w:val="single" w:sz="4" w:space="0" w:color="auto"/>
            </w:tcBorders>
          </w:tcPr>
          <w:p w14:paraId="7647A98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3E9F8B" w14:textId="77777777" w:rsidR="00F30367" w:rsidRPr="003C158B" w:rsidRDefault="00B113DE" w:rsidP="00F30367">
            <w:pPr>
              <w:rPr>
                <w:sz w:val="16"/>
                <w:szCs w:val="16"/>
              </w:rPr>
            </w:pPr>
            <w:r w:rsidRPr="003C158B">
              <w:rPr>
                <w:sz w:val="16"/>
                <w:szCs w:val="16"/>
              </w:rPr>
              <w:t>STR-492120/B-FTCP Data Communication</w:t>
            </w:r>
          </w:p>
        </w:tc>
        <w:tc>
          <w:tcPr>
            <w:tcW w:w="5911" w:type="dxa"/>
            <w:tcBorders>
              <w:top w:val="single" w:sz="6" w:space="0" w:color="auto"/>
              <w:left w:val="single" w:sz="6" w:space="0" w:color="auto"/>
              <w:bottom w:val="single" w:sz="6" w:space="0" w:color="auto"/>
              <w:right w:val="single" w:sz="6" w:space="0" w:color="auto"/>
            </w:tcBorders>
          </w:tcPr>
          <w:p w14:paraId="1B7B5DB5" w14:textId="77777777" w:rsidR="00F30367" w:rsidRPr="003C158B" w:rsidRDefault="00B113DE" w:rsidP="00F30367">
            <w:pPr>
              <w:rPr>
                <w:sz w:val="16"/>
                <w:szCs w:val="16"/>
              </w:rPr>
            </w:pPr>
            <w:r w:rsidRPr="003C158B">
              <w:rPr>
                <w:sz w:val="16"/>
                <w:szCs w:val="16"/>
              </w:rPr>
              <w:t>MBORREL4: Updated name. Added REQ-REQ-303287-294. Removed REQ-291235-236, REQ-297605</w:t>
            </w:r>
          </w:p>
        </w:tc>
      </w:tr>
      <w:tr w:rsidR="00F30367" w:rsidRPr="008D5346" w14:paraId="3BB04FE0" w14:textId="77777777" w:rsidTr="00F30367">
        <w:trPr>
          <w:trHeight w:val="245"/>
          <w:jc w:val="center"/>
        </w:trPr>
        <w:tc>
          <w:tcPr>
            <w:tcW w:w="1755" w:type="dxa"/>
            <w:tcBorders>
              <w:left w:val="single" w:sz="4" w:space="0" w:color="auto"/>
              <w:right w:val="single" w:sz="4" w:space="0" w:color="auto"/>
            </w:tcBorders>
          </w:tcPr>
          <w:p w14:paraId="6D86A80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E98D27" w14:textId="77777777" w:rsidR="00F30367" w:rsidRPr="003C158B" w:rsidRDefault="00B113DE" w:rsidP="00F30367">
            <w:pPr>
              <w:rPr>
                <w:sz w:val="16"/>
                <w:szCs w:val="16"/>
              </w:rPr>
            </w:pPr>
            <w:r w:rsidRPr="003C158B">
              <w:rPr>
                <w:sz w:val="16"/>
                <w:szCs w:val="16"/>
              </w:rPr>
              <w:t>SVS-REQ-291218/B-Ignition ON, Theft Mode Activation And Data Collection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7D90561" w14:textId="77777777" w:rsidR="00F30367" w:rsidRPr="003C158B" w:rsidRDefault="00B113DE" w:rsidP="00F30367">
            <w:pPr>
              <w:rPr>
                <w:sz w:val="16"/>
                <w:szCs w:val="16"/>
              </w:rPr>
            </w:pPr>
            <w:r w:rsidRPr="003C158B">
              <w:rPr>
                <w:sz w:val="16"/>
                <w:szCs w:val="16"/>
              </w:rPr>
              <w:t>MBORREL4: Updated content</w:t>
            </w:r>
          </w:p>
        </w:tc>
      </w:tr>
      <w:tr w:rsidR="00F30367" w:rsidRPr="008D5346" w14:paraId="47BAFCEC" w14:textId="77777777" w:rsidTr="00F30367">
        <w:trPr>
          <w:trHeight w:val="245"/>
          <w:jc w:val="center"/>
        </w:trPr>
        <w:tc>
          <w:tcPr>
            <w:tcW w:w="1755" w:type="dxa"/>
            <w:tcBorders>
              <w:left w:val="single" w:sz="4" w:space="0" w:color="auto"/>
              <w:right w:val="single" w:sz="4" w:space="0" w:color="auto"/>
            </w:tcBorders>
          </w:tcPr>
          <w:p w14:paraId="75F524F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97AA03" w14:textId="77777777" w:rsidR="00F30367" w:rsidRPr="003C158B" w:rsidRDefault="00B113DE" w:rsidP="00F30367">
            <w:pPr>
              <w:rPr>
                <w:sz w:val="16"/>
                <w:szCs w:val="16"/>
              </w:rPr>
            </w:pPr>
            <w:r w:rsidRPr="003C158B">
              <w:rPr>
                <w:sz w:val="16"/>
                <w:szCs w:val="16"/>
              </w:rPr>
              <w:t>SVS-REQ-291219/B-Ignition ON, Activate Tracking with Tracking Frequency Change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4D621B37"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79616BFE" w14:textId="77777777" w:rsidTr="00F30367">
        <w:trPr>
          <w:trHeight w:val="245"/>
          <w:jc w:val="center"/>
        </w:trPr>
        <w:tc>
          <w:tcPr>
            <w:tcW w:w="1755" w:type="dxa"/>
            <w:tcBorders>
              <w:left w:val="single" w:sz="4" w:space="0" w:color="auto"/>
              <w:right w:val="single" w:sz="4" w:space="0" w:color="auto"/>
            </w:tcBorders>
          </w:tcPr>
          <w:p w14:paraId="6B85D1C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CED782" w14:textId="77777777" w:rsidR="00F30367" w:rsidRPr="003C158B" w:rsidRDefault="00B113DE" w:rsidP="00F30367">
            <w:pPr>
              <w:rPr>
                <w:sz w:val="16"/>
                <w:szCs w:val="16"/>
              </w:rPr>
            </w:pPr>
            <w:r w:rsidRPr="003C158B">
              <w:rPr>
                <w:sz w:val="16"/>
                <w:szCs w:val="16"/>
              </w:rPr>
              <w:t>SVS-REQ-303287/A-Tracking Command Request From Call Center To SVS App in SVSOffBoardClient</w:t>
            </w:r>
          </w:p>
        </w:tc>
        <w:tc>
          <w:tcPr>
            <w:tcW w:w="5911" w:type="dxa"/>
            <w:tcBorders>
              <w:top w:val="single" w:sz="6" w:space="0" w:color="auto"/>
              <w:left w:val="single" w:sz="6" w:space="0" w:color="auto"/>
              <w:bottom w:val="single" w:sz="6" w:space="0" w:color="auto"/>
              <w:right w:val="single" w:sz="6" w:space="0" w:color="auto"/>
            </w:tcBorders>
          </w:tcPr>
          <w:p w14:paraId="252E3985" w14:textId="77777777" w:rsidR="00F30367" w:rsidRPr="003C158B" w:rsidRDefault="00B113DE" w:rsidP="00F30367">
            <w:pPr>
              <w:rPr>
                <w:sz w:val="16"/>
                <w:szCs w:val="16"/>
              </w:rPr>
            </w:pPr>
            <w:r w:rsidRPr="003C158B">
              <w:rPr>
                <w:sz w:val="16"/>
                <w:szCs w:val="16"/>
              </w:rPr>
              <w:t>MBORREL4: New req.</w:t>
            </w:r>
          </w:p>
        </w:tc>
      </w:tr>
      <w:tr w:rsidR="00F30367" w:rsidRPr="008D5346" w14:paraId="6BAC56BE" w14:textId="77777777" w:rsidTr="00F30367">
        <w:trPr>
          <w:trHeight w:val="245"/>
          <w:jc w:val="center"/>
        </w:trPr>
        <w:tc>
          <w:tcPr>
            <w:tcW w:w="1755" w:type="dxa"/>
            <w:tcBorders>
              <w:left w:val="single" w:sz="4" w:space="0" w:color="auto"/>
              <w:right w:val="single" w:sz="4" w:space="0" w:color="auto"/>
            </w:tcBorders>
          </w:tcPr>
          <w:p w14:paraId="2978F6D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A1A065" w14:textId="77777777" w:rsidR="00F30367" w:rsidRPr="003C158B" w:rsidRDefault="00B113DE" w:rsidP="00F30367">
            <w:pPr>
              <w:rPr>
                <w:sz w:val="16"/>
                <w:szCs w:val="16"/>
              </w:rPr>
            </w:pPr>
            <w:r w:rsidRPr="003C158B">
              <w:rPr>
                <w:sz w:val="16"/>
                <w:szCs w:val="16"/>
              </w:rPr>
              <w:t>SVS-REQ-303288/A-FTCP Tracking Command Create At SVSOffBoardClient</w:t>
            </w:r>
          </w:p>
        </w:tc>
        <w:tc>
          <w:tcPr>
            <w:tcW w:w="5911" w:type="dxa"/>
            <w:tcBorders>
              <w:top w:val="single" w:sz="6" w:space="0" w:color="auto"/>
              <w:left w:val="single" w:sz="6" w:space="0" w:color="auto"/>
              <w:bottom w:val="single" w:sz="6" w:space="0" w:color="auto"/>
              <w:right w:val="single" w:sz="6" w:space="0" w:color="auto"/>
            </w:tcBorders>
          </w:tcPr>
          <w:p w14:paraId="73930ED1" w14:textId="77777777" w:rsidR="00F30367" w:rsidRPr="003C158B" w:rsidRDefault="00B113DE" w:rsidP="00F30367">
            <w:pPr>
              <w:rPr>
                <w:sz w:val="16"/>
                <w:szCs w:val="16"/>
              </w:rPr>
            </w:pPr>
            <w:r w:rsidRPr="003C158B">
              <w:rPr>
                <w:sz w:val="16"/>
                <w:szCs w:val="16"/>
              </w:rPr>
              <w:t>MBORREL4: New req.</w:t>
            </w:r>
          </w:p>
        </w:tc>
      </w:tr>
      <w:tr w:rsidR="00F30367" w:rsidRPr="008D5346" w14:paraId="026A2521" w14:textId="77777777" w:rsidTr="00F30367">
        <w:trPr>
          <w:trHeight w:val="245"/>
          <w:jc w:val="center"/>
        </w:trPr>
        <w:tc>
          <w:tcPr>
            <w:tcW w:w="1755" w:type="dxa"/>
            <w:tcBorders>
              <w:left w:val="single" w:sz="4" w:space="0" w:color="auto"/>
              <w:right w:val="single" w:sz="4" w:space="0" w:color="auto"/>
            </w:tcBorders>
          </w:tcPr>
          <w:p w14:paraId="4D88A9B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E49519" w14:textId="77777777" w:rsidR="00F30367" w:rsidRPr="003C158B" w:rsidRDefault="00B113DE" w:rsidP="00F30367">
            <w:pPr>
              <w:rPr>
                <w:sz w:val="16"/>
                <w:szCs w:val="16"/>
              </w:rPr>
            </w:pPr>
            <w:r w:rsidRPr="003C158B">
              <w:rPr>
                <w:sz w:val="16"/>
                <w:szCs w:val="16"/>
              </w:rPr>
              <w:t>SVS-REQ-303289/A-FTCP Tracking Command to SVSServer</w:t>
            </w:r>
          </w:p>
        </w:tc>
        <w:tc>
          <w:tcPr>
            <w:tcW w:w="5911" w:type="dxa"/>
            <w:tcBorders>
              <w:top w:val="single" w:sz="6" w:space="0" w:color="auto"/>
              <w:left w:val="single" w:sz="6" w:space="0" w:color="auto"/>
              <w:bottom w:val="single" w:sz="6" w:space="0" w:color="auto"/>
              <w:right w:val="single" w:sz="6" w:space="0" w:color="auto"/>
            </w:tcBorders>
          </w:tcPr>
          <w:p w14:paraId="7238A6F6" w14:textId="77777777" w:rsidR="00F30367" w:rsidRPr="003C158B" w:rsidRDefault="00B113DE" w:rsidP="00F30367">
            <w:pPr>
              <w:rPr>
                <w:sz w:val="16"/>
                <w:szCs w:val="16"/>
              </w:rPr>
            </w:pPr>
            <w:r w:rsidRPr="003C158B">
              <w:rPr>
                <w:sz w:val="16"/>
                <w:szCs w:val="16"/>
              </w:rPr>
              <w:t>MBORREL4: New req.</w:t>
            </w:r>
          </w:p>
        </w:tc>
      </w:tr>
      <w:tr w:rsidR="00F30367" w:rsidRPr="008D5346" w14:paraId="08800DD0" w14:textId="77777777" w:rsidTr="00F30367">
        <w:trPr>
          <w:trHeight w:val="245"/>
          <w:jc w:val="center"/>
        </w:trPr>
        <w:tc>
          <w:tcPr>
            <w:tcW w:w="1755" w:type="dxa"/>
            <w:tcBorders>
              <w:left w:val="single" w:sz="4" w:space="0" w:color="auto"/>
              <w:right w:val="single" w:sz="4" w:space="0" w:color="auto"/>
            </w:tcBorders>
          </w:tcPr>
          <w:p w14:paraId="3D1F1C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A4D9C8" w14:textId="77777777" w:rsidR="00F30367" w:rsidRPr="003C158B" w:rsidRDefault="00B113DE" w:rsidP="00F30367">
            <w:pPr>
              <w:rPr>
                <w:sz w:val="16"/>
                <w:szCs w:val="16"/>
              </w:rPr>
            </w:pPr>
            <w:r w:rsidRPr="003C158B">
              <w:rPr>
                <w:sz w:val="16"/>
                <w:szCs w:val="16"/>
              </w:rPr>
              <w:t>SVS-REQ-297604/B-FTCP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6843B4E8" w14:textId="77777777" w:rsidR="00F30367" w:rsidRPr="003C158B" w:rsidRDefault="00B113DE" w:rsidP="00F30367">
            <w:pPr>
              <w:rPr>
                <w:sz w:val="16"/>
                <w:szCs w:val="16"/>
              </w:rPr>
            </w:pPr>
            <w:r w:rsidRPr="003C158B">
              <w:rPr>
                <w:sz w:val="16"/>
                <w:szCs w:val="16"/>
              </w:rPr>
              <w:t>MBORREL4: Updated table</w:t>
            </w:r>
          </w:p>
        </w:tc>
      </w:tr>
      <w:tr w:rsidR="00F30367" w:rsidRPr="008D5346" w14:paraId="5713C092" w14:textId="77777777" w:rsidTr="00F30367">
        <w:trPr>
          <w:trHeight w:val="245"/>
          <w:jc w:val="center"/>
        </w:trPr>
        <w:tc>
          <w:tcPr>
            <w:tcW w:w="1755" w:type="dxa"/>
            <w:tcBorders>
              <w:left w:val="single" w:sz="4" w:space="0" w:color="auto"/>
              <w:right w:val="single" w:sz="4" w:space="0" w:color="auto"/>
            </w:tcBorders>
          </w:tcPr>
          <w:p w14:paraId="339E9CC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6F0A128" w14:textId="77777777" w:rsidR="00F30367" w:rsidRPr="003C158B" w:rsidRDefault="00B113DE" w:rsidP="00F30367">
            <w:pPr>
              <w:rPr>
                <w:sz w:val="16"/>
                <w:szCs w:val="16"/>
              </w:rPr>
            </w:pPr>
            <w:r w:rsidRPr="003C158B">
              <w:rPr>
                <w:sz w:val="16"/>
                <w:szCs w:val="16"/>
              </w:rPr>
              <w:t>STR-523316/A-FTCP Retry Strategies</w:t>
            </w:r>
          </w:p>
        </w:tc>
        <w:tc>
          <w:tcPr>
            <w:tcW w:w="5911" w:type="dxa"/>
            <w:tcBorders>
              <w:top w:val="single" w:sz="6" w:space="0" w:color="auto"/>
              <w:left w:val="single" w:sz="6" w:space="0" w:color="auto"/>
              <w:bottom w:val="single" w:sz="6" w:space="0" w:color="auto"/>
              <w:right w:val="single" w:sz="6" w:space="0" w:color="auto"/>
            </w:tcBorders>
          </w:tcPr>
          <w:p w14:paraId="38635DD7" w14:textId="77777777" w:rsidR="00F30367" w:rsidRPr="003C158B" w:rsidRDefault="00B113DE" w:rsidP="00F30367">
            <w:pPr>
              <w:rPr>
                <w:sz w:val="16"/>
                <w:szCs w:val="16"/>
              </w:rPr>
            </w:pPr>
            <w:r w:rsidRPr="003C158B">
              <w:rPr>
                <w:sz w:val="16"/>
                <w:szCs w:val="16"/>
              </w:rPr>
              <w:t>MBORREL4: New header</w:t>
            </w:r>
          </w:p>
        </w:tc>
      </w:tr>
      <w:tr w:rsidR="00F30367" w:rsidRPr="008D5346" w14:paraId="1EB94A62" w14:textId="77777777" w:rsidTr="00F30367">
        <w:trPr>
          <w:trHeight w:val="245"/>
          <w:jc w:val="center"/>
        </w:trPr>
        <w:tc>
          <w:tcPr>
            <w:tcW w:w="1755" w:type="dxa"/>
            <w:tcBorders>
              <w:left w:val="single" w:sz="4" w:space="0" w:color="auto"/>
              <w:right w:val="single" w:sz="4" w:space="0" w:color="auto"/>
            </w:tcBorders>
          </w:tcPr>
          <w:p w14:paraId="2BCF751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CC855E" w14:textId="77777777" w:rsidR="00F30367" w:rsidRPr="003C158B" w:rsidRDefault="00B113DE" w:rsidP="00F30367">
            <w:pPr>
              <w:rPr>
                <w:sz w:val="16"/>
                <w:szCs w:val="16"/>
              </w:rPr>
            </w:pPr>
            <w:r w:rsidRPr="003C158B">
              <w:rPr>
                <w:sz w:val="16"/>
                <w:szCs w:val="16"/>
              </w:rPr>
              <w:t>SVS-REQ-303290/A-Call Center Tracking Command Request Failed To Reach SVS App In SVSOffBoardClient</w:t>
            </w:r>
          </w:p>
        </w:tc>
        <w:tc>
          <w:tcPr>
            <w:tcW w:w="5911" w:type="dxa"/>
            <w:tcBorders>
              <w:top w:val="single" w:sz="6" w:space="0" w:color="auto"/>
              <w:left w:val="single" w:sz="6" w:space="0" w:color="auto"/>
              <w:bottom w:val="single" w:sz="6" w:space="0" w:color="auto"/>
              <w:right w:val="single" w:sz="6" w:space="0" w:color="auto"/>
            </w:tcBorders>
          </w:tcPr>
          <w:p w14:paraId="51254AF4" w14:textId="77777777" w:rsidR="00F30367" w:rsidRPr="003C158B" w:rsidRDefault="00B113DE" w:rsidP="00F30367">
            <w:pPr>
              <w:rPr>
                <w:sz w:val="16"/>
                <w:szCs w:val="16"/>
              </w:rPr>
            </w:pPr>
            <w:r w:rsidRPr="003C158B">
              <w:rPr>
                <w:sz w:val="16"/>
                <w:szCs w:val="16"/>
              </w:rPr>
              <w:t>MBORREL4: New req.</w:t>
            </w:r>
          </w:p>
        </w:tc>
      </w:tr>
      <w:tr w:rsidR="00F30367" w:rsidRPr="008D5346" w14:paraId="5EA9ADC8" w14:textId="77777777" w:rsidTr="00F30367">
        <w:trPr>
          <w:trHeight w:val="245"/>
          <w:jc w:val="center"/>
        </w:trPr>
        <w:tc>
          <w:tcPr>
            <w:tcW w:w="1755" w:type="dxa"/>
            <w:tcBorders>
              <w:left w:val="single" w:sz="4" w:space="0" w:color="auto"/>
              <w:right w:val="single" w:sz="4" w:space="0" w:color="auto"/>
            </w:tcBorders>
          </w:tcPr>
          <w:p w14:paraId="45675FF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D9D383" w14:textId="77777777" w:rsidR="00F30367" w:rsidRPr="003C158B" w:rsidRDefault="00B113DE" w:rsidP="00F30367">
            <w:pPr>
              <w:rPr>
                <w:sz w:val="16"/>
                <w:szCs w:val="16"/>
              </w:rPr>
            </w:pPr>
            <w:r w:rsidRPr="003C158B">
              <w:rPr>
                <w:sz w:val="16"/>
                <w:szCs w:val="16"/>
              </w:rPr>
              <w:t>SVS-REQ-303291/A-Protocol Gateway Down To Forward FTCP Tracking Request To SVSServer</w:t>
            </w:r>
          </w:p>
        </w:tc>
        <w:tc>
          <w:tcPr>
            <w:tcW w:w="5911" w:type="dxa"/>
            <w:tcBorders>
              <w:top w:val="single" w:sz="6" w:space="0" w:color="auto"/>
              <w:left w:val="single" w:sz="6" w:space="0" w:color="auto"/>
              <w:bottom w:val="single" w:sz="6" w:space="0" w:color="auto"/>
              <w:right w:val="single" w:sz="6" w:space="0" w:color="auto"/>
            </w:tcBorders>
          </w:tcPr>
          <w:p w14:paraId="24940C54" w14:textId="77777777" w:rsidR="00F30367" w:rsidRPr="003C158B" w:rsidRDefault="00B113DE" w:rsidP="00F30367">
            <w:pPr>
              <w:rPr>
                <w:sz w:val="16"/>
                <w:szCs w:val="16"/>
              </w:rPr>
            </w:pPr>
            <w:r w:rsidRPr="003C158B">
              <w:rPr>
                <w:sz w:val="16"/>
                <w:szCs w:val="16"/>
              </w:rPr>
              <w:t>MBORREL4: New req.</w:t>
            </w:r>
          </w:p>
        </w:tc>
      </w:tr>
      <w:tr w:rsidR="00F30367" w:rsidRPr="008D5346" w14:paraId="6AB58370" w14:textId="77777777" w:rsidTr="00F30367">
        <w:trPr>
          <w:trHeight w:val="245"/>
          <w:jc w:val="center"/>
        </w:trPr>
        <w:tc>
          <w:tcPr>
            <w:tcW w:w="1755" w:type="dxa"/>
            <w:tcBorders>
              <w:left w:val="single" w:sz="4" w:space="0" w:color="auto"/>
              <w:right w:val="single" w:sz="4" w:space="0" w:color="auto"/>
            </w:tcBorders>
          </w:tcPr>
          <w:p w14:paraId="2E7CC57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B16BF0" w14:textId="77777777" w:rsidR="00F30367" w:rsidRPr="003C158B" w:rsidRDefault="00B113DE" w:rsidP="00F30367">
            <w:pPr>
              <w:rPr>
                <w:sz w:val="16"/>
                <w:szCs w:val="16"/>
              </w:rPr>
            </w:pPr>
            <w:r w:rsidRPr="003C158B">
              <w:rPr>
                <w:sz w:val="16"/>
                <w:szCs w:val="16"/>
              </w:rPr>
              <w:t>SVS-REQ-303292/A-No Network Service (Packet Data) At SVSServer To Receive FTCP Request From Protocol Gateway</w:t>
            </w:r>
          </w:p>
        </w:tc>
        <w:tc>
          <w:tcPr>
            <w:tcW w:w="5911" w:type="dxa"/>
            <w:tcBorders>
              <w:top w:val="single" w:sz="6" w:space="0" w:color="auto"/>
              <w:left w:val="single" w:sz="6" w:space="0" w:color="auto"/>
              <w:bottom w:val="single" w:sz="6" w:space="0" w:color="auto"/>
              <w:right w:val="single" w:sz="6" w:space="0" w:color="auto"/>
            </w:tcBorders>
          </w:tcPr>
          <w:p w14:paraId="48867EA6" w14:textId="77777777" w:rsidR="00F30367" w:rsidRPr="003C158B" w:rsidRDefault="00B113DE" w:rsidP="00F30367">
            <w:pPr>
              <w:rPr>
                <w:sz w:val="16"/>
                <w:szCs w:val="16"/>
              </w:rPr>
            </w:pPr>
            <w:r w:rsidRPr="003C158B">
              <w:rPr>
                <w:sz w:val="16"/>
                <w:szCs w:val="16"/>
              </w:rPr>
              <w:t>MBORREL4: New req.</w:t>
            </w:r>
          </w:p>
        </w:tc>
      </w:tr>
      <w:tr w:rsidR="00F30367" w:rsidRPr="008D5346" w14:paraId="77D5D423" w14:textId="77777777" w:rsidTr="00F30367">
        <w:trPr>
          <w:trHeight w:val="245"/>
          <w:jc w:val="center"/>
        </w:trPr>
        <w:tc>
          <w:tcPr>
            <w:tcW w:w="1755" w:type="dxa"/>
            <w:tcBorders>
              <w:left w:val="single" w:sz="4" w:space="0" w:color="auto"/>
              <w:right w:val="single" w:sz="4" w:space="0" w:color="auto"/>
            </w:tcBorders>
          </w:tcPr>
          <w:p w14:paraId="5080576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6A6AE1D" w14:textId="77777777" w:rsidR="00F30367" w:rsidRPr="003C158B" w:rsidRDefault="00B113DE" w:rsidP="00F30367">
            <w:pPr>
              <w:rPr>
                <w:sz w:val="16"/>
                <w:szCs w:val="16"/>
              </w:rPr>
            </w:pPr>
            <w:r w:rsidRPr="003C158B">
              <w:rPr>
                <w:sz w:val="16"/>
                <w:szCs w:val="16"/>
              </w:rPr>
              <w:t>SVS-REQ-303293/A-SVSServer/Antenna Damaged/Disconnect To Receive FTCP Request From IOT</w:t>
            </w:r>
          </w:p>
        </w:tc>
        <w:tc>
          <w:tcPr>
            <w:tcW w:w="5911" w:type="dxa"/>
            <w:tcBorders>
              <w:top w:val="single" w:sz="6" w:space="0" w:color="auto"/>
              <w:left w:val="single" w:sz="6" w:space="0" w:color="auto"/>
              <w:bottom w:val="single" w:sz="6" w:space="0" w:color="auto"/>
              <w:right w:val="single" w:sz="6" w:space="0" w:color="auto"/>
            </w:tcBorders>
          </w:tcPr>
          <w:p w14:paraId="23726D3F" w14:textId="77777777" w:rsidR="00F30367" w:rsidRPr="003C158B" w:rsidRDefault="00B113DE" w:rsidP="00F30367">
            <w:pPr>
              <w:rPr>
                <w:sz w:val="16"/>
                <w:szCs w:val="16"/>
              </w:rPr>
            </w:pPr>
            <w:r w:rsidRPr="003C158B">
              <w:rPr>
                <w:sz w:val="16"/>
                <w:szCs w:val="16"/>
              </w:rPr>
              <w:t>MBORREL4: New req.</w:t>
            </w:r>
          </w:p>
        </w:tc>
      </w:tr>
      <w:tr w:rsidR="00F30367" w:rsidRPr="008D5346" w14:paraId="42B0E694" w14:textId="77777777" w:rsidTr="00F30367">
        <w:trPr>
          <w:trHeight w:val="245"/>
          <w:jc w:val="center"/>
        </w:trPr>
        <w:tc>
          <w:tcPr>
            <w:tcW w:w="1755" w:type="dxa"/>
            <w:tcBorders>
              <w:left w:val="single" w:sz="4" w:space="0" w:color="auto"/>
              <w:right w:val="single" w:sz="4" w:space="0" w:color="auto"/>
            </w:tcBorders>
          </w:tcPr>
          <w:p w14:paraId="6138432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74A2CE" w14:textId="77777777" w:rsidR="00F30367" w:rsidRPr="003C158B" w:rsidRDefault="00B113DE" w:rsidP="00F30367">
            <w:pPr>
              <w:rPr>
                <w:sz w:val="16"/>
                <w:szCs w:val="16"/>
              </w:rPr>
            </w:pPr>
            <w:r w:rsidRPr="003C158B">
              <w:rPr>
                <w:sz w:val="16"/>
                <w:szCs w:val="16"/>
              </w:rPr>
              <w:t>SVS-REQ-303294/A-SVS Application Retry At SVSOffBoardClient</w:t>
            </w:r>
          </w:p>
        </w:tc>
        <w:tc>
          <w:tcPr>
            <w:tcW w:w="5911" w:type="dxa"/>
            <w:tcBorders>
              <w:top w:val="single" w:sz="6" w:space="0" w:color="auto"/>
              <w:left w:val="single" w:sz="6" w:space="0" w:color="auto"/>
              <w:bottom w:val="single" w:sz="6" w:space="0" w:color="auto"/>
              <w:right w:val="single" w:sz="6" w:space="0" w:color="auto"/>
            </w:tcBorders>
          </w:tcPr>
          <w:p w14:paraId="039693CE" w14:textId="77777777" w:rsidR="00F30367" w:rsidRPr="003C158B" w:rsidRDefault="00B113DE" w:rsidP="00F30367">
            <w:pPr>
              <w:rPr>
                <w:sz w:val="16"/>
                <w:szCs w:val="16"/>
              </w:rPr>
            </w:pPr>
            <w:r w:rsidRPr="003C158B">
              <w:rPr>
                <w:sz w:val="16"/>
                <w:szCs w:val="16"/>
              </w:rPr>
              <w:t>MBORREL4: New req.</w:t>
            </w:r>
          </w:p>
        </w:tc>
      </w:tr>
      <w:tr w:rsidR="00F30367" w:rsidRPr="008D5346" w14:paraId="200CB6C4" w14:textId="77777777" w:rsidTr="00F30367">
        <w:trPr>
          <w:trHeight w:val="245"/>
          <w:jc w:val="center"/>
        </w:trPr>
        <w:tc>
          <w:tcPr>
            <w:tcW w:w="1755" w:type="dxa"/>
            <w:tcBorders>
              <w:left w:val="single" w:sz="4" w:space="0" w:color="auto"/>
              <w:right w:val="single" w:sz="4" w:space="0" w:color="auto"/>
            </w:tcBorders>
          </w:tcPr>
          <w:p w14:paraId="178AA4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C4F405" w14:textId="77777777" w:rsidR="00F30367" w:rsidRPr="003C158B" w:rsidRDefault="00B113DE" w:rsidP="00F30367">
            <w:pPr>
              <w:rPr>
                <w:sz w:val="16"/>
                <w:szCs w:val="16"/>
              </w:rPr>
            </w:pPr>
            <w:r w:rsidRPr="003C158B">
              <w:rPr>
                <w:sz w:val="16"/>
                <w:szCs w:val="16"/>
              </w:rPr>
              <w:t>STR-492121/B-HTTPS Data Communication</w:t>
            </w:r>
          </w:p>
        </w:tc>
        <w:tc>
          <w:tcPr>
            <w:tcW w:w="5911" w:type="dxa"/>
            <w:tcBorders>
              <w:top w:val="single" w:sz="6" w:space="0" w:color="auto"/>
              <w:left w:val="single" w:sz="6" w:space="0" w:color="auto"/>
              <w:bottom w:val="single" w:sz="6" w:space="0" w:color="auto"/>
              <w:right w:val="single" w:sz="6" w:space="0" w:color="auto"/>
            </w:tcBorders>
          </w:tcPr>
          <w:p w14:paraId="6AD24778" w14:textId="77777777" w:rsidR="00F30367" w:rsidRPr="003C158B" w:rsidRDefault="00B113DE" w:rsidP="00F30367">
            <w:pPr>
              <w:rPr>
                <w:sz w:val="16"/>
                <w:szCs w:val="16"/>
              </w:rPr>
            </w:pPr>
            <w:r w:rsidRPr="003C158B">
              <w:rPr>
                <w:sz w:val="16"/>
                <w:szCs w:val="16"/>
              </w:rPr>
              <w:t>MBORREL4: Updated name. Removed REQ-291226, 297607. Added REQ-303339-355, 303923</w:t>
            </w:r>
          </w:p>
        </w:tc>
      </w:tr>
      <w:tr w:rsidR="00F30367" w:rsidRPr="008D5346" w14:paraId="4716F67B" w14:textId="77777777" w:rsidTr="00F30367">
        <w:trPr>
          <w:trHeight w:val="245"/>
          <w:jc w:val="center"/>
        </w:trPr>
        <w:tc>
          <w:tcPr>
            <w:tcW w:w="1755" w:type="dxa"/>
            <w:tcBorders>
              <w:left w:val="single" w:sz="4" w:space="0" w:color="auto"/>
              <w:right w:val="single" w:sz="4" w:space="0" w:color="auto"/>
            </w:tcBorders>
          </w:tcPr>
          <w:p w14:paraId="22CC2D8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FB9A51" w14:textId="77777777" w:rsidR="00F30367" w:rsidRPr="003C158B" w:rsidRDefault="00B113DE" w:rsidP="00F30367">
            <w:pPr>
              <w:rPr>
                <w:sz w:val="16"/>
                <w:szCs w:val="16"/>
              </w:rPr>
            </w:pPr>
            <w:r w:rsidRPr="003C158B">
              <w:rPr>
                <w:sz w:val="16"/>
                <w:szCs w:val="16"/>
              </w:rPr>
              <w:t>SVS-REQ-291222/B-HTTPS Source And Usage</w:t>
            </w:r>
          </w:p>
        </w:tc>
        <w:tc>
          <w:tcPr>
            <w:tcW w:w="5911" w:type="dxa"/>
            <w:tcBorders>
              <w:top w:val="single" w:sz="6" w:space="0" w:color="auto"/>
              <w:left w:val="single" w:sz="6" w:space="0" w:color="auto"/>
              <w:bottom w:val="single" w:sz="6" w:space="0" w:color="auto"/>
              <w:right w:val="single" w:sz="6" w:space="0" w:color="auto"/>
            </w:tcBorders>
          </w:tcPr>
          <w:p w14:paraId="085BDC16"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1C237EFD" w14:textId="77777777" w:rsidTr="00F30367">
        <w:trPr>
          <w:trHeight w:val="245"/>
          <w:jc w:val="center"/>
        </w:trPr>
        <w:tc>
          <w:tcPr>
            <w:tcW w:w="1755" w:type="dxa"/>
            <w:tcBorders>
              <w:left w:val="single" w:sz="4" w:space="0" w:color="auto"/>
              <w:right w:val="single" w:sz="4" w:space="0" w:color="auto"/>
            </w:tcBorders>
          </w:tcPr>
          <w:p w14:paraId="56FAB94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A1D405" w14:textId="77777777" w:rsidR="00F30367" w:rsidRPr="003C158B" w:rsidRDefault="00B113DE" w:rsidP="00F30367">
            <w:pPr>
              <w:rPr>
                <w:sz w:val="16"/>
                <w:szCs w:val="16"/>
              </w:rPr>
            </w:pPr>
            <w:r w:rsidRPr="003C158B">
              <w:rPr>
                <w:sz w:val="16"/>
                <w:szCs w:val="16"/>
              </w:rPr>
              <w:t>SVS-REQ-291223/B-Theft Mode Activation Acknowledgement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3A4FA2C0" w14:textId="77777777" w:rsidR="00F30367" w:rsidRPr="003C158B" w:rsidRDefault="00B113DE" w:rsidP="00F30367">
            <w:pPr>
              <w:rPr>
                <w:sz w:val="16"/>
                <w:szCs w:val="16"/>
              </w:rPr>
            </w:pPr>
            <w:r w:rsidRPr="003C158B">
              <w:rPr>
                <w:sz w:val="16"/>
                <w:szCs w:val="16"/>
              </w:rPr>
              <w:t>MBORREL4: Updated content</w:t>
            </w:r>
          </w:p>
        </w:tc>
      </w:tr>
      <w:tr w:rsidR="00F30367" w:rsidRPr="008D5346" w14:paraId="62D2E68B" w14:textId="77777777" w:rsidTr="00F30367">
        <w:trPr>
          <w:trHeight w:val="245"/>
          <w:jc w:val="center"/>
        </w:trPr>
        <w:tc>
          <w:tcPr>
            <w:tcW w:w="1755" w:type="dxa"/>
            <w:tcBorders>
              <w:left w:val="single" w:sz="4" w:space="0" w:color="auto"/>
              <w:right w:val="single" w:sz="4" w:space="0" w:color="auto"/>
            </w:tcBorders>
          </w:tcPr>
          <w:p w14:paraId="18CB5E3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CEA478F" w14:textId="77777777" w:rsidR="00F30367" w:rsidRPr="003C158B" w:rsidRDefault="00B113DE" w:rsidP="00F30367">
            <w:pPr>
              <w:rPr>
                <w:sz w:val="16"/>
                <w:szCs w:val="16"/>
              </w:rPr>
            </w:pPr>
            <w:r w:rsidRPr="003C158B">
              <w:rPr>
                <w:sz w:val="16"/>
                <w:szCs w:val="16"/>
              </w:rPr>
              <w:t>SVS-REQ-291224/B-Theft Mode Activation With Tracking Frequency Change Acknowledgement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52C82226"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779145D4" w14:textId="77777777" w:rsidTr="00F30367">
        <w:trPr>
          <w:trHeight w:val="245"/>
          <w:jc w:val="center"/>
        </w:trPr>
        <w:tc>
          <w:tcPr>
            <w:tcW w:w="1755" w:type="dxa"/>
            <w:tcBorders>
              <w:left w:val="single" w:sz="4" w:space="0" w:color="auto"/>
              <w:right w:val="single" w:sz="4" w:space="0" w:color="auto"/>
            </w:tcBorders>
          </w:tcPr>
          <w:p w14:paraId="4FE33B1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5DA31C" w14:textId="77777777" w:rsidR="00F30367" w:rsidRPr="003C158B" w:rsidRDefault="00B113DE" w:rsidP="00F30367">
            <w:pPr>
              <w:rPr>
                <w:sz w:val="16"/>
                <w:szCs w:val="16"/>
              </w:rPr>
            </w:pPr>
            <w:r w:rsidRPr="003C158B">
              <w:rPr>
                <w:sz w:val="16"/>
                <w:szCs w:val="16"/>
              </w:rPr>
              <w:t>SVS-REQ-291225/B-Tracking Data Transmission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32476242"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58B5028C" w14:textId="77777777" w:rsidTr="00F30367">
        <w:trPr>
          <w:trHeight w:val="245"/>
          <w:jc w:val="center"/>
        </w:trPr>
        <w:tc>
          <w:tcPr>
            <w:tcW w:w="1755" w:type="dxa"/>
            <w:tcBorders>
              <w:left w:val="single" w:sz="4" w:space="0" w:color="auto"/>
              <w:right w:val="single" w:sz="4" w:space="0" w:color="auto"/>
            </w:tcBorders>
          </w:tcPr>
          <w:p w14:paraId="1B30DDA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B3875D" w14:textId="77777777" w:rsidR="00F30367" w:rsidRPr="003C158B" w:rsidRDefault="00B113DE" w:rsidP="00F30367">
            <w:pPr>
              <w:rPr>
                <w:sz w:val="16"/>
                <w:szCs w:val="16"/>
              </w:rPr>
            </w:pPr>
            <w:r w:rsidRPr="003C158B">
              <w:rPr>
                <w:sz w:val="16"/>
                <w:szCs w:val="16"/>
              </w:rPr>
              <w:t>SVS-REQ-291227/B-Response To By Request Tracking Data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4E5CC9C2" w14:textId="77777777" w:rsidR="00F30367" w:rsidRPr="003C158B" w:rsidRDefault="00B113DE" w:rsidP="00F30367">
            <w:pPr>
              <w:rPr>
                <w:sz w:val="16"/>
                <w:szCs w:val="16"/>
              </w:rPr>
            </w:pPr>
            <w:r w:rsidRPr="003C158B">
              <w:rPr>
                <w:sz w:val="16"/>
                <w:szCs w:val="16"/>
              </w:rPr>
              <w:t>MBORREL4: Updated content</w:t>
            </w:r>
          </w:p>
        </w:tc>
      </w:tr>
      <w:tr w:rsidR="00F30367" w:rsidRPr="008D5346" w14:paraId="384667B2" w14:textId="77777777" w:rsidTr="00F30367">
        <w:trPr>
          <w:trHeight w:val="245"/>
          <w:jc w:val="center"/>
        </w:trPr>
        <w:tc>
          <w:tcPr>
            <w:tcW w:w="1755" w:type="dxa"/>
            <w:tcBorders>
              <w:left w:val="single" w:sz="4" w:space="0" w:color="auto"/>
              <w:right w:val="single" w:sz="4" w:space="0" w:color="auto"/>
            </w:tcBorders>
          </w:tcPr>
          <w:p w14:paraId="332FA45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C0F553" w14:textId="77777777" w:rsidR="00F30367" w:rsidRPr="003C158B" w:rsidRDefault="00B113DE" w:rsidP="00F30367">
            <w:pPr>
              <w:rPr>
                <w:sz w:val="16"/>
                <w:szCs w:val="16"/>
              </w:rPr>
            </w:pPr>
            <w:r w:rsidRPr="003C158B">
              <w:rPr>
                <w:sz w:val="16"/>
                <w:szCs w:val="16"/>
              </w:rPr>
              <w:t>SVS-REQ-291228/B-Theft Mode Deactivation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169048D2" w14:textId="77777777" w:rsidR="00F30367" w:rsidRPr="003C158B" w:rsidRDefault="00B113DE" w:rsidP="00F30367">
            <w:pPr>
              <w:rPr>
                <w:sz w:val="16"/>
                <w:szCs w:val="16"/>
              </w:rPr>
            </w:pPr>
            <w:r w:rsidRPr="003C158B">
              <w:rPr>
                <w:sz w:val="16"/>
                <w:szCs w:val="16"/>
              </w:rPr>
              <w:t>MBORREL4: Updated content</w:t>
            </w:r>
          </w:p>
        </w:tc>
      </w:tr>
      <w:tr w:rsidR="00F30367" w:rsidRPr="008D5346" w14:paraId="7B1263BA" w14:textId="77777777" w:rsidTr="00F30367">
        <w:trPr>
          <w:trHeight w:val="245"/>
          <w:jc w:val="center"/>
        </w:trPr>
        <w:tc>
          <w:tcPr>
            <w:tcW w:w="1755" w:type="dxa"/>
            <w:tcBorders>
              <w:left w:val="single" w:sz="4" w:space="0" w:color="auto"/>
              <w:right w:val="single" w:sz="4" w:space="0" w:color="auto"/>
            </w:tcBorders>
          </w:tcPr>
          <w:p w14:paraId="0004F57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4A0CAE" w14:textId="77777777" w:rsidR="00F30367" w:rsidRPr="003C158B" w:rsidRDefault="00B113DE" w:rsidP="00F30367">
            <w:pPr>
              <w:rPr>
                <w:sz w:val="16"/>
                <w:szCs w:val="16"/>
              </w:rPr>
            </w:pPr>
            <w:r w:rsidRPr="003C158B">
              <w:rPr>
                <w:sz w:val="16"/>
                <w:szCs w:val="16"/>
              </w:rPr>
              <w:t>SVS-REQ-297606/B-HTTPS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08D5545F"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0D1FA612" w14:textId="77777777" w:rsidTr="00F30367">
        <w:trPr>
          <w:trHeight w:val="245"/>
          <w:jc w:val="center"/>
        </w:trPr>
        <w:tc>
          <w:tcPr>
            <w:tcW w:w="1755" w:type="dxa"/>
            <w:tcBorders>
              <w:left w:val="single" w:sz="4" w:space="0" w:color="auto"/>
              <w:right w:val="single" w:sz="4" w:space="0" w:color="auto"/>
            </w:tcBorders>
          </w:tcPr>
          <w:p w14:paraId="0B88BEA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06A552" w14:textId="77777777" w:rsidR="00F30367" w:rsidRPr="003C158B" w:rsidRDefault="00B113DE" w:rsidP="00F30367">
            <w:pPr>
              <w:rPr>
                <w:sz w:val="16"/>
                <w:szCs w:val="16"/>
              </w:rPr>
            </w:pPr>
            <w:r w:rsidRPr="003C158B">
              <w:rPr>
                <w:sz w:val="16"/>
                <w:szCs w:val="16"/>
              </w:rPr>
              <w:t>STR-523004/A-HTTPS Retry Strategies</w:t>
            </w:r>
          </w:p>
        </w:tc>
        <w:tc>
          <w:tcPr>
            <w:tcW w:w="5911" w:type="dxa"/>
            <w:tcBorders>
              <w:top w:val="single" w:sz="6" w:space="0" w:color="auto"/>
              <w:left w:val="single" w:sz="6" w:space="0" w:color="auto"/>
              <w:bottom w:val="single" w:sz="6" w:space="0" w:color="auto"/>
              <w:right w:val="single" w:sz="6" w:space="0" w:color="auto"/>
            </w:tcBorders>
          </w:tcPr>
          <w:p w14:paraId="52010B69" w14:textId="77777777" w:rsidR="00F30367" w:rsidRPr="003C158B" w:rsidRDefault="00B113DE" w:rsidP="00F30367">
            <w:pPr>
              <w:rPr>
                <w:sz w:val="16"/>
                <w:szCs w:val="16"/>
              </w:rPr>
            </w:pPr>
            <w:r w:rsidRPr="003C158B">
              <w:rPr>
                <w:sz w:val="16"/>
                <w:szCs w:val="16"/>
              </w:rPr>
              <w:t>MBORREL4: New header</w:t>
            </w:r>
          </w:p>
        </w:tc>
      </w:tr>
      <w:tr w:rsidR="00F30367" w:rsidRPr="008D5346" w14:paraId="30CE2491" w14:textId="77777777" w:rsidTr="00F30367">
        <w:trPr>
          <w:trHeight w:val="245"/>
          <w:jc w:val="center"/>
        </w:trPr>
        <w:tc>
          <w:tcPr>
            <w:tcW w:w="1755" w:type="dxa"/>
            <w:tcBorders>
              <w:left w:val="single" w:sz="4" w:space="0" w:color="auto"/>
              <w:right w:val="single" w:sz="4" w:space="0" w:color="auto"/>
            </w:tcBorders>
          </w:tcPr>
          <w:p w14:paraId="1232BB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58E1CE" w14:textId="77777777" w:rsidR="00F30367" w:rsidRPr="003C158B" w:rsidRDefault="00B113DE" w:rsidP="00F30367">
            <w:pPr>
              <w:rPr>
                <w:sz w:val="16"/>
                <w:szCs w:val="16"/>
              </w:rPr>
            </w:pPr>
            <w:r w:rsidRPr="003C158B">
              <w:rPr>
                <w:sz w:val="16"/>
                <w:szCs w:val="16"/>
              </w:rPr>
              <w:t>SVS-REQ-303339/A-Transient retry at SVSServer for HTTPS connection to SVS app error code 500</w:t>
            </w:r>
          </w:p>
        </w:tc>
        <w:tc>
          <w:tcPr>
            <w:tcW w:w="5911" w:type="dxa"/>
            <w:tcBorders>
              <w:top w:val="single" w:sz="6" w:space="0" w:color="auto"/>
              <w:left w:val="single" w:sz="6" w:space="0" w:color="auto"/>
              <w:bottom w:val="single" w:sz="6" w:space="0" w:color="auto"/>
              <w:right w:val="single" w:sz="6" w:space="0" w:color="auto"/>
            </w:tcBorders>
          </w:tcPr>
          <w:p w14:paraId="4FDB72C1" w14:textId="77777777" w:rsidR="00F30367" w:rsidRPr="003C158B" w:rsidRDefault="00B113DE" w:rsidP="00F30367">
            <w:pPr>
              <w:rPr>
                <w:sz w:val="16"/>
                <w:szCs w:val="16"/>
              </w:rPr>
            </w:pPr>
            <w:r w:rsidRPr="003C158B">
              <w:rPr>
                <w:sz w:val="16"/>
                <w:szCs w:val="16"/>
              </w:rPr>
              <w:t>MBORREL4: New req.</w:t>
            </w:r>
          </w:p>
        </w:tc>
      </w:tr>
      <w:tr w:rsidR="00F30367" w:rsidRPr="008D5346" w14:paraId="56F7A0C2" w14:textId="77777777" w:rsidTr="00F30367">
        <w:trPr>
          <w:trHeight w:val="245"/>
          <w:jc w:val="center"/>
        </w:trPr>
        <w:tc>
          <w:tcPr>
            <w:tcW w:w="1755" w:type="dxa"/>
            <w:tcBorders>
              <w:left w:val="single" w:sz="4" w:space="0" w:color="auto"/>
              <w:right w:val="single" w:sz="4" w:space="0" w:color="auto"/>
            </w:tcBorders>
          </w:tcPr>
          <w:p w14:paraId="6F5D88F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5C7812" w14:textId="77777777" w:rsidR="00F30367" w:rsidRPr="003C158B" w:rsidRDefault="00B113DE" w:rsidP="00F30367">
            <w:pPr>
              <w:rPr>
                <w:sz w:val="16"/>
                <w:szCs w:val="16"/>
              </w:rPr>
            </w:pPr>
            <w:r w:rsidRPr="003C158B">
              <w:rPr>
                <w:sz w:val="16"/>
                <w:szCs w:val="16"/>
              </w:rPr>
              <w:t>SVS-REQ-303340/A-SVSServer SVS application retry for HTTPS connection SVS app error code 500</w:t>
            </w:r>
          </w:p>
        </w:tc>
        <w:tc>
          <w:tcPr>
            <w:tcW w:w="5911" w:type="dxa"/>
            <w:tcBorders>
              <w:top w:val="single" w:sz="6" w:space="0" w:color="auto"/>
              <w:left w:val="single" w:sz="6" w:space="0" w:color="auto"/>
              <w:bottom w:val="single" w:sz="6" w:space="0" w:color="auto"/>
              <w:right w:val="single" w:sz="6" w:space="0" w:color="auto"/>
            </w:tcBorders>
          </w:tcPr>
          <w:p w14:paraId="60772C9E" w14:textId="77777777" w:rsidR="00F30367" w:rsidRPr="003C158B" w:rsidRDefault="00B113DE" w:rsidP="00F30367">
            <w:pPr>
              <w:rPr>
                <w:sz w:val="16"/>
                <w:szCs w:val="16"/>
              </w:rPr>
            </w:pPr>
            <w:r w:rsidRPr="003C158B">
              <w:rPr>
                <w:sz w:val="16"/>
                <w:szCs w:val="16"/>
              </w:rPr>
              <w:t>MBORREL4: New req.</w:t>
            </w:r>
          </w:p>
        </w:tc>
      </w:tr>
      <w:tr w:rsidR="00F30367" w:rsidRPr="008D5346" w14:paraId="27E255C1" w14:textId="77777777" w:rsidTr="00F30367">
        <w:trPr>
          <w:trHeight w:val="245"/>
          <w:jc w:val="center"/>
        </w:trPr>
        <w:tc>
          <w:tcPr>
            <w:tcW w:w="1755" w:type="dxa"/>
            <w:tcBorders>
              <w:left w:val="single" w:sz="4" w:space="0" w:color="auto"/>
              <w:right w:val="single" w:sz="4" w:space="0" w:color="auto"/>
            </w:tcBorders>
          </w:tcPr>
          <w:p w14:paraId="74DF19E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F099B1" w14:textId="77777777" w:rsidR="00F30367" w:rsidRPr="003C158B" w:rsidRDefault="00B113DE" w:rsidP="00F30367">
            <w:pPr>
              <w:rPr>
                <w:sz w:val="16"/>
                <w:szCs w:val="16"/>
              </w:rPr>
            </w:pPr>
            <w:r w:rsidRPr="003C158B">
              <w:rPr>
                <w:sz w:val="16"/>
                <w:szCs w:val="16"/>
              </w:rPr>
              <w:t>SVS-REQ-303341/A-Transient retry at SVSServer for HTTPS network service busy/unavailable error code 503</w:t>
            </w:r>
          </w:p>
        </w:tc>
        <w:tc>
          <w:tcPr>
            <w:tcW w:w="5911" w:type="dxa"/>
            <w:tcBorders>
              <w:top w:val="single" w:sz="6" w:space="0" w:color="auto"/>
              <w:left w:val="single" w:sz="6" w:space="0" w:color="auto"/>
              <w:bottom w:val="single" w:sz="6" w:space="0" w:color="auto"/>
              <w:right w:val="single" w:sz="6" w:space="0" w:color="auto"/>
            </w:tcBorders>
          </w:tcPr>
          <w:p w14:paraId="0244E3C3" w14:textId="77777777" w:rsidR="00F30367" w:rsidRPr="003C158B" w:rsidRDefault="00B113DE" w:rsidP="00F30367">
            <w:pPr>
              <w:rPr>
                <w:sz w:val="16"/>
                <w:szCs w:val="16"/>
              </w:rPr>
            </w:pPr>
            <w:r w:rsidRPr="003C158B">
              <w:rPr>
                <w:sz w:val="16"/>
                <w:szCs w:val="16"/>
              </w:rPr>
              <w:t>MBORREL4: New req.</w:t>
            </w:r>
          </w:p>
        </w:tc>
      </w:tr>
      <w:tr w:rsidR="00F30367" w:rsidRPr="008D5346" w14:paraId="7F75B178" w14:textId="77777777" w:rsidTr="00F30367">
        <w:trPr>
          <w:trHeight w:val="245"/>
          <w:jc w:val="center"/>
        </w:trPr>
        <w:tc>
          <w:tcPr>
            <w:tcW w:w="1755" w:type="dxa"/>
            <w:tcBorders>
              <w:left w:val="single" w:sz="4" w:space="0" w:color="auto"/>
              <w:right w:val="single" w:sz="4" w:space="0" w:color="auto"/>
            </w:tcBorders>
          </w:tcPr>
          <w:p w14:paraId="3100A38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8D8D45" w14:textId="77777777" w:rsidR="00F30367" w:rsidRPr="003C158B" w:rsidRDefault="00B113DE" w:rsidP="00F30367">
            <w:pPr>
              <w:rPr>
                <w:sz w:val="16"/>
                <w:szCs w:val="16"/>
              </w:rPr>
            </w:pPr>
            <w:r w:rsidRPr="003C158B">
              <w:rPr>
                <w:sz w:val="16"/>
                <w:szCs w:val="16"/>
              </w:rPr>
              <w:t>SVS-REQ-303342/A-SVSServer SVS application retry for HTTPS network service busy/unavailable error code 503</w:t>
            </w:r>
          </w:p>
        </w:tc>
        <w:tc>
          <w:tcPr>
            <w:tcW w:w="5911" w:type="dxa"/>
            <w:tcBorders>
              <w:top w:val="single" w:sz="6" w:space="0" w:color="auto"/>
              <w:left w:val="single" w:sz="6" w:space="0" w:color="auto"/>
              <w:bottom w:val="single" w:sz="6" w:space="0" w:color="auto"/>
              <w:right w:val="single" w:sz="6" w:space="0" w:color="auto"/>
            </w:tcBorders>
          </w:tcPr>
          <w:p w14:paraId="517137C7" w14:textId="77777777" w:rsidR="00F30367" w:rsidRPr="003C158B" w:rsidRDefault="00B113DE" w:rsidP="00F30367">
            <w:pPr>
              <w:rPr>
                <w:sz w:val="16"/>
                <w:szCs w:val="16"/>
              </w:rPr>
            </w:pPr>
            <w:r w:rsidRPr="003C158B">
              <w:rPr>
                <w:sz w:val="16"/>
                <w:szCs w:val="16"/>
              </w:rPr>
              <w:t>MBORREL4: New req.</w:t>
            </w:r>
          </w:p>
        </w:tc>
      </w:tr>
      <w:tr w:rsidR="00F30367" w:rsidRPr="008D5346" w14:paraId="2476E14B" w14:textId="77777777" w:rsidTr="00F30367">
        <w:trPr>
          <w:trHeight w:val="245"/>
          <w:jc w:val="center"/>
        </w:trPr>
        <w:tc>
          <w:tcPr>
            <w:tcW w:w="1755" w:type="dxa"/>
            <w:tcBorders>
              <w:left w:val="single" w:sz="4" w:space="0" w:color="auto"/>
              <w:right w:val="single" w:sz="4" w:space="0" w:color="auto"/>
            </w:tcBorders>
          </w:tcPr>
          <w:p w14:paraId="61264EA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A3C1C6" w14:textId="77777777" w:rsidR="00F30367" w:rsidRPr="003C158B" w:rsidRDefault="00B113DE" w:rsidP="00F30367">
            <w:pPr>
              <w:rPr>
                <w:sz w:val="16"/>
                <w:szCs w:val="16"/>
              </w:rPr>
            </w:pPr>
            <w:r w:rsidRPr="003C158B">
              <w:rPr>
                <w:sz w:val="16"/>
                <w:szCs w:val="16"/>
              </w:rPr>
              <w:t>SVS-REQ-303343/A-Transient retry at SVSServer for HTTPS SVSServer SVS app low memory error code 100</w:t>
            </w:r>
          </w:p>
        </w:tc>
        <w:tc>
          <w:tcPr>
            <w:tcW w:w="5911" w:type="dxa"/>
            <w:tcBorders>
              <w:top w:val="single" w:sz="6" w:space="0" w:color="auto"/>
              <w:left w:val="single" w:sz="6" w:space="0" w:color="auto"/>
              <w:bottom w:val="single" w:sz="6" w:space="0" w:color="auto"/>
              <w:right w:val="single" w:sz="6" w:space="0" w:color="auto"/>
            </w:tcBorders>
          </w:tcPr>
          <w:p w14:paraId="464D7463" w14:textId="77777777" w:rsidR="00F30367" w:rsidRPr="003C158B" w:rsidRDefault="00B113DE" w:rsidP="00F30367">
            <w:pPr>
              <w:rPr>
                <w:sz w:val="16"/>
                <w:szCs w:val="16"/>
              </w:rPr>
            </w:pPr>
            <w:r w:rsidRPr="003C158B">
              <w:rPr>
                <w:sz w:val="16"/>
                <w:szCs w:val="16"/>
              </w:rPr>
              <w:t>MBORREL4: New req.</w:t>
            </w:r>
          </w:p>
        </w:tc>
      </w:tr>
      <w:tr w:rsidR="00F30367" w:rsidRPr="008D5346" w14:paraId="0E696A2C" w14:textId="77777777" w:rsidTr="00F30367">
        <w:trPr>
          <w:trHeight w:val="245"/>
          <w:jc w:val="center"/>
        </w:trPr>
        <w:tc>
          <w:tcPr>
            <w:tcW w:w="1755" w:type="dxa"/>
            <w:tcBorders>
              <w:left w:val="single" w:sz="4" w:space="0" w:color="auto"/>
              <w:right w:val="single" w:sz="4" w:space="0" w:color="auto"/>
            </w:tcBorders>
          </w:tcPr>
          <w:p w14:paraId="7FADC03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B463EF" w14:textId="77777777" w:rsidR="00F30367" w:rsidRPr="003C158B" w:rsidRDefault="00B113DE" w:rsidP="00F30367">
            <w:pPr>
              <w:rPr>
                <w:sz w:val="16"/>
                <w:szCs w:val="16"/>
              </w:rPr>
            </w:pPr>
            <w:r w:rsidRPr="003C158B">
              <w:rPr>
                <w:sz w:val="16"/>
                <w:szCs w:val="16"/>
              </w:rPr>
              <w:t>SVS-REQ-303344/A-SVSServer SVS application retry for HTTPS SVSServer SVS app low memory error code 100</w:t>
            </w:r>
          </w:p>
        </w:tc>
        <w:tc>
          <w:tcPr>
            <w:tcW w:w="5911" w:type="dxa"/>
            <w:tcBorders>
              <w:top w:val="single" w:sz="6" w:space="0" w:color="auto"/>
              <w:left w:val="single" w:sz="6" w:space="0" w:color="auto"/>
              <w:bottom w:val="single" w:sz="6" w:space="0" w:color="auto"/>
              <w:right w:val="single" w:sz="6" w:space="0" w:color="auto"/>
            </w:tcBorders>
          </w:tcPr>
          <w:p w14:paraId="6E6AB332" w14:textId="77777777" w:rsidR="00F30367" w:rsidRPr="003C158B" w:rsidRDefault="00B113DE" w:rsidP="00F30367">
            <w:pPr>
              <w:rPr>
                <w:sz w:val="16"/>
                <w:szCs w:val="16"/>
              </w:rPr>
            </w:pPr>
            <w:r w:rsidRPr="003C158B">
              <w:rPr>
                <w:sz w:val="16"/>
                <w:szCs w:val="16"/>
              </w:rPr>
              <w:t>MBORREL4: New req.</w:t>
            </w:r>
          </w:p>
        </w:tc>
      </w:tr>
      <w:tr w:rsidR="00F30367" w:rsidRPr="008D5346" w14:paraId="1DD75F3D" w14:textId="77777777" w:rsidTr="00F30367">
        <w:trPr>
          <w:trHeight w:val="245"/>
          <w:jc w:val="center"/>
        </w:trPr>
        <w:tc>
          <w:tcPr>
            <w:tcW w:w="1755" w:type="dxa"/>
            <w:tcBorders>
              <w:left w:val="single" w:sz="4" w:space="0" w:color="auto"/>
              <w:right w:val="single" w:sz="4" w:space="0" w:color="auto"/>
            </w:tcBorders>
          </w:tcPr>
          <w:p w14:paraId="7D1AC7C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6E835F" w14:textId="77777777" w:rsidR="00F30367" w:rsidRPr="003C158B" w:rsidRDefault="00B113DE" w:rsidP="00F30367">
            <w:pPr>
              <w:rPr>
                <w:sz w:val="16"/>
                <w:szCs w:val="16"/>
              </w:rPr>
            </w:pPr>
            <w:r w:rsidRPr="003C158B">
              <w:rPr>
                <w:sz w:val="16"/>
                <w:szCs w:val="16"/>
              </w:rPr>
              <w:t>SVS-REQ-303345/A-Transient retry at SVSServer for HTTPS message Content Integrity error (Checksum failure) code 200</w:t>
            </w:r>
          </w:p>
        </w:tc>
        <w:tc>
          <w:tcPr>
            <w:tcW w:w="5911" w:type="dxa"/>
            <w:tcBorders>
              <w:top w:val="single" w:sz="6" w:space="0" w:color="auto"/>
              <w:left w:val="single" w:sz="6" w:space="0" w:color="auto"/>
              <w:bottom w:val="single" w:sz="6" w:space="0" w:color="auto"/>
              <w:right w:val="single" w:sz="6" w:space="0" w:color="auto"/>
            </w:tcBorders>
          </w:tcPr>
          <w:p w14:paraId="35B28CFC" w14:textId="77777777" w:rsidR="00F30367" w:rsidRPr="003C158B" w:rsidRDefault="00B113DE" w:rsidP="00F30367">
            <w:pPr>
              <w:rPr>
                <w:sz w:val="16"/>
                <w:szCs w:val="16"/>
              </w:rPr>
            </w:pPr>
            <w:r w:rsidRPr="003C158B">
              <w:rPr>
                <w:sz w:val="16"/>
                <w:szCs w:val="16"/>
              </w:rPr>
              <w:t>MBORREL4: New req.</w:t>
            </w:r>
          </w:p>
        </w:tc>
      </w:tr>
      <w:tr w:rsidR="00F30367" w:rsidRPr="008D5346" w14:paraId="4BAFA1BF" w14:textId="77777777" w:rsidTr="00F30367">
        <w:trPr>
          <w:trHeight w:val="245"/>
          <w:jc w:val="center"/>
        </w:trPr>
        <w:tc>
          <w:tcPr>
            <w:tcW w:w="1755" w:type="dxa"/>
            <w:tcBorders>
              <w:left w:val="single" w:sz="4" w:space="0" w:color="auto"/>
              <w:right w:val="single" w:sz="4" w:space="0" w:color="auto"/>
            </w:tcBorders>
          </w:tcPr>
          <w:p w14:paraId="6A6D69C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27F96C4" w14:textId="77777777" w:rsidR="00F30367" w:rsidRPr="003C158B" w:rsidRDefault="00B113DE" w:rsidP="00F30367">
            <w:pPr>
              <w:rPr>
                <w:sz w:val="16"/>
                <w:szCs w:val="16"/>
              </w:rPr>
            </w:pPr>
            <w:r w:rsidRPr="003C158B">
              <w:rPr>
                <w:sz w:val="16"/>
                <w:szCs w:val="16"/>
              </w:rPr>
              <w:t xml:space="preserve">SVS-REQ-303346/A-SVSServer SVS application retry for HTTPS message </w:t>
            </w:r>
            <w:r w:rsidRPr="003C158B">
              <w:rPr>
                <w:sz w:val="16"/>
                <w:szCs w:val="16"/>
              </w:rPr>
              <w:lastRenderedPageBreak/>
              <w:t>Content Integrity error (Checksum failure) code 200</w:t>
            </w:r>
          </w:p>
        </w:tc>
        <w:tc>
          <w:tcPr>
            <w:tcW w:w="5911" w:type="dxa"/>
            <w:tcBorders>
              <w:top w:val="single" w:sz="6" w:space="0" w:color="auto"/>
              <w:left w:val="single" w:sz="6" w:space="0" w:color="auto"/>
              <w:bottom w:val="single" w:sz="6" w:space="0" w:color="auto"/>
              <w:right w:val="single" w:sz="6" w:space="0" w:color="auto"/>
            </w:tcBorders>
          </w:tcPr>
          <w:p w14:paraId="73C79BC4" w14:textId="77777777" w:rsidR="00F30367" w:rsidRPr="003C158B" w:rsidRDefault="00B113DE" w:rsidP="00F30367">
            <w:pPr>
              <w:rPr>
                <w:sz w:val="16"/>
                <w:szCs w:val="16"/>
              </w:rPr>
            </w:pPr>
            <w:r w:rsidRPr="003C158B">
              <w:rPr>
                <w:sz w:val="16"/>
                <w:szCs w:val="16"/>
              </w:rPr>
              <w:lastRenderedPageBreak/>
              <w:t>MBORREL4: New req.</w:t>
            </w:r>
          </w:p>
        </w:tc>
      </w:tr>
      <w:tr w:rsidR="00F30367" w:rsidRPr="008D5346" w14:paraId="728FDAB1" w14:textId="77777777" w:rsidTr="00F30367">
        <w:trPr>
          <w:trHeight w:val="245"/>
          <w:jc w:val="center"/>
        </w:trPr>
        <w:tc>
          <w:tcPr>
            <w:tcW w:w="1755" w:type="dxa"/>
            <w:tcBorders>
              <w:left w:val="single" w:sz="4" w:space="0" w:color="auto"/>
              <w:right w:val="single" w:sz="4" w:space="0" w:color="auto"/>
            </w:tcBorders>
          </w:tcPr>
          <w:p w14:paraId="2BDCEA6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18B52D" w14:textId="77777777" w:rsidR="00F30367" w:rsidRPr="003C158B" w:rsidRDefault="00B113DE" w:rsidP="00F30367">
            <w:pPr>
              <w:rPr>
                <w:sz w:val="16"/>
                <w:szCs w:val="16"/>
              </w:rPr>
            </w:pPr>
            <w:r w:rsidRPr="003C158B">
              <w:rPr>
                <w:sz w:val="16"/>
                <w:szCs w:val="16"/>
              </w:rPr>
              <w:t>SVS-REQ-303923/A-Transient retry at SVSServer for HTTPS Security (syncP, Signing, message ID) error code 300</w:t>
            </w:r>
          </w:p>
        </w:tc>
        <w:tc>
          <w:tcPr>
            <w:tcW w:w="5911" w:type="dxa"/>
            <w:tcBorders>
              <w:top w:val="single" w:sz="6" w:space="0" w:color="auto"/>
              <w:left w:val="single" w:sz="6" w:space="0" w:color="auto"/>
              <w:bottom w:val="single" w:sz="6" w:space="0" w:color="auto"/>
              <w:right w:val="single" w:sz="6" w:space="0" w:color="auto"/>
            </w:tcBorders>
          </w:tcPr>
          <w:p w14:paraId="2FEB57B0" w14:textId="77777777" w:rsidR="00F30367" w:rsidRPr="003C158B" w:rsidRDefault="00B113DE" w:rsidP="00F30367">
            <w:pPr>
              <w:rPr>
                <w:sz w:val="16"/>
                <w:szCs w:val="16"/>
              </w:rPr>
            </w:pPr>
            <w:r w:rsidRPr="003C158B">
              <w:rPr>
                <w:sz w:val="16"/>
                <w:szCs w:val="16"/>
              </w:rPr>
              <w:t>MBORREL4: New req.</w:t>
            </w:r>
          </w:p>
        </w:tc>
      </w:tr>
      <w:tr w:rsidR="00F30367" w:rsidRPr="008D5346" w14:paraId="24A5F635" w14:textId="77777777" w:rsidTr="00F30367">
        <w:trPr>
          <w:trHeight w:val="245"/>
          <w:jc w:val="center"/>
        </w:trPr>
        <w:tc>
          <w:tcPr>
            <w:tcW w:w="1755" w:type="dxa"/>
            <w:tcBorders>
              <w:left w:val="single" w:sz="4" w:space="0" w:color="auto"/>
              <w:right w:val="single" w:sz="4" w:space="0" w:color="auto"/>
            </w:tcBorders>
          </w:tcPr>
          <w:p w14:paraId="13C5BDC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0D358F" w14:textId="77777777" w:rsidR="00F30367" w:rsidRPr="003C158B" w:rsidRDefault="00B113DE" w:rsidP="00F30367">
            <w:pPr>
              <w:rPr>
                <w:sz w:val="16"/>
                <w:szCs w:val="16"/>
              </w:rPr>
            </w:pPr>
            <w:r w:rsidRPr="003C158B">
              <w:rPr>
                <w:sz w:val="16"/>
                <w:szCs w:val="16"/>
              </w:rPr>
              <w:t>SVS-REQ-303347/A-SVSServer SVS application retry for HTTPS Security (syncP, Signing, message ID) error code 300</w:t>
            </w:r>
          </w:p>
        </w:tc>
        <w:tc>
          <w:tcPr>
            <w:tcW w:w="5911" w:type="dxa"/>
            <w:tcBorders>
              <w:top w:val="single" w:sz="6" w:space="0" w:color="auto"/>
              <w:left w:val="single" w:sz="6" w:space="0" w:color="auto"/>
              <w:bottom w:val="single" w:sz="6" w:space="0" w:color="auto"/>
              <w:right w:val="single" w:sz="6" w:space="0" w:color="auto"/>
            </w:tcBorders>
          </w:tcPr>
          <w:p w14:paraId="29CC7B61" w14:textId="77777777" w:rsidR="00F30367" w:rsidRPr="003C158B" w:rsidRDefault="00B113DE" w:rsidP="00F30367">
            <w:pPr>
              <w:rPr>
                <w:sz w:val="16"/>
                <w:szCs w:val="16"/>
              </w:rPr>
            </w:pPr>
            <w:r w:rsidRPr="003C158B">
              <w:rPr>
                <w:sz w:val="16"/>
                <w:szCs w:val="16"/>
              </w:rPr>
              <w:t>MBORREL4: New req.</w:t>
            </w:r>
          </w:p>
        </w:tc>
      </w:tr>
      <w:tr w:rsidR="00F30367" w:rsidRPr="008D5346" w14:paraId="67F627C2" w14:textId="77777777" w:rsidTr="00F30367">
        <w:trPr>
          <w:trHeight w:val="245"/>
          <w:jc w:val="center"/>
        </w:trPr>
        <w:tc>
          <w:tcPr>
            <w:tcW w:w="1755" w:type="dxa"/>
            <w:tcBorders>
              <w:left w:val="single" w:sz="4" w:space="0" w:color="auto"/>
              <w:right w:val="single" w:sz="4" w:space="0" w:color="auto"/>
            </w:tcBorders>
          </w:tcPr>
          <w:p w14:paraId="0DE30B0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2BA340" w14:textId="77777777" w:rsidR="00F30367" w:rsidRPr="003C158B" w:rsidRDefault="00B113DE" w:rsidP="00F30367">
            <w:pPr>
              <w:rPr>
                <w:sz w:val="16"/>
                <w:szCs w:val="16"/>
              </w:rPr>
            </w:pPr>
            <w:r w:rsidRPr="003C158B">
              <w:rPr>
                <w:sz w:val="16"/>
                <w:szCs w:val="16"/>
              </w:rPr>
              <w:t>SVS-REQ-303348/A-Transient retry at SVSServer for HTTPS SVSServer app Internal (Memory failure, overflow) error code 400</w:t>
            </w:r>
          </w:p>
        </w:tc>
        <w:tc>
          <w:tcPr>
            <w:tcW w:w="5911" w:type="dxa"/>
            <w:tcBorders>
              <w:top w:val="single" w:sz="6" w:space="0" w:color="auto"/>
              <w:left w:val="single" w:sz="6" w:space="0" w:color="auto"/>
              <w:bottom w:val="single" w:sz="6" w:space="0" w:color="auto"/>
              <w:right w:val="single" w:sz="6" w:space="0" w:color="auto"/>
            </w:tcBorders>
          </w:tcPr>
          <w:p w14:paraId="5722AA90" w14:textId="77777777" w:rsidR="00F30367" w:rsidRPr="003C158B" w:rsidRDefault="00B113DE" w:rsidP="00F30367">
            <w:pPr>
              <w:rPr>
                <w:sz w:val="16"/>
                <w:szCs w:val="16"/>
              </w:rPr>
            </w:pPr>
            <w:r w:rsidRPr="003C158B">
              <w:rPr>
                <w:sz w:val="16"/>
                <w:szCs w:val="16"/>
              </w:rPr>
              <w:t>MBORREL4: New req.</w:t>
            </w:r>
          </w:p>
        </w:tc>
      </w:tr>
      <w:tr w:rsidR="00F30367" w:rsidRPr="008D5346" w14:paraId="67B31635" w14:textId="77777777" w:rsidTr="00F30367">
        <w:trPr>
          <w:trHeight w:val="245"/>
          <w:jc w:val="center"/>
        </w:trPr>
        <w:tc>
          <w:tcPr>
            <w:tcW w:w="1755" w:type="dxa"/>
            <w:tcBorders>
              <w:left w:val="single" w:sz="4" w:space="0" w:color="auto"/>
              <w:right w:val="single" w:sz="4" w:space="0" w:color="auto"/>
            </w:tcBorders>
          </w:tcPr>
          <w:p w14:paraId="6960285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F7D2BE" w14:textId="77777777" w:rsidR="00F30367" w:rsidRPr="003C158B" w:rsidRDefault="00B113DE" w:rsidP="00F30367">
            <w:pPr>
              <w:rPr>
                <w:sz w:val="16"/>
                <w:szCs w:val="16"/>
              </w:rPr>
            </w:pPr>
            <w:r w:rsidRPr="003C158B">
              <w:rPr>
                <w:sz w:val="16"/>
                <w:szCs w:val="16"/>
              </w:rPr>
              <w:t>SVS-REQ-303349/A-SVSServer SVS application retry for HTTPS SVSServer app Internal (Memory failure, overflow) error code 400</w:t>
            </w:r>
          </w:p>
        </w:tc>
        <w:tc>
          <w:tcPr>
            <w:tcW w:w="5911" w:type="dxa"/>
            <w:tcBorders>
              <w:top w:val="single" w:sz="6" w:space="0" w:color="auto"/>
              <w:left w:val="single" w:sz="6" w:space="0" w:color="auto"/>
              <w:bottom w:val="single" w:sz="6" w:space="0" w:color="auto"/>
              <w:right w:val="single" w:sz="6" w:space="0" w:color="auto"/>
            </w:tcBorders>
          </w:tcPr>
          <w:p w14:paraId="465C8DA7" w14:textId="77777777" w:rsidR="00F30367" w:rsidRPr="003C158B" w:rsidRDefault="00B113DE" w:rsidP="00F30367">
            <w:pPr>
              <w:rPr>
                <w:sz w:val="16"/>
                <w:szCs w:val="16"/>
              </w:rPr>
            </w:pPr>
            <w:r w:rsidRPr="003C158B">
              <w:rPr>
                <w:sz w:val="16"/>
                <w:szCs w:val="16"/>
              </w:rPr>
              <w:t>MBORREL4: New req.</w:t>
            </w:r>
          </w:p>
        </w:tc>
      </w:tr>
      <w:tr w:rsidR="00F30367" w:rsidRPr="008D5346" w14:paraId="566A6B98" w14:textId="77777777" w:rsidTr="00F30367">
        <w:trPr>
          <w:trHeight w:val="245"/>
          <w:jc w:val="center"/>
        </w:trPr>
        <w:tc>
          <w:tcPr>
            <w:tcW w:w="1755" w:type="dxa"/>
            <w:tcBorders>
              <w:left w:val="single" w:sz="4" w:space="0" w:color="auto"/>
              <w:right w:val="single" w:sz="4" w:space="0" w:color="auto"/>
            </w:tcBorders>
          </w:tcPr>
          <w:p w14:paraId="5C67E79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2C5AC2" w14:textId="77777777" w:rsidR="00F30367" w:rsidRPr="003C158B" w:rsidRDefault="00B113DE" w:rsidP="00F30367">
            <w:pPr>
              <w:rPr>
                <w:sz w:val="16"/>
                <w:szCs w:val="16"/>
              </w:rPr>
            </w:pPr>
            <w:r w:rsidRPr="003C158B">
              <w:rPr>
                <w:sz w:val="16"/>
                <w:szCs w:val="16"/>
              </w:rPr>
              <w:t>SVS-REQ-303350/A-Transient retry at SVSServer for HTTPS message configuration error code 600</w:t>
            </w:r>
          </w:p>
        </w:tc>
        <w:tc>
          <w:tcPr>
            <w:tcW w:w="5911" w:type="dxa"/>
            <w:tcBorders>
              <w:top w:val="single" w:sz="6" w:space="0" w:color="auto"/>
              <w:left w:val="single" w:sz="6" w:space="0" w:color="auto"/>
              <w:bottom w:val="single" w:sz="6" w:space="0" w:color="auto"/>
              <w:right w:val="single" w:sz="6" w:space="0" w:color="auto"/>
            </w:tcBorders>
          </w:tcPr>
          <w:p w14:paraId="55A28237" w14:textId="77777777" w:rsidR="00F30367" w:rsidRPr="003C158B" w:rsidRDefault="00B113DE" w:rsidP="00F30367">
            <w:pPr>
              <w:rPr>
                <w:sz w:val="16"/>
                <w:szCs w:val="16"/>
              </w:rPr>
            </w:pPr>
            <w:r w:rsidRPr="003C158B">
              <w:rPr>
                <w:sz w:val="16"/>
                <w:szCs w:val="16"/>
              </w:rPr>
              <w:t>MBORREL4: New req.</w:t>
            </w:r>
          </w:p>
        </w:tc>
      </w:tr>
      <w:tr w:rsidR="00F30367" w:rsidRPr="008D5346" w14:paraId="2F6E0015" w14:textId="77777777" w:rsidTr="00F30367">
        <w:trPr>
          <w:trHeight w:val="245"/>
          <w:jc w:val="center"/>
        </w:trPr>
        <w:tc>
          <w:tcPr>
            <w:tcW w:w="1755" w:type="dxa"/>
            <w:tcBorders>
              <w:left w:val="single" w:sz="4" w:space="0" w:color="auto"/>
              <w:right w:val="single" w:sz="4" w:space="0" w:color="auto"/>
            </w:tcBorders>
          </w:tcPr>
          <w:p w14:paraId="4BAE8A7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2031F26" w14:textId="77777777" w:rsidR="00F30367" w:rsidRPr="003C158B" w:rsidRDefault="00B113DE" w:rsidP="00F30367">
            <w:pPr>
              <w:rPr>
                <w:sz w:val="16"/>
                <w:szCs w:val="16"/>
              </w:rPr>
            </w:pPr>
            <w:r w:rsidRPr="003C158B">
              <w:rPr>
                <w:sz w:val="16"/>
                <w:szCs w:val="16"/>
              </w:rPr>
              <w:t>SVS-REQ-303351/A-SVSServer SVS application retry for HTTPS message configuration error code 600</w:t>
            </w:r>
          </w:p>
        </w:tc>
        <w:tc>
          <w:tcPr>
            <w:tcW w:w="5911" w:type="dxa"/>
            <w:tcBorders>
              <w:top w:val="single" w:sz="6" w:space="0" w:color="auto"/>
              <w:left w:val="single" w:sz="6" w:space="0" w:color="auto"/>
              <w:bottom w:val="single" w:sz="6" w:space="0" w:color="auto"/>
              <w:right w:val="single" w:sz="6" w:space="0" w:color="auto"/>
            </w:tcBorders>
          </w:tcPr>
          <w:p w14:paraId="4CCEAA74" w14:textId="77777777" w:rsidR="00F30367" w:rsidRPr="003C158B" w:rsidRDefault="00B113DE" w:rsidP="00F30367">
            <w:pPr>
              <w:rPr>
                <w:sz w:val="16"/>
                <w:szCs w:val="16"/>
              </w:rPr>
            </w:pPr>
            <w:r w:rsidRPr="003C158B">
              <w:rPr>
                <w:sz w:val="16"/>
                <w:szCs w:val="16"/>
              </w:rPr>
              <w:t>MBORREL4: New req.</w:t>
            </w:r>
          </w:p>
        </w:tc>
      </w:tr>
      <w:tr w:rsidR="00F30367" w:rsidRPr="008D5346" w14:paraId="0D4C6233" w14:textId="77777777" w:rsidTr="00F30367">
        <w:trPr>
          <w:trHeight w:val="245"/>
          <w:jc w:val="center"/>
        </w:trPr>
        <w:tc>
          <w:tcPr>
            <w:tcW w:w="1755" w:type="dxa"/>
            <w:tcBorders>
              <w:left w:val="single" w:sz="4" w:space="0" w:color="auto"/>
              <w:right w:val="single" w:sz="4" w:space="0" w:color="auto"/>
            </w:tcBorders>
          </w:tcPr>
          <w:p w14:paraId="2A05EB3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1E532F" w14:textId="77777777" w:rsidR="00F30367" w:rsidRPr="003C158B" w:rsidRDefault="00B113DE" w:rsidP="00F30367">
            <w:pPr>
              <w:rPr>
                <w:sz w:val="16"/>
                <w:szCs w:val="16"/>
              </w:rPr>
            </w:pPr>
            <w:r w:rsidRPr="003C158B">
              <w:rPr>
                <w:sz w:val="16"/>
                <w:szCs w:val="16"/>
              </w:rPr>
              <w:t>SVS-REQ-303352/A-Transient retry at SVSServer for other identified HTTPS error code</w:t>
            </w:r>
          </w:p>
        </w:tc>
        <w:tc>
          <w:tcPr>
            <w:tcW w:w="5911" w:type="dxa"/>
            <w:tcBorders>
              <w:top w:val="single" w:sz="6" w:space="0" w:color="auto"/>
              <w:left w:val="single" w:sz="6" w:space="0" w:color="auto"/>
              <w:bottom w:val="single" w:sz="6" w:space="0" w:color="auto"/>
              <w:right w:val="single" w:sz="6" w:space="0" w:color="auto"/>
            </w:tcBorders>
          </w:tcPr>
          <w:p w14:paraId="666A0B9D" w14:textId="77777777" w:rsidR="00F30367" w:rsidRPr="003C158B" w:rsidRDefault="00B113DE" w:rsidP="00F30367">
            <w:pPr>
              <w:rPr>
                <w:sz w:val="16"/>
                <w:szCs w:val="16"/>
              </w:rPr>
            </w:pPr>
            <w:r w:rsidRPr="003C158B">
              <w:rPr>
                <w:sz w:val="16"/>
                <w:szCs w:val="16"/>
              </w:rPr>
              <w:t>MBORREL4: New req.</w:t>
            </w:r>
          </w:p>
        </w:tc>
      </w:tr>
      <w:tr w:rsidR="00F30367" w:rsidRPr="008D5346" w14:paraId="6FBBC916" w14:textId="77777777" w:rsidTr="00F30367">
        <w:trPr>
          <w:trHeight w:val="245"/>
          <w:jc w:val="center"/>
        </w:trPr>
        <w:tc>
          <w:tcPr>
            <w:tcW w:w="1755" w:type="dxa"/>
            <w:tcBorders>
              <w:left w:val="single" w:sz="4" w:space="0" w:color="auto"/>
              <w:right w:val="single" w:sz="4" w:space="0" w:color="auto"/>
            </w:tcBorders>
          </w:tcPr>
          <w:p w14:paraId="4660020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3B065B" w14:textId="77777777" w:rsidR="00F30367" w:rsidRPr="003C158B" w:rsidRDefault="00B113DE" w:rsidP="00F30367">
            <w:pPr>
              <w:rPr>
                <w:sz w:val="16"/>
                <w:szCs w:val="16"/>
              </w:rPr>
            </w:pPr>
            <w:r w:rsidRPr="003C158B">
              <w:rPr>
                <w:sz w:val="16"/>
                <w:szCs w:val="16"/>
              </w:rPr>
              <w:t>SVS-REQ-303353/A-SVSServer SVS application retry for other identified HTTPS error code</w:t>
            </w:r>
          </w:p>
        </w:tc>
        <w:tc>
          <w:tcPr>
            <w:tcW w:w="5911" w:type="dxa"/>
            <w:tcBorders>
              <w:top w:val="single" w:sz="6" w:space="0" w:color="auto"/>
              <w:left w:val="single" w:sz="6" w:space="0" w:color="auto"/>
              <w:bottom w:val="single" w:sz="6" w:space="0" w:color="auto"/>
              <w:right w:val="single" w:sz="6" w:space="0" w:color="auto"/>
            </w:tcBorders>
          </w:tcPr>
          <w:p w14:paraId="2F6FD143" w14:textId="77777777" w:rsidR="00F30367" w:rsidRPr="003C158B" w:rsidRDefault="00B113DE" w:rsidP="00F30367">
            <w:pPr>
              <w:rPr>
                <w:sz w:val="16"/>
                <w:szCs w:val="16"/>
              </w:rPr>
            </w:pPr>
            <w:r w:rsidRPr="003C158B">
              <w:rPr>
                <w:sz w:val="16"/>
                <w:szCs w:val="16"/>
              </w:rPr>
              <w:t>MBORREL4: New req.</w:t>
            </w:r>
          </w:p>
        </w:tc>
      </w:tr>
      <w:tr w:rsidR="00F30367" w:rsidRPr="008D5346" w14:paraId="07458F30" w14:textId="77777777" w:rsidTr="00F30367">
        <w:trPr>
          <w:trHeight w:val="245"/>
          <w:jc w:val="center"/>
        </w:trPr>
        <w:tc>
          <w:tcPr>
            <w:tcW w:w="1755" w:type="dxa"/>
            <w:tcBorders>
              <w:left w:val="single" w:sz="4" w:space="0" w:color="auto"/>
              <w:right w:val="single" w:sz="4" w:space="0" w:color="auto"/>
            </w:tcBorders>
          </w:tcPr>
          <w:p w14:paraId="121E315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B5813F3" w14:textId="77777777" w:rsidR="00F30367" w:rsidRPr="003C158B" w:rsidRDefault="00B113DE" w:rsidP="00F30367">
            <w:pPr>
              <w:rPr>
                <w:sz w:val="16"/>
                <w:szCs w:val="16"/>
              </w:rPr>
            </w:pPr>
            <w:r w:rsidRPr="003C158B">
              <w:rPr>
                <w:sz w:val="16"/>
                <w:szCs w:val="16"/>
              </w:rPr>
              <w:t>SVS-REQ-303354/A-Message level retry at SVSServer for any DTC error code</w:t>
            </w:r>
          </w:p>
        </w:tc>
        <w:tc>
          <w:tcPr>
            <w:tcW w:w="5911" w:type="dxa"/>
            <w:tcBorders>
              <w:top w:val="single" w:sz="6" w:space="0" w:color="auto"/>
              <w:left w:val="single" w:sz="6" w:space="0" w:color="auto"/>
              <w:bottom w:val="single" w:sz="6" w:space="0" w:color="auto"/>
              <w:right w:val="single" w:sz="6" w:space="0" w:color="auto"/>
            </w:tcBorders>
          </w:tcPr>
          <w:p w14:paraId="6D022B57" w14:textId="77777777" w:rsidR="00F30367" w:rsidRPr="003C158B" w:rsidRDefault="00B113DE" w:rsidP="00F30367">
            <w:pPr>
              <w:rPr>
                <w:sz w:val="16"/>
                <w:szCs w:val="16"/>
              </w:rPr>
            </w:pPr>
            <w:r w:rsidRPr="003C158B">
              <w:rPr>
                <w:sz w:val="16"/>
                <w:szCs w:val="16"/>
              </w:rPr>
              <w:t>MBORREL4: New req.</w:t>
            </w:r>
          </w:p>
        </w:tc>
      </w:tr>
      <w:tr w:rsidR="00F30367" w:rsidRPr="008D5346" w14:paraId="28EB00B4" w14:textId="77777777" w:rsidTr="00F30367">
        <w:trPr>
          <w:trHeight w:val="245"/>
          <w:jc w:val="center"/>
        </w:trPr>
        <w:tc>
          <w:tcPr>
            <w:tcW w:w="1755" w:type="dxa"/>
            <w:tcBorders>
              <w:left w:val="single" w:sz="4" w:space="0" w:color="auto"/>
              <w:right w:val="single" w:sz="4" w:space="0" w:color="auto"/>
            </w:tcBorders>
          </w:tcPr>
          <w:p w14:paraId="1292CB2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8953AB" w14:textId="77777777" w:rsidR="00F30367" w:rsidRPr="003C158B" w:rsidRDefault="00B113DE" w:rsidP="00F30367">
            <w:pPr>
              <w:rPr>
                <w:sz w:val="16"/>
                <w:szCs w:val="16"/>
              </w:rPr>
            </w:pPr>
            <w:r w:rsidRPr="003C158B">
              <w:rPr>
                <w:sz w:val="16"/>
                <w:szCs w:val="16"/>
              </w:rPr>
              <w:t>SVS-REQ-303355/A-SVSServer SVS application retry for any DTC error code</w:t>
            </w:r>
          </w:p>
        </w:tc>
        <w:tc>
          <w:tcPr>
            <w:tcW w:w="5911" w:type="dxa"/>
            <w:tcBorders>
              <w:top w:val="single" w:sz="6" w:space="0" w:color="auto"/>
              <w:left w:val="single" w:sz="6" w:space="0" w:color="auto"/>
              <w:bottom w:val="single" w:sz="6" w:space="0" w:color="auto"/>
              <w:right w:val="single" w:sz="6" w:space="0" w:color="auto"/>
            </w:tcBorders>
          </w:tcPr>
          <w:p w14:paraId="435B8430" w14:textId="77777777" w:rsidR="00F30367" w:rsidRPr="003C158B" w:rsidRDefault="00B113DE" w:rsidP="00F30367">
            <w:pPr>
              <w:rPr>
                <w:sz w:val="16"/>
                <w:szCs w:val="16"/>
              </w:rPr>
            </w:pPr>
            <w:r w:rsidRPr="003C158B">
              <w:rPr>
                <w:sz w:val="16"/>
                <w:szCs w:val="16"/>
              </w:rPr>
              <w:t>MBORREL4: New req.</w:t>
            </w:r>
          </w:p>
        </w:tc>
      </w:tr>
      <w:tr w:rsidR="00F30367" w:rsidRPr="008D5346" w14:paraId="473444C0" w14:textId="77777777" w:rsidTr="00F30367">
        <w:trPr>
          <w:trHeight w:val="245"/>
          <w:jc w:val="center"/>
        </w:trPr>
        <w:tc>
          <w:tcPr>
            <w:tcW w:w="1755" w:type="dxa"/>
            <w:tcBorders>
              <w:left w:val="single" w:sz="4" w:space="0" w:color="auto"/>
              <w:right w:val="single" w:sz="4" w:space="0" w:color="auto"/>
            </w:tcBorders>
          </w:tcPr>
          <w:p w14:paraId="5A86B60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01428A" w14:textId="77777777" w:rsidR="00F30367" w:rsidRPr="003C158B" w:rsidRDefault="00B113DE" w:rsidP="00F30367">
            <w:pPr>
              <w:rPr>
                <w:sz w:val="16"/>
                <w:szCs w:val="16"/>
              </w:rPr>
            </w:pPr>
            <w:r w:rsidRPr="003C158B">
              <w:rPr>
                <w:sz w:val="16"/>
                <w:szCs w:val="16"/>
              </w:rPr>
              <w:t>STR-492122/B-SMS Data Communication</w:t>
            </w:r>
          </w:p>
        </w:tc>
        <w:tc>
          <w:tcPr>
            <w:tcW w:w="5911" w:type="dxa"/>
            <w:tcBorders>
              <w:top w:val="single" w:sz="6" w:space="0" w:color="auto"/>
              <w:left w:val="single" w:sz="6" w:space="0" w:color="auto"/>
              <w:bottom w:val="single" w:sz="6" w:space="0" w:color="auto"/>
              <w:right w:val="single" w:sz="6" w:space="0" w:color="auto"/>
            </w:tcBorders>
          </w:tcPr>
          <w:p w14:paraId="3462A3D7" w14:textId="77777777" w:rsidR="00F30367" w:rsidRPr="003C158B" w:rsidRDefault="00B113DE" w:rsidP="00F30367">
            <w:pPr>
              <w:rPr>
                <w:sz w:val="16"/>
                <w:szCs w:val="16"/>
              </w:rPr>
            </w:pPr>
            <w:r w:rsidRPr="003C158B">
              <w:rPr>
                <w:sz w:val="16"/>
                <w:szCs w:val="16"/>
              </w:rPr>
              <w:t>MBORREL4: Updated name. Removed REQ-291232, 297609. Added REQ-303836-843</w:t>
            </w:r>
          </w:p>
        </w:tc>
      </w:tr>
      <w:tr w:rsidR="00F30367" w:rsidRPr="008D5346" w14:paraId="1F6E1D9B" w14:textId="77777777" w:rsidTr="00F30367">
        <w:trPr>
          <w:trHeight w:val="245"/>
          <w:jc w:val="center"/>
        </w:trPr>
        <w:tc>
          <w:tcPr>
            <w:tcW w:w="1755" w:type="dxa"/>
            <w:tcBorders>
              <w:left w:val="single" w:sz="4" w:space="0" w:color="auto"/>
              <w:right w:val="single" w:sz="4" w:space="0" w:color="auto"/>
            </w:tcBorders>
          </w:tcPr>
          <w:p w14:paraId="3B3E44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E35301" w14:textId="77777777" w:rsidR="00F30367" w:rsidRPr="003C158B" w:rsidRDefault="00B113DE" w:rsidP="00F30367">
            <w:pPr>
              <w:rPr>
                <w:sz w:val="16"/>
                <w:szCs w:val="16"/>
              </w:rPr>
            </w:pPr>
            <w:r w:rsidRPr="003C158B">
              <w:rPr>
                <w:sz w:val="16"/>
                <w:szCs w:val="16"/>
              </w:rPr>
              <w:t>SVS-REQ-291229/B-Ignition Off, Theft Mode Activation And Data Collection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1F42CF9" w14:textId="77777777" w:rsidR="00F30367" w:rsidRPr="003C158B" w:rsidRDefault="00B113DE" w:rsidP="00F30367">
            <w:pPr>
              <w:rPr>
                <w:sz w:val="16"/>
                <w:szCs w:val="16"/>
              </w:rPr>
            </w:pPr>
            <w:r w:rsidRPr="003C158B">
              <w:rPr>
                <w:sz w:val="16"/>
                <w:szCs w:val="16"/>
              </w:rPr>
              <w:t>MBORREL4: Updated content</w:t>
            </w:r>
          </w:p>
        </w:tc>
      </w:tr>
      <w:tr w:rsidR="00F30367" w:rsidRPr="008D5346" w14:paraId="29488FF1" w14:textId="77777777" w:rsidTr="00F30367">
        <w:trPr>
          <w:trHeight w:val="245"/>
          <w:jc w:val="center"/>
        </w:trPr>
        <w:tc>
          <w:tcPr>
            <w:tcW w:w="1755" w:type="dxa"/>
            <w:tcBorders>
              <w:left w:val="single" w:sz="4" w:space="0" w:color="auto"/>
              <w:right w:val="single" w:sz="4" w:space="0" w:color="auto"/>
            </w:tcBorders>
          </w:tcPr>
          <w:p w14:paraId="5E72924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62BF3A" w14:textId="77777777" w:rsidR="00F30367" w:rsidRPr="003C158B" w:rsidRDefault="00B113DE" w:rsidP="00F30367">
            <w:pPr>
              <w:rPr>
                <w:sz w:val="16"/>
                <w:szCs w:val="16"/>
              </w:rPr>
            </w:pPr>
            <w:r w:rsidRPr="003C158B">
              <w:rPr>
                <w:sz w:val="16"/>
                <w:szCs w:val="16"/>
              </w:rPr>
              <w:t>SVS-REQ-291230/B-Theft Mode Activation with Tracking Frequency Change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234F0391"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1CF4D9AD" w14:textId="77777777" w:rsidTr="00F30367">
        <w:trPr>
          <w:trHeight w:val="245"/>
          <w:jc w:val="center"/>
        </w:trPr>
        <w:tc>
          <w:tcPr>
            <w:tcW w:w="1755" w:type="dxa"/>
            <w:tcBorders>
              <w:left w:val="single" w:sz="4" w:space="0" w:color="auto"/>
              <w:right w:val="single" w:sz="4" w:space="0" w:color="auto"/>
            </w:tcBorders>
          </w:tcPr>
          <w:p w14:paraId="5FC6E83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C773BF" w14:textId="77777777" w:rsidR="00F30367" w:rsidRPr="003C158B" w:rsidRDefault="00B113DE" w:rsidP="00F30367">
            <w:pPr>
              <w:rPr>
                <w:sz w:val="16"/>
                <w:szCs w:val="16"/>
              </w:rPr>
            </w:pPr>
            <w:r w:rsidRPr="003C158B">
              <w:rPr>
                <w:sz w:val="16"/>
                <w:szCs w:val="16"/>
              </w:rPr>
              <w:t>SVS-REQ-291231/B-Ignition Off, On Request Theft Mode Activation And Data Collection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3AB06A90" w14:textId="77777777" w:rsidR="00F30367" w:rsidRPr="003C158B" w:rsidRDefault="00B113DE" w:rsidP="00F30367">
            <w:pPr>
              <w:rPr>
                <w:sz w:val="16"/>
                <w:szCs w:val="16"/>
              </w:rPr>
            </w:pPr>
            <w:r w:rsidRPr="003C158B">
              <w:rPr>
                <w:sz w:val="16"/>
                <w:szCs w:val="16"/>
              </w:rPr>
              <w:t>MBORREL4: Updated content</w:t>
            </w:r>
          </w:p>
        </w:tc>
      </w:tr>
      <w:tr w:rsidR="00F30367" w:rsidRPr="008D5346" w14:paraId="4CD28CB6" w14:textId="77777777" w:rsidTr="00F30367">
        <w:trPr>
          <w:trHeight w:val="245"/>
          <w:jc w:val="center"/>
        </w:trPr>
        <w:tc>
          <w:tcPr>
            <w:tcW w:w="1755" w:type="dxa"/>
            <w:tcBorders>
              <w:left w:val="single" w:sz="4" w:space="0" w:color="auto"/>
              <w:right w:val="single" w:sz="4" w:space="0" w:color="auto"/>
            </w:tcBorders>
          </w:tcPr>
          <w:p w14:paraId="784F80A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06CF4C" w14:textId="77777777" w:rsidR="00F30367" w:rsidRPr="003C158B" w:rsidRDefault="00B113DE" w:rsidP="00F30367">
            <w:pPr>
              <w:rPr>
                <w:sz w:val="16"/>
                <w:szCs w:val="16"/>
              </w:rPr>
            </w:pPr>
            <w:r w:rsidRPr="003C158B">
              <w:rPr>
                <w:sz w:val="16"/>
                <w:szCs w:val="16"/>
              </w:rPr>
              <w:t>SVS-REQ-291233/B-Ignition Off, Theft Mode Deactivation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294B679C" w14:textId="77777777" w:rsidR="00F30367" w:rsidRPr="003C158B" w:rsidRDefault="00B113DE" w:rsidP="00F30367">
            <w:pPr>
              <w:rPr>
                <w:sz w:val="16"/>
                <w:szCs w:val="16"/>
              </w:rPr>
            </w:pPr>
            <w:r w:rsidRPr="003C158B">
              <w:rPr>
                <w:sz w:val="16"/>
                <w:szCs w:val="16"/>
              </w:rPr>
              <w:t>MBORREL4: Updated content</w:t>
            </w:r>
          </w:p>
        </w:tc>
      </w:tr>
      <w:tr w:rsidR="00F30367" w:rsidRPr="008D5346" w14:paraId="40CEAC82" w14:textId="77777777" w:rsidTr="00F30367">
        <w:trPr>
          <w:trHeight w:val="245"/>
          <w:jc w:val="center"/>
        </w:trPr>
        <w:tc>
          <w:tcPr>
            <w:tcW w:w="1755" w:type="dxa"/>
            <w:tcBorders>
              <w:left w:val="single" w:sz="4" w:space="0" w:color="auto"/>
              <w:right w:val="single" w:sz="4" w:space="0" w:color="auto"/>
            </w:tcBorders>
          </w:tcPr>
          <w:p w14:paraId="446CEF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1C4DEC" w14:textId="77777777" w:rsidR="00F30367" w:rsidRPr="003C158B" w:rsidRDefault="00B113DE" w:rsidP="00F30367">
            <w:pPr>
              <w:rPr>
                <w:sz w:val="16"/>
                <w:szCs w:val="16"/>
              </w:rPr>
            </w:pPr>
            <w:r w:rsidRPr="003C158B">
              <w:rPr>
                <w:sz w:val="16"/>
                <w:szCs w:val="16"/>
              </w:rPr>
              <w:t>SVS-REQ-303836/A-Tracking command request from call center to SVS App in SVSOffBoardClient</w:t>
            </w:r>
          </w:p>
        </w:tc>
        <w:tc>
          <w:tcPr>
            <w:tcW w:w="5911" w:type="dxa"/>
            <w:tcBorders>
              <w:top w:val="single" w:sz="6" w:space="0" w:color="auto"/>
              <w:left w:val="single" w:sz="6" w:space="0" w:color="auto"/>
              <w:bottom w:val="single" w:sz="6" w:space="0" w:color="auto"/>
              <w:right w:val="single" w:sz="6" w:space="0" w:color="auto"/>
            </w:tcBorders>
          </w:tcPr>
          <w:p w14:paraId="32E61C0B" w14:textId="77777777" w:rsidR="00F30367" w:rsidRPr="003C158B" w:rsidRDefault="00B113DE" w:rsidP="00F30367">
            <w:pPr>
              <w:rPr>
                <w:sz w:val="16"/>
                <w:szCs w:val="16"/>
              </w:rPr>
            </w:pPr>
            <w:r w:rsidRPr="003C158B">
              <w:rPr>
                <w:sz w:val="16"/>
                <w:szCs w:val="16"/>
              </w:rPr>
              <w:t>MBORREL4: New req.</w:t>
            </w:r>
          </w:p>
        </w:tc>
      </w:tr>
      <w:tr w:rsidR="00F30367" w:rsidRPr="008D5346" w14:paraId="619944BA" w14:textId="77777777" w:rsidTr="00F30367">
        <w:trPr>
          <w:trHeight w:val="245"/>
          <w:jc w:val="center"/>
        </w:trPr>
        <w:tc>
          <w:tcPr>
            <w:tcW w:w="1755" w:type="dxa"/>
            <w:tcBorders>
              <w:left w:val="single" w:sz="4" w:space="0" w:color="auto"/>
              <w:right w:val="single" w:sz="4" w:space="0" w:color="auto"/>
            </w:tcBorders>
          </w:tcPr>
          <w:p w14:paraId="53BCE14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1A2EEB" w14:textId="77777777" w:rsidR="00F30367" w:rsidRPr="003C158B" w:rsidRDefault="00B113DE" w:rsidP="00F30367">
            <w:pPr>
              <w:rPr>
                <w:sz w:val="16"/>
                <w:szCs w:val="16"/>
              </w:rPr>
            </w:pPr>
            <w:r w:rsidRPr="003C158B">
              <w:rPr>
                <w:sz w:val="16"/>
                <w:szCs w:val="16"/>
              </w:rPr>
              <w:t>SVS-REQ-303837/A-SMS tracking command create at SVSOffBoardClient</w:t>
            </w:r>
          </w:p>
        </w:tc>
        <w:tc>
          <w:tcPr>
            <w:tcW w:w="5911" w:type="dxa"/>
            <w:tcBorders>
              <w:top w:val="single" w:sz="6" w:space="0" w:color="auto"/>
              <w:left w:val="single" w:sz="6" w:space="0" w:color="auto"/>
              <w:bottom w:val="single" w:sz="6" w:space="0" w:color="auto"/>
              <w:right w:val="single" w:sz="6" w:space="0" w:color="auto"/>
            </w:tcBorders>
          </w:tcPr>
          <w:p w14:paraId="5786989B" w14:textId="77777777" w:rsidR="00F30367" w:rsidRPr="003C158B" w:rsidRDefault="00B113DE" w:rsidP="00F30367">
            <w:pPr>
              <w:rPr>
                <w:sz w:val="16"/>
                <w:szCs w:val="16"/>
              </w:rPr>
            </w:pPr>
            <w:r w:rsidRPr="003C158B">
              <w:rPr>
                <w:sz w:val="16"/>
                <w:szCs w:val="16"/>
              </w:rPr>
              <w:t>MBORREL4: New req.</w:t>
            </w:r>
          </w:p>
        </w:tc>
      </w:tr>
      <w:tr w:rsidR="00F30367" w:rsidRPr="008D5346" w14:paraId="13AB7A32" w14:textId="77777777" w:rsidTr="00F30367">
        <w:trPr>
          <w:trHeight w:val="245"/>
          <w:jc w:val="center"/>
        </w:trPr>
        <w:tc>
          <w:tcPr>
            <w:tcW w:w="1755" w:type="dxa"/>
            <w:tcBorders>
              <w:left w:val="single" w:sz="4" w:space="0" w:color="auto"/>
              <w:right w:val="single" w:sz="4" w:space="0" w:color="auto"/>
            </w:tcBorders>
          </w:tcPr>
          <w:p w14:paraId="4FEE8C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88718A" w14:textId="77777777" w:rsidR="00F30367" w:rsidRPr="003C158B" w:rsidRDefault="00B113DE" w:rsidP="00F30367">
            <w:pPr>
              <w:rPr>
                <w:sz w:val="16"/>
                <w:szCs w:val="16"/>
              </w:rPr>
            </w:pPr>
            <w:r w:rsidRPr="003C158B">
              <w:rPr>
                <w:sz w:val="16"/>
                <w:szCs w:val="16"/>
              </w:rPr>
              <w:t>SVS-REQ-303838/A-SMS tracking command to SVSServer</w:t>
            </w:r>
          </w:p>
        </w:tc>
        <w:tc>
          <w:tcPr>
            <w:tcW w:w="5911" w:type="dxa"/>
            <w:tcBorders>
              <w:top w:val="single" w:sz="6" w:space="0" w:color="auto"/>
              <w:left w:val="single" w:sz="6" w:space="0" w:color="auto"/>
              <w:bottom w:val="single" w:sz="6" w:space="0" w:color="auto"/>
              <w:right w:val="single" w:sz="6" w:space="0" w:color="auto"/>
            </w:tcBorders>
          </w:tcPr>
          <w:p w14:paraId="46786445" w14:textId="77777777" w:rsidR="00F30367" w:rsidRPr="003C158B" w:rsidRDefault="00B113DE" w:rsidP="00F30367">
            <w:pPr>
              <w:rPr>
                <w:sz w:val="16"/>
                <w:szCs w:val="16"/>
              </w:rPr>
            </w:pPr>
            <w:r w:rsidRPr="003C158B">
              <w:rPr>
                <w:sz w:val="16"/>
                <w:szCs w:val="16"/>
              </w:rPr>
              <w:t>MBORREL4: New req.</w:t>
            </w:r>
          </w:p>
        </w:tc>
      </w:tr>
      <w:tr w:rsidR="00F30367" w:rsidRPr="008D5346" w14:paraId="4EFCDA57" w14:textId="77777777" w:rsidTr="00F30367">
        <w:trPr>
          <w:trHeight w:val="245"/>
          <w:jc w:val="center"/>
        </w:trPr>
        <w:tc>
          <w:tcPr>
            <w:tcW w:w="1755" w:type="dxa"/>
            <w:tcBorders>
              <w:left w:val="single" w:sz="4" w:space="0" w:color="auto"/>
              <w:right w:val="single" w:sz="4" w:space="0" w:color="auto"/>
            </w:tcBorders>
          </w:tcPr>
          <w:p w14:paraId="347B7C7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6208AB" w14:textId="77777777" w:rsidR="00F30367" w:rsidRPr="003C158B" w:rsidRDefault="00B113DE" w:rsidP="00F30367">
            <w:pPr>
              <w:rPr>
                <w:sz w:val="16"/>
                <w:szCs w:val="16"/>
              </w:rPr>
            </w:pPr>
            <w:r w:rsidRPr="003C158B">
              <w:rPr>
                <w:sz w:val="16"/>
                <w:szCs w:val="16"/>
              </w:rPr>
              <w:t>SVS-REQ-297608/B-SMS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4BF34723" w14:textId="77777777" w:rsidR="00F30367" w:rsidRPr="003C158B" w:rsidRDefault="00B113DE" w:rsidP="00F30367">
            <w:pPr>
              <w:rPr>
                <w:sz w:val="16"/>
                <w:szCs w:val="16"/>
              </w:rPr>
            </w:pPr>
            <w:r w:rsidRPr="003C158B">
              <w:rPr>
                <w:sz w:val="16"/>
                <w:szCs w:val="16"/>
              </w:rPr>
              <w:t>MBORREL4: Updated content</w:t>
            </w:r>
          </w:p>
        </w:tc>
      </w:tr>
      <w:tr w:rsidR="00F30367" w:rsidRPr="008D5346" w14:paraId="2F0CE42C" w14:textId="77777777" w:rsidTr="00F30367">
        <w:trPr>
          <w:trHeight w:val="245"/>
          <w:jc w:val="center"/>
        </w:trPr>
        <w:tc>
          <w:tcPr>
            <w:tcW w:w="1755" w:type="dxa"/>
            <w:tcBorders>
              <w:left w:val="single" w:sz="4" w:space="0" w:color="auto"/>
              <w:right w:val="single" w:sz="4" w:space="0" w:color="auto"/>
            </w:tcBorders>
          </w:tcPr>
          <w:p w14:paraId="55510E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A813FC" w14:textId="77777777" w:rsidR="00F30367" w:rsidRPr="003C158B" w:rsidRDefault="00B113DE" w:rsidP="00F30367">
            <w:pPr>
              <w:rPr>
                <w:sz w:val="16"/>
                <w:szCs w:val="16"/>
              </w:rPr>
            </w:pPr>
            <w:r w:rsidRPr="003C158B">
              <w:rPr>
                <w:sz w:val="16"/>
                <w:szCs w:val="16"/>
              </w:rPr>
              <w:t>STR-523325/A-SMS Retry Strategies</w:t>
            </w:r>
          </w:p>
        </w:tc>
        <w:tc>
          <w:tcPr>
            <w:tcW w:w="5911" w:type="dxa"/>
            <w:tcBorders>
              <w:top w:val="single" w:sz="6" w:space="0" w:color="auto"/>
              <w:left w:val="single" w:sz="6" w:space="0" w:color="auto"/>
              <w:bottom w:val="single" w:sz="6" w:space="0" w:color="auto"/>
              <w:right w:val="single" w:sz="6" w:space="0" w:color="auto"/>
            </w:tcBorders>
          </w:tcPr>
          <w:p w14:paraId="48137F71" w14:textId="77777777" w:rsidR="00F30367" w:rsidRPr="003C158B" w:rsidRDefault="00B113DE" w:rsidP="00F30367">
            <w:pPr>
              <w:rPr>
                <w:sz w:val="16"/>
                <w:szCs w:val="16"/>
              </w:rPr>
            </w:pPr>
            <w:r w:rsidRPr="003C158B">
              <w:rPr>
                <w:sz w:val="16"/>
                <w:szCs w:val="16"/>
              </w:rPr>
              <w:t>MBORREL4: New header</w:t>
            </w:r>
          </w:p>
        </w:tc>
      </w:tr>
      <w:tr w:rsidR="00F30367" w:rsidRPr="008D5346" w14:paraId="6092F8D5" w14:textId="77777777" w:rsidTr="00F30367">
        <w:trPr>
          <w:trHeight w:val="245"/>
          <w:jc w:val="center"/>
        </w:trPr>
        <w:tc>
          <w:tcPr>
            <w:tcW w:w="1755" w:type="dxa"/>
            <w:tcBorders>
              <w:left w:val="single" w:sz="4" w:space="0" w:color="auto"/>
              <w:right w:val="single" w:sz="4" w:space="0" w:color="auto"/>
            </w:tcBorders>
          </w:tcPr>
          <w:p w14:paraId="1C9A48D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E87C26" w14:textId="77777777" w:rsidR="00F30367" w:rsidRPr="003C158B" w:rsidRDefault="00B113DE" w:rsidP="00F30367">
            <w:pPr>
              <w:rPr>
                <w:sz w:val="16"/>
                <w:szCs w:val="16"/>
              </w:rPr>
            </w:pPr>
            <w:r w:rsidRPr="003C158B">
              <w:rPr>
                <w:sz w:val="16"/>
                <w:szCs w:val="16"/>
              </w:rPr>
              <w:t>SVS-REQ-303839/A-Call center tracking command request failed to reach SVS App in SVSOffBoardClient</w:t>
            </w:r>
          </w:p>
        </w:tc>
        <w:tc>
          <w:tcPr>
            <w:tcW w:w="5911" w:type="dxa"/>
            <w:tcBorders>
              <w:top w:val="single" w:sz="6" w:space="0" w:color="auto"/>
              <w:left w:val="single" w:sz="6" w:space="0" w:color="auto"/>
              <w:bottom w:val="single" w:sz="6" w:space="0" w:color="auto"/>
              <w:right w:val="single" w:sz="6" w:space="0" w:color="auto"/>
            </w:tcBorders>
          </w:tcPr>
          <w:p w14:paraId="22EFB22C" w14:textId="77777777" w:rsidR="00F30367" w:rsidRPr="003C158B" w:rsidRDefault="00B113DE" w:rsidP="00F30367">
            <w:pPr>
              <w:rPr>
                <w:sz w:val="16"/>
                <w:szCs w:val="16"/>
              </w:rPr>
            </w:pPr>
            <w:r w:rsidRPr="003C158B">
              <w:rPr>
                <w:sz w:val="16"/>
                <w:szCs w:val="16"/>
              </w:rPr>
              <w:t>MBORREL4: New req.</w:t>
            </w:r>
          </w:p>
        </w:tc>
      </w:tr>
      <w:tr w:rsidR="00F30367" w:rsidRPr="008D5346" w14:paraId="3D171541" w14:textId="77777777" w:rsidTr="00F30367">
        <w:trPr>
          <w:trHeight w:val="245"/>
          <w:jc w:val="center"/>
        </w:trPr>
        <w:tc>
          <w:tcPr>
            <w:tcW w:w="1755" w:type="dxa"/>
            <w:tcBorders>
              <w:left w:val="single" w:sz="4" w:space="0" w:color="auto"/>
              <w:right w:val="single" w:sz="4" w:space="0" w:color="auto"/>
            </w:tcBorders>
          </w:tcPr>
          <w:p w14:paraId="0160DBB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DA0199" w14:textId="77777777" w:rsidR="00F30367" w:rsidRPr="003C158B" w:rsidRDefault="00B113DE" w:rsidP="00F30367">
            <w:pPr>
              <w:rPr>
                <w:sz w:val="16"/>
                <w:szCs w:val="16"/>
              </w:rPr>
            </w:pPr>
            <w:r w:rsidRPr="003C158B">
              <w:rPr>
                <w:sz w:val="16"/>
                <w:szCs w:val="16"/>
              </w:rPr>
              <w:t>SVS-REQ-303840/A-Carrier Systems down to forward SMS tracking request to SVSServer</w:t>
            </w:r>
          </w:p>
        </w:tc>
        <w:tc>
          <w:tcPr>
            <w:tcW w:w="5911" w:type="dxa"/>
            <w:tcBorders>
              <w:top w:val="single" w:sz="6" w:space="0" w:color="auto"/>
              <w:left w:val="single" w:sz="6" w:space="0" w:color="auto"/>
              <w:bottom w:val="single" w:sz="6" w:space="0" w:color="auto"/>
              <w:right w:val="single" w:sz="6" w:space="0" w:color="auto"/>
            </w:tcBorders>
          </w:tcPr>
          <w:p w14:paraId="757C5007" w14:textId="77777777" w:rsidR="00F30367" w:rsidRPr="003C158B" w:rsidRDefault="00B113DE" w:rsidP="00F30367">
            <w:pPr>
              <w:rPr>
                <w:sz w:val="16"/>
                <w:szCs w:val="16"/>
              </w:rPr>
            </w:pPr>
            <w:r w:rsidRPr="003C158B">
              <w:rPr>
                <w:sz w:val="16"/>
                <w:szCs w:val="16"/>
              </w:rPr>
              <w:t>MBORREL4: New req.</w:t>
            </w:r>
          </w:p>
        </w:tc>
      </w:tr>
      <w:tr w:rsidR="00F30367" w:rsidRPr="008D5346" w14:paraId="189BCF03" w14:textId="77777777" w:rsidTr="00F30367">
        <w:trPr>
          <w:trHeight w:val="245"/>
          <w:jc w:val="center"/>
        </w:trPr>
        <w:tc>
          <w:tcPr>
            <w:tcW w:w="1755" w:type="dxa"/>
            <w:tcBorders>
              <w:left w:val="single" w:sz="4" w:space="0" w:color="auto"/>
              <w:right w:val="single" w:sz="4" w:space="0" w:color="auto"/>
            </w:tcBorders>
          </w:tcPr>
          <w:p w14:paraId="39972A1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735A4A4" w14:textId="77777777" w:rsidR="00F30367" w:rsidRPr="003C158B" w:rsidRDefault="00B113DE" w:rsidP="00F30367">
            <w:pPr>
              <w:rPr>
                <w:sz w:val="16"/>
                <w:szCs w:val="16"/>
              </w:rPr>
            </w:pPr>
            <w:r w:rsidRPr="003C158B">
              <w:rPr>
                <w:sz w:val="16"/>
                <w:szCs w:val="16"/>
              </w:rPr>
              <w:t>SVS-REQ-303841/A-No network service at SVSServer to receive SMS request from carrier systems</w:t>
            </w:r>
          </w:p>
        </w:tc>
        <w:tc>
          <w:tcPr>
            <w:tcW w:w="5911" w:type="dxa"/>
            <w:tcBorders>
              <w:top w:val="single" w:sz="6" w:space="0" w:color="auto"/>
              <w:left w:val="single" w:sz="6" w:space="0" w:color="auto"/>
              <w:bottom w:val="single" w:sz="6" w:space="0" w:color="auto"/>
              <w:right w:val="single" w:sz="6" w:space="0" w:color="auto"/>
            </w:tcBorders>
          </w:tcPr>
          <w:p w14:paraId="5FFA18F1" w14:textId="77777777" w:rsidR="00F30367" w:rsidRPr="003C158B" w:rsidRDefault="00B113DE" w:rsidP="00F30367">
            <w:pPr>
              <w:rPr>
                <w:sz w:val="16"/>
                <w:szCs w:val="16"/>
              </w:rPr>
            </w:pPr>
            <w:r w:rsidRPr="003C158B">
              <w:rPr>
                <w:sz w:val="16"/>
                <w:szCs w:val="16"/>
              </w:rPr>
              <w:t>MBORREL4: New req.</w:t>
            </w:r>
          </w:p>
        </w:tc>
      </w:tr>
      <w:tr w:rsidR="00F30367" w:rsidRPr="008D5346" w14:paraId="46A2C10E" w14:textId="77777777" w:rsidTr="00F30367">
        <w:trPr>
          <w:trHeight w:val="245"/>
          <w:jc w:val="center"/>
        </w:trPr>
        <w:tc>
          <w:tcPr>
            <w:tcW w:w="1755" w:type="dxa"/>
            <w:tcBorders>
              <w:left w:val="single" w:sz="4" w:space="0" w:color="auto"/>
              <w:right w:val="single" w:sz="4" w:space="0" w:color="auto"/>
            </w:tcBorders>
          </w:tcPr>
          <w:p w14:paraId="2C616A6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3CA440" w14:textId="77777777" w:rsidR="00F30367" w:rsidRPr="003C158B" w:rsidRDefault="00B113DE" w:rsidP="00F30367">
            <w:pPr>
              <w:rPr>
                <w:sz w:val="16"/>
                <w:szCs w:val="16"/>
              </w:rPr>
            </w:pPr>
            <w:r w:rsidRPr="003C158B">
              <w:rPr>
                <w:sz w:val="16"/>
                <w:szCs w:val="16"/>
              </w:rPr>
              <w:t>SVS-REQ-303842/A-SVSServer/Antenna damaged/disconnect to receive SMS request from SVSOffBoardClient</w:t>
            </w:r>
          </w:p>
        </w:tc>
        <w:tc>
          <w:tcPr>
            <w:tcW w:w="5911" w:type="dxa"/>
            <w:tcBorders>
              <w:top w:val="single" w:sz="6" w:space="0" w:color="auto"/>
              <w:left w:val="single" w:sz="6" w:space="0" w:color="auto"/>
              <w:bottom w:val="single" w:sz="6" w:space="0" w:color="auto"/>
              <w:right w:val="single" w:sz="6" w:space="0" w:color="auto"/>
            </w:tcBorders>
          </w:tcPr>
          <w:p w14:paraId="2175FE1F" w14:textId="77777777" w:rsidR="00F30367" w:rsidRPr="003C158B" w:rsidRDefault="00B113DE" w:rsidP="00F30367">
            <w:pPr>
              <w:rPr>
                <w:sz w:val="16"/>
                <w:szCs w:val="16"/>
              </w:rPr>
            </w:pPr>
            <w:r w:rsidRPr="003C158B">
              <w:rPr>
                <w:sz w:val="16"/>
                <w:szCs w:val="16"/>
              </w:rPr>
              <w:t>MBORREL4: New req.</w:t>
            </w:r>
          </w:p>
        </w:tc>
      </w:tr>
      <w:tr w:rsidR="00F30367" w:rsidRPr="008D5346" w14:paraId="02DA20E0" w14:textId="77777777" w:rsidTr="00F30367">
        <w:trPr>
          <w:trHeight w:val="245"/>
          <w:jc w:val="center"/>
        </w:trPr>
        <w:tc>
          <w:tcPr>
            <w:tcW w:w="1755" w:type="dxa"/>
            <w:tcBorders>
              <w:left w:val="single" w:sz="4" w:space="0" w:color="auto"/>
              <w:right w:val="single" w:sz="4" w:space="0" w:color="auto"/>
            </w:tcBorders>
          </w:tcPr>
          <w:p w14:paraId="6CD50F1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B12A31" w14:textId="77777777" w:rsidR="00F30367" w:rsidRPr="003C158B" w:rsidRDefault="00B113DE" w:rsidP="00F30367">
            <w:pPr>
              <w:rPr>
                <w:sz w:val="16"/>
                <w:szCs w:val="16"/>
              </w:rPr>
            </w:pPr>
            <w:r w:rsidRPr="003C158B">
              <w:rPr>
                <w:sz w:val="16"/>
                <w:szCs w:val="16"/>
              </w:rPr>
              <w:t>SVS-REQ-303843/A-SVS Application retry at SVSOffBoardClient</w:t>
            </w:r>
          </w:p>
        </w:tc>
        <w:tc>
          <w:tcPr>
            <w:tcW w:w="5911" w:type="dxa"/>
            <w:tcBorders>
              <w:top w:val="single" w:sz="6" w:space="0" w:color="auto"/>
              <w:left w:val="single" w:sz="6" w:space="0" w:color="auto"/>
              <w:bottom w:val="single" w:sz="6" w:space="0" w:color="auto"/>
              <w:right w:val="single" w:sz="6" w:space="0" w:color="auto"/>
            </w:tcBorders>
          </w:tcPr>
          <w:p w14:paraId="5BAC7A3B" w14:textId="77777777" w:rsidR="00F30367" w:rsidRPr="003C158B" w:rsidRDefault="00B113DE" w:rsidP="00F30367">
            <w:pPr>
              <w:rPr>
                <w:sz w:val="16"/>
                <w:szCs w:val="16"/>
              </w:rPr>
            </w:pPr>
            <w:r w:rsidRPr="003C158B">
              <w:rPr>
                <w:sz w:val="16"/>
                <w:szCs w:val="16"/>
              </w:rPr>
              <w:t>MBORREL4: New req.</w:t>
            </w:r>
          </w:p>
        </w:tc>
      </w:tr>
      <w:tr w:rsidR="00F30367" w:rsidRPr="008D5346" w14:paraId="0500900A" w14:textId="77777777" w:rsidTr="00F30367">
        <w:trPr>
          <w:trHeight w:val="245"/>
          <w:jc w:val="center"/>
        </w:trPr>
        <w:tc>
          <w:tcPr>
            <w:tcW w:w="1755" w:type="dxa"/>
            <w:tcBorders>
              <w:left w:val="single" w:sz="4" w:space="0" w:color="auto"/>
              <w:right w:val="single" w:sz="4" w:space="0" w:color="auto"/>
            </w:tcBorders>
          </w:tcPr>
          <w:p w14:paraId="052BD30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4B2FA5" w14:textId="77777777" w:rsidR="00F30367" w:rsidRPr="003C158B" w:rsidRDefault="00B113DE" w:rsidP="00F30367">
            <w:pPr>
              <w:rPr>
                <w:sz w:val="16"/>
                <w:szCs w:val="16"/>
              </w:rPr>
            </w:pPr>
            <w:r w:rsidRPr="003C158B">
              <w:rPr>
                <w:sz w:val="16"/>
                <w:szCs w:val="16"/>
              </w:rPr>
              <w:t>STR-491843/B-White Box View</w:t>
            </w:r>
          </w:p>
        </w:tc>
        <w:tc>
          <w:tcPr>
            <w:tcW w:w="5911" w:type="dxa"/>
            <w:tcBorders>
              <w:top w:val="single" w:sz="6" w:space="0" w:color="auto"/>
              <w:left w:val="single" w:sz="6" w:space="0" w:color="auto"/>
              <w:bottom w:val="single" w:sz="6" w:space="0" w:color="auto"/>
              <w:right w:val="single" w:sz="6" w:space="0" w:color="auto"/>
            </w:tcBorders>
          </w:tcPr>
          <w:p w14:paraId="486FD30E" w14:textId="77777777" w:rsidR="00F30367" w:rsidRPr="003C158B" w:rsidRDefault="00B113DE" w:rsidP="00F30367">
            <w:pPr>
              <w:rPr>
                <w:sz w:val="16"/>
                <w:szCs w:val="16"/>
              </w:rPr>
            </w:pPr>
            <w:r w:rsidRPr="003C158B">
              <w:rPr>
                <w:sz w:val="16"/>
                <w:szCs w:val="16"/>
              </w:rPr>
              <w:t>MBORREL4: Added REQ-303285, 303327, 303698, 303710, 304068</w:t>
            </w:r>
          </w:p>
        </w:tc>
      </w:tr>
      <w:tr w:rsidR="00F30367" w:rsidRPr="008D5346" w14:paraId="74F152F1" w14:textId="77777777" w:rsidTr="00F30367">
        <w:trPr>
          <w:trHeight w:val="245"/>
          <w:jc w:val="center"/>
        </w:trPr>
        <w:tc>
          <w:tcPr>
            <w:tcW w:w="1755" w:type="dxa"/>
            <w:tcBorders>
              <w:left w:val="single" w:sz="4" w:space="0" w:color="auto"/>
              <w:right w:val="single" w:sz="4" w:space="0" w:color="auto"/>
            </w:tcBorders>
          </w:tcPr>
          <w:p w14:paraId="01A27BD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75C763" w14:textId="77777777" w:rsidR="00F30367" w:rsidRPr="003C158B" w:rsidRDefault="00B113DE" w:rsidP="00F30367">
            <w:pPr>
              <w:rPr>
                <w:sz w:val="16"/>
                <w:szCs w:val="16"/>
              </w:rPr>
            </w:pPr>
            <w:r w:rsidRPr="003C158B">
              <w:rPr>
                <w:sz w:val="16"/>
                <w:szCs w:val="16"/>
              </w:rPr>
              <w:t>STR-523478/A-Activity Diagrams</w:t>
            </w:r>
          </w:p>
        </w:tc>
        <w:tc>
          <w:tcPr>
            <w:tcW w:w="5911" w:type="dxa"/>
            <w:tcBorders>
              <w:top w:val="single" w:sz="6" w:space="0" w:color="auto"/>
              <w:left w:val="single" w:sz="6" w:space="0" w:color="auto"/>
              <w:bottom w:val="single" w:sz="6" w:space="0" w:color="auto"/>
              <w:right w:val="single" w:sz="6" w:space="0" w:color="auto"/>
            </w:tcBorders>
          </w:tcPr>
          <w:p w14:paraId="2E6F0A77" w14:textId="77777777" w:rsidR="00F30367" w:rsidRPr="003C158B" w:rsidRDefault="00B113DE" w:rsidP="00F30367">
            <w:pPr>
              <w:rPr>
                <w:sz w:val="16"/>
                <w:szCs w:val="16"/>
              </w:rPr>
            </w:pPr>
            <w:r w:rsidRPr="003C158B">
              <w:rPr>
                <w:sz w:val="16"/>
                <w:szCs w:val="16"/>
              </w:rPr>
              <w:t>MBORREL4: New header</w:t>
            </w:r>
          </w:p>
        </w:tc>
      </w:tr>
      <w:tr w:rsidR="00F30367" w:rsidRPr="008D5346" w14:paraId="20312EA9" w14:textId="77777777" w:rsidTr="00F30367">
        <w:trPr>
          <w:trHeight w:val="245"/>
          <w:jc w:val="center"/>
        </w:trPr>
        <w:tc>
          <w:tcPr>
            <w:tcW w:w="1755" w:type="dxa"/>
            <w:tcBorders>
              <w:left w:val="single" w:sz="4" w:space="0" w:color="auto"/>
              <w:right w:val="single" w:sz="4" w:space="0" w:color="auto"/>
            </w:tcBorders>
          </w:tcPr>
          <w:p w14:paraId="6907CDF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75D559" w14:textId="77777777" w:rsidR="00F30367" w:rsidRPr="003C158B" w:rsidRDefault="00B113DE" w:rsidP="00F30367">
            <w:pPr>
              <w:rPr>
                <w:sz w:val="16"/>
                <w:szCs w:val="16"/>
              </w:rPr>
            </w:pPr>
            <w:r w:rsidRPr="003C158B">
              <w:rPr>
                <w:sz w:val="16"/>
                <w:szCs w:val="16"/>
              </w:rPr>
              <w:t>SVS-ACT-REQ-304068/A-Theft Mode Primary/Secondary Antenna Use</w:t>
            </w:r>
          </w:p>
        </w:tc>
        <w:tc>
          <w:tcPr>
            <w:tcW w:w="5911" w:type="dxa"/>
            <w:tcBorders>
              <w:top w:val="single" w:sz="6" w:space="0" w:color="auto"/>
              <w:left w:val="single" w:sz="6" w:space="0" w:color="auto"/>
              <w:bottom w:val="single" w:sz="6" w:space="0" w:color="auto"/>
              <w:right w:val="single" w:sz="6" w:space="0" w:color="auto"/>
            </w:tcBorders>
          </w:tcPr>
          <w:p w14:paraId="228695E5" w14:textId="77777777" w:rsidR="00F30367" w:rsidRPr="003C158B" w:rsidRDefault="00B113DE" w:rsidP="00F30367">
            <w:pPr>
              <w:rPr>
                <w:sz w:val="16"/>
                <w:szCs w:val="16"/>
              </w:rPr>
            </w:pPr>
            <w:r w:rsidRPr="003C158B">
              <w:rPr>
                <w:sz w:val="16"/>
                <w:szCs w:val="16"/>
              </w:rPr>
              <w:t>MBORREL4: New req.</w:t>
            </w:r>
          </w:p>
        </w:tc>
      </w:tr>
      <w:tr w:rsidR="00F30367" w:rsidRPr="008D5346" w14:paraId="5CE0D095" w14:textId="77777777" w:rsidTr="00F30367">
        <w:trPr>
          <w:trHeight w:val="245"/>
          <w:jc w:val="center"/>
        </w:trPr>
        <w:tc>
          <w:tcPr>
            <w:tcW w:w="1755" w:type="dxa"/>
            <w:tcBorders>
              <w:left w:val="single" w:sz="4" w:space="0" w:color="auto"/>
              <w:right w:val="single" w:sz="4" w:space="0" w:color="auto"/>
            </w:tcBorders>
          </w:tcPr>
          <w:p w14:paraId="19D7D3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D10205" w14:textId="77777777" w:rsidR="00F30367" w:rsidRPr="003C158B" w:rsidRDefault="00B113DE" w:rsidP="00F30367">
            <w:pPr>
              <w:rPr>
                <w:sz w:val="16"/>
                <w:szCs w:val="16"/>
              </w:rPr>
            </w:pPr>
            <w:r w:rsidRPr="003C158B">
              <w:rPr>
                <w:sz w:val="16"/>
                <w:szCs w:val="16"/>
              </w:rPr>
              <w:t>STR-523479/A-Sequence Diagrams</w:t>
            </w:r>
          </w:p>
        </w:tc>
        <w:tc>
          <w:tcPr>
            <w:tcW w:w="5911" w:type="dxa"/>
            <w:tcBorders>
              <w:top w:val="single" w:sz="6" w:space="0" w:color="auto"/>
              <w:left w:val="single" w:sz="6" w:space="0" w:color="auto"/>
              <w:bottom w:val="single" w:sz="6" w:space="0" w:color="auto"/>
              <w:right w:val="single" w:sz="6" w:space="0" w:color="auto"/>
            </w:tcBorders>
          </w:tcPr>
          <w:p w14:paraId="78472845" w14:textId="77777777" w:rsidR="00F30367" w:rsidRPr="003C158B" w:rsidRDefault="00B113DE" w:rsidP="00F30367">
            <w:pPr>
              <w:rPr>
                <w:sz w:val="16"/>
                <w:szCs w:val="16"/>
              </w:rPr>
            </w:pPr>
            <w:r w:rsidRPr="003C158B">
              <w:rPr>
                <w:sz w:val="16"/>
                <w:szCs w:val="16"/>
              </w:rPr>
              <w:t>MBORREL4: New header</w:t>
            </w:r>
          </w:p>
        </w:tc>
      </w:tr>
      <w:tr w:rsidR="00F30367" w:rsidRPr="008D5346" w14:paraId="6106C4E8" w14:textId="77777777" w:rsidTr="00F30367">
        <w:trPr>
          <w:trHeight w:val="245"/>
          <w:jc w:val="center"/>
        </w:trPr>
        <w:tc>
          <w:tcPr>
            <w:tcW w:w="1755" w:type="dxa"/>
            <w:tcBorders>
              <w:left w:val="single" w:sz="4" w:space="0" w:color="auto"/>
              <w:right w:val="single" w:sz="4" w:space="0" w:color="auto"/>
            </w:tcBorders>
          </w:tcPr>
          <w:p w14:paraId="37AEC52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CE985A" w14:textId="77777777" w:rsidR="00F30367" w:rsidRPr="003C158B" w:rsidRDefault="00B113DE" w:rsidP="00F30367">
            <w:pPr>
              <w:rPr>
                <w:sz w:val="16"/>
                <w:szCs w:val="16"/>
              </w:rPr>
            </w:pPr>
            <w:r w:rsidRPr="003C158B">
              <w:rPr>
                <w:sz w:val="16"/>
                <w:szCs w:val="16"/>
              </w:rPr>
              <w:t>SVS-SD-REQ-303285/A-FTCP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EB78218" w14:textId="77777777" w:rsidR="00F30367" w:rsidRPr="003C158B" w:rsidRDefault="00B113DE" w:rsidP="00F30367">
            <w:pPr>
              <w:rPr>
                <w:sz w:val="16"/>
                <w:szCs w:val="16"/>
              </w:rPr>
            </w:pPr>
            <w:r w:rsidRPr="003C158B">
              <w:rPr>
                <w:sz w:val="16"/>
                <w:szCs w:val="16"/>
              </w:rPr>
              <w:t>MBORREL4: New req.</w:t>
            </w:r>
          </w:p>
        </w:tc>
      </w:tr>
      <w:tr w:rsidR="00F30367" w:rsidRPr="008D5346" w14:paraId="31C62372" w14:textId="77777777" w:rsidTr="00F30367">
        <w:trPr>
          <w:trHeight w:val="245"/>
          <w:jc w:val="center"/>
        </w:trPr>
        <w:tc>
          <w:tcPr>
            <w:tcW w:w="1755" w:type="dxa"/>
            <w:tcBorders>
              <w:left w:val="single" w:sz="4" w:space="0" w:color="auto"/>
              <w:right w:val="single" w:sz="4" w:space="0" w:color="auto"/>
            </w:tcBorders>
          </w:tcPr>
          <w:p w14:paraId="5BBCF19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8D0A9D" w14:textId="77777777" w:rsidR="00F30367" w:rsidRPr="003C158B" w:rsidRDefault="00B113DE" w:rsidP="00F30367">
            <w:pPr>
              <w:rPr>
                <w:sz w:val="16"/>
                <w:szCs w:val="16"/>
              </w:rPr>
            </w:pPr>
            <w:r w:rsidRPr="003C158B">
              <w:rPr>
                <w:sz w:val="16"/>
                <w:szCs w:val="16"/>
              </w:rPr>
              <w:t>SVS-SD-REQ-303327/A-FTCP Retry Strategies</w:t>
            </w:r>
          </w:p>
        </w:tc>
        <w:tc>
          <w:tcPr>
            <w:tcW w:w="5911" w:type="dxa"/>
            <w:tcBorders>
              <w:top w:val="single" w:sz="6" w:space="0" w:color="auto"/>
              <w:left w:val="single" w:sz="6" w:space="0" w:color="auto"/>
              <w:bottom w:val="single" w:sz="6" w:space="0" w:color="auto"/>
              <w:right w:val="single" w:sz="6" w:space="0" w:color="auto"/>
            </w:tcBorders>
          </w:tcPr>
          <w:p w14:paraId="0FDD244C" w14:textId="77777777" w:rsidR="00F30367" w:rsidRPr="003C158B" w:rsidRDefault="00B113DE" w:rsidP="00F30367">
            <w:pPr>
              <w:rPr>
                <w:sz w:val="16"/>
                <w:szCs w:val="16"/>
              </w:rPr>
            </w:pPr>
            <w:r w:rsidRPr="003C158B">
              <w:rPr>
                <w:sz w:val="16"/>
                <w:szCs w:val="16"/>
              </w:rPr>
              <w:t>MBORREL4: New req.</w:t>
            </w:r>
          </w:p>
        </w:tc>
      </w:tr>
      <w:tr w:rsidR="00F30367" w:rsidRPr="008D5346" w14:paraId="581D8605" w14:textId="77777777" w:rsidTr="00F30367">
        <w:trPr>
          <w:trHeight w:val="245"/>
          <w:jc w:val="center"/>
        </w:trPr>
        <w:tc>
          <w:tcPr>
            <w:tcW w:w="1755" w:type="dxa"/>
            <w:tcBorders>
              <w:left w:val="single" w:sz="4" w:space="0" w:color="auto"/>
              <w:right w:val="single" w:sz="4" w:space="0" w:color="auto"/>
            </w:tcBorders>
          </w:tcPr>
          <w:p w14:paraId="194A89D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976E4C" w14:textId="77777777" w:rsidR="00F30367" w:rsidRPr="003C158B" w:rsidRDefault="00B113DE" w:rsidP="00F30367">
            <w:pPr>
              <w:rPr>
                <w:sz w:val="16"/>
                <w:szCs w:val="16"/>
              </w:rPr>
            </w:pPr>
            <w:r w:rsidRPr="003C158B">
              <w:rPr>
                <w:sz w:val="16"/>
                <w:szCs w:val="16"/>
              </w:rPr>
              <w:t>SVS-SD-REQ-303698/A-SMS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B6F4E59" w14:textId="77777777" w:rsidR="00F30367" w:rsidRPr="003C158B" w:rsidRDefault="00B113DE" w:rsidP="00F30367">
            <w:pPr>
              <w:rPr>
                <w:sz w:val="16"/>
                <w:szCs w:val="16"/>
              </w:rPr>
            </w:pPr>
            <w:r w:rsidRPr="003C158B">
              <w:rPr>
                <w:sz w:val="16"/>
                <w:szCs w:val="16"/>
              </w:rPr>
              <w:t>MBORREL4: New req.</w:t>
            </w:r>
          </w:p>
        </w:tc>
      </w:tr>
      <w:tr w:rsidR="00F30367" w:rsidRPr="008D5346" w14:paraId="5FABBDD3" w14:textId="77777777" w:rsidTr="00F30367">
        <w:trPr>
          <w:trHeight w:val="245"/>
          <w:jc w:val="center"/>
        </w:trPr>
        <w:tc>
          <w:tcPr>
            <w:tcW w:w="1755" w:type="dxa"/>
            <w:tcBorders>
              <w:left w:val="single" w:sz="4" w:space="0" w:color="auto"/>
              <w:right w:val="single" w:sz="4" w:space="0" w:color="auto"/>
            </w:tcBorders>
          </w:tcPr>
          <w:p w14:paraId="7FAB57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588DA3" w14:textId="77777777" w:rsidR="00F30367" w:rsidRPr="003C158B" w:rsidRDefault="00B113DE" w:rsidP="00F30367">
            <w:pPr>
              <w:rPr>
                <w:sz w:val="16"/>
                <w:szCs w:val="16"/>
              </w:rPr>
            </w:pPr>
            <w:r w:rsidRPr="003C158B">
              <w:rPr>
                <w:sz w:val="16"/>
                <w:szCs w:val="16"/>
              </w:rPr>
              <w:t>SVS-SD-REQ-303710/A-SMS Retry Strategies</w:t>
            </w:r>
          </w:p>
        </w:tc>
        <w:tc>
          <w:tcPr>
            <w:tcW w:w="5911" w:type="dxa"/>
            <w:tcBorders>
              <w:top w:val="single" w:sz="6" w:space="0" w:color="auto"/>
              <w:left w:val="single" w:sz="6" w:space="0" w:color="auto"/>
              <w:bottom w:val="single" w:sz="6" w:space="0" w:color="auto"/>
              <w:right w:val="single" w:sz="6" w:space="0" w:color="auto"/>
            </w:tcBorders>
          </w:tcPr>
          <w:p w14:paraId="3F3E9A21" w14:textId="77777777" w:rsidR="00F30367" w:rsidRPr="003C158B" w:rsidRDefault="00B113DE" w:rsidP="00F30367">
            <w:pPr>
              <w:rPr>
                <w:sz w:val="16"/>
                <w:szCs w:val="16"/>
              </w:rPr>
            </w:pPr>
            <w:r w:rsidRPr="003C158B">
              <w:rPr>
                <w:sz w:val="16"/>
                <w:szCs w:val="16"/>
              </w:rPr>
              <w:t>MBORREL4: New req.</w:t>
            </w:r>
          </w:p>
        </w:tc>
      </w:tr>
      <w:tr w:rsidR="00F30367" w:rsidRPr="008D5346" w14:paraId="596A94C6" w14:textId="77777777" w:rsidTr="00F30367">
        <w:trPr>
          <w:trHeight w:val="245"/>
          <w:jc w:val="center"/>
        </w:trPr>
        <w:tc>
          <w:tcPr>
            <w:tcW w:w="1755" w:type="dxa"/>
            <w:tcBorders>
              <w:left w:val="single" w:sz="4" w:space="0" w:color="auto"/>
              <w:right w:val="single" w:sz="4" w:space="0" w:color="auto"/>
            </w:tcBorders>
          </w:tcPr>
          <w:p w14:paraId="5A9E3FB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FE1C55" w14:textId="77777777" w:rsidR="00F30367" w:rsidRPr="003C158B" w:rsidRDefault="00B113DE" w:rsidP="00F30367">
            <w:pPr>
              <w:rPr>
                <w:sz w:val="16"/>
                <w:szCs w:val="16"/>
              </w:rPr>
            </w:pPr>
            <w:r w:rsidRPr="003C158B">
              <w:rPr>
                <w:sz w:val="16"/>
                <w:szCs w:val="16"/>
              </w:rPr>
              <w:t>STR-491844/B-Requirements</w:t>
            </w:r>
          </w:p>
        </w:tc>
        <w:tc>
          <w:tcPr>
            <w:tcW w:w="5911" w:type="dxa"/>
            <w:tcBorders>
              <w:top w:val="single" w:sz="6" w:space="0" w:color="auto"/>
              <w:left w:val="single" w:sz="6" w:space="0" w:color="auto"/>
              <w:bottom w:val="single" w:sz="6" w:space="0" w:color="auto"/>
              <w:right w:val="single" w:sz="6" w:space="0" w:color="auto"/>
            </w:tcBorders>
          </w:tcPr>
          <w:p w14:paraId="469190BE" w14:textId="77777777" w:rsidR="00F30367" w:rsidRPr="003C158B" w:rsidRDefault="00B113DE" w:rsidP="00F30367">
            <w:pPr>
              <w:rPr>
                <w:sz w:val="16"/>
                <w:szCs w:val="16"/>
              </w:rPr>
            </w:pPr>
            <w:r w:rsidRPr="003C158B">
              <w:rPr>
                <w:sz w:val="16"/>
                <w:szCs w:val="16"/>
              </w:rPr>
              <w:t>MBORREL4: Removed REQ-291088-291091, REQ-291095-291099, REQ-291101-291106. Added REQ-303133-REQ-303151</w:t>
            </w:r>
          </w:p>
        </w:tc>
      </w:tr>
      <w:tr w:rsidR="00F30367" w:rsidRPr="008D5346" w14:paraId="2BEC06C1" w14:textId="77777777" w:rsidTr="00F30367">
        <w:trPr>
          <w:trHeight w:val="245"/>
          <w:jc w:val="center"/>
        </w:trPr>
        <w:tc>
          <w:tcPr>
            <w:tcW w:w="1755" w:type="dxa"/>
            <w:tcBorders>
              <w:left w:val="single" w:sz="4" w:space="0" w:color="auto"/>
              <w:right w:val="single" w:sz="4" w:space="0" w:color="auto"/>
            </w:tcBorders>
          </w:tcPr>
          <w:p w14:paraId="68DA624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F8D1F3" w14:textId="77777777" w:rsidR="00F30367" w:rsidRPr="003C158B" w:rsidRDefault="00B113DE" w:rsidP="00F30367">
            <w:pPr>
              <w:rPr>
                <w:sz w:val="16"/>
                <w:szCs w:val="16"/>
              </w:rPr>
            </w:pPr>
            <w:r w:rsidRPr="003C158B">
              <w:rPr>
                <w:sz w:val="16"/>
                <w:szCs w:val="16"/>
              </w:rPr>
              <w:t>SVS-REQ-291084/B-Assumptions</w:t>
            </w:r>
          </w:p>
        </w:tc>
        <w:tc>
          <w:tcPr>
            <w:tcW w:w="5911" w:type="dxa"/>
            <w:tcBorders>
              <w:top w:val="single" w:sz="6" w:space="0" w:color="auto"/>
              <w:left w:val="single" w:sz="6" w:space="0" w:color="auto"/>
              <w:bottom w:val="single" w:sz="6" w:space="0" w:color="auto"/>
              <w:right w:val="single" w:sz="6" w:space="0" w:color="auto"/>
            </w:tcBorders>
          </w:tcPr>
          <w:p w14:paraId="109B2BCD" w14:textId="77777777" w:rsidR="00F30367" w:rsidRPr="003C158B" w:rsidRDefault="00B113DE" w:rsidP="00F30367">
            <w:pPr>
              <w:rPr>
                <w:sz w:val="16"/>
                <w:szCs w:val="16"/>
              </w:rPr>
            </w:pPr>
            <w:r w:rsidRPr="003C158B">
              <w:rPr>
                <w:sz w:val="16"/>
                <w:szCs w:val="16"/>
              </w:rPr>
              <w:t>MBORREL4: Updated content</w:t>
            </w:r>
          </w:p>
        </w:tc>
      </w:tr>
      <w:tr w:rsidR="00F30367" w:rsidRPr="008D5346" w14:paraId="2121E76C" w14:textId="77777777" w:rsidTr="00F30367">
        <w:trPr>
          <w:trHeight w:val="245"/>
          <w:jc w:val="center"/>
        </w:trPr>
        <w:tc>
          <w:tcPr>
            <w:tcW w:w="1755" w:type="dxa"/>
            <w:tcBorders>
              <w:left w:val="single" w:sz="4" w:space="0" w:color="auto"/>
              <w:right w:val="single" w:sz="4" w:space="0" w:color="auto"/>
            </w:tcBorders>
          </w:tcPr>
          <w:p w14:paraId="18CBE53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2462CA" w14:textId="77777777" w:rsidR="00F30367" w:rsidRPr="003C158B" w:rsidRDefault="00B113DE" w:rsidP="00F30367">
            <w:pPr>
              <w:rPr>
                <w:sz w:val="16"/>
                <w:szCs w:val="16"/>
              </w:rPr>
            </w:pPr>
            <w:r w:rsidRPr="003C158B">
              <w:rPr>
                <w:sz w:val="16"/>
                <w:szCs w:val="16"/>
              </w:rPr>
              <w:t>SVS-REQ-291085/B-Power Modes</w:t>
            </w:r>
          </w:p>
        </w:tc>
        <w:tc>
          <w:tcPr>
            <w:tcW w:w="5911" w:type="dxa"/>
            <w:tcBorders>
              <w:top w:val="single" w:sz="6" w:space="0" w:color="auto"/>
              <w:left w:val="single" w:sz="6" w:space="0" w:color="auto"/>
              <w:bottom w:val="single" w:sz="6" w:space="0" w:color="auto"/>
              <w:right w:val="single" w:sz="6" w:space="0" w:color="auto"/>
            </w:tcBorders>
          </w:tcPr>
          <w:p w14:paraId="4BEEBEFE" w14:textId="77777777" w:rsidR="00F30367" w:rsidRPr="003C158B" w:rsidRDefault="00B113DE" w:rsidP="00F30367">
            <w:pPr>
              <w:rPr>
                <w:sz w:val="16"/>
                <w:szCs w:val="16"/>
              </w:rPr>
            </w:pPr>
            <w:r w:rsidRPr="003C158B">
              <w:rPr>
                <w:sz w:val="16"/>
                <w:szCs w:val="16"/>
              </w:rPr>
              <w:t>MBORREL4: Updated content</w:t>
            </w:r>
          </w:p>
        </w:tc>
      </w:tr>
      <w:tr w:rsidR="00F30367" w:rsidRPr="008D5346" w14:paraId="1DE36A93" w14:textId="77777777" w:rsidTr="00F30367">
        <w:trPr>
          <w:trHeight w:val="245"/>
          <w:jc w:val="center"/>
        </w:trPr>
        <w:tc>
          <w:tcPr>
            <w:tcW w:w="1755" w:type="dxa"/>
            <w:tcBorders>
              <w:left w:val="single" w:sz="4" w:space="0" w:color="auto"/>
              <w:right w:val="single" w:sz="4" w:space="0" w:color="auto"/>
            </w:tcBorders>
          </w:tcPr>
          <w:p w14:paraId="2CB7E93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7A8154" w14:textId="77777777" w:rsidR="00F30367" w:rsidRPr="003C158B" w:rsidRDefault="00B113DE" w:rsidP="00F30367">
            <w:pPr>
              <w:rPr>
                <w:sz w:val="16"/>
                <w:szCs w:val="16"/>
              </w:rPr>
            </w:pPr>
            <w:r w:rsidRPr="003C158B">
              <w:rPr>
                <w:sz w:val="16"/>
                <w:szCs w:val="16"/>
              </w:rPr>
              <w:t>SVS-REQ-291086/B-Customer NOT Subscribed To SVS</w:t>
            </w:r>
          </w:p>
        </w:tc>
        <w:tc>
          <w:tcPr>
            <w:tcW w:w="5911" w:type="dxa"/>
            <w:tcBorders>
              <w:top w:val="single" w:sz="6" w:space="0" w:color="auto"/>
              <w:left w:val="single" w:sz="6" w:space="0" w:color="auto"/>
              <w:bottom w:val="single" w:sz="6" w:space="0" w:color="auto"/>
              <w:right w:val="single" w:sz="6" w:space="0" w:color="auto"/>
            </w:tcBorders>
          </w:tcPr>
          <w:p w14:paraId="44C03CA5" w14:textId="77777777" w:rsidR="00F30367" w:rsidRPr="003C158B" w:rsidRDefault="00B113DE" w:rsidP="00F30367">
            <w:pPr>
              <w:rPr>
                <w:sz w:val="16"/>
                <w:szCs w:val="16"/>
              </w:rPr>
            </w:pPr>
            <w:r w:rsidRPr="003C158B">
              <w:rPr>
                <w:sz w:val="16"/>
                <w:szCs w:val="16"/>
              </w:rPr>
              <w:t>MBORREL4: Updated content</w:t>
            </w:r>
          </w:p>
        </w:tc>
      </w:tr>
      <w:tr w:rsidR="00F30367" w:rsidRPr="008D5346" w14:paraId="59F81E1D" w14:textId="77777777" w:rsidTr="00F30367">
        <w:trPr>
          <w:trHeight w:val="245"/>
          <w:jc w:val="center"/>
        </w:trPr>
        <w:tc>
          <w:tcPr>
            <w:tcW w:w="1755" w:type="dxa"/>
            <w:tcBorders>
              <w:left w:val="single" w:sz="4" w:space="0" w:color="auto"/>
              <w:right w:val="single" w:sz="4" w:space="0" w:color="auto"/>
            </w:tcBorders>
          </w:tcPr>
          <w:p w14:paraId="387C3AB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E4F92A" w14:textId="77777777" w:rsidR="00F30367" w:rsidRPr="003C158B" w:rsidRDefault="00B113DE" w:rsidP="00F30367">
            <w:pPr>
              <w:rPr>
                <w:sz w:val="16"/>
                <w:szCs w:val="16"/>
              </w:rPr>
            </w:pPr>
            <w:r w:rsidRPr="003C158B">
              <w:rPr>
                <w:sz w:val="16"/>
                <w:szCs w:val="16"/>
              </w:rPr>
              <w:t>SVS-REQ-303133/A-Main battery power while ignition “ON”</w:t>
            </w:r>
          </w:p>
        </w:tc>
        <w:tc>
          <w:tcPr>
            <w:tcW w:w="5911" w:type="dxa"/>
            <w:tcBorders>
              <w:top w:val="single" w:sz="6" w:space="0" w:color="auto"/>
              <w:left w:val="single" w:sz="6" w:space="0" w:color="auto"/>
              <w:bottom w:val="single" w:sz="6" w:space="0" w:color="auto"/>
              <w:right w:val="single" w:sz="6" w:space="0" w:color="auto"/>
            </w:tcBorders>
          </w:tcPr>
          <w:p w14:paraId="3B3777B5" w14:textId="77777777" w:rsidR="00F30367" w:rsidRPr="003C158B" w:rsidRDefault="00B113DE" w:rsidP="00F30367">
            <w:pPr>
              <w:rPr>
                <w:sz w:val="16"/>
                <w:szCs w:val="16"/>
              </w:rPr>
            </w:pPr>
            <w:r w:rsidRPr="003C158B">
              <w:rPr>
                <w:sz w:val="16"/>
                <w:szCs w:val="16"/>
              </w:rPr>
              <w:t>MBORREL4: New req.</w:t>
            </w:r>
          </w:p>
        </w:tc>
      </w:tr>
      <w:tr w:rsidR="00F30367" w:rsidRPr="008D5346" w14:paraId="4BA40418" w14:textId="77777777" w:rsidTr="00F30367">
        <w:trPr>
          <w:trHeight w:val="245"/>
          <w:jc w:val="center"/>
        </w:trPr>
        <w:tc>
          <w:tcPr>
            <w:tcW w:w="1755" w:type="dxa"/>
            <w:tcBorders>
              <w:left w:val="single" w:sz="4" w:space="0" w:color="auto"/>
              <w:right w:val="single" w:sz="4" w:space="0" w:color="auto"/>
            </w:tcBorders>
          </w:tcPr>
          <w:p w14:paraId="1EA823B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6DF905" w14:textId="77777777" w:rsidR="00F30367" w:rsidRPr="003C158B" w:rsidRDefault="00B113DE" w:rsidP="00F30367">
            <w:pPr>
              <w:rPr>
                <w:sz w:val="16"/>
                <w:szCs w:val="16"/>
              </w:rPr>
            </w:pPr>
            <w:r w:rsidRPr="003C158B">
              <w:rPr>
                <w:sz w:val="16"/>
                <w:szCs w:val="16"/>
              </w:rPr>
              <w:t>SVS-REQ-303134/A-Main battery power while SVS Subscription NOT active</w:t>
            </w:r>
          </w:p>
        </w:tc>
        <w:tc>
          <w:tcPr>
            <w:tcW w:w="5911" w:type="dxa"/>
            <w:tcBorders>
              <w:top w:val="single" w:sz="6" w:space="0" w:color="auto"/>
              <w:left w:val="single" w:sz="6" w:space="0" w:color="auto"/>
              <w:bottom w:val="single" w:sz="6" w:space="0" w:color="auto"/>
              <w:right w:val="single" w:sz="6" w:space="0" w:color="auto"/>
            </w:tcBorders>
          </w:tcPr>
          <w:p w14:paraId="1CF705BE" w14:textId="77777777" w:rsidR="00F30367" w:rsidRPr="003C158B" w:rsidRDefault="00B113DE" w:rsidP="00F30367">
            <w:pPr>
              <w:rPr>
                <w:sz w:val="16"/>
                <w:szCs w:val="16"/>
              </w:rPr>
            </w:pPr>
            <w:r w:rsidRPr="003C158B">
              <w:rPr>
                <w:sz w:val="16"/>
                <w:szCs w:val="16"/>
              </w:rPr>
              <w:t>MBORREL4: New req.</w:t>
            </w:r>
          </w:p>
        </w:tc>
      </w:tr>
      <w:tr w:rsidR="00F30367" w:rsidRPr="008D5346" w14:paraId="1381AC8B" w14:textId="77777777" w:rsidTr="00F30367">
        <w:trPr>
          <w:trHeight w:val="245"/>
          <w:jc w:val="center"/>
        </w:trPr>
        <w:tc>
          <w:tcPr>
            <w:tcW w:w="1755" w:type="dxa"/>
            <w:tcBorders>
              <w:left w:val="single" w:sz="4" w:space="0" w:color="auto"/>
              <w:right w:val="single" w:sz="4" w:space="0" w:color="auto"/>
            </w:tcBorders>
          </w:tcPr>
          <w:p w14:paraId="6E3DDDC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727CC0" w14:textId="77777777" w:rsidR="00F30367" w:rsidRPr="003C158B" w:rsidRDefault="00B113DE" w:rsidP="00F30367">
            <w:pPr>
              <w:rPr>
                <w:sz w:val="16"/>
                <w:szCs w:val="16"/>
              </w:rPr>
            </w:pPr>
            <w:r w:rsidRPr="003C158B">
              <w:rPr>
                <w:sz w:val="16"/>
                <w:szCs w:val="16"/>
              </w:rPr>
              <w:t>SVS-REQ-303135/A-Main battery power while SVS Subscription active</w:t>
            </w:r>
          </w:p>
        </w:tc>
        <w:tc>
          <w:tcPr>
            <w:tcW w:w="5911" w:type="dxa"/>
            <w:tcBorders>
              <w:top w:val="single" w:sz="6" w:space="0" w:color="auto"/>
              <w:left w:val="single" w:sz="6" w:space="0" w:color="auto"/>
              <w:bottom w:val="single" w:sz="6" w:space="0" w:color="auto"/>
              <w:right w:val="single" w:sz="6" w:space="0" w:color="auto"/>
            </w:tcBorders>
          </w:tcPr>
          <w:p w14:paraId="0128C106" w14:textId="77777777" w:rsidR="00F30367" w:rsidRPr="003C158B" w:rsidRDefault="00B113DE" w:rsidP="00F30367">
            <w:pPr>
              <w:rPr>
                <w:sz w:val="16"/>
                <w:szCs w:val="16"/>
              </w:rPr>
            </w:pPr>
            <w:r w:rsidRPr="003C158B">
              <w:rPr>
                <w:sz w:val="16"/>
                <w:szCs w:val="16"/>
              </w:rPr>
              <w:t>MBORREL4: New req.</w:t>
            </w:r>
          </w:p>
        </w:tc>
      </w:tr>
      <w:tr w:rsidR="00F30367" w:rsidRPr="008D5346" w14:paraId="47206131" w14:textId="77777777" w:rsidTr="00F30367">
        <w:trPr>
          <w:trHeight w:val="245"/>
          <w:jc w:val="center"/>
        </w:trPr>
        <w:tc>
          <w:tcPr>
            <w:tcW w:w="1755" w:type="dxa"/>
            <w:tcBorders>
              <w:left w:val="single" w:sz="4" w:space="0" w:color="auto"/>
              <w:right w:val="single" w:sz="4" w:space="0" w:color="auto"/>
            </w:tcBorders>
          </w:tcPr>
          <w:p w14:paraId="70C50E2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BD330B" w14:textId="77777777" w:rsidR="00F30367" w:rsidRPr="003C158B" w:rsidRDefault="00B113DE" w:rsidP="00F30367">
            <w:pPr>
              <w:rPr>
                <w:sz w:val="16"/>
                <w:szCs w:val="16"/>
              </w:rPr>
            </w:pPr>
            <w:r w:rsidRPr="003C158B">
              <w:rPr>
                <w:sz w:val="16"/>
                <w:szCs w:val="16"/>
              </w:rPr>
              <w:t>SVS-REQ-303136/A-Main battery SVS RTC Time DID Enabled while SVS subscription active</w:t>
            </w:r>
          </w:p>
        </w:tc>
        <w:tc>
          <w:tcPr>
            <w:tcW w:w="5911" w:type="dxa"/>
            <w:tcBorders>
              <w:top w:val="single" w:sz="6" w:space="0" w:color="auto"/>
              <w:left w:val="single" w:sz="6" w:space="0" w:color="auto"/>
              <w:bottom w:val="single" w:sz="6" w:space="0" w:color="auto"/>
              <w:right w:val="single" w:sz="6" w:space="0" w:color="auto"/>
            </w:tcBorders>
          </w:tcPr>
          <w:p w14:paraId="3F5BFDB2" w14:textId="77777777" w:rsidR="00F30367" w:rsidRPr="003C158B" w:rsidRDefault="00B113DE" w:rsidP="00F30367">
            <w:pPr>
              <w:rPr>
                <w:sz w:val="16"/>
                <w:szCs w:val="16"/>
              </w:rPr>
            </w:pPr>
            <w:r w:rsidRPr="003C158B">
              <w:rPr>
                <w:sz w:val="16"/>
                <w:szCs w:val="16"/>
              </w:rPr>
              <w:t>MBORREL4: New req.</w:t>
            </w:r>
          </w:p>
        </w:tc>
      </w:tr>
      <w:tr w:rsidR="00F30367" w:rsidRPr="008D5346" w14:paraId="154B8E8A" w14:textId="77777777" w:rsidTr="00F30367">
        <w:trPr>
          <w:trHeight w:val="245"/>
          <w:jc w:val="center"/>
        </w:trPr>
        <w:tc>
          <w:tcPr>
            <w:tcW w:w="1755" w:type="dxa"/>
            <w:tcBorders>
              <w:left w:val="single" w:sz="4" w:space="0" w:color="auto"/>
              <w:right w:val="single" w:sz="4" w:space="0" w:color="auto"/>
            </w:tcBorders>
          </w:tcPr>
          <w:p w14:paraId="403D723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54550C" w14:textId="77777777" w:rsidR="00F30367" w:rsidRPr="003C158B" w:rsidRDefault="00B113DE" w:rsidP="00F30367">
            <w:pPr>
              <w:rPr>
                <w:sz w:val="16"/>
                <w:szCs w:val="16"/>
              </w:rPr>
            </w:pPr>
            <w:r w:rsidRPr="003C158B">
              <w:rPr>
                <w:sz w:val="16"/>
                <w:szCs w:val="16"/>
              </w:rPr>
              <w:t>SVS-REQ-303137/A-Main battery SVS RTC Time DID Disabled while SVS Subscription active</w:t>
            </w:r>
          </w:p>
        </w:tc>
        <w:tc>
          <w:tcPr>
            <w:tcW w:w="5911" w:type="dxa"/>
            <w:tcBorders>
              <w:top w:val="single" w:sz="6" w:space="0" w:color="auto"/>
              <w:left w:val="single" w:sz="6" w:space="0" w:color="auto"/>
              <w:bottom w:val="single" w:sz="6" w:space="0" w:color="auto"/>
              <w:right w:val="single" w:sz="6" w:space="0" w:color="auto"/>
            </w:tcBorders>
          </w:tcPr>
          <w:p w14:paraId="0E4F5A65" w14:textId="77777777" w:rsidR="00F30367" w:rsidRPr="003C158B" w:rsidRDefault="00B113DE" w:rsidP="00F30367">
            <w:pPr>
              <w:rPr>
                <w:sz w:val="16"/>
                <w:szCs w:val="16"/>
              </w:rPr>
            </w:pPr>
            <w:r w:rsidRPr="003C158B">
              <w:rPr>
                <w:sz w:val="16"/>
                <w:szCs w:val="16"/>
              </w:rPr>
              <w:t>MBORREL4: New req.</w:t>
            </w:r>
          </w:p>
        </w:tc>
      </w:tr>
      <w:tr w:rsidR="00F30367" w:rsidRPr="008D5346" w14:paraId="3D0F492B" w14:textId="77777777" w:rsidTr="00F30367">
        <w:trPr>
          <w:trHeight w:val="245"/>
          <w:jc w:val="center"/>
        </w:trPr>
        <w:tc>
          <w:tcPr>
            <w:tcW w:w="1755" w:type="dxa"/>
            <w:tcBorders>
              <w:left w:val="single" w:sz="4" w:space="0" w:color="auto"/>
              <w:right w:val="single" w:sz="4" w:space="0" w:color="auto"/>
            </w:tcBorders>
          </w:tcPr>
          <w:p w14:paraId="0EA8004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205E57" w14:textId="77777777" w:rsidR="00F30367" w:rsidRPr="003C158B" w:rsidRDefault="00B113DE" w:rsidP="00F30367">
            <w:pPr>
              <w:rPr>
                <w:sz w:val="16"/>
                <w:szCs w:val="16"/>
              </w:rPr>
            </w:pPr>
            <w:r w:rsidRPr="003C158B">
              <w:rPr>
                <w:sz w:val="16"/>
                <w:szCs w:val="16"/>
              </w:rPr>
              <w:t>SVS-REQ-303138/A-Main battery SVS RTC Time Termination while SVS Subscription active</w:t>
            </w:r>
          </w:p>
        </w:tc>
        <w:tc>
          <w:tcPr>
            <w:tcW w:w="5911" w:type="dxa"/>
            <w:tcBorders>
              <w:top w:val="single" w:sz="6" w:space="0" w:color="auto"/>
              <w:left w:val="single" w:sz="6" w:space="0" w:color="auto"/>
              <w:bottom w:val="single" w:sz="6" w:space="0" w:color="auto"/>
              <w:right w:val="single" w:sz="6" w:space="0" w:color="auto"/>
            </w:tcBorders>
          </w:tcPr>
          <w:p w14:paraId="1AD01DAD" w14:textId="77777777" w:rsidR="00F30367" w:rsidRPr="003C158B" w:rsidRDefault="00B113DE" w:rsidP="00F30367">
            <w:pPr>
              <w:rPr>
                <w:sz w:val="16"/>
                <w:szCs w:val="16"/>
              </w:rPr>
            </w:pPr>
            <w:r w:rsidRPr="003C158B">
              <w:rPr>
                <w:sz w:val="16"/>
                <w:szCs w:val="16"/>
              </w:rPr>
              <w:t>MBORREL4: New req.</w:t>
            </w:r>
          </w:p>
        </w:tc>
      </w:tr>
      <w:tr w:rsidR="00F30367" w:rsidRPr="008D5346" w14:paraId="303AFC5C" w14:textId="77777777" w:rsidTr="00F30367">
        <w:trPr>
          <w:trHeight w:val="245"/>
          <w:jc w:val="center"/>
        </w:trPr>
        <w:tc>
          <w:tcPr>
            <w:tcW w:w="1755" w:type="dxa"/>
            <w:tcBorders>
              <w:left w:val="single" w:sz="4" w:space="0" w:color="auto"/>
              <w:right w:val="single" w:sz="4" w:space="0" w:color="auto"/>
            </w:tcBorders>
          </w:tcPr>
          <w:p w14:paraId="0E76CFD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111192" w14:textId="77777777" w:rsidR="00F30367" w:rsidRPr="003C158B" w:rsidRDefault="00B113DE" w:rsidP="00F30367">
            <w:pPr>
              <w:rPr>
                <w:sz w:val="16"/>
                <w:szCs w:val="16"/>
              </w:rPr>
            </w:pPr>
            <w:r w:rsidRPr="003C158B">
              <w:rPr>
                <w:sz w:val="16"/>
                <w:szCs w:val="16"/>
              </w:rPr>
              <w:t>SVS-REQ-303139/A-Main battery SVS RTC Time Termination while SVS Subscription active Alert</w:t>
            </w:r>
          </w:p>
        </w:tc>
        <w:tc>
          <w:tcPr>
            <w:tcW w:w="5911" w:type="dxa"/>
            <w:tcBorders>
              <w:top w:val="single" w:sz="6" w:space="0" w:color="auto"/>
              <w:left w:val="single" w:sz="6" w:space="0" w:color="auto"/>
              <w:bottom w:val="single" w:sz="6" w:space="0" w:color="auto"/>
              <w:right w:val="single" w:sz="6" w:space="0" w:color="auto"/>
            </w:tcBorders>
          </w:tcPr>
          <w:p w14:paraId="4CDC0866" w14:textId="77777777" w:rsidR="00F30367" w:rsidRPr="003C158B" w:rsidRDefault="00B113DE" w:rsidP="00F30367">
            <w:pPr>
              <w:rPr>
                <w:sz w:val="16"/>
                <w:szCs w:val="16"/>
              </w:rPr>
            </w:pPr>
            <w:r w:rsidRPr="003C158B">
              <w:rPr>
                <w:sz w:val="16"/>
                <w:szCs w:val="16"/>
              </w:rPr>
              <w:t>MBORREL4: New req.</w:t>
            </w:r>
          </w:p>
        </w:tc>
      </w:tr>
      <w:tr w:rsidR="00F30367" w:rsidRPr="008D5346" w14:paraId="03272113" w14:textId="77777777" w:rsidTr="00F30367">
        <w:trPr>
          <w:trHeight w:val="245"/>
          <w:jc w:val="center"/>
        </w:trPr>
        <w:tc>
          <w:tcPr>
            <w:tcW w:w="1755" w:type="dxa"/>
            <w:tcBorders>
              <w:left w:val="single" w:sz="4" w:space="0" w:color="auto"/>
              <w:right w:val="single" w:sz="4" w:space="0" w:color="auto"/>
            </w:tcBorders>
          </w:tcPr>
          <w:p w14:paraId="61F01DF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B9ECE3" w14:textId="77777777" w:rsidR="00F30367" w:rsidRPr="003C158B" w:rsidRDefault="00B113DE" w:rsidP="00F30367">
            <w:pPr>
              <w:rPr>
                <w:sz w:val="16"/>
                <w:szCs w:val="16"/>
              </w:rPr>
            </w:pPr>
            <w:r w:rsidRPr="003C158B">
              <w:rPr>
                <w:sz w:val="16"/>
                <w:szCs w:val="16"/>
              </w:rPr>
              <w:t>SVS-REQ-303140/A-Main battery power while SVS “Theft Mode” Active</w:t>
            </w:r>
          </w:p>
        </w:tc>
        <w:tc>
          <w:tcPr>
            <w:tcW w:w="5911" w:type="dxa"/>
            <w:tcBorders>
              <w:top w:val="single" w:sz="6" w:space="0" w:color="auto"/>
              <w:left w:val="single" w:sz="6" w:space="0" w:color="auto"/>
              <w:bottom w:val="single" w:sz="6" w:space="0" w:color="auto"/>
              <w:right w:val="single" w:sz="6" w:space="0" w:color="auto"/>
            </w:tcBorders>
          </w:tcPr>
          <w:p w14:paraId="1EC192BD" w14:textId="77777777" w:rsidR="00F30367" w:rsidRPr="003C158B" w:rsidRDefault="00B113DE" w:rsidP="00F30367">
            <w:pPr>
              <w:rPr>
                <w:sz w:val="16"/>
                <w:szCs w:val="16"/>
              </w:rPr>
            </w:pPr>
            <w:r w:rsidRPr="003C158B">
              <w:rPr>
                <w:sz w:val="16"/>
                <w:szCs w:val="16"/>
              </w:rPr>
              <w:t>MBORREL4: New req.</w:t>
            </w:r>
          </w:p>
        </w:tc>
      </w:tr>
      <w:tr w:rsidR="00F30367" w:rsidRPr="008D5346" w14:paraId="260729F7" w14:textId="77777777" w:rsidTr="00F30367">
        <w:trPr>
          <w:trHeight w:val="245"/>
          <w:jc w:val="center"/>
        </w:trPr>
        <w:tc>
          <w:tcPr>
            <w:tcW w:w="1755" w:type="dxa"/>
            <w:tcBorders>
              <w:left w:val="single" w:sz="4" w:space="0" w:color="auto"/>
              <w:right w:val="single" w:sz="4" w:space="0" w:color="auto"/>
            </w:tcBorders>
          </w:tcPr>
          <w:p w14:paraId="0F2C83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B08AA6" w14:textId="77777777" w:rsidR="00F30367" w:rsidRPr="003C158B" w:rsidRDefault="00B113DE" w:rsidP="00F30367">
            <w:pPr>
              <w:rPr>
                <w:sz w:val="16"/>
                <w:szCs w:val="16"/>
              </w:rPr>
            </w:pPr>
            <w:r w:rsidRPr="003C158B">
              <w:rPr>
                <w:sz w:val="16"/>
                <w:szCs w:val="16"/>
              </w:rPr>
              <w:t>SVS-REQ-303141/A-Periodicity Reduction Main battery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44C3C91D" w14:textId="77777777" w:rsidR="00F30367" w:rsidRPr="003C158B" w:rsidRDefault="00B113DE" w:rsidP="00F30367">
            <w:pPr>
              <w:rPr>
                <w:sz w:val="16"/>
                <w:szCs w:val="16"/>
              </w:rPr>
            </w:pPr>
            <w:r w:rsidRPr="003C158B">
              <w:rPr>
                <w:sz w:val="16"/>
                <w:szCs w:val="16"/>
              </w:rPr>
              <w:t>MBORREL4: New req.</w:t>
            </w:r>
          </w:p>
        </w:tc>
      </w:tr>
      <w:tr w:rsidR="00F30367" w:rsidRPr="008D5346" w14:paraId="0D0F4CC4" w14:textId="77777777" w:rsidTr="00F30367">
        <w:trPr>
          <w:trHeight w:val="245"/>
          <w:jc w:val="center"/>
        </w:trPr>
        <w:tc>
          <w:tcPr>
            <w:tcW w:w="1755" w:type="dxa"/>
            <w:tcBorders>
              <w:left w:val="single" w:sz="4" w:space="0" w:color="auto"/>
              <w:right w:val="single" w:sz="4" w:space="0" w:color="auto"/>
            </w:tcBorders>
          </w:tcPr>
          <w:p w14:paraId="7BE1A6B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C4DCD3" w14:textId="77777777" w:rsidR="00F30367" w:rsidRPr="003C158B" w:rsidRDefault="00B113DE" w:rsidP="00F30367">
            <w:pPr>
              <w:rPr>
                <w:sz w:val="16"/>
                <w:szCs w:val="16"/>
              </w:rPr>
            </w:pPr>
            <w:r w:rsidRPr="003C158B">
              <w:rPr>
                <w:sz w:val="16"/>
                <w:szCs w:val="16"/>
              </w:rPr>
              <w:t>SVS-REQ-303142/A-Main battery Depletion while “Theft Mode” active</w:t>
            </w:r>
          </w:p>
        </w:tc>
        <w:tc>
          <w:tcPr>
            <w:tcW w:w="5911" w:type="dxa"/>
            <w:tcBorders>
              <w:top w:val="single" w:sz="6" w:space="0" w:color="auto"/>
              <w:left w:val="single" w:sz="6" w:space="0" w:color="auto"/>
              <w:bottom w:val="single" w:sz="6" w:space="0" w:color="auto"/>
              <w:right w:val="single" w:sz="6" w:space="0" w:color="auto"/>
            </w:tcBorders>
          </w:tcPr>
          <w:p w14:paraId="0D583C55" w14:textId="77777777" w:rsidR="00F30367" w:rsidRPr="003C158B" w:rsidRDefault="00B113DE" w:rsidP="00F30367">
            <w:pPr>
              <w:rPr>
                <w:sz w:val="16"/>
                <w:szCs w:val="16"/>
              </w:rPr>
            </w:pPr>
            <w:r w:rsidRPr="003C158B">
              <w:rPr>
                <w:sz w:val="16"/>
                <w:szCs w:val="16"/>
              </w:rPr>
              <w:t>MBORREL4: New req.</w:t>
            </w:r>
          </w:p>
        </w:tc>
      </w:tr>
      <w:tr w:rsidR="00F30367" w:rsidRPr="008D5346" w14:paraId="57856FE0" w14:textId="77777777" w:rsidTr="00F30367">
        <w:trPr>
          <w:trHeight w:val="245"/>
          <w:jc w:val="center"/>
        </w:trPr>
        <w:tc>
          <w:tcPr>
            <w:tcW w:w="1755" w:type="dxa"/>
            <w:tcBorders>
              <w:left w:val="single" w:sz="4" w:space="0" w:color="auto"/>
              <w:right w:val="single" w:sz="4" w:space="0" w:color="auto"/>
            </w:tcBorders>
          </w:tcPr>
          <w:p w14:paraId="1F00C46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7BB560" w14:textId="77777777" w:rsidR="00F30367" w:rsidRPr="003C158B" w:rsidRDefault="00B113DE" w:rsidP="00F30367">
            <w:pPr>
              <w:rPr>
                <w:sz w:val="16"/>
                <w:szCs w:val="16"/>
              </w:rPr>
            </w:pPr>
            <w:r w:rsidRPr="003C158B">
              <w:rPr>
                <w:sz w:val="16"/>
                <w:szCs w:val="16"/>
              </w:rPr>
              <w:t>SVS-REQ-303143/A-Main battery Depletion while “Theft Mode” active and NO BUB</w:t>
            </w:r>
          </w:p>
        </w:tc>
        <w:tc>
          <w:tcPr>
            <w:tcW w:w="5911" w:type="dxa"/>
            <w:tcBorders>
              <w:top w:val="single" w:sz="6" w:space="0" w:color="auto"/>
              <w:left w:val="single" w:sz="6" w:space="0" w:color="auto"/>
              <w:bottom w:val="single" w:sz="6" w:space="0" w:color="auto"/>
              <w:right w:val="single" w:sz="6" w:space="0" w:color="auto"/>
            </w:tcBorders>
          </w:tcPr>
          <w:p w14:paraId="53EA1DC8" w14:textId="77777777" w:rsidR="00F30367" w:rsidRPr="003C158B" w:rsidRDefault="00B113DE" w:rsidP="00F30367">
            <w:pPr>
              <w:rPr>
                <w:sz w:val="16"/>
                <w:szCs w:val="16"/>
              </w:rPr>
            </w:pPr>
            <w:r w:rsidRPr="003C158B">
              <w:rPr>
                <w:sz w:val="16"/>
                <w:szCs w:val="16"/>
              </w:rPr>
              <w:t>MBORREL4: New req.</w:t>
            </w:r>
          </w:p>
        </w:tc>
      </w:tr>
      <w:tr w:rsidR="00F30367" w:rsidRPr="008D5346" w14:paraId="5E48EEBF" w14:textId="77777777" w:rsidTr="00F30367">
        <w:trPr>
          <w:trHeight w:val="245"/>
          <w:jc w:val="center"/>
        </w:trPr>
        <w:tc>
          <w:tcPr>
            <w:tcW w:w="1755" w:type="dxa"/>
            <w:tcBorders>
              <w:left w:val="single" w:sz="4" w:space="0" w:color="auto"/>
              <w:right w:val="single" w:sz="4" w:space="0" w:color="auto"/>
            </w:tcBorders>
          </w:tcPr>
          <w:p w14:paraId="3521C5A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A7A8D9" w14:textId="77777777" w:rsidR="00F30367" w:rsidRPr="003C158B" w:rsidRDefault="00B113DE" w:rsidP="00F30367">
            <w:pPr>
              <w:rPr>
                <w:sz w:val="16"/>
                <w:szCs w:val="16"/>
              </w:rPr>
            </w:pPr>
            <w:r w:rsidRPr="003C158B">
              <w:rPr>
                <w:sz w:val="16"/>
                <w:szCs w:val="16"/>
              </w:rPr>
              <w:t>SVS-REQ-303144/A-Main battery Depletion while “Theft Mode” active and BUB</w:t>
            </w:r>
          </w:p>
        </w:tc>
        <w:tc>
          <w:tcPr>
            <w:tcW w:w="5911" w:type="dxa"/>
            <w:tcBorders>
              <w:top w:val="single" w:sz="6" w:space="0" w:color="auto"/>
              <w:left w:val="single" w:sz="6" w:space="0" w:color="auto"/>
              <w:bottom w:val="single" w:sz="6" w:space="0" w:color="auto"/>
              <w:right w:val="single" w:sz="6" w:space="0" w:color="auto"/>
            </w:tcBorders>
          </w:tcPr>
          <w:p w14:paraId="1A05743C" w14:textId="77777777" w:rsidR="00F30367" w:rsidRPr="003C158B" w:rsidRDefault="00B113DE" w:rsidP="00F30367">
            <w:pPr>
              <w:rPr>
                <w:sz w:val="16"/>
                <w:szCs w:val="16"/>
              </w:rPr>
            </w:pPr>
            <w:r w:rsidRPr="003C158B">
              <w:rPr>
                <w:sz w:val="16"/>
                <w:szCs w:val="16"/>
              </w:rPr>
              <w:t>MBORREL4: New req.</w:t>
            </w:r>
          </w:p>
        </w:tc>
      </w:tr>
      <w:tr w:rsidR="00F30367" w:rsidRPr="008D5346" w14:paraId="10F7A04F" w14:textId="77777777" w:rsidTr="00F30367">
        <w:trPr>
          <w:trHeight w:val="245"/>
          <w:jc w:val="center"/>
        </w:trPr>
        <w:tc>
          <w:tcPr>
            <w:tcW w:w="1755" w:type="dxa"/>
            <w:tcBorders>
              <w:left w:val="single" w:sz="4" w:space="0" w:color="auto"/>
              <w:right w:val="single" w:sz="4" w:space="0" w:color="auto"/>
            </w:tcBorders>
          </w:tcPr>
          <w:p w14:paraId="2EFC042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3751AA" w14:textId="77777777" w:rsidR="00F30367" w:rsidRPr="003C158B" w:rsidRDefault="00B113DE" w:rsidP="00F30367">
            <w:pPr>
              <w:rPr>
                <w:sz w:val="16"/>
                <w:szCs w:val="16"/>
              </w:rPr>
            </w:pPr>
            <w:r w:rsidRPr="003C158B">
              <w:rPr>
                <w:sz w:val="16"/>
                <w:szCs w:val="16"/>
              </w:rPr>
              <w:t>SVS-REQ-291100/B-SVSServer BUB Power while in “Theft Mode”</w:t>
            </w:r>
          </w:p>
        </w:tc>
        <w:tc>
          <w:tcPr>
            <w:tcW w:w="5911" w:type="dxa"/>
            <w:tcBorders>
              <w:top w:val="single" w:sz="6" w:space="0" w:color="auto"/>
              <w:left w:val="single" w:sz="6" w:space="0" w:color="auto"/>
              <w:bottom w:val="single" w:sz="6" w:space="0" w:color="auto"/>
              <w:right w:val="single" w:sz="6" w:space="0" w:color="auto"/>
            </w:tcBorders>
          </w:tcPr>
          <w:p w14:paraId="06449AE9" w14:textId="77777777" w:rsidR="00F30367" w:rsidRPr="003C158B" w:rsidRDefault="00B113DE" w:rsidP="00F30367">
            <w:pPr>
              <w:rPr>
                <w:sz w:val="16"/>
                <w:szCs w:val="16"/>
              </w:rPr>
            </w:pPr>
            <w:r w:rsidRPr="003C158B">
              <w:rPr>
                <w:sz w:val="16"/>
                <w:szCs w:val="16"/>
              </w:rPr>
              <w:t>MBORREL4: Updated req name and content</w:t>
            </w:r>
          </w:p>
        </w:tc>
      </w:tr>
      <w:tr w:rsidR="00F30367" w:rsidRPr="008D5346" w14:paraId="288328B6" w14:textId="77777777" w:rsidTr="00F30367">
        <w:trPr>
          <w:trHeight w:val="245"/>
          <w:jc w:val="center"/>
        </w:trPr>
        <w:tc>
          <w:tcPr>
            <w:tcW w:w="1755" w:type="dxa"/>
            <w:tcBorders>
              <w:left w:val="single" w:sz="4" w:space="0" w:color="auto"/>
              <w:right w:val="single" w:sz="4" w:space="0" w:color="auto"/>
            </w:tcBorders>
          </w:tcPr>
          <w:p w14:paraId="06CDAB0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25F099" w14:textId="77777777" w:rsidR="00F30367" w:rsidRPr="003C158B" w:rsidRDefault="00B113DE" w:rsidP="00F30367">
            <w:pPr>
              <w:rPr>
                <w:sz w:val="16"/>
                <w:szCs w:val="16"/>
              </w:rPr>
            </w:pPr>
            <w:r w:rsidRPr="003C158B">
              <w:rPr>
                <w:sz w:val="16"/>
                <w:szCs w:val="16"/>
              </w:rPr>
              <w:t>SVS-REQ-303145/A-Periodicity Reduction SVSServer BUB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198BF001" w14:textId="77777777" w:rsidR="00F30367" w:rsidRPr="003C158B" w:rsidRDefault="00B113DE" w:rsidP="00F30367">
            <w:pPr>
              <w:rPr>
                <w:sz w:val="16"/>
                <w:szCs w:val="16"/>
              </w:rPr>
            </w:pPr>
            <w:r w:rsidRPr="003C158B">
              <w:rPr>
                <w:sz w:val="16"/>
                <w:szCs w:val="16"/>
              </w:rPr>
              <w:t>MBORREL4: New req.</w:t>
            </w:r>
          </w:p>
        </w:tc>
      </w:tr>
      <w:tr w:rsidR="00F30367" w:rsidRPr="008D5346" w14:paraId="657F7440" w14:textId="77777777" w:rsidTr="00F30367">
        <w:trPr>
          <w:trHeight w:val="245"/>
          <w:jc w:val="center"/>
        </w:trPr>
        <w:tc>
          <w:tcPr>
            <w:tcW w:w="1755" w:type="dxa"/>
            <w:tcBorders>
              <w:left w:val="single" w:sz="4" w:space="0" w:color="auto"/>
              <w:right w:val="single" w:sz="4" w:space="0" w:color="auto"/>
            </w:tcBorders>
          </w:tcPr>
          <w:p w14:paraId="4ABD997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6B66CA2" w14:textId="77777777" w:rsidR="00F30367" w:rsidRPr="003C158B" w:rsidRDefault="00B113DE" w:rsidP="00F30367">
            <w:pPr>
              <w:rPr>
                <w:sz w:val="16"/>
                <w:szCs w:val="16"/>
              </w:rPr>
            </w:pPr>
            <w:r w:rsidRPr="003C158B">
              <w:rPr>
                <w:sz w:val="16"/>
                <w:szCs w:val="16"/>
              </w:rPr>
              <w:t>SVS-REQ-303146/A-SVSServer BUB SVS Allowed Depletion while in “Theft Mode”</w:t>
            </w:r>
          </w:p>
        </w:tc>
        <w:tc>
          <w:tcPr>
            <w:tcW w:w="5911" w:type="dxa"/>
            <w:tcBorders>
              <w:top w:val="single" w:sz="6" w:space="0" w:color="auto"/>
              <w:left w:val="single" w:sz="6" w:space="0" w:color="auto"/>
              <w:bottom w:val="single" w:sz="6" w:space="0" w:color="auto"/>
              <w:right w:val="single" w:sz="6" w:space="0" w:color="auto"/>
            </w:tcBorders>
          </w:tcPr>
          <w:p w14:paraId="7F727856" w14:textId="77777777" w:rsidR="00F30367" w:rsidRPr="003C158B" w:rsidRDefault="00B113DE" w:rsidP="00F30367">
            <w:pPr>
              <w:rPr>
                <w:sz w:val="16"/>
                <w:szCs w:val="16"/>
              </w:rPr>
            </w:pPr>
            <w:r w:rsidRPr="003C158B">
              <w:rPr>
                <w:sz w:val="16"/>
                <w:szCs w:val="16"/>
              </w:rPr>
              <w:t>MBORREL4: New req.</w:t>
            </w:r>
          </w:p>
        </w:tc>
      </w:tr>
      <w:tr w:rsidR="00F30367" w:rsidRPr="008D5346" w14:paraId="264E818D" w14:textId="77777777" w:rsidTr="00F30367">
        <w:trPr>
          <w:trHeight w:val="245"/>
          <w:jc w:val="center"/>
        </w:trPr>
        <w:tc>
          <w:tcPr>
            <w:tcW w:w="1755" w:type="dxa"/>
            <w:tcBorders>
              <w:left w:val="single" w:sz="4" w:space="0" w:color="auto"/>
              <w:right w:val="single" w:sz="4" w:space="0" w:color="auto"/>
            </w:tcBorders>
          </w:tcPr>
          <w:p w14:paraId="659BA29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B8CDC0" w14:textId="77777777" w:rsidR="00F30367" w:rsidRPr="003C158B" w:rsidRDefault="00B113DE" w:rsidP="00F30367">
            <w:pPr>
              <w:rPr>
                <w:sz w:val="16"/>
                <w:szCs w:val="16"/>
              </w:rPr>
            </w:pPr>
            <w:r w:rsidRPr="003C158B">
              <w:rPr>
                <w:sz w:val="16"/>
                <w:szCs w:val="16"/>
              </w:rPr>
              <w:t>SVS-REQ-303147/A-SVSServer BUB power while NOT in “Theft Mode” and Main Battery Disconnected</w:t>
            </w:r>
          </w:p>
        </w:tc>
        <w:tc>
          <w:tcPr>
            <w:tcW w:w="5911" w:type="dxa"/>
            <w:tcBorders>
              <w:top w:val="single" w:sz="6" w:space="0" w:color="auto"/>
              <w:left w:val="single" w:sz="6" w:space="0" w:color="auto"/>
              <w:bottom w:val="single" w:sz="6" w:space="0" w:color="auto"/>
              <w:right w:val="single" w:sz="6" w:space="0" w:color="auto"/>
            </w:tcBorders>
          </w:tcPr>
          <w:p w14:paraId="32BA0B41" w14:textId="77777777" w:rsidR="00F30367" w:rsidRPr="003C158B" w:rsidRDefault="00B113DE" w:rsidP="00F30367">
            <w:pPr>
              <w:rPr>
                <w:sz w:val="16"/>
                <w:szCs w:val="16"/>
              </w:rPr>
            </w:pPr>
            <w:r w:rsidRPr="003C158B">
              <w:rPr>
                <w:sz w:val="16"/>
                <w:szCs w:val="16"/>
              </w:rPr>
              <w:t>MBORREL4: New req.</w:t>
            </w:r>
          </w:p>
        </w:tc>
      </w:tr>
      <w:tr w:rsidR="00F30367" w:rsidRPr="008D5346" w14:paraId="343B1774" w14:textId="77777777" w:rsidTr="00F30367">
        <w:trPr>
          <w:trHeight w:val="245"/>
          <w:jc w:val="center"/>
        </w:trPr>
        <w:tc>
          <w:tcPr>
            <w:tcW w:w="1755" w:type="dxa"/>
            <w:tcBorders>
              <w:left w:val="single" w:sz="4" w:space="0" w:color="auto"/>
              <w:right w:val="single" w:sz="4" w:space="0" w:color="auto"/>
            </w:tcBorders>
          </w:tcPr>
          <w:p w14:paraId="2CCCB5E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6AEA75" w14:textId="77777777" w:rsidR="00F30367" w:rsidRPr="003C158B" w:rsidRDefault="00B113DE" w:rsidP="00F30367">
            <w:pPr>
              <w:rPr>
                <w:sz w:val="16"/>
                <w:szCs w:val="16"/>
              </w:rPr>
            </w:pPr>
            <w:r w:rsidRPr="003C158B">
              <w:rPr>
                <w:sz w:val="16"/>
                <w:szCs w:val="16"/>
              </w:rPr>
              <w:t>SVS-REQ-303148/A-SVSServer BUB SVS RTC Time DID Enabled</w:t>
            </w:r>
          </w:p>
        </w:tc>
        <w:tc>
          <w:tcPr>
            <w:tcW w:w="5911" w:type="dxa"/>
            <w:tcBorders>
              <w:top w:val="single" w:sz="6" w:space="0" w:color="auto"/>
              <w:left w:val="single" w:sz="6" w:space="0" w:color="auto"/>
              <w:bottom w:val="single" w:sz="6" w:space="0" w:color="auto"/>
              <w:right w:val="single" w:sz="6" w:space="0" w:color="auto"/>
            </w:tcBorders>
          </w:tcPr>
          <w:p w14:paraId="54B1634B" w14:textId="77777777" w:rsidR="00F30367" w:rsidRPr="003C158B" w:rsidRDefault="00B113DE" w:rsidP="00F30367">
            <w:pPr>
              <w:rPr>
                <w:sz w:val="16"/>
                <w:szCs w:val="16"/>
              </w:rPr>
            </w:pPr>
            <w:r w:rsidRPr="003C158B">
              <w:rPr>
                <w:sz w:val="16"/>
                <w:szCs w:val="16"/>
              </w:rPr>
              <w:t>MBORREL4: New req.</w:t>
            </w:r>
          </w:p>
        </w:tc>
      </w:tr>
      <w:tr w:rsidR="00F30367" w:rsidRPr="008D5346" w14:paraId="217ED1C9" w14:textId="77777777" w:rsidTr="00F30367">
        <w:trPr>
          <w:trHeight w:val="245"/>
          <w:jc w:val="center"/>
        </w:trPr>
        <w:tc>
          <w:tcPr>
            <w:tcW w:w="1755" w:type="dxa"/>
            <w:tcBorders>
              <w:left w:val="single" w:sz="4" w:space="0" w:color="auto"/>
              <w:right w:val="single" w:sz="4" w:space="0" w:color="auto"/>
            </w:tcBorders>
          </w:tcPr>
          <w:p w14:paraId="59FF837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A648E7B" w14:textId="77777777" w:rsidR="00F30367" w:rsidRPr="003C158B" w:rsidRDefault="00B113DE" w:rsidP="00F30367">
            <w:pPr>
              <w:rPr>
                <w:sz w:val="16"/>
                <w:szCs w:val="16"/>
              </w:rPr>
            </w:pPr>
            <w:r w:rsidRPr="003C158B">
              <w:rPr>
                <w:sz w:val="16"/>
                <w:szCs w:val="16"/>
              </w:rPr>
              <w:t>SVS-REQ-303149/A-SVSServer BUB SVS RTC Time DID Disabled</w:t>
            </w:r>
          </w:p>
        </w:tc>
        <w:tc>
          <w:tcPr>
            <w:tcW w:w="5911" w:type="dxa"/>
            <w:tcBorders>
              <w:top w:val="single" w:sz="6" w:space="0" w:color="auto"/>
              <w:left w:val="single" w:sz="6" w:space="0" w:color="auto"/>
              <w:bottom w:val="single" w:sz="6" w:space="0" w:color="auto"/>
              <w:right w:val="single" w:sz="6" w:space="0" w:color="auto"/>
            </w:tcBorders>
          </w:tcPr>
          <w:p w14:paraId="3EBADB60" w14:textId="77777777" w:rsidR="00F30367" w:rsidRPr="003C158B" w:rsidRDefault="00B113DE" w:rsidP="00F30367">
            <w:pPr>
              <w:rPr>
                <w:sz w:val="16"/>
                <w:szCs w:val="16"/>
              </w:rPr>
            </w:pPr>
            <w:r w:rsidRPr="003C158B">
              <w:rPr>
                <w:sz w:val="16"/>
                <w:szCs w:val="16"/>
              </w:rPr>
              <w:t>MBORREL4: New req.</w:t>
            </w:r>
          </w:p>
        </w:tc>
      </w:tr>
      <w:tr w:rsidR="00F30367" w:rsidRPr="008D5346" w14:paraId="101364FE" w14:textId="77777777" w:rsidTr="00F30367">
        <w:trPr>
          <w:trHeight w:val="245"/>
          <w:jc w:val="center"/>
        </w:trPr>
        <w:tc>
          <w:tcPr>
            <w:tcW w:w="1755" w:type="dxa"/>
            <w:tcBorders>
              <w:left w:val="single" w:sz="4" w:space="0" w:color="auto"/>
              <w:right w:val="single" w:sz="4" w:space="0" w:color="auto"/>
            </w:tcBorders>
          </w:tcPr>
          <w:p w14:paraId="1942D2A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991BB4" w14:textId="77777777" w:rsidR="00F30367" w:rsidRPr="003C158B" w:rsidRDefault="00B113DE" w:rsidP="00F30367">
            <w:pPr>
              <w:rPr>
                <w:sz w:val="16"/>
                <w:szCs w:val="16"/>
              </w:rPr>
            </w:pPr>
            <w:r w:rsidRPr="003C158B">
              <w:rPr>
                <w:sz w:val="16"/>
                <w:szCs w:val="16"/>
              </w:rPr>
              <w:t>SVS-REQ-303150/A-SVSServer BUB SVS RTC Time Termination</w:t>
            </w:r>
          </w:p>
        </w:tc>
        <w:tc>
          <w:tcPr>
            <w:tcW w:w="5911" w:type="dxa"/>
            <w:tcBorders>
              <w:top w:val="single" w:sz="6" w:space="0" w:color="auto"/>
              <w:left w:val="single" w:sz="6" w:space="0" w:color="auto"/>
              <w:bottom w:val="single" w:sz="6" w:space="0" w:color="auto"/>
              <w:right w:val="single" w:sz="6" w:space="0" w:color="auto"/>
            </w:tcBorders>
          </w:tcPr>
          <w:p w14:paraId="13C88E9A" w14:textId="77777777" w:rsidR="00F30367" w:rsidRPr="003C158B" w:rsidRDefault="00B113DE" w:rsidP="00F30367">
            <w:pPr>
              <w:rPr>
                <w:sz w:val="16"/>
                <w:szCs w:val="16"/>
              </w:rPr>
            </w:pPr>
            <w:r w:rsidRPr="003C158B">
              <w:rPr>
                <w:sz w:val="16"/>
                <w:szCs w:val="16"/>
              </w:rPr>
              <w:t>MBORREL4: New req.</w:t>
            </w:r>
          </w:p>
        </w:tc>
      </w:tr>
      <w:tr w:rsidR="00F30367" w:rsidRPr="008D5346" w14:paraId="2BAF0024" w14:textId="77777777" w:rsidTr="00F30367">
        <w:trPr>
          <w:trHeight w:val="245"/>
          <w:jc w:val="center"/>
        </w:trPr>
        <w:tc>
          <w:tcPr>
            <w:tcW w:w="1755" w:type="dxa"/>
            <w:tcBorders>
              <w:left w:val="single" w:sz="4" w:space="0" w:color="auto"/>
              <w:right w:val="single" w:sz="4" w:space="0" w:color="auto"/>
            </w:tcBorders>
          </w:tcPr>
          <w:p w14:paraId="53161CD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5D69A1" w14:textId="77777777" w:rsidR="00F30367" w:rsidRPr="003C158B" w:rsidRDefault="00B113DE" w:rsidP="00F30367">
            <w:pPr>
              <w:rPr>
                <w:sz w:val="16"/>
                <w:szCs w:val="16"/>
              </w:rPr>
            </w:pPr>
            <w:r w:rsidRPr="003C158B">
              <w:rPr>
                <w:sz w:val="16"/>
                <w:szCs w:val="16"/>
              </w:rPr>
              <w:t>SVS-REQ-303151/A-SVSServer BUB SVS RTC Time Termination Alert</w:t>
            </w:r>
          </w:p>
        </w:tc>
        <w:tc>
          <w:tcPr>
            <w:tcW w:w="5911" w:type="dxa"/>
            <w:tcBorders>
              <w:top w:val="single" w:sz="6" w:space="0" w:color="auto"/>
              <w:left w:val="single" w:sz="6" w:space="0" w:color="auto"/>
              <w:bottom w:val="single" w:sz="6" w:space="0" w:color="auto"/>
              <w:right w:val="single" w:sz="6" w:space="0" w:color="auto"/>
            </w:tcBorders>
          </w:tcPr>
          <w:p w14:paraId="24AA1331" w14:textId="77777777" w:rsidR="00F30367" w:rsidRPr="003C158B" w:rsidRDefault="00B113DE" w:rsidP="00F30367">
            <w:pPr>
              <w:rPr>
                <w:sz w:val="16"/>
                <w:szCs w:val="16"/>
              </w:rPr>
            </w:pPr>
            <w:r w:rsidRPr="003C158B">
              <w:rPr>
                <w:sz w:val="16"/>
                <w:szCs w:val="16"/>
              </w:rPr>
              <w:t>MBORREL4: New req.</w:t>
            </w:r>
          </w:p>
        </w:tc>
      </w:tr>
      <w:tr w:rsidR="00F30367" w:rsidRPr="008D5346" w14:paraId="0C440EAC" w14:textId="77777777" w:rsidTr="00F30367">
        <w:trPr>
          <w:trHeight w:val="245"/>
          <w:jc w:val="center"/>
        </w:trPr>
        <w:tc>
          <w:tcPr>
            <w:tcW w:w="1755" w:type="dxa"/>
            <w:tcBorders>
              <w:left w:val="single" w:sz="4" w:space="0" w:color="auto"/>
              <w:right w:val="single" w:sz="4" w:space="0" w:color="auto"/>
            </w:tcBorders>
          </w:tcPr>
          <w:p w14:paraId="73A5278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EAB765" w14:textId="77777777" w:rsidR="00F30367" w:rsidRPr="003C158B" w:rsidRDefault="00B113DE" w:rsidP="00F30367">
            <w:pPr>
              <w:rPr>
                <w:sz w:val="16"/>
                <w:szCs w:val="16"/>
              </w:rPr>
            </w:pPr>
            <w:r w:rsidRPr="003C158B">
              <w:rPr>
                <w:sz w:val="16"/>
                <w:szCs w:val="16"/>
              </w:rPr>
              <w:t>STR-491846/B-White Box View</w:t>
            </w:r>
          </w:p>
        </w:tc>
        <w:tc>
          <w:tcPr>
            <w:tcW w:w="5911" w:type="dxa"/>
            <w:tcBorders>
              <w:top w:val="single" w:sz="6" w:space="0" w:color="auto"/>
              <w:left w:val="single" w:sz="6" w:space="0" w:color="auto"/>
              <w:bottom w:val="single" w:sz="6" w:space="0" w:color="auto"/>
              <w:right w:val="single" w:sz="6" w:space="0" w:color="auto"/>
            </w:tcBorders>
          </w:tcPr>
          <w:p w14:paraId="448A64A6" w14:textId="77777777" w:rsidR="00F30367" w:rsidRPr="003C158B" w:rsidRDefault="00B113DE" w:rsidP="00F30367">
            <w:pPr>
              <w:rPr>
                <w:sz w:val="16"/>
                <w:szCs w:val="16"/>
              </w:rPr>
            </w:pPr>
            <w:r w:rsidRPr="003C158B">
              <w:rPr>
                <w:sz w:val="16"/>
                <w:szCs w:val="16"/>
              </w:rPr>
              <w:t>MBORREL4: Removed REQ-291113-114. Added REQ-303152</w:t>
            </w:r>
          </w:p>
        </w:tc>
      </w:tr>
      <w:tr w:rsidR="00F30367" w:rsidRPr="008D5346" w14:paraId="031AA17E" w14:textId="77777777" w:rsidTr="00F30367">
        <w:trPr>
          <w:trHeight w:val="245"/>
          <w:jc w:val="center"/>
        </w:trPr>
        <w:tc>
          <w:tcPr>
            <w:tcW w:w="1755" w:type="dxa"/>
            <w:tcBorders>
              <w:left w:val="single" w:sz="4" w:space="0" w:color="auto"/>
              <w:right w:val="single" w:sz="4" w:space="0" w:color="auto"/>
            </w:tcBorders>
          </w:tcPr>
          <w:p w14:paraId="29F3923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3CDE2A" w14:textId="77777777" w:rsidR="00F30367" w:rsidRPr="003C158B" w:rsidRDefault="00B113DE" w:rsidP="00F30367">
            <w:pPr>
              <w:rPr>
                <w:sz w:val="16"/>
                <w:szCs w:val="16"/>
              </w:rPr>
            </w:pPr>
            <w:r w:rsidRPr="003C158B">
              <w:rPr>
                <w:sz w:val="16"/>
                <w:szCs w:val="16"/>
              </w:rPr>
              <w:t>STR-523480/A-Activity Diagrams</w:t>
            </w:r>
          </w:p>
        </w:tc>
        <w:tc>
          <w:tcPr>
            <w:tcW w:w="5911" w:type="dxa"/>
            <w:tcBorders>
              <w:top w:val="single" w:sz="6" w:space="0" w:color="auto"/>
              <w:left w:val="single" w:sz="6" w:space="0" w:color="auto"/>
              <w:bottom w:val="single" w:sz="6" w:space="0" w:color="auto"/>
              <w:right w:val="single" w:sz="6" w:space="0" w:color="auto"/>
            </w:tcBorders>
          </w:tcPr>
          <w:p w14:paraId="3A239BBE" w14:textId="77777777" w:rsidR="00F30367" w:rsidRPr="003C158B" w:rsidRDefault="00B113DE" w:rsidP="00F30367">
            <w:pPr>
              <w:rPr>
                <w:sz w:val="16"/>
                <w:szCs w:val="16"/>
              </w:rPr>
            </w:pPr>
            <w:r w:rsidRPr="003C158B">
              <w:rPr>
                <w:sz w:val="16"/>
                <w:szCs w:val="16"/>
              </w:rPr>
              <w:t>MBORREL4: New header</w:t>
            </w:r>
          </w:p>
        </w:tc>
      </w:tr>
      <w:tr w:rsidR="00F30367" w:rsidRPr="008D5346" w14:paraId="1DDCC982" w14:textId="77777777" w:rsidTr="00F30367">
        <w:trPr>
          <w:trHeight w:val="245"/>
          <w:jc w:val="center"/>
        </w:trPr>
        <w:tc>
          <w:tcPr>
            <w:tcW w:w="1755" w:type="dxa"/>
            <w:tcBorders>
              <w:left w:val="single" w:sz="4" w:space="0" w:color="auto"/>
              <w:bottom w:val="single" w:sz="4" w:space="0" w:color="auto"/>
              <w:right w:val="single" w:sz="4" w:space="0" w:color="auto"/>
            </w:tcBorders>
          </w:tcPr>
          <w:p w14:paraId="2FB21BF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E8A21C" w14:textId="77777777" w:rsidR="00F30367" w:rsidRPr="003C158B" w:rsidRDefault="00B113DE" w:rsidP="00F30367">
            <w:pPr>
              <w:rPr>
                <w:sz w:val="16"/>
                <w:szCs w:val="16"/>
              </w:rPr>
            </w:pPr>
            <w:r w:rsidRPr="003C158B">
              <w:rPr>
                <w:sz w:val="16"/>
                <w:szCs w:val="16"/>
              </w:rPr>
              <w:t>SVS-ACT-REQ-303152/A-Battery Power Management</w:t>
            </w:r>
          </w:p>
        </w:tc>
        <w:tc>
          <w:tcPr>
            <w:tcW w:w="5911" w:type="dxa"/>
            <w:tcBorders>
              <w:top w:val="single" w:sz="6" w:space="0" w:color="auto"/>
              <w:left w:val="single" w:sz="6" w:space="0" w:color="auto"/>
              <w:bottom w:val="single" w:sz="6" w:space="0" w:color="auto"/>
              <w:right w:val="single" w:sz="6" w:space="0" w:color="auto"/>
            </w:tcBorders>
          </w:tcPr>
          <w:p w14:paraId="1D9FFDEA" w14:textId="77777777" w:rsidR="00F30367" w:rsidRPr="003C158B" w:rsidRDefault="00B113DE" w:rsidP="00F30367">
            <w:pPr>
              <w:rPr>
                <w:sz w:val="16"/>
                <w:szCs w:val="16"/>
              </w:rPr>
            </w:pPr>
            <w:r w:rsidRPr="003C158B">
              <w:rPr>
                <w:sz w:val="16"/>
                <w:szCs w:val="16"/>
              </w:rPr>
              <w:t>MBORREL4: New req.</w:t>
            </w:r>
          </w:p>
        </w:tc>
      </w:tr>
      <w:tr w:rsidR="00F30367" w14:paraId="3DBD5FE3"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3A2B4F5A"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2A900258"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71B6AADB"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07C578F1" w14:textId="77777777" w:rsidR="00F30367" w:rsidRDefault="00F30367" w:rsidP="00F30367">
            <w:pPr>
              <w:spacing w:line="276" w:lineRule="auto"/>
              <w:rPr>
                <w:rFonts w:cs="Arial"/>
                <w:b/>
                <w:sz w:val="16"/>
              </w:rPr>
            </w:pPr>
          </w:p>
        </w:tc>
      </w:tr>
      <w:tr w:rsidR="00F30367" w:rsidRPr="008D5346" w14:paraId="60F23B65"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251452FF" w14:textId="77777777" w:rsidR="00F30367" w:rsidRDefault="00B113DE" w:rsidP="00F30367">
            <w:pPr>
              <w:spacing w:line="276" w:lineRule="auto"/>
              <w:rPr>
                <w:rFonts w:cs="Arial"/>
                <w:b/>
                <w:sz w:val="16"/>
                <w:szCs w:val="16"/>
                <w:lang w:val="fr-FR"/>
              </w:rPr>
            </w:pPr>
            <w:r>
              <w:rPr>
                <w:rFonts w:cs="Arial"/>
                <w:b/>
                <w:sz w:val="16"/>
                <w:szCs w:val="16"/>
              </w:rPr>
              <w:t>April 27, 2018</w:t>
            </w:r>
          </w:p>
        </w:tc>
        <w:tc>
          <w:tcPr>
            <w:tcW w:w="650" w:type="dxa"/>
            <w:tcBorders>
              <w:top w:val="single" w:sz="6" w:space="0" w:color="auto"/>
              <w:left w:val="single" w:sz="6" w:space="0" w:color="auto"/>
              <w:bottom w:val="single" w:sz="6" w:space="0" w:color="auto"/>
              <w:right w:val="single" w:sz="6" w:space="0" w:color="auto"/>
            </w:tcBorders>
            <w:hideMark/>
          </w:tcPr>
          <w:p w14:paraId="17C0B7B6" w14:textId="77777777" w:rsidR="00F30367" w:rsidRDefault="00B113DE" w:rsidP="00F30367">
            <w:pPr>
              <w:spacing w:line="276" w:lineRule="auto"/>
              <w:jc w:val="center"/>
              <w:rPr>
                <w:rFonts w:cs="Arial"/>
                <w:b/>
                <w:sz w:val="16"/>
                <w:lang w:val="fr-FR"/>
              </w:rPr>
            </w:pPr>
            <w:r>
              <w:rPr>
                <w:rFonts w:cs="Arial"/>
                <w:b/>
                <w:sz w:val="16"/>
                <w:lang w:val="fr-FR"/>
              </w:rPr>
              <w:t>1.2</w:t>
            </w:r>
          </w:p>
        </w:tc>
        <w:tc>
          <w:tcPr>
            <w:tcW w:w="7660" w:type="dxa"/>
            <w:gridSpan w:val="2"/>
            <w:tcBorders>
              <w:top w:val="single" w:sz="6" w:space="0" w:color="auto"/>
              <w:left w:val="single" w:sz="6" w:space="0" w:color="auto"/>
              <w:bottom w:val="single" w:sz="6" w:space="0" w:color="auto"/>
              <w:right w:val="single" w:sz="6" w:space="0" w:color="auto"/>
            </w:tcBorders>
          </w:tcPr>
          <w:p w14:paraId="57548800" w14:textId="77777777" w:rsidR="00F30367" w:rsidRPr="008D5346" w:rsidRDefault="00F30367" w:rsidP="00F30367">
            <w:pPr>
              <w:spacing w:line="276" w:lineRule="auto"/>
              <w:rPr>
                <w:rFonts w:cs="Arial"/>
                <w:b/>
                <w:sz w:val="16"/>
                <w:szCs w:val="16"/>
              </w:rPr>
            </w:pPr>
          </w:p>
        </w:tc>
      </w:tr>
      <w:tr w:rsidR="00F30367" w:rsidRPr="003C158B" w14:paraId="52F1367E" w14:textId="77777777" w:rsidTr="00F30367">
        <w:trPr>
          <w:trHeight w:val="245"/>
          <w:jc w:val="center"/>
        </w:trPr>
        <w:tc>
          <w:tcPr>
            <w:tcW w:w="1755" w:type="dxa"/>
            <w:tcBorders>
              <w:top w:val="single" w:sz="4" w:space="0" w:color="auto"/>
              <w:left w:val="single" w:sz="4" w:space="0" w:color="auto"/>
              <w:right w:val="single" w:sz="4" w:space="0" w:color="auto"/>
            </w:tcBorders>
          </w:tcPr>
          <w:p w14:paraId="47DD71E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676717" w14:textId="77777777" w:rsidR="00F30367" w:rsidRPr="005B1BF4" w:rsidRDefault="00B113DE" w:rsidP="00F30367">
            <w:pPr>
              <w:rPr>
                <w:sz w:val="16"/>
                <w:szCs w:val="16"/>
              </w:rPr>
            </w:pPr>
            <w:r w:rsidRPr="005B1BF4">
              <w:rPr>
                <w:sz w:val="16"/>
                <w:szCs w:val="16"/>
              </w:rPr>
              <w:t>STR-491622/B-Overview</w:t>
            </w:r>
          </w:p>
        </w:tc>
        <w:tc>
          <w:tcPr>
            <w:tcW w:w="5911" w:type="dxa"/>
            <w:tcBorders>
              <w:top w:val="single" w:sz="6" w:space="0" w:color="auto"/>
              <w:left w:val="single" w:sz="6" w:space="0" w:color="auto"/>
              <w:bottom w:val="single" w:sz="6" w:space="0" w:color="auto"/>
              <w:right w:val="single" w:sz="6" w:space="0" w:color="auto"/>
            </w:tcBorders>
          </w:tcPr>
          <w:p w14:paraId="3AEA8B5D" w14:textId="77777777" w:rsidR="00F30367" w:rsidRPr="005B1BF4" w:rsidRDefault="00B113DE" w:rsidP="00F30367">
            <w:pPr>
              <w:rPr>
                <w:sz w:val="16"/>
                <w:szCs w:val="16"/>
              </w:rPr>
            </w:pPr>
            <w:r w:rsidRPr="005B1BF4">
              <w:rPr>
                <w:sz w:val="16"/>
                <w:szCs w:val="16"/>
              </w:rPr>
              <w:t>MBORREL4: Updated content</w:t>
            </w:r>
          </w:p>
        </w:tc>
      </w:tr>
      <w:tr w:rsidR="00F30367" w:rsidRPr="003C158B" w14:paraId="0B7D6208" w14:textId="77777777" w:rsidTr="00F30367">
        <w:trPr>
          <w:trHeight w:val="245"/>
          <w:jc w:val="center"/>
        </w:trPr>
        <w:tc>
          <w:tcPr>
            <w:tcW w:w="1755" w:type="dxa"/>
            <w:tcBorders>
              <w:left w:val="single" w:sz="4" w:space="0" w:color="auto"/>
              <w:right w:val="single" w:sz="4" w:space="0" w:color="auto"/>
            </w:tcBorders>
          </w:tcPr>
          <w:p w14:paraId="0AC4531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B498F6" w14:textId="77777777" w:rsidR="00F30367" w:rsidRPr="005B1BF4" w:rsidRDefault="00B113DE" w:rsidP="00F30367">
            <w:pPr>
              <w:rPr>
                <w:sz w:val="16"/>
                <w:szCs w:val="16"/>
              </w:rPr>
            </w:pPr>
            <w:r w:rsidRPr="005B1BF4">
              <w:rPr>
                <w:sz w:val="16"/>
                <w:szCs w:val="16"/>
              </w:rPr>
              <w:t>STR-491623/C-Terminology and Abbreviations</w:t>
            </w:r>
          </w:p>
        </w:tc>
        <w:tc>
          <w:tcPr>
            <w:tcW w:w="5911" w:type="dxa"/>
            <w:tcBorders>
              <w:top w:val="single" w:sz="6" w:space="0" w:color="auto"/>
              <w:left w:val="single" w:sz="6" w:space="0" w:color="auto"/>
              <w:bottom w:val="single" w:sz="6" w:space="0" w:color="auto"/>
              <w:right w:val="single" w:sz="6" w:space="0" w:color="auto"/>
            </w:tcBorders>
          </w:tcPr>
          <w:p w14:paraId="335CD5A8" w14:textId="77777777" w:rsidR="00F30367" w:rsidRPr="005B1BF4" w:rsidRDefault="00B113DE" w:rsidP="00F30367">
            <w:pPr>
              <w:rPr>
                <w:sz w:val="16"/>
                <w:szCs w:val="16"/>
              </w:rPr>
            </w:pPr>
            <w:r w:rsidRPr="005B1BF4">
              <w:rPr>
                <w:sz w:val="16"/>
                <w:szCs w:val="16"/>
              </w:rPr>
              <w:t>MBORREL4: Updated table</w:t>
            </w:r>
          </w:p>
        </w:tc>
      </w:tr>
      <w:tr w:rsidR="00F30367" w:rsidRPr="003C158B" w14:paraId="44DF35FA" w14:textId="77777777" w:rsidTr="00F30367">
        <w:trPr>
          <w:trHeight w:val="245"/>
          <w:jc w:val="center"/>
        </w:trPr>
        <w:tc>
          <w:tcPr>
            <w:tcW w:w="1755" w:type="dxa"/>
            <w:tcBorders>
              <w:left w:val="single" w:sz="4" w:space="0" w:color="auto"/>
              <w:right w:val="single" w:sz="4" w:space="0" w:color="auto"/>
            </w:tcBorders>
          </w:tcPr>
          <w:p w14:paraId="642671C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E77A7E" w14:textId="77777777" w:rsidR="00F30367" w:rsidRPr="005B1BF4" w:rsidRDefault="00B113DE" w:rsidP="00F30367">
            <w:pPr>
              <w:rPr>
                <w:sz w:val="16"/>
                <w:szCs w:val="16"/>
              </w:rPr>
            </w:pPr>
            <w:r w:rsidRPr="005B1BF4">
              <w:rPr>
                <w:sz w:val="16"/>
                <w:szCs w:val="16"/>
              </w:rPr>
              <w:t>SVS-CLD-REQ-291017/B-Stolen Vehicle Services Server</w:t>
            </w:r>
          </w:p>
        </w:tc>
        <w:tc>
          <w:tcPr>
            <w:tcW w:w="5911" w:type="dxa"/>
            <w:tcBorders>
              <w:top w:val="single" w:sz="6" w:space="0" w:color="auto"/>
              <w:left w:val="single" w:sz="6" w:space="0" w:color="auto"/>
              <w:bottom w:val="single" w:sz="6" w:space="0" w:color="auto"/>
              <w:right w:val="single" w:sz="6" w:space="0" w:color="auto"/>
            </w:tcBorders>
          </w:tcPr>
          <w:p w14:paraId="18530B24" w14:textId="77777777" w:rsidR="00F30367" w:rsidRPr="005B1BF4" w:rsidRDefault="00B113DE" w:rsidP="00F30367">
            <w:pPr>
              <w:rPr>
                <w:sz w:val="16"/>
                <w:szCs w:val="16"/>
              </w:rPr>
            </w:pPr>
            <w:r w:rsidRPr="005B1BF4">
              <w:rPr>
                <w:sz w:val="16"/>
                <w:szCs w:val="16"/>
              </w:rPr>
              <w:t>MBORREL4: Updated roles and resp.</w:t>
            </w:r>
          </w:p>
        </w:tc>
      </w:tr>
      <w:tr w:rsidR="00F30367" w:rsidRPr="003C158B" w14:paraId="28C63B71" w14:textId="77777777" w:rsidTr="00F30367">
        <w:trPr>
          <w:trHeight w:val="245"/>
          <w:jc w:val="center"/>
        </w:trPr>
        <w:tc>
          <w:tcPr>
            <w:tcW w:w="1755" w:type="dxa"/>
            <w:tcBorders>
              <w:left w:val="single" w:sz="4" w:space="0" w:color="auto"/>
              <w:right w:val="single" w:sz="4" w:space="0" w:color="auto"/>
            </w:tcBorders>
          </w:tcPr>
          <w:p w14:paraId="42267FC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FFD0F9" w14:textId="77777777" w:rsidR="00F30367" w:rsidRPr="005B1BF4" w:rsidRDefault="00B113DE" w:rsidP="00F30367">
            <w:pPr>
              <w:rPr>
                <w:sz w:val="16"/>
                <w:szCs w:val="16"/>
              </w:rPr>
            </w:pPr>
            <w:r w:rsidRPr="005B1BF4">
              <w:rPr>
                <w:sz w:val="16"/>
                <w:szCs w:val="16"/>
              </w:rPr>
              <w:t>SVS-CLD-REQ-291018/B-Stolen Vehicle Services Interface Client</w:t>
            </w:r>
          </w:p>
        </w:tc>
        <w:tc>
          <w:tcPr>
            <w:tcW w:w="5911" w:type="dxa"/>
            <w:tcBorders>
              <w:top w:val="single" w:sz="6" w:space="0" w:color="auto"/>
              <w:left w:val="single" w:sz="6" w:space="0" w:color="auto"/>
              <w:bottom w:val="single" w:sz="6" w:space="0" w:color="auto"/>
              <w:right w:val="single" w:sz="6" w:space="0" w:color="auto"/>
            </w:tcBorders>
          </w:tcPr>
          <w:p w14:paraId="4600D3B2" w14:textId="77777777" w:rsidR="00F30367" w:rsidRPr="005B1BF4" w:rsidRDefault="00B113DE" w:rsidP="00F30367">
            <w:pPr>
              <w:rPr>
                <w:sz w:val="16"/>
                <w:szCs w:val="16"/>
              </w:rPr>
            </w:pPr>
            <w:r w:rsidRPr="005B1BF4">
              <w:rPr>
                <w:sz w:val="16"/>
                <w:szCs w:val="16"/>
              </w:rPr>
              <w:t>MBORREL4: Updated roles and resp.</w:t>
            </w:r>
          </w:p>
        </w:tc>
      </w:tr>
      <w:tr w:rsidR="00F30367" w:rsidRPr="003C158B" w14:paraId="7FEAD6A5" w14:textId="77777777" w:rsidTr="00F30367">
        <w:trPr>
          <w:trHeight w:val="245"/>
          <w:jc w:val="center"/>
        </w:trPr>
        <w:tc>
          <w:tcPr>
            <w:tcW w:w="1755" w:type="dxa"/>
            <w:tcBorders>
              <w:left w:val="single" w:sz="4" w:space="0" w:color="auto"/>
              <w:right w:val="single" w:sz="4" w:space="0" w:color="auto"/>
            </w:tcBorders>
          </w:tcPr>
          <w:p w14:paraId="57E3277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6E73D3" w14:textId="77777777" w:rsidR="00F30367" w:rsidRPr="005B1BF4" w:rsidRDefault="00B113DE" w:rsidP="00F30367">
            <w:pPr>
              <w:rPr>
                <w:sz w:val="16"/>
                <w:szCs w:val="16"/>
              </w:rPr>
            </w:pPr>
            <w:r w:rsidRPr="005B1BF4">
              <w:rPr>
                <w:sz w:val="16"/>
                <w:szCs w:val="16"/>
              </w:rPr>
              <w:t>SVS-CLD-REQ-291115/B-Stolen Vehicle Services OnBoard Client</w:t>
            </w:r>
          </w:p>
        </w:tc>
        <w:tc>
          <w:tcPr>
            <w:tcW w:w="5911" w:type="dxa"/>
            <w:tcBorders>
              <w:top w:val="single" w:sz="6" w:space="0" w:color="auto"/>
              <w:left w:val="single" w:sz="6" w:space="0" w:color="auto"/>
              <w:bottom w:val="single" w:sz="6" w:space="0" w:color="auto"/>
              <w:right w:val="single" w:sz="6" w:space="0" w:color="auto"/>
            </w:tcBorders>
          </w:tcPr>
          <w:p w14:paraId="685E2CD5" w14:textId="77777777" w:rsidR="00F30367" w:rsidRPr="005B1BF4" w:rsidRDefault="00B113DE" w:rsidP="00F30367">
            <w:pPr>
              <w:rPr>
                <w:sz w:val="16"/>
                <w:szCs w:val="16"/>
              </w:rPr>
            </w:pPr>
            <w:r w:rsidRPr="005B1BF4">
              <w:rPr>
                <w:sz w:val="16"/>
                <w:szCs w:val="16"/>
              </w:rPr>
              <w:t>MBORREL4: Updated roles and resp.</w:t>
            </w:r>
          </w:p>
        </w:tc>
      </w:tr>
      <w:tr w:rsidR="00F30367" w:rsidRPr="003C158B" w14:paraId="6D6D10D1" w14:textId="77777777" w:rsidTr="00F30367">
        <w:trPr>
          <w:trHeight w:val="245"/>
          <w:jc w:val="center"/>
        </w:trPr>
        <w:tc>
          <w:tcPr>
            <w:tcW w:w="1755" w:type="dxa"/>
            <w:tcBorders>
              <w:left w:val="single" w:sz="4" w:space="0" w:color="auto"/>
              <w:right w:val="single" w:sz="4" w:space="0" w:color="auto"/>
            </w:tcBorders>
          </w:tcPr>
          <w:p w14:paraId="6F396E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3EE693" w14:textId="77777777" w:rsidR="00F30367" w:rsidRPr="005B1BF4" w:rsidRDefault="00B113DE" w:rsidP="00F30367">
            <w:pPr>
              <w:rPr>
                <w:sz w:val="16"/>
                <w:szCs w:val="16"/>
              </w:rPr>
            </w:pPr>
            <w:r w:rsidRPr="005B1BF4">
              <w:rPr>
                <w:sz w:val="16"/>
                <w:szCs w:val="16"/>
              </w:rPr>
              <w:t>SVS-CLD-REQ-291116/B-Stolen Vehicle Services OffBoard Client</w:t>
            </w:r>
          </w:p>
        </w:tc>
        <w:tc>
          <w:tcPr>
            <w:tcW w:w="5911" w:type="dxa"/>
            <w:tcBorders>
              <w:top w:val="single" w:sz="6" w:space="0" w:color="auto"/>
              <w:left w:val="single" w:sz="6" w:space="0" w:color="auto"/>
              <w:bottom w:val="single" w:sz="6" w:space="0" w:color="auto"/>
              <w:right w:val="single" w:sz="6" w:space="0" w:color="auto"/>
            </w:tcBorders>
          </w:tcPr>
          <w:p w14:paraId="4D205BC2" w14:textId="77777777" w:rsidR="00F30367" w:rsidRPr="005B1BF4" w:rsidRDefault="00B113DE" w:rsidP="00F30367">
            <w:pPr>
              <w:rPr>
                <w:sz w:val="16"/>
                <w:szCs w:val="16"/>
              </w:rPr>
            </w:pPr>
            <w:r w:rsidRPr="005B1BF4">
              <w:rPr>
                <w:sz w:val="16"/>
                <w:szCs w:val="16"/>
              </w:rPr>
              <w:t>MBORREL4: Updated roles and resp.</w:t>
            </w:r>
          </w:p>
        </w:tc>
      </w:tr>
      <w:tr w:rsidR="00F30367" w:rsidRPr="003C158B" w14:paraId="56A2EF9E" w14:textId="77777777" w:rsidTr="00F30367">
        <w:trPr>
          <w:trHeight w:val="245"/>
          <w:jc w:val="center"/>
        </w:trPr>
        <w:tc>
          <w:tcPr>
            <w:tcW w:w="1755" w:type="dxa"/>
            <w:tcBorders>
              <w:left w:val="single" w:sz="4" w:space="0" w:color="auto"/>
              <w:right w:val="single" w:sz="4" w:space="0" w:color="auto"/>
            </w:tcBorders>
          </w:tcPr>
          <w:p w14:paraId="0C2B1EF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50632A" w14:textId="77777777" w:rsidR="00F30367" w:rsidRPr="005B1BF4" w:rsidRDefault="00B113DE" w:rsidP="00F30367">
            <w:pPr>
              <w:rPr>
                <w:sz w:val="16"/>
                <w:szCs w:val="16"/>
              </w:rPr>
            </w:pPr>
            <w:r w:rsidRPr="005B1BF4">
              <w:rPr>
                <w:sz w:val="16"/>
                <w:szCs w:val="16"/>
              </w:rPr>
              <w:t>SVS-IIR-REQ-291022/B-SVSServer_Tx</w:t>
            </w:r>
          </w:p>
        </w:tc>
        <w:tc>
          <w:tcPr>
            <w:tcW w:w="5911" w:type="dxa"/>
            <w:tcBorders>
              <w:top w:val="single" w:sz="6" w:space="0" w:color="auto"/>
              <w:left w:val="single" w:sz="6" w:space="0" w:color="auto"/>
              <w:bottom w:val="single" w:sz="6" w:space="0" w:color="auto"/>
              <w:right w:val="single" w:sz="6" w:space="0" w:color="auto"/>
            </w:tcBorders>
          </w:tcPr>
          <w:p w14:paraId="3FF9363F" w14:textId="77777777" w:rsidR="00F30367" w:rsidRPr="005B1BF4" w:rsidRDefault="00B113DE" w:rsidP="00F30367">
            <w:pPr>
              <w:rPr>
                <w:sz w:val="16"/>
                <w:szCs w:val="16"/>
              </w:rPr>
            </w:pPr>
            <w:r w:rsidRPr="005B1BF4">
              <w:rPr>
                <w:sz w:val="16"/>
                <w:szCs w:val="16"/>
              </w:rPr>
              <w:t>MBORREL4: Added REQ-304069-070. Removed translation table detail.</w:t>
            </w:r>
          </w:p>
        </w:tc>
      </w:tr>
      <w:tr w:rsidR="00F30367" w:rsidRPr="003C158B" w14:paraId="2D048A80" w14:textId="77777777" w:rsidTr="00F30367">
        <w:trPr>
          <w:trHeight w:val="245"/>
          <w:jc w:val="center"/>
        </w:trPr>
        <w:tc>
          <w:tcPr>
            <w:tcW w:w="1755" w:type="dxa"/>
            <w:tcBorders>
              <w:left w:val="single" w:sz="4" w:space="0" w:color="auto"/>
              <w:right w:val="single" w:sz="4" w:space="0" w:color="auto"/>
            </w:tcBorders>
          </w:tcPr>
          <w:p w14:paraId="43CF6D5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A2A6DC" w14:textId="77777777" w:rsidR="00F30367" w:rsidRPr="00760958" w:rsidRDefault="00B113DE" w:rsidP="00F30367">
            <w:pPr>
              <w:rPr>
                <w:sz w:val="16"/>
                <w:szCs w:val="16"/>
              </w:rPr>
            </w:pPr>
            <w:r w:rsidRPr="00760958">
              <w:rPr>
                <w:sz w:val="16"/>
                <w:szCs w:val="16"/>
              </w:rPr>
              <w:t>MD-REQ-304069/A-getTcuDidData</w:t>
            </w:r>
          </w:p>
        </w:tc>
        <w:tc>
          <w:tcPr>
            <w:tcW w:w="5911" w:type="dxa"/>
            <w:tcBorders>
              <w:top w:val="single" w:sz="6" w:space="0" w:color="auto"/>
              <w:left w:val="single" w:sz="6" w:space="0" w:color="auto"/>
              <w:bottom w:val="single" w:sz="6" w:space="0" w:color="auto"/>
              <w:right w:val="single" w:sz="6" w:space="0" w:color="auto"/>
            </w:tcBorders>
          </w:tcPr>
          <w:p w14:paraId="05E7E9E4" w14:textId="77777777" w:rsidR="00F30367" w:rsidRPr="00760958" w:rsidRDefault="00B113DE" w:rsidP="00F30367">
            <w:pPr>
              <w:rPr>
                <w:sz w:val="16"/>
                <w:szCs w:val="16"/>
              </w:rPr>
            </w:pPr>
            <w:r w:rsidRPr="00760958">
              <w:rPr>
                <w:sz w:val="16"/>
                <w:szCs w:val="16"/>
              </w:rPr>
              <w:t>MBORREL4: New req.</w:t>
            </w:r>
          </w:p>
        </w:tc>
      </w:tr>
      <w:tr w:rsidR="00F30367" w:rsidRPr="003C158B" w14:paraId="0EE8A6CE" w14:textId="77777777" w:rsidTr="00F30367">
        <w:trPr>
          <w:trHeight w:val="245"/>
          <w:jc w:val="center"/>
        </w:trPr>
        <w:tc>
          <w:tcPr>
            <w:tcW w:w="1755" w:type="dxa"/>
            <w:tcBorders>
              <w:left w:val="single" w:sz="4" w:space="0" w:color="auto"/>
              <w:right w:val="single" w:sz="4" w:space="0" w:color="auto"/>
            </w:tcBorders>
          </w:tcPr>
          <w:p w14:paraId="22420C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E9F09E" w14:textId="77777777" w:rsidR="00F30367" w:rsidRPr="00760958" w:rsidRDefault="00B113DE" w:rsidP="00F30367">
            <w:pPr>
              <w:rPr>
                <w:sz w:val="16"/>
                <w:szCs w:val="16"/>
              </w:rPr>
            </w:pPr>
            <w:r w:rsidRPr="00760958">
              <w:rPr>
                <w:sz w:val="16"/>
                <w:szCs w:val="16"/>
              </w:rPr>
              <w:t>MD-REQ-304070/A-getTcuDidUpdateData</w:t>
            </w:r>
          </w:p>
        </w:tc>
        <w:tc>
          <w:tcPr>
            <w:tcW w:w="5911" w:type="dxa"/>
            <w:tcBorders>
              <w:top w:val="single" w:sz="6" w:space="0" w:color="auto"/>
              <w:left w:val="single" w:sz="6" w:space="0" w:color="auto"/>
              <w:bottom w:val="single" w:sz="6" w:space="0" w:color="auto"/>
              <w:right w:val="single" w:sz="6" w:space="0" w:color="auto"/>
            </w:tcBorders>
          </w:tcPr>
          <w:p w14:paraId="5BC0CF96" w14:textId="77777777" w:rsidR="00F30367" w:rsidRPr="00760958" w:rsidRDefault="00B113DE" w:rsidP="00F30367">
            <w:pPr>
              <w:rPr>
                <w:sz w:val="16"/>
                <w:szCs w:val="16"/>
              </w:rPr>
            </w:pPr>
            <w:r w:rsidRPr="00760958">
              <w:rPr>
                <w:sz w:val="16"/>
                <w:szCs w:val="16"/>
              </w:rPr>
              <w:t>MBORREL4: New req.</w:t>
            </w:r>
          </w:p>
        </w:tc>
      </w:tr>
      <w:tr w:rsidR="00F30367" w:rsidRPr="003C158B" w14:paraId="479F5512" w14:textId="77777777" w:rsidTr="00F30367">
        <w:trPr>
          <w:trHeight w:val="245"/>
          <w:jc w:val="center"/>
        </w:trPr>
        <w:tc>
          <w:tcPr>
            <w:tcW w:w="1755" w:type="dxa"/>
            <w:tcBorders>
              <w:left w:val="single" w:sz="4" w:space="0" w:color="auto"/>
              <w:right w:val="single" w:sz="4" w:space="0" w:color="auto"/>
            </w:tcBorders>
          </w:tcPr>
          <w:p w14:paraId="0E53E33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4149B1" w14:textId="77777777" w:rsidR="00F30367" w:rsidRPr="005B1BF4" w:rsidRDefault="00B113DE" w:rsidP="00F30367">
            <w:pPr>
              <w:rPr>
                <w:sz w:val="16"/>
                <w:szCs w:val="16"/>
              </w:rPr>
            </w:pPr>
            <w:r w:rsidRPr="005B1BF4">
              <w:rPr>
                <w:sz w:val="16"/>
                <w:szCs w:val="16"/>
              </w:rPr>
              <w:t>SVS-IIR-REQ-291023/C-SVSServer_Rx</w:t>
            </w:r>
          </w:p>
        </w:tc>
        <w:tc>
          <w:tcPr>
            <w:tcW w:w="5911" w:type="dxa"/>
            <w:tcBorders>
              <w:top w:val="single" w:sz="6" w:space="0" w:color="auto"/>
              <w:left w:val="single" w:sz="6" w:space="0" w:color="auto"/>
              <w:bottom w:val="single" w:sz="6" w:space="0" w:color="auto"/>
              <w:right w:val="single" w:sz="6" w:space="0" w:color="auto"/>
            </w:tcBorders>
          </w:tcPr>
          <w:p w14:paraId="3AB4DD6C" w14:textId="77777777" w:rsidR="00F30367" w:rsidRPr="005B1BF4" w:rsidRDefault="00B113DE" w:rsidP="00F30367">
            <w:pPr>
              <w:rPr>
                <w:sz w:val="16"/>
                <w:szCs w:val="16"/>
              </w:rPr>
            </w:pPr>
            <w:r w:rsidRPr="005B1BF4">
              <w:rPr>
                <w:sz w:val="16"/>
                <w:szCs w:val="16"/>
              </w:rPr>
              <w:t>MBORREL4: Added REQ-304069. Removed translation table detail.</w:t>
            </w:r>
          </w:p>
        </w:tc>
      </w:tr>
      <w:tr w:rsidR="00F30367" w:rsidRPr="003C158B" w14:paraId="506D9BF8" w14:textId="77777777" w:rsidTr="00F30367">
        <w:trPr>
          <w:trHeight w:val="245"/>
          <w:jc w:val="center"/>
        </w:trPr>
        <w:tc>
          <w:tcPr>
            <w:tcW w:w="1755" w:type="dxa"/>
            <w:tcBorders>
              <w:left w:val="single" w:sz="4" w:space="0" w:color="auto"/>
              <w:right w:val="single" w:sz="4" w:space="0" w:color="auto"/>
            </w:tcBorders>
          </w:tcPr>
          <w:p w14:paraId="468F6F6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B1906C" w14:textId="77777777" w:rsidR="00F30367" w:rsidRPr="00760958" w:rsidRDefault="00B113DE" w:rsidP="00F30367">
            <w:pPr>
              <w:rPr>
                <w:sz w:val="16"/>
                <w:szCs w:val="16"/>
              </w:rPr>
            </w:pPr>
            <w:r w:rsidRPr="00760958">
              <w:rPr>
                <w:sz w:val="16"/>
                <w:szCs w:val="16"/>
              </w:rPr>
              <w:t>MD-REQ-304069/A-getTcuDidData</w:t>
            </w:r>
          </w:p>
        </w:tc>
        <w:tc>
          <w:tcPr>
            <w:tcW w:w="5911" w:type="dxa"/>
            <w:tcBorders>
              <w:top w:val="single" w:sz="6" w:space="0" w:color="auto"/>
              <w:left w:val="single" w:sz="6" w:space="0" w:color="auto"/>
              <w:bottom w:val="single" w:sz="6" w:space="0" w:color="auto"/>
              <w:right w:val="single" w:sz="6" w:space="0" w:color="auto"/>
            </w:tcBorders>
          </w:tcPr>
          <w:p w14:paraId="41FE3615" w14:textId="77777777" w:rsidR="00F30367" w:rsidRPr="00760958" w:rsidRDefault="00B113DE" w:rsidP="00F30367">
            <w:pPr>
              <w:rPr>
                <w:sz w:val="16"/>
                <w:szCs w:val="16"/>
              </w:rPr>
            </w:pPr>
            <w:r w:rsidRPr="00760958">
              <w:rPr>
                <w:sz w:val="16"/>
                <w:szCs w:val="16"/>
              </w:rPr>
              <w:t>MBORREL4: New req.</w:t>
            </w:r>
          </w:p>
        </w:tc>
      </w:tr>
      <w:tr w:rsidR="00F30367" w:rsidRPr="003C158B" w14:paraId="0A9C524A" w14:textId="77777777" w:rsidTr="00F30367">
        <w:trPr>
          <w:trHeight w:val="245"/>
          <w:jc w:val="center"/>
        </w:trPr>
        <w:tc>
          <w:tcPr>
            <w:tcW w:w="1755" w:type="dxa"/>
            <w:tcBorders>
              <w:left w:val="single" w:sz="4" w:space="0" w:color="auto"/>
              <w:right w:val="single" w:sz="4" w:space="0" w:color="auto"/>
            </w:tcBorders>
          </w:tcPr>
          <w:p w14:paraId="180558D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2E8248" w14:textId="77777777" w:rsidR="00F30367" w:rsidRPr="005B1BF4" w:rsidRDefault="00B113DE" w:rsidP="00F30367">
            <w:pPr>
              <w:rPr>
                <w:sz w:val="16"/>
                <w:szCs w:val="16"/>
              </w:rPr>
            </w:pPr>
            <w:r w:rsidRPr="005B1BF4">
              <w:rPr>
                <w:sz w:val="16"/>
                <w:szCs w:val="16"/>
              </w:rPr>
              <w:t>STR-491612/C-General Requirements</w:t>
            </w:r>
          </w:p>
        </w:tc>
        <w:tc>
          <w:tcPr>
            <w:tcW w:w="5911" w:type="dxa"/>
            <w:tcBorders>
              <w:top w:val="single" w:sz="6" w:space="0" w:color="auto"/>
              <w:left w:val="single" w:sz="6" w:space="0" w:color="auto"/>
              <w:bottom w:val="single" w:sz="6" w:space="0" w:color="auto"/>
              <w:right w:val="single" w:sz="6" w:space="0" w:color="auto"/>
            </w:tcBorders>
          </w:tcPr>
          <w:p w14:paraId="3348CAE4" w14:textId="77777777" w:rsidR="00F30367" w:rsidRPr="005B1BF4" w:rsidRDefault="00B113DE" w:rsidP="00F30367">
            <w:pPr>
              <w:rPr>
                <w:sz w:val="16"/>
                <w:szCs w:val="16"/>
              </w:rPr>
            </w:pPr>
            <w:r w:rsidRPr="005B1BF4">
              <w:rPr>
                <w:sz w:val="16"/>
                <w:szCs w:val="16"/>
              </w:rPr>
              <w:t>MBORREL4: Removed REQ-303938, Moved REQ-298018, 298019, 304063 to new function (REQ-306285). Added REQ-306291-292</w:t>
            </w:r>
          </w:p>
        </w:tc>
      </w:tr>
      <w:tr w:rsidR="00F30367" w:rsidRPr="003C158B" w14:paraId="5F4E18EF" w14:textId="77777777" w:rsidTr="00F30367">
        <w:trPr>
          <w:trHeight w:val="245"/>
          <w:jc w:val="center"/>
        </w:trPr>
        <w:tc>
          <w:tcPr>
            <w:tcW w:w="1755" w:type="dxa"/>
            <w:tcBorders>
              <w:left w:val="single" w:sz="4" w:space="0" w:color="auto"/>
              <w:right w:val="single" w:sz="4" w:space="0" w:color="auto"/>
            </w:tcBorders>
          </w:tcPr>
          <w:p w14:paraId="2A0DA2F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31E5DF" w14:textId="77777777" w:rsidR="00F30367" w:rsidRPr="005B1BF4" w:rsidRDefault="00B113DE" w:rsidP="00F30367">
            <w:pPr>
              <w:rPr>
                <w:sz w:val="16"/>
                <w:szCs w:val="16"/>
              </w:rPr>
            </w:pPr>
            <w:r w:rsidRPr="005B1BF4">
              <w:rPr>
                <w:sz w:val="16"/>
                <w:szCs w:val="16"/>
              </w:rPr>
              <w:t>SVS-REQ-306291/A-Factory Mode SVS Disablement</w:t>
            </w:r>
          </w:p>
        </w:tc>
        <w:tc>
          <w:tcPr>
            <w:tcW w:w="5911" w:type="dxa"/>
            <w:tcBorders>
              <w:top w:val="single" w:sz="6" w:space="0" w:color="auto"/>
              <w:left w:val="single" w:sz="6" w:space="0" w:color="auto"/>
              <w:bottom w:val="single" w:sz="6" w:space="0" w:color="auto"/>
              <w:right w:val="single" w:sz="6" w:space="0" w:color="auto"/>
            </w:tcBorders>
          </w:tcPr>
          <w:p w14:paraId="5D4C9DC9" w14:textId="77777777" w:rsidR="00F30367" w:rsidRPr="005B1BF4" w:rsidRDefault="00B113DE" w:rsidP="00F30367">
            <w:pPr>
              <w:rPr>
                <w:sz w:val="16"/>
                <w:szCs w:val="16"/>
              </w:rPr>
            </w:pPr>
            <w:r w:rsidRPr="005B1BF4">
              <w:rPr>
                <w:sz w:val="16"/>
                <w:szCs w:val="16"/>
              </w:rPr>
              <w:t>MBORREL4: New req.</w:t>
            </w:r>
          </w:p>
        </w:tc>
      </w:tr>
      <w:tr w:rsidR="00F30367" w:rsidRPr="003C158B" w14:paraId="14C674F6" w14:textId="77777777" w:rsidTr="00F30367">
        <w:trPr>
          <w:trHeight w:val="245"/>
          <w:jc w:val="center"/>
        </w:trPr>
        <w:tc>
          <w:tcPr>
            <w:tcW w:w="1755" w:type="dxa"/>
            <w:tcBorders>
              <w:left w:val="single" w:sz="4" w:space="0" w:color="auto"/>
              <w:right w:val="single" w:sz="4" w:space="0" w:color="auto"/>
            </w:tcBorders>
          </w:tcPr>
          <w:p w14:paraId="521F7EC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4ED4EF" w14:textId="77777777" w:rsidR="00F30367" w:rsidRPr="005B1BF4" w:rsidRDefault="00B113DE" w:rsidP="00F30367">
            <w:pPr>
              <w:rPr>
                <w:sz w:val="16"/>
                <w:szCs w:val="16"/>
              </w:rPr>
            </w:pPr>
            <w:r w:rsidRPr="005B1BF4">
              <w:rPr>
                <w:sz w:val="16"/>
                <w:szCs w:val="16"/>
              </w:rPr>
              <w:t>SVS-REQ-306292/A-Transport Mode SVS Disablement</w:t>
            </w:r>
          </w:p>
        </w:tc>
        <w:tc>
          <w:tcPr>
            <w:tcW w:w="5911" w:type="dxa"/>
            <w:tcBorders>
              <w:top w:val="single" w:sz="6" w:space="0" w:color="auto"/>
              <w:left w:val="single" w:sz="6" w:space="0" w:color="auto"/>
              <w:bottom w:val="single" w:sz="6" w:space="0" w:color="auto"/>
              <w:right w:val="single" w:sz="6" w:space="0" w:color="auto"/>
            </w:tcBorders>
          </w:tcPr>
          <w:p w14:paraId="744BA359" w14:textId="77777777" w:rsidR="00F30367" w:rsidRPr="005B1BF4" w:rsidRDefault="00B113DE" w:rsidP="00F30367">
            <w:pPr>
              <w:rPr>
                <w:sz w:val="16"/>
                <w:szCs w:val="16"/>
              </w:rPr>
            </w:pPr>
            <w:r w:rsidRPr="005B1BF4">
              <w:rPr>
                <w:sz w:val="16"/>
                <w:szCs w:val="16"/>
              </w:rPr>
              <w:t>MBORREL4: New req.</w:t>
            </w:r>
          </w:p>
        </w:tc>
      </w:tr>
      <w:tr w:rsidR="00F30367" w:rsidRPr="003C158B" w14:paraId="4C3859B8" w14:textId="77777777" w:rsidTr="00F30367">
        <w:trPr>
          <w:trHeight w:val="245"/>
          <w:jc w:val="center"/>
        </w:trPr>
        <w:tc>
          <w:tcPr>
            <w:tcW w:w="1755" w:type="dxa"/>
            <w:tcBorders>
              <w:left w:val="single" w:sz="4" w:space="0" w:color="auto"/>
              <w:right w:val="single" w:sz="4" w:space="0" w:color="auto"/>
            </w:tcBorders>
          </w:tcPr>
          <w:p w14:paraId="1C81BCF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3A062D" w14:textId="77777777" w:rsidR="00F30367" w:rsidRPr="005B1BF4" w:rsidRDefault="00B113DE" w:rsidP="00F30367">
            <w:pPr>
              <w:rPr>
                <w:sz w:val="16"/>
                <w:szCs w:val="16"/>
              </w:rPr>
            </w:pPr>
            <w:r w:rsidRPr="005B1BF4">
              <w:rPr>
                <w:sz w:val="16"/>
                <w:szCs w:val="16"/>
              </w:rPr>
              <w:t>STR-491613/C-Functional Definition</w:t>
            </w:r>
          </w:p>
        </w:tc>
        <w:tc>
          <w:tcPr>
            <w:tcW w:w="5911" w:type="dxa"/>
            <w:tcBorders>
              <w:top w:val="single" w:sz="6" w:space="0" w:color="auto"/>
              <w:left w:val="single" w:sz="6" w:space="0" w:color="auto"/>
              <w:bottom w:val="single" w:sz="6" w:space="0" w:color="auto"/>
              <w:right w:val="single" w:sz="6" w:space="0" w:color="auto"/>
            </w:tcBorders>
          </w:tcPr>
          <w:p w14:paraId="250BAEA9" w14:textId="77777777" w:rsidR="00F30367" w:rsidRPr="005B1BF4" w:rsidRDefault="00B113DE" w:rsidP="00F30367">
            <w:pPr>
              <w:rPr>
                <w:sz w:val="16"/>
                <w:szCs w:val="16"/>
              </w:rPr>
            </w:pPr>
            <w:r w:rsidRPr="005B1BF4">
              <w:rPr>
                <w:sz w:val="16"/>
                <w:szCs w:val="16"/>
              </w:rPr>
              <w:t>MBORREL4: Added REQ-306285, REQ-307227</w:t>
            </w:r>
          </w:p>
        </w:tc>
      </w:tr>
      <w:tr w:rsidR="00F30367" w:rsidRPr="003C158B" w14:paraId="65FF9ED1" w14:textId="77777777" w:rsidTr="00F30367">
        <w:trPr>
          <w:trHeight w:val="245"/>
          <w:jc w:val="center"/>
        </w:trPr>
        <w:tc>
          <w:tcPr>
            <w:tcW w:w="1755" w:type="dxa"/>
            <w:tcBorders>
              <w:left w:val="single" w:sz="4" w:space="0" w:color="auto"/>
              <w:right w:val="single" w:sz="4" w:space="0" w:color="auto"/>
            </w:tcBorders>
          </w:tcPr>
          <w:p w14:paraId="28D6B6E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333ADE" w14:textId="77777777" w:rsidR="00F30367" w:rsidRPr="005B1BF4" w:rsidRDefault="00B113DE" w:rsidP="00F30367">
            <w:pPr>
              <w:rPr>
                <w:sz w:val="16"/>
                <w:szCs w:val="16"/>
              </w:rPr>
            </w:pPr>
            <w:r w:rsidRPr="005B1BF4">
              <w:rPr>
                <w:sz w:val="16"/>
                <w:szCs w:val="16"/>
              </w:rPr>
              <w:t>SVS-REQ-298018/C-SVS Capability DID</w:t>
            </w:r>
          </w:p>
        </w:tc>
        <w:tc>
          <w:tcPr>
            <w:tcW w:w="5911" w:type="dxa"/>
            <w:tcBorders>
              <w:top w:val="single" w:sz="6" w:space="0" w:color="auto"/>
              <w:left w:val="single" w:sz="6" w:space="0" w:color="auto"/>
              <w:bottom w:val="single" w:sz="6" w:space="0" w:color="auto"/>
              <w:right w:val="single" w:sz="6" w:space="0" w:color="auto"/>
            </w:tcBorders>
          </w:tcPr>
          <w:p w14:paraId="58664205" w14:textId="77777777" w:rsidR="00F30367" w:rsidRPr="005B1BF4" w:rsidRDefault="00B113DE" w:rsidP="00F30367">
            <w:pPr>
              <w:rPr>
                <w:sz w:val="16"/>
                <w:szCs w:val="16"/>
              </w:rPr>
            </w:pPr>
            <w:r w:rsidRPr="005B1BF4">
              <w:rPr>
                <w:sz w:val="16"/>
                <w:szCs w:val="16"/>
              </w:rPr>
              <w:t>MBORREL4: Updated content</w:t>
            </w:r>
          </w:p>
        </w:tc>
      </w:tr>
      <w:tr w:rsidR="00F30367" w:rsidRPr="003C158B" w14:paraId="1F01CCD6" w14:textId="77777777" w:rsidTr="00F30367">
        <w:trPr>
          <w:trHeight w:val="245"/>
          <w:jc w:val="center"/>
        </w:trPr>
        <w:tc>
          <w:tcPr>
            <w:tcW w:w="1755" w:type="dxa"/>
            <w:tcBorders>
              <w:left w:val="single" w:sz="4" w:space="0" w:color="auto"/>
              <w:right w:val="single" w:sz="4" w:space="0" w:color="auto"/>
            </w:tcBorders>
          </w:tcPr>
          <w:p w14:paraId="1A7CB27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D6257D" w14:textId="77777777" w:rsidR="00F30367" w:rsidRPr="005B1BF4" w:rsidRDefault="00B113DE" w:rsidP="00F30367">
            <w:pPr>
              <w:rPr>
                <w:sz w:val="16"/>
                <w:szCs w:val="16"/>
              </w:rPr>
            </w:pPr>
            <w:r w:rsidRPr="005B1BF4">
              <w:rPr>
                <w:sz w:val="16"/>
                <w:szCs w:val="16"/>
              </w:rPr>
              <w:t>SVS-REQ-298019/C-SVS Theft Mode DID</w:t>
            </w:r>
          </w:p>
        </w:tc>
        <w:tc>
          <w:tcPr>
            <w:tcW w:w="5911" w:type="dxa"/>
            <w:tcBorders>
              <w:top w:val="single" w:sz="6" w:space="0" w:color="auto"/>
              <w:left w:val="single" w:sz="6" w:space="0" w:color="auto"/>
              <w:bottom w:val="single" w:sz="6" w:space="0" w:color="auto"/>
              <w:right w:val="single" w:sz="6" w:space="0" w:color="auto"/>
            </w:tcBorders>
          </w:tcPr>
          <w:p w14:paraId="7E690C17" w14:textId="77777777" w:rsidR="00F30367" w:rsidRPr="005B1BF4" w:rsidRDefault="00B113DE" w:rsidP="00F30367">
            <w:pPr>
              <w:rPr>
                <w:sz w:val="16"/>
                <w:szCs w:val="16"/>
              </w:rPr>
            </w:pPr>
            <w:r w:rsidRPr="005B1BF4">
              <w:rPr>
                <w:sz w:val="16"/>
                <w:szCs w:val="16"/>
              </w:rPr>
              <w:t>MBORREL4: Updated content</w:t>
            </w:r>
          </w:p>
        </w:tc>
      </w:tr>
      <w:tr w:rsidR="00F30367" w:rsidRPr="003C158B" w14:paraId="13D620F6" w14:textId="77777777" w:rsidTr="00F30367">
        <w:trPr>
          <w:trHeight w:val="245"/>
          <w:jc w:val="center"/>
        </w:trPr>
        <w:tc>
          <w:tcPr>
            <w:tcW w:w="1755" w:type="dxa"/>
            <w:tcBorders>
              <w:left w:val="single" w:sz="4" w:space="0" w:color="auto"/>
              <w:right w:val="single" w:sz="4" w:space="0" w:color="auto"/>
            </w:tcBorders>
          </w:tcPr>
          <w:p w14:paraId="231BF89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1CCAAC" w14:textId="77777777" w:rsidR="00F30367" w:rsidRPr="005B1BF4" w:rsidRDefault="00B113DE" w:rsidP="00F30367">
            <w:pPr>
              <w:rPr>
                <w:sz w:val="16"/>
                <w:szCs w:val="16"/>
              </w:rPr>
            </w:pPr>
            <w:r w:rsidRPr="005B1BF4">
              <w:rPr>
                <w:sz w:val="16"/>
                <w:szCs w:val="16"/>
              </w:rPr>
              <w:t>SVS-REQ-304063/B-SVS Backup Antenna DID</w:t>
            </w:r>
          </w:p>
        </w:tc>
        <w:tc>
          <w:tcPr>
            <w:tcW w:w="5911" w:type="dxa"/>
            <w:tcBorders>
              <w:top w:val="single" w:sz="6" w:space="0" w:color="auto"/>
              <w:left w:val="single" w:sz="6" w:space="0" w:color="auto"/>
              <w:bottom w:val="single" w:sz="6" w:space="0" w:color="auto"/>
              <w:right w:val="single" w:sz="6" w:space="0" w:color="auto"/>
            </w:tcBorders>
          </w:tcPr>
          <w:p w14:paraId="0297C7BC"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78087ED7" w14:textId="77777777" w:rsidTr="00F30367">
        <w:trPr>
          <w:trHeight w:val="245"/>
          <w:jc w:val="center"/>
        </w:trPr>
        <w:tc>
          <w:tcPr>
            <w:tcW w:w="1755" w:type="dxa"/>
            <w:tcBorders>
              <w:left w:val="single" w:sz="4" w:space="0" w:color="auto"/>
              <w:right w:val="single" w:sz="4" w:space="0" w:color="auto"/>
            </w:tcBorders>
          </w:tcPr>
          <w:p w14:paraId="18BB478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B46AF7" w14:textId="77777777" w:rsidR="00F30367" w:rsidRPr="005B1BF4" w:rsidRDefault="00B113DE" w:rsidP="00F30367">
            <w:pPr>
              <w:rPr>
                <w:sz w:val="16"/>
                <w:szCs w:val="16"/>
              </w:rPr>
            </w:pPr>
            <w:r w:rsidRPr="005B1BF4">
              <w:rPr>
                <w:sz w:val="16"/>
                <w:szCs w:val="16"/>
              </w:rPr>
              <w:t>SVS-REQ-306296/A-SVS Main Battery RTC DID</w:t>
            </w:r>
          </w:p>
        </w:tc>
        <w:tc>
          <w:tcPr>
            <w:tcW w:w="5911" w:type="dxa"/>
            <w:tcBorders>
              <w:top w:val="single" w:sz="6" w:space="0" w:color="auto"/>
              <w:left w:val="single" w:sz="6" w:space="0" w:color="auto"/>
              <w:bottom w:val="single" w:sz="6" w:space="0" w:color="auto"/>
              <w:right w:val="single" w:sz="6" w:space="0" w:color="auto"/>
            </w:tcBorders>
          </w:tcPr>
          <w:p w14:paraId="1B787AB7" w14:textId="77777777" w:rsidR="00F30367" w:rsidRPr="005B1BF4" w:rsidRDefault="00B113DE" w:rsidP="00F30367">
            <w:pPr>
              <w:rPr>
                <w:sz w:val="16"/>
                <w:szCs w:val="16"/>
              </w:rPr>
            </w:pPr>
            <w:r w:rsidRPr="005B1BF4">
              <w:rPr>
                <w:sz w:val="16"/>
                <w:szCs w:val="16"/>
              </w:rPr>
              <w:t>MBORREL4: New req.</w:t>
            </w:r>
          </w:p>
        </w:tc>
      </w:tr>
      <w:tr w:rsidR="00F30367" w:rsidRPr="003C158B" w14:paraId="06D351D7" w14:textId="77777777" w:rsidTr="00F30367">
        <w:trPr>
          <w:trHeight w:val="245"/>
          <w:jc w:val="center"/>
        </w:trPr>
        <w:tc>
          <w:tcPr>
            <w:tcW w:w="1755" w:type="dxa"/>
            <w:tcBorders>
              <w:left w:val="single" w:sz="4" w:space="0" w:color="auto"/>
              <w:right w:val="single" w:sz="4" w:space="0" w:color="auto"/>
            </w:tcBorders>
          </w:tcPr>
          <w:p w14:paraId="78F6FF6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B20C95" w14:textId="77777777" w:rsidR="00F30367" w:rsidRPr="005B1BF4" w:rsidRDefault="00B113DE" w:rsidP="00F30367">
            <w:pPr>
              <w:rPr>
                <w:sz w:val="16"/>
                <w:szCs w:val="16"/>
              </w:rPr>
            </w:pPr>
            <w:r w:rsidRPr="005B1BF4">
              <w:rPr>
                <w:sz w:val="16"/>
                <w:szCs w:val="16"/>
              </w:rPr>
              <w:t>SVS-REQ-306297/A-SVS Backup Battery RTC DID</w:t>
            </w:r>
          </w:p>
        </w:tc>
        <w:tc>
          <w:tcPr>
            <w:tcW w:w="5911" w:type="dxa"/>
            <w:tcBorders>
              <w:top w:val="single" w:sz="6" w:space="0" w:color="auto"/>
              <w:left w:val="single" w:sz="6" w:space="0" w:color="auto"/>
              <w:bottom w:val="single" w:sz="6" w:space="0" w:color="auto"/>
              <w:right w:val="single" w:sz="6" w:space="0" w:color="auto"/>
            </w:tcBorders>
          </w:tcPr>
          <w:p w14:paraId="67998013" w14:textId="77777777" w:rsidR="00F30367" w:rsidRPr="005B1BF4" w:rsidRDefault="00B113DE" w:rsidP="00F30367">
            <w:pPr>
              <w:rPr>
                <w:sz w:val="16"/>
                <w:szCs w:val="16"/>
              </w:rPr>
            </w:pPr>
            <w:r w:rsidRPr="005B1BF4">
              <w:rPr>
                <w:sz w:val="16"/>
                <w:szCs w:val="16"/>
              </w:rPr>
              <w:t>MBORREL4: New req.</w:t>
            </w:r>
          </w:p>
        </w:tc>
      </w:tr>
      <w:tr w:rsidR="00F30367" w:rsidRPr="003C158B" w14:paraId="71A85005" w14:textId="77777777" w:rsidTr="00F30367">
        <w:trPr>
          <w:trHeight w:val="245"/>
          <w:jc w:val="center"/>
        </w:trPr>
        <w:tc>
          <w:tcPr>
            <w:tcW w:w="1755" w:type="dxa"/>
            <w:tcBorders>
              <w:left w:val="single" w:sz="4" w:space="0" w:color="auto"/>
              <w:right w:val="single" w:sz="4" w:space="0" w:color="auto"/>
            </w:tcBorders>
          </w:tcPr>
          <w:p w14:paraId="73F75F0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0552AD" w14:textId="77777777" w:rsidR="00F30367" w:rsidRPr="005B1BF4" w:rsidRDefault="00B113DE" w:rsidP="00F30367">
            <w:pPr>
              <w:rPr>
                <w:sz w:val="16"/>
                <w:szCs w:val="16"/>
              </w:rPr>
            </w:pPr>
            <w:r w:rsidRPr="005B1BF4">
              <w:rPr>
                <w:sz w:val="16"/>
                <w:szCs w:val="16"/>
              </w:rPr>
              <w:t>SVS-REQ-306301/A-SVS HTTP Retry Number DID</w:t>
            </w:r>
          </w:p>
        </w:tc>
        <w:tc>
          <w:tcPr>
            <w:tcW w:w="5911" w:type="dxa"/>
            <w:tcBorders>
              <w:top w:val="single" w:sz="6" w:space="0" w:color="auto"/>
              <w:left w:val="single" w:sz="6" w:space="0" w:color="auto"/>
              <w:bottom w:val="single" w:sz="6" w:space="0" w:color="auto"/>
              <w:right w:val="single" w:sz="6" w:space="0" w:color="auto"/>
            </w:tcBorders>
          </w:tcPr>
          <w:p w14:paraId="0B41AD76" w14:textId="77777777" w:rsidR="00F30367" w:rsidRPr="005B1BF4" w:rsidRDefault="00B113DE" w:rsidP="00F30367">
            <w:pPr>
              <w:rPr>
                <w:sz w:val="16"/>
                <w:szCs w:val="16"/>
              </w:rPr>
            </w:pPr>
            <w:r w:rsidRPr="005B1BF4">
              <w:rPr>
                <w:sz w:val="16"/>
                <w:szCs w:val="16"/>
              </w:rPr>
              <w:t>MBORREL4: New req.</w:t>
            </w:r>
          </w:p>
        </w:tc>
      </w:tr>
      <w:tr w:rsidR="00F30367" w:rsidRPr="003C158B" w14:paraId="73822F2A" w14:textId="77777777" w:rsidTr="00F30367">
        <w:trPr>
          <w:trHeight w:val="245"/>
          <w:jc w:val="center"/>
        </w:trPr>
        <w:tc>
          <w:tcPr>
            <w:tcW w:w="1755" w:type="dxa"/>
            <w:tcBorders>
              <w:left w:val="single" w:sz="4" w:space="0" w:color="auto"/>
              <w:right w:val="single" w:sz="4" w:space="0" w:color="auto"/>
            </w:tcBorders>
          </w:tcPr>
          <w:p w14:paraId="6112CCF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4D46F1" w14:textId="77777777" w:rsidR="00F30367" w:rsidRPr="005B1BF4" w:rsidRDefault="00B113DE" w:rsidP="00F30367">
            <w:pPr>
              <w:rPr>
                <w:sz w:val="16"/>
                <w:szCs w:val="16"/>
              </w:rPr>
            </w:pPr>
            <w:r w:rsidRPr="005B1BF4">
              <w:rPr>
                <w:sz w:val="16"/>
                <w:szCs w:val="16"/>
              </w:rPr>
              <w:t>SVS-REQ-306302/A-SVS HTTP Retry Frequency DID</w:t>
            </w:r>
          </w:p>
        </w:tc>
        <w:tc>
          <w:tcPr>
            <w:tcW w:w="5911" w:type="dxa"/>
            <w:tcBorders>
              <w:top w:val="single" w:sz="6" w:space="0" w:color="auto"/>
              <w:left w:val="single" w:sz="6" w:space="0" w:color="auto"/>
              <w:bottom w:val="single" w:sz="6" w:space="0" w:color="auto"/>
              <w:right w:val="single" w:sz="6" w:space="0" w:color="auto"/>
            </w:tcBorders>
          </w:tcPr>
          <w:p w14:paraId="14A75C07" w14:textId="77777777" w:rsidR="00F30367" w:rsidRPr="005B1BF4" w:rsidRDefault="00B113DE" w:rsidP="00F30367">
            <w:pPr>
              <w:rPr>
                <w:sz w:val="16"/>
                <w:szCs w:val="16"/>
              </w:rPr>
            </w:pPr>
            <w:r w:rsidRPr="005B1BF4">
              <w:rPr>
                <w:sz w:val="16"/>
                <w:szCs w:val="16"/>
              </w:rPr>
              <w:t>MBORREL4: New req.</w:t>
            </w:r>
          </w:p>
        </w:tc>
      </w:tr>
      <w:tr w:rsidR="00F30367" w:rsidRPr="003C158B" w14:paraId="5ED39747" w14:textId="77777777" w:rsidTr="00F30367">
        <w:trPr>
          <w:trHeight w:val="245"/>
          <w:jc w:val="center"/>
        </w:trPr>
        <w:tc>
          <w:tcPr>
            <w:tcW w:w="1755" w:type="dxa"/>
            <w:tcBorders>
              <w:left w:val="single" w:sz="4" w:space="0" w:color="auto"/>
              <w:right w:val="single" w:sz="4" w:space="0" w:color="auto"/>
            </w:tcBorders>
          </w:tcPr>
          <w:p w14:paraId="6458480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D12D36" w14:textId="77777777" w:rsidR="00F30367" w:rsidRPr="005B1BF4" w:rsidRDefault="00B113DE" w:rsidP="00F30367">
            <w:pPr>
              <w:rPr>
                <w:sz w:val="16"/>
                <w:szCs w:val="16"/>
              </w:rPr>
            </w:pPr>
            <w:r w:rsidRPr="005B1BF4">
              <w:rPr>
                <w:sz w:val="16"/>
                <w:szCs w:val="16"/>
              </w:rPr>
              <w:t>SVS-REQ-306303/A-SVS Configuration Table</w:t>
            </w:r>
          </w:p>
        </w:tc>
        <w:tc>
          <w:tcPr>
            <w:tcW w:w="5911" w:type="dxa"/>
            <w:tcBorders>
              <w:top w:val="single" w:sz="6" w:space="0" w:color="auto"/>
              <w:left w:val="single" w:sz="6" w:space="0" w:color="auto"/>
              <w:bottom w:val="single" w:sz="6" w:space="0" w:color="auto"/>
              <w:right w:val="single" w:sz="6" w:space="0" w:color="auto"/>
            </w:tcBorders>
          </w:tcPr>
          <w:p w14:paraId="58C02836" w14:textId="77777777" w:rsidR="00F30367" w:rsidRPr="005B1BF4" w:rsidRDefault="00B113DE" w:rsidP="00F30367">
            <w:pPr>
              <w:rPr>
                <w:sz w:val="16"/>
                <w:szCs w:val="16"/>
              </w:rPr>
            </w:pPr>
            <w:r w:rsidRPr="005B1BF4">
              <w:rPr>
                <w:sz w:val="16"/>
                <w:szCs w:val="16"/>
              </w:rPr>
              <w:t>MBORREL4: New req.</w:t>
            </w:r>
          </w:p>
        </w:tc>
      </w:tr>
      <w:tr w:rsidR="00F30367" w:rsidRPr="003C158B" w14:paraId="500A3EF3" w14:textId="77777777" w:rsidTr="00F30367">
        <w:trPr>
          <w:trHeight w:val="245"/>
          <w:jc w:val="center"/>
        </w:trPr>
        <w:tc>
          <w:tcPr>
            <w:tcW w:w="1755" w:type="dxa"/>
            <w:tcBorders>
              <w:left w:val="single" w:sz="4" w:space="0" w:color="auto"/>
              <w:right w:val="single" w:sz="4" w:space="0" w:color="auto"/>
            </w:tcBorders>
          </w:tcPr>
          <w:p w14:paraId="765F5BB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4DEB39" w14:textId="77777777" w:rsidR="00F30367" w:rsidRPr="005B1BF4" w:rsidRDefault="00B113DE" w:rsidP="00F30367">
            <w:pPr>
              <w:rPr>
                <w:sz w:val="16"/>
                <w:szCs w:val="16"/>
              </w:rPr>
            </w:pPr>
            <w:r w:rsidRPr="005B1BF4">
              <w:rPr>
                <w:sz w:val="16"/>
                <w:szCs w:val="16"/>
              </w:rPr>
              <w:t>SVS-UC-REQ-304493/A-Theft Mode Activation</w:t>
            </w:r>
          </w:p>
        </w:tc>
        <w:tc>
          <w:tcPr>
            <w:tcW w:w="5911" w:type="dxa"/>
            <w:tcBorders>
              <w:top w:val="single" w:sz="6" w:space="0" w:color="auto"/>
              <w:left w:val="single" w:sz="6" w:space="0" w:color="auto"/>
              <w:bottom w:val="single" w:sz="6" w:space="0" w:color="auto"/>
              <w:right w:val="single" w:sz="6" w:space="0" w:color="auto"/>
            </w:tcBorders>
          </w:tcPr>
          <w:p w14:paraId="1F45B3AA" w14:textId="77777777" w:rsidR="00F30367" w:rsidRPr="005B1BF4" w:rsidRDefault="00B113DE" w:rsidP="00F30367">
            <w:pPr>
              <w:rPr>
                <w:sz w:val="16"/>
                <w:szCs w:val="16"/>
              </w:rPr>
            </w:pPr>
            <w:r w:rsidRPr="005B1BF4">
              <w:rPr>
                <w:sz w:val="16"/>
                <w:szCs w:val="16"/>
              </w:rPr>
              <w:t>MBORREL4: New usecase</w:t>
            </w:r>
          </w:p>
        </w:tc>
      </w:tr>
      <w:tr w:rsidR="00F30367" w:rsidRPr="003C158B" w14:paraId="0D056587" w14:textId="77777777" w:rsidTr="00F30367">
        <w:trPr>
          <w:trHeight w:val="245"/>
          <w:jc w:val="center"/>
        </w:trPr>
        <w:tc>
          <w:tcPr>
            <w:tcW w:w="1755" w:type="dxa"/>
            <w:tcBorders>
              <w:left w:val="single" w:sz="4" w:space="0" w:color="auto"/>
              <w:right w:val="single" w:sz="4" w:space="0" w:color="auto"/>
            </w:tcBorders>
          </w:tcPr>
          <w:p w14:paraId="341DC0F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810258" w14:textId="77777777" w:rsidR="00F30367" w:rsidRPr="005B1BF4" w:rsidRDefault="00B113DE" w:rsidP="00F30367">
            <w:pPr>
              <w:rPr>
                <w:sz w:val="16"/>
                <w:szCs w:val="16"/>
              </w:rPr>
            </w:pPr>
            <w:r w:rsidRPr="005B1BF4">
              <w:rPr>
                <w:sz w:val="16"/>
                <w:szCs w:val="16"/>
              </w:rPr>
              <w:t>SVS-UC-REQ-304494/A-Theft Mode Check Upon Wake-Up</w:t>
            </w:r>
          </w:p>
        </w:tc>
        <w:tc>
          <w:tcPr>
            <w:tcW w:w="5911" w:type="dxa"/>
            <w:tcBorders>
              <w:top w:val="single" w:sz="6" w:space="0" w:color="auto"/>
              <w:left w:val="single" w:sz="6" w:space="0" w:color="auto"/>
              <w:bottom w:val="single" w:sz="6" w:space="0" w:color="auto"/>
              <w:right w:val="single" w:sz="6" w:space="0" w:color="auto"/>
            </w:tcBorders>
          </w:tcPr>
          <w:p w14:paraId="1443EDC5" w14:textId="77777777" w:rsidR="00F30367" w:rsidRPr="005B1BF4" w:rsidRDefault="00B113DE" w:rsidP="00F30367">
            <w:pPr>
              <w:rPr>
                <w:sz w:val="16"/>
                <w:szCs w:val="16"/>
              </w:rPr>
            </w:pPr>
            <w:r w:rsidRPr="005B1BF4">
              <w:rPr>
                <w:sz w:val="16"/>
                <w:szCs w:val="16"/>
              </w:rPr>
              <w:t>MBORREL4: New usecase</w:t>
            </w:r>
          </w:p>
        </w:tc>
      </w:tr>
      <w:tr w:rsidR="00F30367" w:rsidRPr="003C158B" w14:paraId="6FE9729D" w14:textId="77777777" w:rsidTr="00F30367">
        <w:trPr>
          <w:trHeight w:val="245"/>
          <w:jc w:val="center"/>
        </w:trPr>
        <w:tc>
          <w:tcPr>
            <w:tcW w:w="1755" w:type="dxa"/>
            <w:tcBorders>
              <w:left w:val="single" w:sz="4" w:space="0" w:color="auto"/>
              <w:right w:val="single" w:sz="4" w:space="0" w:color="auto"/>
            </w:tcBorders>
          </w:tcPr>
          <w:p w14:paraId="2314A00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4CA215" w14:textId="77777777" w:rsidR="00F30367" w:rsidRPr="005B1BF4" w:rsidRDefault="00B113DE" w:rsidP="00F30367">
            <w:pPr>
              <w:rPr>
                <w:sz w:val="16"/>
                <w:szCs w:val="16"/>
              </w:rPr>
            </w:pPr>
            <w:r w:rsidRPr="005B1BF4">
              <w:rPr>
                <w:sz w:val="16"/>
                <w:szCs w:val="16"/>
              </w:rPr>
              <w:t>SVS-UC-REQ-304495/A-Theft Mode De-Activation</w:t>
            </w:r>
          </w:p>
        </w:tc>
        <w:tc>
          <w:tcPr>
            <w:tcW w:w="5911" w:type="dxa"/>
            <w:tcBorders>
              <w:top w:val="single" w:sz="6" w:space="0" w:color="auto"/>
              <w:left w:val="single" w:sz="6" w:space="0" w:color="auto"/>
              <w:bottom w:val="single" w:sz="6" w:space="0" w:color="auto"/>
              <w:right w:val="single" w:sz="6" w:space="0" w:color="auto"/>
            </w:tcBorders>
          </w:tcPr>
          <w:p w14:paraId="3BF2E289" w14:textId="77777777" w:rsidR="00F30367" w:rsidRPr="005B1BF4" w:rsidRDefault="00B113DE" w:rsidP="00F30367">
            <w:pPr>
              <w:rPr>
                <w:sz w:val="16"/>
                <w:szCs w:val="16"/>
              </w:rPr>
            </w:pPr>
            <w:r w:rsidRPr="005B1BF4">
              <w:rPr>
                <w:sz w:val="16"/>
                <w:szCs w:val="16"/>
              </w:rPr>
              <w:t>MBORREL4: New usecase</w:t>
            </w:r>
          </w:p>
        </w:tc>
      </w:tr>
      <w:tr w:rsidR="00F30367" w:rsidRPr="003C158B" w14:paraId="1155DC90" w14:textId="77777777" w:rsidTr="00F30367">
        <w:trPr>
          <w:trHeight w:val="245"/>
          <w:jc w:val="center"/>
        </w:trPr>
        <w:tc>
          <w:tcPr>
            <w:tcW w:w="1755" w:type="dxa"/>
            <w:tcBorders>
              <w:left w:val="single" w:sz="4" w:space="0" w:color="auto"/>
              <w:right w:val="single" w:sz="4" w:space="0" w:color="auto"/>
            </w:tcBorders>
          </w:tcPr>
          <w:p w14:paraId="69DEF0D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CB23A1" w14:textId="77777777" w:rsidR="00F30367" w:rsidRPr="005B1BF4" w:rsidRDefault="00B113DE" w:rsidP="00F30367">
            <w:pPr>
              <w:rPr>
                <w:sz w:val="16"/>
                <w:szCs w:val="16"/>
              </w:rPr>
            </w:pPr>
            <w:r w:rsidRPr="005B1BF4">
              <w:rPr>
                <w:sz w:val="16"/>
                <w:szCs w:val="16"/>
              </w:rPr>
              <w:t>STR-531636/A-Activity Diagrams</w:t>
            </w:r>
          </w:p>
        </w:tc>
        <w:tc>
          <w:tcPr>
            <w:tcW w:w="5911" w:type="dxa"/>
            <w:tcBorders>
              <w:top w:val="single" w:sz="6" w:space="0" w:color="auto"/>
              <w:left w:val="single" w:sz="6" w:space="0" w:color="auto"/>
              <w:bottom w:val="single" w:sz="6" w:space="0" w:color="auto"/>
              <w:right w:val="single" w:sz="6" w:space="0" w:color="auto"/>
            </w:tcBorders>
          </w:tcPr>
          <w:p w14:paraId="1422AD0F" w14:textId="77777777" w:rsidR="00F30367" w:rsidRPr="005B1BF4" w:rsidRDefault="00B113DE" w:rsidP="00F30367">
            <w:pPr>
              <w:rPr>
                <w:sz w:val="16"/>
                <w:szCs w:val="16"/>
              </w:rPr>
            </w:pPr>
            <w:r w:rsidRPr="005B1BF4">
              <w:rPr>
                <w:sz w:val="16"/>
                <w:szCs w:val="16"/>
              </w:rPr>
              <w:t>MBORREL4: New header</w:t>
            </w:r>
          </w:p>
        </w:tc>
      </w:tr>
      <w:tr w:rsidR="00F30367" w:rsidRPr="003C158B" w14:paraId="3806EA1B" w14:textId="77777777" w:rsidTr="00F30367">
        <w:trPr>
          <w:trHeight w:val="245"/>
          <w:jc w:val="center"/>
        </w:trPr>
        <w:tc>
          <w:tcPr>
            <w:tcW w:w="1755" w:type="dxa"/>
            <w:tcBorders>
              <w:left w:val="single" w:sz="4" w:space="0" w:color="auto"/>
              <w:right w:val="single" w:sz="4" w:space="0" w:color="auto"/>
            </w:tcBorders>
          </w:tcPr>
          <w:p w14:paraId="25FB381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A276AF" w14:textId="77777777" w:rsidR="00F30367" w:rsidRPr="005B1BF4" w:rsidRDefault="00B113DE" w:rsidP="00F30367">
            <w:pPr>
              <w:rPr>
                <w:sz w:val="16"/>
                <w:szCs w:val="16"/>
              </w:rPr>
            </w:pPr>
            <w:r w:rsidRPr="005B1BF4">
              <w:rPr>
                <w:sz w:val="16"/>
                <w:szCs w:val="16"/>
              </w:rPr>
              <w:t>SVS-ACT-REQ-306767/A-Theft Mode Activation</w:t>
            </w:r>
          </w:p>
        </w:tc>
        <w:tc>
          <w:tcPr>
            <w:tcW w:w="5911" w:type="dxa"/>
            <w:tcBorders>
              <w:top w:val="single" w:sz="6" w:space="0" w:color="auto"/>
              <w:left w:val="single" w:sz="6" w:space="0" w:color="auto"/>
              <w:bottom w:val="single" w:sz="6" w:space="0" w:color="auto"/>
              <w:right w:val="single" w:sz="6" w:space="0" w:color="auto"/>
            </w:tcBorders>
          </w:tcPr>
          <w:p w14:paraId="40AFEC3E" w14:textId="77777777" w:rsidR="00F30367" w:rsidRPr="005B1BF4" w:rsidRDefault="00B113DE" w:rsidP="00F30367">
            <w:pPr>
              <w:rPr>
                <w:sz w:val="16"/>
                <w:szCs w:val="16"/>
              </w:rPr>
            </w:pPr>
            <w:r w:rsidRPr="005B1BF4">
              <w:rPr>
                <w:sz w:val="16"/>
                <w:szCs w:val="16"/>
              </w:rPr>
              <w:t>MBORREL4: New req.</w:t>
            </w:r>
          </w:p>
        </w:tc>
      </w:tr>
      <w:tr w:rsidR="00F30367" w:rsidRPr="003C158B" w14:paraId="72072376" w14:textId="77777777" w:rsidTr="00F30367">
        <w:trPr>
          <w:trHeight w:val="245"/>
          <w:jc w:val="center"/>
        </w:trPr>
        <w:tc>
          <w:tcPr>
            <w:tcW w:w="1755" w:type="dxa"/>
            <w:tcBorders>
              <w:left w:val="single" w:sz="4" w:space="0" w:color="auto"/>
              <w:right w:val="single" w:sz="4" w:space="0" w:color="auto"/>
            </w:tcBorders>
          </w:tcPr>
          <w:p w14:paraId="7C4FD0A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0424AF" w14:textId="77777777" w:rsidR="00F30367" w:rsidRPr="005B1BF4" w:rsidRDefault="00B113DE" w:rsidP="00F30367">
            <w:pPr>
              <w:rPr>
                <w:sz w:val="16"/>
                <w:szCs w:val="16"/>
              </w:rPr>
            </w:pPr>
            <w:r w:rsidRPr="005B1BF4">
              <w:rPr>
                <w:sz w:val="16"/>
                <w:szCs w:val="16"/>
              </w:rPr>
              <w:t>SVS-ACT-REQ-306768/A-Theft Mode De-Activation</w:t>
            </w:r>
          </w:p>
        </w:tc>
        <w:tc>
          <w:tcPr>
            <w:tcW w:w="5911" w:type="dxa"/>
            <w:tcBorders>
              <w:top w:val="single" w:sz="6" w:space="0" w:color="auto"/>
              <w:left w:val="single" w:sz="6" w:space="0" w:color="auto"/>
              <w:bottom w:val="single" w:sz="6" w:space="0" w:color="auto"/>
              <w:right w:val="single" w:sz="6" w:space="0" w:color="auto"/>
            </w:tcBorders>
          </w:tcPr>
          <w:p w14:paraId="42FFFFDA" w14:textId="77777777" w:rsidR="00F30367" w:rsidRPr="005B1BF4" w:rsidRDefault="00B113DE" w:rsidP="00F30367">
            <w:pPr>
              <w:rPr>
                <w:sz w:val="16"/>
                <w:szCs w:val="16"/>
              </w:rPr>
            </w:pPr>
            <w:r w:rsidRPr="005B1BF4">
              <w:rPr>
                <w:sz w:val="16"/>
                <w:szCs w:val="16"/>
              </w:rPr>
              <w:t>MBORREL4: New req.</w:t>
            </w:r>
          </w:p>
        </w:tc>
      </w:tr>
      <w:tr w:rsidR="00F30367" w:rsidRPr="003C158B" w14:paraId="50DAB56D" w14:textId="77777777" w:rsidTr="00F30367">
        <w:trPr>
          <w:trHeight w:val="245"/>
          <w:jc w:val="center"/>
        </w:trPr>
        <w:tc>
          <w:tcPr>
            <w:tcW w:w="1755" w:type="dxa"/>
            <w:tcBorders>
              <w:left w:val="single" w:sz="4" w:space="0" w:color="auto"/>
              <w:right w:val="single" w:sz="4" w:space="0" w:color="auto"/>
            </w:tcBorders>
          </w:tcPr>
          <w:p w14:paraId="16E85AD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F165AF" w14:textId="77777777" w:rsidR="00F30367" w:rsidRPr="005B1BF4" w:rsidRDefault="00B113DE" w:rsidP="00F30367">
            <w:pPr>
              <w:rPr>
                <w:sz w:val="16"/>
                <w:szCs w:val="16"/>
              </w:rPr>
            </w:pPr>
            <w:r w:rsidRPr="005B1BF4">
              <w:rPr>
                <w:sz w:val="16"/>
                <w:szCs w:val="16"/>
              </w:rPr>
              <w:t>SVS-ACT-REQ-306769/A-Theft Mode Check Upon Wake-Up</w:t>
            </w:r>
          </w:p>
        </w:tc>
        <w:tc>
          <w:tcPr>
            <w:tcW w:w="5911" w:type="dxa"/>
            <w:tcBorders>
              <w:top w:val="single" w:sz="6" w:space="0" w:color="auto"/>
              <w:left w:val="single" w:sz="6" w:space="0" w:color="auto"/>
              <w:bottom w:val="single" w:sz="6" w:space="0" w:color="auto"/>
              <w:right w:val="single" w:sz="6" w:space="0" w:color="auto"/>
            </w:tcBorders>
          </w:tcPr>
          <w:p w14:paraId="49D6CF47" w14:textId="77777777" w:rsidR="00F30367" w:rsidRPr="005B1BF4" w:rsidRDefault="00B113DE" w:rsidP="00F30367">
            <w:pPr>
              <w:rPr>
                <w:sz w:val="16"/>
                <w:szCs w:val="16"/>
              </w:rPr>
            </w:pPr>
            <w:r w:rsidRPr="005B1BF4">
              <w:rPr>
                <w:sz w:val="16"/>
                <w:szCs w:val="16"/>
              </w:rPr>
              <w:t>MBORREL4: New req.</w:t>
            </w:r>
          </w:p>
        </w:tc>
      </w:tr>
      <w:tr w:rsidR="00F30367" w:rsidRPr="003C158B" w14:paraId="5D686871" w14:textId="77777777" w:rsidTr="00F30367">
        <w:trPr>
          <w:trHeight w:val="245"/>
          <w:jc w:val="center"/>
        </w:trPr>
        <w:tc>
          <w:tcPr>
            <w:tcW w:w="1755" w:type="dxa"/>
            <w:tcBorders>
              <w:left w:val="single" w:sz="4" w:space="0" w:color="auto"/>
              <w:right w:val="single" w:sz="4" w:space="0" w:color="auto"/>
            </w:tcBorders>
          </w:tcPr>
          <w:p w14:paraId="716F003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694F12" w14:textId="77777777" w:rsidR="00F30367" w:rsidRPr="005B1BF4" w:rsidRDefault="00B113DE" w:rsidP="00F30367">
            <w:pPr>
              <w:rPr>
                <w:sz w:val="16"/>
                <w:szCs w:val="16"/>
              </w:rPr>
            </w:pPr>
            <w:r w:rsidRPr="005B1BF4">
              <w:rPr>
                <w:sz w:val="16"/>
                <w:szCs w:val="16"/>
              </w:rPr>
              <w:t>STR-531637/A-Sequence Diagrams</w:t>
            </w:r>
          </w:p>
        </w:tc>
        <w:tc>
          <w:tcPr>
            <w:tcW w:w="5911" w:type="dxa"/>
            <w:tcBorders>
              <w:top w:val="single" w:sz="6" w:space="0" w:color="auto"/>
              <w:left w:val="single" w:sz="6" w:space="0" w:color="auto"/>
              <w:bottom w:val="single" w:sz="6" w:space="0" w:color="auto"/>
              <w:right w:val="single" w:sz="6" w:space="0" w:color="auto"/>
            </w:tcBorders>
          </w:tcPr>
          <w:p w14:paraId="450B4BD1" w14:textId="77777777" w:rsidR="00F30367" w:rsidRPr="005B1BF4" w:rsidRDefault="00B113DE" w:rsidP="00F30367">
            <w:pPr>
              <w:rPr>
                <w:sz w:val="16"/>
                <w:szCs w:val="16"/>
              </w:rPr>
            </w:pPr>
            <w:r w:rsidRPr="005B1BF4">
              <w:rPr>
                <w:sz w:val="16"/>
                <w:szCs w:val="16"/>
              </w:rPr>
              <w:t>MBORREL4: New header</w:t>
            </w:r>
          </w:p>
        </w:tc>
      </w:tr>
      <w:tr w:rsidR="00F30367" w:rsidRPr="003C158B" w14:paraId="328E4047" w14:textId="77777777" w:rsidTr="00F30367">
        <w:trPr>
          <w:trHeight w:val="245"/>
          <w:jc w:val="center"/>
        </w:trPr>
        <w:tc>
          <w:tcPr>
            <w:tcW w:w="1755" w:type="dxa"/>
            <w:tcBorders>
              <w:left w:val="single" w:sz="4" w:space="0" w:color="auto"/>
              <w:right w:val="single" w:sz="4" w:space="0" w:color="auto"/>
            </w:tcBorders>
          </w:tcPr>
          <w:p w14:paraId="097B96E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584227" w14:textId="77777777" w:rsidR="00F30367" w:rsidRPr="005B1BF4" w:rsidRDefault="00B113DE" w:rsidP="00F30367">
            <w:pPr>
              <w:rPr>
                <w:sz w:val="16"/>
                <w:szCs w:val="16"/>
              </w:rPr>
            </w:pPr>
            <w:r w:rsidRPr="005B1BF4">
              <w:rPr>
                <w:sz w:val="16"/>
                <w:szCs w:val="16"/>
              </w:rPr>
              <w:t>SVS-SD-REQ-306770/A-Theft Mode Activation</w:t>
            </w:r>
          </w:p>
        </w:tc>
        <w:tc>
          <w:tcPr>
            <w:tcW w:w="5911" w:type="dxa"/>
            <w:tcBorders>
              <w:top w:val="single" w:sz="6" w:space="0" w:color="auto"/>
              <w:left w:val="single" w:sz="6" w:space="0" w:color="auto"/>
              <w:bottom w:val="single" w:sz="6" w:space="0" w:color="auto"/>
              <w:right w:val="single" w:sz="6" w:space="0" w:color="auto"/>
            </w:tcBorders>
          </w:tcPr>
          <w:p w14:paraId="05EEBB25" w14:textId="77777777" w:rsidR="00F30367" w:rsidRPr="005B1BF4" w:rsidRDefault="00B113DE" w:rsidP="00F30367">
            <w:pPr>
              <w:rPr>
                <w:sz w:val="16"/>
                <w:szCs w:val="16"/>
              </w:rPr>
            </w:pPr>
            <w:r w:rsidRPr="005B1BF4">
              <w:rPr>
                <w:sz w:val="16"/>
                <w:szCs w:val="16"/>
              </w:rPr>
              <w:t>MBORREL4: New req.</w:t>
            </w:r>
          </w:p>
        </w:tc>
      </w:tr>
      <w:tr w:rsidR="00F30367" w:rsidRPr="003C158B" w14:paraId="2DAF75F5" w14:textId="77777777" w:rsidTr="00F30367">
        <w:trPr>
          <w:trHeight w:val="245"/>
          <w:jc w:val="center"/>
        </w:trPr>
        <w:tc>
          <w:tcPr>
            <w:tcW w:w="1755" w:type="dxa"/>
            <w:tcBorders>
              <w:left w:val="single" w:sz="4" w:space="0" w:color="auto"/>
              <w:right w:val="single" w:sz="4" w:space="0" w:color="auto"/>
            </w:tcBorders>
          </w:tcPr>
          <w:p w14:paraId="1644A25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157099" w14:textId="77777777" w:rsidR="00F30367" w:rsidRPr="005B1BF4" w:rsidRDefault="00B113DE" w:rsidP="00F30367">
            <w:pPr>
              <w:rPr>
                <w:sz w:val="16"/>
                <w:szCs w:val="16"/>
              </w:rPr>
            </w:pPr>
            <w:r w:rsidRPr="005B1BF4">
              <w:rPr>
                <w:sz w:val="16"/>
                <w:szCs w:val="16"/>
              </w:rPr>
              <w:t>SVS-SD-REQ-306771/A-Theft Mode De-Activation</w:t>
            </w:r>
          </w:p>
        </w:tc>
        <w:tc>
          <w:tcPr>
            <w:tcW w:w="5911" w:type="dxa"/>
            <w:tcBorders>
              <w:top w:val="single" w:sz="6" w:space="0" w:color="auto"/>
              <w:left w:val="single" w:sz="6" w:space="0" w:color="auto"/>
              <w:bottom w:val="single" w:sz="6" w:space="0" w:color="auto"/>
              <w:right w:val="single" w:sz="6" w:space="0" w:color="auto"/>
            </w:tcBorders>
          </w:tcPr>
          <w:p w14:paraId="6B8D7ADE" w14:textId="77777777" w:rsidR="00F30367" w:rsidRPr="005B1BF4" w:rsidRDefault="00B113DE" w:rsidP="00F30367">
            <w:pPr>
              <w:rPr>
                <w:sz w:val="16"/>
                <w:szCs w:val="16"/>
              </w:rPr>
            </w:pPr>
            <w:r w:rsidRPr="005B1BF4">
              <w:rPr>
                <w:sz w:val="16"/>
                <w:szCs w:val="16"/>
              </w:rPr>
              <w:t>MBORREL4: New req.</w:t>
            </w:r>
          </w:p>
        </w:tc>
      </w:tr>
      <w:tr w:rsidR="00F30367" w:rsidRPr="003C158B" w14:paraId="6CCED9AF" w14:textId="77777777" w:rsidTr="00F30367">
        <w:trPr>
          <w:trHeight w:val="245"/>
          <w:jc w:val="center"/>
        </w:trPr>
        <w:tc>
          <w:tcPr>
            <w:tcW w:w="1755" w:type="dxa"/>
            <w:tcBorders>
              <w:left w:val="single" w:sz="4" w:space="0" w:color="auto"/>
              <w:right w:val="single" w:sz="4" w:space="0" w:color="auto"/>
            </w:tcBorders>
          </w:tcPr>
          <w:p w14:paraId="3F4D13A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F75A0A" w14:textId="77777777" w:rsidR="00F30367" w:rsidRPr="005B1BF4" w:rsidRDefault="00B113DE" w:rsidP="00F30367">
            <w:pPr>
              <w:rPr>
                <w:sz w:val="16"/>
                <w:szCs w:val="16"/>
              </w:rPr>
            </w:pPr>
            <w:r w:rsidRPr="005B1BF4">
              <w:rPr>
                <w:sz w:val="16"/>
                <w:szCs w:val="16"/>
              </w:rPr>
              <w:t>SVS-SD-REQ-306772/A-Theft Mode Check Upon Wake-Up</w:t>
            </w:r>
          </w:p>
        </w:tc>
        <w:tc>
          <w:tcPr>
            <w:tcW w:w="5911" w:type="dxa"/>
            <w:tcBorders>
              <w:top w:val="single" w:sz="6" w:space="0" w:color="auto"/>
              <w:left w:val="single" w:sz="6" w:space="0" w:color="auto"/>
              <w:bottom w:val="single" w:sz="6" w:space="0" w:color="auto"/>
              <w:right w:val="single" w:sz="6" w:space="0" w:color="auto"/>
            </w:tcBorders>
          </w:tcPr>
          <w:p w14:paraId="4E45F4D8" w14:textId="77777777" w:rsidR="00F30367" w:rsidRPr="005B1BF4" w:rsidRDefault="00B113DE" w:rsidP="00F30367">
            <w:pPr>
              <w:rPr>
                <w:sz w:val="16"/>
                <w:szCs w:val="16"/>
              </w:rPr>
            </w:pPr>
            <w:r w:rsidRPr="005B1BF4">
              <w:rPr>
                <w:sz w:val="16"/>
                <w:szCs w:val="16"/>
              </w:rPr>
              <w:t>MBORREL4: New req.</w:t>
            </w:r>
          </w:p>
        </w:tc>
      </w:tr>
      <w:tr w:rsidR="00F30367" w:rsidRPr="003C158B" w14:paraId="4F82EC2B" w14:textId="77777777" w:rsidTr="00F30367">
        <w:trPr>
          <w:trHeight w:val="245"/>
          <w:jc w:val="center"/>
        </w:trPr>
        <w:tc>
          <w:tcPr>
            <w:tcW w:w="1755" w:type="dxa"/>
            <w:tcBorders>
              <w:left w:val="single" w:sz="4" w:space="0" w:color="auto"/>
              <w:right w:val="single" w:sz="4" w:space="0" w:color="auto"/>
            </w:tcBorders>
          </w:tcPr>
          <w:p w14:paraId="5681F8E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365FCD" w14:textId="77777777" w:rsidR="00F30367" w:rsidRPr="005B1BF4" w:rsidRDefault="00B113DE" w:rsidP="00F30367">
            <w:pPr>
              <w:rPr>
                <w:sz w:val="16"/>
                <w:szCs w:val="16"/>
              </w:rPr>
            </w:pPr>
            <w:r w:rsidRPr="005B1BF4">
              <w:rPr>
                <w:sz w:val="16"/>
                <w:szCs w:val="16"/>
              </w:rPr>
              <w:t>SVS-REQ-308660/A-Use of Pre-existing SVSServer DTCs</w:t>
            </w:r>
          </w:p>
        </w:tc>
        <w:tc>
          <w:tcPr>
            <w:tcW w:w="5911" w:type="dxa"/>
            <w:tcBorders>
              <w:top w:val="single" w:sz="6" w:space="0" w:color="auto"/>
              <w:left w:val="single" w:sz="6" w:space="0" w:color="auto"/>
              <w:bottom w:val="single" w:sz="6" w:space="0" w:color="auto"/>
              <w:right w:val="single" w:sz="6" w:space="0" w:color="auto"/>
            </w:tcBorders>
          </w:tcPr>
          <w:p w14:paraId="680629EA" w14:textId="77777777" w:rsidR="00F30367" w:rsidRPr="005B1BF4" w:rsidRDefault="00B113DE" w:rsidP="00F30367">
            <w:pPr>
              <w:rPr>
                <w:sz w:val="16"/>
                <w:szCs w:val="16"/>
              </w:rPr>
            </w:pPr>
            <w:r w:rsidRPr="005B1BF4">
              <w:rPr>
                <w:sz w:val="16"/>
                <w:szCs w:val="16"/>
              </w:rPr>
              <w:t>MBORREL4: New req.</w:t>
            </w:r>
          </w:p>
        </w:tc>
      </w:tr>
      <w:tr w:rsidR="00F30367" w:rsidRPr="003C158B" w14:paraId="34E12F49" w14:textId="77777777" w:rsidTr="00F30367">
        <w:trPr>
          <w:trHeight w:val="245"/>
          <w:jc w:val="center"/>
        </w:trPr>
        <w:tc>
          <w:tcPr>
            <w:tcW w:w="1755" w:type="dxa"/>
            <w:tcBorders>
              <w:left w:val="single" w:sz="4" w:space="0" w:color="auto"/>
              <w:right w:val="single" w:sz="4" w:space="0" w:color="auto"/>
            </w:tcBorders>
          </w:tcPr>
          <w:p w14:paraId="6CAB189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DC4DEC" w14:textId="77777777" w:rsidR="00F30367" w:rsidRPr="005B1BF4" w:rsidRDefault="00B113DE" w:rsidP="00F30367">
            <w:pPr>
              <w:rPr>
                <w:sz w:val="16"/>
                <w:szCs w:val="16"/>
              </w:rPr>
            </w:pPr>
            <w:r w:rsidRPr="005B1BF4">
              <w:rPr>
                <w:sz w:val="16"/>
                <w:szCs w:val="16"/>
              </w:rPr>
              <w:t>SVS-REQ-307228/A-SVSServer DTC List</w:t>
            </w:r>
          </w:p>
        </w:tc>
        <w:tc>
          <w:tcPr>
            <w:tcW w:w="5911" w:type="dxa"/>
            <w:tcBorders>
              <w:top w:val="single" w:sz="6" w:space="0" w:color="auto"/>
              <w:left w:val="single" w:sz="6" w:space="0" w:color="auto"/>
              <w:bottom w:val="single" w:sz="6" w:space="0" w:color="auto"/>
              <w:right w:val="single" w:sz="6" w:space="0" w:color="auto"/>
            </w:tcBorders>
          </w:tcPr>
          <w:p w14:paraId="70A63F8E" w14:textId="77777777" w:rsidR="00F30367" w:rsidRPr="005B1BF4" w:rsidRDefault="00B113DE" w:rsidP="00F30367">
            <w:pPr>
              <w:rPr>
                <w:sz w:val="16"/>
                <w:szCs w:val="16"/>
              </w:rPr>
            </w:pPr>
            <w:r w:rsidRPr="005B1BF4">
              <w:rPr>
                <w:sz w:val="16"/>
                <w:szCs w:val="16"/>
              </w:rPr>
              <w:t>MBORREL4: New req.</w:t>
            </w:r>
          </w:p>
        </w:tc>
      </w:tr>
      <w:tr w:rsidR="00F30367" w:rsidRPr="003C158B" w14:paraId="239E4DF5" w14:textId="77777777" w:rsidTr="00F30367">
        <w:trPr>
          <w:trHeight w:val="245"/>
          <w:jc w:val="center"/>
        </w:trPr>
        <w:tc>
          <w:tcPr>
            <w:tcW w:w="1755" w:type="dxa"/>
            <w:tcBorders>
              <w:left w:val="single" w:sz="4" w:space="0" w:color="auto"/>
              <w:right w:val="single" w:sz="4" w:space="0" w:color="auto"/>
            </w:tcBorders>
          </w:tcPr>
          <w:p w14:paraId="3DDFD15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6FF8C9" w14:textId="77777777" w:rsidR="00F30367" w:rsidRPr="005B1BF4" w:rsidRDefault="00B113DE" w:rsidP="00F30367">
            <w:pPr>
              <w:rPr>
                <w:sz w:val="16"/>
                <w:szCs w:val="16"/>
              </w:rPr>
            </w:pPr>
            <w:r w:rsidRPr="005B1BF4">
              <w:rPr>
                <w:sz w:val="16"/>
                <w:szCs w:val="16"/>
              </w:rPr>
              <w:t>STR-491835/C-Requirements</w:t>
            </w:r>
          </w:p>
        </w:tc>
        <w:tc>
          <w:tcPr>
            <w:tcW w:w="5911" w:type="dxa"/>
            <w:tcBorders>
              <w:top w:val="single" w:sz="6" w:space="0" w:color="auto"/>
              <w:left w:val="single" w:sz="6" w:space="0" w:color="auto"/>
              <w:bottom w:val="single" w:sz="6" w:space="0" w:color="auto"/>
              <w:right w:val="single" w:sz="6" w:space="0" w:color="auto"/>
            </w:tcBorders>
          </w:tcPr>
          <w:p w14:paraId="38A8179A" w14:textId="77777777" w:rsidR="00F30367" w:rsidRPr="005B1BF4" w:rsidRDefault="00B113DE" w:rsidP="00F30367">
            <w:pPr>
              <w:rPr>
                <w:sz w:val="16"/>
                <w:szCs w:val="16"/>
              </w:rPr>
            </w:pPr>
            <w:r w:rsidRPr="005B1BF4">
              <w:rPr>
                <w:sz w:val="16"/>
                <w:szCs w:val="16"/>
              </w:rPr>
              <w:t>MBORREL4: Removed REQ-291066-67 and REQ-291072-73. Added new REQ-306310-312 and added back the previously removed REQ-291070-071. Added REQ-308661</w:t>
            </w:r>
          </w:p>
        </w:tc>
      </w:tr>
      <w:tr w:rsidR="00F30367" w:rsidRPr="003C158B" w14:paraId="02D0A643" w14:textId="77777777" w:rsidTr="00F30367">
        <w:trPr>
          <w:trHeight w:val="245"/>
          <w:jc w:val="center"/>
        </w:trPr>
        <w:tc>
          <w:tcPr>
            <w:tcW w:w="1755" w:type="dxa"/>
            <w:tcBorders>
              <w:left w:val="single" w:sz="4" w:space="0" w:color="auto"/>
              <w:right w:val="single" w:sz="4" w:space="0" w:color="auto"/>
            </w:tcBorders>
          </w:tcPr>
          <w:p w14:paraId="0B216FC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C9A226" w14:textId="77777777" w:rsidR="00F30367" w:rsidRPr="005B1BF4" w:rsidRDefault="00B113DE" w:rsidP="00F30367">
            <w:pPr>
              <w:rPr>
                <w:sz w:val="16"/>
                <w:szCs w:val="16"/>
              </w:rPr>
            </w:pPr>
            <w:r w:rsidRPr="005B1BF4">
              <w:rPr>
                <w:sz w:val="16"/>
                <w:szCs w:val="16"/>
              </w:rPr>
              <w:t>SVS-REQ-291068/C-SVSServer Backup GNSS Antenna Use Ignition ON</w:t>
            </w:r>
          </w:p>
        </w:tc>
        <w:tc>
          <w:tcPr>
            <w:tcW w:w="5911" w:type="dxa"/>
            <w:tcBorders>
              <w:top w:val="single" w:sz="6" w:space="0" w:color="auto"/>
              <w:left w:val="single" w:sz="6" w:space="0" w:color="auto"/>
              <w:bottom w:val="single" w:sz="6" w:space="0" w:color="auto"/>
              <w:right w:val="single" w:sz="6" w:space="0" w:color="auto"/>
            </w:tcBorders>
          </w:tcPr>
          <w:p w14:paraId="7E5E4D83"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1B5D8B2F" w14:textId="77777777" w:rsidTr="00F30367">
        <w:trPr>
          <w:trHeight w:val="245"/>
          <w:jc w:val="center"/>
        </w:trPr>
        <w:tc>
          <w:tcPr>
            <w:tcW w:w="1755" w:type="dxa"/>
            <w:tcBorders>
              <w:left w:val="single" w:sz="4" w:space="0" w:color="auto"/>
              <w:right w:val="single" w:sz="4" w:space="0" w:color="auto"/>
            </w:tcBorders>
          </w:tcPr>
          <w:p w14:paraId="1986FBA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703E88" w14:textId="77777777" w:rsidR="00F30367" w:rsidRPr="005B1BF4" w:rsidRDefault="00B113DE" w:rsidP="00F30367">
            <w:pPr>
              <w:rPr>
                <w:sz w:val="16"/>
                <w:szCs w:val="16"/>
              </w:rPr>
            </w:pPr>
            <w:r w:rsidRPr="005B1BF4">
              <w:rPr>
                <w:sz w:val="16"/>
                <w:szCs w:val="16"/>
              </w:rPr>
              <w:t>SVS-REQ-304064/B-SVSServer Backup GNSS Antenna Use Ignition OFF</w:t>
            </w:r>
          </w:p>
        </w:tc>
        <w:tc>
          <w:tcPr>
            <w:tcW w:w="5911" w:type="dxa"/>
            <w:tcBorders>
              <w:top w:val="single" w:sz="6" w:space="0" w:color="auto"/>
              <w:left w:val="single" w:sz="6" w:space="0" w:color="auto"/>
              <w:bottom w:val="single" w:sz="6" w:space="0" w:color="auto"/>
              <w:right w:val="single" w:sz="6" w:space="0" w:color="auto"/>
            </w:tcBorders>
          </w:tcPr>
          <w:p w14:paraId="6F1BDF97"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00E40963" w14:textId="77777777" w:rsidTr="00F30367">
        <w:trPr>
          <w:trHeight w:val="245"/>
          <w:jc w:val="center"/>
        </w:trPr>
        <w:tc>
          <w:tcPr>
            <w:tcW w:w="1755" w:type="dxa"/>
            <w:tcBorders>
              <w:left w:val="single" w:sz="4" w:space="0" w:color="auto"/>
              <w:right w:val="single" w:sz="4" w:space="0" w:color="auto"/>
            </w:tcBorders>
          </w:tcPr>
          <w:p w14:paraId="6EB1502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5BFBD3" w14:textId="77777777" w:rsidR="00F30367" w:rsidRPr="005B1BF4" w:rsidRDefault="00B113DE" w:rsidP="00F30367">
            <w:pPr>
              <w:rPr>
                <w:sz w:val="16"/>
                <w:szCs w:val="16"/>
              </w:rPr>
            </w:pPr>
            <w:r w:rsidRPr="005B1BF4">
              <w:rPr>
                <w:sz w:val="16"/>
                <w:szCs w:val="16"/>
              </w:rPr>
              <w:t>SVS-REQ-291069/B-SVSServer Unable To Obtain Location From Backup GNSS Antenna While Ignition OFF</w:t>
            </w:r>
          </w:p>
        </w:tc>
        <w:tc>
          <w:tcPr>
            <w:tcW w:w="5911" w:type="dxa"/>
            <w:tcBorders>
              <w:top w:val="single" w:sz="6" w:space="0" w:color="auto"/>
              <w:left w:val="single" w:sz="6" w:space="0" w:color="auto"/>
              <w:bottom w:val="single" w:sz="6" w:space="0" w:color="auto"/>
              <w:right w:val="single" w:sz="6" w:space="0" w:color="auto"/>
            </w:tcBorders>
          </w:tcPr>
          <w:p w14:paraId="1AD88E9E"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45AC93EE" w14:textId="77777777" w:rsidTr="00F30367">
        <w:trPr>
          <w:trHeight w:val="245"/>
          <w:jc w:val="center"/>
        </w:trPr>
        <w:tc>
          <w:tcPr>
            <w:tcW w:w="1755" w:type="dxa"/>
            <w:tcBorders>
              <w:left w:val="single" w:sz="4" w:space="0" w:color="auto"/>
              <w:right w:val="single" w:sz="4" w:space="0" w:color="auto"/>
            </w:tcBorders>
          </w:tcPr>
          <w:p w14:paraId="4748C11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24EDBE" w14:textId="77777777" w:rsidR="00F30367" w:rsidRPr="005B1BF4" w:rsidRDefault="00B113DE" w:rsidP="00F30367">
            <w:pPr>
              <w:rPr>
                <w:sz w:val="16"/>
                <w:szCs w:val="16"/>
              </w:rPr>
            </w:pPr>
            <w:r w:rsidRPr="005B1BF4">
              <w:rPr>
                <w:sz w:val="16"/>
                <w:szCs w:val="16"/>
              </w:rPr>
              <w:t>SVS-REQ-306310/A-SVSServer Unable To Obtain Location from Either Primary or SVS Backup Antenna</w:t>
            </w:r>
          </w:p>
        </w:tc>
        <w:tc>
          <w:tcPr>
            <w:tcW w:w="5911" w:type="dxa"/>
            <w:tcBorders>
              <w:top w:val="single" w:sz="6" w:space="0" w:color="auto"/>
              <w:left w:val="single" w:sz="6" w:space="0" w:color="auto"/>
              <w:bottom w:val="single" w:sz="6" w:space="0" w:color="auto"/>
              <w:right w:val="single" w:sz="6" w:space="0" w:color="auto"/>
            </w:tcBorders>
          </w:tcPr>
          <w:p w14:paraId="1CC17B86" w14:textId="77777777" w:rsidR="00F30367" w:rsidRPr="005B1BF4" w:rsidRDefault="00B113DE" w:rsidP="00F30367">
            <w:pPr>
              <w:rPr>
                <w:sz w:val="16"/>
                <w:szCs w:val="16"/>
              </w:rPr>
            </w:pPr>
            <w:r w:rsidRPr="005B1BF4">
              <w:rPr>
                <w:sz w:val="16"/>
                <w:szCs w:val="16"/>
              </w:rPr>
              <w:t>MBORREL4: New req.</w:t>
            </w:r>
          </w:p>
        </w:tc>
      </w:tr>
      <w:tr w:rsidR="00F30367" w:rsidRPr="003C158B" w14:paraId="1055BC0D" w14:textId="77777777" w:rsidTr="00F30367">
        <w:trPr>
          <w:trHeight w:val="245"/>
          <w:jc w:val="center"/>
        </w:trPr>
        <w:tc>
          <w:tcPr>
            <w:tcW w:w="1755" w:type="dxa"/>
            <w:tcBorders>
              <w:left w:val="single" w:sz="4" w:space="0" w:color="auto"/>
              <w:right w:val="single" w:sz="4" w:space="0" w:color="auto"/>
            </w:tcBorders>
          </w:tcPr>
          <w:p w14:paraId="08B3D98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AD794B" w14:textId="77777777" w:rsidR="00F30367" w:rsidRPr="005B1BF4" w:rsidRDefault="00B113DE" w:rsidP="00F30367">
            <w:pPr>
              <w:rPr>
                <w:sz w:val="16"/>
                <w:szCs w:val="16"/>
              </w:rPr>
            </w:pPr>
            <w:r w:rsidRPr="005B1BF4">
              <w:rPr>
                <w:sz w:val="16"/>
                <w:szCs w:val="16"/>
              </w:rPr>
              <w:t>SVS-REQ-306311/A-SVSServer Unable To Obtain Location from Either Primary or SVS Backup Antenna and Last Known Location Unknown</w:t>
            </w:r>
          </w:p>
        </w:tc>
        <w:tc>
          <w:tcPr>
            <w:tcW w:w="5911" w:type="dxa"/>
            <w:tcBorders>
              <w:top w:val="single" w:sz="6" w:space="0" w:color="auto"/>
              <w:left w:val="single" w:sz="6" w:space="0" w:color="auto"/>
              <w:bottom w:val="single" w:sz="6" w:space="0" w:color="auto"/>
              <w:right w:val="single" w:sz="6" w:space="0" w:color="auto"/>
            </w:tcBorders>
          </w:tcPr>
          <w:p w14:paraId="78131D3E" w14:textId="77777777" w:rsidR="00F30367" w:rsidRPr="005B1BF4" w:rsidRDefault="00B113DE" w:rsidP="00F30367">
            <w:pPr>
              <w:rPr>
                <w:sz w:val="16"/>
                <w:szCs w:val="16"/>
              </w:rPr>
            </w:pPr>
            <w:r w:rsidRPr="005B1BF4">
              <w:rPr>
                <w:sz w:val="16"/>
                <w:szCs w:val="16"/>
              </w:rPr>
              <w:t>MBORREL4: New req.</w:t>
            </w:r>
          </w:p>
        </w:tc>
      </w:tr>
      <w:tr w:rsidR="00F30367" w:rsidRPr="003C158B" w14:paraId="17987727" w14:textId="77777777" w:rsidTr="00F30367">
        <w:trPr>
          <w:trHeight w:val="245"/>
          <w:jc w:val="center"/>
        </w:trPr>
        <w:tc>
          <w:tcPr>
            <w:tcW w:w="1755" w:type="dxa"/>
            <w:tcBorders>
              <w:left w:val="single" w:sz="4" w:space="0" w:color="auto"/>
              <w:right w:val="single" w:sz="4" w:space="0" w:color="auto"/>
            </w:tcBorders>
          </w:tcPr>
          <w:p w14:paraId="441C01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664657" w14:textId="77777777" w:rsidR="00F30367" w:rsidRPr="005B1BF4" w:rsidRDefault="00B113DE" w:rsidP="00F30367">
            <w:pPr>
              <w:rPr>
                <w:sz w:val="16"/>
                <w:szCs w:val="16"/>
              </w:rPr>
            </w:pPr>
            <w:r w:rsidRPr="005B1BF4">
              <w:rPr>
                <w:sz w:val="16"/>
                <w:szCs w:val="16"/>
              </w:rPr>
              <w:t>SVS-REQ-306312/A-SVSServer HTTP Message with Location Unavailable Fields Location Becomes Available Ignition ON</w:t>
            </w:r>
          </w:p>
        </w:tc>
        <w:tc>
          <w:tcPr>
            <w:tcW w:w="5911" w:type="dxa"/>
            <w:tcBorders>
              <w:top w:val="single" w:sz="6" w:space="0" w:color="auto"/>
              <w:left w:val="single" w:sz="6" w:space="0" w:color="auto"/>
              <w:bottom w:val="single" w:sz="6" w:space="0" w:color="auto"/>
              <w:right w:val="single" w:sz="6" w:space="0" w:color="auto"/>
            </w:tcBorders>
          </w:tcPr>
          <w:p w14:paraId="4BA5180D" w14:textId="77777777" w:rsidR="00F30367" w:rsidRPr="005B1BF4" w:rsidRDefault="00B113DE" w:rsidP="00F30367">
            <w:pPr>
              <w:rPr>
                <w:sz w:val="16"/>
                <w:szCs w:val="16"/>
              </w:rPr>
            </w:pPr>
            <w:r w:rsidRPr="005B1BF4">
              <w:rPr>
                <w:sz w:val="16"/>
                <w:szCs w:val="16"/>
              </w:rPr>
              <w:t>MBORREL4: New req.</w:t>
            </w:r>
          </w:p>
        </w:tc>
      </w:tr>
      <w:tr w:rsidR="00F30367" w:rsidRPr="003C158B" w14:paraId="7153D03B" w14:textId="77777777" w:rsidTr="00F30367">
        <w:trPr>
          <w:trHeight w:val="245"/>
          <w:jc w:val="center"/>
        </w:trPr>
        <w:tc>
          <w:tcPr>
            <w:tcW w:w="1755" w:type="dxa"/>
            <w:tcBorders>
              <w:left w:val="single" w:sz="4" w:space="0" w:color="auto"/>
              <w:right w:val="single" w:sz="4" w:space="0" w:color="auto"/>
            </w:tcBorders>
          </w:tcPr>
          <w:p w14:paraId="4F1FDC9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5EB3B9" w14:textId="77777777" w:rsidR="00F30367" w:rsidRPr="005B1BF4" w:rsidRDefault="00B113DE" w:rsidP="00F30367">
            <w:pPr>
              <w:rPr>
                <w:sz w:val="16"/>
                <w:szCs w:val="16"/>
              </w:rPr>
            </w:pPr>
            <w:r w:rsidRPr="005B1BF4">
              <w:rPr>
                <w:sz w:val="16"/>
                <w:szCs w:val="16"/>
              </w:rPr>
              <w:t>SVS-REQ-308661/A-SVSServer HTTP Message with Location Unavailable Fields Location Becomes Available Ignition OFF</w:t>
            </w:r>
          </w:p>
        </w:tc>
        <w:tc>
          <w:tcPr>
            <w:tcW w:w="5911" w:type="dxa"/>
            <w:tcBorders>
              <w:top w:val="single" w:sz="6" w:space="0" w:color="auto"/>
              <w:left w:val="single" w:sz="6" w:space="0" w:color="auto"/>
              <w:bottom w:val="single" w:sz="6" w:space="0" w:color="auto"/>
              <w:right w:val="single" w:sz="6" w:space="0" w:color="auto"/>
            </w:tcBorders>
          </w:tcPr>
          <w:p w14:paraId="10218764" w14:textId="77777777" w:rsidR="00F30367" w:rsidRPr="005B1BF4" w:rsidRDefault="00B113DE" w:rsidP="00F30367">
            <w:pPr>
              <w:rPr>
                <w:sz w:val="16"/>
                <w:szCs w:val="16"/>
              </w:rPr>
            </w:pPr>
            <w:r w:rsidRPr="005B1BF4">
              <w:rPr>
                <w:sz w:val="16"/>
                <w:szCs w:val="16"/>
              </w:rPr>
              <w:t>MBORREL4: New req.</w:t>
            </w:r>
          </w:p>
        </w:tc>
      </w:tr>
      <w:tr w:rsidR="00F30367" w:rsidRPr="003C158B" w14:paraId="4E494E69" w14:textId="77777777" w:rsidTr="00F30367">
        <w:trPr>
          <w:trHeight w:val="245"/>
          <w:jc w:val="center"/>
        </w:trPr>
        <w:tc>
          <w:tcPr>
            <w:tcW w:w="1755" w:type="dxa"/>
            <w:tcBorders>
              <w:left w:val="single" w:sz="4" w:space="0" w:color="auto"/>
              <w:right w:val="single" w:sz="4" w:space="0" w:color="auto"/>
            </w:tcBorders>
          </w:tcPr>
          <w:p w14:paraId="37685D8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D89B59" w14:textId="77777777" w:rsidR="00F30367" w:rsidRPr="005B1BF4" w:rsidRDefault="00B113DE" w:rsidP="00F30367">
            <w:pPr>
              <w:rPr>
                <w:sz w:val="16"/>
                <w:szCs w:val="16"/>
              </w:rPr>
            </w:pPr>
            <w:r w:rsidRPr="005B1BF4">
              <w:rPr>
                <w:sz w:val="16"/>
                <w:szCs w:val="16"/>
              </w:rPr>
              <w:t>SVS-REQ-291070/B-SVSServer AGPS XTRA File Update</w:t>
            </w:r>
          </w:p>
        </w:tc>
        <w:tc>
          <w:tcPr>
            <w:tcW w:w="5911" w:type="dxa"/>
            <w:tcBorders>
              <w:top w:val="single" w:sz="6" w:space="0" w:color="auto"/>
              <w:left w:val="single" w:sz="6" w:space="0" w:color="auto"/>
              <w:bottom w:val="single" w:sz="6" w:space="0" w:color="auto"/>
              <w:right w:val="single" w:sz="6" w:space="0" w:color="auto"/>
            </w:tcBorders>
          </w:tcPr>
          <w:p w14:paraId="45CC6B9D" w14:textId="77777777" w:rsidR="00F30367" w:rsidRPr="005B1BF4" w:rsidRDefault="00B113DE" w:rsidP="00F30367">
            <w:pPr>
              <w:rPr>
                <w:sz w:val="16"/>
                <w:szCs w:val="16"/>
              </w:rPr>
            </w:pPr>
            <w:r w:rsidRPr="005B1BF4">
              <w:rPr>
                <w:sz w:val="16"/>
                <w:szCs w:val="16"/>
              </w:rPr>
              <w:t>MBORREL4: Updated req title</w:t>
            </w:r>
          </w:p>
        </w:tc>
      </w:tr>
      <w:tr w:rsidR="00F30367" w:rsidRPr="003C158B" w14:paraId="74BAAA1A" w14:textId="77777777" w:rsidTr="00F30367">
        <w:trPr>
          <w:trHeight w:val="245"/>
          <w:jc w:val="center"/>
        </w:trPr>
        <w:tc>
          <w:tcPr>
            <w:tcW w:w="1755" w:type="dxa"/>
            <w:tcBorders>
              <w:left w:val="single" w:sz="4" w:space="0" w:color="auto"/>
              <w:right w:val="single" w:sz="4" w:space="0" w:color="auto"/>
            </w:tcBorders>
          </w:tcPr>
          <w:p w14:paraId="6D51ECF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FC5289" w14:textId="77777777" w:rsidR="00F30367" w:rsidRPr="005B1BF4" w:rsidRDefault="00B113DE" w:rsidP="00F30367">
            <w:pPr>
              <w:rPr>
                <w:sz w:val="16"/>
                <w:szCs w:val="16"/>
              </w:rPr>
            </w:pPr>
            <w:r w:rsidRPr="005B1BF4">
              <w:rPr>
                <w:sz w:val="16"/>
                <w:szCs w:val="16"/>
              </w:rPr>
              <w:t>SVS-REQ-291071/B-SVSServer SVS Backup Antenna AGPS XTRA File Use</w:t>
            </w:r>
          </w:p>
        </w:tc>
        <w:tc>
          <w:tcPr>
            <w:tcW w:w="5911" w:type="dxa"/>
            <w:tcBorders>
              <w:top w:val="single" w:sz="6" w:space="0" w:color="auto"/>
              <w:left w:val="single" w:sz="6" w:space="0" w:color="auto"/>
              <w:bottom w:val="single" w:sz="6" w:space="0" w:color="auto"/>
              <w:right w:val="single" w:sz="6" w:space="0" w:color="auto"/>
            </w:tcBorders>
          </w:tcPr>
          <w:p w14:paraId="3CF74263"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6EDB0322" w14:textId="77777777" w:rsidTr="00F30367">
        <w:trPr>
          <w:trHeight w:val="245"/>
          <w:jc w:val="center"/>
        </w:trPr>
        <w:tc>
          <w:tcPr>
            <w:tcW w:w="1755" w:type="dxa"/>
            <w:tcBorders>
              <w:left w:val="single" w:sz="4" w:space="0" w:color="auto"/>
              <w:right w:val="single" w:sz="4" w:space="0" w:color="auto"/>
            </w:tcBorders>
          </w:tcPr>
          <w:p w14:paraId="381C94F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8C9D54" w14:textId="77777777" w:rsidR="00F30367" w:rsidRPr="005B1BF4" w:rsidRDefault="00B113DE" w:rsidP="00F30367">
            <w:pPr>
              <w:rPr>
                <w:sz w:val="16"/>
                <w:szCs w:val="16"/>
              </w:rPr>
            </w:pPr>
            <w:r w:rsidRPr="005B1BF4">
              <w:rPr>
                <w:sz w:val="16"/>
                <w:szCs w:val="16"/>
              </w:rPr>
              <w:t>STR-491836/B-Use Cases</w:t>
            </w:r>
          </w:p>
        </w:tc>
        <w:tc>
          <w:tcPr>
            <w:tcW w:w="5911" w:type="dxa"/>
            <w:tcBorders>
              <w:top w:val="single" w:sz="6" w:space="0" w:color="auto"/>
              <w:left w:val="single" w:sz="6" w:space="0" w:color="auto"/>
              <w:bottom w:val="single" w:sz="6" w:space="0" w:color="auto"/>
              <w:right w:val="single" w:sz="6" w:space="0" w:color="auto"/>
            </w:tcBorders>
          </w:tcPr>
          <w:p w14:paraId="1C7C7D2E" w14:textId="77777777" w:rsidR="00F30367" w:rsidRPr="005B1BF4" w:rsidRDefault="00B113DE" w:rsidP="00F30367">
            <w:pPr>
              <w:rPr>
                <w:sz w:val="16"/>
                <w:szCs w:val="16"/>
              </w:rPr>
            </w:pPr>
            <w:r w:rsidRPr="005B1BF4">
              <w:rPr>
                <w:sz w:val="16"/>
                <w:szCs w:val="16"/>
              </w:rPr>
              <w:t>MBORREL4: Added UC-REQ-306361-367</w:t>
            </w:r>
          </w:p>
        </w:tc>
      </w:tr>
      <w:tr w:rsidR="00F30367" w:rsidRPr="003C158B" w14:paraId="28F0767B" w14:textId="77777777" w:rsidTr="00F30367">
        <w:trPr>
          <w:trHeight w:val="245"/>
          <w:jc w:val="center"/>
        </w:trPr>
        <w:tc>
          <w:tcPr>
            <w:tcW w:w="1755" w:type="dxa"/>
            <w:tcBorders>
              <w:left w:val="single" w:sz="4" w:space="0" w:color="auto"/>
              <w:right w:val="single" w:sz="4" w:space="0" w:color="auto"/>
            </w:tcBorders>
          </w:tcPr>
          <w:p w14:paraId="63141CB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9FACB9" w14:textId="77777777" w:rsidR="00F30367" w:rsidRPr="005B1BF4" w:rsidRDefault="00B113DE" w:rsidP="00F30367">
            <w:pPr>
              <w:rPr>
                <w:sz w:val="16"/>
                <w:szCs w:val="16"/>
              </w:rPr>
            </w:pPr>
            <w:r w:rsidRPr="005B1BF4">
              <w:rPr>
                <w:sz w:val="16"/>
                <w:szCs w:val="16"/>
              </w:rPr>
              <w:t>SVS-UC-REQ-306361/A-SVSInterfaceClient location source</w:t>
            </w:r>
          </w:p>
        </w:tc>
        <w:tc>
          <w:tcPr>
            <w:tcW w:w="5911" w:type="dxa"/>
            <w:tcBorders>
              <w:top w:val="single" w:sz="6" w:space="0" w:color="auto"/>
              <w:left w:val="single" w:sz="6" w:space="0" w:color="auto"/>
              <w:bottom w:val="single" w:sz="6" w:space="0" w:color="auto"/>
              <w:right w:val="single" w:sz="6" w:space="0" w:color="auto"/>
            </w:tcBorders>
          </w:tcPr>
          <w:p w14:paraId="29B1E6D0" w14:textId="77777777" w:rsidR="00F30367" w:rsidRPr="005B1BF4" w:rsidRDefault="00B113DE" w:rsidP="00F30367">
            <w:pPr>
              <w:rPr>
                <w:sz w:val="16"/>
                <w:szCs w:val="16"/>
              </w:rPr>
            </w:pPr>
            <w:r w:rsidRPr="005B1BF4">
              <w:rPr>
                <w:sz w:val="16"/>
                <w:szCs w:val="16"/>
              </w:rPr>
              <w:t>MBORREL4: New usecase</w:t>
            </w:r>
          </w:p>
        </w:tc>
      </w:tr>
      <w:tr w:rsidR="00F30367" w:rsidRPr="003C158B" w14:paraId="21E65A5C" w14:textId="77777777" w:rsidTr="00F30367">
        <w:trPr>
          <w:trHeight w:val="245"/>
          <w:jc w:val="center"/>
        </w:trPr>
        <w:tc>
          <w:tcPr>
            <w:tcW w:w="1755" w:type="dxa"/>
            <w:tcBorders>
              <w:left w:val="single" w:sz="4" w:space="0" w:color="auto"/>
              <w:right w:val="single" w:sz="4" w:space="0" w:color="auto"/>
            </w:tcBorders>
          </w:tcPr>
          <w:p w14:paraId="2BFE1A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38A9F3" w14:textId="77777777" w:rsidR="00F30367" w:rsidRPr="005B1BF4" w:rsidRDefault="00B113DE" w:rsidP="00F30367">
            <w:pPr>
              <w:rPr>
                <w:sz w:val="16"/>
                <w:szCs w:val="16"/>
              </w:rPr>
            </w:pPr>
            <w:r w:rsidRPr="005B1BF4">
              <w:rPr>
                <w:sz w:val="16"/>
                <w:szCs w:val="16"/>
              </w:rPr>
              <w:t>SVS-UC-REQ-306362/A-SVSServer ignition OFF location SVSInterfaceClient primary location source</w:t>
            </w:r>
          </w:p>
        </w:tc>
        <w:tc>
          <w:tcPr>
            <w:tcW w:w="5911" w:type="dxa"/>
            <w:tcBorders>
              <w:top w:val="single" w:sz="6" w:space="0" w:color="auto"/>
              <w:left w:val="single" w:sz="6" w:space="0" w:color="auto"/>
              <w:bottom w:val="single" w:sz="6" w:space="0" w:color="auto"/>
              <w:right w:val="single" w:sz="6" w:space="0" w:color="auto"/>
            </w:tcBorders>
          </w:tcPr>
          <w:p w14:paraId="6EDCA657" w14:textId="77777777" w:rsidR="00F30367" w:rsidRPr="005B1BF4" w:rsidRDefault="00B113DE" w:rsidP="00F30367">
            <w:pPr>
              <w:rPr>
                <w:sz w:val="16"/>
                <w:szCs w:val="16"/>
              </w:rPr>
            </w:pPr>
            <w:r w:rsidRPr="005B1BF4">
              <w:rPr>
                <w:sz w:val="16"/>
                <w:szCs w:val="16"/>
              </w:rPr>
              <w:t>MBORREL4: New usecase</w:t>
            </w:r>
          </w:p>
        </w:tc>
      </w:tr>
      <w:tr w:rsidR="00F30367" w:rsidRPr="003C158B" w14:paraId="28BF3272" w14:textId="77777777" w:rsidTr="00F30367">
        <w:trPr>
          <w:trHeight w:val="245"/>
          <w:jc w:val="center"/>
        </w:trPr>
        <w:tc>
          <w:tcPr>
            <w:tcW w:w="1755" w:type="dxa"/>
            <w:tcBorders>
              <w:left w:val="single" w:sz="4" w:space="0" w:color="auto"/>
              <w:right w:val="single" w:sz="4" w:space="0" w:color="auto"/>
            </w:tcBorders>
          </w:tcPr>
          <w:p w14:paraId="1D252D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51418E" w14:textId="77777777" w:rsidR="00F30367" w:rsidRPr="005B1BF4" w:rsidRDefault="00B113DE" w:rsidP="00F30367">
            <w:pPr>
              <w:rPr>
                <w:sz w:val="16"/>
                <w:szCs w:val="16"/>
              </w:rPr>
            </w:pPr>
            <w:r w:rsidRPr="005B1BF4">
              <w:rPr>
                <w:sz w:val="16"/>
                <w:szCs w:val="16"/>
              </w:rPr>
              <w:t>SVS-UC-REQ-306363/A-SVSInterfaceClient unable to provide location use backup antenna</w:t>
            </w:r>
          </w:p>
        </w:tc>
        <w:tc>
          <w:tcPr>
            <w:tcW w:w="5911" w:type="dxa"/>
            <w:tcBorders>
              <w:top w:val="single" w:sz="6" w:space="0" w:color="auto"/>
              <w:left w:val="single" w:sz="6" w:space="0" w:color="auto"/>
              <w:bottom w:val="single" w:sz="6" w:space="0" w:color="auto"/>
              <w:right w:val="single" w:sz="6" w:space="0" w:color="auto"/>
            </w:tcBorders>
          </w:tcPr>
          <w:p w14:paraId="664CBB6D" w14:textId="77777777" w:rsidR="00F30367" w:rsidRPr="005B1BF4" w:rsidRDefault="00B113DE" w:rsidP="00F30367">
            <w:pPr>
              <w:rPr>
                <w:sz w:val="16"/>
                <w:szCs w:val="16"/>
              </w:rPr>
            </w:pPr>
            <w:r w:rsidRPr="005B1BF4">
              <w:rPr>
                <w:sz w:val="16"/>
                <w:szCs w:val="16"/>
              </w:rPr>
              <w:t>MBORREL4: New usecase</w:t>
            </w:r>
          </w:p>
        </w:tc>
      </w:tr>
      <w:tr w:rsidR="00F30367" w:rsidRPr="003C158B" w14:paraId="395BD7A8" w14:textId="77777777" w:rsidTr="00F30367">
        <w:trPr>
          <w:trHeight w:val="245"/>
          <w:jc w:val="center"/>
        </w:trPr>
        <w:tc>
          <w:tcPr>
            <w:tcW w:w="1755" w:type="dxa"/>
            <w:tcBorders>
              <w:left w:val="single" w:sz="4" w:space="0" w:color="auto"/>
              <w:right w:val="single" w:sz="4" w:space="0" w:color="auto"/>
            </w:tcBorders>
          </w:tcPr>
          <w:p w14:paraId="49FEFD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5C939E" w14:textId="77777777" w:rsidR="00F30367" w:rsidRPr="005B1BF4" w:rsidRDefault="00B113DE" w:rsidP="00F30367">
            <w:pPr>
              <w:rPr>
                <w:sz w:val="16"/>
                <w:szCs w:val="16"/>
              </w:rPr>
            </w:pPr>
            <w:r w:rsidRPr="005B1BF4">
              <w:rPr>
                <w:sz w:val="16"/>
                <w:szCs w:val="16"/>
              </w:rPr>
              <w:t>SVS-UC-REQ-306364/A-SVSServer location source</w:t>
            </w:r>
          </w:p>
        </w:tc>
        <w:tc>
          <w:tcPr>
            <w:tcW w:w="5911" w:type="dxa"/>
            <w:tcBorders>
              <w:top w:val="single" w:sz="6" w:space="0" w:color="auto"/>
              <w:left w:val="single" w:sz="6" w:space="0" w:color="auto"/>
              <w:bottom w:val="single" w:sz="6" w:space="0" w:color="auto"/>
              <w:right w:val="single" w:sz="6" w:space="0" w:color="auto"/>
            </w:tcBorders>
          </w:tcPr>
          <w:p w14:paraId="3897F9ED" w14:textId="77777777" w:rsidR="00F30367" w:rsidRPr="005B1BF4" w:rsidRDefault="00B113DE" w:rsidP="00F30367">
            <w:pPr>
              <w:rPr>
                <w:sz w:val="16"/>
                <w:szCs w:val="16"/>
              </w:rPr>
            </w:pPr>
            <w:r w:rsidRPr="005B1BF4">
              <w:rPr>
                <w:sz w:val="16"/>
                <w:szCs w:val="16"/>
              </w:rPr>
              <w:t>MBORREL4: New usecase</w:t>
            </w:r>
          </w:p>
        </w:tc>
      </w:tr>
      <w:tr w:rsidR="00F30367" w:rsidRPr="003C158B" w14:paraId="5DBF14E1" w14:textId="77777777" w:rsidTr="00F30367">
        <w:trPr>
          <w:trHeight w:val="245"/>
          <w:jc w:val="center"/>
        </w:trPr>
        <w:tc>
          <w:tcPr>
            <w:tcW w:w="1755" w:type="dxa"/>
            <w:tcBorders>
              <w:left w:val="single" w:sz="4" w:space="0" w:color="auto"/>
              <w:right w:val="single" w:sz="4" w:space="0" w:color="auto"/>
            </w:tcBorders>
          </w:tcPr>
          <w:p w14:paraId="136D2AB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0C6A6C" w14:textId="77777777" w:rsidR="00F30367" w:rsidRPr="005B1BF4" w:rsidRDefault="00B113DE" w:rsidP="00F30367">
            <w:pPr>
              <w:rPr>
                <w:sz w:val="16"/>
                <w:szCs w:val="16"/>
              </w:rPr>
            </w:pPr>
            <w:r w:rsidRPr="005B1BF4">
              <w:rPr>
                <w:sz w:val="16"/>
                <w:szCs w:val="16"/>
              </w:rPr>
              <w:t>SVS-UC-REQ-306365/A-SVSServer primary antenna unable to provide location use backup antenna</w:t>
            </w:r>
          </w:p>
        </w:tc>
        <w:tc>
          <w:tcPr>
            <w:tcW w:w="5911" w:type="dxa"/>
            <w:tcBorders>
              <w:top w:val="single" w:sz="6" w:space="0" w:color="auto"/>
              <w:left w:val="single" w:sz="6" w:space="0" w:color="auto"/>
              <w:bottom w:val="single" w:sz="6" w:space="0" w:color="auto"/>
              <w:right w:val="single" w:sz="6" w:space="0" w:color="auto"/>
            </w:tcBorders>
          </w:tcPr>
          <w:p w14:paraId="1D5B9710" w14:textId="77777777" w:rsidR="00F30367" w:rsidRPr="005B1BF4" w:rsidRDefault="00B113DE" w:rsidP="00F30367">
            <w:pPr>
              <w:rPr>
                <w:sz w:val="16"/>
                <w:szCs w:val="16"/>
              </w:rPr>
            </w:pPr>
            <w:r w:rsidRPr="005B1BF4">
              <w:rPr>
                <w:sz w:val="16"/>
                <w:szCs w:val="16"/>
              </w:rPr>
              <w:t>MBORREL4: New usecase</w:t>
            </w:r>
          </w:p>
        </w:tc>
      </w:tr>
      <w:tr w:rsidR="00F30367" w:rsidRPr="003C158B" w14:paraId="5F117AA0" w14:textId="77777777" w:rsidTr="00F30367">
        <w:trPr>
          <w:trHeight w:val="245"/>
          <w:jc w:val="center"/>
        </w:trPr>
        <w:tc>
          <w:tcPr>
            <w:tcW w:w="1755" w:type="dxa"/>
            <w:tcBorders>
              <w:left w:val="single" w:sz="4" w:space="0" w:color="auto"/>
              <w:right w:val="single" w:sz="4" w:space="0" w:color="auto"/>
            </w:tcBorders>
          </w:tcPr>
          <w:p w14:paraId="0690F44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F8EB6B" w14:textId="77777777" w:rsidR="00F30367" w:rsidRPr="005B1BF4" w:rsidRDefault="00B113DE" w:rsidP="00F30367">
            <w:pPr>
              <w:rPr>
                <w:sz w:val="16"/>
                <w:szCs w:val="16"/>
              </w:rPr>
            </w:pPr>
            <w:r w:rsidRPr="005B1BF4">
              <w:rPr>
                <w:sz w:val="16"/>
                <w:szCs w:val="16"/>
              </w:rPr>
              <w:t>SVS-UC-REQ-306366/A-Primary antennas unavailable use backup antennas</w:t>
            </w:r>
          </w:p>
        </w:tc>
        <w:tc>
          <w:tcPr>
            <w:tcW w:w="5911" w:type="dxa"/>
            <w:tcBorders>
              <w:top w:val="single" w:sz="6" w:space="0" w:color="auto"/>
              <w:left w:val="single" w:sz="6" w:space="0" w:color="auto"/>
              <w:bottom w:val="single" w:sz="6" w:space="0" w:color="auto"/>
              <w:right w:val="single" w:sz="6" w:space="0" w:color="auto"/>
            </w:tcBorders>
          </w:tcPr>
          <w:p w14:paraId="456C1940" w14:textId="77777777" w:rsidR="00F30367" w:rsidRPr="005B1BF4" w:rsidRDefault="00B113DE" w:rsidP="00F30367">
            <w:pPr>
              <w:rPr>
                <w:sz w:val="16"/>
                <w:szCs w:val="16"/>
              </w:rPr>
            </w:pPr>
            <w:r w:rsidRPr="005B1BF4">
              <w:rPr>
                <w:sz w:val="16"/>
                <w:szCs w:val="16"/>
              </w:rPr>
              <w:t>MBORREL4: New usecase</w:t>
            </w:r>
          </w:p>
        </w:tc>
      </w:tr>
      <w:tr w:rsidR="00F30367" w:rsidRPr="003C158B" w14:paraId="3F597F45" w14:textId="77777777" w:rsidTr="00F30367">
        <w:trPr>
          <w:trHeight w:val="245"/>
          <w:jc w:val="center"/>
        </w:trPr>
        <w:tc>
          <w:tcPr>
            <w:tcW w:w="1755" w:type="dxa"/>
            <w:tcBorders>
              <w:left w:val="single" w:sz="4" w:space="0" w:color="auto"/>
              <w:right w:val="single" w:sz="4" w:space="0" w:color="auto"/>
            </w:tcBorders>
          </w:tcPr>
          <w:p w14:paraId="3C9A3CD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1BFEF6" w14:textId="77777777" w:rsidR="00F30367" w:rsidRPr="005B1BF4" w:rsidRDefault="00B113DE" w:rsidP="00F30367">
            <w:pPr>
              <w:rPr>
                <w:sz w:val="16"/>
                <w:szCs w:val="16"/>
              </w:rPr>
            </w:pPr>
            <w:r w:rsidRPr="005B1BF4">
              <w:rPr>
                <w:sz w:val="16"/>
                <w:szCs w:val="16"/>
              </w:rPr>
              <w:t>SVS-UC-REQ-306367/A-SVS Backup antenna unable to provide location retry strategy ignition OFF</w:t>
            </w:r>
          </w:p>
        </w:tc>
        <w:tc>
          <w:tcPr>
            <w:tcW w:w="5911" w:type="dxa"/>
            <w:tcBorders>
              <w:top w:val="single" w:sz="6" w:space="0" w:color="auto"/>
              <w:left w:val="single" w:sz="6" w:space="0" w:color="auto"/>
              <w:bottom w:val="single" w:sz="6" w:space="0" w:color="auto"/>
              <w:right w:val="single" w:sz="6" w:space="0" w:color="auto"/>
            </w:tcBorders>
          </w:tcPr>
          <w:p w14:paraId="4110DF76" w14:textId="77777777" w:rsidR="00F30367" w:rsidRPr="005B1BF4" w:rsidRDefault="00B113DE" w:rsidP="00F30367">
            <w:pPr>
              <w:rPr>
                <w:sz w:val="16"/>
                <w:szCs w:val="16"/>
              </w:rPr>
            </w:pPr>
            <w:r w:rsidRPr="005B1BF4">
              <w:rPr>
                <w:sz w:val="16"/>
                <w:szCs w:val="16"/>
              </w:rPr>
              <w:t>MBORREL4: New usecase</w:t>
            </w:r>
          </w:p>
        </w:tc>
      </w:tr>
      <w:tr w:rsidR="00F30367" w:rsidRPr="003C158B" w14:paraId="5C79895D" w14:textId="77777777" w:rsidTr="00F30367">
        <w:trPr>
          <w:trHeight w:val="245"/>
          <w:jc w:val="center"/>
        </w:trPr>
        <w:tc>
          <w:tcPr>
            <w:tcW w:w="1755" w:type="dxa"/>
            <w:tcBorders>
              <w:left w:val="single" w:sz="4" w:space="0" w:color="auto"/>
              <w:right w:val="single" w:sz="4" w:space="0" w:color="auto"/>
            </w:tcBorders>
          </w:tcPr>
          <w:p w14:paraId="677445E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AA3522" w14:textId="77777777" w:rsidR="00F30367" w:rsidRPr="005B1BF4" w:rsidRDefault="00B113DE" w:rsidP="00F30367">
            <w:pPr>
              <w:rPr>
                <w:sz w:val="16"/>
                <w:szCs w:val="16"/>
              </w:rPr>
            </w:pPr>
            <w:r w:rsidRPr="005B1BF4">
              <w:rPr>
                <w:sz w:val="16"/>
                <w:szCs w:val="16"/>
              </w:rPr>
              <w:t>STR-491838/C-Requirements</w:t>
            </w:r>
          </w:p>
        </w:tc>
        <w:tc>
          <w:tcPr>
            <w:tcW w:w="5911" w:type="dxa"/>
            <w:tcBorders>
              <w:top w:val="single" w:sz="6" w:space="0" w:color="auto"/>
              <w:left w:val="single" w:sz="6" w:space="0" w:color="auto"/>
              <w:bottom w:val="single" w:sz="6" w:space="0" w:color="auto"/>
              <w:right w:val="single" w:sz="6" w:space="0" w:color="auto"/>
            </w:tcBorders>
          </w:tcPr>
          <w:p w14:paraId="06C55C7B" w14:textId="77777777" w:rsidR="00F30367" w:rsidRPr="005B1BF4" w:rsidRDefault="00B113DE" w:rsidP="00F30367">
            <w:pPr>
              <w:rPr>
                <w:sz w:val="16"/>
                <w:szCs w:val="16"/>
              </w:rPr>
            </w:pPr>
            <w:r w:rsidRPr="005B1BF4">
              <w:rPr>
                <w:sz w:val="16"/>
                <w:szCs w:val="16"/>
              </w:rPr>
              <w:t>MBORREL4: Removed REQ-291066. Added REQ-308665-666</w:t>
            </w:r>
          </w:p>
        </w:tc>
      </w:tr>
      <w:tr w:rsidR="00F30367" w:rsidRPr="003C158B" w14:paraId="112E058F" w14:textId="77777777" w:rsidTr="00F30367">
        <w:trPr>
          <w:trHeight w:val="245"/>
          <w:jc w:val="center"/>
        </w:trPr>
        <w:tc>
          <w:tcPr>
            <w:tcW w:w="1755" w:type="dxa"/>
            <w:tcBorders>
              <w:left w:val="single" w:sz="4" w:space="0" w:color="auto"/>
              <w:right w:val="single" w:sz="4" w:space="0" w:color="auto"/>
            </w:tcBorders>
          </w:tcPr>
          <w:p w14:paraId="3D9794D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35F70F" w14:textId="77777777" w:rsidR="00F30367" w:rsidRPr="005B1BF4" w:rsidRDefault="00B113DE" w:rsidP="00F30367">
            <w:pPr>
              <w:rPr>
                <w:sz w:val="16"/>
                <w:szCs w:val="16"/>
              </w:rPr>
            </w:pPr>
            <w:r w:rsidRPr="005B1BF4">
              <w:rPr>
                <w:sz w:val="16"/>
                <w:szCs w:val="16"/>
              </w:rPr>
              <w:t>SVS-REQ-308665/A-SVSServer SVSInterfaceClient CCS settings priority</w:t>
            </w:r>
          </w:p>
        </w:tc>
        <w:tc>
          <w:tcPr>
            <w:tcW w:w="5911" w:type="dxa"/>
            <w:tcBorders>
              <w:top w:val="single" w:sz="6" w:space="0" w:color="auto"/>
              <w:left w:val="single" w:sz="6" w:space="0" w:color="auto"/>
              <w:bottom w:val="single" w:sz="6" w:space="0" w:color="auto"/>
              <w:right w:val="single" w:sz="6" w:space="0" w:color="auto"/>
            </w:tcBorders>
          </w:tcPr>
          <w:p w14:paraId="6053FD6C" w14:textId="77777777" w:rsidR="00F30367" w:rsidRPr="005B1BF4" w:rsidRDefault="00B113DE" w:rsidP="00F30367">
            <w:pPr>
              <w:rPr>
                <w:sz w:val="16"/>
                <w:szCs w:val="16"/>
              </w:rPr>
            </w:pPr>
            <w:r w:rsidRPr="005B1BF4">
              <w:rPr>
                <w:sz w:val="16"/>
                <w:szCs w:val="16"/>
              </w:rPr>
              <w:t>MBORREL4: New req.</w:t>
            </w:r>
          </w:p>
        </w:tc>
      </w:tr>
      <w:tr w:rsidR="00F30367" w:rsidRPr="003C158B" w14:paraId="72775125" w14:textId="77777777" w:rsidTr="00F30367">
        <w:trPr>
          <w:trHeight w:val="245"/>
          <w:jc w:val="center"/>
        </w:trPr>
        <w:tc>
          <w:tcPr>
            <w:tcW w:w="1755" w:type="dxa"/>
            <w:tcBorders>
              <w:left w:val="single" w:sz="4" w:space="0" w:color="auto"/>
              <w:right w:val="single" w:sz="4" w:space="0" w:color="auto"/>
            </w:tcBorders>
          </w:tcPr>
          <w:p w14:paraId="2D97F2F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50305D" w14:textId="77777777" w:rsidR="00F30367" w:rsidRPr="005B1BF4" w:rsidRDefault="00B113DE" w:rsidP="00F30367">
            <w:pPr>
              <w:rPr>
                <w:sz w:val="16"/>
                <w:szCs w:val="16"/>
              </w:rPr>
            </w:pPr>
            <w:r w:rsidRPr="005B1BF4">
              <w:rPr>
                <w:sz w:val="16"/>
                <w:szCs w:val="16"/>
              </w:rPr>
              <w:t>SVS-REQ-308666/A-SVSServer Theft Activation Ignition “OFF” Main Battery Removed</w:t>
            </w:r>
          </w:p>
        </w:tc>
        <w:tc>
          <w:tcPr>
            <w:tcW w:w="5911" w:type="dxa"/>
            <w:tcBorders>
              <w:top w:val="single" w:sz="6" w:space="0" w:color="auto"/>
              <w:left w:val="single" w:sz="6" w:space="0" w:color="auto"/>
              <w:bottom w:val="single" w:sz="6" w:space="0" w:color="auto"/>
              <w:right w:val="single" w:sz="6" w:space="0" w:color="auto"/>
            </w:tcBorders>
          </w:tcPr>
          <w:p w14:paraId="545C42B1" w14:textId="77777777" w:rsidR="00F30367" w:rsidRPr="005B1BF4" w:rsidRDefault="00B113DE" w:rsidP="00F30367">
            <w:pPr>
              <w:rPr>
                <w:sz w:val="16"/>
                <w:szCs w:val="16"/>
              </w:rPr>
            </w:pPr>
            <w:r w:rsidRPr="005B1BF4">
              <w:rPr>
                <w:sz w:val="16"/>
                <w:szCs w:val="16"/>
              </w:rPr>
              <w:t>MBORREL4: New req.</w:t>
            </w:r>
          </w:p>
        </w:tc>
      </w:tr>
      <w:tr w:rsidR="00F30367" w:rsidRPr="003C158B" w14:paraId="10B14198" w14:textId="77777777" w:rsidTr="00F30367">
        <w:trPr>
          <w:trHeight w:val="245"/>
          <w:jc w:val="center"/>
        </w:trPr>
        <w:tc>
          <w:tcPr>
            <w:tcW w:w="1755" w:type="dxa"/>
            <w:tcBorders>
              <w:left w:val="single" w:sz="4" w:space="0" w:color="auto"/>
              <w:right w:val="single" w:sz="4" w:space="0" w:color="auto"/>
            </w:tcBorders>
          </w:tcPr>
          <w:p w14:paraId="6670F84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F1446A" w14:textId="77777777" w:rsidR="00F30367" w:rsidRPr="005B1BF4" w:rsidRDefault="00B113DE" w:rsidP="00F30367">
            <w:pPr>
              <w:rPr>
                <w:sz w:val="16"/>
                <w:szCs w:val="16"/>
              </w:rPr>
            </w:pPr>
            <w:r w:rsidRPr="005B1BF4">
              <w:rPr>
                <w:sz w:val="16"/>
                <w:szCs w:val="16"/>
              </w:rPr>
              <w:t>SVS-REQ-291075/C-SVSServer Theft Activation To SVSInterfaceClient while Ignition "ON"</w:t>
            </w:r>
          </w:p>
        </w:tc>
        <w:tc>
          <w:tcPr>
            <w:tcW w:w="5911" w:type="dxa"/>
            <w:tcBorders>
              <w:top w:val="single" w:sz="6" w:space="0" w:color="auto"/>
              <w:left w:val="single" w:sz="6" w:space="0" w:color="auto"/>
              <w:bottom w:val="single" w:sz="6" w:space="0" w:color="auto"/>
              <w:right w:val="single" w:sz="6" w:space="0" w:color="auto"/>
            </w:tcBorders>
          </w:tcPr>
          <w:p w14:paraId="40DA45B7" w14:textId="77777777" w:rsidR="00F30367" w:rsidRPr="005B1BF4" w:rsidRDefault="00B113DE" w:rsidP="00F30367">
            <w:pPr>
              <w:rPr>
                <w:sz w:val="16"/>
                <w:szCs w:val="16"/>
              </w:rPr>
            </w:pPr>
            <w:r w:rsidRPr="005B1BF4">
              <w:rPr>
                <w:sz w:val="16"/>
                <w:szCs w:val="16"/>
              </w:rPr>
              <w:t>MBORREL4: Updated content</w:t>
            </w:r>
          </w:p>
        </w:tc>
      </w:tr>
      <w:tr w:rsidR="00F30367" w:rsidRPr="003C158B" w14:paraId="5C4D7D81" w14:textId="77777777" w:rsidTr="00F30367">
        <w:trPr>
          <w:trHeight w:val="245"/>
          <w:jc w:val="center"/>
        </w:trPr>
        <w:tc>
          <w:tcPr>
            <w:tcW w:w="1755" w:type="dxa"/>
            <w:tcBorders>
              <w:left w:val="single" w:sz="4" w:space="0" w:color="auto"/>
              <w:right w:val="single" w:sz="4" w:space="0" w:color="auto"/>
            </w:tcBorders>
          </w:tcPr>
          <w:p w14:paraId="7B2E1B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F3B1F7" w14:textId="77777777" w:rsidR="00F30367" w:rsidRPr="005B1BF4" w:rsidRDefault="00B113DE" w:rsidP="00F30367">
            <w:pPr>
              <w:rPr>
                <w:sz w:val="16"/>
                <w:szCs w:val="16"/>
              </w:rPr>
            </w:pPr>
            <w:r w:rsidRPr="005B1BF4">
              <w:rPr>
                <w:sz w:val="16"/>
                <w:szCs w:val="16"/>
              </w:rPr>
              <w:t>SVS-REQ-303128/B-SVSServer Theft Activation To SVSInterfaceClient while in Ignition “OFF”</w:t>
            </w:r>
          </w:p>
        </w:tc>
        <w:tc>
          <w:tcPr>
            <w:tcW w:w="5911" w:type="dxa"/>
            <w:tcBorders>
              <w:top w:val="single" w:sz="6" w:space="0" w:color="auto"/>
              <w:left w:val="single" w:sz="6" w:space="0" w:color="auto"/>
              <w:bottom w:val="single" w:sz="6" w:space="0" w:color="auto"/>
              <w:right w:val="single" w:sz="6" w:space="0" w:color="auto"/>
            </w:tcBorders>
          </w:tcPr>
          <w:p w14:paraId="49FF2579" w14:textId="77777777" w:rsidR="00F30367" w:rsidRPr="005B1BF4" w:rsidRDefault="00B113DE" w:rsidP="00F30367">
            <w:pPr>
              <w:rPr>
                <w:sz w:val="16"/>
                <w:szCs w:val="16"/>
              </w:rPr>
            </w:pPr>
            <w:r w:rsidRPr="005B1BF4">
              <w:rPr>
                <w:sz w:val="16"/>
                <w:szCs w:val="16"/>
              </w:rPr>
              <w:t>MBORREL4: Updated content</w:t>
            </w:r>
          </w:p>
        </w:tc>
      </w:tr>
      <w:tr w:rsidR="00F30367" w:rsidRPr="003C158B" w14:paraId="07EBD089" w14:textId="77777777" w:rsidTr="00F30367">
        <w:trPr>
          <w:trHeight w:val="245"/>
          <w:jc w:val="center"/>
        </w:trPr>
        <w:tc>
          <w:tcPr>
            <w:tcW w:w="1755" w:type="dxa"/>
            <w:tcBorders>
              <w:left w:val="single" w:sz="4" w:space="0" w:color="auto"/>
              <w:right w:val="single" w:sz="4" w:space="0" w:color="auto"/>
            </w:tcBorders>
          </w:tcPr>
          <w:p w14:paraId="23D4A2F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7BD2AA" w14:textId="77777777" w:rsidR="00F30367" w:rsidRPr="005B1BF4" w:rsidRDefault="00B113DE" w:rsidP="00F30367">
            <w:pPr>
              <w:rPr>
                <w:sz w:val="16"/>
                <w:szCs w:val="16"/>
              </w:rPr>
            </w:pPr>
            <w:r w:rsidRPr="005B1BF4">
              <w:rPr>
                <w:sz w:val="16"/>
                <w:szCs w:val="16"/>
              </w:rPr>
              <w:t>SVS-REQ-303129/B-SVSInterfaceClient changes upon “Theft Mode” Activation</w:t>
            </w:r>
          </w:p>
        </w:tc>
        <w:tc>
          <w:tcPr>
            <w:tcW w:w="5911" w:type="dxa"/>
            <w:tcBorders>
              <w:top w:val="single" w:sz="6" w:space="0" w:color="auto"/>
              <w:left w:val="single" w:sz="6" w:space="0" w:color="auto"/>
              <w:bottom w:val="single" w:sz="6" w:space="0" w:color="auto"/>
              <w:right w:val="single" w:sz="6" w:space="0" w:color="auto"/>
            </w:tcBorders>
          </w:tcPr>
          <w:p w14:paraId="3C4D98CD" w14:textId="77777777" w:rsidR="00F30367" w:rsidRPr="005B1BF4" w:rsidRDefault="00B113DE" w:rsidP="00F30367">
            <w:pPr>
              <w:rPr>
                <w:sz w:val="16"/>
                <w:szCs w:val="16"/>
              </w:rPr>
            </w:pPr>
            <w:r w:rsidRPr="005B1BF4">
              <w:rPr>
                <w:sz w:val="16"/>
                <w:szCs w:val="16"/>
              </w:rPr>
              <w:t>MBORREL4: Updated content</w:t>
            </w:r>
          </w:p>
        </w:tc>
      </w:tr>
      <w:tr w:rsidR="00F30367" w:rsidRPr="003C158B" w14:paraId="0E607DA4" w14:textId="77777777" w:rsidTr="00F30367">
        <w:trPr>
          <w:trHeight w:val="245"/>
          <w:jc w:val="center"/>
        </w:trPr>
        <w:tc>
          <w:tcPr>
            <w:tcW w:w="1755" w:type="dxa"/>
            <w:tcBorders>
              <w:left w:val="single" w:sz="4" w:space="0" w:color="auto"/>
              <w:right w:val="single" w:sz="4" w:space="0" w:color="auto"/>
            </w:tcBorders>
          </w:tcPr>
          <w:p w14:paraId="7CABC5F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D7CA9C" w14:textId="77777777" w:rsidR="00F30367" w:rsidRPr="005B1BF4" w:rsidRDefault="00B113DE" w:rsidP="00F30367">
            <w:pPr>
              <w:rPr>
                <w:sz w:val="16"/>
                <w:szCs w:val="16"/>
              </w:rPr>
            </w:pPr>
            <w:r w:rsidRPr="005B1BF4">
              <w:rPr>
                <w:sz w:val="16"/>
                <w:szCs w:val="16"/>
              </w:rPr>
              <w:t>SVS-REQ-303130/B-SVSServer Theft De-Activation To SVSInterfaceClient while Ignition “OFF”</w:t>
            </w:r>
          </w:p>
        </w:tc>
        <w:tc>
          <w:tcPr>
            <w:tcW w:w="5911" w:type="dxa"/>
            <w:tcBorders>
              <w:top w:val="single" w:sz="6" w:space="0" w:color="auto"/>
              <w:left w:val="single" w:sz="6" w:space="0" w:color="auto"/>
              <w:bottom w:val="single" w:sz="6" w:space="0" w:color="auto"/>
              <w:right w:val="single" w:sz="6" w:space="0" w:color="auto"/>
            </w:tcBorders>
          </w:tcPr>
          <w:p w14:paraId="4584AFFE" w14:textId="77777777" w:rsidR="00F30367" w:rsidRPr="005B1BF4" w:rsidRDefault="00B113DE" w:rsidP="00F30367">
            <w:pPr>
              <w:rPr>
                <w:sz w:val="16"/>
                <w:szCs w:val="16"/>
              </w:rPr>
            </w:pPr>
            <w:r w:rsidRPr="005B1BF4">
              <w:rPr>
                <w:sz w:val="16"/>
                <w:szCs w:val="16"/>
              </w:rPr>
              <w:t>MBORREL4: Updated content</w:t>
            </w:r>
          </w:p>
        </w:tc>
      </w:tr>
      <w:tr w:rsidR="00F30367" w:rsidRPr="003C158B" w14:paraId="47F701F5" w14:textId="77777777" w:rsidTr="00F30367">
        <w:trPr>
          <w:trHeight w:val="245"/>
          <w:jc w:val="center"/>
        </w:trPr>
        <w:tc>
          <w:tcPr>
            <w:tcW w:w="1755" w:type="dxa"/>
            <w:tcBorders>
              <w:left w:val="single" w:sz="4" w:space="0" w:color="auto"/>
              <w:right w:val="single" w:sz="4" w:space="0" w:color="auto"/>
            </w:tcBorders>
          </w:tcPr>
          <w:p w14:paraId="26C0B24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8516E1" w14:textId="77777777" w:rsidR="00F30367" w:rsidRPr="005B1BF4" w:rsidRDefault="00B113DE" w:rsidP="00F30367">
            <w:pPr>
              <w:rPr>
                <w:sz w:val="16"/>
                <w:szCs w:val="16"/>
              </w:rPr>
            </w:pPr>
            <w:r w:rsidRPr="005B1BF4">
              <w:rPr>
                <w:sz w:val="16"/>
                <w:szCs w:val="16"/>
              </w:rPr>
              <w:t>SVS-REQ-303131/B-SVSServer response update of successful execution of “Thetf Mode” De-activation</w:t>
            </w:r>
          </w:p>
        </w:tc>
        <w:tc>
          <w:tcPr>
            <w:tcW w:w="5911" w:type="dxa"/>
            <w:tcBorders>
              <w:top w:val="single" w:sz="6" w:space="0" w:color="auto"/>
              <w:left w:val="single" w:sz="6" w:space="0" w:color="auto"/>
              <w:bottom w:val="single" w:sz="6" w:space="0" w:color="auto"/>
              <w:right w:val="single" w:sz="6" w:space="0" w:color="auto"/>
            </w:tcBorders>
          </w:tcPr>
          <w:p w14:paraId="11CB8697" w14:textId="77777777" w:rsidR="00F30367" w:rsidRPr="005B1BF4" w:rsidRDefault="00B113DE" w:rsidP="00F30367">
            <w:pPr>
              <w:rPr>
                <w:sz w:val="16"/>
                <w:szCs w:val="16"/>
              </w:rPr>
            </w:pPr>
            <w:r w:rsidRPr="005B1BF4">
              <w:rPr>
                <w:sz w:val="16"/>
                <w:szCs w:val="16"/>
              </w:rPr>
              <w:t>MBORREL4: Updated content</w:t>
            </w:r>
          </w:p>
        </w:tc>
      </w:tr>
      <w:tr w:rsidR="00F30367" w:rsidRPr="003C158B" w14:paraId="0EE93453" w14:textId="77777777" w:rsidTr="00F30367">
        <w:trPr>
          <w:trHeight w:val="245"/>
          <w:jc w:val="center"/>
        </w:trPr>
        <w:tc>
          <w:tcPr>
            <w:tcW w:w="1755" w:type="dxa"/>
            <w:tcBorders>
              <w:left w:val="single" w:sz="4" w:space="0" w:color="auto"/>
              <w:right w:val="single" w:sz="4" w:space="0" w:color="auto"/>
            </w:tcBorders>
          </w:tcPr>
          <w:p w14:paraId="6A12E93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891128" w14:textId="77777777" w:rsidR="00F30367" w:rsidRPr="005B1BF4" w:rsidRDefault="00B113DE" w:rsidP="00F30367">
            <w:pPr>
              <w:rPr>
                <w:sz w:val="16"/>
                <w:szCs w:val="16"/>
              </w:rPr>
            </w:pPr>
            <w:r w:rsidRPr="005B1BF4">
              <w:rPr>
                <w:sz w:val="16"/>
                <w:szCs w:val="16"/>
              </w:rPr>
              <w:t>STR-491841/C-Requirements</w:t>
            </w:r>
          </w:p>
        </w:tc>
        <w:tc>
          <w:tcPr>
            <w:tcW w:w="5911" w:type="dxa"/>
            <w:tcBorders>
              <w:top w:val="single" w:sz="6" w:space="0" w:color="auto"/>
              <w:left w:val="single" w:sz="6" w:space="0" w:color="auto"/>
              <w:bottom w:val="single" w:sz="6" w:space="0" w:color="auto"/>
              <w:right w:val="single" w:sz="6" w:space="0" w:color="auto"/>
            </w:tcBorders>
          </w:tcPr>
          <w:p w14:paraId="0F641E40" w14:textId="77777777" w:rsidR="00F30367" w:rsidRPr="005B1BF4" w:rsidRDefault="00B113DE" w:rsidP="00F30367">
            <w:pPr>
              <w:rPr>
                <w:sz w:val="16"/>
                <w:szCs w:val="16"/>
              </w:rPr>
            </w:pPr>
            <w:r w:rsidRPr="005B1BF4">
              <w:rPr>
                <w:sz w:val="16"/>
                <w:szCs w:val="16"/>
              </w:rPr>
              <w:t>MBORREL4: Added REQ-306494-501. Removed FTCP Retry Strategies &amp; SMS Retry Strategies sections and all reqs beneath them</w:t>
            </w:r>
          </w:p>
        </w:tc>
      </w:tr>
      <w:tr w:rsidR="00F30367" w:rsidRPr="003C158B" w14:paraId="41B84E43" w14:textId="77777777" w:rsidTr="00F30367">
        <w:trPr>
          <w:trHeight w:val="245"/>
          <w:jc w:val="center"/>
        </w:trPr>
        <w:tc>
          <w:tcPr>
            <w:tcW w:w="1755" w:type="dxa"/>
            <w:tcBorders>
              <w:left w:val="single" w:sz="4" w:space="0" w:color="auto"/>
              <w:right w:val="single" w:sz="4" w:space="0" w:color="auto"/>
            </w:tcBorders>
          </w:tcPr>
          <w:p w14:paraId="23891B0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DEFBAA" w14:textId="77777777" w:rsidR="00F30367" w:rsidRPr="005B1BF4" w:rsidRDefault="00B113DE" w:rsidP="00F30367">
            <w:pPr>
              <w:rPr>
                <w:sz w:val="16"/>
                <w:szCs w:val="16"/>
              </w:rPr>
            </w:pPr>
            <w:r w:rsidRPr="005B1BF4">
              <w:rPr>
                <w:sz w:val="16"/>
                <w:szCs w:val="16"/>
              </w:rPr>
              <w:t>SVS-REQ-304066/B-SVS Primary and Secondary LTE Antenna Communication Management</w:t>
            </w:r>
          </w:p>
        </w:tc>
        <w:tc>
          <w:tcPr>
            <w:tcW w:w="5911" w:type="dxa"/>
            <w:tcBorders>
              <w:top w:val="single" w:sz="6" w:space="0" w:color="auto"/>
              <w:left w:val="single" w:sz="6" w:space="0" w:color="auto"/>
              <w:bottom w:val="single" w:sz="6" w:space="0" w:color="auto"/>
              <w:right w:val="single" w:sz="6" w:space="0" w:color="auto"/>
            </w:tcBorders>
          </w:tcPr>
          <w:p w14:paraId="4E6988F7" w14:textId="77777777" w:rsidR="00F30367" w:rsidRPr="005B1BF4" w:rsidRDefault="00B113DE" w:rsidP="00F30367">
            <w:pPr>
              <w:rPr>
                <w:sz w:val="16"/>
                <w:szCs w:val="16"/>
              </w:rPr>
            </w:pPr>
            <w:r w:rsidRPr="005B1BF4">
              <w:rPr>
                <w:sz w:val="16"/>
                <w:szCs w:val="16"/>
              </w:rPr>
              <w:t>MBORREL4: Updated content</w:t>
            </w:r>
          </w:p>
        </w:tc>
      </w:tr>
      <w:tr w:rsidR="00F30367" w:rsidRPr="003C158B" w14:paraId="17E46FB3" w14:textId="77777777" w:rsidTr="00F30367">
        <w:trPr>
          <w:trHeight w:val="245"/>
          <w:jc w:val="center"/>
        </w:trPr>
        <w:tc>
          <w:tcPr>
            <w:tcW w:w="1755" w:type="dxa"/>
            <w:tcBorders>
              <w:left w:val="single" w:sz="4" w:space="0" w:color="auto"/>
              <w:right w:val="single" w:sz="4" w:space="0" w:color="auto"/>
            </w:tcBorders>
          </w:tcPr>
          <w:p w14:paraId="569F34B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B5F1D3" w14:textId="77777777" w:rsidR="00F30367" w:rsidRPr="005B1BF4" w:rsidRDefault="00B113DE" w:rsidP="00F30367">
            <w:pPr>
              <w:rPr>
                <w:sz w:val="16"/>
                <w:szCs w:val="16"/>
              </w:rPr>
            </w:pPr>
            <w:r w:rsidRPr="005B1BF4">
              <w:rPr>
                <w:sz w:val="16"/>
                <w:szCs w:val="16"/>
              </w:rPr>
              <w:t>SVS-REQ-291081/C-SVSServer FTCP Messages</w:t>
            </w:r>
          </w:p>
        </w:tc>
        <w:tc>
          <w:tcPr>
            <w:tcW w:w="5911" w:type="dxa"/>
            <w:tcBorders>
              <w:top w:val="single" w:sz="6" w:space="0" w:color="auto"/>
              <w:left w:val="single" w:sz="6" w:space="0" w:color="auto"/>
              <w:bottom w:val="single" w:sz="6" w:space="0" w:color="auto"/>
              <w:right w:val="single" w:sz="6" w:space="0" w:color="auto"/>
            </w:tcBorders>
          </w:tcPr>
          <w:p w14:paraId="430AFEF9" w14:textId="77777777" w:rsidR="00F30367" w:rsidRPr="005B1BF4" w:rsidRDefault="00B113DE" w:rsidP="00F30367">
            <w:pPr>
              <w:rPr>
                <w:sz w:val="16"/>
                <w:szCs w:val="16"/>
              </w:rPr>
            </w:pPr>
            <w:r w:rsidRPr="005B1BF4">
              <w:rPr>
                <w:sz w:val="16"/>
                <w:szCs w:val="16"/>
              </w:rPr>
              <w:t>MBORREL4: Updated content</w:t>
            </w:r>
          </w:p>
        </w:tc>
      </w:tr>
      <w:tr w:rsidR="00F30367" w:rsidRPr="003C158B" w14:paraId="257BD5CB" w14:textId="77777777" w:rsidTr="00F30367">
        <w:trPr>
          <w:trHeight w:val="245"/>
          <w:jc w:val="center"/>
        </w:trPr>
        <w:tc>
          <w:tcPr>
            <w:tcW w:w="1755" w:type="dxa"/>
            <w:tcBorders>
              <w:left w:val="single" w:sz="4" w:space="0" w:color="auto"/>
              <w:right w:val="single" w:sz="4" w:space="0" w:color="auto"/>
            </w:tcBorders>
          </w:tcPr>
          <w:p w14:paraId="319DE65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99856C" w14:textId="77777777" w:rsidR="00F30367" w:rsidRPr="005B1BF4" w:rsidRDefault="00B113DE" w:rsidP="00F30367">
            <w:pPr>
              <w:rPr>
                <w:sz w:val="16"/>
                <w:szCs w:val="16"/>
              </w:rPr>
            </w:pPr>
            <w:r w:rsidRPr="005B1BF4">
              <w:rPr>
                <w:sz w:val="16"/>
                <w:szCs w:val="16"/>
              </w:rPr>
              <w:t>SVS-REQ-304029/B-SVSServer SMS Messages</w:t>
            </w:r>
          </w:p>
        </w:tc>
        <w:tc>
          <w:tcPr>
            <w:tcW w:w="5911" w:type="dxa"/>
            <w:tcBorders>
              <w:top w:val="single" w:sz="6" w:space="0" w:color="auto"/>
              <w:left w:val="single" w:sz="6" w:space="0" w:color="auto"/>
              <w:bottom w:val="single" w:sz="6" w:space="0" w:color="auto"/>
              <w:right w:val="single" w:sz="6" w:space="0" w:color="auto"/>
            </w:tcBorders>
          </w:tcPr>
          <w:p w14:paraId="49A04B76" w14:textId="77777777" w:rsidR="00F30367" w:rsidRPr="005B1BF4" w:rsidRDefault="00B113DE" w:rsidP="00F30367">
            <w:pPr>
              <w:rPr>
                <w:sz w:val="16"/>
                <w:szCs w:val="16"/>
              </w:rPr>
            </w:pPr>
            <w:r w:rsidRPr="005B1BF4">
              <w:rPr>
                <w:sz w:val="16"/>
                <w:szCs w:val="16"/>
              </w:rPr>
              <w:t>MBORREL4: Updated content</w:t>
            </w:r>
          </w:p>
        </w:tc>
      </w:tr>
      <w:tr w:rsidR="00F30367" w:rsidRPr="003C158B" w14:paraId="2EFA55D7" w14:textId="77777777" w:rsidTr="00F30367">
        <w:trPr>
          <w:trHeight w:val="245"/>
          <w:jc w:val="center"/>
        </w:trPr>
        <w:tc>
          <w:tcPr>
            <w:tcW w:w="1755" w:type="dxa"/>
            <w:tcBorders>
              <w:left w:val="single" w:sz="4" w:space="0" w:color="auto"/>
              <w:right w:val="single" w:sz="4" w:space="0" w:color="auto"/>
            </w:tcBorders>
          </w:tcPr>
          <w:p w14:paraId="1AC5A41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B35BE6F" w14:textId="77777777" w:rsidR="00F30367" w:rsidRPr="005B1BF4" w:rsidRDefault="00B113DE" w:rsidP="00F30367">
            <w:pPr>
              <w:rPr>
                <w:sz w:val="16"/>
                <w:szCs w:val="16"/>
              </w:rPr>
            </w:pPr>
            <w:r w:rsidRPr="005B1BF4">
              <w:rPr>
                <w:sz w:val="16"/>
                <w:szCs w:val="16"/>
              </w:rPr>
              <w:t>SVS-REQ-291083/C-SVSServer HTTPS Response</w:t>
            </w:r>
          </w:p>
        </w:tc>
        <w:tc>
          <w:tcPr>
            <w:tcW w:w="5911" w:type="dxa"/>
            <w:tcBorders>
              <w:top w:val="single" w:sz="6" w:space="0" w:color="auto"/>
              <w:left w:val="single" w:sz="6" w:space="0" w:color="auto"/>
              <w:bottom w:val="single" w:sz="6" w:space="0" w:color="auto"/>
              <w:right w:val="single" w:sz="6" w:space="0" w:color="auto"/>
            </w:tcBorders>
          </w:tcPr>
          <w:p w14:paraId="47D77041" w14:textId="77777777" w:rsidR="00F30367" w:rsidRPr="005B1BF4" w:rsidRDefault="00B113DE" w:rsidP="00F30367">
            <w:pPr>
              <w:rPr>
                <w:sz w:val="16"/>
                <w:szCs w:val="16"/>
              </w:rPr>
            </w:pPr>
            <w:r w:rsidRPr="005B1BF4">
              <w:rPr>
                <w:sz w:val="16"/>
                <w:szCs w:val="16"/>
              </w:rPr>
              <w:t>MBORREL4: Updated content</w:t>
            </w:r>
          </w:p>
        </w:tc>
      </w:tr>
      <w:tr w:rsidR="00F30367" w:rsidRPr="003C158B" w14:paraId="2E89D740" w14:textId="77777777" w:rsidTr="00F30367">
        <w:trPr>
          <w:trHeight w:val="245"/>
          <w:jc w:val="center"/>
        </w:trPr>
        <w:tc>
          <w:tcPr>
            <w:tcW w:w="1755" w:type="dxa"/>
            <w:tcBorders>
              <w:left w:val="single" w:sz="4" w:space="0" w:color="auto"/>
              <w:right w:val="single" w:sz="4" w:space="0" w:color="auto"/>
            </w:tcBorders>
          </w:tcPr>
          <w:p w14:paraId="54BBE5F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72B5F6" w14:textId="77777777" w:rsidR="00F30367" w:rsidRPr="005B1BF4" w:rsidRDefault="00B113DE" w:rsidP="00F30367">
            <w:pPr>
              <w:rPr>
                <w:sz w:val="16"/>
                <w:szCs w:val="16"/>
              </w:rPr>
            </w:pPr>
            <w:r w:rsidRPr="005B1BF4">
              <w:rPr>
                <w:sz w:val="16"/>
                <w:szCs w:val="16"/>
              </w:rPr>
              <w:t>SVS-REQ-306494/A-SVSServer processing first tracking activation request</w:t>
            </w:r>
          </w:p>
        </w:tc>
        <w:tc>
          <w:tcPr>
            <w:tcW w:w="5911" w:type="dxa"/>
            <w:tcBorders>
              <w:top w:val="single" w:sz="6" w:space="0" w:color="auto"/>
              <w:left w:val="single" w:sz="6" w:space="0" w:color="auto"/>
              <w:bottom w:val="single" w:sz="6" w:space="0" w:color="auto"/>
              <w:right w:val="single" w:sz="6" w:space="0" w:color="auto"/>
            </w:tcBorders>
          </w:tcPr>
          <w:p w14:paraId="16BB67CD" w14:textId="77777777" w:rsidR="00F30367" w:rsidRPr="005B1BF4" w:rsidRDefault="00B113DE" w:rsidP="00F30367">
            <w:pPr>
              <w:rPr>
                <w:sz w:val="16"/>
                <w:szCs w:val="16"/>
              </w:rPr>
            </w:pPr>
            <w:r w:rsidRPr="005B1BF4">
              <w:rPr>
                <w:sz w:val="16"/>
                <w:szCs w:val="16"/>
              </w:rPr>
              <w:t>MBORREL4: New req.</w:t>
            </w:r>
          </w:p>
        </w:tc>
      </w:tr>
      <w:tr w:rsidR="00F30367" w:rsidRPr="003C158B" w14:paraId="4EBECD81" w14:textId="77777777" w:rsidTr="00F30367">
        <w:trPr>
          <w:trHeight w:val="245"/>
          <w:jc w:val="center"/>
        </w:trPr>
        <w:tc>
          <w:tcPr>
            <w:tcW w:w="1755" w:type="dxa"/>
            <w:tcBorders>
              <w:left w:val="single" w:sz="4" w:space="0" w:color="auto"/>
              <w:right w:val="single" w:sz="4" w:space="0" w:color="auto"/>
            </w:tcBorders>
          </w:tcPr>
          <w:p w14:paraId="7913796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26603A" w14:textId="77777777" w:rsidR="00F30367" w:rsidRPr="005B1BF4" w:rsidRDefault="00B113DE" w:rsidP="00F30367">
            <w:pPr>
              <w:rPr>
                <w:sz w:val="16"/>
                <w:szCs w:val="16"/>
              </w:rPr>
            </w:pPr>
            <w:r w:rsidRPr="005B1BF4">
              <w:rPr>
                <w:sz w:val="16"/>
                <w:szCs w:val="16"/>
              </w:rPr>
              <w:t>SVS-REQ-306495/A-SVSServer processing tracking request with specified frequency</w:t>
            </w:r>
          </w:p>
        </w:tc>
        <w:tc>
          <w:tcPr>
            <w:tcW w:w="5911" w:type="dxa"/>
            <w:tcBorders>
              <w:top w:val="single" w:sz="6" w:space="0" w:color="auto"/>
              <w:left w:val="single" w:sz="6" w:space="0" w:color="auto"/>
              <w:bottom w:val="single" w:sz="6" w:space="0" w:color="auto"/>
              <w:right w:val="single" w:sz="6" w:space="0" w:color="auto"/>
            </w:tcBorders>
          </w:tcPr>
          <w:p w14:paraId="0A46873C" w14:textId="77777777" w:rsidR="00F30367" w:rsidRPr="005B1BF4" w:rsidRDefault="00B113DE" w:rsidP="00F30367">
            <w:pPr>
              <w:rPr>
                <w:sz w:val="16"/>
                <w:szCs w:val="16"/>
              </w:rPr>
            </w:pPr>
            <w:r w:rsidRPr="005B1BF4">
              <w:rPr>
                <w:sz w:val="16"/>
                <w:szCs w:val="16"/>
              </w:rPr>
              <w:t>MBORREL4: New req.</w:t>
            </w:r>
          </w:p>
        </w:tc>
      </w:tr>
      <w:tr w:rsidR="00F30367" w:rsidRPr="003C158B" w14:paraId="580DACB7" w14:textId="77777777" w:rsidTr="00F30367">
        <w:trPr>
          <w:trHeight w:val="245"/>
          <w:jc w:val="center"/>
        </w:trPr>
        <w:tc>
          <w:tcPr>
            <w:tcW w:w="1755" w:type="dxa"/>
            <w:tcBorders>
              <w:left w:val="single" w:sz="4" w:space="0" w:color="auto"/>
              <w:right w:val="single" w:sz="4" w:space="0" w:color="auto"/>
            </w:tcBorders>
          </w:tcPr>
          <w:p w14:paraId="08DEBD5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1330AF" w14:textId="77777777" w:rsidR="00F30367" w:rsidRPr="005B1BF4" w:rsidRDefault="00B113DE" w:rsidP="00F30367">
            <w:pPr>
              <w:rPr>
                <w:sz w:val="16"/>
                <w:szCs w:val="16"/>
              </w:rPr>
            </w:pPr>
            <w:r w:rsidRPr="005B1BF4">
              <w:rPr>
                <w:sz w:val="16"/>
                <w:szCs w:val="16"/>
              </w:rPr>
              <w:t>SVS-REQ-306496/A-SVSServer processing on demand tracking request</w:t>
            </w:r>
          </w:p>
        </w:tc>
        <w:tc>
          <w:tcPr>
            <w:tcW w:w="5911" w:type="dxa"/>
            <w:tcBorders>
              <w:top w:val="single" w:sz="6" w:space="0" w:color="auto"/>
              <w:left w:val="single" w:sz="6" w:space="0" w:color="auto"/>
              <w:bottom w:val="single" w:sz="6" w:space="0" w:color="auto"/>
              <w:right w:val="single" w:sz="6" w:space="0" w:color="auto"/>
            </w:tcBorders>
          </w:tcPr>
          <w:p w14:paraId="4F3FA79A" w14:textId="77777777" w:rsidR="00F30367" w:rsidRPr="005B1BF4" w:rsidRDefault="00B113DE" w:rsidP="00F30367">
            <w:pPr>
              <w:rPr>
                <w:sz w:val="16"/>
                <w:szCs w:val="16"/>
              </w:rPr>
            </w:pPr>
            <w:r w:rsidRPr="005B1BF4">
              <w:rPr>
                <w:sz w:val="16"/>
                <w:szCs w:val="16"/>
              </w:rPr>
              <w:t>MBORREL4: New req.</w:t>
            </w:r>
          </w:p>
        </w:tc>
      </w:tr>
      <w:tr w:rsidR="00F30367" w:rsidRPr="003C158B" w14:paraId="34A6B1F4" w14:textId="77777777" w:rsidTr="00F30367">
        <w:trPr>
          <w:trHeight w:val="245"/>
          <w:jc w:val="center"/>
        </w:trPr>
        <w:tc>
          <w:tcPr>
            <w:tcW w:w="1755" w:type="dxa"/>
            <w:tcBorders>
              <w:left w:val="single" w:sz="4" w:space="0" w:color="auto"/>
              <w:right w:val="single" w:sz="4" w:space="0" w:color="auto"/>
            </w:tcBorders>
          </w:tcPr>
          <w:p w14:paraId="1FA7C64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26EEE9C" w14:textId="77777777" w:rsidR="00F30367" w:rsidRPr="005B1BF4" w:rsidRDefault="00B113DE" w:rsidP="00F30367">
            <w:pPr>
              <w:rPr>
                <w:sz w:val="16"/>
                <w:szCs w:val="16"/>
              </w:rPr>
            </w:pPr>
            <w:r w:rsidRPr="005B1BF4">
              <w:rPr>
                <w:sz w:val="16"/>
                <w:szCs w:val="16"/>
              </w:rPr>
              <w:t>SVS-REQ-306497/A-SVSServer processing failed tracking response data</w:t>
            </w:r>
          </w:p>
        </w:tc>
        <w:tc>
          <w:tcPr>
            <w:tcW w:w="5911" w:type="dxa"/>
            <w:tcBorders>
              <w:top w:val="single" w:sz="6" w:space="0" w:color="auto"/>
              <w:left w:val="single" w:sz="6" w:space="0" w:color="auto"/>
              <w:bottom w:val="single" w:sz="6" w:space="0" w:color="auto"/>
              <w:right w:val="single" w:sz="6" w:space="0" w:color="auto"/>
            </w:tcBorders>
          </w:tcPr>
          <w:p w14:paraId="74C49575" w14:textId="77777777" w:rsidR="00F30367" w:rsidRPr="005B1BF4" w:rsidRDefault="00B113DE" w:rsidP="00F30367">
            <w:pPr>
              <w:rPr>
                <w:sz w:val="16"/>
                <w:szCs w:val="16"/>
              </w:rPr>
            </w:pPr>
            <w:r w:rsidRPr="005B1BF4">
              <w:rPr>
                <w:sz w:val="16"/>
                <w:szCs w:val="16"/>
              </w:rPr>
              <w:t>MBORREL4: New req.</w:t>
            </w:r>
          </w:p>
        </w:tc>
      </w:tr>
      <w:tr w:rsidR="00F30367" w:rsidRPr="003C158B" w14:paraId="0173270D" w14:textId="77777777" w:rsidTr="00F30367">
        <w:trPr>
          <w:trHeight w:val="245"/>
          <w:jc w:val="center"/>
        </w:trPr>
        <w:tc>
          <w:tcPr>
            <w:tcW w:w="1755" w:type="dxa"/>
            <w:tcBorders>
              <w:left w:val="single" w:sz="4" w:space="0" w:color="auto"/>
              <w:right w:val="single" w:sz="4" w:space="0" w:color="auto"/>
            </w:tcBorders>
          </w:tcPr>
          <w:p w14:paraId="7A059F3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B96542" w14:textId="77777777" w:rsidR="00F30367" w:rsidRPr="005B1BF4" w:rsidRDefault="00B113DE" w:rsidP="00F30367">
            <w:pPr>
              <w:rPr>
                <w:sz w:val="16"/>
                <w:szCs w:val="16"/>
              </w:rPr>
            </w:pPr>
            <w:r w:rsidRPr="005B1BF4">
              <w:rPr>
                <w:sz w:val="16"/>
                <w:szCs w:val="16"/>
              </w:rPr>
              <w:t>SVS-REQ-306498/A-SVSServer processing insufficient payload data for HTTPS block message</w:t>
            </w:r>
          </w:p>
        </w:tc>
        <w:tc>
          <w:tcPr>
            <w:tcW w:w="5911" w:type="dxa"/>
            <w:tcBorders>
              <w:top w:val="single" w:sz="6" w:space="0" w:color="auto"/>
              <w:left w:val="single" w:sz="6" w:space="0" w:color="auto"/>
              <w:bottom w:val="single" w:sz="6" w:space="0" w:color="auto"/>
              <w:right w:val="single" w:sz="6" w:space="0" w:color="auto"/>
            </w:tcBorders>
          </w:tcPr>
          <w:p w14:paraId="176E6707" w14:textId="77777777" w:rsidR="00F30367" w:rsidRPr="005B1BF4" w:rsidRDefault="00B113DE" w:rsidP="00F30367">
            <w:pPr>
              <w:rPr>
                <w:sz w:val="16"/>
                <w:szCs w:val="16"/>
              </w:rPr>
            </w:pPr>
            <w:r w:rsidRPr="005B1BF4">
              <w:rPr>
                <w:sz w:val="16"/>
                <w:szCs w:val="16"/>
              </w:rPr>
              <w:t>MBORREL4: New req.</w:t>
            </w:r>
          </w:p>
        </w:tc>
      </w:tr>
      <w:tr w:rsidR="00F30367" w:rsidRPr="003C158B" w14:paraId="2334A670" w14:textId="77777777" w:rsidTr="00F30367">
        <w:trPr>
          <w:trHeight w:val="245"/>
          <w:jc w:val="center"/>
        </w:trPr>
        <w:tc>
          <w:tcPr>
            <w:tcW w:w="1755" w:type="dxa"/>
            <w:tcBorders>
              <w:left w:val="single" w:sz="4" w:space="0" w:color="auto"/>
              <w:right w:val="single" w:sz="4" w:space="0" w:color="auto"/>
            </w:tcBorders>
          </w:tcPr>
          <w:p w14:paraId="39ADD75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2B1898" w14:textId="77777777" w:rsidR="00F30367" w:rsidRPr="005B1BF4" w:rsidRDefault="00B113DE" w:rsidP="00F30367">
            <w:pPr>
              <w:rPr>
                <w:sz w:val="16"/>
                <w:szCs w:val="16"/>
              </w:rPr>
            </w:pPr>
            <w:r w:rsidRPr="005B1BF4">
              <w:rPr>
                <w:sz w:val="16"/>
                <w:szCs w:val="16"/>
              </w:rPr>
              <w:t>SVS-REQ-306499/A-SVS and WIR / IPPT</w:t>
            </w:r>
          </w:p>
        </w:tc>
        <w:tc>
          <w:tcPr>
            <w:tcW w:w="5911" w:type="dxa"/>
            <w:tcBorders>
              <w:top w:val="single" w:sz="6" w:space="0" w:color="auto"/>
              <w:left w:val="single" w:sz="6" w:space="0" w:color="auto"/>
              <w:bottom w:val="single" w:sz="6" w:space="0" w:color="auto"/>
              <w:right w:val="single" w:sz="6" w:space="0" w:color="auto"/>
            </w:tcBorders>
          </w:tcPr>
          <w:p w14:paraId="595B6B6A" w14:textId="77777777" w:rsidR="00F30367" w:rsidRPr="005B1BF4" w:rsidRDefault="00B113DE" w:rsidP="00F30367">
            <w:pPr>
              <w:rPr>
                <w:sz w:val="16"/>
                <w:szCs w:val="16"/>
              </w:rPr>
            </w:pPr>
            <w:r w:rsidRPr="005B1BF4">
              <w:rPr>
                <w:sz w:val="16"/>
                <w:szCs w:val="16"/>
              </w:rPr>
              <w:t>MBORREL4: New req.</w:t>
            </w:r>
          </w:p>
        </w:tc>
      </w:tr>
      <w:tr w:rsidR="00F30367" w:rsidRPr="003C158B" w14:paraId="4D6473F8" w14:textId="77777777" w:rsidTr="00F30367">
        <w:trPr>
          <w:trHeight w:val="245"/>
          <w:jc w:val="center"/>
        </w:trPr>
        <w:tc>
          <w:tcPr>
            <w:tcW w:w="1755" w:type="dxa"/>
            <w:tcBorders>
              <w:left w:val="single" w:sz="4" w:space="0" w:color="auto"/>
              <w:right w:val="single" w:sz="4" w:space="0" w:color="auto"/>
            </w:tcBorders>
          </w:tcPr>
          <w:p w14:paraId="35E1E3D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EF7292" w14:textId="77777777" w:rsidR="00F30367" w:rsidRPr="005B1BF4" w:rsidRDefault="00B113DE" w:rsidP="00F30367">
            <w:pPr>
              <w:rPr>
                <w:sz w:val="16"/>
                <w:szCs w:val="16"/>
              </w:rPr>
            </w:pPr>
            <w:r w:rsidRPr="005B1BF4">
              <w:rPr>
                <w:sz w:val="16"/>
                <w:szCs w:val="16"/>
              </w:rPr>
              <w:t>SVS-REQ-306500/A-SVS and WIR intent</w:t>
            </w:r>
          </w:p>
        </w:tc>
        <w:tc>
          <w:tcPr>
            <w:tcW w:w="5911" w:type="dxa"/>
            <w:tcBorders>
              <w:top w:val="single" w:sz="6" w:space="0" w:color="auto"/>
              <w:left w:val="single" w:sz="6" w:space="0" w:color="auto"/>
              <w:bottom w:val="single" w:sz="6" w:space="0" w:color="auto"/>
              <w:right w:val="single" w:sz="6" w:space="0" w:color="auto"/>
            </w:tcBorders>
          </w:tcPr>
          <w:p w14:paraId="3E0B2A59" w14:textId="77777777" w:rsidR="00F30367" w:rsidRPr="005B1BF4" w:rsidRDefault="00B113DE" w:rsidP="00F30367">
            <w:pPr>
              <w:rPr>
                <w:sz w:val="16"/>
                <w:szCs w:val="16"/>
              </w:rPr>
            </w:pPr>
            <w:r w:rsidRPr="005B1BF4">
              <w:rPr>
                <w:sz w:val="16"/>
                <w:szCs w:val="16"/>
              </w:rPr>
              <w:t>MBORREL4: New req.</w:t>
            </w:r>
          </w:p>
        </w:tc>
      </w:tr>
      <w:tr w:rsidR="00F30367" w:rsidRPr="003C158B" w14:paraId="53D9697A" w14:textId="77777777" w:rsidTr="00F30367">
        <w:trPr>
          <w:trHeight w:val="245"/>
          <w:jc w:val="center"/>
        </w:trPr>
        <w:tc>
          <w:tcPr>
            <w:tcW w:w="1755" w:type="dxa"/>
            <w:tcBorders>
              <w:left w:val="single" w:sz="4" w:space="0" w:color="auto"/>
              <w:right w:val="single" w:sz="4" w:space="0" w:color="auto"/>
            </w:tcBorders>
          </w:tcPr>
          <w:p w14:paraId="21C1D08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6A9ACC" w14:textId="77777777" w:rsidR="00F30367" w:rsidRPr="005B1BF4" w:rsidRDefault="00B113DE" w:rsidP="00F30367">
            <w:pPr>
              <w:rPr>
                <w:sz w:val="16"/>
                <w:szCs w:val="16"/>
              </w:rPr>
            </w:pPr>
            <w:r w:rsidRPr="005B1BF4">
              <w:rPr>
                <w:sz w:val="16"/>
                <w:szCs w:val="16"/>
              </w:rPr>
              <w:t>SVS-REQ-306501/A-SVS and IPPT</w:t>
            </w:r>
          </w:p>
        </w:tc>
        <w:tc>
          <w:tcPr>
            <w:tcW w:w="5911" w:type="dxa"/>
            <w:tcBorders>
              <w:top w:val="single" w:sz="6" w:space="0" w:color="auto"/>
              <w:left w:val="single" w:sz="6" w:space="0" w:color="auto"/>
              <w:bottom w:val="single" w:sz="6" w:space="0" w:color="auto"/>
              <w:right w:val="single" w:sz="6" w:space="0" w:color="auto"/>
            </w:tcBorders>
          </w:tcPr>
          <w:p w14:paraId="4BC15B53" w14:textId="77777777" w:rsidR="00F30367" w:rsidRPr="005B1BF4" w:rsidRDefault="00B113DE" w:rsidP="00F30367">
            <w:pPr>
              <w:rPr>
                <w:sz w:val="16"/>
                <w:szCs w:val="16"/>
              </w:rPr>
            </w:pPr>
            <w:r w:rsidRPr="005B1BF4">
              <w:rPr>
                <w:sz w:val="16"/>
                <w:szCs w:val="16"/>
              </w:rPr>
              <w:t>MBORREL4: New req.</w:t>
            </w:r>
          </w:p>
        </w:tc>
      </w:tr>
      <w:tr w:rsidR="00F30367" w:rsidRPr="003C158B" w14:paraId="288D3D3F" w14:textId="77777777" w:rsidTr="00F30367">
        <w:trPr>
          <w:trHeight w:val="245"/>
          <w:jc w:val="center"/>
        </w:trPr>
        <w:tc>
          <w:tcPr>
            <w:tcW w:w="1755" w:type="dxa"/>
            <w:tcBorders>
              <w:left w:val="single" w:sz="4" w:space="0" w:color="auto"/>
              <w:right w:val="single" w:sz="4" w:space="0" w:color="auto"/>
            </w:tcBorders>
          </w:tcPr>
          <w:p w14:paraId="56B03D7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33F240" w14:textId="77777777" w:rsidR="00F30367" w:rsidRPr="005B1BF4" w:rsidRDefault="00B113DE" w:rsidP="00F30367">
            <w:pPr>
              <w:rPr>
                <w:sz w:val="16"/>
                <w:szCs w:val="16"/>
              </w:rPr>
            </w:pPr>
            <w:r w:rsidRPr="005B1BF4">
              <w:rPr>
                <w:sz w:val="16"/>
                <w:szCs w:val="16"/>
              </w:rPr>
              <w:t>STR-492120/C-FTCP Data Communication</w:t>
            </w:r>
          </w:p>
        </w:tc>
        <w:tc>
          <w:tcPr>
            <w:tcW w:w="5911" w:type="dxa"/>
            <w:tcBorders>
              <w:top w:val="single" w:sz="6" w:space="0" w:color="auto"/>
              <w:left w:val="single" w:sz="6" w:space="0" w:color="auto"/>
              <w:bottom w:val="single" w:sz="6" w:space="0" w:color="auto"/>
              <w:right w:val="single" w:sz="6" w:space="0" w:color="auto"/>
            </w:tcBorders>
          </w:tcPr>
          <w:p w14:paraId="5DE1552B" w14:textId="77777777" w:rsidR="00F30367" w:rsidRPr="005B1BF4" w:rsidRDefault="00B113DE" w:rsidP="00F30367">
            <w:pPr>
              <w:rPr>
                <w:sz w:val="16"/>
                <w:szCs w:val="16"/>
              </w:rPr>
            </w:pPr>
            <w:r w:rsidRPr="005B1BF4">
              <w:rPr>
                <w:sz w:val="16"/>
                <w:szCs w:val="16"/>
              </w:rPr>
              <w:t>MBORREL4: Removed REQ-291219, REQ-303287-289. Added REQ-306502</w:t>
            </w:r>
          </w:p>
        </w:tc>
      </w:tr>
      <w:tr w:rsidR="00F30367" w:rsidRPr="003C158B" w14:paraId="2EF587B1" w14:textId="77777777" w:rsidTr="00F30367">
        <w:trPr>
          <w:trHeight w:val="245"/>
          <w:jc w:val="center"/>
        </w:trPr>
        <w:tc>
          <w:tcPr>
            <w:tcW w:w="1755" w:type="dxa"/>
            <w:tcBorders>
              <w:left w:val="single" w:sz="4" w:space="0" w:color="auto"/>
              <w:right w:val="single" w:sz="4" w:space="0" w:color="auto"/>
            </w:tcBorders>
          </w:tcPr>
          <w:p w14:paraId="4D735F9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263B07" w14:textId="77777777" w:rsidR="00F30367" w:rsidRPr="005B1BF4" w:rsidRDefault="00B113DE" w:rsidP="00F30367">
            <w:pPr>
              <w:rPr>
                <w:sz w:val="16"/>
                <w:szCs w:val="16"/>
              </w:rPr>
            </w:pPr>
            <w:r w:rsidRPr="005B1BF4">
              <w:rPr>
                <w:sz w:val="16"/>
                <w:szCs w:val="16"/>
              </w:rPr>
              <w:t>SVS-REQ-291218/C-Ignition ON, Tracking Activation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BB37752"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1FF2AD8E" w14:textId="77777777" w:rsidTr="00F30367">
        <w:trPr>
          <w:trHeight w:val="245"/>
          <w:jc w:val="center"/>
        </w:trPr>
        <w:tc>
          <w:tcPr>
            <w:tcW w:w="1755" w:type="dxa"/>
            <w:tcBorders>
              <w:left w:val="single" w:sz="4" w:space="0" w:color="auto"/>
              <w:right w:val="single" w:sz="4" w:space="0" w:color="auto"/>
            </w:tcBorders>
          </w:tcPr>
          <w:p w14:paraId="1C63515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35423D" w14:textId="77777777" w:rsidR="00F30367" w:rsidRPr="005B1BF4" w:rsidRDefault="00B113DE" w:rsidP="00F30367">
            <w:pPr>
              <w:rPr>
                <w:sz w:val="16"/>
                <w:szCs w:val="16"/>
              </w:rPr>
            </w:pPr>
            <w:r w:rsidRPr="005B1BF4">
              <w:rPr>
                <w:sz w:val="16"/>
                <w:szCs w:val="16"/>
              </w:rPr>
              <w:t>SVS-REQ-291220/B-Ignition ON, on demand Tracking Request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B3AF5BF"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5517B5CF" w14:textId="77777777" w:rsidTr="00F30367">
        <w:trPr>
          <w:trHeight w:val="245"/>
          <w:jc w:val="center"/>
        </w:trPr>
        <w:tc>
          <w:tcPr>
            <w:tcW w:w="1755" w:type="dxa"/>
            <w:tcBorders>
              <w:left w:val="single" w:sz="4" w:space="0" w:color="auto"/>
              <w:right w:val="single" w:sz="4" w:space="0" w:color="auto"/>
            </w:tcBorders>
          </w:tcPr>
          <w:p w14:paraId="3BF8DC2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22AD84" w14:textId="77777777" w:rsidR="00F30367" w:rsidRPr="005B1BF4" w:rsidRDefault="00B113DE" w:rsidP="00F30367">
            <w:pPr>
              <w:rPr>
                <w:sz w:val="16"/>
                <w:szCs w:val="16"/>
              </w:rPr>
            </w:pPr>
            <w:r w:rsidRPr="005B1BF4">
              <w:rPr>
                <w:sz w:val="16"/>
                <w:szCs w:val="16"/>
              </w:rPr>
              <w:t>SVS-REQ-291221/B-Ignition ON, Theft Mode Deactivation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2E6789A1"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5167766A" w14:textId="77777777" w:rsidTr="00F30367">
        <w:trPr>
          <w:trHeight w:val="245"/>
          <w:jc w:val="center"/>
        </w:trPr>
        <w:tc>
          <w:tcPr>
            <w:tcW w:w="1755" w:type="dxa"/>
            <w:tcBorders>
              <w:left w:val="single" w:sz="4" w:space="0" w:color="auto"/>
              <w:right w:val="single" w:sz="4" w:space="0" w:color="auto"/>
            </w:tcBorders>
          </w:tcPr>
          <w:p w14:paraId="09A6BB9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7841B6" w14:textId="77777777" w:rsidR="00F30367" w:rsidRPr="005B1BF4" w:rsidRDefault="00B113DE" w:rsidP="00F30367">
            <w:pPr>
              <w:rPr>
                <w:sz w:val="16"/>
                <w:szCs w:val="16"/>
              </w:rPr>
            </w:pPr>
            <w:r w:rsidRPr="005B1BF4">
              <w:rPr>
                <w:sz w:val="16"/>
                <w:szCs w:val="16"/>
              </w:rPr>
              <w:t>SVS-REQ-306502/A-FTCP tracking activation /deactivation command security</w:t>
            </w:r>
          </w:p>
        </w:tc>
        <w:tc>
          <w:tcPr>
            <w:tcW w:w="5911" w:type="dxa"/>
            <w:tcBorders>
              <w:top w:val="single" w:sz="6" w:space="0" w:color="auto"/>
              <w:left w:val="single" w:sz="6" w:space="0" w:color="auto"/>
              <w:bottom w:val="single" w:sz="6" w:space="0" w:color="auto"/>
              <w:right w:val="single" w:sz="6" w:space="0" w:color="auto"/>
            </w:tcBorders>
          </w:tcPr>
          <w:p w14:paraId="0C7DCE7E" w14:textId="77777777" w:rsidR="00F30367" w:rsidRPr="005B1BF4" w:rsidRDefault="00B113DE" w:rsidP="00F30367">
            <w:pPr>
              <w:rPr>
                <w:sz w:val="16"/>
                <w:szCs w:val="16"/>
              </w:rPr>
            </w:pPr>
            <w:r w:rsidRPr="005B1BF4">
              <w:rPr>
                <w:sz w:val="16"/>
                <w:szCs w:val="16"/>
              </w:rPr>
              <w:t>MBORREL4: New req.</w:t>
            </w:r>
          </w:p>
        </w:tc>
      </w:tr>
      <w:tr w:rsidR="00F30367" w:rsidRPr="003C158B" w14:paraId="1586F7EE" w14:textId="77777777" w:rsidTr="00F30367">
        <w:trPr>
          <w:trHeight w:val="245"/>
          <w:jc w:val="center"/>
        </w:trPr>
        <w:tc>
          <w:tcPr>
            <w:tcW w:w="1755" w:type="dxa"/>
            <w:tcBorders>
              <w:left w:val="single" w:sz="4" w:space="0" w:color="auto"/>
              <w:right w:val="single" w:sz="4" w:space="0" w:color="auto"/>
            </w:tcBorders>
          </w:tcPr>
          <w:p w14:paraId="093694A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F1A3D6" w14:textId="77777777" w:rsidR="00F30367" w:rsidRPr="005B1BF4" w:rsidRDefault="00B113DE" w:rsidP="00F30367">
            <w:pPr>
              <w:rPr>
                <w:sz w:val="16"/>
                <w:szCs w:val="16"/>
              </w:rPr>
            </w:pPr>
            <w:r w:rsidRPr="005B1BF4">
              <w:rPr>
                <w:sz w:val="16"/>
                <w:szCs w:val="16"/>
              </w:rPr>
              <w:t>SVS-REQ-297604/C-FTCP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0A270211" w14:textId="77777777" w:rsidR="00F30367" w:rsidRPr="005B1BF4" w:rsidRDefault="00B113DE" w:rsidP="00F30367">
            <w:pPr>
              <w:rPr>
                <w:sz w:val="16"/>
                <w:szCs w:val="16"/>
              </w:rPr>
            </w:pPr>
            <w:r w:rsidRPr="005B1BF4">
              <w:rPr>
                <w:sz w:val="16"/>
                <w:szCs w:val="16"/>
              </w:rPr>
              <w:t>MBORREL4: Updated table</w:t>
            </w:r>
          </w:p>
        </w:tc>
      </w:tr>
      <w:tr w:rsidR="00F30367" w:rsidRPr="003C158B" w14:paraId="19EAB74C" w14:textId="77777777" w:rsidTr="00F30367">
        <w:trPr>
          <w:trHeight w:val="245"/>
          <w:jc w:val="center"/>
        </w:trPr>
        <w:tc>
          <w:tcPr>
            <w:tcW w:w="1755" w:type="dxa"/>
            <w:tcBorders>
              <w:left w:val="single" w:sz="4" w:space="0" w:color="auto"/>
              <w:right w:val="single" w:sz="4" w:space="0" w:color="auto"/>
            </w:tcBorders>
          </w:tcPr>
          <w:p w14:paraId="75E2305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645884" w14:textId="77777777" w:rsidR="00F30367" w:rsidRPr="005B1BF4" w:rsidRDefault="00B113DE" w:rsidP="00F30367">
            <w:pPr>
              <w:rPr>
                <w:sz w:val="16"/>
                <w:szCs w:val="16"/>
              </w:rPr>
            </w:pPr>
            <w:r w:rsidRPr="005B1BF4">
              <w:rPr>
                <w:sz w:val="16"/>
                <w:szCs w:val="16"/>
              </w:rPr>
              <w:t>STR-492121/C-HTTPS Data Communication</w:t>
            </w:r>
          </w:p>
        </w:tc>
        <w:tc>
          <w:tcPr>
            <w:tcW w:w="5911" w:type="dxa"/>
            <w:tcBorders>
              <w:top w:val="single" w:sz="6" w:space="0" w:color="auto"/>
              <w:left w:val="single" w:sz="6" w:space="0" w:color="auto"/>
              <w:bottom w:val="single" w:sz="6" w:space="0" w:color="auto"/>
              <w:right w:val="single" w:sz="6" w:space="0" w:color="auto"/>
            </w:tcBorders>
          </w:tcPr>
          <w:p w14:paraId="01A45F5A" w14:textId="77777777" w:rsidR="00F30367" w:rsidRPr="005B1BF4" w:rsidRDefault="00B113DE" w:rsidP="00F30367">
            <w:pPr>
              <w:rPr>
                <w:sz w:val="16"/>
                <w:szCs w:val="16"/>
              </w:rPr>
            </w:pPr>
            <w:r w:rsidRPr="005B1BF4">
              <w:rPr>
                <w:sz w:val="16"/>
                <w:szCs w:val="16"/>
              </w:rPr>
              <w:t>MBORREL4: Removed REQ-291223-224, REQ-291227. Added REQ-306573-574, REQ-308672</w:t>
            </w:r>
          </w:p>
        </w:tc>
      </w:tr>
      <w:tr w:rsidR="00F30367" w:rsidRPr="003C158B" w14:paraId="3AE8198B" w14:textId="77777777" w:rsidTr="00F30367">
        <w:trPr>
          <w:trHeight w:val="245"/>
          <w:jc w:val="center"/>
        </w:trPr>
        <w:tc>
          <w:tcPr>
            <w:tcW w:w="1755" w:type="dxa"/>
            <w:tcBorders>
              <w:left w:val="single" w:sz="4" w:space="0" w:color="auto"/>
              <w:right w:val="single" w:sz="4" w:space="0" w:color="auto"/>
            </w:tcBorders>
          </w:tcPr>
          <w:p w14:paraId="5C86950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109B8E" w14:textId="77777777" w:rsidR="00F30367" w:rsidRPr="005B1BF4" w:rsidRDefault="00B113DE" w:rsidP="00F30367">
            <w:pPr>
              <w:rPr>
                <w:sz w:val="16"/>
                <w:szCs w:val="16"/>
              </w:rPr>
            </w:pPr>
            <w:r w:rsidRPr="005B1BF4">
              <w:rPr>
                <w:sz w:val="16"/>
                <w:szCs w:val="16"/>
              </w:rPr>
              <w:t>SVS-REQ-291225/C-Tracking Data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422C5C92"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684DB394" w14:textId="77777777" w:rsidTr="00F30367">
        <w:trPr>
          <w:trHeight w:val="245"/>
          <w:jc w:val="center"/>
        </w:trPr>
        <w:tc>
          <w:tcPr>
            <w:tcW w:w="1755" w:type="dxa"/>
            <w:tcBorders>
              <w:left w:val="single" w:sz="4" w:space="0" w:color="auto"/>
              <w:right w:val="single" w:sz="4" w:space="0" w:color="auto"/>
            </w:tcBorders>
          </w:tcPr>
          <w:p w14:paraId="7528AE6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B88FFF" w14:textId="77777777" w:rsidR="00F30367" w:rsidRPr="005B1BF4" w:rsidRDefault="00B113DE" w:rsidP="00F30367">
            <w:pPr>
              <w:rPr>
                <w:sz w:val="16"/>
                <w:szCs w:val="16"/>
              </w:rPr>
            </w:pPr>
            <w:r w:rsidRPr="005B1BF4">
              <w:rPr>
                <w:sz w:val="16"/>
                <w:szCs w:val="16"/>
              </w:rPr>
              <w:t>SVS-REQ-306573/A-IGN off with main battery tracking response data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277901FB" w14:textId="77777777" w:rsidR="00F30367" w:rsidRPr="005B1BF4" w:rsidRDefault="00B113DE" w:rsidP="00F30367">
            <w:pPr>
              <w:rPr>
                <w:sz w:val="16"/>
                <w:szCs w:val="16"/>
              </w:rPr>
            </w:pPr>
            <w:r w:rsidRPr="005B1BF4">
              <w:rPr>
                <w:sz w:val="16"/>
                <w:szCs w:val="16"/>
              </w:rPr>
              <w:t>MBORREL4: New req.</w:t>
            </w:r>
          </w:p>
        </w:tc>
      </w:tr>
      <w:tr w:rsidR="00F30367" w:rsidRPr="003C158B" w14:paraId="75E08AE5" w14:textId="77777777" w:rsidTr="00F30367">
        <w:trPr>
          <w:trHeight w:val="245"/>
          <w:jc w:val="center"/>
        </w:trPr>
        <w:tc>
          <w:tcPr>
            <w:tcW w:w="1755" w:type="dxa"/>
            <w:tcBorders>
              <w:left w:val="single" w:sz="4" w:space="0" w:color="auto"/>
              <w:right w:val="single" w:sz="4" w:space="0" w:color="auto"/>
            </w:tcBorders>
          </w:tcPr>
          <w:p w14:paraId="07EF13D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D958ED" w14:textId="77777777" w:rsidR="00F30367" w:rsidRPr="005B1BF4" w:rsidRDefault="00B113DE" w:rsidP="00F30367">
            <w:pPr>
              <w:rPr>
                <w:sz w:val="16"/>
                <w:szCs w:val="16"/>
              </w:rPr>
            </w:pPr>
            <w:r w:rsidRPr="005B1BF4">
              <w:rPr>
                <w:sz w:val="16"/>
                <w:szCs w:val="16"/>
              </w:rPr>
              <w:t>SVS-REQ-308672/A-IGN off with BUB tracking response data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223567EC" w14:textId="77777777" w:rsidR="00F30367" w:rsidRPr="005B1BF4" w:rsidRDefault="00B113DE" w:rsidP="00F30367">
            <w:pPr>
              <w:rPr>
                <w:sz w:val="16"/>
                <w:szCs w:val="16"/>
              </w:rPr>
            </w:pPr>
            <w:r w:rsidRPr="005B1BF4">
              <w:rPr>
                <w:sz w:val="16"/>
                <w:szCs w:val="16"/>
              </w:rPr>
              <w:t>MBORREL4: New req.</w:t>
            </w:r>
          </w:p>
        </w:tc>
      </w:tr>
      <w:tr w:rsidR="00F30367" w:rsidRPr="003C158B" w14:paraId="500528E3" w14:textId="77777777" w:rsidTr="00F30367">
        <w:trPr>
          <w:trHeight w:val="245"/>
          <w:jc w:val="center"/>
        </w:trPr>
        <w:tc>
          <w:tcPr>
            <w:tcW w:w="1755" w:type="dxa"/>
            <w:tcBorders>
              <w:left w:val="single" w:sz="4" w:space="0" w:color="auto"/>
              <w:right w:val="single" w:sz="4" w:space="0" w:color="auto"/>
            </w:tcBorders>
          </w:tcPr>
          <w:p w14:paraId="423D5BF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FD03FE" w14:textId="77777777" w:rsidR="00F30367" w:rsidRPr="005B1BF4" w:rsidRDefault="00B113DE" w:rsidP="00F30367">
            <w:pPr>
              <w:rPr>
                <w:sz w:val="16"/>
                <w:szCs w:val="16"/>
              </w:rPr>
            </w:pPr>
            <w:r w:rsidRPr="005B1BF4">
              <w:rPr>
                <w:sz w:val="16"/>
                <w:szCs w:val="16"/>
              </w:rPr>
              <w:t>SVS-REQ-291228/C-Theft Mode Deactivation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738F0023"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52623358" w14:textId="77777777" w:rsidTr="00F30367">
        <w:trPr>
          <w:trHeight w:val="245"/>
          <w:jc w:val="center"/>
        </w:trPr>
        <w:tc>
          <w:tcPr>
            <w:tcW w:w="1755" w:type="dxa"/>
            <w:tcBorders>
              <w:left w:val="single" w:sz="4" w:space="0" w:color="auto"/>
              <w:right w:val="single" w:sz="4" w:space="0" w:color="auto"/>
            </w:tcBorders>
          </w:tcPr>
          <w:p w14:paraId="70FE752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E0B666" w14:textId="77777777" w:rsidR="00F30367" w:rsidRPr="005B1BF4" w:rsidRDefault="00B113DE" w:rsidP="00F30367">
            <w:pPr>
              <w:rPr>
                <w:sz w:val="16"/>
                <w:szCs w:val="16"/>
              </w:rPr>
            </w:pPr>
            <w:r w:rsidRPr="005B1BF4">
              <w:rPr>
                <w:sz w:val="16"/>
                <w:szCs w:val="16"/>
              </w:rPr>
              <w:t>SVS-REQ-306574/A-HTTPS Response message security</w:t>
            </w:r>
          </w:p>
        </w:tc>
        <w:tc>
          <w:tcPr>
            <w:tcW w:w="5911" w:type="dxa"/>
            <w:tcBorders>
              <w:top w:val="single" w:sz="6" w:space="0" w:color="auto"/>
              <w:left w:val="single" w:sz="6" w:space="0" w:color="auto"/>
              <w:bottom w:val="single" w:sz="6" w:space="0" w:color="auto"/>
              <w:right w:val="single" w:sz="6" w:space="0" w:color="auto"/>
            </w:tcBorders>
          </w:tcPr>
          <w:p w14:paraId="03C25C79" w14:textId="77777777" w:rsidR="00F30367" w:rsidRPr="005B1BF4" w:rsidRDefault="00B113DE" w:rsidP="00F30367">
            <w:pPr>
              <w:rPr>
                <w:sz w:val="16"/>
                <w:szCs w:val="16"/>
              </w:rPr>
            </w:pPr>
            <w:r w:rsidRPr="005B1BF4">
              <w:rPr>
                <w:sz w:val="16"/>
                <w:szCs w:val="16"/>
              </w:rPr>
              <w:t>MBORREL4: New req.</w:t>
            </w:r>
          </w:p>
        </w:tc>
      </w:tr>
      <w:tr w:rsidR="00F30367" w:rsidRPr="003C158B" w14:paraId="5A2139F2" w14:textId="77777777" w:rsidTr="00F30367">
        <w:trPr>
          <w:trHeight w:val="245"/>
          <w:jc w:val="center"/>
        </w:trPr>
        <w:tc>
          <w:tcPr>
            <w:tcW w:w="1755" w:type="dxa"/>
            <w:tcBorders>
              <w:left w:val="single" w:sz="4" w:space="0" w:color="auto"/>
              <w:right w:val="single" w:sz="4" w:space="0" w:color="auto"/>
            </w:tcBorders>
          </w:tcPr>
          <w:p w14:paraId="1C58A95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641C96" w14:textId="77777777" w:rsidR="00F30367" w:rsidRPr="005B1BF4" w:rsidRDefault="00B113DE" w:rsidP="00F30367">
            <w:pPr>
              <w:rPr>
                <w:sz w:val="16"/>
                <w:szCs w:val="16"/>
              </w:rPr>
            </w:pPr>
            <w:r w:rsidRPr="005B1BF4">
              <w:rPr>
                <w:sz w:val="16"/>
                <w:szCs w:val="16"/>
              </w:rPr>
              <w:t>SVS-REQ-297606/C-HTTPS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6BA954A5" w14:textId="77777777" w:rsidR="00F30367" w:rsidRPr="005B1BF4" w:rsidRDefault="00B113DE" w:rsidP="00F30367">
            <w:pPr>
              <w:rPr>
                <w:sz w:val="16"/>
                <w:szCs w:val="16"/>
              </w:rPr>
            </w:pPr>
            <w:r w:rsidRPr="005B1BF4">
              <w:rPr>
                <w:sz w:val="16"/>
                <w:szCs w:val="16"/>
              </w:rPr>
              <w:t>MBORREL4: Updated table</w:t>
            </w:r>
          </w:p>
        </w:tc>
      </w:tr>
      <w:tr w:rsidR="00F30367" w:rsidRPr="003C158B" w14:paraId="74B62171" w14:textId="77777777" w:rsidTr="00F30367">
        <w:trPr>
          <w:trHeight w:val="245"/>
          <w:jc w:val="center"/>
        </w:trPr>
        <w:tc>
          <w:tcPr>
            <w:tcW w:w="1755" w:type="dxa"/>
            <w:tcBorders>
              <w:left w:val="single" w:sz="4" w:space="0" w:color="auto"/>
              <w:right w:val="single" w:sz="4" w:space="0" w:color="auto"/>
            </w:tcBorders>
          </w:tcPr>
          <w:p w14:paraId="47B8EA6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065EEC" w14:textId="77777777" w:rsidR="00F30367" w:rsidRPr="005B1BF4" w:rsidRDefault="00B113DE" w:rsidP="00F30367">
            <w:pPr>
              <w:rPr>
                <w:sz w:val="16"/>
                <w:szCs w:val="16"/>
              </w:rPr>
            </w:pPr>
            <w:r w:rsidRPr="005B1BF4">
              <w:rPr>
                <w:sz w:val="16"/>
                <w:szCs w:val="16"/>
              </w:rPr>
              <w:t>STR-523004/B-HTTPS Retry Strategies</w:t>
            </w:r>
          </w:p>
        </w:tc>
        <w:tc>
          <w:tcPr>
            <w:tcW w:w="5911" w:type="dxa"/>
            <w:tcBorders>
              <w:top w:val="single" w:sz="6" w:space="0" w:color="auto"/>
              <w:left w:val="single" w:sz="6" w:space="0" w:color="auto"/>
              <w:bottom w:val="single" w:sz="6" w:space="0" w:color="auto"/>
              <w:right w:val="single" w:sz="6" w:space="0" w:color="auto"/>
            </w:tcBorders>
          </w:tcPr>
          <w:p w14:paraId="3B7438DC" w14:textId="77777777" w:rsidR="00F30367" w:rsidRPr="005B1BF4" w:rsidRDefault="00B113DE" w:rsidP="00F30367">
            <w:pPr>
              <w:rPr>
                <w:sz w:val="16"/>
                <w:szCs w:val="16"/>
              </w:rPr>
            </w:pPr>
            <w:r w:rsidRPr="005B1BF4">
              <w:rPr>
                <w:sz w:val="16"/>
                <w:szCs w:val="16"/>
              </w:rPr>
              <w:t>MBORREL4: Removed REQ-303339-351, REQ-303923. REQ-303354-355</w:t>
            </w:r>
          </w:p>
        </w:tc>
      </w:tr>
      <w:tr w:rsidR="00F30367" w:rsidRPr="003C158B" w14:paraId="2442E3D5" w14:textId="77777777" w:rsidTr="00F30367">
        <w:trPr>
          <w:trHeight w:val="245"/>
          <w:jc w:val="center"/>
        </w:trPr>
        <w:tc>
          <w:tcPr>
            <w:tcW w:w="1755" w:type="dxa"/>
            <w:tcBorders>
              <w:left w:val="single" w:sz="4" w:space="0" w:color="auto"/>
              <w:right w:val="single" w:sz="4" w:space="0" w:color="auto"/>
            </w:tcBorders>
          </w:tcPr>
          <w:p w14:paraId="0A2DDDD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A56431" w14:textId="77777777" w:rsidR="00F30367" w:rsidRPr="005B1BF4" w:rsidRDefault="00B113DE" w:rsidP="00F30367">
            <w:pPr>
              <w:rPr>
                <w:sz w:val="16"/>
                <w:szCs w:val="16"/>
              </w:rPr>
            </w:pPr>
            <w:r w:rsidRPr="005B1BF4">
              <w:rPr>
                <w:sz w:val="16"/>
                <w:szCs w:val="16"/>
              </w:rPr>
              <w:t>SVS-REQ-303352/B-Transient retry at SVSServer for all identified HTTPS error code</w:t>
            </w:r>
          </w:p>
        </w:tc>
        <w:tc>
          <w:tcPr>
            <w:tcW w:w="5911" w:type="dxa"/>
            <w:tcBorders>
              <w:top w:val="single" w:sz="6" w:space="0" w:color="auto"/>
              <w:left w:val="single" w:sz="6" w:space="0" w:color="auto"/>
              <w:bottom w:val="single" w:sz="6" w:space="0" w:color="auto"/>
              <w:right w:val="single" w:sz="6" w:space="0" w:color="auto"/>
            </w:tcBorders>
          </w:tcPr>
          <w:p w14:paraId="10017DC7"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146FACA9" w14:textId="77777777" w:rsidTr="00F30367">
        <w:trPr>
          <w:trHeight w:val="245"/>
          <w:jc w:val="center"/>
        </w:trPr>
        <w:tc>
          <w:tcPr>
            <w:tcW w:w="1755" w:type="dxa"/>
            <w:tcBorders>
              <w:left w:val="single" w:sz="4" w:space="0" w:color="auto"/>
              <w:right w:val="single" w:sz="4" w:space="0" w:color="auto"/>
            </w:tcBorders>
          </w:tcPr>
          <w:p w14:paraId="352B20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7C1283" w14:textId="77777777" w:rsidR="00F30367" w:rsidRPr="005B1BF4" w:rsidRDefault="00B113DE" w:rsidP="00F30367">
            <w:pPr>
              <w:rPr>
                <w:sz w:val="16"/>
                <w:szCs w:val="16"/>
              </w:rPr>
            </w:pPr>
            <w:r w:rsidRPr="005B1BF4">
              <w:rPr>
                <w:sz w:val="16"/>
                <w:szCs w:val="16"/>
              </w:rPr>
              <w:t>SVS-REQ-303353/B-SVSServer SVS application retry for all identified HTTPS error code</w:t>
            </w:r>
          </w:p>
        </w:tc>
        <w:tc>
          <w:tcPr>
            <w:tcW w:w="5911" w:type="dxa"/>
            <w:tcBorders>
              <w:top w:val="single" w:sz="6" w:space="0" w:color="auto"/>
              <w:left w:val="single" w:sz="6" w:space="0" w:color="auto"/>
              <w:bottom w:val="single" w:sz="6" w:space="0" w:color="auto"/>
              <w:right w:val="single" w:sz="6" w:space="0" w:color="auto"/>
            </w:tcBorders>
          </w:tcPr>
          <w:p w14:paraId="7CDF0FD7"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3167681D" w14:textId="77777777" w:rsidTr="00F30367">
        <w:trPr>
          <w:trHeight w:val="245"/>
          <w:jc w:val="center"/>
        </w:trPr>
        <w:tc>
          <w:tcPr>
            <w:tcW w:w="1755" w:type="dxa"/>
            <w:tcBorders>
              <w:left w:val="single" w:sz="4" w:space="0" w:color="auto"/>
              <w:right w:val="single" w:sz="4" w:space="0" w:color="auto"/>
            </w:tcBorders>
          </w:tcPr>
          <w:p w14:paraId="1B3F85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E2B2CD" w14:textId="77777777" w:rsidR="00F30367" w:rsidRPr="005B1BF4" w:rsidRDefault="00B113DE" w:rsidP="00F30367">
            <w:pPr>
              <w:rPr>
                <w:sz w:val="16"/>
                <w:szCs w:val="16"/>
              </w:rPr>
            </w:pPr>
            <w:r w:rsidRPr="005B1BF4">
              <w:rPr>
                <w:sz w:val="16"/>
                <w:szCs w:val="16"/>
              </w:rPr>
              <w:t>STR-492122/C-SMS Data Communication</w:t>
            </w:r>
          </w:p>
        </w:tc>
        <w:tc>
          <w:tcPr>
            <w:tcW w:w="5911" w:type="dxa"/>
            <w:tcBorders>
              <w:top w:val="single" w:sz="6" w:space="0" w:color="auto"/>
              <w:left w:val="single" w:sz="6" w:space="0" w:color="auto"/>
              <w:bottom w:val="single" w:sz="6" w:space="0" w:color="auto"/>
              <w:right w:val="single" w:sz="6" w:space="0" w:color="auto"/>
            </w:tcBorders>
          </w:tcPr>
          <w:p w14:paraId="09F259B0" w14:textId="77777777" w:rsidR="00F30367" w:rsidRPr="005B1BF4" w:rsidRDefault="00B113DE" w:rsidP="00F30367">
            <w:pPr>
              <w:rPr>
                <w:sz w:val="16"/>
                <w:szCs w:val="16"/>
              </w:rPr>
            </w:pPr>
            <w:r w:rsidRPr="005B1BF4">
              <w:rPr>
                <w:sz w:val="16"/>
                <w:szCs w:val="16"/>
              </w:rPr>
              <w:t>MBORREL4: Removed REQ-291230, REQ-303836-838. Added REQ-306575-576</w:t>
            </w:r>
          </w:p>
        </w:tc>
      </w:tr>
      <w:tr w:rsidR="00F30367" w:rsidRPr="003C158B" w14:paraId="287FD5C3" w14:textId="77777777" w:rsidTr="00F30367">
        <w:trPr>
          <w:trHeight w:val="245"/>
          <w:jc w:val="center"/>
        </w:trPr>
        <w:tc>
          <w:tcPr>
            <w:tcW w:w="1755" w:type="dxa"/>
            <w:tcBorders>
              <w:left w:val="single" w:sz="4" w:space="0" w:color="auto"/>
              <w:right w:val="single" w:sz="4" w:space="0" w:color="auto"/>
            </w:tcBorders>
          </w:tcPr>
          <w:p w14:paraId="6711FCB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18228A" w14:textId="77777777" w:rsidR="00F30367" w:rsidRPr="005B1BF4" w:rsidRDefault="00B113DE" w:rsidP="00F30367">
            <w:pPr>
              <w:rPr>
                <w:sz w:val="16"/>
                <w:szCs w:val="16"/>
              </w:rPr>
            </w:pPr>
            <w:r w:rsidRPr="005B1BF4">
              <w:rPr>
                <w:sz w:val="16"/>
                <w:szCs w:val="16"/>
              </w:rPr>
              <w:t>SVS-REQ-291229/C-IGN On, Tracking Activation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10F1D4DD"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019347E7" w14:textId="77777777" w:rsidTr="00F30367">
        <w:trPr>
          <w:trHeight w:val="245"/>
          <w:jc w:val="center"/>
        </w:trPr>
        <w:tc>
          <w:tcPr>
            <w:tcW w:w="1755" w:type="dxa"/>
            <w:tcBorders>
              <w:left w:val="single" w:sz="4" w:space="0" w:color="auto"/>
              <w:right w:val="single" w:sz="4" w:space="0" w:color="auto"/>
            </w:tcBorders>
          </w:tcPr>
          <w:p w14:paraId="4B386B8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8159FB" w14:textId="77777777" w:rsidR="00F30367" w:rsidRPr="005B1BF4" w:rsidRDefault="00B113DE" w:rsidP="00F30367">
            <w:pPr>
              <w:rPr>
                <w:sz w:val="16"/>
                <w:szCs w:val="16"/>
              </w:rPr>
            </w:pPr>
            <w:r w:rsidRPr="005B1BF4">
              <w:rPr>
                <w:sz w:val="16"/>
                <w:szCs w:val="16"/>
              </w:rPr>
              <w:t>SVS-REQ-306575/A-Ignition Off, Tracking Activation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365C068" w14:textId="77777777" w:rsidR="00F30367" w:rsidRPr="005B1BF4" w:rsidRDefault="00B113DE" w:rsidP="00F30367">
            <w:pPr>
              <w:rPr>
                <w:sz w:val="16"/>
                <w:szCs w:val="16"/>
              </w:rPr>
            </w:pPr>
            <w:r w:rsidRPr="005B1BF4">
              <w:rPr>
                <w:sz w:val="16"/>
                <w:szCs w:val="16"/>
              </w:rPr>
              <w:t>MBORREL4: New req.</w:t>
            </w:r>
          </w:p>
        </w:tc>
      </w:tr>
      <w:tr w:rsidR="00F30367" w:rsidRPr="003C158B" w14:paraId="3250F840" w14:textId="77777777" w:rsidTr="00F30367">
        <w:trPr>
          <w:trHeight w:val="245"/>
          <w:jc w:val="center"/>
        </w:trPr>
        <w:tc>
          <w:tcPr>
            <w:tcW w:w="1755" w:type="dxa"/>
            <w:tcBorders>
              <w:left w:val="single" w:sz="4" w:space="0" w:color="auto"/>
              <w:right w:val="single" w:sz="4" w:space="0" w:color="auto"/>
            </w:tcBorders>
          </w:tcPr>
          <w:p w14:paraId="0A3A0E8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4C5849" w14:textId="77777777" w:rsidR="00F30367" w:rsidRPr="005B1BF4" w:rsidRDefault="00B113DE" w:rsidP="00F30367">
            <w:pPr>
              <w:rPr>
                <w:sz w:val="16"/>
                <w:szCs w:val="16"/>
              </w:rPr>
            </w:pPr>
            <w:r w:rsidRPr="005B1BF4">
              <w:rPr>
                <w:sz w:val="16"/>
                <w:szCs w:val="16"/>
              </w:rPr>
              <w:t>SVS-REQ-291231/C-Ignition Off, on demand Tracking Activation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3BE3EEE7"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2D453FBE" w14:textId="77777777" w:rsidTr="00F30367">
        <w:trPr>
          <w:trHeight w:val="245"/>
          <w:jc w:val="center"/>
        </w:trPr>
        <w:tc>
          <w:tcPr>
            <w:tcW w:w="1755" w:type="dxa"/>
            <w:tcBorders>
              <w:left w:val="single" w:sz="4" w:space="0" w:color="auto"/>
              <w:right w:val="single" w:sz="4" w:space="0" w:color="auto"/>
            </w:tcBorders>
          </w:tcPr>
          <w:p w14:paraId="67506B0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275CE4" w14:textId="77777777" w:rsidR="00F30367" w:rsidRPr="005B1BF4" w:rsidRDefault="00B113DE" w:rsidP="00F30367">
            <w:pPr>
              <w:rPr>
                <w:sz w:val="16"/>
                <w:szCs w:val="16"/>
              </w:rPr>
            </w:pPr>
            <w:r w:rsidRPr="005B1BF4">
              <w:rPr>
                <w:sz w:val="16"/>
                <w:szCs w:val="16"/>
              </w:rPr>
              <w:t>SVS-REQ-291233/C-Ignition Off, Theft Mode Deactivation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68234CC6" w14:textId="77777777" w:rsidR="00F30367" w:rsidRPr="005B1BF4" w:rsidRDefault="00B113DE" w:rsidP="00F30367">
            <w:pPr>
              <w:rPr>
                <w:sz w:val="16"/>
                <w:szCs w:val="16"/>
              </w:rPr>
            </w:pPr>
            <w:r w:rsidRPr="005B1BF4">
              <w:rPr>
                <w:sz w:val="16"/>
                <w:szCs w:val="16"/>
              </w:rPr>
              <w:t>MBORREL4: Updated content</w:t>
            </w:r>
          </w:p>
        </w:tc>
      </w:tr>
      <w:tr w:rsidR="00F30367" w:rsidRPr="003C158B" w14:paraId="54CBA721" w14:textId="77777777" w:rsidTr="00F30367">
        <w:trPr>
          <w:trHeight w:val="245"/>
          <w:jc w:val="center"/>
        </w:trPr>
        <w:tc>
          <w:tcPr>
            <w:tcW w:w="1755" w:type="dxa"/>
            <w:tcBorders>
              <w:left w:val="single" w:sz="4" w:space="0" w:color="auto"/>
              <w:right w:val="single" w:sz="4" w:space="0" w:color="auto"/>
            </w:tcBorders>
          </w:tcPr>
          <w:p w14:paraId="54AB208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0AF5D1" w14:textId="77777777" w:rsidR="00F30367" w:rsidRPr="005B1BF4" w:rsidRDefault="00B113DE" w:rsidP="00F30367">
            <w:pPr>
              <w:rPr>
                <w:sz w:val="16"/>
                <w:szCs w:val="16"/>
              </w:rPr>
            </w:pPr>
            <w:r w:rsidRPr="005B1BF4">
              <w:rPr>
                <w:sz w:val="16"/>
                <w:szCs w:val="16"/>
              </w:rPr>
              <w:t>SVS-REQ-306576/A-SMS tracking activation /deactivation / on demand command security</w:t>
            </w:r>
          </w:p>
        </w:tc>
        <w:tc>
          <w:tcPr>
            <w:tcW w:w="5911" w:type="dxa"/>
            <w:tcBorders>
              <w:top w:val="single" w:sz="6" w:space="0" w:color="auto"/>
              <w:left w:val="single" w:sz="6" w:space="0" w:color="auto"/>
              <w:bottom w:val="single" w:sz="6" w:space="0" w:color="auto"/>
              <w:right w:val="single" w:sz="6" w:space="0" w:color="auto"/>
            </w:tcBorders>
          </w:tcPr>
          <w:p w14:paraId="73851D8D" w14:textId="77777777" w:rsidR="00F30367" w:rsidRPr="005B1BF4" w:rsidRDefault="00B113DE" w:rsidP="00F30367">
            <w:pPr>
              <w:rPr>
                <w:sz w:val="16"/>
                <w:szCs w:val="16"/>
              </w:rPr>
            </w:pPr>
            <w:r w:rsidRPr="005B1BF4">
              <w:rPr>
                <w:sz w:val="16"/>
                <w:szCs w:val="16"/>
              </w:rPr>
              <w:t>MBORREL4: New req.</w:t>
            </w:r>
          </w:p>
        </w:tc>
      </w:tr>
      <w:tr w:rsidR="00F30367" w:rsidRPr="003C158B" w14:paraId="67F398A7" w14:textId="77777777" w:rsidTr="00F30367">
        <w:trPr>
          <w:trHeight w:val="245"/>
          <w:jc w:val="center"/>
        </w:trPr>
        <w:tc>
          <w:tcPr>
            <w:tcW w:w="1755" w:type="dxa"/>
            <w:tcBorders>
              <w:left w:val="single" w:sz="4" w:space="0" w:color="auto"/>
              <w:right w:val="single" w:sz="4" w:space="0" w:color="auto"/>
            </w:tcBorders>
          </w:tcPr>
          <w:p w14:paraId="23D76F0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CB8224" w14:textId="77777777" w:rsidR="00F30367" w:rsidRPr="005B1BF4" w:rsidRDefault="00B113DE" w:rsidP="00F30367">
            <w:pPr>
              <w:rPr>
                <w:sz w:val="16"/>
                <w:szCs w:val="16"/>
              </w:rPr>
            </w:pPr>
            <w:r w:rsidRPr="005B1BF4">
              <w:rPr>
                <w:sz w:val="16"/>
                <w:szCs w:val="16"/>
              </w:rPr>
              <w:t>SVS-REQ-297608/C-SMS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0C4C58B4" w14:textId="77777777" w:rsidR="00F30367" w:rsidRPr="005B1BF4" w:rsidRDefault="00B113DE" w:rsidP="00F30367">
            <w:pPr>
              <w:rPr>
                <w:sz w:val="16"/>
                <w:szCs w:val="16"/>
              </w:rPr>
            </w:pPr>
            <w:r w:rsidRPr="005B1BF4">
              <w:rPr>
                <w:sz w:val="16"/>
                <w:szCs w:val="16"/>
              </w:rPr>
              <w:t>MBORREL4: Updated table</w:t>
            </w:r>
          </w:p>
        </w:tc>
      </w:tr>
      <w:tr w:rsidR="00F30367" w:rsidRPr="003C158B" w14:paraId="27EA18DF" w14:textId="77777777" w:rsidTr="00F30367">
        <w:trPr>
          <w:trHeight w:val="245"/>
          <w:jc w:val="center"/>
        </w:trPr>
        <w:tc>
          <w:tcPr>
            <w:tcW w:w="1755" w:type="dxa"/>
            <w:tcBorders>
              <w:left w:val="single" w:sz="4" w:space="0" w:color="auto"/>
              <w:right w:val="single" w:sz="4" w:space="0" w:color="auto"/>
            </w:tcBorders>
          </w:tcPr>
          <w:p w14:paraId="07341F6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A578FF" w14:textId="77777777" w:rsidR="00F30367" w:rsidRPr="005B1BF4" w:rsidRDefault="00B113DE" w:rsidP="00F30367">
            <w:pPr>
              <w:rPr>
                <w:sz w:val="16"/>
                <w:szCs w:val="16"/>
              </w:rPr>
            </w:pPr>
            <w:r w:rsidRPr="005B1BF4">
              <w:rPr>
                <w:sz w:val="16"/>
                <w:szCs w:val="16"/>
              </w:rPr>
              <w:t>STR-491842/B-Use Cases</w:t>
            </w:r>
          </w:p>
        </w:tc>
        <w:tc>
          <w:tcPr>
            <w:tcW w:w="5911" w:type="dxa"/>
            <w:tcBorders>
              <w:top w:val="single" w:sz="6" w:space="0" w:color="auto"/>
              <w:left w:val="single" w:sz="6" w:space="0" w:color="auto"/>
              <w:bottom w:val="single" w:sz="6" w:space="0" w:color="auto"/>
              <w:right w:val="single" w:sz="6" w:space="0" w:color="auto"/>
            </w:tcBorders>
          </w:tcPr>
          <w:p w14:paraId="681FD2E2" w14:textId="77777777" w:rsidR="00F30367" w:rsidRPr="005B1BF4" w:rsidRDefault="00B113DE" w:rsidP="00F30367">
            <w:pPr>
              <w:rPr>
                <w:sz w:val="16"/>
                <w:szCs w:val="16"/>
              </w:rPr>
            </w:pPr>
            <w:r w:rsidRPr="005B1BF4">
              <w:rPr>
                <w:sz w:val="16"/>
                <w:szCs w:val="16"/>
              </w:rPr>
              <w:t>MBORREL4: Added HTTP, SMS, FTCP sections and REQ-306595-306606</w:t>
            </w:r>
          </w:p>
        </w:tc>
      </w:tr>
      <w:tr w:rsidR="00F30367" w:rsidRPr="003C158B" w14:paraId="18094A5E" w14:textId="77777777" w:rsidTr="00F30367">
        <w:trPr>
          <w:trHeight w:val="245"/>
          <w:jc w:val="center"/>
        </w:trPr>
        <w:tc>
          <w:tcPr>
            <w:tcW w:w="1755" w:type="dxa"/>
            <w:tcBorders>
              <w:left w:val="single" w:sz="4" w:space="0" w:color="auto"/>
              <w:right w:val="single" w:sz="4" w:space="0" w:color="auto"/>
            </w:tcBorders>
          </w:tcPr>
          <w:p w14:paraId="5AC8E4A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F892A3" w14:textId="77777777" w:rsidR="00F30367" w:rsidRPr="005B1BF4" w:rsidRDefault="00B113DE" w:rsidP="00F30367">
            <w:pPr>
              <w:rPr>
                <w:sz w:val="16"/>
                <w:szCs w:val="16"/>
              </w:rPr>
            </w:pPr>
            <w:r w:rsidRPr="005B1BF4">
              <w:rPr>
                <w:sz w:val="16"/>
                <w:szCs w:val="16"/>
              </w:rPr>
              <w:t>STR-530455/A-FTCP</w:t>
            </w:r>
          </w:p>
        </w:tc>
        <w:tc>
          <w:tcPr>
            <w:tcW w:w="5911" w:type="dxa"/>
            <w:tcBorders>
              <w:top w:val="single" w:sz="6" w:space="0" w:color="auto"/>
              <w:left w:val="single" w:sz="6" w:space="0" w:color="auto"/>
              <w:bottom w:val="single" w:sz="6" w:space="0" w:color="auto"/>
              <w:right w:val="single" w:sz="6" w:space="0" w:color="auto"/>
            </w:tcBorders>
          </w:tcPr>
          <w:p w14:paraId="461E6B5B" w14:textId="77777777" w:rsidR="00F30367" w:rsidRPr="005B1BF4" w:rsidRDefault="00B113DE" w:rsidP="00F30367">
            <w:pPr>
              <w:rPr>
                <w:sz w:val="16"/>
                <w:szCs w:val="16"/>
              </w:rPr>
            </w:pPr>
            <w:r w:rsidRPr="005B1BF4">
              <w:rPr>
                <w:sz w:val="16"/>
                <w:szCs w:val="16"/>
              </w:rPr>
              <w:t>MBORREL4: New header</w:t>
            </w:r>
          </w:p>
        </w:tc>
      </w:tr>
      <w:tr w:rsidR="00F30367" w:rsidRPr="003C158B" w14:paraId="74AD0320" w14:textId="77777777" w:rsidTr="00F30367">
        <w:trPr>
          <w:trHeight w:val="245"/>
          <w:jc w:val="center"/>
        </w:trPr>
        <w:tc>
          <w:tcPr>
            <w:tcW w:w="1755" w:type="dxa"/>
            <w:tcBorders>
              <w:left w:val="single" w:sz="4" w:space="0" w:color="auto"/>
              <w:right w:val="single" w:sz="4" w:space="0" w:color="auto"/>
            </w:tcBorders>
          </w:tcPr>
          <w:p w14:paraId="3776B67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43B80B" w14:textId="77777777" w:rsidR="00F30367" w:rsidRPr="005B1BF4" w:rsidRDefault="00B113DE" w:rsidP="00F30367">
            <w:pPr>
              <w:rPr>
                <w:sz w:val="16"/>
                <w:szCs w:val="16"/>
              </w:rPr>
            </w:pPr>
            <w:r w:rsidRPr="005B1BF4">
              <w:rPr>
                <w:sz w:val="16"/>
                <w:szCs w:val="16"/>
              </w:rPr>
              <w:t>SVS-UC-REQ-306595/A-IGN ON Tracking Activation request through FTCP</w:t>
            </w:r>
          </w:p>
        </w:tc>
        <w:tc>
          <w:tcPr>
            <w:tcW w:w="5911" w:type="dxa"/>
            <w:tcBorders>
              <w:top w:val="single" w:sz="6" w:space="0" w:color="auto"/>
              <w:left w:val="single" w:sz="6" w:space="0" w:color="auto"/>
              <w:bottom w:val="single" w:sz="6" w:space="0" w:color="auto"/>
              <w:right w:val="single" w:sz="6" w:space="0" w:color="auto"/>
            </w:tcBorders>
          </w:tcPr>
          <w:p w14:paraId="20F867A6" w14:textId="77777777" w:rsidR="00F30367" w:rsidRPr="005B1BF4" w:rsidRDefault="00B113DE" w:rsidP="00F30367">
            <w:pPr>
              <w:rPr>
                <w:sz w:val="16"/>
                <w:szCs w:val="16"/>
              </w:rPr>
            </w:pPr>
            <w:r w:rsidRPr="005B1BF4">
              <w:rPr>
                <w:sz w:val="16"/>
                <w:szCs w:val="16"/>
              </w:rPr>
              <w:t>MBORREL4: New usecase</w:t>
            </w:r>
          </w:p>
        </w:tc>
      </w:tr>
      <w:tr w:rsidR="00F30367" w:rsidRPr="003C158B" w14:paraId="79839361" w14:textId="77777777" w:rsidTr="00F30367">
        <w:trPr>
          <w:trHeight w:val="245"/>
          <w:jc w:val="center"/>
        </w:trPr>
        <w:tc>
          <w:tcPr>
            <w:tcW w:w="1755" w:type="dxa"/>
            <w:tcBorders>
              <w:left w:val="single" w:sz="4" w:space="0" w:color="auto"/>
              <w:right w:val="single" w:sz="4" w:space="0" w:color="auto"/>
            </w:tcBorders>
          </w:tcPr>
          <w:p w14:paraId="2C5DC8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EE3D91" w14:textId="77777777" w:rsidR="00F30367" w:rsidRPr="005B1BF4" w:rsidRDefault="00B113DE" w:rsidP="00F30367">
            <w:pPr>
              <w:rPr>
                <w:sz w:val="16"/>
                <w:szCs w:val="16"/>
              </w:rPr>
            </w:pPr>
            <w:r w:rsidRPr="005B1BF4">
              <w:rPr>
                <w:sz w:val="16"/>
                <w:szCs w:val="16"/>
              </w:rPr>
              <w:t>SVS-UC-REQ-306596/A-IGN OFF Tracking Activation request through FTCP</w:t>
            </w:r>
          </w:p>
        </w:tc>
        <w:tc>
          <w:tcPr>
            <w:tcW w:w="5911" w:type="dxa"/>
            <w:tcBorders>
              <w:top w:val="single" w:sz="6" w:space="0" w:color="auto"/>
              <w:left w:val="single" w:sz="6" w:space="0" w:color="auto"/>
              <w:bottom w:val="single" w:sz="6" w:space="0" w:color="auto"/>
              <w:right w:val="single" w:sz="6" w:space="0" w:color="auto"/>
            </w:tcBorders>
          </w:tcPr>
          <w:p w14:paraId="62BCA144" w14:textId="77777777" w:rsidR="00F30367" w:rsidRPr="005B1BF4" w:rsidRDefault="00B113DE" w:rsidP="00F30367">
            <w:pPr>
              <w:rPr>
                <w:sz w:val="16"/>
                <w:szCs w:val="16"/>
              </w:rPr>
            </w:pPr>
            <w:r w:rsidRPr="005B1BF4">
              <w:rPr>
                <w:sz w:val="16"/>
                <w:szCs w:val="16"/>
              </w:rPr>
              <w:t>MBORREL4: New usecase</w:t>
            </w:r>
          </w:p>
        </w:tc>
      </w:tr>
      <w:tr w:rsidR="00F30367" w:rsidRPr="003C158B" w14:paraId="1663D07C" w14:textId="77777777" w:rsidTr="00F30367">
        <w:trPr>
          <w:trHeight w:val="245"/>
          <w:jc w:val="center"/>
        </w:trPr>
        <w:tc>
          <w:tcPr>
            <w:tcW w:w="1755" w:type="dxa"/>
            <w:tcBorders>
              <w:left w:val="single" w:sz="4" w:space="0" w:color="auto"/>
              <w:right w:val="single" w:sz="4" w:space="0" w:color="auto"/>
            </w:tcBorders>
          </w:tcPr>
          <w:p w14:paraId="47B9DC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55F2BC" w14:textId="77777777" w:rsidR="00F30367" w:rsidRPr="005B1BF4" w:rsidRDefault="00B113DE" w:rsidP="00F30367">
            <w:pPr>
              <w:rPr>
                <w:sz w:val="16"/>
                <w:szCs w:val="16"/>
              </w:rPr>
            </w:pPr>
            <w:r w:rsidRPr="005B1BF4">
              <w:rPr>
                <w:sz w:val="16"/>
                <w:szCs w:val="16"/>
              </w:rPr>
              <w:t>SVS-UC-REQ-306597/A-Tracking Deactivation request through FTCP</w:t>
            </w:r>
          </w:p>
        </w:tc>
        <w:tc>
          <w:tcPr>
            <w:tcW w:w="5911" w:type="dxa"/>
            <w:tcBorders>
              <w:top w:val="single" w:sz="6" w:space="0" w:color="auto"/>
              <w:left w:val="single" w:sz="6" w:space="0" w:color="auto"/>
              <w:bottom w:val="single" w:sz="6" w:space="0" w:color="auto"/>
              <w:right w:val="single" w:sz="6" w:space="0" w:color="auto"/>
            </w:tcBorders>
          </w:tcPr>
          <w:p w14:paraId="3C4DF95A" w14:textId="77777777" w:rsidR="00F30367" w:rsidRPr="005B1BF4" w:rsidRDefault="00B113DE" w:rsidP="00F30367">
            <w:pPr>
              <w:rPr>
                <w:sz w:val="16"/>
                <w:szCs w:val="16"/>
              </w:rPr>
            </w:pPr>
            <w:r w:rsidRPr="005B1BF4">
              <w:rPr>
                <w:sz w:val="16"/>
                <w:szCs w:val="16"/>
              </w:rPr>
              <w:t>MBORREL4: New usecase</w:t>
            </w:r>
          </w:p>
        </w:tc>
      </w:tr>
      <w:tr w:rsidR="00F30367" w:rsidRPr="003C158B" w14:paraId="51C91EE6" w14:textId="77777777" w:rsidTr="00F30367">
        <w:trPr>
          <w:trHeight w:val="245"/>
          <w:jc w:val="center"/>
        </w:trPr>
        <w:tc>
          <w:tcPr>
            <w:tcW w:w="1755" w:type="dxa"/>
            <w:tcBorders>
              <w:left w:val="single" w:sz="4" w:space="0" w:color="auto"/>
              <w:right w:val="single" w:sz="4" w:space="0" w:color="auto"/>
            </w:tcBorders>
          </w:tcPr>
          <w:p w14:paraId="0E41CF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D1CD3A" w14:textId="77777777" w:rsidR="00F30367" w:rsidRPr="005B1BF4" w:rsidRDefault="00B113DE" w:rsidP="00F30367">
            <w:pPr>
              <w:rPr>
                <w:sz w:val="16"/>
                <w:szCs w:val="16"/>
              </w:rPr>
            </w:pPr>
            <w:r w:rsidRPr="005B1BF4">
              <w:rPr>
                <w:sz w:val="16"/>
                <w:szCs w:val="16"/>
              </w:rPr>
              <w:t>STR-530456/A-HTTPS</w:t>
            </w:r>
          </w:p>
        </w:tc>
        <w:tc>
          <w:tcPr>
            <w:tcW w:w="5911" w:type="dxa"/>
            <w:tcBorders>
              <w:top w:val="single" w:sz="6" w:space="0" w:color="auto"/>
              <w:left w:val="single" w:sz="6" w:space="0" w:color="auto"/>
              <w:bottom w:val="single" w:sz="6" w:space="0" w:color="auto"/>
              <w:right w:val="single" w:sz="6" w:space="0" w:color="auto"/>
            </w:tcBorders>
          </w:tcPr>
          <w:p w14:paraId="44BAEAA9" w14:textId="77777777" w:rsidR="00F30367" w:rsidRPr="005B1BF4" w:rsidRDefault="00B113DE" w:rsidP="00F30367">
            <w:pPr>
              <w:rPr>
                <w:sz w:val="16"/>
                <w:szCs w:val="16"/>
              </w:rPr>
            </w:pPr>
            <w:r w:rsidRPr="005B1BF4">
              <w:rPr>
                <w:sz w:val="16"/>
                <w:szCs w:val="16"/>
              </w:rPr>
              <w:t>MBORREL4: New header</w:t>
            </w:r>
          </w:p>
        </w:tc>
      </w:tr>
      <w:tr w:rsidR="00F30367" w:rsidRPr="003C158B" w14:paraId="581D9C3D" w14:textId="77777777" w:rsidTr="00F30367">
        <w:trPr>
          <w:trHeight w:val="245"/>
          <w:jc w:val="center"/>
        </w:trPr>
        <w:tc>
          <w:tcPr>
            <w:tcW w:w="1755" w:type="dxa"/>
            <w:tcBorders>
              <w:left w:val="single" w:sz="4" w:space="0" w:color="auto"/>
              <w:right w:val="single" w:sz="4" w:space="0" w:color="auto"/>
            </w:tcBorders>
          </w:tcPr>
          <w:p w14:paraId="2BB33EA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77C2D2" w14:textId="77777777" w:rsidR="00F30367" w:rsidRPr="005B1BF4" w:rsidRDefault="00B113DE" w:rsidP="00F30367">
            <w:pPr>
              <w:rPr>
                <w:sz w:val="16"/>
                <w:szCs w:val="16"/>
              </w:rPr>
            </w:pPr>
            <w:r w:rsidRPr="005B1BF4">
              <w:rPr>
                <w:sz w:val="16"/>
                <w:szCs w:val="16"/>
              </w:rPr>
              <w:t>SVS-UC-REQ-306598/A-Main battery supported tracking response through HTTPS</w:t>
            </w:r>
          </w:p>
        </w:tc>
        <w:tc>
          <w:tcPr>
            <w:tcW w:w="5911" w:type="dxa"/>
            <w:tcBorders>
              <w:top w:val="single" w:sz="6" w:space="0" w:color="auto"/>
              <w:left w:val="single" w:sz="6" w:space="0" w:color="auto"/>
              <w:bottom w:val="single" w:sz="6" w:space="0" w:color="auto"/>
              <w:right w:val="single" w:sz="6" w:space="0" w:color="auto"/>
            </w:tcBorders>
          </w:tcPr>
          <w:p w14:paraId="0B79BB93" w14:textId="77777777" w:rsidR="00F30367" w:rsidRPr="005B1BF4" w:rsidRDefault="00B113DE" w:rsidP="00F30367">
            <w:pPr>
              <w:rPr>
                <w:sz w:val="16"/>
                <w:szCs w:val="16"/>
              </w:rPr>
            </w:pPr>
            <w:r w:rsidRPr="005B1BF4">
              <w:rPr>
                <w:sz w:val="16"/>
                <w:szCs w:val="16"/>
              </w:rPr>
              <w:t>MBORREL4: New usecase</w:t>
            </w:r>
          </w:p>
        </w:tc>
      </w:tr>
      <w:tr w:rsidR="00F30367" w:rsidRPr="003C158B" w14:paraId="0E2C803D" w14:textId="77777777" w:rsidTr="00F30367">
        <w:trPr>
          <w:trHeight w:val="245"/>
          <w:jc w:val="center"/>
        </w:trPr>
        <w:tc>
          <w:tcPr>
            <w:tcW w:w="1755" w:type="dxa"/>
            <w:tcBorders>
              <w:left w:val="single" w:sz="4" w:space="0" w:color="auto"/>
              <w:right w:val="single" w:sz="4" w:space="0" w:color="auto"/>
            </w:tcBorders>
          </w:tcPr>
          <w:p w14:paraId="02FFC5F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59C36F" w14:textId="77777777" w:rsidR="00F30367" w:rsidRPr="005B1BF4" w:rsidRDefault="00B113DE" w:rsidP="00F30367">
            <w:pPr>
              <w:rPr>
                <w:sz w:val="16"/>
                <w:szCs w:val="16"/>
              </w:rPr>
            </w:pPr>
            <w:r w:rsidRPr="005B1BF4">
              <w:rPr>
                <w:sz w:val="16"/>
                <w:szCs w:val="16"/>
              </w:rPr>
              <w:t>SVS-UC-REQ-306599/A-BUB supported tracking response through HTTPS</w:t>
            </w:r>
          </w:p>
        </w:tc>
        <w:tc>
          <w:tcPr>
            <w:tcW w:w="5911" w:type="dxa"/>
            <w:tcBorders>
              <w:top w:val="single" w:sz="6" w:space="0" w:color="auto"/>
              <w:left w:val="single" w:sz="6" w:space="0" w:color="auto"/>
              <w:bottom w:val="single" w:sz="6" w:space="0" w:color="auto"/>
              <w:right w:val="single" w:sz="6" w:space="0" w:color="auto"/>
            </w:tcBorders>
          </w:tcPr>
          <w:p w14:paraId="73AB5017" w14:textId="77777777" w:rsidR="00F30367" w:rsidRPr="005B1BF4" w:rsidRDefault="00B113DE" w:rsidP="00F30367">
            <w:pPr>
              <w:rPr>
                <w:sz w:val="16"/>
                <w:szCs w:val="16"/>
              </w:rPr>
            </w:pPr>
            <w:r w:rsidRPr="005B1BF4">
              <w:rPr>
                <w:sz w:val="16"/>
                <w:szCs w:val="16"/>
              </w:rPr>
              <w:t>MBORREL4: New usecase</w:t>
            </w:r>
          </w:p>
        </w:tc>
      </w:tr>
      <w:tr w:rsidR="00F30367" w:rsidRPr="003C158B" w14:paraId="4F185A01" w14:textId="77777777" w:rsidTr="00F30367">
        <w:trPr>
          <w:trHeight w:val="245"/>
          <w:jc w:val="center"/>
        </w:trPr>
        <w:tc>
          <w:tcPr>
            <w:tcW w:w="1755" w:type="dxa"/>
            <w:tcBorders>
              <w:left w:val="single" w:sz="4" w:space="0" w:color="auto"/>
              <w:right w:val="single" w:sz="4" w:space="0" w:color="auto"/>
            </w:tcBorders>
          </w:tcPr>
          <w:p w14:paraId="5C405DA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54CF8B" w14:textId="77777777" w:rsidR="00F30367" w:rsidRPr="005B1BF4" w:rsidRDefault="00B113DE" w:rsidP="00F30367">
            <w:pPr>
              <w:rPr>
                <w:sz w:val="16"/>
                <w:szCs w:val="16"/>
              </w:rPr>
            </w:pPr>
            <w:r w:rsidRPr="005B1BF4">
              <w:rPr>
                <w:sz w:val="16"/>
                <w:szCs w:val="16"/>
              </w:rPr>
              <w:t>SVS-UC-REQ-306600/A-Tracking disabled response through HTTPS</w:t>
            </w:r>
          </w:p>
        </w:tc>
        <w:tc>
          <w:tcPr>
            <w:tcW w:w="5911" w:type="dxa"/>
            <w:tcBorders>
              <w:top w:val="single" w:sz="6" w:space="0" w:color="auto"/>
              <w:left w:val="single" w:sz="6" w:space="0" w:color="auto"/>
              <w:bottom w:val="single" w:sz="6" w:space="0" w:color="auto"/>
              <w:right w:val="single" w:sz="6" w:space="0" w:color="auto"/>
            </w:tcBorders>
          </w:tcPr>
          <w:p w14:paraId="4CAACA1B" w14:textId="77777777" w:rsidR="00F30367" w:rsidRPr="005B1BF4" w:rsidRDefault="00B113DE" w:rsidP="00F30367">
            <w:pPr>
              <w:rPr>
                <w:sz w:val="16"/>
                <w:szCs w:val="16"/>
              </w:rPr>
            </w:pPr>
            <w:r w:rsidRPr="005B1BF4">
              <w:rPr>
                <w:sz w:val="16"/>
                <w:szCs w:val="16"/>
              </w:rPr>
              <w:t>MBORREL4: New usecase</w:t>
            </w:r>
          </w:p>
        </w:tc>
      </w:tr>
      <w:tr w:rsidR="00F30367" w:rsidRPr="003C158B" w14:paraId="27AE745E" w14:textId="77777777" w:rsidTr="00F30367">
        <w:trPr>
          <w:trHeight w:val="245"/>
          <w:jc w:val="center"/>
        </w:trPr>
        <w:tc>
          <w:tcPr>
            <w:tcW w:w="1755" w:type="dxa"/>
            <w:tcBorders>
              <w:left w:val="single" w:sz="4" w:space="0" w:color="auto"/>
              <w:right w:val="single" w:sz="4" w:space="0" w:color="auto"/>
            </w:tcBorders>
          </w:tcPr>
          <w:p w14:paraId="7441BD4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07B36D" w14:textId="77777777" w:rsidR="00F30367" w:rsidRPr="005B1BF4" w:rsidRDefault="00B113DE" w:rsidP="00F30367">
            <w:pPr>
              <w:rPr>
                <w:sz w:val="16"/>
                <w:szCs w:val="16"/>
              </w:rPr>
            </w:pPr>
            <w:r w:rsidRPr="005B1BF4">
              <w:rPr>
                <w:sz w:val="16"/>
                <w:szCs w:val="16"/>
              </w:rPr>
              <w:t>SVS-UC-REQ-306601/A-SVSServer Data Logging Ignition OFF</w:t>
            </w:r>
          </w:p>
        </w:tc>
        <w:tc>
          <w:tcPr>
            <w:tcW w:w="5911" w:type="dxa"/>
            <w:tcBorders>
              <w:top w:val="single" w:sz="6" w:space="0" w:color="auto"/>
              <w:left w:val="single" w:sz="6" w:space="0" w:color="auto"/>
              <w:bottom w:val="single" w:sz="6" w:space="0" w:color="auto"/>
              <w:right w:val="single" w:sz="6" w:space="0" w:color="auto"/>
            </w:tcBorders>
          </w:tcPr>
          <w:p w14:paraId="577B13AB" w14:textId="77777777" w:rsidR="00F30367" w:rsidRPr="005B1BF4" w:rsidRDefault="00B113DE" w:rsidP="00F30367">
            <w:pPr>
              <w:rPr>
                <w:sz w:val="16"/>
                <w:szCs w:val="16"/>
              </w:rPr>
            </w:pPr>
            <w:r w:rsidRPr="005B1BF4">
              <w:rPr>
                <w:sz w:val="16"/>
                <w:szCs w:val="16"/>
              </w:rPr>
              <w:t>MBORREL4: New usecase</w:t>
            </w:r>
          </w:p>
        </w:tc>
      </w:tr>
      <w:tr w:rsidR="00F30367" w:rsidRPr="003C158B" w14:paraId="0D2E562F" w14:textId="77777777" w:rsidTr="00F30367">
        <w:trPr>
          <w:trHeight w:val="245"/>
          <w:jc w:val="center"/>
        </w:trPr>
        <w:tc>
          <w:tcPr>
            <w:tcW w:w="1755" w:type="dxa"/>
            <w:tcBorders>
              <w:left w:val="single" w:sz="4" w:space="0" w:color="auto"/>
              <w:right w:val="single" w:sz="4" w:space="0" w:color="auto"/>
            </w:tcBorders>
          </w:tcPr>
          <w:p w14:paraId="6AB30D8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1B6DB4" w14:textId="77777777" w:rsidR="00F30367" w:rsidRPr="005B1BF4" w:rsidRDefault="00B113DE" w:rsidP="00F30367">
            <w:pPr>
              <w:rPr>
                <w:sz w:val="16"/>
                <w:szCs w:val="16"/>
              </w:rPr>
            </w:pPr>
            <w:r w:rsidRPr="005B1BF4">
              <w:rPr>
                <w:sz w:val="16"/>
                <w:szCs w:val="16"/>
              </w:rPr>
              <w:t>SVS-UC-REQ-306602/A-SVSServer send Failure and Retries</w:t>
            </w:r>
          </w:p>
        </w:tc>
        <w:tc>
          <w:tcPr>
            <w:tcW w:w="5911" w:type="dxa"/>
            <w:tcBorders>
              <w:top w:val="single" w:sz="6" w:space="0" w:color="auto"/>
              <w:left w:val="single" w:sz="6" w:space="0" w:color="auto"/>
              <w:bottom w:val="single" w:sz="6" w:space="0" w:color="auto"/>
              <w:right w:val="single" w:sz="6" w:space="0" w:color="auto"/>
            </w:tcBorders>
          </w:tcPr>
          <w:p w14:paraId="214C74EC" w14:textId="77777777" w:rsidR="00F30367" w:rsidRPr="005B1BF4" w:rsidRDefault="00B113DE" w:rsidP="00F30367">
            <w:pPr>
              <w:rPr>
                <w:sz w:val="16"/>
                <w:szCs w:val="16"/>
              </w:rPr>
            </w:pPr>
            <w:r w:rsidRPr="005B1BF4">
              <w:rPr>
                <w:sz w:val="16"/>
                <w:szCs w:val="16"/>
              </w:rPr>
              <w:t>MBORREL4: New usecase</w:t>
            </w:r>
          </w:p>
        </w:tc>
      </w:tr>
      <w:tr w:rsidR="00F30367" w:rsidRPr="003C158B" w14:paraId="30A8A425" w14:textId="77777777" w:rsidTr="00F30367">
        <w:trPr>
          <w:trHeight w:val="245"/>
          <w:jc w:val="center"/>
        </w:trPr>
        <w:tc>
          <w:tcPr>
            <w:tcW w:w="1755" w:type="dxa"/>
            <w:tcBorders>
              <w:left w:val="single" w:sz="4" w:space="0" w:color="auto"/>
              <w:right w:val="single" w:sz="4" w:space="0" w:color="auto"/>
            </w:tcBorders>
          </w:tcPr>
          <w:p w14:paraId="45ACF16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B5322B" w14:textId="77777777" w:rsidR="00F30367" w:rsidRPr="005B1BF4" w:rsidRDefault="00B113DE" w:rsidP="00F30367">
            <w:pPr>
              <w:rPr>
                <w:sz w:val="16"/>
                <w:szCs w:val="16"/>
              </w:rPr>
            </w:pPr>
            <w:r w:rsidRPr="005B1BF4">
              <w:rPr>
                <w:sz w:val="16"/>
                <w:szCs w:val="16"/>
              </w:rPr>
              <w:t>SVS-UC-REQ-306603/A-SVSServer insufficient data for HTTPS block message</w:t>
            </w:r>
          </w:p>
        </w:tc>
        <w:tc>
          <w:tcPr>
            <w:tcW w:w="5911" w:type="dxa"/>
            <w:tcBorders>
              <w:top w:val="single" w:sz="6" w:space="0" w:color="auto"/>
              <w:left w:val="single" w:sz="6" w:space="0" w:color="auto"/>
              <w:bottom w:val="single" w:sz="6" w:space="0" w:color="auto"/>
              <w:right w:val="single" w:sz="6" w:space="0" w:color="auto"/>
            </w:tcBorders>
          </w:tcPr>
          <w:p w14:paraId="40524EDF" w14:textId="77777777" w:rsidR="00F30367" w:rsidRPr="005B1BF4" w:rsidRDefault="00B113DE" w:rsidP="00F30367">
            <w:pPr>
              <w:rPr>
                <w:sz w:val="16"/>
                <w:szCs w:val="16"/>
              </w:rPr>
            </w:pPr>
            <w:r w:rsidRPr="005B1BF4">
              <w:rPr>
                <w:sz w:val="16"/>
                <w:szCs w:val="16"/>
              </w:rPr>
              <w:t>MBORREL4: New usecase</w:t>
            </w:r>
          </w:p>
        </w:tc>
      </w:tr>
      <w:tr w:rsidR="00F30367" w:rsidRPr="003C158B" w14:paraId="1E70C26F" w14:textId="77777777" w:rsidTr="00F30367">
        <w:trPr>
          <w:trHeight w:val="245"/>
          <w:jc w:val="center"/>
        </w:trPr>
        <w:tc>
          <w:tcPr>
            <w:tcW w:w="1755" w:type="dxa"/>
            <w:tcBorders>
              <w:left w:val="single" w:sz="4" w:space="0" w:color="auto"/>
              <w:right w:val="single" w:sz="4" w:space="0" w:color="auto"/>
            </w:tcBorders>
          </w:tcPr>
          <w:p w14:paraId="50ADDE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4A5E7B" w14:textId="77777777" w:rsidR="00F30367" w:rsidRPr="005B1BF4" w:rsidRDefault="00B113DE" w:rsidP="00F30367">
            <w:pPr>
              <w:rPr>
                <w:sz w:val="16"/>
                <w:szCs w:val="16"/>
              </w:rPr>
            </w:pPr>
            <w:r w:rsidRPr="005B1BF4">
              <w:rPr>
                <w:sz w:val="16"/>
                <w:szCs w:val="16"/>
              </w:rPr>
              <w:t>STR-530457/A-SMS</w:t>
            </w:r>
          </w:p>
        </w:tc>
        <w:tc>
          <w:tcPr>
            <w:tcW w:w="5911" w:type="dxa"/>
            <w:tcBorders>
              <w:top w:val="single" w:sz="6" w:space="0" w:color="auto"/>
              <w:left w:val="single" w:sz="6" w:space="0" w:color="auto"/>
              <w:bottom w:val="single" w:sz="6" w:space="0" w:color="auto"/>
              <w:right w:val="single" w:sz="6" w:space="0" w:color="auto"/>
            </w:tcBorders>
          </w:tcPr>
          <w:p w14:paraId="75176B00" w14:textId="77777777" w:rsidR="00F30367" w:rsidRPr="005B1BF4" w:rsidRDefault="00B113DE" w:rsidP="00F30367">
            <w:pPr>
              <w:rPr>
                <w:sz w:val="16"/>
                <w:szCs w:val="16"/>
              </w:rPr>
            </w:pPr>
            <w:r w:rsidRPr="005B1BF4">
              <w:rPr>
                <w:sz w:val="16"/>
                <w:szCs w:val="16"/>
              </w:rPr>
              <w:t>MBORREL4: New header</w:t>
            </w:r>
          </w:p>
        </w:tc>
      </w:tr>
      <w:tr w:rsidR="00F30367" w:rsidRPr="003C158B" w14:paraId="56D1B6A9" w14:textId="77777777" w:rsidTr="00F30367">
        <w:trPr>
          <w:trHeight w:val="245"/>
          <w:jc w:val="center"/>
        </w:trPr>
        <w:tc>
          <w:tcPr>
            <w:tcW w:w="1755" w:type="dxa"/>
            <w:tcBorders>
              <w:left w:val="single" w:sz="4" w:space="0" w:color="auto"/>
              <w:right w:val="single" w:sz="4" w:space="0" w:color="auto"/>
            </w:tcBorders>
          </w:tcPr>
          <w:p w14:paraId="66DFD14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6D3A8F" w14:textId="77777777" w:rsidR="00F30367" w:rsidRPr="005B1BF4" w:rsidRDefault="00B113DE" w:rsidP="00F30367">
            <w:pPr>
              <w:rPr>
                <w:sz w:val="16"/>
                <w:szCs w:val="16"/>
              </w:rPr>
            </w:pPr>
            <w:r w:rsidRPr="005B1BF4">
              <w:rPr>
                <w:sz w:val="16"/>
                <w:szCs w:val="16"/>
              </w:rPr>
              <w:t>SVS-UC-REQ-306604/A-Main battery supported tracking activation request through SMS</w:t>
            </w:r>
          </w:p>
        </w:tc>
        <w:tc>
          <w:tcPr>
            <w:tcW w:w="5911" w:type="dxa"/>
            <w:tcBorders>
              <w:top w:val="single" w:sz="6" w:space="0" w:color="auto"/>
              <w:left w:val="single" w:sz="6" w:space="0" w:color="auto"/>
              <w:bottom w:val="single" w:sz="6" w:space="0" w:color="auto"/>
              <w:right w:val="single" w:sz="6" w:space="0" w:color="auto"/>
            </w:tcBorders>
          </w:tcPr>
          <w:p w14:paraId="006C53A6" w14:textId="77777777" w:rsidR="00F30367" w:rsidRPr="005B1BF4" w:rsidRDefault="00B113DE" w:rsidP="00F30367">
            <w:pPr>
              <w:rPr>
                <w:sz w:val="16"/>
                <w:szCs w:val="16"/>
              </w:rPr>
            </w:pPr>
            <w:r w:rsidRPr="005B1BF4">
              <w:rPr>
                <w:sz w:val="16"/>
                <w:szCs w:val="16"/>
              </w:rPr>
              <w:t>MBORREL4: New usecase</w:t>
            </w:r>
          </w:p>
        </w:tc>
      </w:tr>
      <w:tr w:rsidR="00F30367" w:rsidRPr="003C158B" w14:paraId="5C3B47F4" w14:textId="77777777" w:rsidTr="00F30367">
        <w:trPr>
          <w:trHeight w:val="245"/>
          <w:jc w:val="center"/>
        </w:trPr>
        <w:tc>
          <w:tcPr>
            <w:tcW w:w="1755" w:type="dxa"/>
            <w:tcBorders>
              <w:left w:val="single" w:sz="4" w:space="0" w:color="auto"/>
              <w:right w:val="single" w:sz="4" w:space="0" w:color="auto"/>
            </w:tcBorders>
          </w:tcPr>
          <w:p w14:paraId="4659437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7D2761" w14:textId="77777777" w:rsidR="00F30367" w:rsidRPr="005B1BF4" w:rsidRDefault="00B113DE" w:rsidP="00F30367">
            <w:pPr>
              <w:rPr>
                <w:sz w:val="16"/>
                <w:szCs w:val="16"/>
              </w:rPr>
            </w:pPr>
            <w:r w:rsidRPr="005B1BF4">
              <w:rPr>
                <w:sz w:val="16"/>
                <w:szCs w:val="16"/>
              </w:rPr>
              <w:t>SVS-UC-REQ-306605/A-IGN OFF, BUB supported tracking activation request through SMS</w:t>
            </w:r>
          </w:p>
        </w:tc>
        <w:tc>
          <w:tcPr>
            <w:tcW w:w="5911" w:type="dxa"/>
            <w:tcBorders>
              <w:top w:val="single" w:sz="6" w:space="0" w:color="auto"/>
              <w:left w:val="single" w:sz="6" w:space="0" w:color="auto"/>
              <w:bottom w:val="single" w:sz="6" w:space="0" w:color="auto"/>
              <w:right w:val="single" w:sz="6" w:space="0" w:color="auto"/>
            </w:tcBorders>
          </w:tcPr>
          <w:p w14:paraId="015CB292" w14:textId="77777777" w:rsidR="00F30367" w:rsidRPr="005B1BF4" w:rsidRDefault="00B113DE" w:rsidP="00F30367">
            <w:pPr>
              <w:rPr>
                <w:sz w:val="16"/>
                <w:szCs w:val="16"/>
              </w:rPr>
            </w:pPr>
            <w:r w:rsidRPr="005B1BF4">
              <w:rPr>
                <w:sz w:val="16"/>
                <w:szCs w:val="16"/>
              </w:rPr>
              <w:t>MBORREL4: New usecase</w:t>
            </w:r>
          </w:p>
        </w:tc>
      </w:tr>
      <w:tr w:rsidR="00F30367" w:rsidRPr="003C158B" w14:paraId="6098BE4D" w14:textId="77777777" w:rsidTr="00F30367">
        <w:trPr>
          <w:trHeight w:val="245"/>
          <w:jc w:val="center"/>
        </w:trPr>
        <w:tc>
          <w:tcPr>
            <w:tcW w:w="1755" w:type="dxa"/>
            <w:tcBorders>
              <w:left w:val="single" w:sz="4" w:space="0" w:color="auto"/>
              <w:right w:val="single" w:sz="4" w:space="0" w:color="auto"/>
            </w:tcBorders>
          </w:tcPr>
          <w:p w14:paraId="69444F5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A44033" w14:textId="77777777" w:rsidR="00F30367" w:rsidRPr="005B1BF4" w:rsidRDefault="00B113DE" w:rsidP="00F30367">
            <w:pPr>
              <w:rPr>
                <w:sz w:val="16"/>
                <w:szCs w:val="16"/>
              </w:rPr>
            </w:pPr>
            <w:r w:rsidRPr="005B1BF4">
              <w:rPr>
                <w:sz w:val="16"/>
                <w:szCs w:val="16"/>
              </w:rPr>
              <w:t>SVS-UC-REQ-306606/A-Tracking deactivation request through SMS</w:t>
            </w:r>
          </w:p>
        </w:tc>
        <w:tc>
          <w:tcPr>
            <w:tcW w:w="5911" w:type="dxa"/>
            <w:tcBorders>
              <w:top w:val="single" w:sz="6" w:space="0" w:color="auto"/>
              <w:left w:val="single" w:sz="6" w:space="0" w:color="auto"/>
              <w:bottom w:val="single" w:sz="6" w:space="0" w:color="auto"/>
              <w:right w:val="single" w:sz="6" w:space="0" w:color="auto"/>
            </w:tcBorders>
          </w:tcPr>
          <w:p w14:paraId="443FD9F1" w14:textId="77777777" w:rsidR="00F30367" w:rsidRPr="005B1BF4" w:rsidRDefault="00B113DE" w:rsidP="00F30367">
            <w:pPr>
              <w:rPr>
                <w:sz w:val="16"/>
                <w:szCs w:val="16"/>
              </w:rPr>
            </w:pPr>
            <w:r w:rsidRPr="005B1BF4">
              <w:rPr>
                <w:sz w:val="16"/>
                <w:szCs w:val="16"/>
              </w:rPr>
              <w:t>MBORREL4: New usecase</w:t>
            </w:r>
          </w:p>
        </w:tc>
      </w:tr>
      <w:tr w:rsidR="00F30367" w:rsidRPr="003C158B" w14:paraId="37B13EF8" w14:textId="77777777" w:rsidTr="00F30367">
        <w:trPr>
          <w:trHeight w:val="245"/>
          <w:jc w:val="center"/>
        </w:trPr>
        <w:tc>
          <w:tcPr>
            <w:tcW w:w="1755" w:type="dxa"/>
            <w:tcBorders>
              <w:left w:val="single" w:sz="4" w:space="0" w:color="auto"/>
              <w:right w:val="single" w:sz="4" w:space="0" w:color="auto"/>
            </w:tcBorders>
          </w:tcPr>
          <w:p w14:paraId="5EC9825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39917F1" w14:textId="77777777" w:rsidR="00F30367" w:rsidRPr="005B1BF4" w:rsidRDefault="00B113DE" w:rsidP="00F30367">
            <w:pPr>
              <w:rPr>
                <w:sz w:val="16"/>
                <w:szCs w:val="16"/>
              </w:rPr>
            </w:pPr>
            <w:r w:rsidRPr="005B1BF4">
              <w:rPr>
                <w:sz w:val="16"/>
                <w:szCs w:val="16"/>
              </w:rPr>
              <w:t>SVS-SD-REQ-303285/B-FTCP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338736F" w14:textId="77777777" w:rsidR="00F30367" w:rsidRPr="005B1BF4" w:rsidRDefault="00B113DE" w:rsidP="00F30367">
            <w:pPr>
              <w:rPr>
                <w:sz w:val="16"/>
                <w:szCs w:val="16"/>
              </w:rPr>
            </w:pPr>
            <w:r w:rsidRPr="005B1BF4">
              <w:rPr>
                <w:sz w:val="16"/>
                <w:szCs w:val="16"/>
              </w:rPr>
              <w:t>MBORREL4: Removed HTTP Ack</w:t>
            </w:r>
          </w:p>
        </w:tc>
      </w:tr>
      <w:tr w:rsidR="00F30367" w:rsidRPr="003C158B" w14:paraId="6122ED52" w14:textId="77777777" w:rsidTr="00F30367">
        <w:trPr>
          <w:trHeight w:val="245"/>
          <w:jc w:val="center"/>
        </w:trPr>
        <w:tc>
          <w:tcPr>
            <w:tcW w:w="1755" w:type="dxa"/>
            <w:tcBorders>
              <w:left w:val="single" w:sz="4" w:space="0" w:color="auto"/>
              <w:right w:val="single" w:sz="4" w:space="0" w:color="auto"/>
            </w:tcBorders>
          </w:tcPr>
          <w:p w14:paraId="25C97B2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8720F9" w14:textId="77777777" w:rsidR="00F30367" w:rsidRPr="005B1BF4" w:rsidRDefault="00B113DE" w:rsidP="00F30367">
            <w:pPr>
              <w:rPr>
                <w:sz w:val="16"/>
                <w:szCs w:val="16"/>
              </w:rPr>
            </w:pPr>
            <w:r w:rsidRPr="005B1BF4">
              <w:rPr>
                <w:sz w:val="16"/>
                <w:szCs w:val="16"/>
              </w:rPr>
              <w:t>SVS-SD-REQ-303327/B-FTCP Retry Strategies</w:t>
            </w:r>
          </w:p>
        </w:tc>
        <w:tc>
          <w:tcPr>
            <w:tcW w:w="5911" w:type="dxa"/>
            <w:tcBorders>
              <w:top w:val="single" w:sz="6" w:space="0" w:color="auto"/>
              <w:left w:val="single" w:sz="6" w:space="0" w:color="auto"/>
              <w:bottom w:val="single" w:sz="6" w:space="0" w:color="auto"/>
              <w:right w:val="single" w:sz="6" w:space="0" w:color="auto"/>
            </w:tcBorders>
          </w:tcPr>
          <w:p w14:paraId="0408D012" w14:textId="77777777" w:rsidR="00F30367" w:rsidRPr="005B1BF4" w:rsidRDefault="00B113DE" w:rsidP="00F30367">
            <w:pPr>
              <w:rPr>
                <w:sz w:val="16"/>
                <w:szCs w:val="16"/>
              </w:rPr>
            </w:pPr>
            <w:r w:rsidRPr="005B1BF4">
              <w:rPr>
                <w:sz w:val="16"/>
                <w:szCs w:val="16"/>
              </w:rPr>
              <w:t>MBORREL4: Removed HTTP Ack</w:t>
            </w:r>
          </w:p>
        </w:tc>
      </w:tr>
      <w:tr w:rsidR="00F30367" w:rsidRPr="003C158B" w14:paraId="20792D2A" w14:textId="77777777" w:rsidTr="00F30367">
        <w:trPr>
          <w:trHeight w:val="245"/>
          <w:jc w:val="center"/>
        </w:trPr>
        <w:tc>
          <w:tcPr>
            <w:tcW w:w="1755" w:type="dxa"/>
            <w:tcBorders>
              <w:left w:val="single" w:sz="4" w:space="0" w:color="auto"/>
              <w:right w:val="single" w:sz="4" w:space="0" w:color="auto"/>
            </w:tcBorders>
          </w:tcPr>
          <w:p w14:paraId="13F7582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FCAEB3" w14:textId="77777777" w:rsidR="00F30367" w:rsidRPr="005B1BF4" w:rsidRDefault="00B113DE" w:rsidP="00F30367">
            <w:pPr>
              <w:rPr>
                <w:sz w:val="16"/>
                <w:szCs w:val="16"/>
              </w:rPr>
            </w:pPr>
            <w:r w:rsidRPr="005B1BF4">
              <w:rPr>
                <w:sz w:val="16"/>
                <w:szCs w:val="16"/>
              </w:rPr>
              <w:t>SVS-SD-REQ-303698/B-SMS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02C6D229" w14:textId="77777777" w:rsidR="00F30367" w:rsidRPr="005B1BF4" w:rsidRDefault="00B113DE" w:rsidP="00F30367">
            <w:pPr>
              <w:rPr>
                <w:sz w:val="16"/>
                <w:szCs w:val="16"/>
              </w:rPr>
            </w:pPr>
            <w:r w:rsidRPr="005B1BF4">
              <w:rPr>
                <w:sz w:val="16"/>
                <w:szCs w:val="16"/>
              </w:rPr>
              <w:t>MBORREL4: Removed HTTP Ack</w:t>
            </w:r>
          </w:p>
        </w:tc>
      </w:tr>
      <w:tr w:rsidR="00F30367" w:rsidRPr="003C158B" w14:paraId="3C57B8D3" w14:textId="77777777" w:rsidTr="00F30367">
        <w:trPr>
          <w:trHeight w:val="245"/>
          <w:jc w:val="center"/>
        </w:trPr>
        <w:tc>
          <w:tcPr>
            <w:tcW w:w="1755" w:type="dxa"/>
            <w:tcBorders>
              <w:left w:val="single" w:sz="4" w:space="0" w:color="auto"/>
              <w:right w:val="single" w:sz="4" w:space="0" w:color="auto"/>
            </w:tcBorders>
          </w:tcPr>
          <w:p w14:paraId="63C6559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CD53B9" w14:textId="77777777" w:rsidR="00F30367" w:rsidRPr="005B1BF4" w:rsidRDefault="00B113DE" w:rsidP="00F30367">
            <w:pPr>
              <w:rPr>
                <w:sz w:val="16"/>
                <w:szCs w:val="16"/>
              </w:rPr>
            </w:pPr>
            <w:r w:rsidRPr="005B1BF4">
              <w:rPr>
                <w:sz w:val="16"/>
                <w:szCs w:val="16"/>
              </w:rPr>
              <w:t>SVS-SD-REQ-303710/B-SMS Retry Strategies</w:t>
            </w:r>
          </w:p>
        </w:tc>
        <w:tc>
          <w:tcPr>
            <w:tcW w:w="5911" w:type="dxa"/>
            <w:tcBorders>
              <w:top w:val="single" w:sz="6" w:space="0" w:color="auto"/>
              <w:left w:val="single" w:sz="6" w:space="0" w:color="auto"/>
              <w:bottom w:val="single" w:sz="6" w:space="0" w:color="auto"/>
              <w:right w:val="single" w:sz="6" w:space="0" w:color="auto"/>
            </w:tcBorders>
          </w:tcPr>
          <w:p w14:paraId="4211B4F3" w14:textId="77777777" w:rsidR="00F30367" w:rsidRPr="005B1BF4" w:rsidRDefault="00B113DE" w:rsidP="00F30367">
            <w:pPr>
              <w:rPr>
                <w:sz w:val="16"/>
                <w:szCs w:val="16"/>
              </w:rPr>
            </w:pPr>
            <w:r w:rsidRPr="005B1BF4">
              <w:rPr>
                <w:sz w:val="16"/>
                <w:szCs w:val="16"/>
              </w:rPr>
              <w:t>MBORREL4: Removed HTTP Ack</w:t>
            </w:r>
          </w:p>
        </w:tc>
      </w:tr>
      <w:tr w:rsidR="00F30367" w:rsidRPr="003C158B" w14:paraId="51643C7A" w14:textId="77777777" w:rsidTr="00F30367">
        <w:trPr>
          <w:trHeight w:val="245"/>
          <w:jc w:val="center"/>
        </w:trPr>
        <w:tc>
          <w:tcPr>
            <w:tcW w:w="1755" w:type="dxa"/>
            <w:tcBorders>
              <w:left w:val="single" w:sz="4" w:space="0" w:color="auto"/>
              <w:right w:val="single" w:sz="4" w:space="0" w:color="auto"/>
            </w:tcBorders>
          </w:tcPr>
          <w:p w14:paraId="0C5A5B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7DF00D" w14:textId="77777777" w:rsidR="00F30367" w:rsidRPr="005B1BF4" w:rsidRDefault="00B113DE" w:rsidP="00F30367">
            <w:pPr>
              <w:rPr>
                <w:sz w:val="16"/>
                <w:szCs w:val="16"/>
              </w:rPr>
            </w:pPr>
            <w:r w:rsidRPr="005B1BF4">
              <w:rPr>
                <w:sz w:val="16"/>
                <w:szCs w:val="16"/>
              </w:rPr>
              <w:t>STR-491844/C-Requirements</w:t>
            </w:r>
          </w:p>
        </w:tc>
        <w:tc>
          <w:tcPr>
            <w:tcW w:w="5911" w:type="dxa"/>
            <w:tcBorders>
              <w:top w:val="single" w:sz="6" w:space="0" w:color="auto"/>
              <w:left w:val="single" w:sz="6" w:space="0" w:color="auto"/>
              <w:bottom w:val="single" w:sz="6" w:space="0" w:color="auto"/>
              <w:right w:val="single" w:sz="6" w:space="0" w:color="auto"/>
            </w:tcBorders>
          </w:tcPr>
          <w:p w14:paraId="576ED167" w14:textId="77777777" w:rsidR="00F30367" w:rsidRPr="005B1BF4" w:rsidRDefault="00B113DE" w:rsidP="00F30367">
            <w:pPr>
              <w:rPr>
                <w:sz w:val="16"/>
                <w:szCs w:val="16"/>
              </w:rPr>
            </w:pPr>
            <w:r w:rsidRPr="005B1BF4">
              <w:rPr>
                <w:sz w:val="16"/>
                <w:szCs w:val="16"/>
              </w:rPr>
              <w:t>MBORREL4: Removed REQ-291084, REQ-291086, REQ-291094, REQ-303133, REQ-303143, REQ-303137. Added REQ-306354</w:t>
            </w:r>
          </w:p>
        </w:tc>
      </w:tr>
      <w:tr w:rsidR="00F30367" w:rsidRPr="003C158B" w14:paraId="1CFAEB3C" w14:textId="77777777" w:rsidTr="00F30367">
        <w:trPr>
          <w:trHeight w:val="245"/>
          <w:jc w:val="center"/>
        </w:trPr>
        <w:tc>
          <w:tcPr>
            <w:tcW w:w="1755" w:type="dxa"/>
            <w:tcBorders>
              <w:left w:val="single" w:sz="4" w:space="0" w:color="auto"/>
              <w:right w:val="single" w:sz="4" w:space="0" w:color="auto"/>
            </w:tcBorders>
          </w:tcPr>
          <w:p w14:paraId="0D70F46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5C01D5" w14:textId="77777777" w:rsidR="00F30367" w:rsidRPr="005B1BF4" w:rsidRDefault="00B113DE" w:rsidP="00F30367">
            <w:pPr>
              <w:rPr>
                <w:sz w:val="16"/>
                <w:szCs w:val="16"/>
              </w:rPr>
            </w:pPr>
            <w:r w:rsidRPr="005B1BF4">
              <w:rPr>
                <w:sz w:val="16"/>
                <w:szCs w:val="16"/>
              </w:rPr>
              <w:t>SVS-REQ-291085/C-Power Modes</w:t>
            </w:r>
          </w:p>
        </w:tc>
        <w:tc>
          <w:tcPr>
            <w:tcW w:w="5911" w:type="dxa"/>
            <w:tcBorders>
              <w:top w:val="single" w:sz="6" w:space="0" w:color="auto"/>
              <w:left w:val="single" w:sz="6" w:space="0" w:color="auto"/>
              <w:bottom w:val="single" w:sz="6" w:space="0" w:color="auto"/>
              <w:right w:val="single" w:sz="6" w:space="0" w:color="auto"/>
            </w:tcBorders>
          </w:tcPr>
          <w:p w14:paraId="01BF24FF" w14:textId="77777777" w:rsidR="00F30367" w:rsidRPr="005B1BF4" w:rsidRDefault="00B113DE" w:rsidP="00F30367">
            <w:pPr>
              <w:rPr>
                <w:sz w:val="16"/>
                <w:szCs w:val="16"/>
              </w:rPr>
            </w:pPr>
            <w:r w:rsidRPr="005B1BF4">
              <w:rPr>
                <w:sz w:val="16"/>
                <w:szCs w:val="16"/>
              </w:rPr>
              <w:t>MBORREL4: Updated table</w:t>
            </w:r>
          </w:p>
        </w:tc>
      </w:tr>
      <w:tr w:rsidR="00F30367" w:rsidRPr="003C158B" w14:paraId="07B86AE6" w14:textId="77777777" w:rsidTr="00F30367">
        <w:trPr>
          <w:trHeight w:val="245"/>
          <w:jc w:val="center"/>
        </w:trPr>
        <w:tc>
          <w:tcPr>
            <w:tcW w:w="1755" w:type="dxa"/>
            <w:tcBorders>
              <w:left w:val="single" w:sz="4" w:space="0" w:color="auto"/>
              <w:right w:val="single" w:sz="4" w:space="0" w:color="auto"/>
            </w:tcBorders>
          </w:tcPr>
          <w:p w14:paraId="611F10C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D45532" w14:textId="77777777" w:rsidR="00F30367" w:rsidRPr="005B1BF4" w:rsidRDefault="00B113DE" w:rsidP="00F30367">
            <w:pPr>
              <w:rPr>
                <w:sz w:val="16"/>
                <w:szCs w:val="16"/>
              </w:rPr>
            </w:pPr>
            <w:r w:rsidRPr="005B1BF4">
              <w:rPr>
                <w:sz w:val="16"/>
                <w:szCs w:val="16"/>
              </w:rPr>
              <w:t>SVS-REQ-303134/B-Main battery power while SVS Subscription NOT active</w:t>
            </w:r>
          </w:p>
        </w:tc>
        <w:tc>
          <w:tcPr>
            <w:tcW w:w="5911" w:type="dxa"/>
            <w:tcBorders>
              <w:top w:val="single" w:sz="6" w:space="0" w:color="auto"/>
              <w:left w:val="single" w:sz="6" w:space="0" w:color="auto"/>
              <w:bottom w:val="single" w:sz="6" w:space="0" w:color="auto"/>
              <w:right w:val="single" w:sz="6" w:space="0" w:color="auto"/>
            </w:tcBorders>
          </w:tcPr>
          <w:p w14:paraId="0FD55F5F" w14:textId="77777777" w:rsidR="00F30367" w:rsidRPr="005B1BF4" w:rsidRDefault="00B113DE" w:rsidP="00F30367">
            <w:pPr>
              <w:rPr>
                <w:sz w:val="16"/>
                <w:szCs w:val="16"/>
              </w:rPr>
            </w:pPr>
            <w:r w:rsidRPr="005B1BF4">
              <w:rPr>
                <w:sz w:val="16"/>
                <w:szCs w:val="16"/>
              </w:rPr>
              <w:t>MBORREL4: Updated content</w:t>
            </w:r>
          </w:p>
        </w:tc>
      </w:tr>
      <w:tr w:rsidR="00F30367" w:rsidRPr="003C158B" w14:paraId="6E731E65" w14:textId="77777777" w:rsidTr="00F30367">
        <w:trPr>
          <w:trHeight w:val="245"/>
          <w:jc w:val="center"/>
        </w:trPr>
        <w:tc>
          <w:tcPr>
            <w:tcW w:w="1755" w:type="dxa"/>
            <w:tcBorders>
              <w:left w:val="single" w:sz="4" w:space="0" w:color="auto"/>
              <w:right w:val="single" w:sz="4" w:space="0" w:color="auto"/>
            </w:tcBorders>
          </w:tcPr>
          <w:p w14:paraId="48E9B3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99F254" w14:textId="77777777" w:rsidR="00F30367" w:rsidRPr="005B1BF4" w:rsidRDefault="00B113DE" w:rsidP="00F30367">
            <w:pPr>
              <w:rPr>
                <w:sz w:val="16"/>
                <w:szCs w:val="16"/>
              </w:rPr>
            </w:pPr>
            <w:r w:rsidRPr="005B1BF4">
              <w:rPr>
                <w:sz w:val="16"/>
                <w:szCs w:val="16"/>
              </w:rPr>
              <w:t>SVS-REQ-303135/B-Main battery power while SVS Subscription active and Theftmode deactivated</w:t>
            </w:r>
          </w:p>
        </w:tc>
        <w:tc>
          <w:tcPr>
            <w:tcW w:w="5911" w:type="dxa"/>
            <w:tcBorders>
              <w:top w:val="single" w:sz="6" w:space="0" w:color="auto"/>
              <w:left w:val="single" w:sz="6" w:space="0" w:color="auto"/>
              <w:bottom w:val="single" w:sz="6" w:space="0" w:color="auto"/>
              <w:right w:val="single" w:sz="6" w:space="0" w:color="auto"/>
            </w:tcBorders>
          </w:tcPr>
          <w:p w14:paraId="54F24CA4"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1C616F28" w14:textId="77777777" w:rsidTr="00F30367">
        <w:trPr>
          <w:trHeight w:val="245"/>
          <w:jc w:val="center"/>
        </w:trPr>
        <w:tc>
          <w:tcPr>
            <w:tcW w:w="1755" w:type="dxa"/>
            <w:tcBorders>
              <w:left w:val="single" w:sz="4" w:space="0" w:color="auto"/>
              <w:right w:val="single" w:sz="4" w:space="0" w:color="auto"/>
            </w:tcBorders>
          </w:tcPr>
          <w:p w14:paraId="5161FB5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F3C26C" w14:textId="77777777" w:rsidR="00F30367" w:rsidRPr="005B1BF4" w:rsidRDefault="00B113DE" w:rsidP="00F30367">
            <w:pPr>
              <w:rPr>
                <w:sz w:val="16"/>
                <w:szCs w:val="16"/>
              </w:rPr>
            </w:pPr>
            <w:r w:rsidRPr="005B1BF4">
              <w:rPr>
                <w:sz w:val="16"/>
                <w:szCs w:val="16"/>
              </w:rPr>
              <w:t>SVS-REQ-303136/B-Main battery SVS RTC Time DID Enabled while SVS subscription active and Theftmode deactivated</w:t>
            </w:r>
          </w:p>
        </w:tc>
        <w:tc>
          <w:tcPr>
            <w:tcW w:w="5911" w:type="dxa"/>
            <w:tcBorders>
              <w:top w:val="single" w:sz="6" w:space="0" w:color="auto"/>
              <w:left w:val="single" w:sz="6" w:space="0" w:color="auto"/>
              <w:bottom w:val="single" w:sz="6" w:space="0" w:color="auto"/>
              <w:right w:val="single" w:sz="6" w:space="0" w:color="auto"/>
            </w:tcBorders>
          </w:tcPr>
          <w:p w14:paraId="40767B35"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4B4DD06B" w14:textId="77777777" w:rsidTr="00F30367">
        <w:trPr>
          <w:trHeight w:val="245"/>
          <w:jc w:val="center"/>
        </w:trPr>
        <w:tc>
          <w:tcPr>
            <w:tcW w:w="1755" w:type="dxa"/>
            <w:tcBorders>
              <w:left w:val="single" w:sz="4" w:space="0" w:color="auto"/>
              <w:right w:val="single" w:sz="4" w:space="0" w:color="auto"/>
            </w:tcBorders>
          </w:tcPr>
          <w:p w14:paraId="60F20F4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40BDAE" w14:textId="77777777" w:rsidR="00F30367" w:rsidRPr="005B1BF4" w:rsidRDefault="00B113DE" w:rsidP="00F30367">
            <w:pPr>
              <w:rPr>
                <w:sz w:val="16"/>
                <w:szCs w:val="16"/>
              </w:rPr>
            </w:pPr>
            <w:r w:rsidRPr="005B1BF4">
              <w:rPr>
                <w:sz w:val="16"/>
                <w:szCs w:val="16"/>
              </w:rPr>
              <w:t>SVS-REQ-303138/B-Main battery SVS RTC Time Termination while SVS Subscription active and Theftmode deactivated</w:t>
            </w:r>
          </w:p>
        </w:tc>
        <w:tc>
          <w:tcPr>
            <w:tcW w:w="5911" w:type="dxa"/>
            <w:tcBorders>
              <w:top w:val="single" w:sz="6" w:space="0" w:color="auto"/>
              <w:left w:val="single" w:sz="6" w:space="0" w:color="auto"/>
              <w:bottom w:val="single" w:sz="6" w:space="0" w:color="auto"/>
              <w:right w:val="single" w:sz="6" w:space="0" w:color="auto"/>
            </w:tcBorders>
          </w:tcPr>
          <w:p w14:paraId="6BB9A076"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7F06263B" w14:textId="77777777" w:rsidTr="00F30367">
        <w:trPr>
          <w:trHeight w:val="245"/>
          <w:jc w:val="center"/>
        </w:trPr>
        <w:tc>
          <w:tcPr>
            <w:tcW w:w="1755" w:type="dxa"/>
            <w:tcBorders>
              <w:left w:val="single" w:sz="4" w:space="0" w:color="auto"/>
              <w:right w:val="single" w:sz="4" w:space="0" w:color="auto"/>
            </w:tcBorders>
          </w:tcPr>
          <w:p w14:paraId="034174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30BDEA" w14:textId="77777777" w:rsidR="00F30367" w:rsidRPr="005B1BF4" w:rsidRDefault="00B113DE" w:rsidP="00F30367">
            <w:pPr>
              <w:rPr>
                <w:sz w:val="16"/>
                <w:szCs w:val="16"/>
              </w:rPr>
            </w:pPr>
            <w:r w:rsidRPr="005B1BF4">
              <w:rPr>
                <w:sz w:val="16"/>
                <w:szCs w:val="16"/>
              </w:rPr>
              <w:t>SVS-REQ-303139/B-Main battery SVS RTC Time Termination while SVS Subscription active Alert while Theftmode deactivated</w:t>
            </w:r>
          </w:p>
        </w:tc>
        <w:tc>
          <w:tcPr>
            <w:tcW w:w="5911" w:type="dxa"/>
            <w:tcBorders>
              <w:top w:val="single" w:sz="6" w:space="0" w:color="auto"/>
              <w:left w:val="single" w:sz="6" w:space="0" w:color="auto"/>
              <w:bottom w:val="single" w:sz="6" w:space="0" w:color="auto"/>
              <w:right w:val="single" w:sz="6" w:space="0" w:color="auto"/>
            </w:tcBorders>
          </w:tcPr>
          <w:p w14:paraId="45F2647F"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1D0F68AE" w14:textId="77777777" w:rsidTr="00F30367">
        <w:trPr>
          <w:trHeight w:val="245"/>
          <w:jc w:val="center"/>
        </w:trPr>
        <w:tc>
          <w:tcPr>
            <w:tcW w:w="1755" w:type="dxa"/>
            <w:tcBorders>
              <w:left w:val="single" w:sz="4" w:space="0" w:color="auto"/>
              <w:right w:val="single" w:sz="4" w:space="0" w:color="auto"/>
            </w:tcBorders>
          </w:tcPr>
          <w:p w14:paraId="29F5AB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B4E664" w14:textId="77777777" w:rsidR="00F30367" w:rsidRPr="005B1BF4" w:rsidRDefault="00B113DE" w:rsidP="00F30367">
            <w:pPr>
              <w:rPr>
                <w:sz w:val="16"/>
                <w:szCs w:val="16"/>
              </w:rPr>
            </w:pPr>
            <w:r w:rsidRPr="005B1BF4">
              <w:rPr>
                <w:sz w:val="16"/>
                <w:szCs w:val="16"/>
              </w:rPr>
              <w:t>SVS-REQ-303140/B-Main battery power while SVS “Theft Mode” Active Low voltage threshold reached</w:t>
            </w:r>
          </w:p>
        </w:tc>
        <w:tc>
          <w:tcPr>
            <w:tcW w:w="5911" w:type="dxa"/>
            <w:tcBorders>
              <w:top w:val="single" w:sz="6" w:space="0" w:color="auto"/>
              <w:left w:val="single" w:sz="6" w:space="0" w:color="auto"/>
              <w:bottom w:val="single" w:sz="6" w:space="0" w:color="auto"/>
              <w:right w:val="single" w:sz="6" w:space="0" w:color="auto"/>
            </w:tcBorders>
          </w:tcPr>
          <w:p w14:paraId="46F76CA2"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3353AD1D" w14:textId="77777777" w:rsidTr="00F30367">
        <w:trPr>
          <w:trHeight w:val="245"/>
          <w:jc w:val="center"/>
        </w:trPr>
        <w:tc>
          <w:tcPr>
            <w:tcW w:w="1755" w:type="dxa"/>
            <w:tcBorders>
              <w:left w:val="single" w:sz="4" w:space="0" w:color="auto"/>
              <w:right w:val="single" w:sz="4" w:space="0" w:color="auto"/>
            </w:tcBorders>
          </w:tcPr>
          <w:p w14:paraId="732FAF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642F5B" w14:textId="77777777" w:rsidR="00F30367" w:rsidRPr="005B1BF4" w:rsidRDefault="00B113DE" w:rsidP="00F30367">
            <w:pPr>
              <w:rPr>
                <w:sz w:val="16"/>
                <w:szCs w:val="16"/>
              </w:rPr>
            </w:pPr>
            <w:r w:rsidRPr="005B1BF4">
              <w:rPr>
                <w:sz w:val="16"/>
                <w:szCs w:val="16"/>
              </w:rPr>
              <w:t>SVS-REQ-306354/A-Main battery power while SVS “Theft Mode” Active Warning threshold reached</w:t>
            </w:r>
          </w:p>
        </w:tc>
        <w:tc>
          <w:tcPr>
            <w:tcW w:w="5911" w:type="dxa"/>
            <w:tcBorders>
              <w:top w:val="single" w:sz="6" w:space="0" w:color="auto"/>
              <w:left w:val="single" w:sz="6" w:space="0" w:color="auto"/>
              <w:bottom w:val="single" w:sz="6" w:space="0" w:color="auto"/>
              <w:right w:val="single" w:sz="6" w:space="0" w:color="auto"/>
            </w:tcBorders>
          </w:tcPr>
          <w:p w14:paraId="29797394" w14:textId="77777777" w:rsidR="00F30367" w:rsidRPr="005B1BF4" w:rsidRDefault="00B113DE" w:rsidP="00F30367">
            <w:pPr>
              <w:rPr>
                <w:sz w:val="16"/>
                <w:szCs w:val="16"/>
              </w:rPr>
            </w:pPr>
            <w:r w:rsidRPr="005B1BF4">
              <w:rPr>
                <w:sz w:val="16"/>
                <w:szCs w:val="16"/>
              </w:rPr>
              <w:t>MBORREL4: New req.</w:t>
            </w:r>
          </w:p>
        </w:tc>
      </w:tr>
      <w:tr w:rsidR="00F30367" w:rsidRPr="003C158B" w14:paraId="55E84A4C" w14:textId="77777777" w:rsidTr="00F30367">
        <w:trPr>
          <w:trHeight w:val="245"/>
          <w:jc w:val="center"/>
        </w:trPr>
        <w:tc>
          <w:tcPr>
            <w:tcW w:w="1755" w:type="dxa"/>
            <w:tcBorders>
              <w:left w:val="single" w:sz="4" w:space="0" w:color="auto"/>
              <w:right w:val="single" w:sz="4" w:space="0" w:color="auto"/>
            </w:tcBorders>
          </w:tcPr>
          <w:p w14:paraId="2C24FBC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DC4E73" w14:textId="77777777" w:rsidR="00F30367" w:rsidRPr="005B1BF4" w:rsidRDefault="00B113DE" w:rsidP="00F30367">
            <w:pPr>
              <w:rPr>
                <w:sz w:val="16"/>
                <w:szCs w:val="16"/>
              </w:rPr>
            </w:pPr>
            <w:r w:rsidRPr="005B1BF4">
              <w:rPr>
                <w:sz w:val="16"/>
                <w:szCs w:val="16"/>
              </w:rPr>
              <w:t>SVS-REQ-303141/B-Periodicity Reduction Main battery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1BBA51FE" w14:textId="77777777" w:rsidR="00F30367" w:rsidRPr="005B1BF4" w:rsidRDefault="00B113DE" w:rsidP="00F30367">
            <w:pPr>
              <w:rPr>
                <w:sz w:val="16"/>
                <w:szCs w:val="16"/>
              </w:rPr>
            </w:pPr>
            <w:r w:rsidRPr="005B1BF4">
              <w:rPr>
                <w:sz w:val="16"/>
                <w:szCs w:val="16"/>
              </w:rPr>
              <w:t>MBORREL4: Updated content</w:t>
            </w:r>
          </w:p>
        </w:tc>
      </w:tr>
      <w:tr w:rsidR="00F30367" w:rsidRPr="003C158B" w14:paraId="7AC03C46" w14:textId="77777777" w:rsidTr="00F30367">
        <w:trPr>
          <w:trHeight w:val="245"/>
          <w:jc w:val="center"/>
        </w:trPr>
        <w:tc>
          <w:tcPr>
            <w:tcW w:w="1755" w:type="dxa"/>
            <w:tcBorders>
              <w:left w:val="single" w:sz="4" w:space="0" w:color="auto"/>
              <w:right w:val="single" w:sz="4" w:space="0" w:color="auto"/>
            </w:tcBorders>
          </w:tcPr>
          <w:p w14:paraId="4B773B5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2BA057" w14:textId="77777777" w:rsidR="00F30367" w:rsidRPr="005B1BF4" w:rsidRDefault="00B113DE" w:rsidP="00F30367">
            <w:pPr>
              <w:rPr>
                <w:sz w:val="16"/>
                <w:szCs w:val="16"/>
              </w:rPr>
            </w:pPr>
            <w:r w:rsidRPr="005B1BF4">
              <w:rPr>
                <w:sz w:val="16"/>
                <w:szCs w:val="16"/>
              </w:rPr>
              <w:t>SVS-REQ-303142/B-Main battery Depletion while “Theft Mode” active and NO BUB available</w:t>
            </w:r>
          </w:p>
        </w:tc>
        <w:tc>
          <w:tcPr>
            <w:tcW w:w="5911" w:type="dxa"/>
            <w:tcBorders>
              <w:top w:val="single" w:sz="6" w:space="0" w:color="auto"/>
              <w:left w:val="single" w:sz="6" w:space="0" w:color="auto"/>
              <w:bottom w:val="single" w:sz="6" w:space="0" w:color="auto"/>
              <w:right w:val="single" w:sz="6" w:space="0" w:color="auto"/>
            </w:tcBorders>
          </w:tcPr>
          <w:p w14:paraId="7CB3047D"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72F7F046" w14:textId="77777777" w:rsidTr="00F30367">
        <w:trPr>
          <w:trHeight w:val="245"/>
          <w:jc w:val="center"/>
        </w:trPr>
        <w:tc>
          <w:tcPr>
            <w:tcW w:w="1755" w:type="dxa"/>
            <w:tcBorders>
              <w:left w:val="single" w:sz="4" w:space="0" w:color="auto"/>
              <w:right w:val="single" w:sz="4" w:space="0" w:color="auto"/>
            </w:tcBorders>
          </w:tcPr>
          <w:p w14:paraId="3BD535D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7FBFBD" w14:textId="77777777" w:rsidR="00F30367" w:rsidRPr="005B1BF4" w:rsidRDefault="00B113DE" w:rsidP="00F30367">
            <w:pPr>
              <w:rPr>
                <w:sz w:val="16"/>
                <w:szCs w:val="16"/>
              </w:rPr>
            </w:pPr>
            <w:r w:rsidRPr="005B1BF4">
              <w:rPr>
                <w:sz w:val="16"/>
                <w:szCs w:val="16"/>
              </w:rPr>
              <w:t>SVS-REQ-303144/B-Main battery Depletion while “Theft Mode” active and BUB available</w:t>
            </w:r>
          </w:p>
        </w:tc>
        <w:tc>
          <w:tcPr>
            <w:tcW w:w="5911" w:type="dxa"/>
            <w:tcBorders>
              <w:top w:val="single" w:sz="6" w:space="0" w:color="auto"/>
              <w:left w:val="single" w:sz="6" w:space="0" w:color="auto"/>
              <w:bottom w:val="single" w:sz="6" w:space="0" w:color="auto"/>
              <w:right w:val="single" w:sz="6" w:space="0" w:color="auto"/>
            </w:tcBorders>
          </w:tcPr>
          <w:p w14:paraId="28EBA3CE"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53E124AB" w14:textId="77777777" w:rsidTr="00F30367">
        <w:trPr>
          <w:trHeight w:val="245"/>
          <w:jc w:val="center"/>
        </w:trPr>
        <w:tc>
          <w:tcPr>
            <w:tcW w:w="1755" w:type="dxa"/>
            <w:tcBorders>
              <w:left w:val="single" w:sz="4" w:space="0" w:color="auto"/>
              <w:right w:val="single" w:sz="4" w:space="0" w:color="auto"/>
            </w:tcBorders>
          </w:tcPr>
          <w:p w14:paraId="2CC9907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B8C3FB" w14:textId="77777777" w:rsidR="00F30367" w:rsidRPr="005B1BF4" w:rsidRDefault="00B113DE" w:rsidP="00F30367">
            <w:pPr>
              <w:rPr>
                <w:sz w:val="16"/>
                <w:szCs w:val="16"/>
              </w:rPr>
            </w:pPr>
            <w:r w:rsidRPr="005B1BF4">
              <w:rPr>
                <w:sz w:val="16"/>
                <w:szCs w:val="16"/>
              </w:rPr>
              <w:t>SVS-REQ-291100/C-SVSServer BUB available while in “Theft Mode” and Main Battery Physically Removed</w:t>
            </w:r>
          </w:p>
        </w:tc>
        <w:tc>
          <w:tcPr>
            <w:tcW w:w="5911" w:type="dxa"/>
            <w:tcBorders>
              <w:top w:val="single" w:sz="6" w:space="0" w:color="auto"/>
              <w:left w:val="single" w:sz="6" w:space="0" w:color="auto"/>
              <w:bottom w:val="single" w:sz="6" w:space="0" w:color="auto"/>
              <w:right w:val="single" w:sz="6" w:space="0" w:color="auto"/>
            </w:tcBorders>
          </w:tcPr>
          <w:p w14:paraId="0A435359"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6D6B06C9" w14:textId="77777777" w:rsidTr="00F30367">
        <w:trPr>
          <w:trHeight w:val="245"/>
          <w:jc w:val="center"/>
        </w:trPr>
        <w:tc>
          <w:tcPr>
            <w:tcW w:w="1755" w:type="dxa"/>
            <w:tcBorders>
              <w:left w:val="single" w:sz="4" w:space="0" w:color="auto"/>
              <w:right w:val="single" w:sz="4" w:space="0" w:color="auto"/>
            </w:tcBorders>
          </w:tcPr>
          <w:p w14:paraId="7F489BD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8EB01E" w14:textId="77777777" w:rsidR="00F30367" w:rsidRPr="005B1BF4" w:rsidRDefault="00B113DE" w:rsidP="00F30367">
            <w:pPr>
              <w:rPr>
                <w:sz w:val="16"/>
                <w:szCs w:val="16"/>
              </w:rPr>
            </w:pPr>
            <w:r w:rsidRPr="005B1BF4">
              <w:rPr>
                <w:sz w:val="16"/>
                <w:szCs w:val="16"/>
              </w:rPr>
              <w:t>SVS-REQ-303145/B-Periodicity Reduction SVSServer BUB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400726DF" w14:textId="77777777" w:rsidR="00F30367" w:rsidRPr="005B1BF4" w:rsidRDefault="00B113DE" w:rsidP="00F30367">
            <w:pPr>
              <w:rPr>
                <w:sz w:val="16"/>
                <w:szCs w:val="16"/>
              </w:rPr>
            </w:pPr>
            <w:r w:rsidRPr="005B1BF4">
              <w:rPr>
                <w:sz w:val="16"/>
                <w:szCs w:val="16"/>
              </w:rPr>
              <w:t>MBORREL4: Updated content</w:t>
            </w:r>
          </w:p>
        </w:tc>
      </w:tr>
      <w:tr w:rsidR="00F30367" w:rsidRPr="003C158B" w14:paraId="04B36029" w14:textId="77777777" w:rsidTr="00F30367">
        <w:trPr>
          <w:trHeight w:val="245"/>
          <w:jc w:val="center"/>
        </w:trPr>
        <w:tc>
          <w:tcPr>
            <w:tcW w:w="1755" w:type="dxa"/>
            <w:tcBorders>
              <w:left w:val="single" w:sz="4" w:space="0" w:color="auto"/>
              <w:right w:val="single" w:sz="4" w:space="0" w:color="auto"/>
            </w:tcBorders>
          </w:tcPr>
          <w:p w14:paraId="3DF03BB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2EB3B7" w14:textId="77777777" w:rsidR="00F30367" w:rsidRPr="005B1BF4" w:rsidRDefault="00B113DE" w:rsidP="00F30367">
            <w:pPr>
              <w:rPr>
                <w:sz w:val="16"/>
                <w:szCs w:val="16"/>
              </w:rPr>
            </w:pPr>
            <w:r w:rsidRPr="005B1BF4">
              <w:rPr>
                <w:sz w:val="16"/>
                <w:szCs w:val="16"/>
              </w:rPr>
              <w:t>SVS-REQ-303146/B-SVSServer BUB SVS Depletion while in “Theft Mode”</w:t>
            </w:r>
          </w:p>
        </w:tc>
        <w:tc>
          <w:tcPr>
            <w:tcW w:w="5911" w:type="dxa"/>
            <w:tcBorders>
              <w:top w:val="single" w:sz="6" w:space="0" w:color="auto"/>
              <w:left w:val="single" w:sz="6" w:space="0" w:color="auto"/>
              <w:bottom w:val="single" w:sz="6" w:space="0" w:color="auto"/>
              <w:right w:val="single" w:sz="6" w:space="0" w:color="auto"/>
            </w:tcBorders>
          </w:tcPr>
          <w:p w14:paraId="4EB15915"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32BEAA2D" w14:textId="77777777" w:rsidTr="00F30367">
        <w:trPr>
          <w:trHeight w:val="245"/>
          <w:jc w:val="center"/>
        </w:trPr>
        <w:tc>
          <w:tcPr>
            <w:tcW w:w="1755" w:type="dxa"/>
            <w:tcBorders>
              <w:left w:val="single" w:sz="4" w:space="0" w:color="auto"/>
              <w:right w:val="single" w:sz="4" w:space="0" w:color="auto"/>
            </w:tcBorders>
          </w:tcPr>
          <w:p w14:paraId="707CBD1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6EFE08" w14:textId="77777777" w:rsidR="00F30367" w:rsidRPr="005B1BF4" w:rsidRDefault="00B113DE" w:rsidP="00F30367">
            <w:pPr>
              <w:rPr>
                <w:sz w:val="16"/>
                <w:szCs w:val="16"/>
              </w:rPr>
            </w:pPr>
            <w:r w:rsidRPr="005B1BF4">
              <w:rPr>
                <w:sz w:val="16"/>
                <w:szCs w:val="16"/>
              </w:rPr>
              <w:t>SVS-REQ-308662/A-SVSServer BUB SVS Depletion while in “Theft Mode”</w:t>
            </w:r>
          </w:p>
        </w:tc>
        <w:tc>
          <w:tcPr>
            <w:tcW w:w="5911" w:type="dxa"/>
            <w:tcBorders>
              <w:top w:val="single" w:sz="6" w:space="0" w:color="auto"/>
              <w:left w:val="single" w:sz="6" w:space="0" w:color="auto"/>
              <w:bottom w:val="single" w:sz="6" w:space="0" w:color="auto"/>
              <w:right w:val="single" w:sz="6" w:space="0" w:color="auto"/>
            </w:tcBorders>
          </w:tcPr>
          <w:p w14:paraId="491481A6" w14:textId="77777777" w:rsidR="00F30367" w:rsidRPr="005B1BF4" w:rsidRDefault="00B113DE" w:rsidP="00F30367">
            <w:pPr>
              <w:rPr>
                <w:sz w:val="16"/>
                <w:szCs w:val="16"/>
              </w:rPr>
            </w:pPr>
            <w:r w:rsidRPr="005B1BF4">
              <w:rPr>
                <w:sz w:val="16"/>
                <w:szCs w:val="16"/>
              </w:rPr>
              <w:t>MBORREL4: New req.</w:t>
            </w:r>
          </w:p>
        </w:tc>
      </w:tr>
      <w:tr w:rsidR="00F30367" w:rsidRPr="003C158B" w14:paraId="3F7346A1" w14:textId="77777777" w:rsidTr="00F30367">
        <w:trPr>
          <w:trHeight w:val="245"/>
          <w:jc w:val="center"/>
        </w:trPr>
        <w:tc>
          <w:tcPr>
            <w:tcW w:w="1755" w:type="dxa"/>
            <w:tcBorders>
              <w:left w:val="single" w:sz="4" w:space="0" w:color="auto"/>
              <w:right w:val="single" w:sz="4" w:space="0" w:color="auto"/>
            </w:tcBorders>
          </w:tcPr>
          <w:p w14:paraId="5793574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879A27" w14:textId="77777777" w:rsidR="00F30367" w:rsidRPr="005B1BF4" w:rsidRDefault="00B113DE" w:rsidP="00F30367">
            <w:pPr>
              <w:rPr>
                <w:sz w:val="16"/>
                <w:szCs w:val="16"/>
              </w:rPr>
            </w:pPr>
            <w:r w:rsidRPr="005B1BF4">
              <w:rPr>
                <w:sz w:val="16"/>
                <w:szCs w:val="16"/>
              </w:rPr>
              <w:t>SVS-REQ-303148/B-SVSServer BUB SVS RTC Time DID Specified and Theftmode deactivated</w:t>
            </w:r>
          </w:p>
        </w:tc>
        <w:tc>
          <w:tcPr>
            <w:tcW w:w="5911" w:type="dxa"/>
            <w:tcBorders>
              <w:top w:val="single" w:sz="6" w:space="0" w:color="auto"/>
              <w:left w:val="single" w:sz="6" w:space="0" w:color="auto"/>
              <w:bottom w:val="single" w:sz="6" w:space="0" w:color="auto"/>
              <w:right w:val="single" w:sz="6" w:space="0" w:color="auto"/>
            </w:tcBorders>
          </w:tcPr>
          <w:p w14:paraId="4F31AAD3"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5A780B57" w14:textId="77777777" w:rsidTr="00F30367">
        <w:trPr>
          <w:trHeight w:val="245"/>
          <w:jc w:val="center"/>
        </w:trPr>
        <w:tc>
          <w:tcPr>
            <w:tcW w:w="1755" w:type="dxa"/>
            <w:tcBorders>
              <w:left w:val="single" w:sz="4" w:space="0" w:color="auto"/>
              <w:right w:val="single" w:sz="4" w:space="0" w:color="auto"/>
            </w:tcBorders>
          </w:tcPr>
          <w:p w14:paraId="4469707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0D8218" w14:textId="77777777" w:rsidR="00F30367" w:rsidRPr="005B1BF4" w:rsidRDefault="00B113DE" w:rsidP="00F30367">
            <w:pPr>
              <w:rPr>
                <w:sz w:val="16"/>
                <w:szCs w:val="16"/>
              </w:rPr>
            </w:pPr>
            <w:r w:rsidRPr="005B1BF4">
              <w:rPr>
                <w:sz w:val="16"/>
                <w:szCs w:val="16"/>
              </w:rPr>
              <w:t>SVS-REQ-303149/B-SVSServer BUB SVS RTC Time DID NOT Specified and Theftmode deactivated</w:t>
            </w:r>
          </w:p>
        </w:tc>
        <w:tc>
          <w:tcPr>
            <w:tcW w:w="5911" w:type="dxa"/>
            <w:tcBorders>
              <w:top w:val="single" w:sz="6" w:space="0" w:color="auto"/>
              <w:left w:val="single" w:sz="6" w:space="0" w:color="auto"/>
              <w:bottom w:val="single" w:sz="6" w:space="0" w:color="auto"/>
              <w:right w:val="single" w:sz="6" w:space="0" w:color="auto"/>
            </w:tcBorders>
          </w:tcPr>
          <w:p w14:paraId="4D4490E9" w14:textId="77777777" w:rsidR="00F30367" w:rsidRPr="005B1BF4" w:rsidRDefault="00B113DE" w:rsidP="00F30367">
            <w:pPr>
              <w:rPr>
                <w:sz w:val="16"/>
                <w:szCs w:val="16"/>
              </w:rPr>
            </w:pPr>
            <w:r w:rsidRPr="005B1BF4">
              <w:rPr>
                <w:sz w:val="16"/>
                <w:szCs w:val="16"/>
              </w:rPr>
              <w:t>MBORREL4: Updated req title</w:t>
            </w:r>
          </w:p>
        </w:tc>
      </w:tr>
      <w:tr w:rsidR="00F30367" w:rsidRPr="003C158B" w14:paraId="117448EB" w14:textId="77777777" w:rsidTr="00F30367">
        <w:trPr>
          <w:trHeight w:val="245"/>
          <w:jc w:val="center"/>
        </w:trPr>
        <w:tc>
          <w:tcPr>
            <w:tcW w:w="1755" w:type="dxa"/>
            <w:tcBorders>
              <w:left w:val="single" w:sz="4" w:space="0" w:color="auto"/>
              <w:right w:val="single" w:sz="4" w:space="0" w:color="auto"/>
            </w:tcBorders>
          </w:tcPr>
          <w:p w14:paraId="4A57FA7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31B793" w14:textId="77777777" w:rsidR="00F30367" w:rsidRPr="005B1BF4" w:rsidRDefault="00B113DE" w:rsidP="00F30367">
            <w:pPr>
              <w:rPr>
                <w:sz w:val="16"/>
                <w:szCs w:val="16"/>
              </w:rPr>
            </w:pPr>
            <w:r w:rsidRPr="005B1BF4">
              <w:rPr>
                <w:sz w:val="16"/>
                <w:szCs w:val="16"/>
              </w:rPr>
              <w:t>SVS-REQ-303150/B-SVSServer BUB SVS RTC Time Termination and Theftmode deactivated</w:t>
            </w:r>
          </w:p>
        </w:tc>
        <w:tc>
          <w:tcPr>
            <w:tcW w:w="5911" w:type="dxa"/>
            <w:tcBorders>
              <w:top w:val="single" w:sz="6" w:space="0" w:color="auto"/>
              <w:left w:val="single" w:sz="6" w:space="0" w:color="auto"/>
              <w:bottom w:val="single" w:sz="6" w:space="0" w:color="auto"/>
              <w:right w:val="single" w:sz="6" w:space="0" w:color="auto"/>
            </w:tcBorders>
          </w:tcPr>
          <w:p w14:paraId="0A5C494A"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2BAEC313" w14:textId="77777777" w:rsidTr="00F30367">
        <w:trPr>
          <w:trHeight w:val="245"/>
          <w:jc w:val="center"/>
        </w:trPr>
        <w:tc>
          <w:tcPr>
            <w:tcW w:w="1755" w:type="dxa"/>
            <w:tcBorders>
              <w:left w:val="single" w:sz="4" w:space="0" w:color="auto"/>
              <w:right w:val="single" w:sz="4" w:space="0" w:color="auto"/>
            </w:tcBorders>
          </w:tcPr>
          <w:p w14:paraId="351E193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BA3582" w14:textId="77777777" w:rsidR="00F30367" w:rsidRPr="005B1BF4" w:rsidRDefault="00B113DE" w:rsidP="00F30367">
            <w:pPr>
              <w:rPr>
                <w:sz w:val="16"/>
                <w:szCs w:val="16"/>
              </w:rPr>
            </w:pPr>
            <w:r w:rsidRPr="005B1BF4">
              <w:rPr>
                <w:sz w:val="16"/>
                <w:szCs w:val="16"/>
              </w:rPr>
              <w:t>SVS-REQ-308663/A-SVSServer BUB SVS RTC Time Termination and Theftmode deactivated</w:t>
            </w:r>
          </w:p>
        </w:tc>
        <w:tc>
          <w:tcPr>
            <w:tcW w:w="5911" w:type="dxa"/>
            <w:tcBorders>
              <w:top w:val="single" w:sz="6" w:space="0" w:color="auto"/>
              <w:left w:val="single" w:sz="6" w:space="0" w:color="auto"/>
              <w:bottom w:val="single" w:sz="6" w:space="0" w:color="auto"/>
              <w:right w:val="single" w:sz="6" w:space="0" w:color="auto"/>
            </w:tcBorders>
          </w:tcPr>
          <w:p w14:paraId="28A3B6F6" w14:textId="77777777" w:rsidR="00F30367" w:rsidRPr="005B1BF4" w:rsidRDefault="00B113DE" w:rsidP="00F30367">
            <w:pPr>
              <w:rPr>
                <w:sz w:val="16"/>
                <w:szCs w:val="16"/>
              </w:rPr>
            </w:pPr>
            <w:r w:rsidRPr="005B1BF4">
              <w:rPr>
                <w:sz w:val="16"/>
                <w:szCs w:val="16"/>
              </w:rPr>
              <w:t>MBORREL4: New req.</w:t>
            </w:r>
          </w:p>
        </w:tc>
      </w:tr>
      <w:tr w:rsidR="00F30367" w:rsidRPr="003C158B" w14:paraId="16ED1AAC" w14:textId="77777777" w:rsidTr="00F30367">
        <w:trPr>
          <w:trHeight w:val="245"/>
          <w:jc w:val="center"/>
        </w:trPr>
        <w:tc>
          <w:tcPr>
            <w:tcW w:w="1755" w:type="dxa"/>
            <w:tcBorders>
              <w:left w:val="single" w:sz="4" w:space="0" w:color="auto"/>
              <w:right w:val="single" w:sz="4" w:space="0" w:color="auto"/>
            </w:tcBorders>
          </w:tcPr>
          <w:p w14:paraId="6A7E833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7CFAF3" w14:textId="77777777" w:rsidR="00F30367" w:rsidRPr="005B1BF4" w:rsidRDefault="00B113DE" w:rsidP="00F30367">
            <w:pPr>
              <w:rPr>
                <w:sz w:val="16"/>
                <w:szCs w:val="16"/>
              </w:rPr>
            </w:pPr>
            <w:r w:rsidRPr="005B1BF4">
              <w:rPr>
                <w:sz w:val="16"/>
                <w:szCs w:val="16"/>
              </w:rPr>
              <w:t>SVS-REQ-303151/B-SVSServer BUB SVS RTC Time Termination Alert and Theftmode deactivated</w:t>
            </w:r>
          </w:p>
        </w:tc>
        <w:tc>
          <w:tcPr>
            <w:tcW w:w="5911" w:type="dxa"/>
            <w:tcBorders>
              <w:top w:val="single" w:sz="6" w:space="0" w:color="auto"/>
              <w:left w:val="single" w:sz="6" w:space="0" w:color="auto"/>
              <w:bottom w:val="single" w:sz="6" w:space="0" w:color="auto"/>
              <w:right w:val="single" w:sz="6" w:space="0" w:color="auto"/>
            </w:tcBorders>
          </w:tcPr>
          <w:p w14:paraId="5FB3FC90" w14:textId="77777777" w:rsidR="00F30367" w:rsidRPr="005B1BF4" w:rsidRDefault="00B113DE" w:rsidP="00F30367">
            <w:pPr>
              <w:rPr>
                <w:sz w:val="16"/>
                <w:szCs w:val="16"/>
              </w:rPr>
            </w:pPr>
            <w:r w:rsidRPr="005B1BF4">
              <w:rPr>
                <w:sz w:val="16"/>
                <w:szCs w:val="16"/>
              </w:rPr>
              <w:t>MBORREL4: Updated content and req title</w:t>
            </w:r>
          </w:p>
        </w:tc>
      </w:tr>
      <w:tr w:rsidR="00F30367" w:rsidRPr="003C158B" w14:paraId="6D7F57AE" w14:textId="77777777" w:rsidTr="00F30367">
        <w:trPr>
          <w:trHeight w:val="245"/>
          <w:jc w:val="center"/>
        </w:trPr>
        <w:tc>
          <w:tcPr>
            <w:tcW w:w="1755" w:type="dxa"/>
            <w:tcBorders>
              <w:left w:val="single" w:sz="4" w:space="0" w:color="auto"/>
              <w:right w:val="single" w:sz="4" w:space="0" w:color="auto"/>
            </w:tcBorders>
          </w:tcPr>
          <w:p w14:paraId="212503B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0C450B" w14:textId="77777777" w:rsidR="00F30367" w:rsidRPr="005B1BF4" w:rsidRDefault="00B113DE" w:rsidP="00F30367">
            <w:pPr>
              <w:rPr>
                <w:sz w:val="16"/>
                <w:szCs w:val="16"/>
              </w:rPr>
            </w:pPr>
            <w:r w:rsidRPr="005B1BF4">
              <w:rPr>
                <w:sz w:val="16"/>
                <w:szCs w:val="16"/>
              </w:rPr>
              <w:t>STR-491845/B-Use Cases</w:t>
            </w:r>
          </w:p>
        </w:tc>
        <w:tc>
          <w:tcPr>
            <w:tcW w:w="5911" w:type="dxa"/>
            <w:tcBorders>
              <w:top w:val="single" w:sz="6" w:space="0" w:color="auto"/>
              <w:left w:val="single" w:sz="6" w:space="0" w:color="auto"/>
              <w:bottom w:val="single" w:sz="6" w:space="0" w:color="auto"/>
              <w:right w:val="single" w:sz="6" w:space="0" w:color="auto"/>
            </w:tcBorders>
          </w:tcPr>
          <w:p w14:paraId="05C18E5E" w14:textId="77777777" w:rsidR="00F30367" w:rsidRPr="005B1BF4" w:rsidRDefault="00B113DE" w:rsidP="00F30367">
            <w:pPr>
              <w:rPr>
                <w:sz w:val="16"/>
                <w:szCs w:val="16"/>
              </w:rPr>
            </w:pPr>
            <w:r w:rsidRPr="005B1BF4">
              <w:rPr>
                <w:sz w:val="16"/>
                <w:szCs w:val="16"/>
              </w:rPr>
              <w:t>MBORREL4: Added UC-REQ-306368-382</w:t>
            </w:r>
          </w:p>
        </w:tc>
      </w:tr>
      <w:tr w:rsidR="00F30367" w:rsidRPr="003C158B" w14:paraId="4A319336" w14:textId="77777777" w:rsidTr="00F30367">
        <w:trPr>
          <w:trHeight w:val="245"/>
          <w:jc w:val="center"/>
        </w:trPr>
        <w:tc>
          <w:tcPr>
            <w:tcW w:w="1755" w:type="dxa"/>
            <w:tcBorders>
              <w:left w:val="single" w:sz="4" w:space="0" w:color="auto"/>
              <w:right w:val="single" w:sz="4" w:space="0" w:color="auto"/>
            </w:tcBorders>
          </w:tcPr>
          <w:p w14:paraId="49539C8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A7E917" w14:textId="77777777" w:rsidR="00F30367" w:rsidRPr="005B1BF4" w:rsidRDefault="00B113DE" w:rsidP="00F30367">
            <w:pPr>
              <w:rPr>
                <w:sz w:val="16"/>
                <w:szCs w:val="16"/>
              </w:rPr>
            </w:pPr>
            <w:r w:rsidRPr="005B1BF4">
              <w:rPr>
                <w:sz w:val="16"/>
                <w:szCs w:val="16"/>
              </w:rPr>
              <w:t>SVS-UC-REQ-306368/A-No SVS Subscription power moding</w:t>
            </w:r>
          </w:p>
        </w:tc>
        <w:tc>
          <w:tcPr>
            <w:tcW w:w="5911" w:type="dxa"/>
            <w:tcBorders>
              <w:top w:val="single" w:sz="6" w:space="0" w:color="auto"/>
              <w:left w:val="single" w:sz="6" w:space="0" w:color="auto"/>
              <w:bottom w:val="single" w:sz="6" w:space="0" w:color="auto"/>
              <w:right w:val="single" w:sz="6" w:space="0" w:color="auto"/>
            </w:tcBorders>
          </w:tcPr>
          <w:p w14:paraId="6FA5E43B" w14:textId="77777777" w:rsidR="00F30367" w:rsidRPr="005B1BF4" w:rsidRDefault="00B113DE" w:rsidP="00F30367">
            <w:pPr>
              <w:rPr>
                <w:sz w:val="16"/>
                <w:szCs w:val="16"/>
              </w:rPr>
            </w:pPr>
            <w:r w:rsidRPr="005B1BF4">
              <w:rPr>
                <w:sz w:val="16"/>
                <w:szCs w:val="16"/>
              </w:rPr>
              <w:t>MBORREL4: New usecase</w:t>
            </w:r>
          </w:p>
        </w:tc>
      </w:tr>
      <w:tr w:rsidR="00F30367" w:rsidRPr="003C158B" w14:paraId="4F4A11AE" w14:textId="77777777" w:rsidTr="00F30367">
        <w:trPr>
          <w:trHeight w:val="245"/>
          <w:jc w:val="center"/>
        </w:trPr>
        <w:tc>
          <w:tcPr>
            <w:tcW w:w="1755" w:type="dxa"/>
            <w:tcBorders>
              <w:left w:val="single" w:sz="4" w:space="0" w:color="auto"/>
              <w:right w:val="single" w:sz="4" w:space="0" w:color="auto"/>
            </w:tcBorders>
          </w:tcPr>
          <w:p w14:paraId="6AE948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80AE5F" w14:textId="77777777" w:rsidR="00F30367" w:rsidRPr="005B1BF4" w:rsidRDefault="00B113DE" w:rsidP="00F30367">
            <w:pPr>
              <w:rPr>
                <w:sz w:val="16"/>
                <w:szCs w:val="16"/>
              </w:rPr>
            </w:pPr>
            <w:r w:rsidRPr="005B1BF4">
              <w:rPr>
                <w:sz w:val="16"/>
                <w:szCs w:val="16"/>
              </w:rPr>
              <w:t>SVS-UC-REQ-306369/A-Main Battery Low Voltage Threshold no RTC</w:t>
            </w:r>
          </w:p>
        </w:tc>
        <w:tc>
          <w:tcPr>
            <w:tcW w:w="5911" w:type="dxa"/>
            <w:tcBorders>
              <w:top w:val="single" w:sz="6" w:space="0" w:color="auto"/>
              <w:left w:val="single" w:sz="6" w:space="0" w:color="auto"/>
              <w:bottom w:val="single" w:sz="6" w:space="0" w:color="auto"/>
              <w:right w:val="single" w:sz="6" w:space="0" w:color="auto"/>
            </w:tcBorders>
          </w:tcPr>
          <w:p w14:paraId="6DAE3592" w14:textId="77777777" w:rsidR="00F30367" w:rsidRPr="005B1BF4" w:rsidRDefault="00B113DE" w:rsidP="00F30367">
            <w:pPr>
              <w:rPr>
                <w:sz w:val="16"/>
                <w:szCs w:val="16"/>
              </w:rPr>
            </w:pPr>
            <w:r w:rsidRPr="005B1BF4">
              <w:rPr>
                <w:sz w:val="16"/>
                <w:szCs w:val="16"/>
              </w:rPr>
              <w:t>MBORREL4: New usecase</w:t>
            </w:r>
          </w:p>
        </w:tc>
      </w:tr>
      <w:tr w:rsidR="00F30367" w:rsidRPr="003C158B" w14:paraId="341FE92C" w14:textId="77777777" w:rsidTr="00F30367">
        <w:trPr>
          <w:trHeight w:val="245"/>
          <w:jc w:val="center"/>
        </w:trPr>
        <w:tc>
          <w:tcPr>
            <w:tcW w:w="1755" w:type="dxa"/>
            <w:tcBorders>
              <w:left w:val="single" w:sz="4" w:space="0" w:color="auto"/>
              <w:right w:val="single" w:sz="4" w:space="0" w:color="auto"/>
            </w:tcBorders>
          </w:tcPr>
          <w:p w14:paraId="679532E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CF8B75" w14:textId="77777777" w:rsidR="00F30367" w:rsidRPr="005B1BF4" w:rsidRDefault="00B113DE" w:rsidP="00F30367">
            <w:pPr>
              <w:rPr>
                <w:sz w:val="16"/>
                <w:szCs w:val="16"/>
              </w:rPr>
            </w:pPr>
            <w:r w:rsidRPr="005B1BF4">
              <w:rPr>
                <w:sz w:val="16"/>
                <w:szCs w:val="16"/>
              </w:rPr>
              <w:t>SVS-UC-REQ-306370/A-Main Battery Low Voltage Threshold with RTC</w:t>
            </w:r>
          </w:p>
        </w:tc>
        <w:tc>
          <w:tcPr>
            <w:tcW w:w="5911" w:type="dxa"/>
            <w:tcBorders>
              <w:top w:val="single" w:sz="6" w:space="0" w:color="auto"/>
              <w:left w:val="single" w:sz="6" w:space="0" w:color="auto"/>
              <w:bottom w:val="single" w:sz="6" w:space="0" w:color="auto"/>
              <w:right w:val="single" w:sz="6" w:space="0" w:color="auto"/>
            </w:tcBorders>
          </w:tcPr>
          <w:p w14:paraId="7225EDC7" w14:textId="77777777" w:rsidR="00F30367" w:rsidRPr="005B1BF4" w:rsidRDefault="00B113DE" w:rsidP="00F30367">
            <w:pPr>
              <w:rPr>
                <w:sz w:val="16"/>
                <w:szCs w:val="16"/>
              </w:rPr>
            </w:pPr>
            <w:r w:rsidRPr="005B1BF4">
              <w:rPr>
                <w:sz w:val="16"/>
                <w:szCs w:val="16"/>
              </w:rPr>
              <w:t>MBORREL4: New usecase</w:t>
            </w:r>
          </w:p>
        </w:tc>
      </w:tr>
      <w:tr w:rsidR="00F30367" w:rsidRPr="003C158B" w14:paraId="500995F1" w14:textId="77777777" w:rsidTr="00F30367">
        <w:trPr>
          <w:trHeight w:val="245"/>
          <w:jc w:val="center"/>
        </w:trPr>
        <w:tc>
          <w:tcPr>
            <w:tcW w:w="1755" w:type="dxa"/>
            <w:tcBorders>
              <w:left w:val="single" w:sz="4" w:space="0" w:color="auto"/>
              <w:right w:val="single" w:sz="4" w:space="0" w:color="auto"/>
            </w:tcBorders>
          </w:tcPr>
          <w:p w14:paraId="47411CD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FB63FB" w14:textId="77777777" w:rsidR="00F30367" w:rsidRPr="005B1BF4" w:rsidRDefault="00B113DE" w:rsidP="00F30367">
            <w:pPr>
              <w:rPr>
                <w:sz w:val="16"/>
                <w:szCs w:val="16"/>
              </w:rPr>
            </w:pPr>
            <w:r w:rsidRPr="005B1BF4">
              <w:rPr>
                <w:sz w:val="16"/>
                <w:szCs w:val="16"/>
              </w:rPr>
              <w:t>SVS-UC-REQ-306371/A-Main Battery Warning Threshold Goodbye Msg</w:t>
            </w:r>
          </w:p>
        </w:tc>
        <w:tc>
          <w:tcPr>
            <w:tcW w:w="5911" w:type="dxa"/>
            <w:tcBorders>
              <w:top w:val="single" w:sz="6" w:space="0" w:color="auto"/>
              <w:left w:val="single" w:sz="6" w:space="0" w:color="auto"/>
              <w:bottom w:val="single" w:sz="6" w:space="0" w:color="auto"/>
              <w:right w:val="single" w:sz="6" w:space="0" w:color="auto"/>
            </w:tcBorders>
          </w:tcPr>
          <w:p w14:paraId="723756CB" w14:textId="77777777" w:rsidR="00F30367" w:rsidRPr="005B1BF4" w:rsidRDefault="00B113DE" w:rsidP="00F30367">
            <w:pPr>
              <w:rPr>
                <w:sz w:val="16"/>
                <w:szCs w:val="16"/>
              </w:rPr>
            </w:pPr>
            <w:r w:rsidRPr="005B1BF4">
              <w:rPr>
                <w:sz w:val="16"/>
                <w:szCs w:val="16"/>
              </w:rPr>
              <w:t>MBORREL4: New usecase</w:t>
            </w:r>
          </w:p>
        </w:tc>
      </w:tr>
      <w:tr w:rsidR="00F30367" w:rsidRPr="003C158B" w14:paraId="71B8338F" w14:textId="77777777" w:rsidTr="00F30367">
        <w:trPr>
          <w:trHeight w:val="245"/>
          <w:jc w:val="center"/>
        </w:trPr>
        <w:tc>
          <w:tcPr>
            <w:tcW w:w="1755" w:type="dxa"/>
            <w:tcBorders>
              <w:left w:val="single" w:sz="4" w:space="0" w:color="auto"/>
              <w:right w:val="single" w:sz="4" w:space="0" w:color="auto"/>
            </w:tcBorders>
          </w:tcPr>
          <w:p w14:paraId="1ACA237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BFF2DC" w14:textId="77777777" w:rsidR="00F30367" w:rsidRPr="005B1BF4" w:rsidRDefault="00B113DE" w:rsidP="00F30367">
            <w:pPr>
              <w:rPr>
                <w:sz w:val="16"/>
                <w:szCs w:val="16"/>
              </w:rPr>
            </w:pPr>
            <w:r w:rsidRPr="005B1BF4">
              <w:rPr>
                <w:sz w:val="16"/>
                <w:szCs w:val="16"/>
              </w:rPr>
              <w:t>SVS-UC-REQ-306372/A-Main Battery Threshold in Theft Mode</w:t>
            </w:r>
          </w:p>
        </w:tc>
        <w:tc>
          <w:tcPr>
            <w:tcW w:w="5911" w:type="dxa"/>
            <w:tcBorders>
              <w:top w:val="single" w:sz="6" w:space="0" w:color="auto"/>
              <w:left w:val="single" w:sz="6" w:space="0" w:color="auto"/>
              <w:bottom w:val="single" w:sz="6" w:space="0" w:color="auto"/>
              <w:right w:val="single" w:sz="6" w:space="0" w:color="auto"/>
            </w:tcBorders>
          </w:tcPr>
          <w:p w14:paraId="79D4BF34" w14:textId="77777777" w:rsidR="00F30367" w:rsidRPr="005B1BF4" w:rsidRDefault="00B113DE" w:rsidP="00F30367">
            <w:pPr>
              <w:rPr>
                <w:sz w:val="16"/>
                <w:szCs w:val="16"/>
              </w:rPr>
            </w:pPr>
            <w:r w:rsidRPr="005B1BF4">
              <w:rPr>
                <w:sz w:val="16"/>
                <w:szCs w:val="16"/>
              </w:rPr>
              <w:t>MBORREL4: New usecase</w:t>
            </w:r>
          </w:p>
        </w:tc>
      </w:tr>
      <w:tr w:rsidR="00F30367" w:rsidRPr="003C158B" w14:paraId="73616C1E" w14:textId="77777777" w:rsidTr="00F30367">
        <w:trPr>
          <w:trHeight w:val="245"/>
          <w:jc w:val="center"/>
        </w:trPr>
        <w:tc>
          <w:tcPr>
            <w:tcW w:w="1755" w:type="dxa"/>
            <w:tcBorders>
              <w:left w:val="single" w:sz="4" w:space="0" w:color="auto"/>
              <w:right w:val="single" w:sz="4" w:space="0" w:color="auto"/>
            </w:tcBorders>
          </w:tcPr>
          <w:p w14:paraId="429EF6F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74A7CF" w14:textId="77777777" w:rsidR="00F30367" w:rsidRPr="005B1BF4" w:rsidRDefault="00B113DE" w:rsidP="00F30367">
            <w:pPr>
              <w:rPr>
                <w:sz w:val="16"/>
                <w:szCs w:val="16"/>
              </w:rPr>
            </w:pPr>
            <w:r w:rsidRPr="005B1BF4">
              <w:rPr>
                <w:sz w:val="16"/>
                <w:szCs w:val="16"/>
              </w:rPr>
              <w:t>SVS-UC-REQ-306373/A-Main Battery Warning Threshold in Theft Mode</w:t>
            </w:r>
          </w:p>
        </w:tc>
        <w:tc>
          <w:tcPr>
            <w:tcW w:w="5911" w:type="dxa"/>
            <w:tcBorders>
              <w:top w:val="single" w:sz="6" w:space="0" w:color="auto"/>
              <w:left w:val="single" w:sz="6" w:space="0" w:color="auto"/>
              <w:bottom w:val="single" w:sz="6" w:space="0" w:color="auto"/>
              <w:right w:val="single" w:sz="6" w:space="0" w:color="auto"/>
            </w:tcBorders>
          </w:tcPr>
          <w:p w14:paraId="0156A0BF" w14:textId="77777777" w:rsidR="00F30367" w:rsidRPr="005B1BF4" w:rsidRDefault="00B113DE" w:rsidP="00F30367">
            <w:pPr>
              <w:rPr>
                <w:sz w:val="16"/>
                <w:szCs w:val="16"/>
              </w:rPr>
            </w:pPr>
            <w:r w:rsidRPr="005B1BF4">
              <w:rPr>
                <w:sz w:val="16"/>
                <w:szCs w:val="16"/>
              </w:rPr>
              <w:t>MBORREL4: New usecase</w:t>
            </w:r>
          </w:p>
        </w:tc>
      </w:tr>
      <w:tr w:rsidR="00F30367" w:rsidRPr="003C158B" w14:paraId="0C0CDBF3" w14:textId="77777777" w:rsidTr="00F30367">
        <w:trPr>
          <w:trHeight w:val="245"/>
          <w:jc w:val="center"/>
        </w:trPr>
        <w:tc>
          <w:tcPr>
            <w:tcW w:w="1755" w:type="dxa"/>
            <w:tcBorders>
              <w:left w:val="single" w:sz="4" w:space="0" w:color="auto"/>
              <w:right w:val="single" w:sz="4" w:space="0" w:color="auto"/>
            </w:tcBorders>
          </w:tcPr>
          <w:p w14:paraId="7B7DA5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46B6C6" w14:textId="77777777" w:rsidR="00F30367" w:rsidRPr="005B1BF4" w:rsidRDefault="00B113DE" w:rsidP="00F30367">
            <w:pPr>
              <w:rPr>
                <w:sz w:val="16"/>
                <w:szCs w:val="16"/>
              </w:rPr>
            </w:pPr>
            <w:r w:rsidRPr="005B1BF4">
              <w:rPr>
                <w:sz w:val="16"/>
                <w:szCs w:val="16"/>
              </w:rPr>
              <w:t>SVS-UC-REQ-306374/A-Main Battery Discharged Threshold Goodbye Msg no BUB</w:t>
            </w:r>
          </w:p>
        </w:tc>
        <w:tc>
          <w:tcPr>
            <w:tcW w:w="5911" w:type="dxa"/>
            <w:tcBorders>
              <w:top w:val="single" w:sz="6" w:space="0" w:color="auto"/>
              <w:left w:val="single" w:sz="6" w:space="0" w:color="auto"/>
              <w:bottom w:val="single" w:sz="6" w:space="0" w:color="auto"/>
              <w:right w:val="single" w:sz="6" w:space="0" w:color="auto"/>
            </w:tcBorders>
          </w:tcPr>
          <w:p w14:paraId="19DE9BD4" w14:textId="77777777" w:rsidR="00F30367" w:rsidRPr="005B1BF4" w:rsidRDefault="00B113DE" w:rsidP="00F30367">
            <w:pPr>
              <w:rPr>
                <w:sz w:val="16"/>
                <w:szCs w:val="16"/>
              </w:rPr>
            </w:pPr>
            <w:r w:rsidRPr="005B1BF4">
              <w:rPr>
                <w:sz w:val="16"/>
                <w:szCs w:val="16"/>
              </w:rPr>
              <w:t>MBORREL4: New usecase</w:t>
            </w:r>
          </w:p>
        </w:tc>
      </w:tr>
      <w:tr w:rsidR="00F30367" w:rsidRPr="003C158B" w14:paraId="2B4C8A4D" w14:textId="77777777" w:rsidTr="00F30367">
        <w:trPr>
          <w:trHeight w:val="245"/>
          <w:jc w:val="center"/>
        </w:trPr>
        <w:tc>
          <w:tcPr>
            <w:tcW w:w="1755" w:type="dxa"/>
            <w:tcBorders>
              <w:left w:val="single" w:sz="4" w:space="0" w:color="auto"/>
              <w:right w:val="single" w:sz="4" w:space="0" w:color="auto"/>
            </w:tcBorders>
          </w:tcPr>
          <w:p w14:paraId="645EBB2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3E20F5" w14:textId="77777777" w:rsidR="00F30367" w:rsidRPr="005B1BF4" w:rsidRDefault="00B113DE" w:rsidP="00F30367">
            <w:pPr>
              <w:rPr>
                <w:sz w:val="16"/>
                <w:szCs w:val="16"/>
              </w:rPr>
            </w:pPr>
            <w:r w:rsidRPr="005B1BF4">
              <w:rPr>
                <w:sz w:val="16"/>
                <w:szCs w:val="16"/>
              </w:rPr>
              <w:t>SVS-UC-REQ-306375/A-Main Battery Discharged Threshold switch to BUB</w:t>
            </w:r>
          </w:p>
        </w:tc>
        <w:tc>
          <w:tcPr>
            <w:tcW w:w="5911" w:type="dxa"/>
            <w:tcBorders>
              <w:top w:val="single" w:sz="6" w:space="0" w:color="auto"/>
              <w:left w:val="single" w:sz="6" w:space="0" w:color="auto"/>
              <w:bottom w:val="single" w:sz="6" w:space="0" w:color="auto"/>
              <w:right w:val="single" w:sz="6" w:space="0" w:color="auto"/>
            </w:tcBorders>
          </w:tcPr>
          <w:p w14:paraId="6783186A" w14:textId="77777777" w:rsidR="00F30367" w:rsidRPr="005B1BF4" w:rsidRDefault="00B113DE" w:rsidP="00F30367">
            <w:pPr>
              <w:rPr>
                <w:sz w:val="16"/>
                <w:szCs w:val="16"/>
              </w:rPr>
            </w:pPr>
            <w:r w:rsidRPr="005B1BF4">
              <w:rPr>
                <w:sz w:val="16"/>
                <w:szCs w:val="16"/>
              </w:rPr>
              <w:t>MBORREL4: New usecase</w:t>
            </w:r>
          </w:p>
        </w:tc>
      </w:tr>
      <w:tr w:rsidR="00F30367" w:rsidRPr="003C158B" w14:paraId="62459979" w14:textId="77777777" w:rsidTr="00F30367">
        <w:trPr>
          <w:trHeight w:val="245"/>
          <w:jc w:val="center"/>
        </w:trPr>
        <w:tc>
          <w:tcPr>
            <w:tcW w:w="1755" w:type="dxa"/>
            <w:tcBorders>
              <w:left w:val="single" w:sz="4" w:space="0" w:color="auto"/>
              <w:right w:val="single" w:sz="4" w:space="0" w:color="auto"/>
            </w:tcBorders>
          </w:tcPr>
          <w:p w14:paraId="3262861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BFCDB9" w14:textId="77777777" w:rsidR="00F30367" w:rsidRPr="005B1BF4" w:rsidRDefault="00B113DE" w:rsidP="00F30367">
            <w:pPr>
              <w:rPr>
                <w:sz w:val="16"/>
                <w:szCs w:val="16"/>
              </w:rPr>
            </w:pPr>
            <w:r w:rsidRPr="005B1BF4">
              <w:rPr>
                <w:sz w:val="16"/>
                <w:szCs w:val="16"/>
              </w:rPr>
              <w:t>SVS-UC-REQ-306376/A-SVS Backup Battery Warning Threshold in Theft Mode</w:t>
            </w:r>
          </w:p>
        </w:tc>
        <w:tc>
          <w:tcPr>
            <w:tcW w:w="5911" w:type="dxa"/>
            <w:tcBorders>
              <w:top w:val="single" w:sz="6" w:space="0" w:color="auto"/>
              <w:left w:val="single" w:sz="6" w:space="0" w:color="auto"/>
              <w:bottom w:val="single" w:sz="6" w:space="0" w:color="auto"/>
              <w:right w:val="single" w:sz="6" w:space="0" w:color="auto"/>
            </w:tcBorders>
          </w:tcPr>
          <w:p w14:paraId="4143D4C0" w14:textId="77777777" w:rsidR="00F30367" w:rsidRPr="005B1BF4" w:rsidRDefault="00B113DE" w:rsidP="00F30367">
            <w:pPr>
              <w:rPr>
                <w:sz w:val="16"/>
                <w:szCs w:val="16"/>
              </w:rPr>
            </w:pPr>
            <w:r w:rsidRPr="005B1BF4">
              <w:rPr>
                <w:sz w:val="16"/>
                <w:szCs w:val="16"/>
              </w:rPr>
              <w:t>MBORREL4: New usecase</w:t>
            </w:r>
          </w:p>
        </w:tc>
      </w:tr>
      <w:tr w:rsidR="00F30367" w:rsidRPr="003C158B" w14:paraId="478F0B29" w14:textId="77777777" w:rsidTr="00F30367">
        <w:trPr>
          <w:trHeight w:val="245"/>
          <w:jc w:val="center"/>
        </w:trPr>
        <w:tc>
          <w:tcPr>
            <w:tcW w:w="1755" w:type="dxa"/>
            <w:tcBorders>
              <w:left w:val="single" w:sz="4" w:space="0" w:color="auto"/>
              <w:right w:val="single" w:sz="4" w:space="0" w:color="auto"/>
            </w:tcBorders>
          </w:tcPr>
          <w:p w14:paraId="231D9AF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CFA231" w14:textId="77777777" w:rsidR="00F30367" w:rsidRPr="005B1BF4" w:rsidRDefault="00B113DE" w:rsidP="00F30367">
            <w:pPr>
              <w:rPr>
                <w:sz w:val="16"/>
                <w:szCs w:val="16"/>
              </w:rPr>
            </w:pPr>
            <w:r w:rsidRPr="005B1BF4">
              <w:rPr>
                <w:sz w:val="16"/>
                <w:szCs w:val="16"/>
              </w:rPr>
              <w:t>SVS-UC-REQ-306377/A-SVS Backup Battery SVS Unsupported Threshold in Theft Mode</w:t>
            </w:r>
          </w:p>
        </w:tc>
        <w:tc>
          <w:tcPr>
            <w:tcW w:w="5911" w:type="dxa"/>
            <w:tcBorders>
              <w:top w:val="single" w:sz="6" w:space="0" w:color="auto"/>
              <w:left w:val="single" w:sz="6" w:space="0" w:color="auto"/>
              <w:bottom w:val="single" w:sz="6" w:space="0" w:color="auto"/>
              <w:right w:val="single" w:sz="6" w:space="0" w:color="auto"/>
            </w:tcBorders>
          </w:tcPr>
          <w:p w14:paraId="558E1A2D" w14:textId="77777777" w:rsidR="00F30367" w:rsidRPr="005B1BF4" w:rsidRDefault="00B113DE" w:rsidP="00F30367">
            <w:pPr>
              <w:rPr>
                <w:sz w:val="16"/>
                <w:szCs w:val="16"/>
              </w:rPr>
            </w:pPr>
            <w:r w:rsidRPr="005B1BF4">
              <w:rPr>
                <w:sz w:val="16"/>
                <w:szCs w:val="16"/>
              </w:rPr>
              <w:t>MBORREL4: New usecase</w:t>
            </w:r>
          </w:p>
        </w:tc>
      </w:tr>
      <w:tr w:rsidR="00F30367" w:rsidRPr="003C158B" w14:paraId="4D5FDFAF" w14:textId="77777777" w:rsidTr="00F30367">
        <w:trPr>
          <w:trHeight w:val="245"/>
          <w:jc w:val="center"/>
        </w:trPr>
        <w:tc>
          <w:tcPr>
            <w:tcW w:w="1755" w:type="dxa"/>
            <w:tcBorders>
              <w:left w:val="single" w:sz="4" w:space="0" w:color="auto"/>
              <w:right w:val="single" w:sz="4" w:space="0" w:color="auto"/>
            </w:tcBorders>
          </w:tcPr>
          <w:p w14:paraId="55AC036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0C5D24" w14:textId="77777777" w:rsidR="00F30367" w:rsidRPr="005B1BF4" w:rsidRDefault="00B113DE" w:rsidP="00F30367">
            <w:pPr>
              <w:rPr>
                <w:sz w:val="16"/>
                <w:szCs w:val="16"/>
              </w:rPr>
            </w:pPr>
            <w:r w:rsidRPr="005B1BF4">
              <w:rPr>
                <w:sz w:val="16"/>
                <w:szCs w:val="16"/>
              </w:rPr>
              <w:t>SVS-UC-REQ-306378/A-Main Battery Disconnected SVS Backup Battery Disengaged</w:t>
            </w:r>
          </w:p>
        </w:tc>
        <w:tc>
          <w:tcPr>
            <w:tcW w:w="5911" w:type="dxa"/>
            <w:tcBorders>
              <w:top w:val="single" w:sz="6" w:space="0" w:color="auto"/>
              <w:left w:val="single" w:sz="6" w:space="0" w:color="auto"/>
              <w:bottom w:val="single" w:sz="6" w:space="0" w:color="auto"/>
              <w:right w:val="single" w:sz="6" w:space="0" w:color="auto"/>
            </w:tcBorders>
          </w:tcPr>
          <w:p w14:paraId="4C5E012C" w14:textId="77777777" w:rsidR="00F30367" w:rsidRPr="005B1BF4" w:rsidRDefault="00B113DE" w:rsidP="00F30367">
            <w:pPr>
              <w:rPr>
                <w:sz w:val="16"/>
                <w:szCs w:val="16"/>
              </w:rPr>
            </w:pPr>
            <w:r w:rsidRPr="005B1BF4">
              <w:rPr>
                <w:sz w:val="16"/>
                <w:szCs w:val="16"/>
              </w:rPr>
              <w:t>MBORREL4: New usecase</w:t>
            </w:r>
          </w:p>
        </w:tc>
      </w:tr>
      <w:tr w:rsidR="00F30367" w:rsidRPr="003C158B" w14:paraId="370617BA" w14:textId="77777777" w:rsidTr="00F30367">
        <w:trPr>
          <w:trHeight w:val="245"/>
          <w:jc w:val="center"/>
        </w:trPr>
        <w:tc>
          <w:tcPr>
            <w:tcW w:w="1755" w:type="dxa"/>
            <w:tcBorders>
              <w:left w:val="single" w:sz="4" w:space="0" w:color="auto"/>
              <w:right w:val="single" w:sz="4" w:space="0" w:color="auto"/>
            </w:tcBorders>
          </w:tcPr>
          <w:p w14:paraId="7215093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0FC8F1" w14:textId="77777777" w:rsidR="00F30367" w:rsidRPr="005B1BF4" w:rsidRDefault="00B113DE" w:rsidP="00F30367">
            <w:pPr>
              <w:rPr>
                <w:sz w:val="16"/>
                <w:szCs w:val="16"/>
              </w:rPr>
            </w:pPr>
            <w:r w:rsidRPr="005B1BF4">
              <w:rPr>
                <w:sz w:val="16"/>
                <w:szCs w:val="16"/>
              </w:rPr>
              <w:t>SVS-UC-REQ-306379/A-Main Battery Disconnected SVS Backup Battery with RTC</w:t>
            </w:r>
          </w:p>
        </w:tc>
        <w:tc>
          <w:tcPr>
            <w:tcW w:w="5911" w:type="dxa"/>
            <w:tcBorders>
              <w:top w:val="single" w:sz="6" w:space="0" w:color="auto"/>
              <w:left w:val="single" w:sz="6" w:space="0" w:color="auto"/>
              <w:bottom w:val="single" w:sz="6" w:space="0" w:color="auto"/>
              <w:right w:val="single" w:sz="6" w:space="0" w:color="auto"/>
            </w:tcBorders>
          </w:tcPr>
          <w:p w14:paraId="749C9B7E" w14:textId="77777777" w:rsidR="00F30367" w:rsidRPr="005B1BF4" w:rsidRDefault="00B113DE" w:rsidP="00F30367">
            <w:pPr>
              <w:rPr>
                <w:sz w:val="16"/>
                <w:szCs w:val="16"/>
              </w:rPr>
            </w:pPr>
            <w:r w:rsidRPr="005B1BF4">
              <w:rPr>
                <w:sz w:val="16"/>
                <w:szCs w:val="16"/>
              </w:rPr>
              <w:t>MBORREL4: New usecase</w:t>
            </w:r>
          </w:p>
        </w:tc>
      </w:tr>
      <w:tr w:rsidR="00F30367" w:rsidRPr="003C158B" w14:paraId="6339BD98" w14:textId="77777777" w:rsidTr="00F30367">
        <w:trPr>
          <w:trHeight w:val="245"/>
          <w:jc w:val="center"/>
        </w:trPr>
        <w:tc>
          <w:tcPr>
            <w:tcW w:w="1755" w:type="dxa"/>
            <w:tcBorders>
              <w:left w:val="single" w:sz="4" w:space="0" w:color="auto"/>
              <w:right w:val="single" w:sz="4" w:space="0" w:color="auto"/>
            </w:tcBorders>
          </w:tcPr>
          <w:p w14:paraId="7FC9043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B3EDC0" w14:textId="77777777" w:rsidR="00F30367" w:rsidRPr="005B1BF4" w:rsidRDefault="00B113DE" w:rsidP="00F30367">
            <w:pPr>
              <w:rPr>
                <w:sz w:val="16"/>
                <w:szCs w:val="16"/>
              </w:rPr>
            </w:pPr>
            <w:r w:rsidRPr="005B1BF4">
              <w:rPr>
                <w:sz w:val="16"/>
                <w:szCs w:val="16"/>
              </w:rPr>
              <w:t>SVS-UC-REQ-306380/A-SVS Backup Battery Warning Threshold with RTC Goodbye Msg</w:t>
            </w:r>
          </w:p>
        </w:tc>
        <w:tc>
          <w:tcPr>
            <w:tcW w:w="5911" w:type="dxa"/>
            <w:tcBorders>
              <w:top w:val="single" w:sz="6" w:space="0" w:color="auto"/>
              <w:left w:val="single" w:sz="6" w:space="0" w:color="auto"/>
              <w:bottom w:val="single" w:sz="6" w:space="0" w:color="auto"/>
              <w:right w:val="single" w:sz="6" w:space="0" w:color="auto"/>
            </w:tcBorders>
          </w:tcPr>
          <w:p w14:paraId="5AB4C015" w14:textId="77777777" w:rsidR="00F30367" w:rsidRPr="005B1BF4" w:rsidRDefault="00B113DE" w:rsidP="00F30367">
            <w:pPr>
              <w:rPr>
                <w:sz w:val="16"/>
                <w:szCs w:val="16"/>
              </w:rPr>
            </w:pPr>
            <w:r w:rsidRPr="005B1BF4">
              <w:rPr>
                <w:sz w:val="16"/>
                <w:szCs w:val="16"/>
              </w:rPr>
              <w:t>MBORREL4: New usecase</w:t>
            </w:r>
          </w:p>
        </w:tc>
      </w:tr>
      <w:tr w:rsidR="00F30367" w:rsidRPr="003C158B" w14:paraId="23CDDF72" w14:textId="77777777" w:rsidTr="00F30367">
        <w:trPr>
          <w:trHeight w:val="245"/>
          <w:jc w:val="center"/>
        </w:trPr>
        <w:tc>
          <w:tcPr>
            <w:tcW w:w="1755" w:type="dxa"/>
            <w:tcBorders>
              <w:left w:val="single" w:sz="4" w:space="0" w:color="auto"/>
              <w:right w:val="single" w:sz="4" w:space="0" w:color="auto"/>
            </w:tcBorders>
          </w:tcPr>
          <w:p w14:paraId="392B538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2F22D3" w14:textId="77777777" w:rsidR="00F30367" w:rsidRPr="005B1BF4" w:rsidRDefault="00B113DE" w:rsidP="00F30367">
            <w:pPr>
              <w:rPr>
                <w:sz w:val="16"/>
                <w:szCs w:val="16"/>
              </w:rPr>
            </w:pPr>
            <w:r w:rsidRPr="005B1BF4">
              <w:rPr>
                <w:sz w:val="16"/>
                <w:szCs w:val="16"/>
              </w:rPr>
              <w:t>SVS-UC-REQ-306381/A-ECall Event during Theft Mode</w:t>
            </w:r>
          </w:p>
        </w:tc>
        <w:tc>
          <w:tcPr>
            <w:tcW w:w="5911" w:type="dxa"/>
            <w:tcBorders>
              <w:top w:val="single" w:sz="6" w:space="0" w:color="auto"/>
              <w:left w:val="single" w:sz="6" w:space="0" w:color="auto"/>
              <w:bottom w:val="single" w:sz="6" w:space="0" w:color="auto"/>
              <w:right w:val="single" w:sz="6" w:space="0" w:color="auto"/>
            </w:tcBorders>
          </w:tcPr>
          <w:p w14:paraId="0157E3E1" w14:textId="77777777" w:rsidR="00F30367" w:rsidRPr="005B1BF4" w:rsidRDefault="00B113DE" w:rsidP="00F30367">
            <w:pPr>
              <w:rPr>
                <w:sz w:val="16"/>
                <w:szCs w:val="16"/>
              </w:rPr>
            </w:pPr>
            <w:r w:rsidRPr="005B1BF4">
              <w:rPr>
                <w:sz w:val="16"/>
                <w:szCs w:val="16"/>
              </w:rPr>
              <w:t>MBORREL4: New usecase</w:t>
            </w:r>
          </w:p>
        </w:tc>
      </w:tr>
      <w:tr w:rsidR="00F30367" w:rsidRPr="003C158B" w14:paraId="65C77C33" w14:textId="77777777" w:rsidTr="00F30367">
        <w:trPr>
          <w:trHeight w:val="245"/>
          <w:jc w:val="center"/>
        </w:trPr>
        <w:tc>
          <w:tcPr>
            <w:tcW w:w="1755" w:type="dxa"/>
            <w:tcBorders>
              <w:left w:val="single" w:sz="4" w:space="0" w:color="auto"/>
              <w:bottom w:val="single" w:sz="4" w:space="0" w:color="auto"/>
              <w:right w:val="single" w:sz="4" w:space="0" w:color="auto"/>
            </w:tcBorders>
          </w:tcPr>
          <w:p w14:paraId="2C01CE7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59829A" w14:textId="77777777" w:rsidR="00F30367" w:rsidRPr="005B1BF4" w:rsidRDefault="00B113DE" w:rsidP="00F30367">
            <w:pPr>
              <w:rPr>
                <w:sz w:val="16"/>
                <w:szCs w:val="16"/>
              </w:rPr>
            </w:pPr>
            <w:r w:rsidRPr="005B1BF4">
              <w:rPr>
                <w:sz w:val="16"/>
                <w:szCs w:val="16"/>
              </w:rPr>
              <w:t>SVS-UC-REQ-306382/A-China Data Monitor during Theft Mode</w:t>
            </w:r>
          </w:p>
        </w:tc>
        <w:tc>
          <w:tcPr>
            <w:tcW w:w="5911" w:type="dxa"/>
            <w:tcBorders>
              <w:top w:val="single" w:sz="6" w:space="0" w:color="auto"/>
              <w:left w:val="single" w:sz="6" w:space="0" w:color="auto"/>
              <w:bottom w:val="single" w:sz="6" w:space="0" w:color="auto"/>
              <w:right w:val="single" w:sz="6" w:space="0" w:color="auto"/>
            </w:tcBorders>
          </w:tcPr>
          <w:p w14:paraId="70F44351" w14:textId="77777777" w:rsidR="00F30367" w:rsidRPr="005B1BF4" w:rsidRDefault="00B113DE" w:rsidP="00F30367">
            <w:pPr>
              <w:rPr>
                <w:sz w:val="16"/>
                <w:szCs w:val="16"/>
              </w:rPr>
            </w:pPr>
            <w:r w:rsidRPr="005B1BF4">
              <w:rPr>
                <w:sz w:val="16"/>
                <w:szCs w:val="16"/>
              </w:rPr>
              <w:t>MBORREL4: New usecase</w:t>
            </w:r>
          </w:p>
        </w:tc>
      </w:tr>
      <w:tr w:rsidR="00F30367" w14:paraId="3FE83517"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30F4A172"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33E261FD"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0ED5FD02"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4257DDE3" w14:textId="77777777" w:rsidR="00F30367" w:rsidRDefault="00F30367" w:rsidP="00F30367">
            <w:pPr>
              <w:spacing w:line="276" w:lineRule="auto"/>
              <w:rPr>
                <w:rFonts w:cs="Arial"/>
                <w:b/>
                <w:sz w:val="16"/>
              </w:rPr>
            </w:pPr>
          </w:p>
        </w:tc>
      </w:tr>
      <w:tr w:rsidR="00F30367" w:rsidRPr="008D5346" w14:paraId="59079346"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4A499536" w14:textId="77777777" w:rsidR="00F30367" w:rsidRDefault="00B113DE" w:rsidP="00F30367">
            <w:pPr>
              <w:spacing w:line="276" w:lineRule="auto"/>
              <w:rPr>
                <w:rFonts w:cs="Arial"/>
                <w:b/>
                <w:sz w:val="16"/>
                <w:szCs w:val="16"/>
                <w:lang w:val="fr-FR"/>
              </w:rPr>
            </w:pPr>
            <w:r>
              <w:rPr>
                <w:rFonts w:cs="Arial"/>
                <w:b/>
                <w:sz w:val="16"/>
                <w:szCs w:val="16"/>
              </w:rPr>
              <w:t>May 29, 2018</w:t>
            </w:r>
          </w:p>
        </w:tc>
        <w:tc>
          <w:tcPr>
            <w:tcW w:w="650" w:type="dxa"/>
            <w:tcBorders>
              <w:top w:val="single" w:sz="6" w:space="0" w:color="auto"/>
              <w:left w:val="single" w:sz="6" w:space="0" w:color="auto"/>
              <w:bottom w:val="single" w:sz="6" w:space="0" w:color="auto"/>
              <w:right w:val="single" w:sz="6" w:space="0" w:color="auto"/>
            </w:tcBorders>
            <w:hideMark/>
          </w:tcPr>
          <w:p w14:paraId="03EE1B01" w14:textId="77777777" w:rsidR="00F30367" w:rsidRDefault="00B113DE" w:rsidP="00F30367">
            <w:pPr>
              <w:spacing w:line="276" w:lineRule="auto"/>
              <w:jc w:val="center"/>
              <w:rPr>
                <w:rFonts w:cs="Arial"/>
                <w:b/>
                <w:sz w:val="16"/>
                <w:lang w:val="fr-FR"/>
              </w:rPr>
            </w:pPr>
            <w:r>
              <w:rPr>
                <w:rFonts w:cs="Arial"/>
                <w:b/>
                <w:sz w:val="16"/>
                <w:lang w:val="fr-FR"/>
              </w:rPr>
              <w:t>1.3</w:t>
            </w:r>
          </w:p>
        </w:tc>
        <w:tc>
          <w:tcPr>
            <w:tcW w:w="7660" w:type="dxa"/>
            <w:gridSpan w:val="2"/>
            <w:tcBorders>
              <w:top w:val="single" w:sz="6" w:space="0" w:color="auto"/>
              <w:left w:val="single" w:sz="6" w:space="0" w:color="auto"/>
              <w:bottom w:val="single" w:sz="6" w:space="0" w:color="auto"/>
              <w:right w:val="single" w:sz="6" w:space="0" w:color="auto"/>
            </w:tcBorders>
          </w:tcPr>
          <w:p w14:paraId="608E956E" w14:textId="77777777" w:rsidR="00F30367" w:rsidRPr="008D5346" w:rsidRDefault="00F30367" w:rsidP="00F30367">
            <w:pPr>
              <w:spacing w:line="276" w:lineRule="auto"/>
              <w:rPr>
                <w:rFonts w:cs="Arial"/>
                <w:b/>
                <w:sz w:val="16"/>
                <w:szCs w:val="16"/>
              </w:rPr>
            </w:pPr>
          </w:p>
        </w:tc>
      </w:tr>
      <w:tr w:rsidR="00F30367" w:rsidRPr="005B1BF4" w14:paraId="1F187748" w14:textId="77777777" w:rsidTr="00F30367">
        <w:trPr>
          <w:trHeight w:val="245"/>
          <w:jc w:val="center"/>
        </w:trPr>
        <w:tc>
          <w:tcPr>
            <w:tcW w:w="1755" w:type="dxa"/>
            <w:tcBorders>
              <w:top w:val="single" w:sz="4" w:space="0" w:color="auto"/>
              <w:left w:val="single" w:sz="4" w:space="0" w:color="auto"/>
              <w:right w:val="single" w:sz="4" w:space="0" w:color="auto"/>
            </w:tcBorders>
          </w:tcPr>
          <w:p w14:paraId="12A9B70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DE5B49" w14:textId="77777777" w:rsidR="00F30367" w:rsidRPr="00E904C5" w:rsidRDefault="00B113DE" w:rsidP="00F30367">
            <w:pPr>
              <w:rPr>
                <w:sz w:val="16"/>
                <w:szCs w:val="16"/>
              </w:rPr>
            </w:pPr>
            <w:r w:rsidRPr="00E904C5">
              <w:rPr>
                <w:sz w:val="16"/>
                <w:szCs w:val="16"/>
              </w:rPr>
              <w:t>STR-491623/D-Terminology and Abbreviations</w:t>
            </w:r>
          </w:p>
        </w:tc>
        <w:tc>
          <w:tcPr>
            <w:tcW w:w="5911" w:type="dxa"/>
            <w:tcBorders>
              <w:top w:val="single" w:sz="6" w:space="0" w:color="auto"/>
              <w:left w:val="single" w:sz="6" w:space="0" w:color="auto"/>
              <w:bottom w:val="single" w:sz="6" w:space="0" w:color="auto"/>
              <w:right w:val="single" w:sz="6" w:space="0" w:color="auto"/>
            </w:tcBorders>
          </w:tcPr>
          <w:p w14:paraId="5460C2A8" w14:textId="77777777" w:rsidR="00F30367" w:rsidRPr="00E904C5" w:rsidRDefault="00B113DE" w:rsidP="00F30367">
            <w:pPr>
              <w:rPr>
                <w:sz w:val="16"/>
                <w:szCs w:val="16"/>
              </w:rPr>
            </w:pPr>
            <w:r w:rsidRPr="00E904C5">
              <w:rPr>
                <w:sz w:val="16"/>
                <w:szCs w:val="16"/>
              </w:rPr>
              <w:t>MBORREL4: Added WIR, IPPT</w:t>
            </w:r>
          </w:p>
        </w:tc>
      </w:tr>
      <w:tr w:rsidR="00F30367" w:rsidRPr="005B1BF4" w14:paraId="02238E87" w14:textId="77777777" w:rsidTr="00F30367">
        <w:trPr>
          <w:trHeight w:val="245"/>
          <w:jc w:val="center"/>
        </w:trPr>
        <w:tc>
          <w:tcPr>
            <w:tcW w:w="1755" w:type="dxa"/>
            <w:tcBorders>
              <w:left w:val="single" w:sz="4" w:space="0" w:color="auto"/>
              <w:right w:val="single" w:sz="4" w:space="0" w:color="auto"/>
            </w:tcBorders>
          </w:tcPr>
          <w:p w14:paraId="08A4CD3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626CF6" w14:textId="77777777" w:rsidR="00F30367" w:rsidRPr="00E904C5" w:rsidRDefault="00B113DE" w:rsidP="00F30367">
            <w:pPr>
              <w:rPr>
                <w:sz w:val="16"/>
                <w:szCs w:val="16"/>
              </w:rPr>
            </w:pPr>
            <w:r w:rsidRPr="00E904C5">
              <w:rPr>
                <w:sz w:val="16"/>
                <w:szCs w:val="16"/>
              </w:rPr>
              <w:t>SVS-CLD-REQ-291017/C-Stolen Vehicle Services Server</w:t>
            </w:r>
          </w:p>
        </w:tc>
        <w:tc>
          <w:tcPr>
            <w:tcW w:w="5911" w:type="dxa"/>
            <w:tcBorders>
              <w:top w:val="single" w:sz="6" w:space="0" w:color="auto"/>
              <w:left w:val="single" w:sz="6" w:space="0" w:color="auto"/>
              <w:bottom w:val="single" w:sz="6" w:space="0" w:color="auto"/>
              <w:right w:val="single" w:sz="6" w:space="0" w:color="auto"/>
            </w:tcBorders>
          </w:tcPr>
          <w:p w14:paraId="1BFADE01" w14:textId="77777777" w:rsidR="00F30367" w:rsidRPr="00E904C5" w:rsidRDefault="00B113DE" w:rsidP="00F30367">
            <w:pPr>
              <w:rPr>
                <w:sz w:val="16"/>
                <w:szCs w:val="16"/>
              </w:rPr>
            </w:pPr>
            <w:r w:rsidRPr="00E904C5">
              <w:rPr>
                <w:sz w:val="16"/>
                <w:szCs w:val="16"/>
              </w:rPr>
              <w:t>MBORREL4: Updated content</w:t>
            </w:r>
          </w:p>
        </w:tc>
      </w:tr>
      <w:tr w:rsidR="00F30367" w:rsidRPr="005B1BF4" w14:paraId="4CB68AD8" w14:textId="77777777" w:rsidTr="00F30367">
        <w:trPr>
          <w:trHeight w:val="245"/>
          <w:jc w:val="center"/>
        </w:trPr>
        <w:tc>
          <w:tcPr>
            <w:tcW w:w="1755" w:type="dxa"/>
            <w:tcBorders>
              <w:left w:val="single" w:sz="4" w:space="0" w:color="auto"/>
              <w:right w:val="single" w:sz="4" w:space="0" w:color="auto"/>
            </w:tcBorders>
          </w:tcPr>
          <w:p w14:paraId="291F936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67BA41" w14:textId="77777777" w:rsidR="00F30367" w:rsidRPr="00E904C5" w:rsidRDefault="00B113DE" w:rsidP="00F30367">
            <w:pPr>
              <w:rPr>
                <w:sz w:val="16"/>
                <w:szCs w:val="16"/>
              </w:rPr>
            </w:pPr>
            <w:r w:rsidRPr="00E904C5">
              <w:rPr>
                <w:sz w:val="16"/>
                <w:szCs w:val="16"/>
              </w:rPr>
              <w:t>SVS-CLD-REQ-291115/C-Stolen Vehicle Services OnBoard Client</w:t>
            </w:r>
          </w:p>
        </w:tc>
        <w:tc>
          <w:tcPr>
            <w:tcW w:w="5911" w:type="dxa"/>
            <w:tcBorders>
              <w:top w:val="single" w:sz="6" w:space="0" w:color="auto"/>
              <w:left w:val="single" w:sz="6" w:space="0" w:color="auto"/>
              <w:bottom w:val="single" w:sz="6" w:space="0" w:color="auto"/>
              <w:right w:val="single" w:sz="6" w:space="0" w:color="auto"/>
            </w:tcBorders>
          </w:tcPr>
          <w:p w14:paraId="1561318C" w14:textId="77777777" w:rsidR="00F30367" w:rsidRPr="00E904C5" w:rsidRDefault="00B113DE" w:rsidP="00F30367">
            <w:pPr>
              <w:rPr>
                <w:sz w:val="16"/>
                <w:szCs w:val="16"/>
              </w:rPr>
            </w:pPr>
            <w:r w:rsidRPr="00E904C5">
              <w:rPr>
                <w:sz w:val="16"/>
                <w:szCs w:val="16"/>
              </w:rPr>
              <w:t>MBORREL4: Updated content</w:t>
            </w:r>
          </w:p>
        </w:tc>
      </w:tr>
      <w:tr w:rsidR="00F30367" w:rsidRPr="005B1BF4" w14:paraId="2EBCBF4B" w14:textId="77777777" w:rsidTr="00F30367">
        <w:trPr>
          <w:trHeight w:val="245"/>
          <w:jc w:val="center"/>
        </w:trPr>
        <w:tc>
          <w:tcPr>
            <w:tcW w:w="1755" w:type="dxa"/>
            <w:tcBorders>
              <w:left w:val="single" w:sz="4" w:space="0" w:color="auto"/>
              <w:right w:val="single" w:sz="4" w:space="0" w:color="auto"/>
            </w:tcBorders>
          </w:tcPr>
          <w:p w14:paraId="11F9692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4380C4" w14:textId="77777777" w:rsidR="00F30367" w:rsidRPr="00E904C5" w:rsidRDefault="00B113DE" w:rsidP="00F30367">
            <w:pPr>
              <w:rPr>
                <w:sz w:val="16"/>
                <w:szCs w:val="16"/>
              </w:rPr>
            </w:pPr>
            <w:r w:rsidRPr="00E904C5">
              <w:rPr>
                <w:sz w:val="16"/>
                <w:szCs w:val="16"/>
              </w:rPr>
              <w:t>SVS-CLD-REQ-291116/C-Stolen Vehicle Services OffBoard Client</w:t>
            </w:r>
          </w:p>
        </w:tc>
        <w:tc>
          <w:tcPr>
            <w:tcW w:w="5911" w:type="dxa"/>
            <w:tcBorders>
              <w:top w:val="single" w:sz="6" w:space="0" w:color="auto"/>
              <w:left w:val="single" w:sz="6" w:space="0" w:color="auto"/>
              <w:bottom w:val="single" w:sz="6" w:space="0" w:color="auto"/>
              <w:right w:val="single" w:sz="6" w:space="0" w:color="auto"/>
            </w:tcBorders>
          </w:tcPr>
          <w:p w14:paraId="40AFAE41" w14:textId="77777777" w:rsidR="00F30367" w:rsidRPr="00E904C5" w:rsidRDefault="00B113DE" w:rsidP="00F30367">
            <w:pPr>
              <w:rPr>
                <w:sz w:val="16"/>
                <w:szCs w:val="16"/>
              </w:rPr>
            </w:pPr>
            <w:r w:rsidRPr="00E904C5">
              <w:rPr>
                <w:sz w:val="16"/>
                <w:szCs w:val="16"/>
              </w:rPr>
              <w:t>MBORREL4: Updated content</w:t>
            </w:r>
          </w:p>
        </w:tc>
      </w:tr>
      <w:tr w:rsidR="00F30367" w:rsidRPr="005B1BF4" w14:paraId="22E2B5AA" w14:textId="77777777" w:rsidTr="00F30367">
        <w:trPr>
          <w:trHeight w:val="245"/>
          <w:jc w:val="center"/>
        </w:trPr>
        <w:tc>
          <w:tcPr>
            <w:tcW w:w="1755" w:type="dxa"/>
            <w:tcBorders>
              <w:left w:val="single" w:sz="4" w:space="0" w:color="auto"/>
              <w:right w:val="single" w:sz="4" w:space="0" w:color="auto"/>
            </w:tcBorders>
          </w:tcPr>
          <w:p w14:paraId="1A03654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50539F" w14:textId="77777777" w:rsidR="00F30367" w:rsidRPr="00E904C5" w:rsidRDefault="00B113DE" w:rsidP="00F30367">
            <w:pPr>
              <w:rPr>
                <w:sz w:val="16"/>
                <w:szCs w:val="16"/>
              </w:rPr>
            </w:pPr>
            <w:r w:rsidRPr="00E904C5">
              <w:rPr>
                <w:sz w:val="16"/>
                <w:szCs w:val="16"/>
              </w:rPr>
              <w:t>SVS-REQ-306301/B-SVS HTTP Retry Number DID</w:t>
            </w:r>
          </w:p>
        </w:tc>
        <w:tc>
          <w:tcPr>
            <w:tcW w:w="5911" w:type="dxa"/>
            <w:tcBorders>
              <w:top w:val="single" w:sz="6" w:space="0" w:color="auto"/>
              <w:left w:val="single" w:sz="6" w:space="0" w:color="auto"/>
              <w:bottom w:val="single" w:sz="6" w:space="0" w:color="auto"/>
              <w:right w:val="single" w:sz="6" w:space="0" w:color="auto"/>
            </w:tcBorders>
          </w:tcPr>
          <w:p w14:paraId="17A4A88C" w14:textId="77777777" w:rsidR="00F30367" w:rsidRPr="00E904C5" w:rsidRDefault="00B113DE" w:rsidP="00F30367">
            <w:pPr>
              <w:rPr>
                <w:sz w:val="16"/>
                <w:szCs w:val="16"/>
              </w:rPr>
            </w:pPr>
            <w:r w:rsidRPr="00E904C5">
              <w:rPr>
                <w:sz w:val="16"/>
                <w:szCs w:val="16"/>
              </w:rPr>
              <w:t>MBORREL4: Updated content</w:t>
            </w:r>
          </w:p>
        </w:tc>
      </w:tr>
      <w:tr w:rsidR="00F30367" w:rsidRPr="005B1BF4" w14:paraId="1CE032AA" w14:textId="77777777" w:rsidTr="00F30367">
        <w:trPr>
          <w:trHeight w:val="245"/>
          <w:jc w:val="center"/>
        </w:trPr>
        <w:tc>
          <w:tcPr>
            <w:tcW w:w="1755" w:type="dxa"/>
            <w:tcBorders>
              <w:left w:val="single" w:sz="4" w:space="0" w:color="auto"/>
              <w:right w:val="single" w:sz="4" w:space="0" w:color="auto"/>
            </w:tcBorders>
          </w:tcPr>
          <w:p w14:paraId="6E5FF41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237B61" w14:textId="77777777" w:rsidR="00F30367" w:rsidRPr="00E904C5" w:rsidRDefault="00B113DE" w:rsidP="00F30367">
            <w:pPr>
              <w:rPr>
                <w:sz w:val="16"/>
                <w:szCs w:val="16"/>
              </w:rPr>
            </w:pPr>
            <w:r w:rsidRPr="00E904C5">
              <w:rPr>
                <w:sz w:val="16"/>
                <w:szCs w:val="16"/>
              </w:rPr>
              <w:t>SVS-REQ-306302/B-SVS HTTP Retry Frequency DID</w:t>
            </w:r>
          </w:p>
        </w:tc>
        <w:tc>
          <w:tcPr>
            <w:tcW w:w="5911" w:type="dxa"/>
            <w:tcBorders>
              <w:top w:val="single" w:sz="6" w:space="0" w:color="auto"/>
              <w:left w:val="single" w:sz="6" w:space="0" w:color="auto"/>
              <w:bottom w:val="single" w:sz="6" w:space="0" w:color="auto"/>
              <w:right w:val="single" w:sz="6" w:space="0" w:color="auto"/>
            </w:tcBorders>
          </w:tcPr>
          <w:p w14:paraId="56412974" w14:textId="77777777" w:rsidR="00F30367" w:rsidRPr="00E904C5" w:rsidRDefault="00B113DE" w:rsidP="00F30367">
            <w:pPr>
              <w:rPr>
                <w:sz w:val="16"/>
                <w:szCs w:val="16"/>
              </w:rPr>
            </w:pPr>
            <w:r w:rsidRPr="00E904C5">
              <w:rPr>
                <w:sz w:val="16"/>
                <w:szCs w:val="16"/>
              </w:rPr>
              <w:t>MBORREL4: Updated content</w:t>
            </w:r>
          </w:p>
        </w:tc>
      </w:tr>
      <w:tr w:rsidR="00F30367" w:rsidRPr="005B1BF4" w14:paraId="21BAC3B3" w14:textId="77777777" w:rsidTr="00F30367">
        <w:trPr>
          <w:trHeight w:val="245"/>
          <w:jc w:val="center"/>
        </w:trPr>
        <w:tc>
          <w:tcPr>
            <w:tcW w:w="1755" w:type="dxa"/>
            <w:tcBorders>
              <w:left w:val="single" w:sz="4" w:space="0" w:color="auto"/>
              <w:right w:val="single" w:sz="4" w:space="0" w:color="auto"/>
            </w:tcBorders>
          </w:tcPr>
          <w:p w14:paraId="6004705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565F26" w14:textId="77777777" w:rsidR="00F30367" w:rsidRPr="00E904C5" w:rsidRDefault="00B113DE" w:rsidP="00F30367">
            <w:pPr>
              <w:rPr>
                <w:sz w:val="16"/>
                <w:szCs w:val="16"/>
              </w:rPr>
            </w:pPr>
            <w:r w:rsidRPr="00E904C5">
              <w:rPr>
                <w:sz w:val="16"/>
                <w:szCs w:val="16"/>
              </w:rPr>
              <w:t>SVS-REQ-306303/B-SVS Configuration Table</w:t>
            </w:r>
          </w:p>
        </w:tc>
        <w:tc>
          <w:tcPr>
            <w:tcW w:w="5911" w:type="dxa"/>
            <w:tcBorders>
              <w:top w:val="single" w:sz="6" w:space="0" w:color="auto"/>
              <w:left w:val="single" w:sz="6" w:space="0" w:color="auto"/>
              <w:bottom w:val="single" w:sz="6" w:space="0" w:color="auto"/>
              <w:right w:val="single" w:sz="6" w:space="0" w:color="auto"/>
            </w:tcBorders>
          </w:tcPr>
          <w:p w14:paraId="7D8CE85A" w14:textId="77777777" w:rsidR="00F30367" w:rsidRPr="00E904C5" w:rsidRDefault="00B113DE" w:rsidP="00F30367">
            <w:pPr>
              <w:rPr>
                <w:sz w:val="16"/>
                <w:szCs w:val="16"/>
              </w:rPr>
            </w:pPr>
            <w:r w:rsidRPr="00E904C5">
              <w:rPr>
                <w:sz w:val="16"/>
                <w:szCs w:val="16"/>
              </w:rPr>
              <w:t>MBORREL4: Updated content</w:t>
            </w:r>
          </w:p>
        </w:tc>
      </w:tr>
      <w:tr w:rsidR="00F30367" w:rsidRPr="005B1BF4" w14:paraId="080672C6" w14:textId="77777777" w:rsidTr="00F30367">
        <w:trPr>
          <w:trHeight w:val="245"/>
          <w:jc w:val="center"/>
        </w:trPr>
        <w:tc>
          <w:tcPr>
            <w:tcW w:w="1755" w:type="dxa"/>
            <w:tcBorders>
              <w:left w:val="single" w:sz="4" w:space="0" w:color="auto"/>
              <w:right w:val="single" w:sz="4" w:space="0" w:color="auto"/>
            </w:tcBorders>
          </w:tcPr>
          <w:p w14:paraId="14F27F6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0D3515" w14:textId="77777777" w:rsidR="00F30367" w:rsidRPr="00E904C5" w:rsidRDefault="00B113DE" w:rsidP="00F30367">
            <w:pPr>
              <w:rPr>
                <w:sz w:val="16"/>
                <w:szCs w:val="16"/>
              </w:rPr>
            </w:pPr>
            <w:r w:rsidRPr="00E904C5">
              <w:rPr>
                <w:sz w:val="16"/>
                <w:szCs w:val="16"/>
              </w:rPr>
              <w:t>SVS-UC-REQ-304494/B-Theft Mode Check Upon Wake-Up</w:t>
            </w:r>
          </w:p>
        </w:tc>
        <w:tc>
          <w:tcPr>
            <w:tcW w:w="5911" w:type="dxa"/>
            <w:tcBorders>
              <w:top w:val="single" w:sz="6" w:space="0" w:color="auto"/>
              <w:left w:val="single" w:sz="6" w:space="0" w:color="auto"/>
              <w:bottom w:val="single" w:sz="6" w:space="0" w:color="auto"/>
              <w:right w:val="single" w:sz="6" w:space="0" w:color="auto"/>
            </w:tcBorders>
          </w:tcPr>
          <w:p w14:paraId="33BA2ABD" w14:textId="77777777" w:rsidR="00F30367" w:rsidRPr="00E904C5" w:rsidRDefault="00B113DE" w:rsidP="00F30367">
            <w:pPr>
              <w:rPr>
                <w:sz w:val="16"/>
                <w:szCs w:val="16"/>
              </w:rPr>
            </w:pPr>
            <w:r w:rsidRPr="00E904C5">
              <w:rPr>
                <w:sz w:val="16"/>
                <w:szCs w:val="16"/>
              </w:rPr>
              <w:t>MBORREL4: Updated post conditions</w:t>
            </w:r>
          </w:p>
        </w:tc>
      </w:tr>
      <w:tr w:rsidR="00F30367" w:rsidRPr="005B1BF4" w14:paraId="4DDFB8F9" w14:textId="77777777" w:rsidTr="00F30367">
        <w:trPr>
          <w:trHeight w:val="245"/>
          <w:jc w:val="center"/>
        </w:trPr>
        <w:tc>
          <w:tcPr>
            <w:tcW w:w="1755" w:type="dxa"/>
            <w:tcBorders>
              <w:left w:val="single" w:sz="4" w:space="0" w:color="auto"/>
              <w:right w:val="single" w:sz="4" w:space="0" w:color="auto"/>
            </w:tcBorders>
          </w:tcPr>
          <w:p w14:paraId="7A6DCEC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A36324" w14:textId="77777777" w:rsidR="00F30367" w:rsidRPr="00E904C5" w:rsidRDefault="00B113DE" w:rsidP="00F30367">
            <w:pPr>
              <w:rPr>
                <w:sz w:val="16"/>
                <w:szCs w:val="16"/>
              </w:rPr>
            </w:pPr>
            <w:r w:rsidRPr="00E904C5">
              <w:rPr>
                <w:sz w:val="16"/>
                <w:szCs w:val="16"/>
              </w:rPr>
              <w:t>STR-531636/B-Activity Diagrams</w:t>
            </w:r>
          </w:p>
        </w:tc>
        <w:tc>
          <w:tcPr>
            <w:tcW w:w="5911" w:type="dxa"/>
            <w:tcBorders>
              <w:top w:val="single" w:sz="6" w:space="0" w:color="auto"/>
              <w:left w:val="single" w:sz="6" w:space="0" w:color="auto"/>
              <w:bottom w:val="single" w:sz="6" w:space="0" w:color="auto"/>
              <w:right w:val="single" w:sz="6" w:space="0" w:color="auto"/>
            </w:tcBorders>
          </w:tcPr>
          <w:p w14:paraId="541F3FCF" w14:textId="77777777" w:rsidR="00F30367" w:rsidRPr="00E904C5" w:rsidRDefault="00B113DE" w:rsidP="00F30367">
            <w:pPr>
              <w:rPr>
                <w:sz w:val="16"/>
                <w:szCs w:val="16"/>
              </w:rPr>
            </w:pPr>
            <w:r w:rsidRPr="00E904C5">
              <w:rPr>
                <w:sz w:val="16"/>
                <w:szCs w:val="16"/>
              </w:rPr>
              <w:t>MBORREL4: Added REQ-310868</w:t>
            </w:r>
          </w:p>
        </w:tc>
      </w:tr>
      <w:tr w:rsidR="00F30367" w:rsidRPr="005B1BF4" w14:paraId="4F4DF336" w14:textId="77777777" w:rsidTr="00F30367">
        <w:trPr>
          <w:trHeight w:val="245"/>
          <w:jc w:val="center"/>
        </w:trPr>
        <w:tc>
          <w:tcPr>
            <w:tcW w:w="1755" w:type="dxa"/>
            <w:tcBorders>
              <w:left w:val="single" w:sz="4" w:space="0" w:color="auto"/>
              <w:right w:val="single" w:sz="4" w:space="0" w:color="auto"/>
            </w:tcBorders>
          </w:tcPr>
          <w:p w14:paraId="1AC7FAF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F33BF6" w14:textId="77777777" w:rsidR="00F30367" w:rsidRPr="00E904C5" w:rsidRDefault="00B113DE" w:rsidP="00F30367">
            <w:pPr>
              <w:rPr>
                <w:sz w:val="16"/>
                <w:szCs w:val="16"/>
              </w:rPr>
            </w:pPr>
            <w:r w:rsidRPr="00E904C5">
              <w:rPr>
                <w:sz w:val="16"/>
                <w:szCs w:val="16"/>
              </w:rPr>
              <w:t>SVS-ACT-REQ-306769/B-Theft Mode Check Upon SVSInterfaceClient Wake-Up</w:t>
            </w:r>
          </w:p>
        </w:tc>
        <w:tc>
          <w:tcPr>
            <w:tcW w:w="5911" w:type="dxa"/>
            <w:tcBorders>
              <w:top w:val="single" w:sz="6" w:space="0" w:color="auto"/>
              <w:left w:val="single" w:sz="6" w:space="0" w:color="auto"/>
              <w:bottom w:val="single" w:sz="6" w:space="0" w:color="auto"/>
              <w:right w:val="single" w:sz="6" w:space="0" w:color="auto"/>
            </w:tcBorders>
          </w:tcPr>
          <w:p w14:paraId="024FED44" w14:textId="77777777" w:rsidR="00F30367" w:rsidRPr="00E904C5" w:rsidRDefault="00B113DE" w:rsidP="00F30367">
            <w:pPr>
              <w:rPr>
                <w:sz w:val="16"/>
                <w:szCs w:val="16"/>
              </w:rPr>
            </w:pPr>
            <w:r w:rsidRPr="00E904C5">
              <w:rPr>
                <w:sz w:val="16"/>
                <w:szCs w:val="16"/>
              </w:rPr>
              <w:t>MBORREL4: Updated req title</w:t>
            </w:r>
          </w:p>
        </w:tc>
      </w:tr>
      <w:tr w:rsidR="00F30367" w:rsidRPr="005B1BF4" w14:paraId="19817B7C" w14:textId="77777777" w:rsidTr="00F30367">
        <w:trPr>
          <w:trHeight w:val="245"/>
          <w:jc w:val="center"/>
        </w:trPr>
        <w:tc>
          <w:tcPr>
            <w:tcW w:w="1755" w:type="dxa"/>
            <w:tcBorders>
              <w:left w:val="single" w:sz="4" w:space="0" w:color="auto"/>
              <w:right w:val="single" w:sz="4" w:space="0" w:color="auto"/>
            </w:tcBorders>
          </w:tcPr>
          <w:p w14:paraId="7C78509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B85F8A" w14:textId="77777777" w:rsidR="00F30367" w:rsidRPr="00E904C5" w:rsidRDefault="00B113DE" w:rsidP="00F30367">
            <w:pPr>
              <w:rPr>
                <w:sz w:val="16"/>
                <w:szCs w:val="16"/>
              </w:rPr>
            </w:pPr>
            <w:r w:rsidRPr="00E904C5">
              <w:rPr>
                <w:sz w:val="16"/>
                <w:szCs w:val="16"/>
              </w:rPr>
              <w:t>SVS-ACT-REQ-310868/A-Theft Mode Check Upon SVSOnBoardClient Wake-Up</w:t>
            </w:r>
          </w:p>
        </w:tc>
        <w:tc>
          <w:tcPr>
            <w:tcW w:w="5911" w:type="dxa"/>
            <w:tcBorders>
              <w:top w:val="single" w:sz="6" w:space="0" w:color="auto"/>
              <w:left w:val="single" w:sz="6" w:space="0" w:color="auto"/>
              <w:bottom w:val="single" w:sz="6" w:space="0" w:color="auto"/>
              <w:right w:val="single" w:sz="6" w:space="0" w:color="auto"/>
            </w:tcBorders>
          </w:tcPr>
          <w:p w14:paraId="7235EAE6" w14:textId="77777777" w:rsidR="00F30367" w:rsidRPr="00E904C5" w:rsidRDefault="00B113DE" w:rsidP="00F30367">
            <w:pPr>
              <w:rPr>
                <w:sz w:val="16"/>
                <w:szCs w:val="16"/>
              </w:rPr>
            </w:pPr>
            <w:r w:rsidRPr="00E904C5">
              <w:rPr>
                <w:sz w:val="16"/>
                <w:szCs w:val="16"/>
              </w:rPr>
              <w:t>MBORREL4: New req.</w:t>
            </w:r>
          </w:p>
        </w:tc>
      </w:tr>
      <w:tr w:rsidR="00F30367" w:rsidRPr="005B1BF4" w14:paraId="7351BE0C" w14:textId="77777777" w:rsidTr="00F30367">
        <w:trPr>
          <w:trHeight w:val="245"/>
          <w:jc w:val="center"/>
        </w:trPr>
        <w:tc>
          <w:tcPr>
            <w:tcW w:w="1755" w:type="dxa"/>
            <w:tcBorders>
              <w:left w:val="single" w:sz="4" w:space="0" w:color="auto"/>
              <w:right w:val="single" w:sz="4" w:space="0" w:color="auto"/>
            </w:tcBorders>
          </w:tcPr>
          <w:p w14:paraId="176AF65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78A36B" w14:textId="77777777" w:rsidR="00F30367" w:rsidRPr="00E904C5" w:rsidRDefault="00B113DE" w:rsidP="00F30367">
            <w:pPr>
              <w:rPr>
                <w:sz w:val="16"/>
                <w:szCs w:val="16"/>
              </w:rPr>
            </w:pPr>
            <w:r w:rsidRPr="00E904C5">
              <w:rPr>
                <w:sz w:val="16"/>
                <w:szCs w:val="16"/>
              </w:rPr>
              <w:t>STR-531637/B-Sequence Diagrams</w:t>
            </w:r>
          </w:p>
        </w:tc>
        <w:tc>
          <w:tcPr>
            <w:tcW w:w="5911" w:type="dxa"/>
            <w:tcBorders>
              <w:top w:val="single" w:sz="6" w:space="0" w:color="auto"/>
              <w:left w:val="single" w:sz="6" w:space="0" w:color="auto"/>
              <w:bottom w:val="single" w:sz="6" w:space="0" w:color="auto"/>
              <w:right w:val="single" w:sz="6" w:space="0" w:color="auto"/>
            </w:tcBorders>
          </w:tcPr>
          <w:p w14:paraId="182234D6" w14:textId="77777777" w:rsidR="00F30367" w:rsidRPr="00E904C5" w:rsidRDefault="00B113DE" w:rsidP="00F30367">
            <w:pPr>
              <w:rPr>
                <w:sz w:val="16"/>
                <w:szCs w:val="16"/>
              </w:rPr>
            </w:pPr>
            <w:r w:rsidRPr="00E904C5">
              <w:rPr>
                <w:sz w:val="16"/>
                <w:szCs w:val="16"/>
              </w:rPr>
              <w:t>MBORREL4: Added REQ-310869</w:t>
            </w:r>
          </w:p>
        </w:tc>
      </w:tr>
      <w:tr w:rsidR="00F30367" w:rsidRPr="005B1BF4" w14:paraId="56BEDDFF" w14:textId="77777777" w:rsidTr="00F30367">
        <w:trPr>
          <w:trHeight w:val="245"/>
          <w:jc w:val="center"/>
        </w:trPr>
        <w:tc>
          <w:tcPr>
            <w:tcW w:w="1755" w:type="dxa"/>
            <w:tcBorders>
              <w:left w:val="single" w:sz="4" w:space="0" w:color="auto"/>
              <w:right w:val="single" w:sz="4" w:space="0" w:color="auto"/>
            </w:tcBorders>
          </w:tcPr>
          <w:p w14:paraId="21F4B71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1FBF72" w14:textId="77777777" w:rsidR="00F30367" w:rsidRPr="00E904C5" w:rsidRDefault="00B113DE" w:rsidP="00F30367">
            <w:pPr>
              <w:rPr>
                <w:sz w:val="16"/>
                <w:szCs w:val="16"/>
              </w:rPr>
            </w:pPr>
            <w:r w:rsidRPr="00E904C5">
              <w:rPr>
                <w:sz w:val="16"/>
                <w:szCs w:val="16"/>
              </w:rPr>
              <w:t>SVS-SD-REQ-306770/B-Theft Mode Activation</w:t>
            </w:r>
          </w:p>
        </w:tc>
        <w:tc>
          <w:tcPr>
            <w:tcW w:w="5911" w:type="dxa"/>
            <w:tcBorders>
              <w:top w:val="single" w:sz="6" w:space="0" w:color="auto"/>
              <w:left w:val="single" w:sz="6" w:space="0" w:color="auto"/>
              <w:bottom w:val="single" w:sz="6" w:space="0" w:color="auto"/>
              <w:right w:val="single" w:sz="6" w:space="0" w:color="auto"/>
            </w:tcBorders>
          </w:tcPr>
          <w:p w14:paraId="11006211" w14:textId="77777777" w:rsidR="00F30367" w:rsidRPr="00E904C5" w:rsidRDefault="00B113DE" w:rsidP="00F30367">
            <w:pPr>
              <w:rPr>
                <w:sz w:val="16"/>
                <w:szCs w:val="16"/>
              </w:rPr>
            </w:pPr>
            <w:r w:rsidRPr="00E904C5">
              <w:rPr>
                <w:sz w:val="16"/>
                <w:szCs w:val="16"/>
              </w:rPr>
              <w:t>MBORREL4: Updated diagram</w:t>
            </w:r>
          </w:p>
        </w:tc>
      </w:tr>
      <w:tr w:rsidR="00F30367" w:rsidRPr="005B1BF4" w14:paraId="6C89DC62" w14:textId="77777777" w:rsidTr="00F30367">
        <w:trPr>
          <w:trHeight w:val="245"/>
          <w:jc w:val="center"/>
        </w:trPr>
        <w:tc>
          <w:tcPr>
            <w:tcW w:w="1755" w:type="dxa"/>
            <w:tcBorders>
              <w:left w:val="single" w:sz="4" w:space="0" w:color="auto"/>
              <w:right w:val="single" w:sz="4" w:space="0" w:color="auto"/>
            </w:tcBorders>
          </w:tcPr>
          <w:p w14:paraId="735765D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EAB9A6" w14:textId="77777777" w:rsidR="00F30367" w:rsidRPr="00E904C5" w:rsidRDefault="00B113DE" w:rsidP="00F30367">
            <w:pPr>
              <w:rPr>
                <w:sz w:val="16"/>
                <w:szCs w:val="16"/>
              </w:rPr>
            </w:pPr>
            <w:r w:rsidRPr="00E904C5">
              <w:rPr>
                <w:sz w:val="16"/>
                <w:szCs w:val="16"/>
              </w:rPr>
              <w:t>SVS-SD-REQ-306771/B-Theft Mode De-Activation</w:t>
            </w:r>
          </w:p>
        </w:tc>
        <w:tc>
          <w:tcPr>
            <w:tcW w:w="5911" w:type="dxa"/>
            <w:tcBorders>
              <w:top w:val="single" w:sz="6" w:space="0" w:color="auto"/>
              <w:left w:val="single" w:sz="6" w:space="0" w:color="auto"/>
              <w:bottom w:val="single" w:sz="6" w:space="0" w:color="auto"/>
              <w:right w:val="single" w:sz="6" w:space="0" w:color="auto"/>
            </w:tcBorders>
          </w:tcPr>
          <w:p w14:paraId="19E11FB3" w14:textId="77777777" w:rsidR="00F30367" w:rsidRPr="00E904C5" w:rsidRDefault="00B113DE" w:rsidP="00F30367">
            <w:pPr>
              <w:rPr>
                <w:sz w:val="16"/>
                <w:szCs w:val="16"/>
              </w:rPr>
            </w:pPr>
            <w:r w:rsidRPr="00E904C5">
              <w:rPr>
                <w:sz w:val="16"/>
                <w:szCs w:val="16"/>
              </w:rPr>
              <w:t>MBORREL4: Updated diagram</w:t>
            </w:r>
          </w:p>
        </w:tc>
      </w:tr>
      <w:tr w:rsidR="00F30367" w:rsidRPr="005B1BF4" w14:paraId="18686CA8" w14:textId="77777777" w:rsidTr="00F30367">
        <w:trPr>
          <w:trHeight w:val="245"/>
          <w:jc w:val="center"/>
        </w:trPr>
        <w:tc>
          <w:tcPr>
            <w:tcW w:w="1755" w:type="dxa"/>
            <w:tcBorders>
              <w:left w:val="single" w:sz="4" w:space="0" w:color="auto"/>
              <w:right w:val="single" w:sz="4" w:space="0" w:color="auto"/>
            </w:tcBorders>
          </w:tcPr>
          <w:p w14:paraId="7FD88AF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573CC2" w14:textId="77777777" w:rsidR="00F30367" w:rsidRPr="00E904C5" w:rsidRDefault="00B113DE" w:rsidP="00F30367">
            <w:pPr>
              <w:rPr>
                <w:sz w:val="16"/>
                <w:szCs w:val="16"/>
              </w:rPr>
            </w:pPr>
            <w:r w:rsidRPr="00E904C5">
              <w:rPr>
                <w:sz w:val="16"/>
                <w:szCs w:val="16"/>
              </w:rPr>
              <w:t>SVS-SD-REQ-306772/B-Theft Mode Check Upon SVSInterfaceClient Wake-Up</w:t>
            </w:r>
          </w:p>
        </w:tc>
        <w:tc>
          <w:tcPr>
            <w:tcW w:w="5911" w:type="dxa"/>
            <w:tcBorders>
              <w:top w:val="single" w:sz="6" w:space="0" w:color="auto"/>
              <w:left w:val="single" w:sz="6" w:space="0" w:color="auto"/>
              <w:bottom w:val="single" w:sz="6" w:space="0" w:color="auto"/>
              <w:right w:val="single" w:sz="6" w:space="0" w:color="auto"/>
            </w:tcBorders>
          </w:tcPr>
          <w:p w14:paraId="7AC2A608" w14:textId="77777777" w:rsidR="00F30367" w:rsidRPr="00E904C5" w:rsidRDefault="00B113DE" w:rsidP="00F30367">
            <w:pPr>
              <w:rPr>
                <w:sz w:val="16"/>
                <w:szCs w:val="16"/>
              </w:rPr>
            </w:pPr>
            <w:r w:rsidRPr="00E904C5">
              <w:rPr>
                <w:sz w:val="16"/>
                <w:szCs w:val="16"/>
              </w:rPr>
              <w:t>MBORREL4: Updated req title</w:t>
            </w:r>
          </w:p>
        </w:tc>
      </w:tr>
      <w:tr w:rsidR="00F30367" w:rsidRPr="005B1BF4" w14:paraId="6030AF0B" w14:textId="77777777" w:rsidTr="00F30367">
        <w:trPr>
          <w:trHeight w:val="245"/>
          <w:jc w:val="center"/>
        </w:trPr>
        <w:tc>
          <w:tcPr>
            <w:tcW w:w="1755" w:type="dxa"/>
            <w:tcBorders>
              <w:left w:val="single" w:sz="4" w:space="0" w:color="auto"/>
              <w:right w:val="single" w:sz="4" w:space="0" w:color="auto"/>
            </w:tcBorders>
          </w:tcPr>
          <w:p w14:paraId="791D244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066B72" w14:textId="77777777" w:rsidR="00F30367" w:rsidRPr="00E904C5" w:rsidRDefault="00B113DE" w:rsidP="00F30367">
            <w:pPr>
              <w:rPr>
                <w:sz w:val="16"/>
                <w:szCs w:val="16"/>
              </w:rPr>
            </w:pPr>
            <w:r w:rsidRPr="00E904C5">
              <w:rPr>
                <w:sz w:val="16"/>
                <w:szCs w:val="16"/>
              </w:rPr>
              <w:t>SVS-SD-REQ-310869/A-Theft Mode Check Upon SVSOnBoardClient Wake-Up</w:t>
            </w:r>
          </w:p>
        </w:tc>
        <w:tc>
          <w:tcPr>
            <w:tcW w:w="5911" w:type="dxa"/>
            <w:tcBorders>
              <w:top w:val="single" w:sz="6" w:space="0" w:color="auto"/>
              <w:left w:val="single" w:sz="6" w:space="0" w:color="auto"/>
              <w:bottom w:val="single" w:sz="6" w:space="0" w:color="auto"/>
              <w:right w:val="single" w:sz="6" w:space="0" w:color="auto"/>
            </w:tcBorders>
          </w:tcPr>
          <w:p w14:paraId="0754EDBA" w14:textId="77777777" w:rsidR="00F30367" w:rsidRPr="00E904C5" w:rsidRDefault="00B113DE" w:rsidP="00F30367">
            <w:pPr>
              <w:rPr>
                <w:sz w:val="16"/>
                <w:szCs w:val="16"/>
              </w:rPr>
            </w:pPr>
            <w:r w:rsidRPr="00E904C5">
              <w:rPr>
                <w:sz w:val="16"/>
                <w:szCs w:val="16"/>
              </w:rPr>
              <w:t>MBORREL4: New req.</w:t>
            </w:r>
          </w:p>
        </w:tc>
      </w:tr>
      <w:tr w:rsidR="00F30367" w:rsidRPr="005B1BF4" w14:paraId="6DEB3F41" w14:textId="77777777" w:rsidTr="00F30367">
        <w:trPr>
          <w:trHeight w:val="245"/>
          <w:jc w:val="center"/>
        </w:trPr>
        <w:tc>
          <w:tcPr>
            <w:tcW w:w="1755" w:type="dxa"/>
            <w:tcBorders>
              <w:left w:val="single" w:sz="4" w:space="0" w:color="auto"/>
              <w:right w:val="single" w:sz="4" w:space="0" w:color="auto"/>
            </w:tcBorders>
          </w:tcPr>
          <w:p w14:paraId="46B814D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0509ED" w14:textId="77777777" w:rsidR="00F30367" w:rsidRPr="00E904C5" w:rsidRDefault="00B113DE" w:rsidP="00F30367">
            <w:pPr>
              <w:rPr>
                <w:sz w:val="16"/>
                <w:szCs w:val="16"/>
              </w:rPr>
            </w:pPr>
            <w:r w:rsidRPr="00E904C5">
              <w:rPr>
                <w:sz w:val="16"/>
                <w:szCs w:val="16"/>
              </w:rPr>
              <w:t>STR-523481/B-Activity Diagrams</w:t>
            </w:r>
          </w:p>
        </w:tc>
        <w:tc>
          <w:tcPr>
            <w:tcW w:w="5911" w:type="dxa"/>
            <w:tcBorders>
              <w:top w:val="single" w:sz="6" w:space="0" w:color="auto"/>
              <w:left w:val="single" w:sz="6" w:space="0" w:color="auto"/>
              <w:bottom w:val="single" w:sz="6" w:space="0" w:color="auto"/>
              <w:right w:val="single" w:sz="6" w:space="0" w:color="auto"/>
            </w:tcBorders>
          </w:tcPr>
          <w:p w14:paraId="1F5A7FF3" w14:textId="77777777" w:rsidR="00F30367" w:rsidRPr="00E904C5" w:rsidRDefault="00B113DE" w:rsidP="00F30367">
            <w:pPr>
              <w:rPr>
                <w:sz w:val="16"/>
                <w:szCs w:val="16"/>
              </w:rPr>
            </w:pPr>
            <w:r w:rsidRPr="00E904C5">
              <w:rPr>
                <w:sz w:val="16"/>
                <w:szCs w:val="16"/>
              </w:rPr>
              <w:t>MBORREL4: Added REQ-304065</w:t>
            </w:r>
          </w:p>
        </w:tc>
      </w:tr>
      <w:tr w:rsidR="00F30367" w:rsidRPr="005B1BF4" w14:paraId="6D10B389" w14:textId="77777777" w:rsidTr="00F30367">
        <w:trPr>
          <w:trHeight w:val="245"/>
          <w:jc w:val="center"/>
        </w:trPr>
        <w:tc>
          <w:tcPr>
            <w:tcW w:w="1755" w:type="dxa"/>
            <w:tcBorders>
              <w:left w:val="single" w:sz="4" w:space="0" w:color="auto"/>
              <w:right w:val="single" w:sz="4" w:space="0" w:color="auto"/>
            </w:tcBorders>
          </w:tcPr>
          <w:p w14:paraId="74E6805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D79BBF" w14:textId="77777777" w:rsidR="00F30367" w:rsidRPr="00E904C5" w:rsidRDefault="00B113DE" w:rsidP="00F30367">
            <w:pPr>
              <w:rPr>
                <w:sz w:val="16"/>
                <w:szCs w:val="16"/>
              </w:rPr>
            </w:pPr>
            <w:r w:rsidRPr="00E904C5">
              <w:rPr>
                <w:sz w:val="16"/>
                <w:szCs w:val="16"/>
              </w:rPr>
              <w:t>SVS-ACT-REQ-304065/B-Theft Mode Location Source</w:t>
            </w:r>
          </w:p>
        </w:tc>
        <w:tc>
          <w:tcPr>
            <w:tcW w:w="5911" w:type="dxa"/>
            <w:tcBorders>
              <w:top w:val="single" w:sz="6" w:space="0" w:color="auto"/>
              <w:left w:val="single" w:sz="6" w:space="0" w:color="auto"/>
              <w:bottom w:val="single" w:sz="6" w:space="0" w:color="auto"/>
              <w:right w:val="single" w:sz="6" w:space="0" w:color="auto"/>
            </w:tcBorders>
          </w:tcPr>
          <w:p w14:paraId="6F7EC321" w14:textId="77777777" w:rsidR="00F30367" w:rsidRPr="00E904C5" w:rsidRDefault="00B113DE" w:rsidP="00F30367">
            <w:pPr>
              <w:rPr>
                <w:sz w:val="16"/>
                <w:szCs w:val="16"/>
              </w:rPr>
            </w:pPr>
            <w:r w:rsidRPr="00E904C5">
              <w:rPr>
                <w:sz w:val="16"/>
                <w:szCs w:val="16"/>
              </w:rPr>
              <w:t>MBORREL4: Updated Diagram</w:t>
            </w:r>
          </w:p>
        </w:tc>
      </w:tr>
      <w:tr w:rsidR="00F30367" w:rsidRPr="005B1BF4" w14:paraId="3BE72F82" w14:textId="77777777" w:rsidTr="00F30367">
        <w:trPr>
          <w:trHeight w:val="245"/>
          <w:jc w:val="center"/>
        </w:trPr>
        <w:tc>
          <w:tcPr>
            <w:tcW w:w="1755" w:type="dxa"/>
            <w:tcBorders>
              <w:left w:val="single" w:sz="4" w:space="0" w:color="auto"/>
              <w:right w:val="single" w:sz="4" w:space="0" w:color="auto"/>
            </w:tcBorders>
          </w:tcPr>
          <w:p w14:paraId="34C4740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A2E6C2" w14:textId="77777777" w:rsidR="00F30367" w:rsidRPr="00E904C5" w:rsidRDefault="00B113DE" w:rsidP="00F30367">
            <w:pPr>
              <w:rPr>
                <w:sz w:val="16"/>
                <w:szCs w:val="16"/>
              </w:rPr>
            </w:pPr>
            <w:r w:rsidRPr="00E904C5">
              <w:rPr>
                <w:sz w:val="16"/>
                <w:szCs w:val="16"/>
              </w:rPr>
              <w:t>SVS-ACT-REQ-310864/A-GNSS/Cellular Time Sharing</w:t>
            </w:r>
          </w:p>
        </w:tc>
        <w:tc>
          <w:tcPr>
            <w:tcW w:w="5911" w:type="dxa"/>
            <w:tcBorders>
              <w:top w:val="single" w:sz="6" w:space="0" w:color="auto"/>
              <w:left w:val="single" w:sz="6" w:space="0" w:color="auto"/>
              <w:bottom w:val="single" w:sz="6" w:space="0" w:color="auto"/>
              <w:right w:val="single" w:sz="6" w:space="0" w:color="auto"/>
            </w:tcBorders>
          </w:tcPr>
          <w:p w14:paraId="577B9A9C" w14:textId="77777777" w:rsidR="00F30367" w:rsidRPr="00E904C5" w:rsidRDefault="00B113DE" w:rsidP="00F30367">
            <w:pPr>
              <w:rPr>
                <w:sz w:val="16"/>
                <w:szCs w:val="16"/>
              </w:rPr>
            </w:pPr>
            <w:r w:rsidRPr="00E904C5">
              <w:rPr>
                <w:sz w:val="16"/>
                <w:szCs w:val="16"/>
              </w:rPr>
              <w:t>MBORREL4: New req.</w:t>
            </w:r>
          </w:p>
        </w:tc>
      </w:tr>
      <w:tr w:rsidR="00F30367" w:rsidRPr="005B1BF4" w14:paraId="2DFA0169" w14:textId="77777777" w:rsidTr="00F30367">
        <w:trPr>
          <w:trHeight w:val="245"/>
          <w:jc w:val="center"/>
        </w:trPr>
        <w:tc>
          <w:tcPr>
            <w:tcW w:w="1755" w:type="dxa"/>
            <w:tcBorders>
              <w:left w:val="single" w:sz="4" w:space="0" w:color="auto"/>
              <w:right w:val="single" w:sz="4" w:space="0" w:color="auto"/>
            </w:tcBorders>
          </w:tcPr>
          <w:p w14:paraId="2F166A1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F0C25C" w14:textId="77777777" w:rsidR="00F30367" w:rsidRPr="00E904C5" w:rsidRDefault="00B113DE" w:rsidP="00F30367">
            <w:pPr>
              <w:rPr>
                <w:sz w:val="16"/>
                <w:szCs w:val="16"/>
              </w:rPr>
            </w:pPr>
            <w:r w:rsidRPr="00E904C5">
              <w:rPr>
                <w:sz w:val="16"/>
                <w:szCs w:val="16"/>
              </w:rPr>
              <w:t>STR-491838/D-Requirements</w:t>
            </w:r>
          </w:p>
        </w:tc>
        <w:tc>
          <w:tcPr>
            <w:tcW w:w="5911" w:type="dxa"/>
            <w:tcBorders>
              <w:top w:val="single" w:sz="6" w:space="0" w:color="auto"/>
              <w:left w:val="single" w:sz="6" w:space="0" w:color="auto"/>
              <w:bottom w:val="single" w:sz="6" w:space="0" w:color="auto"/>
              <w:right w:val="single" w:sz="6" w:space="0" w:color="auto"/>
            </w:tcBorders>
          </w:tcPr>
          <w:p w14:paraId="745CFA44" w14:textId="77777777" w:rsidR="00F30367" w:rsidRPr="00E904C5" w:rsidRDefault="00B113DE" w:rsidP="00F30367">
            <w:pPr>
              <w:rPr>
                <w:sz w:val="16"/>
                <w:szCs w:val="16"/>
              </w:rPr>
            </w:pPr>
            <w:r w:rsidRPr="00E904C5">
              <w:rPr>
                <w:sz w:val="16"/>
                <w:szCs w:val="16"/>
              </w:rPr>
              <w:t>MBORREL4: Removed REQ-308666, REQ-291075</w:t>
            </w:r>
          </w:p>
        </w:tc>
      </w:tr>
      <w:tr w:rsidR="00F30367" w:rsidRPr="005B1BF4" w14:paraId="505D42AB" w14:textId="77777777" w:rsidTr="00F30367">
        <w:trPr>
          <w:trHeight w:val="245"/>
          <w:jc w:val="center"/>
        </w:trPr>
        <w:tc>
          <w:tcPr>
            <w:tcW w:w="1755" w:type="dxa"/>
            <w:tcBorders>
              <w:left w:val="single" w:sz="4" w:space="0" w:color="auto"/>
              <w:right w:val="single" w:sz="4" w:space="0" w:color="auto"/>
            </w:tcBorders>
          </w:tcPr>
          <w:p w14:paraId="6B14D29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E0B717" w14:textId="77777777" w:rsidR="00F30367" w:rsidRPr="00E904C5" w:rsidRDefault="00B113DE" w:rsidP="00F30367">
            <w:pPr>
              <w:rPr>
                <w:sz w:val="16"/>
                <w:szCs w:val="16"/>
              </w:rPr>
            </w:pPr>
            <w:r w:rsidRPr="00E904C5">
              <w:rPr>
                <w:sz w:val="16"/>
                <w:szCs w:val="16"/>
              </w:rPr>
              <w:t>SVS-REQ-303128/C-SVSServer Theft Activation To SVSInterfaceClient while in Ignition “OFF”</w:t>
            </w:r>
          </w:p>
        </w:tc>
        <w:tc>
          <w:tcPr>
            <w:tcW w:w="5911" w:type="dxa"/>
            <w:tcBorders>
              <w:top w:val="single" w:sz="6" w:space="0" w:color="auto"/>
              <w:left w:val="single" w:sz="6" w:space="0" w:color="auto"/>
              <w:bottom w:val="single" w:sz="6" w:space="0" w:color="auto"/>
              <w:right w:val="single" w:sz="6" w:space="0" w:color="auto"/>
            </w:tcBorders>
          </w:tcPr>
          <w:p w14:paraId="7FDCB01D" w14:textId="77777777" w:rsidR="00F30367" w:rsidRPr="00E904C5" w:rsidRDefault="00B113DE" w:rsidP="00F30367">
            <w:pPr>
              <w:rPr>
                <w:sz w:val="16"/>
                <w:szCs w:val="16"/>
              </w:rPr>
            </w:pPr>
            <w:r w:rsidRPr="00E904C5">
              <w:rPr>
                <w:sz w:val="16"/>
                <w:szCs w:val="16"/>
              </w:rPr>
              <w:t>MBORREL4: Updated content</w:t>
            </w:r>
          </w:p>
        </w:tc>
      </w:tr>
      <w:tr w:rsidR="00F30367" w:rsidRPr="005B1BF4" w14:paraId="60953784" w14:textId="77777777" w:rsidTr="00F30367">
        <w:trPr>
          <w:trHeight w:val="245"/>
          <w:jc w:val="center"/>
        </w:trPr>
        <w:tc>
          <w:tcPr>
            <w:tcW w:w="1755" w:type="dxa"/>
            <w:tcBorders>
              <w:left w:val="single" w:sz="4" w:space="0" w:color="auto"/>
              <w:right w:val="single" w:sz="4" w:space="0" w:color="auto"/>
            </w:tcBorders>
          </w:tcPr>
          <w:p w14:paraId="24D376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F8770DD" w14:textId="77777777" w:rsidR="00F30367" w:rsidRPr="00E904C5" w:rsidRDefault="00B113DE" w:rsidP="00F30367">
            <w:pPr>
              <w:rPr>
                <w:sz w:val="16"/>
                <w:szCs w:val="16"/>
              </w:rPr>
            </w:pPr>
            <w:r w:rsidRPr="00E904C5">
              <w:rPr>
                <w:sz w:val="16"/>
                <w:szCs w:val="16"/>
              </w:rPr>
              <w:t>SVS-REQ-303131/C-SVSServer response update of successful execution of “Theft Mode” De-activation</w:t>
            </w:r>
          </w:p>
        </w:tc>
        <w:tc>
          <w:tcPr>
            <w:tcW w:w="5911" w:type="dxa"/>
            <w:tcBorders>
              <w:top w:val="single" w:sz="6" w:space="0" w:color="auto"/>
              <w:left w:val="single" w:sz="6" w:space="0" w:color="auto"/>
              <w:bottom w:val="single" w:sz="6" w:space="0" w:color="auto"/>
              <w:right w:val="single" w:sz="6" w:space="0" w:color="auto"/>
            </w:tcBorders>
          </w:tcPr>
          <w:p w14:paraId="6A01C2A6" w14:textId="77777777" w:rsidR="00F30367" w:rsidRPr="00E904C5" w:rsidRDefault="00B113DE" w:rsidP="00F30367">
            <w:pPr>
              <w:rPr>
                <w:sz w:val="16"/>
                <w:szCs w:val="16"/>
              </w:rPr>
            </w:pPr>
            <w:r w:rsidRPr="00E904C5">
              <w:rPr>
                <w:sz w:val="16"/>
                <w:szCs w:val="16"/>
              </w:rPr>
              <w:t>MBORREL4: Corrected typo in title</w:t>
            </w:r>
          </w:p>
        </w:tc>
      </w:tr>
      <w:tr w:rsidR="00F30367" w:rsidRPr="005B1BF4" w14:paraId="3B849F83" w14:textId="77777777" w:rsidTr="00F30367">
        <w:trPr>
          <w:trHeight w:val="245"/>
          <w:jc w:val="center"/>
        </w:trPr>
        <w:tc>
          <w:tcPr>
            <w:tcW w:w="1755" w:type="dxa"/>
            <w:tcBorders>
              <w:left w:val="single" w:sz="4" w:space="0" w:color="auto"/>
              <w:right w:val="single" w:sz="4" w:space="0" w:color="auto"/>
            </w:tcBorders>
          </w:tcPr>
          <w:p w14:paraId="577F9B4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756C01" w14:textId="77777777" w:rsidR="00F30367" w:rsidRPr="00E904C5" w:rsidRDefault="00B113DE" w:rsidP="00F30367">
            <w:pPr>
              <w:rPr>
                <w:sz w:val="16"/>
                <w:szCs w:val="16"/>
              </w:rPr>
            </w:pPr>
            <w:r w:rsidRPr="00E904C5">
              <w:rPr>
                <w:sz w:val="16"/>
                <w:szCs w:val="16"/>
              </w:rPr>
              <w:t>STR-491841/D-Requirements</w:t>
            </w:r>
          </w:p>
        </w:tc>
        <w:tc>
          <w:tcPr>
            <w:tcW w:w="5911" w:type="dxa"/>
            <w:tcBorders>
              <w:top w:val="single" w:sz="6" w:space="0" w:color="auto"/>
              <w:left w:val="single" w:sz="6" w:space="0" w:color="auto"/>
              <w:bottom w:val="single" w:sz="6" w:space="0" w:color="auto"/>
              <w:right w:val="single" w:sz="6" w:space="0" w:color="auto"/>
            </w:tcBorders>
          </w:tcPr>
          <w:p w14:paraId="14BD4173" w14:textId="77777777" w:rsidR="00F30367" w:rsidRPr="00E904C5" w:rsidRDefault="00B113DE" w:rsidP="00F30367">
            <w:pPr>
              <w:rPr>
                <w:sz w:val="16"/>
                <w:szCs w:val="16"/>
              </w:rPr>
            </w:pPr>
            <w:r w:rsidRPr="00E904C5">
              <w:rPr>
                <w:sz w:val="16"/>
                <w:szCs w:val="16"/>
              </w:rPr>
              <w:t>MBORREL4: Removed REQ-306498, REQ-291083. Added header "FTCP/SMS Data Payload"</w:t>
            </w:r>
          </w:p>
        </w:tc>
      </w:tr>
      <w:tr w:rsidR="00F30367" w:rsidRPr="005B1BF4" w14:paraId="74112C98" w14:textId="77777777" w:rsidTr="00F30367">
        <w:trPr>
          <w:trHeight w:val="245"/>
          <w:jc w:val="center"/>
        </w:trPr>
        <w:tc>
          <w:tcPr>
            <w:tcW w:w="1755" w:type="dxa"/>
            <w:tcBorders>
              <w:left w:val="single" w:sz="4" w:space="0" w:color="auto"/>
              <w:right w:val="single" w:sz="4" w:space="0" w:color="auto"/>
            </w:tcBorders>
          </w:tcPr>
          <w:p w14:paraId="69E82A0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A1F6D0" w14:textId="77777777" w:rsidR="00F30367" w:rsidRPr="00E904C5" w:rsidRDefault="00B113DE" w:rsidP="00F30367">
            <w:pPr>
              <w:rPr>
                <w:sz w:val="16"/>
                <w:szCs w:val="16"/>
              </w:rPr>
            </w:pPr>
            <w:r w:rsidRPr="00E904C5">
              <w:rPr>
                <w:sz w:val="16"/>
                <w:szCs w:val="16"/>
              </w:rPr>
              <w:t>SVS-REQ-306494/B-SVSServer processing first activate tracking request</w:t>
            </w:r>
          </w:p>
        </w:tc>
        <w:tc>
          <w:tcPr>
            <w:tcW w:w="5911" w:type="dxa"/>
            <w:tcBorders>
              <w:top w:val="single" w:sz="6" w:space="0" w:color="auto"/>
              <w:left w:val="single" w:sz="6" w:space="0" w:color="auto"/>
              <w:bottom w:val="single" w:sz="6" w:space="0" w:color="auto"/>
              <w:right w:val="single" w:sz="6" w:space="0" w:color="auto"/>
            </w:tcBorders>
          </w:tcPr>
          <w:p w14:paraId="028644FC"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080A7FC8" w14:textId="77777777" w:rsidTr="00F30367">
        <w:trPr>
          <w:trHeight w:val="245"/>
          <w:jc w:val="center"/>
        </w:trPr>
        <w:tc>
          <w:tcPr>
            <w:tcW w:w="1755" w:type="dxa"/>
            <w:tcBorders>
              <w:left w:val="single" w:sz="4" w:space="0" w:color="auto"/>
              <w:right w:val="single" w:sz="4" w:space="0" w:color="auto"/>
            </w:tcBorders>
          </w:tcPr>
          <w:p w14:paraId="51E8B42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53894A" w14:textId="77777777" w:rsidR="00F30367" w:rsidRPr="00E904C5" w:rsidRDefault="00B113DE" w:rsidP="00F30367">
            <w:pPr>
              <w:rPr>
                <w:sz w:val="16"/>
                <w:szCs w:val="16"/>
              </w:rPr>
            </w:pPr>
            <w:r w:rsidRPr="00E904C5">
              <w:rPr>
                <w:sz w:val="16"/>
                <w:szCs w:val="16"/>
              </w:rPr>
              <w:t>SVS-REQ-306495/B-SVSServer processing tracking request with specified reporting frequency</w:t>
            </w:r>
          </w:p>
        </w:tc>
        <w:tc>
          <w:tcPr>
            <w:tcW w:w="5911" w:type="dxa"/>
            <w:tcBorders>
              <w:top w:val="single" w:sz="6" w:space="0" w:color="auto"/>
              <w:left w:val="single" w:sz="6" w:space="0" w:color="auto"/>
              <w:bottom w:val="single" w:sz="6" w:space="0" w:color="auto"/>
              <w:right w:val="single" w:sz="6" w:space="0" w:color="auto"/>
            </w:tcBorders>
          </w:tcPr>
          <w:p w14:paraId="0AC6CF47"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31BB2C5F" w14:textId="77777777" w:rsidTr="00F30367">
        <w:trPr>
          <w:trHeight w:val="245"/>
          <w:jc w:val="center"/>
        </w:trPr>
        <w:tc>
          <w:tcPr>
            <w:tcW w:w="1755" w:type="dxa"/>
            <w:tcBorders>
              <w:left w:val="single" w:sz="4" w:space="0" w:color="auto"/>
              <w:right w:val="single" w:sz="4" w:space="0" w:color="auto"/>
            </w:tcBorders>
          </w:tcPr>
          <w:p w14:paraId="15D4DCD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29255C" w14:textId="77777777" w:rsidR="00F30367" w:rsidRPr="00E904C5" w:rsidRDefault="00B113DE" w:rsidP="00F30367">
            <w:pPr>
              <w:rPr>
                <w:sz w:val="16"/>
                <w:szCs w:val="16"/>
              </w:rPr>
            </w:pPr>
            <w:r w:rsidRPr="00E904C5">
              <w:rPr>
                <w:sz w:val="16"/>
                <w:szCs w:val="16"/>
              </w:rPr>
              <w:t>SVS-REQ-306496/B-SVSServer processing on demand tracking request</w:t>
            </w:r>
          </w:p>
        </w:tc>
        <w:tc>
          <w:tcPr>
            <w:tcW w:w="5911" w:type="dxa"/>
            <w:tcBorders>
              <w:top w:val="single" w:sz="6" w:space="0" w:color="auto"/>
              <w:left w:val="single" w:sz="6" w:space="0" w:color="auto"/>
              <w:bottom w:val="single" w:sz="6" w:space="0" w:color="auto"/>
              <w:right w:val="single" w:sz="6" w:space="0" w:color="auto"/>
            </w:tcBorders>
          </w:tcPr>
          <w:p w14:paraId="1F8AFA90" w14:textId="77777777" w:rsidR="00F30367" w:rsidRPr="00E904C5" w:rsidRDefault="00B113DE" w:rsidP="00F30367">
            <w:pPr>
              <w:rPr>
                <w:sz w:val="16"/>
                <w:szCs w:val="16"/>
              </w:rPr>
            </w:pPr>
            <w:r w:rsidRPr="00E904C5">
              <w:rPr>
                <w:sz w:val="16"/>
                <w:szCs w:val="16"/>
              </w:rPr>
              <w:t>MBORREL4: Updated content</w:t>
            </w:r>
          </w:p>
        </w:tc>
      </w:tr>
      <w:tr w:rsidR="00F30367" w:rsidRPr="005B1BF4" w14:paraId="7B8825FD" w14:textId="77777777" w:rsidTr="00F30367">
        <w:trPr>
          <w:trHeight w:val="245"/>
          <w:jc w:val="center"/>
        </w:trPr>
        <w:tc>
          <w:tcPr>
            <w:tcW w:w="1755" w:type="dxa"/>
            <w:tcBorders>
              <w:left w:val="single" w:sz="4" w:space="0" w:color="auto"/>
              <w:right w:val="single" w:sz="4" w:space="0" w:color="auto"/>
            </w:tcBorders>
          </w:tcPr>
          <w:p w14:paraId="74A20BF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B2835D" w14:textId="77777777" w:rsidR="00F30367" w:rsidRPr="00E904C5" w:rsidRDefault="00B113DE" w:rsidP="00F30367">
            <w:pPr>
              <w:rPr>
                <w:sz w:val="16"/>
                <w:szCs w:val="16"/>
              </w:rPr>
            </w:pPr>
            <w:r w:rsidRPr="00E904C5">
              <w:rPr>
                <w:sz w:val="16"/>
                <w:szCs w:val="16"/>
              </w:rPr>
              <w:t>SVS-REQ-306499/B-SVS and WIR / IPPT</w:t>
            </w:r>
          </w:p>
        </w:tc>
        <w:tc>
          <w:tcPr>
            <w:tcW w:w="5911" w:type="dxa"/>
            <w:tcBorders>
              <w:top w:val="single" w:sz="6" w:space="0" w:color="auto"/>
              <w:left w:val="single" w:sz="6" w:space="0" w:color="auto"/>
              <w:bottom w:val="single" w:sz="6" w:space="0" w:color="auto"/>
              <w:right w:val="single" w:sz="6" w:space="0" w:color="auto"/>
            </w:tcBorders>
          </w:tcPr>
          <w:p w14:paraId="66663EE8" w14:textId="77777777" w:rsidR="00F30367" w:rsidRPr="00E904C5" w:rsidRDefault="00B113DE" w:rsidP="00F30367">
            <w:pPr>
              <w:rPr>
                <w:sz w:val="16"/>
                <w:szCs w:val="16"/>
              </w:rPr>
            </w:pPr>
            <w:r w:rsidRPr="00E904C5">
              <w:rPr>
                <w:sz w:val="16"/>
                <w:szCs w:val="16"/>
              </w:rPr>
              <w:t>MBORREL4: Updated content</w:t>
            </w:r>
          </w:p>
        </w:tc>
      </w:tr>
      <w:tr w:rsidR="00F30367" w:rsidRPr="005B1BF4" w14:paraId="505DB71F" w14:textId="77777777" w:rsidTr="00F30367">
        <w:trPr>
          <w:trHeight w:val="245"/>
          <w:jc w:val="center"/>
        </w:trPr>
        <w:tc>
          <w:tcPr>
            <w:tcW w:w="1755" w:type="dxa"/>
            <w:tcBorders>
              <w:left w:val="single" w:sz="4" w:space="0" w:color="auto"/>
              <w:right w:val="single" w:sz="4" w:space="0" w:color="auto"/>
            </w:tcBorders>
          </w:tcPr>
          <w:p w14:paraId="312667B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65238F" w14:textId="77777777" w:rsidR="00F30367" w:rsidRPr="00E904C5" w:rsidRDefault="00B113DE" w:rsidP="00F30367">
            <w:pPr>
              <w:rPr>
                <w:sz w:val="16"/>
                <w:szCs w:val="16"/>
              </w:rPr>
            </w:pPr>
            <w:r w:rsidRPr="00E904C5">
              <w:rPr>
                <w:sz w:val="16"/>
                <w:szCs w:val="16"/>
              </w:rPr>
              <w:t>SVS-REQ-306500/B-SVS and WIR intent</w:t>
            </w:r>
          </w:p>
        </w:tc>
        <w:tc>
          <w:tcPr>
            <w:tcW w:w="5911" w:type="dxa"/>
            <w:tcBorders>
              <w:top w:val="single" w:sz="6" w:space="0" w:color="auto"/>
              <w:left w:val="single" w:sz="6" w:space="0" w:color="auto"/>
              <w:bottom w:val="single" w:sz="6" w:space="0" w:color="auto"/>
              <w:right w:val="single" w:sz="6" w:space="0" w:color="auto"/>
            </w:tcBorders>
          </w:tcPr>
          <w:p w14:paraId="2811DD26" w14:textId="77777777" w:rsidR="00F30367" w:rsidRPr="00E904C5" w:rsidRDefault="00B113DE" w:rsidP="00F30367">
            <w:pPr>
              <w:rPr>
                <w:sz w:val="16"/>
                <w:szCs w:val="16"/>
              </w:rPr>
            </w:pPr>
            <w:r w:rsidRPr="00E904C5">
              <w:rPr>
                <w:sz w:val="16"/>
                <w:szCs w:val="16"/>
              </w:rPr>
              <w:t>MBORREL4: Updated content</w:t>
            </w:r>
          </w:p>
        </w:tc>
      </w:tr>
      <w:tr w:rsidR="00F30367" w:rsidRPr="005B1BF4" w14:paraId="2911D506" w14:textId="77777777" w:rsidTr="00F30367">
        <w:trPr>
          <w:trHeight w:val="245"/>
          <w:jc w:val="center"/>
        </w:trPr>
        <w:tc>
          <w:tcPr>
            <w:tcW w:w="1755" w:type="dxa"/>
            <w:tcBorders>
              <w:left w:val="single" w:sz="4" w:space="0" w:color="auto"/>
              <w:right w:val="single" w:sz="4" w:space="0" w:color="auto"/>
            </w:tcBorders>
          </w:tcPr>
          <w:p w14:paraId="3647029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3A5A80" w14:textId="77777777" w:rsidR="00F30367" w:rsidRPr="00E904C5" w:rsidRDefault="00B113DE" w:rsidP="00F30367">
            <w:pPr>
              <w:rPr>
                <w:sz w:val="16"/>
                <w:szCs w:val="16"/>
              </w:rPr>
            </w:pPr>
            <w:r w:rsidRPr="00E904C5">
              <w:rPr>
                <w:sz w:val="16"/>
                <w:szCs w:val="16"/>
              </w:rPr>
              <w:t>STR-492120/D-FTCP Data Communication</w:t>
            </w:r>
          </w:p>
        </w:tc>
        <w:tc>
          <w:tcPr>
            <w:tcW w:w="5911" w:type="dxa"/>
            <w:tcBorders>
              <w:top w:val="single" w:sz="6" w:space="0" w:color="auto"/>
              <w:left w:val="single" w:sz="6" w:space="0" w:color="auto"/>
              <w:bottom w:val="single" w:sz="6" w:space="0" w:color="auto"/>
              <w:right w:val="single" w:sz="6" w:space="0" w:color="auto"/>
            </w:tcBorders>
          </w:tcPr>
          <w:p w14:paraId="22AEDAEF" w14:textId="77777777" w:rsidR="00F30367" w:rsidRPr="00E904C5" w:rsidRDefault="00B113DE" w:rsidP="00F30367">
            <w:pPr>
              <w:rPr>
                <w:sz w:val="16"/>
                <w:szCs w:val="16"/>
              </w:rPr>
            </w:pPr>
            <w:r w:rsidRPr="00E904C5">
              <w:rPr>
                <w:sz w:val="16"/>
                <w:szCs w:val="16"/>
              </w:rPr>
              <w:t>MBORREL4: Moved REQ-297604 to "FTCP/SMS Data Payload"</w:t>
            </w:r>
          </w:p>
        </w:tc>
      </w:tr>
      <w:tr w:rsidR="00F30367" w:rsidRPr="005B1BF4" w14:paraId="0DDC0BDA" w14:textId="77777777" w:rsidTr="00F30367">
        <w:trPr>
          <w:trHeight w:val="245"/>
          <w:jc w:val="center"/>
        </w:trPr>
        <w:tc>
          <w:tcPr>
            <w:tcW w:w="1755" w:type="dxa"/>
            <w:tcBorders>
              <w:left w:val="single" w:sz="4" w:space="0" w:color="auto"/>
              <w:right w:val="single" w:sz="4" w:space="0" w:color="auto"/>
            </w:tcBorders>
          </w:tcPr>
          <w:p w14:paraId="2C26049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8C1F81" w14:textId="77777777" w:rsidR="00F30367" w:rsidRPr="00E904C5" w:rsidRDefault="00B113DE" w:rsidP="00F30367">
            <w:pPr>
              <w:rPr>
                <w:sz w:val="16"/>
                <w:szCs w:val="16"/>
              </w:rPr>
            </w:pPr>
            <w:r w:rsidRPr="00E904C5">
              <w:rPr>
                <w:sz w:val="16"/>
                <w:szCs w:val="16"/>
              </w:rPr>
              <w:t>SVS-REQ-291218/D-Ignition ON, Activate Tracking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1FA1663E"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6C8C6BF5" w14:textId="77777777" w:rsidTr="00F30367">
        <w:trPr>
          <w:trHeight w:val="245"/>
          <w:jc w:val="center"/>
        </w:trPr>
        <w:tc>
          <w:tcPr>
            <w:tcW w:w="1755" w:type="dxa"/>
            <w:tcBorders>
              <w:left w:val="single" w:sz="4" w:space="0" w:color="auto"/>
              <w:right w:val="single" w:sz="4" w:space="0" w:color="auto"/>
            </w:tcBorders>
          </w:tcPr>
          <w:p w14:paraId="4DBF6DE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E92518" w14:textId="77777777" w:rsidR="00F30367" w:rsidRPr="00E904C5" w:rsidRDefault="00B113DE" w:rsidP="00F30367">
            <w:pPr>
              <w:rPr>
                <w:sz w:val="16"/>
                <w:szCs w:val="16"/>
              </w:rPr>
            </w:pPr>
            <w:r w:rsidRPr="00E904C5">
              <w:rPr>
                <w:sz w:val="16"/>
                <w:szCs w:val="16"/>
              </w:rPr>
              <w:t>SVS-REQ-291220/C-Ignition ON, on demand Tracking Request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6240D731" w14:textId="77777777" w:rsidR="00F30367" w:rsidRPr="00E904C5" w:rsidRDefault="00B113DE" w:rsidP="00F30367">
            <w:pPr>
              <w:rPr>
                <w:sz w:val="16"/>
                <w:szCs w:val="16"/>
              </w:rPr>
            </w:pPr>
            <w:r w:rsidRPr="00E904C5">
              <w:rPr>
                <w:sz w:val="16"/>
                <w:szCs w:val="16"/>
              </w:rPr>
              <w:t>MBORREL4: Updated content</w:t>
            </w:r>
          </w:p>
        </w:tc>
      </w:tr>
      <w:tr w:rsidR="00F30367" w:rsidRPr="005B1BF4" w14:paraId="4AD484D4" w14:textId="77777777" w:rsidTr="00F30367">
        <w:trPr>
          <w:trHeight w:val="245"/>
          <w:jc w:val="center"/>
        </w:trPr>
        <w:tc>
          <w:tcPr>
            <w:tcW w:w="1755" w:type="dxa"/>
            <w:tcBorders>
              <w:left w:val="single" w:sz="4" w:space="0" w:color="auto"/>
              <w:right w:val="single" w:sz="4" w:space="0" w:color="auto"/>
            </w:tcBorders>
          </w:tcPr>
          <w:p w14:paraId="62168B3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E6B3F1" w14:textId="77777777" w:rsidR="00F30367" w:rsidRPr="00E904C5" w:rsidRDefault="00B113DE" w:rsidP="00F30367">
            <w:pPr>
              <w:rPr>
                <w:sz w:val="16"/>
                <w:szCs w:val="16"/>
              </w:rPr>
            </w:pPr>
            <w:r w:rsidRPr="00E904C5">
              <w:rPr>
                <w:sz w:val="16"/>
                <w:szCs w:val="16"/>
              </w:rPr>
              <w:t>SVS-REQ-291221/C-Ignition ON, Deactivate Tracking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4E91CF8F"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5BA48F0E" w14:textId="77777777" w:rsidTr="00F30367">
        <w:trPr>
          <w:trHeight w:val="245"/>
          <w:jc w:val="center"/>
        </w:trPr>
        <w:tc>
          <w:tcPr>
            <w:tcW w:w="1755" w:type="dxa"/>
            <w:tcBorders>
              <w:left w:val="single" w:sz="4" w:space="0" w:color="auto"/>
              <w:right w:val="single" w:sz="4" w:space="0" w:color="auto"/>
            </w:tcBorders>
          </w:tcPr>
          <w:p w14:paraId="55F897B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E184D3" w14:textId="77777777" w:rsidR="00F30367" w:rsidRPr="00E904C5" w:rsidRDefault="00B113DE" w:rsidP="00F30367">
            <w:pPr>
              <w:rPr>
                <w:sz w:val="16"/>
                <w:szCs w:val="16"/>
              </w:rPr>
            </w:pPr>
            <w:r w:rsidRPr="00E904C5">
              <w:rPr>
                <w:sz w:val="16"/>
                <w:szCs w:val="16"/>
              </w:rPr>
              <w:t>SVS-REQ-306502/B-FTCP activate /deactivate tracking command security</w:t>
            </w:r>
          </w:p>
        </w:tc>
        <w:tc>
          <w:tcPr>
            <w:tcW w:w="5911" w:type="dxa"/>
            <w:tcBorders>
              <w:top w:val="single" w:sz="6" w:space="0" w:color="auto"/>
              <w:left w:val="single" w:sz="6" w:space="0" w:color="auto"/>
              <w:bottom w:val="single" w:sz="6" w:space="0" w:color="auto"/>
              <w:right w:val="single" w:sz="6" w:space="0" w:color="auto"/>
            </w:tcBorders>
          </w:tcPr>
          <w:p w14:paraId="32B16CB8"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2C20B660" w14:textId="77777777" w:rsidTr="00F30367">
        <w:trPr>
          <w:trHeight w:val="245"/>
          <w:jc w:val="center"/>
        </w:trPr>
        <w:tc>
          <w:tcPr>
            <w:tcW w:w="1755" w:type="dxa"/>
            <w:tcBorders>
              <w:left w:val="single" w:sz="4" w:space="0" w:color="auto"/>
              <w:right w:val="single" w:sz="4" w:space="0" w:color="auto"/>
            </w:tcBorders>
          </w:tcPr>
          <w:p w14:paraId="5310FF7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25BAAB" w14:textId="77777777" w:rsidR="00F30367" w:rsidRPr="00E904C5" w:rsidRDefault="00B113DE" w:rsidP="00F30367">
            <w:pPr>
              <w:rPr>
                <w:sz w:val="16"/>
                <w:szCs w:val="16"/>
              </w:rPr>
            </w:pPr>
            <w:r w:rsidRPr="00E904C5">
              <w:rPr>
                <w:sz w:val="16"/>
                <w:szCs w:val="16"/>
              </w:rPr>
              <w:t>STR-546269/A-FTCP/SMS Data Payload</w:t>
            </w:r>
          </w:p>
        </w:tc>
        <w:tc>
          <w:tcPr>
            <w:tcW w:w="5911" w:type="dxa"/>
            <w:tcBorders>
              <w:top w:val="single" w:sz="6" w:space="0" w:color="auto"/>
              <w:left w:val="single" w:sz="6" w:space="0" w:color="auto"/>
              <w:bottom w:val="single" w:sz="6" w:space="0" w:color="auto"/>
              <w:right w:val="single" w:sz="6" w:space="0" w:color="auto"/>
            </w:tcBorders>
          </w:tcPr>
          <w:p w14:paraId="187719AD" w14:textId="77777777" w:rsidR="00F30367" w:rsidRPr="00E904C5" w:rsidRDefault="00B113DE" w:rsidP="00F30367">
            <w:pPr>
              <w:rPr>
                <w:sz w:val="16"/>
                <w:szCs w:val="16"/>
              </w:rPr>
            </w:pPr>
            <w:r w:rsidRPr="00E904C5">
              <w:rPr>
                <w:sz w:val="16"/>
                <w:szCs w:val="16"/>
              </w:rPr>
              <w:t>MBORREL4: New header</w:t>
            </w:r>
          </w:p>
        </w:tc>
      </w:tr>
      <w:tr w:rsidR="00F30367" w:rsidRPr="005B1BF4" w14:paraId="48AB637F" w14:textId="77777777" w:rsidTr="00F30367">
        <w:trPr>
          <w:trHeight w:val="245"/>
          <w:jc w:val="center"/>
        </w:trPr>
        <w:tc>
          <w:tcPr>
            <w:tcW w:w="1755" w:type="dxa"/>
            <w:tcBorders>
              <w:left w:val="single" w:sz="4" w:space="0" w:color="auto"/>
              <w:right w:val="single" w:sz="4" w:space="0" w:color="auto"/>
            </w:tcBorders>
          </w:tcPr>
          <w:p w14:paraId="7E0141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27FC84" w14:textId="77777777" w:rsidR="00F30367" w:rsidRPr="00E904C5" w:rsidRDefault="00B113DE" w:rsidP="00F30367">
            <w:pPr>
              <w:rPr>
                <w:sz w:val="16"/>
                <w:szCs w:val="16"/>
              </w:rPr>
            </w:pPr>
            <w:r w:rsidRPr="00E904C5">
              <w:rPr>
                <w:sz w:val="16"/>
                <w:szCs w:val="16"/>
              </w:rPr>
              <w:t>SVS-REQ-297604/D-FTCP/SMS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460F0123"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7BF0A9B2" w14:textId="77777777" w:rsidTr="00F30367">
        <w:trPr>
          <w:trHeight w:val="245"/>
          <w:jc w:val="center"/>
        </w:trPr>
        <w:tc>
          <w:tcPr>
            <w:tcW w:w="1755" w:type="dxa"/>
            <w:tcBorders>
              <w:left w:val="single" w:sz="4" w:space="0" w:color="auto"/>
              <w:right w:val="single" w:sz="4" w:space="0" w:color="auto"/>
            </w:tcBorders>
          </w:tcPr>
          <w:p w14:paraId="7214D96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E5FFB8" w14:textId="77777777" w:rsidR="00F30367" w:rsidRPr="00E904C5" w:rsidRDefault="00B113DE" w:rsidP="00F30367">
            <w:pPr>
              <w:rPr>
                <w:sz w:val="16"/>
                <w:szCs w:val="16"/>
              </w:rPr>
            </w:pPr>
            <w:r w:rsidRPr="00E904C5">
              <w:rPr>
                <w:sz w:val="16"/>
                <w:szCs w:val="16"/>
              </w:rPr>
              <w:t>STR-492121/D-HTTPS Data Communication</w:t>
            </w:r>
          </w:p>
        </w:tc>
        <w:tc>
          <w:tcPr>
            <w:tcW w:w="5911" w:type="dxa"/>
            <w:tcBorders>
              <w:top w:val="single" w:sz="6" w:space="0" w:color="auto"/>
              <w:left w:val="single" w:sz="6" w:space="0" w:color="auto"/>
              <w:bottom w:val="single" w:sz="6" w:space="0" w:color="auto"/>
              <w:right w:val="single" w:sz="6" w:space="0" w:color="auto"/>
            </w:tcBorders>
          </w:tcPr>
          <w:p w14:paraId="268FF682" w14:textId="77777777" w:rsidR="00F30367" w:rsidRPr="00E904C5" w:rsidRDefault="00B113DE" w:rsidP="00F30367">
            <w:pPr>
              <w:rPr>
                <w:sz w:val="16"/>
                <w:szCs w:val="16"/>
              </w:rPr>
            </w:pPr>
            <w:r w:rsidRPr="00E904C5">
              <w:rPr>
                <w:sz w:val="16"/>
                <w:szCs w:val="16"/>
              </w:rPr>
              <w:t>MBORREL4: Removed REQ-306573 &amp; REQ-291228</w:t>
            </w:r>
          </w:p>
        </w:tc>
      </w:tr>
      <w:tr w:rsidR="00F30367" w:rsidRPr="005B1BF4" w14:paraId="5C3F9757" w14:textId="77777777" w:rsidTr="00F30367">
        <w:trPr>
          <w:trHeight w:val="245"/>
          <w:jc w:val="center"/>
        </w:trPr>
        <w:tc>
          <w:tcPr>
            <w:tcW w:w="1755" w:type="dxa"/>
            <w:tcBorders>
              <w:left w:val="single" w:sz="4" w:space="0" w:color="auto"/>
              <w:right w:val="single" w:sz="4" w:space="0" w:color="auto"/>
            </w:tcBorders>
          </w:tcPr>
          <w:p w14:paraId="5AAB15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51FDF6" w14:textId="77777777" w:rsidR="00F30367" w:rsidRPr="00E904C5" w:rsidRDefault="00B113DE" w:rsidP="00F30367">
            <w:pPr>
              <w:rPr>
                <w:sz w:val="16"/>
                <w:szCs w:val="16"/>
              </w:rPr>
            </w:pPr>
            <w:r w:rsidRPr="00E904C5">
              <w:rPr>
                <w:sz w:val="16"/>
                <w:szCs w:val="16"/>
              </w:rPr>
              <w:t>SVS-REQ-291222/C-HTTPS Source and Usage</w:t>
            </w:r>
          </w:p>
        </w:tc>
        <w:tc>
          <w:tcPr>
            <w:tcW w:w="5911" w:type="dxa"/>
            <w:tcBorders>
              <w:top w:val="single" w:sz="6" w:space="0" w:color="auto"/>
              <w:left w:val="single" w:sz="6" w:space="0" w:color="auto"/>
              <w:bottom w:val="single" w:sz="6" w:space="0" w:color="auto"/>
              <w:right w:val="single" w:sz="6" w:space="0" w:color="auto"/>
            </w:tcBorders>
          </w:tcPr>
          <w:p w14:paraId="1488B976"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5D23458A" w14:textId="77777777" w:rsidTr="00F30367">
        <w:trPr>
          <w:trHeight w:val="245"/>
          <w:jc w:val="center"/>
        </w:trPr>
        <w:tc>
          <w:tcPr>
            <w:tcW w:w="1755" w:type="dxa"/>
            <w:tcBorders>
              <w:left w:val="single" w:sz="4" w:space="0" w:color="auto"/>
              <w:right w:val="single" w:sz="4" w:space="0" w:color="auto"/>
            </w:tcBorders>
          </w:tcPr>
          <w:p w14:paraId="0E9DDCA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2658F7" w14:textId="77777777" w:rsidR="00F30367" w:rsidRPr="00E904C5" w:rsidRDefault="00B113DE" w:rsidP="00F30367">
            <w:pPr>
              <w:rPr>
                <w:sz w:val="16"/>
                <w:szCs w:val="16"/>
              </w:rPr>
            </w:pPr>
            <w:r w:rsidRPr="00E904C5">
              <w:rPr>
                <w:sz w:val="16"/>
                <w:szCs w:val="16"/>
              </w:rPr>
              <w:t>SVS-REQ-291225/D-Tracking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2F2FF052"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5F5332C4" w14:textId="77777777" w:rsidTr="00F30367">
        <w:trPr>
          <w:trHeight w:val="245"/>
          <w:jc w:val="center"/>
        </w:trPr>
        <w:tc>
          <w:tcPr>
            <w:tcW w:w="1755" w:type="dxa"/>
            <w:tcBorders>
              <w:left w:val="single" w:sz="4" w:space="0" w:color="auto"/>
              <w:right w:val="single" w:sz="4" w:space="0" w:color="auto"/>
            </w:tcBorders>
          </w:tcPr>
          <w:p w14:paraId="2D2FB17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B84FD8" w14:textId="77777777" w:rsidR="00F30367" w:rsidRPr="00E904C5" w:rsidRDefault="00B113DE" w:rsidP="00F30367">
            <w:pPr>
              <w:rPr>
                <w:sz w:val="16"/>
                <w:szCs w:val="16"/>
              </w:rPr>
            </w:pPr>
            <w:r w:rsidRPr="00E904C5">
              <w:rPr>
                <w:sz w:val="16"/>
                <w:szCs w:val="16"/>
              </w:rPr>
              <w:t>SVS-REQ-308672/B-BUB engaged tracking response data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4EDBBFA0"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7D9272AF" w14:textId="77777777" w:rsidTr="00F30367">
        <w:trPr>
          <w:trHeight w:val="245"/>
          <w:jc w:val="center"/>
        </w:trPr>
        <w:tc>
          <w:tcPr>
            <w:tcW w:w="1755" w:type="dxa"/>
            <w:tcBorders>
              <w:left w:val="single" w:sz="4" w:space="0" w:color="auto"/>
              <w:right w:val="single" w:sz="4" w:space="0" w:color="auto"/>
            </w:tcBorders>
          </w:tcPr>
          <w:p w14:paraId="15CF7AA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A0E5EE" w14:textId="77777777" w:rsidR="00F30367" w:rsidRPr="00E904C5" w:rsidRDefault="00B113DE" w:rsidP="00F30367">
            <w:pPr>
              <w:rPr>
                <w:sz w:val="16"/>
                <w:szCs w:val="16"/>
              </w:rPr>
            </w:pPr>
            <w:r w:rsidRPr="00E904C5">
              <w:rPr>
                <w:sz w:val="16"/>
                <w:szCs w:val="16"/>
              </w:rPr>
              <w:t>SVS-REQ-306574/B-HTTPS tracking response message security</w:t>
            </w:r>
          </w:p>
        </w:tc>
        <w:tc>
          <w:tcPr>
            <w:tcW w:w="5911" w:type="dxa"/>
            <w:tcBorders>
              <w:top w:val="single" w:sz="6" w:space="0" w:color="auto"/>
              <w:left w:val="single" w:sz="6" w:space="0" w:color="auto"/>
              <w:bottom w:val="single" w:sz="6" w:space="0" w:color="auto"/>
              <w:right w:val="single" w:sz="6" w:space="0" w:color="auto"/>
            </w:tcBorders>
          </w:tcPr>
          <w:p w14:paraId="5EA1BB11"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24DD2CBD" w14:textId="77777777" w:rsidTr="00F30367">
        <w:trPr>
          <w:trHeight w:val="245"/>
          <w:jc w:val="center"/>
        </w:trPr>
        <w:tc>
          <w:tcPr>
            <w:tcW w:w="1755" w:type="dxa"/>
            <w:tcBorders>
              <w:left w:val="single" w:sz="4" w:space="0" w:color="auto"/>
              <w:right w:val="single" w:sz="4" w:space="0" w:color="auto"/>
            </w:tcBorders>
          </w:tcPr>
          <w:p w14:paraId="764698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650DDF" w14:textId="77777777" w:rsidR="00F30367" w:rsidRPr="00E904C5" w:rsidRDefault="00B113DE" w:rsidP="00F30367">
            <w:pPr>
              <w:rPr>
                <w:sz w:val="16"/>
                <w:szCs w:val="16"/>
              </w:rPr>
            </w:pPr>
            <w:r w:rsidRPr="00E904C5">
              <w:rPr>
                <w:sz w:val="16"/>
                <w:szCs w:val="16"/>
              </w:rPr>
              <w:t>SVS-REQ-297606/D-HTTPS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78D1D4C9" w14:textId="77777777" w:rsidR="00F30367" w:rsidRPr="00E904C5" w:rsidRDefault="00B113DE" w:rsidP="00F30367">
            <w:pPr>
              <w:rPr>
                <w:sz w:val="16"/>
                <w:szCs w:val="16"/>
              </w:rPr>
            </w:pPr>
            <w:r w:rsidRPr="00E904C5">
              <w:rPr>
                <w:sz w:val="16"/>
                <w:szCs w:val="16"/>
              </w:rPr>
              <w:t>MBORREL4: Updated content</w:t>
            </w:r>
          </w:p>
        </w:tc>
      </w:tr>
      <w:tr w:rsidR="00F30367" w:rsidRPr="005B1BF4" w14:paraId="5E0D7780" w14:textId="77777777" w:rsidTr="00F30367">
        <w:trPr>
          <w:trHeight w:val="245"/>
          <w:jc w:val="center"/>
        </w:trPr>
        <w:tc>
          <w:tcPr>
            <w:tcW w:w="1755" w:type="dxa"/>
            <w:tcBorders>
              <w:left w:val="single" w:sz="4" w:space="0" w:color="auto"/>
              <w:right w:val="single" w:sz="4" w:space="0" w:color="auto"/>
            </w:tcBorders>
          </w:tcPr>
          <w:p w14:paraId="540A231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F1917C" w14:textId="77777777" w:rsidR="00F30367" w:rsidRPr="00E904C5" w:rsidRDefault="00B113DE" w:rsidP="00F30367">
            <w:pPr>
              <w:rPr>
                <w:sz w:val="16"/>
                <w:szCs w:val="16"/>
              </w:rPr>
            </w:pPr>
            <w:r w:rsidRPr="00E904C5">
              <w:rPr>
                <w:sz w:val="16"/>
                <w:szCs w:val="16"/>
              </w:rPr>
              <w:t>SVS-REQ-303352/C-Transient retry at SVSServer for all identified HTTPS error code</w:t>
            </w:r>
          </w:p>
        </w:tc>
        <w:tc>
          <w:tcPr>
            <w:tcW w:w="5911" w:type="dxa"/>
            <w:tcBorders>
              <w:top w:val="single" w:sz="6" w:space="0" w:color="auto"/>
              <w:left w:val="single" w:sz="6" w:space="0" w:color="auto"/>
              <w:bottom w:val="single" w:sz="6" w:space="0" w:color="auto"/>
              <w:right w:val="single" w:sz="6" w:space="0" w:color="auto"/>
            </w:tcBorders>
          </w:tcPr>
          <w:p w14:paraId="05671140" w14:textId="77777777" w:rsidR="00F30367" w:rsidRPr="00E904C5" w:rsidRDefault="00B113DE" w:rsidP="00F30367">
            <w:pPr>
              <w:rPr>
                <w:sz w:val="16"/>
                <w:szCs w:val="16"/>
              </w:rPr>
            </w:pPr>
            <w:r w:rsidRPr="00E904C5">
              <w:rPr>
                <w:sz w:val="16"/>
                <w:szCs w:val="16"/>
              </w:rPr>
              <w:t>MBORREL4: Updated content</w:t>
            </w:r>
          </w:p>
        </w:tc>
      </w:tr>
      <w:tr w:rsidR="00F30367" w:rsidRPr="005B1BF4" w14:paraId="04DC5D72" w14:textId="77777777" w:rsidTr="00F30367">
        <w:trPr>
          <w:trHeight w:val="245"/>
          <w:jc w:val="center"/>
        </w:trPr>
        <w:tc>
          <w:tcPr>
            <w:tcW w:w="1755" w:type="dxa"/>
            <w:tcBorders>
              <w:left w:val="single" w:sz="4" w:space="0" w:color="auto"/>
              <w:right w:val="single" w:sz="4" w:space="0" w:color="auto"/>
            </w:tcBorders>
          </w:tcPr>
          <w:p w14:paraId="45AE4CA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BEA23E" w14:textId="77777777" w:rsidR="00F30367" w:rsidRPr="00E904C5" w:rsidRDefault="00B113DE" w:rsidP="00F30367">
            <w:pPr>
              <w:rPr>
                <w:sz w:val="16"/>
                <w:szCs w:val="16"/>
              </w:rPr>
            </w:pPr>
            <w:r w:rsidRPr="00E904C5">
              <w:rPr>
                <w:sz w:val="16"/>
                <w:szCs w:val="16"/>
              </w:rPr>
              <w:t>SVS-REQ-303353/C-SVSServer SVS application retry for all identified HTTPS error code</w:t>
            </w:r>
          </w:p>
        </w:tc>
        <w:tc>
          <w:tcPr>
            <w:tcW w:w="5911" w:type="dxa"/>
            <w:tcBorders>
              <w:top w:val="single" w:sz="6" w:space="0" w:color="auto"/>
              <w:left w:val="single" w:sz="6" w:space="0" w:color="auto"/>
              <w:bottom w:val="single" w:sz="6" w:space="0" w:color="auto"/>
              <w:right w:val="single" w:sz="6" w:space="0" w:color="auto"/>
            </w:tcBorders>
          </w:tcPr>
          <w:p w14:paraId="0E62F1A1" w14:textId="77777777" w:rsidR="00F30367" w:rsidRPr="00E904C5" w:rsidRDefault="00B113DE" w:rsidP="00F30367">
            <w:pPr>
              <w:rPr>
                <w:sz w:val="16"/>
                <w:szCs w:val="16"/>
              </w:rPr>
            </w:pPr>
            <w:r w:rsidRPr="00E904C5">
              <w:rPr>
                <w:sz w:val="16"/>
                <w:szCs w:val="16"/>
              </w:rPr>
              <w:t>MBORREL4: Updated content</w:t>
            </w:r>
          </w:p>
        </w:tc>
      </w:tr>
      <w:tr w:rsidR="00F30367" w:rsidRPr="005B1BF4" w14:paraId="4E1B4F02" w14:textId="77777777" w:rsidTr="00F30367">
        <w:trPr>
          <w:trHeight w:val="245"/>
          <w:jc w:val="center"/>
        </w:trPr>
        <w:tc>
          <w:tcPr>
            <w:tcW w:w="1755" w:type="dxa"/>
            <w:tcBorders>
              <w:left w:val="single" w:sz="4" w:space="0" w:color="auto"/>
              <w:right w:val="single" w:sz="4" w:space="0" w:color="auto"/>
            </w:tcBorders>
          </w:tcPr>
          <w:p w14:paraId="14F99B7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CE98F2" w14:textId="77777777" w:rsidR="00F30367" w:rsidRPr="00E904C5" w:rsidRDefault="00B113DE" w:rsidP="00F30367">
            <w:pPr>
              <w:rPr>
                <w:sz w:val="16"/>
                <w:szCs w:val="16"/>
              </w:rPr>
            </w:pPr>
            <w:r w:rsidRPr="00E904C5">
              <w:rPr>
                <w:sz w:val="16"/>
                <w:szCs w:val="16"/>
              </w:rPr>
              <w:t>STR-492122/D-SMS Data Communication</w:t>
            </w:r>
          </w:p>
        </w:tc>
        <w:tc>
          <w:tcPr>
            <w:tcW w:w="5911" w:type="dxa"/>
            <w:tcBorders>
              <w:top w:val="single" w:sz="6" w:space="0" w:color="auto"/>
              <w:left w:val="single" w:sz="6" w:space="0" w:color="auto"/>
              <w:bottom w:val="single" w:sz="6" w:space="0" w:color="auto"/>
              <w:right w:val="single" w:sz="6" w:space="0" w:color="auto"/>
            </w:tcBorders>
          </w:tcPr>
          <w:p w14:paraId="7ECE5EE4" w14:textId="77777777" w:rsidR="00F30367" w:rsidRPr="00E904C5" w:rsidRDefault="00B113DE" w:rsidP="00F30367">
            <w:pPr>
              <w:rPr>
                <w:sz w:val="16"/>
                <w:szCs w:val="16"/>
              </w:rPr>
            </w:pPr>
            <w:r w:rsidRPr="00E904C5">
              <w:rPr>
                <w:sz w:val="16"/>
                <w:szCs w:val="16"/>
              </w:rPr>
              <w:t>MBORREL4: Removed REQ-306575, REQ-291231, REQ-297608</w:t>
            </w:r>
          </w:p>
        </w:tc>
      </w:tr>
      <w:tr w:rsidR="00F30367" w:rsidRPr="005B1BF4" w14:paraId="1444F745" w14:textId="77777777" w:rsidTr="00F30367">
        <w:trPr>
          <w:trHeight w:val="245"/>
          <w:jc w:val="center"/>
        </w:trPr>
        <w:tc>
          <w:tcPr>
            <w:tcW w:w="1755" w:type="dxa"/>
            <w:tcBorders>
              <w:left w:val="single" w:sz="4" w:space="0" w:color="auto"/>
              <w:right w:val="single" w:sz="4" w:space="0" w:color="auto"/>
            </w:tcBorders>
          </w:tcPr>
          <w:p w14:paraId="08B2D51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A4E91B" w14:textId="77777777" w:rsidR="00F30367" w:rsidRPr="00E904C5" w:rsidRDefault="00B113DE" w:rsidP="00F30367">
            <w:pPr>
              <w:rPr>
                <w:sz w:val="16"/>
                <w:szCs w:val="16"/>
              </w:rPr>
            </w:pPr>
            <w:r w:rsidRPr="00E904C5">
              <w:rPr>
                <w:sz w:val="16"/>
                <w:szCs w:val="16"/>
              </w:rPr>
              <w:t>SVS-REQ-291229/D-SMS Activate tracking request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048F9B49"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2B933DFE" w14:textId="77777777" w:rsidTr="00F30367">
        <w:trPr>
          <w:trHeight w:val="245"/>
          <w:jc w:val="center"/>
        </w:trPr>
        <w:tc>
          <w:tcPr>
            <w:tcW w:w="1755" w:type="dxa"/>
            <w:tcBorders>
              <w:left w:val="single" w:sz="4" w:space="0" w:color="auto"/>
              <w:right w:val="single" w:sz="4" w:space="0" w:color="auto"/>
            </w:tcBorders>
          </w:tcPr>
          <w:p w14:paraId="34CECAF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4C2DDA" w14:textId="77777777" w:rsidR="00F30367" w:rsidRPr="00E904C5" w:rsidRDefault="00B113DE" w:rsidP="00F30367">
            <w:pPr>
              <w:rPr>
                <w:sz w:val="16"/>
                <w:szCs w:val="16"/>
              </w:rPr>
            </w:pPr>
            <w:r w:rsidRPr="00E904C5">
              <w:rPr>
                <w:sz w:val="16"/>
                <w:szCs w:val="16"/>
              </w:rPr>
              <w:t>SVS-REQ-291233/D-SMS Deactivate Tracking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11880E24"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2965C0CB" w14:textId="77777777" w:rsidTr="00F30367">
        <w:trPr>
          <w:trHeight w:val="245"/>
          <w:jc w:val="center"/>
        </w:trPr>
        <w:tc>
          <w:tcPr>
            <w:tcW w:w="1755" w:type="dxa"/>
            <w:tcBorders>
              <w:left w:val="single" w:sz="4" w:space="0" w:color="auto"/>
              <w:right w:val="single" w:sz="4" w:space="0" w:color="auto"/>
            </w:tcBorders>
          </w:tcPr>
          <w:p w14:paraId="4ABDF49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5E25D7" w14:textId="77777777" w:rsidR="00F30367" w:rsidRPr="00E904C5" w:rsidRDefault="00B113DE" w:rsidP="00F30367">
            <w:pPr>
              <w:rPr>
                <w:sz w:val="16"/>
                <w:szCs w:val="16"/>
              </w:rPr>
            </w:pPr>
            <w:r w:rsidRPr="00E904C5">
              <w:rPr>
                <w:sz w:val="16"/>
                <w:szCs w:val="16"/>
              </w:rPr>
              <w:t>SVS-REQ-306576/B-SMS Activate/Deactivate/On Demand tracking command security</w:t>
            </w:r>
          </w:p>
        </w:tc>
        <w:tc>
          <w:tcPr>
            <w:tcW w:w="5911" w:type="dxa"/>
            <w:tcBorders>
              <w:top w:val="single" w:sz="6" w:space="0" w:color="auto"/>
              <w:left w:val="single" w:sz="6" w:space="0" w:color="auto"/>
              <w:bottom w:val="single" w:sz="6" w:space="0" w:color="auto"/>
              <w:right w:val="single" w:sz="6" w:space="0" w:color="auto"/>
            </w:tcBorders>
          </w:tcPr>
          <w:p w14:paraId="5ADE9E24"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0E4374D3" w14:textId="77777777" w:rsidTr="00F30367">
        <w:trPr>
          <w:trHeight w:val="245"/>
          <w:jc w:val="center"/>
        </w:trPr>
        <w:tc>
          <w:tcPr>
            <w:tcW w:w="1755" w:type="dxa"/>
            <w:tcBorders>
              <w:left w:val="single" w:sz="4" w:space="0" w:color="auto"/>
              <w:right w:val="single" w:sz="4" w:space="0" w:color="auto"/>
            </w:tcBorders>
          </w:tcPr>
          <w:p w14:paraId="3FA1ECE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0B67B6" w14:textId="77777777" w:rsidR="00F30367" w:rsidRPr="00E904C5" w:rsidRDefault="00B113DE" w:rsidP="00F30367">
            <w:pPr>
              <w:rPr>
                <w:sz w:val="16"/>
                <w:szCs w:val="16"/>
              </w:rPr>
            </w:pPr>
            <w:r w:rsidRPr="00E904C5">
              <w:rPr>
                <w:sz w:val="16"/>
                <w:szCs w:val="16"/>
              </w:rPr>
              <w:t>SVS-UC-REQ-306595/B-IGN ON Activate Tracking request through FTCP</w:t>
            </w:r>
          </w:p>
        </w:tc>
        <w:tc>
          <w:tcPr>
            <w:tcW w:w="5911" w:type="dxa"/>
            <w:tcBorders>
              <w:top w:val="single" w:sz="6" w:space="0" w:color="auto"/>
              <w:left w:val="single" w:sz="6" w:space="0" w:color="auto"/>
              <w:bottom w:val="single" w:sz="6" w:space="0" w:color="auto"/>
              <w:right w:val="single" w:sz="6" w:space="0" w:color="auto"/>
            </w:tcBorders>
          </w:tcPr>
          <w:p w14:paraId="4A96979E"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6BCEB102" w14:textId="77777777" w:rsidTr="00F30367">
        <w:trPr>
          <w:trHeight w:val="245"/>
          <w:jc w:val="center"/>
        </w:trPr>
        <w:tc>
          <w:tcPr>
            <w:tcW w:w="1755" w:type="dxa"/>
            <w:tcBorders>
              <w:left w:val="single" w:sz="4" w:space="0" w:color="auto"/>
              <w:right w:val="single" w:sz="4" w:space="0" w:color="auto"/>
            </w:tcBorders>
          </w:tcPr>
          <w:p w14:paraId="4CE56FC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FD4CA8" w14:textId="77777777" w:rsidR="00F30367" w:rsidRPr="00E904C5" w:rsidRDefault="00B113DE" w:rsidP="00F30367">
            <w:pPr>
              <w:rPr>
                <w:sz w:val="16"/>
                <w:szCs w:val="16"/>
              </w:rPr>
            </w:pPr>
            <w:r w:rsidRPr="00E904C5">
              <w:rPr>
                <w:sz w:val="16"/>
                <w:szCs w:val="16"/>
              </w:rPr>
              <w:t>SVS-UC-REQ-306596/B-IGN OFF Activate Tracking request through FTCP</w:t>
            </w:r>
          </w:p>
        </w:tc>
        <w:tc>
          <w:tcPr>
            <w:tcW w:w="5911" w:type="dxa"/>
            <w:tcBorders>
              <w:top w:val="single" w:sz="6" w:space="0" w:color="auto"/>
              <w:left w:val="single" w:sz="6" w:space="0" w:color="auto"/>
              <w:bottom w:val="single" w:sz="6" w:space="0" w:color="auto"/>
              <w:right w:val="single" w:sz="6" w:space="0" w:color="auto"/>
            </w:tcBorders>
          </w:tcPr>
          <w:p w14:paraId="48728114"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4212564D" w14:textId="77777777" w:rsidTr="00F30367">
        <w:trPr>
          <w:trHeight w:val="245"/>
          <w:jc w:val="center"/>
        </w:trPr>
        <w:tc>
          <w:tcPr>
            <w:tcW w:w="1755" w:type="dxa"/>
            <w:tcBorders>
              <w:left w:val="single" w:sz="4" w:space="0" w:color="auto"/>
              <w:right w:val="single" w:sz="4" w:space="0" w:color="auto"/>
            </w:tcBorders>
          </w:tcPr>
          <w:p w14:paraId="736984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0456A9" w14:textId="77777777" w:rsidR="00F30367" w:rsidRPr="00E904C5" w:rsidRDefault="00B113DE" w:rsidP="00F30367">
            <w:pPr>
              <w:rPr>
                <w:sz w:val="16"/>
                <w:szCs w:val="16"/>
              </w:rPr>
            </w:pPr>
            <w:r w:rsidRPr="00E904C5">
              <w:rPr>
                <w:sz w:val="16"/>
                <w:szCs w:val="16"/>
              </w:rPr>
              <w:t>SVS-UC-REQ-306597/B-Deactivate Tracking request through FTCP</w:t>
            </w:r>
          </w:p>
        </w:tc>
        <w:tc>
          <w:tcPr>
            <w:tcW w:w="5911" w:type="dxa"/>
            <w:tcBorders>
              <w:top w:val="single" w:sz="6" w:space="0" w:color="auto"/>
              <w:left w:val="single" w:sz="6" w:space="0" w:color="auto"/>
              <w:bottom w:val="single" w:sz="6" w:space="0" w:color="auto"/>
              <w:right w:val="single" w:sz="6" w:space="0" w:color="auto"/>
            </w:tcBorders>
          </w:tcPr>
          <w:p w14:paraId="6B7D5427"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05906CC7" w14:textId="77777777" w:rsidTr="00F30367">
        <w:trPr>
          <w:trHeight w:val="245"/>
          <w:jc w:val="center"/>
        </w:trPr>
        <w:tc>
          <w:tcPr>
            <w:tcW w:w="1755" w:type="dxa"/>
            <w:tcBorders>
              <w:left w:val="single" w:sz="4" w:space="0" w:color="auto"/>
              <w:right w:val="single" w:sz="4" w:space="0" w:color="auto"/>
            </w:tcBorders>
          </w:tcPr>
          <w:p w14:paraId="5485A4C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107510" w14:textId="77777777" w:rsidR="00F30367" w:rsidRPr="00E904C5" w:rsidRDefault="00B113DE" w:rsidP="00F30367">
            <w:pPr>
              <w:rPr>
                <w:sz w:val="16"/>
                <w:szCs w:val="16"/>
              </w:rPr>
            </w:pPr>
            <w:r w:rsidRPr="00E904C5">
              <w:rPr>
                <w:sz w:val="16"/>
                <w:szCs w:val="16"/>
              </w:rPr>
              <w:t>STR-530456/B-HTTPS</w:t>
            </w:r>
          </w:p>
        </w:tc>
        <w:tc>
          <w:tcPr>
            <w:tcW w:w="5911" w:type="dxa"/>
            <w:tcBorders>
              <w:top w:val="single" w:sz="6" w:space="0" w:color="auto"/>
              <w:left w:val="single" w:sz="6" w:space="0" w:color="auto"/>
              <w:bottom w:val="single" w:sz="6" w:space="0" w:color="auto"/>
              <w:right w:val="single" w:sz="6" w:space="0" w:color="auto"/>
            </w:tcBorders>
          </w:tcPr>
          <w:p w14:paraId="6067B4D0" w14:textId="77777777" w:rsidR="00F30367" w:rsidRPr="00E904C5" w:rsidRDefault="00B113DE" w:rsidP="00F30367">
            <w:pPr>
              <w:rPr>
                <w:sz w:val="16"/>
                <w:szCs w:val="16"/>
              </w:rPr>
            </w:pPr>
            <w:r w:rsidRPr="00E904C5">
              <w:rPr>
                <w:sz w:val="16"/>
                <w:szCs w:val="16"/>
              </w:rPr>
              <w:t>MBORREL4: Removed REQ-306603</w:t>
            </w:r>
          </w:p>
        </w:tc>
      </w:tr>
      <w:tr w:rsidR="00F30367" w:rsidRPr="005B1BF4" w14:paraId="7848A864" w14:textId="77777777" w:rsidTr="00F30367">
        <w:trPr>
          <w:trHeight w:val="245"/>
          <w:jc w:val="center"/>
        </w:trPr>
        <w:tc>
          <w:tcPr>
            <w:tcW w:w="1755" w:type="dxa"/>
            <w:tcBorders>
              <w:left w:val="single" w:sz="4" w:space="0" w:color="auto"/>
              <w:right w:val="single" w:sz="4" w:space="0" w:color="auto"/>
            </w:tcBorders>
          </w:tcPr>
          <w:p w14:paraId="10A9C0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41F6D3" w14:textId="77777777" w:rsidR="00F30367" w:rsidRPr="00E904C5" w:rsidRDefault="00B113DE" w:rsidP="00F30367">
            <w:pPr>
              <w:rPr>
                <w:sz w:val="16"/>
                <w:szCs w:val="16"/>
              </w:rPr>
            </w:pPr>
            <w:r w:rsidRPr="00E904C5">
              <w:rPr>
                <w:sz w:val="16"/>
                <w:szCs w:val="16"/>
              </w:rPr>
              <w:t>SVS-UC-REQ-306598/B-Main battery supported tracking response through HTTPS</w:t>
            </w:r>
          </w:p>
        </w:tc>
        <w:tc>
          <w:tcPr>
            <w:tcW w:w="5911" w:type="dxa"/>
            <w:tcBorders>
              <w:top w:val="single" w:sz="6" w:space="0" w:color="auto"/>
              <w:left w:val="single" w:sz="6" w:space="0" w:color="auto"/>
              <w:bottom w:val="single" w:sz="6" w:space="0" w:color="auto"/>
              <w:right w:val="single" w:sz="6" w:space="0" w:color="auto"/>
            </w:tcBorders>
          </w:tcPr>
          <w:p w14:paraId="0CA6DBBD" w14:textId="77777777" w:rsidR="00F30367" w:rsidRPr="00E904C5" w:rsidRDefault="00B113DE" w:rsidP="00F30367">
            <w:pPr>
              <w:rPr>
                <w:sz w:val="16"/>
                <w:szCs w:val="16"/>
              </w:rPr>
            </w:pPr>
            <w:r w:rsidRPr="00E904C5">
              <w:rPr>
                <w:sz w:val="16"/>
                <w:szCs w:val="16"/>
              </w:rPr>
              <w:t>MBORREL4: Updated content</w:t>
            </w:r>
          </w:p>
        </w:tc>
      </w:tr>
      <w:tr w:rsidR="00F30367" w:rsidRPr="005B1BF4" w14:paraId="1B35C4FF" w14:textId="77777777" w:rsidTr="00F30367">
        <w:trPr>
          <w:trHeight w:val="245"/>
          <w:jc w:val="center"/>
        </w:trPr>
        <w:tc>
          <w:tcPr>
            <w:tcW w:w="1755" w:type="dxa"/>
            <w:tcBorders>
              <w:left w:val="single" w:sz="4" w:space="0" w:color="auto"/>
              <w:right w:val="single" w:sz="4" w:space="0" w:color="auto"/>
            </w:tcBorders>
          </w:tcPr>
          <w:p w14:paraId="1670F02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B9CA55" w14:textId="77777777" w:rsidR="00F30367" w:rsidRPr="00E904C5" w:rsidRDefault="00B113DE" w:rsidP="00F30367">
            <w:pPr>
              <w:rPr>
                <w:sz w:val="16"/>
                <w:szCs w:val="16"/>
              </w:rPr>
            </w:pPr>
            <w:r w:rsidRPr="00E904C5">
              <w:rPr>
                <w:sz w:val="16"/>
                <w:szCs w:val="16"/>
              </w:rPr>
              <w:t>SVS-UC-REQ-306599/B-BUB supported tracking response through HTTPS</w:t>
            </w:r>
          </w:p>
        </w:tc>
        <w:tc>
          <w:tcPr>
            <w:tcW w:w="5911" w:type="dxa"/>
            <w:tcBorders>
              <w:top w:val="single" w:sz="6" w:space="0" w:color="auto"/>
              <w:left w:val="single" w:sz="6" w:space="0" w:color="auto"/>
              <w:bottom w:val="single" w:sz="6" w:space="0" w:color="auto"/>
              <w:right w:val="single" w:sz="6" w:space="0" w:color="auto"/>
            </w:tcBorders>
          </w:tcPr>
          <w:p w14:paraId="4393E144" w14:textId="77777777" w:rsidR="00F30367" w:rsidRPr="00E904C5" w:rsidRDefault="00B113DE" w:rsidP="00F30367">
            <w:pPr>
              <w:rPr>
                <w:sz w:val="16"/>
                <w:szCs w:val="16"/>
              </w:rPr>
            </w:pPr>
            <w:r w:rsidRPr="00E904C5">
              <w:rPr>
                <w:sz w:val="16"/>
                <w:szCs w:val="16"/>
              </w:rPr>
              <w:t>MBORREL4: Updated content</w:t>
            </w:r>
          </w:p>
        </w:tc>
      </w:tr>
      <w:tr w:rsidR="00F30367" w:rsidRPr="005B1BF4" w14:paraId="580B6981" w14:textId="77777777" w:rsidTr="00F30367">
        <w:trPr>
          <w:trHeight w:val="245"/>
          <w:jc w:val="center"/>
        </w:trPr>
        <w:tc>
          <w:tcPr>
            <w:tcW w:w="1755" w:type="dxa"/>
            <w:tcBorders>
              <w:left w:val="single" w:sz="4" w:space="0" w:color="auto"/>
              <w:right w:val="single" w:sz="4" w:space="0" w:color="auto"/>
            </w:tcBorders>
          </w:tcPr>
          <w:p w14:paraId="78D3359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BAC7BA" w14:textId="77777777" w:rsidR="00F30367" w:rsidRPr="00E904C5" w:rsidRDefault="00B113DE" w:rsidP="00F30367">
            <w:pPr>
              <w:rPr>
                <w:sz w:val="16"/>
                <w:szCs w:val="16"/>
              </w:rPr>
            </w:pPr>
            <w:r w:rsidRPr="00E904C5">
              <w:rPr>
                <w:sz w:val="16"/>
                <w:szCs w:val="16"/>
              </w:rPr>
              <w:t>SVS-UC-REQ-306601/B-SVSServer Data Logging Ignition OFF</w:t>
            </w:r>
          </w:p>
        </w:tc>
        <w:tc>
          <w:tcPr>
            <w:tcW w:w="5911" w:type="dxa"/>
            <w:tcBorders>
              <w:top w:val="single" w:sz="6" w:space="0" w:color="auto"/>
              <w:left w:val="single" w:sz="6" w:space="0" w:color="auto"/>
              <w:bottom w:val="single" w:sz="6" w:space="0" w:color="auto"/>
              <w:right w:val="single" w:sz="6" w:space="0" w:color="auto"/>
            </w:tcBorders>
          </w:tcPr>
          <w:p w14:paraId="6D8D127E" w14:textId="77777777" w:rsidR="00F30367" w:rsidRPr="00E904C5" w:rsidRDefault="00B113DE" w:rsidP="00F30367">
            <w:pPr>
              <w:rPr>
                <w:sz w:val="16"/>
                <w:szCs w:val="16"/>
              </w:rPr>
            </w:pPr>
            <w:r w:rsidRPr="00E904C5">
              <w:rPr>
                <w:sz w:val="16"/>
                <w:szCs w:val="16"/>
              </w:rPr>
              <w:t>MBORREL4: Updated content</w:t>
            </w:r>
          </w:p>
        </w:tc>
      </w:tr>
      <w:tr w:rsidR="00F30367" w:rsidRPr="005B1BF4" w14:paraId="3235E907" w14:textId="77777777" w:rsidTr="00F30367">
        <w:trPr>
          <w:trHeight w:val="245"/>
          <w:jc w:val="center"/>
        </w:trPr>
        <w:tc>
          <w:tcPr>
            <w:tcW w:w="1755" w:type="dxa"/>
            <w:tcBorders>
              <w:left w:val="single" w:sz="4" w:space="0" w:color="auto"/>
              <w:right w:val="single" w:sz="4" w:space="0" w:color="auto"/>
            </w:tcBorders>
          </w:tcPr>
          <w:p w14:paraId="48DB4B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FBFF84" w14:textId="77777777" w:rsidR="00F30367" w:rsidRPr="00E904C5" w:rsidRDefault="00B113DE" w:rsidP="00F30367">
            <w:pPr>
              <w:rPr>
                <w:sz w:val="16"/>
                <w:szCs w:val="16"/>
              </w:rPr>
            </w:pPr>
            <w:r w:rsidRPr="00E904C5">
              <w:rPr>
                <w:sz w:val="16"/>
                <w:szCs w:val="16"/>
              </w:rPr>
              <w:t>SVS-UC-REQ-306602/B-SVSServer send Failure and Retries</w:t>
            </w:r>
          </w:p>
        </w:tc>
        <w:tc>
          <w:tcPr>
            <w:tcW w:w="5911" w:type="dxa"/>
            <w:tcBorders>
              <w:top w:val="single" w:sz="6" w:space="0" w:color="auto"/>
              <w:left w:val="single" w:sz="6" w:space="0" w:color="auto"/>
              <w:bottom w:val="single" w:sz="6" w:space="0" w:color="auto"/>
              <w:right w:val="single" w:sz="6" w:space="0" w:color="auto"/>
            </w:tcBorders>
          </w:tcPr>
          <w:p w14:paraId="21862493" w14:textId="77777777" w:rsidR="00F30367" w:rsidRPr="00E904C5" w:rsidRDefault="00B113DE" w:rsidP="00F30367">
            <w:pPr>
              <w:rPr>
                <w:sz w:val="16"/>
                <w:szCs w:val="16"/>
              </w:rPr>
            </w:pPr>
            <w:r w:rsidRPr="00E904C5">
              <w:rPr>
                <w:sz w:val="16"/>
                <w:szCs w:val="16"/>
              </w:rPr>
              <w:t>MBORREL4: Updated content</w:t>
            </w:r>
          </w:p>
        </w:tc>
      </w:tr>
      <w:tr w:rsidR="00F30367" w:rsidRPr="005B1BF4" w14:paraId="3264572B" w14:textId="77777777" w:rsidTr="00F30367">
        <w:trPr>
          <w:trHeight w:val="245"/>
          <w:jc w:val="center"/>
        </w:trPr>
        <w:tc>
          <w:tcPr>
            <w:tcW w:w="1755" w:type="dxa"/>
            <w:tcBorders>
              <w:left w:val="single" w:sz="4" w:space="0" w:color="auto"/>
              <w:right w:val="single" w:sz="4" w:space="0" w:color="auto"/>
            </w:tcBorders>
          </w:tcPr>
          <w:p w14:paraId="593992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AD7461" w14:textId="77777777" w:rsidR="00F30367" w:rsidRPr="00E904C5" w:rsidRDefault="00B113DE" w:rsidP="00F30367">
            <w:pPr>
              <w:rPr>
                <w:sz w:val="16"/>
                <w:szCs w:val="16"/>
              </w:rPr>
            </w:pPr>
            <w:r w:rsidRPr="00E904C5">
              <w:rPr>
                <w:sz w:val="16"/>
                <w:szCs w:val="16"/>
              </w:rPr>
              <w:t>SVS-UC-REQ-306604/B-Main battery supported activate tracking request through SMS</w:t>
            </w:r>
          </w:p>
        </w:tc>
        <w:tc>
          <w:tcPr>
            <w:tcW w:w="5911" w:type="dxa"/>
            <w:tcBorders>
              <w:top w:val="single" w:sz="6" w:space="0" w:color="auto"/>
              <w:left w:val="single" w:sz="6" w:space="0" w:color="auto"/>
              <w:bottom w:val="single" w:sz="6" w:space="0" w:color="auto"/>
              <w:right w:val="single" w:sz="6" w:space="0" w:color="auto"/>
            </w:tcBorders>
          </w:tcPr>
          <w:p w14:paraId="695664C2" w14:textId="77777777" w:rsidR="00F30367" w:rsidRPr="00E904C5" w:rsidRDefault="00B113DE" w:rsidP="00F30367">
            <w:pPr>
              <w:rPr>
                <w:sz w:val="16"/>
                <w:szCs w:val="16"/>
              </w:rPr>
            </w:pPr>
            <w:r w:rsidRPr="00E904C5">
              <w:rPr>
                <w:sz w:val="16"/>
                <w:szCs w:val="16"/>
              </w:rPr>
              <w:t>MBORREL4: Updated content</w:t>
            </w:r>
          </w:p>
        </w:tc>
      </w:tr>
      <w:tr w:rsidR="00F30367" w:rsidRPr="005B1BF4" w14:paraId="4A4DFF5F" w14:textId="77777777" w:rsidTr="00F30367">
        <w:trPr>
          <w:trHeight w:val="245"/>
          <w:jc w:val="center"/>
        </w:trPr>
        <w:tc>
          <w:tcPr>
            <w:tcW w:w="1755" w:type="dxa"/>
            <w:tcBorders>
              <w:left w:val="single" w:sz="4" w:space="0" w:color="auto"/>
              <w:right w:val="single" w:sz="4" w:space="0" w:color="auto"/>
            </w:tcBorders>
          </w:tcPr>
          <w:p w14:paraId="4E70EDA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5A021F" w14:textId="77777777" w:rsidR="00F30367" w:rsidRPr="00E904C5" w:rsidRDefault="00B113DE" w:rsidP="00F30367">
            <w:pPr>
              <w:rPr>
                <w:sz w:val="16"/>
                <w:szCs w:val="16"/>
              </w:rPr>
            </w:pPr>
            <w:r w:rsidRPr="00E904C5">
              <w:rPr>
                <w:sz w:val="16"/>
                <w:szCs w:val="16"/>
              </w:rPr>
              <w:t>SVS-UC-REQ-306605/B-IGN OFF, BUB supported activate tracking request through SMS</w:t>
            </w:r>
          </w:p>
        </w:tc>
        <w:tc>
          <w:tcPr>
            <w:tcW w:w="5911" w:type="dxa"/>
            <w:tcBorders>
              <w:top w:val="single" w:sz="6" w:space="0" w:color="auto"/>
              <w:left w:val="single" w:sz="6" w:space="0" w:color="auto"/>
              <w:bottom w:val="single" w:sz="6" w:space="0" w:color="auto"/>
              <w:right w:val="single" w:sz="6" w:space="0" w:color="auto"/>
            </w:tcBorders>
          </w:tcPr>
          <w:p w14:paraId="61105306" w14:textId="77777777" w:rsidR="00F30367" w:rsidRPr="00E904C5" w:rsidRDefault="00B113DE" w:rsidP="00F30367">
            <w:pPr>
              <w:rPr>
                <w:sz w:val="16"/>
                <w:szCs w:val="16"/>
              </w:rPr>
            </w:pPr>
            <w:r w:rsidRPr="00E904C5">
              <w:rPr>
                <w:sz w:val="16"/>
                <w:szCs w:val="16"/>
              </w:rPr>
              <w:t>MBORREL4: Updated content</w:t>
            </w:r>
          </w:p>
        </w:tc>
      </w:tr>
      <w:tr w:rsidR="00F30367" w:rsidRPr="005B1BF4" w14:paraId="673257B4" w14:textId="77777777" w:rsidTr="00F30367">
        <w:trPr>
          <w:trHeight w:val="245"/>
          <w:jc w:val="center"/>
        </w:trPr>
        <w:tc>
          <w:tcPr>
            <w:tcW w:w="1755" w:type="dxa"/>
            <w:tcBorders>
              <w:left w:val="single" w:sz="4" w:space="0" w:color="auto"/>
              <w:right w:val="single" w:sz="4" w:space="0" w:color="auto"/>
            </w:tcBorders>
          </w:tcPr>
          <w:p w14:paraId="2D4AB27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AD0F44" w14:textId="77777777" w:rsidR="00F30367" w:rsidRPr="00E904C5" w:rsidRDefault="00B113DE" w:rsidP="00F30367">
            <w:pPr>
              <w:rPr>
                <w:sz w:val="16"/>
                <w:szCs w:val="16"/>
              </w:rPr>
            </w:pPr>
            <w:r w:rsidRPr="00E904C5">
              <w:rPr>
                <w:sz w:val="16"/>
                <w:szCs w:val="16"/>
              </w:rPr>
              <w:t>SVS-UC-REQ-306606/B-Deactivate tracking request through SMS</w:t>
            </w:r>
          </w:p>
        </w:tc>
        <w:tc>
          <w:tcPr>
            <w:tcW w:w="5911" w:type="dxa"/>
            <w:tcBorders>
              <w:top w:val="single" w:sz="6" w:space="0" w:color="auto"/>
              <w:left w:val="single" w:sz="6" w:space="0" w:color="auto"/>
              <w:bottom w:val="single" w:sz="6" w:space="0" w:color="auto"/>
              <w:right w:val="single" w:sz="6" w:space="0" w:color="auto"/>
            </w:tcBorders>
          </w:tcPr>
          <w:p w14:paraId="7B2F7898" w14:textId="77777777" w:rsidR="00F30367" w:rsidRPr="00E904C5" w:rsidRDefault="00B113DE" w:rsidP="00F30367">
            <w:pPr>
              <w:rPr>
                <w:sz w:val="16"/>
                <w:szCs w:val="16"/>
              </w:rPr>
            </w:pPr>
            <w:r w:rsidRPr="00E904C5">
              <w:rPr>
                <w:sz w:val="16"/>
                <w:szCs w:val="16"/>
              </w:rPr>
              <w:t>MBORREL4: Updated content</w:t>
            </w:r>
          </w:p>
        </w:tc>
      </w:tr>
      <w:tr w:rsidR="00F30367" w:rsidRPr="005B1BF4" w14:paraId="3DA202F0" w14:textId="77777777" w:rsidTr="00F30367">
        <w:trPr>
          <w:trHeight w:val="245"/>
          <w:jc w:val="center"/>
        </w:trPr>
        <w:tc>
          <w:tcPr>
            <w:tcW w:w="1755" w:type="dxa"/>
            <w:tcBorders>
              <w:left w:val="single" w:sz="4" w:space="0" w:color="auto"/>
              <w:right w:val="single" w:sz="4" w:space="0" w:color="auto"/>
            </w:tcBorders>
          </w:tcPr>
          <w:p w14:paraId="115B713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1399EE" w14:textId="77777777" w:rsidR="00F30367" w:rsidRPr="00E904C5" w:rsidRDefault="00B113DE" w:rsidP="00F30367">
            <w:pPr>
              <w:rPr>
                <w:sz w:val="16"/>
                <w:szCs w:val="16"/>
              </w:rPr>
            </w:pPr>
            <w:r w:rsidRPr="00E904C5">
              <w:rPr>
                <w:sz w:val="16"/>
                <w:szCs w:val="16"/>
              </w:rPr>
              <w:t>STR-523478/B-Activity Diagrams</w:t>
            </w:r>
          </w:p>
        </w:tc>
        <w:tc>
          <w:tcPr>
            <w:tcW w:w="5911" w:type="dxa"/>
            <w:tcBorders>
              <w:top w:val="single" w:sz="6" w:space="0" w:color="auto"/>
              <w:left w:val="single" w:sz="6" w:space="0" w:color="auto"/>
              <w:bottom w:val="single" w:sz="6" w:space="0" w:color="auto"/>
              <w:right w:val="single" w:sz="6" w:space="0" w:color="auto"/>
            </w:tcBorders>
          </w:tcPr>
          <w:p w14:paraId="170533D4" w14:textId="77777777" w:rsidR="00F30367" w:rsidRPr="00E904C5" w:rsidRDefault="00B113DE" w:rsidP="00F30367">
            <w:pPr>
              <w:rPr>
                <w:sz w:val="16"/>
                <w:szCs w:val="16"/>
              </w:rPr>
            </w:pPr>
            <w:r w:rsidRPr="00E904C5">
              <w:rPr>
                <w:sz w:val="16"/>
                <w:szCs w:val="16"/>
              </w:rPr>
              <w:t>MBORREL4: Removed REQ-304068. Added REQ-310862-64</w:t>
            </w:r>
          </w:p>
        </w:tc>
      </w:tr>
      <w:tr w:rsidR="00F30367" w:rsidRPr="005B1BF4" w14:paraId="4F08498A" w14:textId="77777777" w:rsidTr="00F30367">
        <w:trPr>
          <w:trHeight w:val="245"/>
          <w:jc w:val="center"/>
        </w:trPr>
        <w:tc>
          <w:tcPr>
            <w:tcW w:w="1755" w:type="dxa"/>
            <w:tcBorders>
              <w:left w:val="single" w:sz="4" w:space="0" w:color="auto"/>
              <w:right w:val="single" w:sz="4" w:space="0" w:color="auto"/>
            </w:tcBorders>
          </w:tcPr>
          <w:p w14:paraId="0B57908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4F33C6" w14:textId="77777777" w:rsidR="00F30367" w:rsidRPr="00E904C5" w:rsidRDefault="00B113DE" w:rsidP="00F30367">
            <w:pPr>
              <w:rPr>
                <w:sz w:val="16"/>
                <w:szCs w:val="16"/>
              </w:rPr>
            </w:pPr>
            <w:r w:rsidRPr="00E904C5">
              <w:rPr>
                <w:sz w:val="16"/>
                <w:szCs w:val="16"/>
              </w:rPr>
              <w:t>SVS-ACT-REQ-310862/A-Antenna Source - Cellular Connectivity (3 Cell Ant.)</w:t>
            </w:r>
          </w:p>
        </w:tc>
        <w:tc>
          <w:tcPr>
            <w:tcW w:w="5911" w:type="dxa"/>
            <w:tcBorders>
              <w:top w:val="single" w:sz="6" w:space="0" w:color="auto"/>
              <w:left w:val="single" w:sz="6" w:space="0" w:color="auto"/>
              <w:bottom w:val="single" w:sz="6" w:space="0" w:color="auto"/>
              <w:right w:val="single" w:sz="6" w:space="0" w:color="auto"/>
            </w:tcBorders>
          </w:tcPr>
          <w:p w14:paraId="2E821264" w14:textId="77777777" w:rsidR="00F30367" w:rsidRPr="00E904C5" w:rsidRDefault="00B113DE" w:rsidP="00F30367">
            <w:pPr>
              <w:rPr>
                <w:sz w:val="16"/>
                <w:szCs w:val="16"/>
              </w:rPr>
            </w:pPr>
            <w:r w:rsidRPr="00E904C5">
              <w:rPr>
                <w:sz w:val="16"/>
                <w:szCs w:val="16"/>
              </w:rPr>
              <w:t>MBORREL4: New req.</w:t>
            </w:r>
          </w:p>
        </w:tc>
      </w:tr>
      <w:tr w:rsidR="00F30367" w:rsidRPr="005B1BF4" w14:paraId="55FE0D5E" w14:textId="77777777" w:rsidTr="00F30367">
        <w:trPr>
          <w:trHeight w:val="245"/>
          <w:jc w:val="center"/>
        </w:trPr>
        <w:tc>
          <w:tcPr>
            <w:tcW w:w="1755" w:type="dxa"/>
            <w:tcBorders>
              <w:left w:val="single" w:sz="4" w:space="0" w:color="auto"/>
              <w:right w:val="single" w:sz="4" w:space="0" w:color="auto"/>
            </w:tcBorders>
          </w:tcPr>
          <w:p w14:paraId="0BFA0A5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6BE2A9" w14:textId="77777777" w:rsidR="00F30367" w:rsidRPr="00E904C5" w:rsidRDefault="00B113DE" w:rsidP="00F30367">
            <w:pPr>
              <w:rPr>
                <w:sz w:val="16"/>
                <w:szCs w:val="16"/>
              </w:rPr>
            </w:pPr>
            <w:r w:rsidRPr="00E904C5">
              <w:rPr>
                <w:sz w:val="16"/>
                <w:szCs w:val="16"/>
              </w:rPr>
              <w:t>SVS-ACT-REQ-310863/A-Antenna Source - Cellular Connectivity (2 Cell Ant.)</w:t>
            </w:r>
          </w:p>
        </w:tc>
        <w:tc>
          <w:tcPr>
            <w:tcW w:w="5911" w:type="dxa"/>
            <w:tcBorders>
              <w:top w:val="single" w:sz="6" w:space="0" w:color="auto"/>
              <w:left w:val="single" w:sz="6" w:space="0" w:color="auto"/>
              <w:bottom w:val="single" w:sz="6" w:space="0" w:color="auto"/>
              <w:right w:val="single" w:sz="6" w:space="0" w:color="auto"/>
            </w:tcBorders>
          </w:tcPr>
          <w:p w14:paraId="4FE31734" w14:textId="77777777" w:rsidR="00F30367" w:rsidRPr="00E904C5" w:rsidRDefault="00B113DE" w:rsidP="00F30367">
            <w:pPr>
              <w:rPr>
                <w:sz w:val="16"/>
                <w:szCs w:val="16"/>
              </w:rPr>
            </w:pPr>
            <w:r w:rsidRPr="00E904C5">
              <w:rPr>
                <w:sz w:val="16"/>
                <w:szCs w:val="16"/>
              </w:rPr>
              <w:t>MBORREL4: New req.</w:t>
            </w:r>
          </w:p>
        </w:tc>
      </w:tr>
      <w:tr w:rsidR="00F30367" w:rsidRPr="005B1BF4" w14:paraId="19CF7087" w14:textId="77777777" w:rsidTr="00F30367">
        <w:trPr>
          <w:trHeight w:val="245"/>
          <w:jc w:val="center"/>
        </w:trPr>
        <w:tc>
          <w:tcPr>
            <w:tcW w:w="1755" w:type="dxa"/>
            <w:tcBorders>
              <w:left w:val="single" w:sz="4" w:space="0" w:color="auto"/>
              <w:right w:val="single" w:sz="4" w:space="0" w:color="auto"/>
            </w:tcBorders>
          </w:tcPr>
          <w:p w14:paraId="0E53A3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A3ADCD" w14:textId="77777777" w:rsidR="00F30367" w:rsidRPr="00E904C5" w:rsidRDefault="00B113DE" w:rsidP="00F30367">
            <w:pPr>
              <w:rPr>
                <w:sz w:val="16"/>
                <w:szCs w:val="16"/>
              </w:rPr>
            </w:pPr>
            <w:r w:rsidRPr="00E904C5">
              <w:rPr>
                <w:sz w:val="16"/>
                <w:szCs w:val="16"/>
              </w:rPr>
              <w:t>SVS-ACT-REQ-310864/A-GNSS/Cellular Time Sharing</w:t>
            </w:r>
          </w:p>
        </w:tc>
        <w:tc>
          <w:tcPr>
            <w:tcW w:w="5911" w:type="dxa"/>
            <w:tcBorders>
              <w:top w:val="single" w:sz="6" w:space="0" w:color="auto"/>
              <w:left w:val="single" w:sz="6" w:space="0" w:color="auto"/>
              <w:bottom w:val="single" w:sz="6" w:space="0" w:color="auto"/>
              <w:right w:val="single" w:sz="6" w:space="0" w:color="auto"/>
            </w:tcBorders>
          </w:tcPr>
          <w:p w14:paraId="574F5728" w14:textId="77777777" w:rsidR="00F30367" w:rsidRPr="00E904C5" w:rsidRDefault="00B113DE" w:rsidP="00F30367">
            <w:pPr>
              <w:rPr>
                <w:sz w:val="16"/>
                <w:szCs w:val="16"/>
              </w:rPr>
            </w:pPr>
            <w:r w:rsidRPr="00E904C5">
              <w:rPr>
                <w:sz w:val="16"/>
                <w:szCs w:val="16"/>
              </w:rPr>
              <w:t>MBORREL4: New req.</w:t>
            </w:r>
          </w:p>
        </w:tc>
      </w:tr>
      <w:tr w:rsidR="00F30367" w:rsidRPr="005B1BF4" w14:paraId="319CC03C" w14:textId="77777777" w:rsidTr="00F30367">
        <w:trPr>
          <w:trHeight w:val="245"/>
          <w:jc w:val="center"/>
        </w:trPr>
        <w:tc>
          <w:tcPr>
            <w:tcW w:w="1755" w:type="dxa"/>
            <w:tcBorders>
              <w:left w:val="single" w:sz="4" w:space="0" w:color="auto"/>
              <w:right w:val="single" w:sz="4" w:space="0" w:color="auto"/>
            </w:tcBorders>
          </w:tcPr>
          <w:p w14:paraId="461C9A1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508D9E" w14:textId="77777777" w:rsidR="00F30367" w:rsidRPr="00E904C5" w:rsidRDefault="00B113DE" w:rsidP="00F30367">
            <w:pPr>
              <w:rPr>
                <w:sz w:val="16"/>
                <w:szCs w:val="16"/>
              </w:rPr>
            </w:pPr>
            <w:r w:rsidRPr="00E904C5">
              <w:rPr>
                <w:sz w:val="16"/>
                <w:szCs w:val="16"/>
              </w:rPr>
              <w:t>SVS-SD-REQ-303285/C-FTCP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755CCBF" w14:textId="77777777" w:rsidR="00F30367" w:rsidRPr="00E904C5" w:rsidRDefault="00B113DE" w:rsidP="00F30367">
            <w:pPr>
              <w:rPr>
                <w:sz w:val="16"/>
                <w:szCs w:val="16"/>
              </w:rPr>
            </w:pPr>
            <w:r w:rsidRPr="00E904C5">
              <w:rPr>
                <w:sz w:val="16"/>
                <w:szCs w:val="16"/>
              </w:rPr>
              <w:t>MBORREL4: Updated diagram and text</w:t>
            </w:r>
          </w:p>
        </w:tc>
      </w:tr>
      <w:tr w:rsidR="00F30367" w:rsidRPr="005B1BF4" w14:paraId="3563AF0E" w14:textId="77777777" w:rsidTr="00F30367">
        <w:trPr>
          <w:trHeight w:val="245"/>
          <w:jc w:val="center"/>
        </w:trPr>
        <w:tc>
          <w:tcPr>
            <w:tcW w:w="1755" w:type="dxa"/>
            <w:tcBorders>
              <w:left w:val="single" w:sz="4" w:space="0" w:color="auto"/>
              <w:right w:val="single" w:sz="4" w:space="0" w:color="auto"/>
            </w:tcBorders>
          </w:tcPr>
          <w:p w14:paraId="6587999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1BD687" w14:textId="77777777" w:rsidR="00F30367" w:rsidRPr="00E904C5" w:rsidRDefault="00B113DE" w:rsidP="00F30367">
            <w:pPr>
              <w:rPr>
                <w:sz w:val="16"/>
                <w:szCs w:val="16"/>
              </w:rPr>
            </w:pPr>
            <w:r w:rsidRPr="00E904C5">
              <w:rPr>
                <w:sz w:val="16"/>
                <w:szCs w:val="16"/>
              </w:rPr>
              <w:t>SVS-SD-REQ-303327/C-FTCP Retry Strategies</w:t>
            </w:r>
          </w:p>
        </w:tc>
        <w:tc>
          <w:tcPr>
            <w:tcW w:w="5911" w:type="dxa"/>
            <w:tcBorders>
              <w:top w:val="single" w:sz="6" w:space="0" w:color="auto"/>
              <w:left w:val="single" w:sz="6" w:space="0" w:color="auto"/>
              <w:bottom w:val="single" w:sz="6" w:space="0" w:color="auto"/>
              <w:right w:val="single" w:sz="6" w:space="0" w:color="auto"/>
            </w:tcBorders>
          </w:tcPr>
          <w:p w14:paraId="2D01B403" w14:textId="77777777" w:rsidR="00F30367" w:rsidRPr="00E904C5" w:rsidRDefault="00B113DE" w:rsidP="00F30367">
            <w:pPr>
              <w:rPr>
                <w:sz w:val="16"/>
                <w:szCs w:val="16"/>
              </w:rPr>
            </w:pPr>
            <w:r w:rsidRPr="00E904C5">
              <w:rPr>
                <w:sz w:val="16"/>
                <w:szCs w:val="16"/>
              </w:rPr>
              <w:t>MBORREL4: Updated diagram and text</w:t>
            </w:r>
          </w:p>
        </w:tc>
      </w:tr>
      <w:tr w:rsidR="00F30367" w:rsidRPr="005B1BF4" w14:paraId="11F27AC8" w14:textId="77777777" w:rsidTr="00F30367">
        <w:trPr>
          <w:trHeight w:val="245"/>
          <w:jc w:val="center"/>
        </w:trPr>
        <w:tc>
          <w:tcPr>
            <w:tcW w:w="1755" w:type="dxa"/>
            <w:tcBorders>
              <w:left w:val="single" w:sz="4" w:space="0" w:color="auto"/>
              <w:right w:val="single" w:sz="4" w:space="0" w:color="auto"/>
            </w:tcBorders>
          </w:tcPr>
          <w:p w14:paraId="4C3F8F5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6BD67A" w14:textId="77777777" w:rsidR="00F30367" w:rsidRPr="00E904C5" w:rsidRDefault="00B113DE" w:rsidP="00F30367">
            <w:pPr>
              <w:rPr>
                <w:sz w:val="16"/>
                <w:szCs w:val="16"/>
              </w:rPr>
            </w:pPr>
            <w:r w:rsidRPr="00E904C5">
              <w:rPr>
                <w:sz w:val="16"/>
                <w:szCs w:val="16"/>
              </w:rPr>
              <w:t>SVS-SD-REQ-303698/C-SMS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6D0FCB2D" w14:textId="77777777" w:rsidR="00F30367" w:rsidRPr="00E904C5" w:rsidRDefault="00B113DE" w:rsidP="00F30367">
            <w:pPr>
              <w:rPr>
                <w:sz w:val="16"/>
                <w:szCs w:val="16"/>
              </w:rPr>
            </w:pPr>
            <w:r w:rsidRPr="00E904C5">
              <w:rPr>
                <w:sz w:val="16"/>
                <w:szCs w:val="16"/>
              </w:rPr>
              <w:t>MBORREL4: Updated diagram and text</w:t>
            </w:r>
          </w:p>
        </w:tc>
      </w:tr>
      <w:tr w:rsidR="00F30367" w:rsidRPr="005B1BF4" w14:paraId="194A09A4" w14:textId="77777777" w:rsidTr="00F30367">
        <w:trPr>
          <w:trHeight w:val="245"/>
          <w:jc w:val="center"/>
        </w:trPr>
        <w:tc>
          <w:tcPr>
            <w:tcW w:w="1755" w:type="dxa"/>
            <w:tcBorders>
              <w:left w:val="single" w:sz="4" w:space="0" w:color="auto"/>
              <w:right w:val="single" w:sz="4" w:space="0" w:color="auto"/>
            </w:tcBorders>
          </w:tcPr>
          <w:p w14:paraId="1E5D00D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F5AB5D" w14:textId="77777777" w:rsidR="00F30367" w:rsidRPr="00E904C5" w:rsidRDefault="00B113DE" w:rsidP="00F30367">
            <w:pPr>
              <w:rPr>
                <w:sz w:val="16"/>
                <w:szCs w:val="16"/>
              </w:rPr>
            </w:pPr>
            <w:r w:rsidRPr="00E904C5">
              <w:rPr>
                <w:sz w:val="16"/>
                <w:szCs w:val="16"/>
              </w:rPr>
              <w:t>SVS-SD-REQ-303710/C-SMS Retry Strategies</w:t>
            </w:r>
          </w:p>
        </w:tc>
        <w:tc>
          <w:tcPr>
            <w:tcW w:w="5911" w:type="dxa"/>
            <w:tcBorders>
              <w:top w:val="single" w:sz="6" w:space="0" w:color="auto"/>
              <w:left w:val="single" w:sz="6" w:space="0" w:color="auto"/>
              <w:bottom w:val="single" w:sz="6" w:space="0" w:color="auto"/>
              <w:right w:val="single" w:sz="6" w:space="0" w:color="auto"/>
            </w:tcBorders>
          </w:tcPr>
          <w:p w14:paraId="1BBC13A3" w14:textId="77777777" w:rsidR="00F30367" w:rsidRPr="00E904C5" w:rsidRDefault="00B113DE" w:rsidP="00F30367">
            <w:pPr>
              <w:rPr>
                <w:sz w:val="16"/>
                <w:szCs w:val="16"/>
              </w:rPr>
            </w:pPr>
            <w:r w:rsidRPr="00E904C5">
              <w:rPr>
                <w:sz w:val="16"/>
                <w:szCs w:val="16"/>
              </w:rPr>
              <w:t>MBORREL4: Updated diagram and text</w:t>
            </w:r>
          </w:p>
        </w:tc>
      </w:tr>
      <w:tr w:rsidR="00F30367" w:rsidRPr="005B1BF4" w14:paraId="21D2ACCC" w14:textId="77777777" w:rsidTr="00F30367">
        <w:trPr>
          <w:trHeight w:val="245"/>
          <w:jc w:val="center"/>
        </w:trPr>
        <w:tc>
          <w:tcPr>
            <w:tcW w:w="1755" w:type="dxa"/>
            <w:tcBorders>
              <w:left w:val="single" w:sz="4" w:space="0" w:color="auto"/>
              <w:right w:val="single" w:sz="4" w:space="0" w:color="auto"/>
            </w:tcBorders>
          </w:tcPr>
          <w:p w14:paraId="48609F9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D80501" w14:textId="77777777" w:rsidR="00F30367" w:rsidRPr="00E904C5" w:rsidRDefault="00B113DE" w:rsidP="00F30367">
            <w:pPr>
              <w:rPr>
                <w:sz w:val="16"/>
                <w:szCs w:val="16"/>
              </w:rPr>
            </w:pPr>
            <w:r w:rsidRPr="00E904C5">
              <w:rPr>
                <w:sz w:val="16"/>
                <w:szCs w:val="16"/>
              </w:rPr>
              <w:t>STR-491844/D-Requirements</w:t>
            </w:r>
          </w:p>
        </w:tc>
        <w:tc>
          <w:tcPr>
            <w:tcW w:w="5911" w:type="dxa"/>
            <w:tcBorders>
              <w:top w:val="single" w:sz="6" w:space="0" w:color="auto"/>
              <w:left w:val="single" w:sz="6" w:space="0" w:color="auto"/>
              <w:bottom w:val="single" w:sz="6" w:space="0" w:color="auto"/>
              <w:right w:val="single" w:sz="6" w:space="0" w:color="auto"/>
            </w:tcBorders>
          </w:tcPr>
          <w:p w14:paraId="2344CF55" w14:textId="77777777" w:rsidR="00F30367" w:rsidRPr="00E904C5" w:rsidRDefault="00B113DE" w:rsidP="00F30367">
            <w:pPr>
              <w:rPr>
                <w:sz w:val="16"/>
                <w:szCs w:val="16"/>
              </w:rPr>
            </w:pPr>
            <w:r w:rsidRPr="00E904C5">
              <w:rPr>
                <w:sz w:val="16"/>
                <w:szCs w:val="16"/>
              </w:rPr>
              <w:t>MBORREL4: Removed REQ-303139 &amp; REQ-303148</w:t>
            </w:r>
          </w:p>
        </w:tc>
      </w:tr>
      <w:tr w:rsidR="00F30367" w:rsidRPr="005B1BF4" w14:paraId="610F497C" w14:textId="77777777" w:rsidTr="00F30367">
        <w:trPr>
          <w:trHeight w:val="245"/>
          <w:jc w:val="center"/>
        </w:trPr>
        <w:tc>
          <w:tcPr>
            <w:tcW w:w="1755" w:type="dxa"/>
            <w:tcBorders>
              <w:left w:val="single" w:sz="4" w:space="0" w:color="auto"/>
              <w:right w:val="single" w:sz="4" w:space="0" w:color="auto"/>
            </w:tcBorders>
          </w:tcPr>
          <w:p w14:paraId="2A3BDB7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5E1C8C" w14:textId="77777777" w:rsidR="00F30367" w:rsidRPr="00E904C5" w:rsidRDefault="00B113DE" w:rsidP="00F30367">
            <w:pPr>
              <w:rPr>
                <w:sz w:val="16"/>
                <w:szCs w:val="16"/>
              </w:rPr>
            </w:pPr>
            <w:r w:rsidRPr="00E904C5">
              <w:rPr>
                <w:sz w:val="16"/>
                <w:szCs w:val="16"/>
              </w:rPr>
              <w:t>SVS-REQ-291085/D-Power Modes</w:t>
            </w:r>
          </w:p>
        </w:tc>
        <w:tc>
          <w:tcPr>
            <w:tcW w:w="5911" w:type="dxa"/>
            <w:tcBorders>
              <w:top w:val="single" w:sz="6" w:space="0" w:color="auto"/>
              <w:left w:val="single" w:sz="6" w:space="0" w:color="auto"/>
              <w:bottom w:val="single" w:sz="6" w:space="0" w:color="auto"/>
              <w:right w:val="single" w:sz="6" w:space="0" w:color="auto"/>
            </w:tcBorders>
          </w:tcPr>
          <w:p w14:paraId="1679FDEE" w14:textId="77777777" w:rsidR="00F30367" w:rsidRPr="00E904C5" w:rsidRDefault="00B113DE" w:rsidP="00F30367">
            <w:pPr>
              <w:rPr>
                <w:sz w:val="16"/>
                <w:szCs w:val="16"/>
              </w:rPr>
            </w:pPr>
            <w:r w:rsidRPr="00E904C5">
              <w:rPr>
                <w:sz w:val="16"/>
                <w:szCs w:val="16"/>
              </w:rPr>
              <w:t>MBORREL4: Updated content</w:t>
            </w:r>
          </w:p>
        </w:tc>
      </w:tr>
      <w:tr w:rsidR="00F30367" w:rsidRPr="005B1BF4" w14:paraId="3AB4632F" w14:textId="77777777" w:rsidTr="00F30367">
        <w:trPr>
          <w:trHeight w:val="245"/>
          <w:jc w:val="center"/>
        </w:trPr>
        <w:tc>
          <w:tcPr>
            <w:tcW w:w="1755" w:type="dxa"/>
            <w:tcBorders>
              <w:left w:val="single" w:sz="4" w:space="0" w:color="auto"/>
              <w:right w:val="single" w:sz="4" w:space="0" w:color="auto"/>
            </w:tcBorders>
          </w:tcPr>
          <w:p w14:paraId="2282F27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9C7F99" w14:textId="77777777" w:rsidR="00F30367" w:rsidRPr="00E904C5" w:rsidRDefault="00B113DE" w:rsidP="00F30367">
            <w:pPr>
              <w:rPr>
                <w:sz w:val="16"/>
                <w:szCs w:val="16"/>
              </w:rPr>
            </w:pPr>
            <w:r w:rsidRPr="00E904C5">
              <w:rPr>
                <w:sz w:val="16"/>
                <w:szCs w:val="16"/>
              </w:rPr>
              <w:t>SVS-REQ-303135/C-Main battery power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52D7C52E"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5247667D" w14:textId="77777777" w:rsidTr="00F30367">
        <w:trPr>
          <w:trHeight w:val="245"/>
          <w:jc w:val="center"/>
        </w:trPr>
        <w:tc>
          <w:tcPr>
            <w:tcW w:w="1755" w:type="dxa"/>
            <w:tcBorders>
              <w:left w:val="single" w:sz="4" w:space="0" w:color="auto"/>
              <w:right w:val="single" w:sz="4" w:space="0" w:color="auto"/>
            </w:tcBorders>
          </w:tcPr>
          <w:p w14:paraId="354DC4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657AF0" w14:textId="77777777" w:rsidR="00F30367" w:rsidRPr="00E904C5" w:rsidRDefault="00B113DE" w:rsidP="00F30367">
            <w:pPr>
              <w:rPr>
                <w:sz w:val="16"/>
                <w:szCs w:val="16"/>
              </w:rPr>
            </w:pPr>
            <w:r w:rsidRPr="00E904C5">
              <w:rPr>
                <w:sz w:val="16"/>
                <w:szCs w:val="16"/>
              </w:rPr>
              <w:t>SVS-REQ-303136/C-Main battery SVS RTC Time DID Enabled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672A067A" w14:textId="77777777" w:rsidR="00F30367" w:rsidRPr="00E904C5" w:rsidRDefault="00B113DE" w:rsidP="00F30367">
            <w:pPr>
              <w:rPr>
                <w:sz w:val="16"/>
                <w:szCs w:val="16"/>
              </w:rPr>
            </w:pPr>
            <w:r w:rsidRPr="00E904C5">
              <w:rPr>
                <w:sz w:val="16"/>
                <w:szCs w:val="16"/>
              </w:rPr>
              <w:t>MBORREL4: Updated req title</w:t>
            </w:r>
          </w:p>
        </w:tc>
      </w:tr>
      <w:tr w:rsidR="00F30367" w:rsidRPr="005B1BF4" w14:paraId="26A7F322" w14:textId="77777777" w:rsidTr="00F30367">
        <w:trPr>
          <w:trHeight w:val="245"/>
          <w:jc w:val="center"/>
        </w:trPr>
        <w:tc>
          <w:tcPr>
            <w:tcW w:w="1755" w:type="dxa"/>
            <w:tcBorders>
              <w:left w:val="single" w:sz="4" w:space="0" w:color="auto"/>
              <w:right w:val="single" w:sz="4" w:space="0" w:color="auto"/>
            </w:tcBorders>
          </w:tcPr>
          <w:p w14:paraId="1833A00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8F057C" w14:textId="77777777" w:rsidR="00F30367" w:rsidRPr="00E904C5" w:rsidRDefault="00B113DE" w:rsidP="00F30367">
            <w:pPr>
              <w:rPr>
                <w:sz w:val="16"/>
                <w:szCs w:val="16"/>
              </w:rPr>
            </w:pPr>
            <w:r w:rsidRPr="00E904C5">
              <w:rPr>
                <w:sz w:val="16"/>
                <w:szCs w:val="16"/>
              </w:rPr>
              <w:t>SVS-REQ-303138/C-Main battery SVS RTC Time Termination Alert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7CD230D2"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0D37962B" w14:textId="77777777" w:rsidTr="00F30367">
        <w:trPr>
          <w:trHeight w:val="245"/>
          <w:jc w:val="center"/>
        </w:trPr>
        <w:tc>
          <w:tcPr>
            <w:tcW w:w="1755" w:type="dxa"/>
            <w:tcBorders>
              <w:left w:val="single" w:sz="4" w:space="0" w:color="auto"/>
              <w:right w:val="single" w:sz="4" w:space="0" w:color="auto"/>
            </w:tcBorders>
          </w:tcPr>
          <w:p w14:paraId="1427292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62BA26" w14:textId="77777777" w:rsidR="00F30367" w:rsidRPr="00E904C5" w:rsidRDefault="00B113DE" w:rsidP="00F30367">
            <w:pPr>
              <w:rPr>
                <w:sz w:val="16"/>
                <w:szCs w:val="16"/>
              </w:rPr>
            </w:pPr>
            <w:r w:rsidRPr="00E904C5">
              <w:rPr>
                <w:sz w:val="16"/>
                <w:szCs w:val="16"/>
              </w:rPr>
              <w:t>SVS-REQ-303140/C-Main battery power while SVS “Theft Mode” Active Low voltage threshold reached</w:t>
            </w:r>
          </w:p>
        </w:tc>
        <w:tc>
          <w:tcPr>
            <w:tcW w:w="5911" w:type="dxa"/>
            <w:tcBorders>
              <w:top w:val="single" w:sz="6" w:space="0" w:color="auto"/>
              <w:left w:val="single" w:sz="6" w:space="0" w:color="auto"/>
              <w:bottom w:val="single" w:sz="6" w:space="0" w:color="auto"/>
              <w:right w:val="single" w:sz="6" w:space="0" w:color="auto"/>
            </w:tcBorders>
          </w:tcPr>
          <w:p w14:paraId="0F8C1CBF" w14:textId="77777777" w:rsidR="00F30367" w:rsidRPr="00E904C5" w:rsidRDefault="00B113DE" w:rsidP="00F30367">
            <w:pPr>
              <w:rPr>
                <w:sz w:val="16"/>
                <w:szCs w:val="16"/>
              </w:rPr>
            </w:pPr>
            <w:r w:rsidRPr="00E904C5">
              <w:rPr>
                <w:sz w:val="16"/>
                <w:szCs w:val="16"/>
              </w:rPr>
              <w:t>MBORREL4: Updated content</w:t>
            </w:r>
          </w:p>
        </w:tc>
      </w:tr>
      <w:tr w:rsidR="00F30367" w:rsidRPr="005B1BF4" w14:paraId="4E336FE1" w14:textId="77777777" w:rsidTr="00F30367">
        <w:trPr>
          <w:trHeight w:val="245"/>
          <w:jc w:val="center"/>
        </w:trPr>
        <w:tc>
          <w:tcPr>
            <w:tcW w:w="1755" w:type="dxa"/>
            <w:tcBorders>
              <w:left w:val="single" w:sz="4" w:space="0" w:color="auto"/>
              <w:right w:val="single" w:sz="4" w:space="0" w:color="auto"/>
            </w:tcBorders>
          </w:tcPr>
          <w:p w14:paraId="2888ADB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7DF564" w14:textId="77777777" w:rsidR="00F30367" w:rsidRPr="00E904C5" w:rsidRDefault="00B113DE" w:rsidP="00F30367">
            <w:pPr>
              <w:rPr>
                <w:sz w:val="16"/>
                <w:szCs w:val="16"/>
              </w:rPr>
            </w:pPr>
            <w:r w:rsidRPr="00E904C5">
              <w:rPr>
                <w:sz w:val="16"/>
                <w:szCs w:val="16"/>
              </w:rPr>
              <w:t>SVS-REQ-306354/B-Main battery power while SVS “Theft Mode” Active Warning threshold reached</w:t>
            </w:r>
          </w:p>
        </w:tc>
        <w:tc>
          <w:tcPr>
            <w:tcW w:w="5911" w:type="dxa"/>
            <w:tcBorders>
              <w:top w:val="single" w:sz="6" w:space="0" w:color="auto"/>
              <w:left w:val="single" w:sz="6" w:space="0" w:color="auto"/>
              <w:bottom w:val="single" w:sz="6" w:space="0" w:color="auto"/>
              <w:right w:val="single" w:sz="6" w:space="0" w:color="auto"/>
            </w:tcBorders>
          </w:tcPr>
          <w:p w14:paraId="613BCCFA" w14:textId="77777777" w:rsidR="00F30367" w:rsidRPr="00E904C5" w:rsidRDefault="00B113DE" w:rsidP="00F30367">
            <w:pPr>
              <w:rPr>
                <w:sz w:val="16"/>
                <w:szCs w:val="16"/>
              </w:rPr>
            </w:pPr>
            <w:r w:rsidRPr="00E904C5">
              <w:rPr>
                <w:sz w:val="16"/>
                <w:szCs w:val="16"/>
              </w:rPr>
              <w:t>MBORREL4: Updated content</w:t>
            </w:r>
          </w:p>
        </w:tc>
      </w:tr>
      <w:tr w:rsidR="00F30367" w:rsidRPr="005B1BF4" w14:paraId="07AC308B" w14:textId="77777777" w:rsidTr="00F30367">
        <w:trPr>
          <w:trHeight w:val="245"/>
          <w:jc w:val="center"/>
        </w:trPr>
        <w:tc>
          <w:tcPr>
            <w:tcW w:w="1755" w:type="dxa"/>
            <w:tcBorders>
              <w:left w:val="single" w:sz="4" w:space="0" w:color="auto"/>
              <w:right w:val="single" w:sz="4" w:space="0" w:color="auto"/>
            </w:tcBorders>
          </w:tcPr>
          <w:p w14:paraId="2657FB8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586BDE" w14:textId="77777777" w:rsidR="00F30367" w:rsidRPr="00E904C5" w:rsidRDefault="00B113DE" w:rsidP="00F30367">
            <w:pPr>
              <w:rPr>
                <w:sz w:val="16"/>
                <w:szCs w:val="16"/>
              </w:rPr>
            </w:pPr>
            <w:r w:rsidRPr="00E904C5">
              <w:rPr>
                <w:sz w:val="16"/>
                <w:szCs w:val="16"/>
              </w:rPr>
              <w:t>SVS-REQ-303141/C-Periodicity Reduction Main battery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132EDB9F" w14:textId="77777777" w:rsidR="00F30367" w:rsidRPr="00E904C5" w:rsidRDefault="00B113DE" w:rsidP="00F30367">
            <w:pPr>
              <w:rPr>
                <w:sz w:val="16"/>
                <w:szCs w:val="16"/>
              </w:rPr>
            </w:pPr>
            <w:r w:rsidRPr="00E904C5">
              <w:rPr>
                <w:sz w:val="16"/>
                <w:szCs w:val="16"/>
              </w:rPr>
              <w:t>MBORREL4: Updated content</w:t>
            </w:r>
          </w:p>
        </w:tc>
      </w:tr>
      <w:tr w:rsidR="00F30367" w:rsidRPr="005B1BF4" w14:paraId="556C4C04" w14:textId="77777777" w:rsidTr="00F30367">
        <w:trPr>
          <w:trHeight w:val="245"/>
          <w:jc w:val="center"/>
        </w:trPr>
        <w:tc>
          <w:tcPr>
            <w:tcW w:w="1755" w:type="dxa"/>
            <w:tcBorders>
              <w:left w:val="single" w:sz="4" w:space="0" w:color="auto"/>
              <w:right w:val="single" w:sz="4" w:space="0" w:color="auto"/>
            </w:tcBorders>
          </w:tcPr>
          <w:p w14:paraId="73CEE67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6B3B64" w14:textId="77777777" w:rsidR="00F30367" w:rsidRPr="00E904C5" w:rsidRDefault="00B113DE" w:rsidP="00F30367">
            <w:pPr>
              <w:rPr>
                <w:sz w:val="16"/>
                <w:szCs w:val="16"/>
              </w:rPr>
            </w:pPr>
            <w:r w:rsidRPr="00E904C5">
              <w:rPr>
                <w:sz w:val="16"/>
                <w:szCs w:val="16"/>
              </w:rPr>
              <w:t>SVS-REQ-303142/C-Main battery Depletion while “Theft Mode” active and NO BUB available</w:t>
            </w:r>
          </w:p>
        </w:tc>
        <w:tc>
          <w:tcPr>
            <w:tcW w:w="5911" w:type="dxa"/>
            <w:tcBorders>
              <w:top w:val="single" w:sz="6" w:space="0" w:color="auto"/>
              <w:left w:val="single" w:sz="6" w:space="0" w:color="auto"/>
              <w:bottom w:val="single" w:sz="6" w:space="0" w:color="auto"/>
              <w:right w:val="single" w:sz="6" w:space="0" w:color="auto"/>
            </w:tcBorders>
          </w:tcPr>
          <w:p w14:paraId="23D249F7" w14:textId="77777777" w:rsidR="00F30367" w:rsidRPr="00E904C5" w:rsidRDefault="00B113DE" w:rsidP="00F30367">
            <w:pPr>
              <w:rPr>
                <w:sz w:val="16"/>
                <w:szCs w:val="16"/>
              </w:rPr>
            </w:pPr>
            <w:r w:rsidRPr="00E904C5">
              <w:rPr>
                <w:sz w:val="16"/>
                <w:szCs w:val="16"/>
              </w:rPr>
              <w:t>MBORREL4: Updated content</w:t>
            </w:r>
          </w:p>
        </w:tc>
      </w:tr>
      <w:tr w:rsidR="00F30367" w:rsidRPr="005B1BF4" w14:paraId="799C4BD2" w14:textId="77777777" w:rsidTr="00F30367">
        <w:trPr>
          <w:trHeight w:val="245"/>
          <w:jc w:val="center"/>
        </w:trPr>
        <w:tc>
          <w:tcPr>
            <w:tcW w:w="1755" w:type="dxa"/>
            <w:tcBorders>
              <w:left w:val="single" w:sz="4" w:space="0" w:color="auto"/>
              <w:right w:val="single" w:sz="4" w:space="0" w:color="auto"/>
            </w:tcBorders>
          </w:tcPr>
          <w:p w14:paraId="36AD13A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D73A6B" w14:textId="77777777" w:rsidR="00F30367" w:rsidRPr="00E904C5" w:rsidRDefault="00B113DE" w:rsidP="00F30367">
            <w:pPr>
              <w:rPr>
                <w:sz w:val="16"/>
                <w:szCs w:val="16"/>
              </w:rPr>
            </w:pPr>
            <w:r w:rsidRPr="00E904C5">
              <w:rPr>
                <w:sz w:val="16"/>
                <w:szCs w:val="16"/>
              </w:rPr>
              <w:t>SVS-REQ-303144/C-Main battery Depletion while “Theft Mode” active and BUB available</w:t>
            </w:r>
          </w:p>
        </w:tc>
        <w:tc>
          <w:tcPr>
            <w:tcW w:w="5911" w:type="dxa"/>
            <w:tcBorders>
              <w:top w:val="single" w:sz="6" w:space="0" w:color="auto"/>
              <w:left w:val="single" w:sz="6" w:space="0" w:color="auto"/>
              <w:bottom w:val="single" w:sz="6" w:space="0" w:color="auto"/>
              <w:right w:val="single" w:sz="6" w:space="0" w:color="auto"/>
            </w:tcBorders>
          </w:tcPr>
          <w:p w14:paraId="63E8EB6B" w14:textId="77777777" w:rsidR="00F30367" w:rsidRPr="00E904C5" w:rsidRDefault="00B113DE" w:rsidP="00F30367">
            <w:pPr>
              <w:rPr>
                <w:sz w:val="16"/>
                <w:szCs w:val="16"/>
              </w:rPr>
            </w:pPr>
            <w:r w:rsidRPr="00E904C5">
              <w:rPr>
                <w:sz w:val="16"/>
                <w:szCs w:val="16"/>
              </w:rPr>
              <w:t>MBORREL4: Updated content</w:t>
            </w:r>
          </w:p>
        </w:tc>
      </w:tr>
      <w:tr w:rsidR="00F30367" w:rsidRPr="005B1BF4" w14:paraId="56310ADC" w14:textId="77777777" w:rsidTr="00F30367">
        <w:trPr>
          <w:trHeight w:val="245"/>
          <w:jc w:val="center"/>
        </w:trPr>
        <w:tc>
          <w:tcPr>
            <w:tcW w:w="1755" w:type="dxa"/>
            <w:tcBorders>
              <w:left w:val="single" w:sz="4" w:space="0" w:color="auto"/>
              <w:right w:val="single" w:sz="4" w:space="0" w:color="auto"/>
            </w:tcBorders>
          </w:tcPr>
          <w:p w14:paraId="7C15C35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F35A16" w14:textId="77777777" w:rsidR="00F30367" w:rsidRPr="00E904C5" w:rsidRDefault="00B113DE" w:rsidP="00F30367">
            <w:pPr>
              <w:rPr>
                <w:sz w:val="16"/>
                <w:szCs w:val="16"/>
              </w:rPr>
            </w:pPr>
            <w:r w:rsidRPr="00E904C5">
              <w:rPr>
                <w:sz w:val="16"/>
                <w:szCs w:val="16"/>
              </w:rPr>
              <w:t>SVS-REQ-291100/D-SVSServer BUB available while in “Theft Mode” and Main Battery Physically Removed</w:t>
            </w:r>
          </w:p>
        </w:tc>
        <w:tc>
          <w:tcPr>
            <w:tcW w:w="5911" w:type="dxa"/>
            <w:tcBorders>
              <w:top w:val="single" w:sz="6" w:space="0" w:color="auto"/>
              <w:left w:val="single" w:sz="6" w:space="0" w:color="auto"/>
              <w:bottom w:val="single" w:sz="6" w:space="0" w:color="auto"/>
              <w:right w:val="single" w:sz="6" w:space="0" w:color="auto"/>
            </w:tcBorders>
          </w:tcPr>
          <w:p w14:paraId="37D3DF7A" w14:textId="77777777" w:rsidR="00F30367" w:rsidRPr="00E904C5" w:rsidRDefault="00B113DE" w:rsidP="00F30367">
            <w:pPr>
              <w:rPr>
                <w:sz w:val="16"/>
                <w:szCs w:val="16"/>
              </w:rPr>
            </w:pPr>
            <w:r w:rsidRPr="00E904C5">
              <w:rPr>
                <w:sz w:val="16"/>
                <w:szCs w:val="16"/>
              </w:rPr>
              <w:t>MBORREL4: Updated content</w:t>
            </w:r>
          </w:p>
        </w:tc>
      </w:tr>
      <w:tr w:rsidR="00F30367" w:rsidRPr="005B1BF4" w14:paraId="3F7FD9A7" w14:textId="77777777" w:rsidTr="00F30367">
        <w:trPr>
          <w:trHeight w:val="245"/>
          <w:jc w:val="center"/>
        </w:trPr>
        <w:tc>
          <w:tcPr>
            <w:tcW w:w="1755" w:type="dxa"/>
            <w:tcBorders>
              <w:left w:val="single" w:sz="4" w:space="0" w:color="auto"/>
              <w:right w:val="single" w:sz="4" w:space="0" w:color="auto"/>
            </w:tcBorders>
          </w:tcPr>
          <w:p w14:paraId="327A74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E5CF72" w14:textId="77777777" w:rsidR="00F30367" w:rsidRPr="00E904C5" w:rsidRDefault="00B113DE" w:rsidP="00F30367">
            <w:pPr>
              <w:rPr>
                <w:sz w:val="16"/>
                <w:szCs w:val="16"/>
              </w:rPr>
            </w:pPr>
            <w:r w:rsidRPr="00E904C5">
              <w:rPr>
                <w:sz w:val="16"/>
                <w:szCs w:val="16"/>
              </w:rPr>
              <w:t>SVS-REQ-303145/C-Periodicity Reduction SVSServer BUB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7154063A" w14:textId="77777777" w:rsidR="00F30367" w:rsidRPr="00E904C5" w:rsidRDefault="00B113DE" w:rsidP="00F30367">
            <w:pPr>
              <w:rPr>
                <w:sz w:val="16"/>
                <w:szCs w:val="16"/>
              </w:rPr>
            </w:pPr>
            <w:r w:rsidRPr="00E904C5">
              <w:rPr>
                <w:sz w:val="16"/>
                <w:szCs w:val="16"/>
              </w:rPr>
              <w:t>MBORREL4: Updated content</w:t>
            </w:r>
          </w:p>
        </w:tc>
      </w:tr>
      <w:tr w:rsidR="00F30367" w:rsidRPr="005B1BF4" w14:paraId="152FA82D" w14:textId="77777777" w:rsidTr="00F30367">
        <w:trPr>
          <w:trHeight w:val="245"/>
          <w:jc w:val="center"/>
        </w:trPr>
        <w:tc>
          <w:tcPr>
            <w:tcW w:w="1755" w:type="dxa"/>
            <w:tcBorders>
              <w:left w:val="single" w:sz="4" w:space="0" w:color="auto"/>
              <w:right w:val="single" w:sz="4" w:space="0" w:color="auto"/>
            </w:tcBorders>
          </w:tcPr>
          <w:p w14:paraId="26CDBBC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AA8309" w14:textId="77777777" w:rsidR="00F30367" w:rsidRPr="00E904C5" w:rsidRDefault="00B113DE" w:rsidP="00F30367">
            <w:pPr>
              <w:rPr>
                <w:sz w:val="16"/>
                <w:szCs w:val="16"/>
              </w:rPr>
            </w:pPr>
            <w:r w:rsidRPr="00E904C5">
              <w:rPr>
                <w:sz w:val="16"/>
                <w:szCs w:val="16"/>
              </w:rPr>
              <w:t>SVS-REQ-303146/C-SVSServer BUB SVS Depletion while in “Theft Mode”</w:t>
            </w:r>
          </w:p>
        </w:tc>
        <w:tc>
          <w:tcPr>
            <w:tcW w:w="5911" w:type="dxa"/>
            <w:tcBorders>
              <w:top w:val="single" w:sz="6" w:space="0" w:color="auto"/>
              <w:left w:val="single" w:sz="6" w:space="0" w:color="auto"/>
              <w:bottom w:val="single" w:sz="6" w:space="0" w:color="auto"/>
              <w:right w:val="single" w:sz="6" w:space="0" w:color="auto"/>
            </w:tcBorders>
          </w:tcPr>
          <w:p w14:paraId="5171C8C2" w14:textId="77777777" w:rsidR="00F30367" w:rsidRPr="00E904C5" w:rsidRDefault="00B113DE" w:rsidP="00F30367">
            <w:pPr>
              <w:rPr>
                <w:sz w:val="16"/>
                <w:szCs w:val="16"/>
              </w:rPr>
            </w:pPr>
            <w:r w:rsidRPr="00E904C5">
              <w:rPr>
                <w:sz w:val="16"/>
                <w:szCs w:val="16"/>
              </w:rPr>
              <w:t>MBORREL4: Updated content</w:t>
            </w:r>
          </w:p>
        </w:tc>
      </w:tr>
      <w:tr w:rsidR="00F30367" w:rsidRPr="005B1BF4" w14:paraId="37F7ECB0" w14:textId="77777777" w:rsidTr="00F30367">
        <w:trPr>
          <w:trHeight w:val="245"/>
          <w:jc w:val="center"/>
        </w:trPr>
        <w:tc>
          <w:tcPr>
            <w:tcW w:w="1755" w:type="dxa"/>
            <w:tcBorders>
              <w:left w:val="single" w:sz="4" w:space="0" w:color="auto"/>
              <w:right w:val="single" w:sz="4" w:space="0" w:color="auto"/>
            </w:tcBorders>
          </w:tcPr>
          <w:p w14:paraId="605376D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026A7E" w14:textId="77777777" w:rsidR="00F30367" w:rsidRPr="00E904C5" w:rsidRDefault="00B113DE" w:rsidP="00F30367">
            <w:pPr>
              <w:rPr>
                <w:sz w:val="16"/>
                <w:szCs w:val="16"/>
              </w:rPr>
            </w:pPr>
            <w:r w:rsidRPr="00E904C5">
              <w:rPr>
                <w:sz w:val="16"/>
                <w:szCs w:val="16"/>
              </w:rPr>
              <w:t>SVS-REQ-308662/B-SVSServer BUB China Data Monitor while in “Theft Mode”</w:t>
            </w:r>
          </w:p>
        </w:tc>
        <w:tc>
          <w:tcPr>
            <w:tcW w:w="5911" w:type="dxa"/>
            <w:tcBorders>
              <w:top w:val="single" w:sz="6" w:space="0" w:color="auto"/>
              <w:left w:val="single" w:sz="6" w:space="0" w:color="auto"/>
              <w:bottom w:val="single" w:sz="6" w:space="0" w:color="auto"/>
              <w:right w:val="single" w:sz="6" w:space="0" w:color="auto"/>
            </w:tcBorders>
          </w:tcPr>
          <w:p w14:paraId="60BC6EEA" w14:textId="77777777" w:rsidR="00F30367" w:rsidRPr="00E904C5" w:rsidRDefault="00B113DE" w:rsidP="00F30367">
            <w:pPr>
              <w:rPr>
                <w:sz w:val="16"/>
                <w:szCs w:val="16"/>
              </w:rPr>
            </w:pPr>
            <w:r w:rsidRPr="00E904C5">
              <w:rPr>
                <w:sz w:val="16"/>
                <w:szCs w:val="16"/>
              </w:rPr>
              <w:t>MBORREL4: Updated req title</w:t>
            </w:r>
          </w:p>
        </w:tc>
      </w:tr>
      <w:tr w:rsidR="00F30367" w:rsidRPr="005B1BF4" w14:paraId="040F1B2A" w14:textId="77777777" w:rsidTr="00F30367">
        <w:trPr>
          <w:trHeight w:val="245"/>
          <w:jc w:val="center"/>
        </w:trPr>
        <w:tc>
          <w:tcPr>
            <w:tcW w:w="1755" w:type="dxa"/>
            <w:tcBorders>
              <w:left w:val="single" w:sz="4" w:space="0" w:color="auto"/>
              <w:right w:val="single" w:sz="4" w:space="0" w:color="auto"/>
            </w:tcBorders>
          </w:tcPr>
          <w:p w14:paraId="3D3FE2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D0A6FA" w14:textId="77777777" w:rsidR="00F30367" w:rsidRPr="00E904C5" w:rsidRDefault="00B113DE" w:rsidP="00F30367">
            <w:pPr>
              <w:rPr>
                <w:sz w:val="16"/>
                <w:szCs w:val="16"/>
              </w:rPr>
            </w:pPr>
            <w:r w:rsidRPr="00E904C5">
              <w:rPr>
                <w:sz w:val="16"/>
                <w:szCs w:val="16"/>
              </w:rPr>
              <w:t>SVS-REQ-303147/B-SVSServer BUB power while NOT in “Theft Mode” and Main Battery Disconnected</w:t>
            </w:r>
          </w:p>
        </w:tc>
        <w:tc>
          <w:tcPr>
            <w:tcW w:w="5911" w:type="dxa"/>
            <w:tcBorders>
              <w:top w:val="single" w:sz="6" w:space="0" w:color="auto"/>
              <w:left w:val="single" w:sz="6" w:space="0" w:color="auto"/>
              <w:bottom w:val="single" w:sz="6" w:space="0" w:color="auto"/>
              <w:right w:val="single" w:sz="6" w:space="0" w:color="auto"/>
            </w:tcBorders>
          </w:tcPr>
          <w:p w14:paraId="1DA2A7E1" w14:textId="77777777" w:rsidR="00F30367" w:rsidRPr="00E904C5" w:rsidRDefault="00B113DE" w:rsidP="00F30367">
            <w:pPr>
              <w:rPr>
                <w:sz w:val="16"/>
                <w:szCs w:val="16"/>
              </w:rPr>
            </w:pPr>
            <w:r w:rsidRPr="00E904C5">
              <w:rPr>
                <w:sz w:val="16"/>
                <w:szCs w:val="16"/>
              </w:rPr>
              <w:t>MBORREL4: Updated content</w:t>
            </w:r>
          </w:p>
        </w:tc>
      </w:tr>
      <w:tr w:rsidR="00F30367" w:rsidRPr="005B1BF4" w14:paraId="426D18F4" w14:textId="77777777" w:rsidTr="00F30367">
        <w:trPr>
          <w:trHeight w:val="245"/>
          <w:jc w:val="center"/>
        </w:trPr>
        <w:tc>
          <w:tcPr>
            <w:tcW w:w="1755" w:type="dxa"/>
            <w:tcBorders>
              <w:left w:val="single" w:sz="4" w:space="0" w:color="auto"/>
              <w:right w:val="single" w:sz="4" w:space="0" w:color="auto"/>
            </w:tcBorders>
          </w:tcPr>
          <w:p w14:paraId="5291C51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43E5D7" w14:textId="77777777" w:rsidR="00F30367" w:rsidRPr="00E904C5" w:rsidRDefault="00B113DE" w:rsidP="00F30367">
            <w:pPr>
              <w:rPr>
                <w:sz w:val="16"/>
                <w:szCs w:val="16"/>
              </w:rPr>
            </w:pPr>
            <w:r w:rsidRPr="00E904C5">
              <w:rPr>
                <w:sz w:val="16"/>
                <w:szCs w:val="16"/>
              </w:rPr>
              <w:t>SVS-REQ-303149/C-SVSServer BUB SVS RTC Time DID NOT Specified NOT in “Theft Mode”</w:t>
            </w:r>
          </w:p>
        </w:tc>
        <w:tc>
          <w:tcPr>
            <w:tcW w:w="5911" w:type="dxa"/>
            <w:tcBorders>
              <w:top w:val="single" w:sz="6" w:space="0" w:color="auto"/>
              <w:left w:val="single" w:sz="6" w:space="0" w:color="auto"/>
              <w:bottom w:val="single" w:sz="6" w:space="0" w:color="auto"/>
              <w:right w:val="single" w:sz="6" w:space="0" w:color="auto"/>
            </w:tcBorders>
          </w:tcPr>
          <w:p w14:paraId="70D5500E"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63A4B3F2" w14:textId="77777777" w:rsidTr="00F30367">
        <w:trPr>
          <w:trHeight w:val="245"/>
          <w:jc w:val="center"/>
        </w:trPr>
        <w:tc>
          <w:tcPr>
            <w:tcW w:w="1755" w:type="dxa"/>
            <w:tcBorders>
              <w:left w:val="single" w:sz="4" w:space="0" w:color="auto"/>
              <w:right w:val="single" w:sz="4" w:space="0" w:color="auto"/>
            </w:tcBorders>
          </w:tcPr>
          <w:p w14:paraId="6E6329D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484DAE" w14:textId="77777777" w:rsidR="00F30367" w:rsidRPr="00E904C5" w:rsidRDefault="00B113DE" w:rsidP="00F30367">
            <w:pPr>
              <w:rPr>
                <w:sz w:val="16"/>
                <w:szCs w:val="16"/>
              </w:rPr>
            </w:pPr>
            <w:r w:rsidRPr="00E904C5">
              <w:rPr>
                <w:sz w:val="16"/>
                <w:szCs w:val="16"/>
              </w:rPr>
              <w:t>SVS-REQ-303150/C-SVSServer BUB SVS RTC Time Termination NOT in “Theft Mode”</w:t>
            </w:r>
          </w:p>
        </w:tc>
        <w:tc>
          <w:tcPr>
            <w:tcW w:w="5911" w:type="dxa"/>
            <w:tcBorders>
              <w:top w:val="single" w:sz="6" w:space="0" w:color="auto"/>
              <w:left w:val="single" w:sz="6" w:space="0" w:color="auto"/>
              <w:bottom w:val="single" w:sz="6" w:space="0" w:color="auto"/>
              <w:right w:val="single" w:sz="6" w:space="0" w:color="auto"/>
            </w:tcBorders>
          </w:tcPr>
          <w:p w14:paraId="09D8F7BD"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32D70054" w14:textId="77777777" w:rsidTr="00F30367">
        <w:trPr>
          <w:trHeight w:val="245"/>
          <w:jc w:val="center"/>
        </w:trPr>
        <w:tc>
          <w:tcPr>
            <w:tcW w:w="1755" w:type="dxa"/>
            <w:tcBorders>
              <w:left w:val="single" w:sz="4" w:space="0" w:color="auto"/>
              <w:right w:val="single" w:sz="4" w:space="0" w:color="auto"/>
            </w:tcBorders>
          </w:tcPr>
          <w:p w14:paraId="4098442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7B3B99" w14:textId="77777777" w:rsidR="00F30367" w:rsidRPr="00E904C5" w:rsidRDefault="00B113DE" w:rsidP="00F30367">
            <w:pPr>
              <w:rPr>
                <w:sz w:val="16"/>
                <w:szCs w:val="16"/>
              </w:rPr>
            </w:pPr>
            <w:r w:rsidRPr="00E904C5">
              <w:rPr>
                <w:sz w:val="16"/>
                <w:szCs w:val="16"/>
              </w:rPr>
              <w:t>SVS-REQ-308663/B-SVSServer BUB SVS RTC Time Termination and China Data Monitor while NOT in “Theft Mode”</w:t>
            </w:r>
          </w:p>
        </w:tc>
        <w:tc>
          <w:tcPr>
            <w:tcW w:w="5911" w:type="dxa"/>
            <w:tcBorders>
              <w:top w:val="single" w:sz="6" w:space="0" w:color="auto"/>
              <w:left w:val="single" w:sz="6" w:space="0" w:color="auto"/>
              <w:bottom w:val="single" w:sz="6" w:space="0" w:color="auto"/>
              <w:right w:val="single" w:sz="6" w:space="0" w:color="auto"/>
            </w:tcBorders>
          </w:tcPr>
          <w:p w14:paraId="0EAA359A"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3DEDA6E4" w14:textId="77777777" w:rsidTr="00F30367">
        <w:trPr>
          <w:trHeight w:val="245"/>
          <w:jc w:val="center"/>
        </w:trPr>
        <w:tc>
          <w:tcPr>
            <w:tcW w:w="1755" w:type="dxa"/>
            <w:tcBorders>
              <w:left w:val="single" w:sz="4" w:space="0" w:color="auto"/>
              <w:right w:val="single" w:sz="4" w:space="0" w:color="auto"/>
            </w:tcBorders>
          </w:tcPr>
          <w:p w14:paraId="7D3476D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C1397A" w14:textId="77777777" w:rsidR="00F30367" w:rsidRPr="00E904C5" w:rsidRDefault="00B113DE" w:rsidP="00F30367">
            <w:pPr>
              <w:rPr>
                <w:sz w:val="16"/>
                <w:szCs w:val="16"/>
              </w:rPr>
            </w:pPr>
            <w:r w:rsidRPr="00E904C5">
              <w:rPr>
                <w:sz w:val="16"/>
                <w:szCs w:val="16"/>
              </w:rPr>
              <w:t>SVS-REQ-303151/C-SVSServer BUB SVS RTC Time Termination Alert while NOT in “Theft Mode”</w:t>
            </w:r>
          </w:p>
        </w:tc>
        <w:tc>
          <w:tcPr>
            <w:tcW w:w="5911" w:type="dxa"/>
            <w:tcBorders>
              <w:top w:val="single" w:sz="6" w:space="0" w:color="auto"/>
              <w:left w:val="single" w:sz="6" w:space="0" w:color="auto"/>
              <w:bottom w:val="single" w:sz="6" w:space="0" w:color="auto"/>
              <w:right w:val="single" w:sz="6" w:space="0" w:color="auto"/>
            </w:tcBorders>
          </w:tcPr>
          <w:p w14:paraId="6FC6EFE2" w14:textId="77777777" w:rsidR="00F30367" w:rsidRPr="00E904C5" w:rsidRDefault="00B113DE" w:rsidP="00F30367">
            <w:pPr>
              <w:rPr>
                <w:sz w:val="16"/>
                <w:szCs w:val="16"/>
              </w:rPr>
            </w:pPr>
            <w:r w:rsidRPr="00E904C5">
              <w:rPr>
                <w:sz w:val="16"/>
                <w:szCs w:val="16"/>
              </w:rPr>
              <w:t>MBORREL4: Updated content and req title</w:t>
            </w:r>
          </w:p>
        </w:tc>
      </w:tr>
      <w:tr w:rsidR="00F30367" w:rsidRPr="005B1BF4" w14:paraId="59238116" w14:textId="77777777" w:rsidTr="00F30367">
        <w:trPr>
          <w:trHeight w:val="245"/>
          <w:jc w:val="center"/>
        </w:trPr>
        <w:tc>
          <w:tcPr>
            <w:tcW w:w="1755" w:type="dxa"/>
            <w:tcBorders>
              <w:left w:val="single" w:sz="4" w:space="0" w:color="auto"/>
              <w:right w:val="single" w:sz="4" w:space="0" w:color="auto"/>
            </w:tcBorders>
          </w:tcPr>
          <w:p w14:paraId="612840F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51DA50" w14:textId="77777777" w:rsidR="00F30367" w:rsidRPr="00E904C5" w:rsidRDefault="00B113DE" w:rsidP="00F30367">
            <w:pPr>
              <w:rPr>
                <w:sz w:val="16"/>
                <w:szCs w:val="16"/>
              </w:rPr>
            </w:pPr>
            <w:r w:rsidRPr="00E904C5">
              <w:rPr>
                <w:sz w:val="16"/>
                <w:szCs w:val="16"/>
              </w:rPr>
              <w:t>SVS-UC-REQ-306381/B-ECall Event during Theft Mode</w:t>
            </w:r>
          </w:p>
        </w:tc>
        <w:tc>
          <w:tcPr>
            <w:tcW w:w="5911" w:type="dxa"/>
            <w:tcBorders>
              <w:top w:val="single" w:sz="6" w:space="0" w:color="auto"/>
              <w:left w:val="single" w:sz="6" w:space="0" w:color="auto"/>
              <w:bottom w:val="single" w:sz="6" w:space="0" w:color="auto"/>
              <w:right w:val="single" w:sz="6" w:space="0" w:color="auto"/>
            </w:tcBorders>
          </w:tcPr>
          <w:p w14:paraId="3F3115F0" w14:textId="77777777" w:rsidR="00F30367" w:rsidRPr="00E904C5" w:rsidRDefault="00B113DE" w:rsidP="00F30367">
            <w:pPr>
              <w:rPr>
                <w:sz w:val="16"/>
                <w:szCs w:val="16"/>
              </w:rPr>
            </w:pPr>
            <w:r w:rsidRPr="00E904C5">
              <w:rPr>
                <w:sz w:val="16"/>
                <w:szCs w:val="16"/>
              </w:rPr>
              <w:t>MBORREL4: Updated Post-Conditions</w:t>
            </w:r>
          </w:p>
        </w:tc>
      </w:tr>
      <w:tr w:rsidR="00F30367" w:rsidRPr="005B1BF4" w14:paraId="49CE5095" w14:textId="77777777" w:rsidTr="00F30367">
        <w:trPr>
          <w:trHeight w:val="245"/>
          <w:jc w:val="center"/>
        </w:trPr>
        <w:tc>
          <w:tcPr>
            <w:tcW w:w="1755" w:type="dxa"/>
            <w:tcBorders>
              <w:left w:val="single" w:sz="4" w:space="0" w:color="auto"/>
              <w:bottom w:val="single" w:sz="4" w:space="0" w:color="auto"/>
              <w:right w:val="single" w:sz="4" w:space="0" w:color="auto"/>
            </w:tcBorders>
          </w:tcPr>
          <w:p w14:paraId="421C0E3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5A6365" w14:textId="77777777" w:rsidR="00F30367" w:rsidRPr="00E904C5" w:rsidRDefault="00B113DE" w:rsidP="00F30367">
            <w:pPr>
              <w:rPr>
                <w:sz w:val="16"/>
                <w:szCs w:val="16"/>
              </w:rPr>
            </w:pPr>
            <w:r w:rsidRPr="00E904C5">
              <w:rPr>
                <w:sz w:val="16"/>
                <w:szCs w:val="16"/>
              </w:rPr>
              <w:t>SVS-ACT-REQ-303152/B-Battery Power Management</w:t>
            </w:r>
          </w:p>
        </w:tc>
        <w:tc>
          <w:tcPr>
            <w:tcW w:w="5911" w:type="dxa"/>
            <w:tcBorders>
              <w:top w:val="single" w:sz="6" w:space="0" w:color="auto"/>
              <w:left w:val="single" w:sz="6" w:space="0" w:color="auto"/>
              <w:bottom w:val="single" w:sz="6" w:space="0" w:color="auto"/>
              <w:right w:val="single" w:sz="6" w:space="0" w:color="auto"/>
            </w:tcBorders>
          </w:tcPr>
          <w:p w14:paraId="2BA3E67F" w14:textId="77777777" w:rsidR="00F30367" w:rsidRPr="00E904C5" w:rsidRDefault="00B113DE" w:rsidP="00F30367">
            <w:pPr>
              <w:rPr>
                <w:sz w:val="16"/>
                <w:szCs w:val="16"/>
              </w:rPr>
            </w:pPr>
            <w:r w:rsidRPr="00E904C5">
              <w:rPr>
                <w:sz w:val="16"/>
                <w:szCs w:val="16"/>
              </w:rPr>
              <w:t>MBORREL4: Updated diagram</w:t>
            </w:r>
          </w:p>
        </w:tc>
      </w:tr>
      <w:tr w:rsidR="00F30367" w14:paraId="6241B5A6"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0AF631AF"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21DCB9FA"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2BD77686"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03EAD032" w14:textId="77777777" w:rsidR="00F30367" w:rsidRDefault="00F30367" w:rsidP="00F30367">
            <w:pPr>
              <w:spacing w:line="276" w:lineRule="auto"/>
              <w:rPr>
                <w:rFonts w:cs="Arial"/>
                <w:b/>
                <w:sz w:val="16"/>
              </w:rPr>
            </w:pPr>
          </w:p>
        </w:tc>
      </w:tr>
      <w:tr w:rsidR="00F30367" w:rsidRPr="008D5346" w14:paraId="0EE5C68D"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0DE296F2" w14:textId="77777777" w:rsidR="00F30367" w:rsidRDefault="00B113DE" w:rsidP="00F30367">
            <w:pPr>
              <w:spacing w:line="276" w:lineRule="auto"/>
              <w:rPr>
                <w:rFonts w:cs="Arial"/>
                <w:b/>
                <w:sz w:val="16"/>
                <w:szCs w:val="16"/>
                <w:lang w:val="fr-FR"/>
              </w:rPr>
            </w:pPr>
            <w:r>
              <w:rPr>
                <w:rFonts w:cs="Arial"/>
                <w:b/>
                <w:sz w:val="16"/>
                <w:szCs w:val="16"/>
              </w:rPr>
              <w:t>August 31, 2018</w:t>
            </w:r>
          </w:p>
        </w:tc>
        <w:tc>
          <w:tcPr>
            <w:tcW w:w="650" w:type="dxa"/>
            <w:tcBorders>
              <w:top w:val="single" w:sz="6" w:space="0" w:color="auto"/>
              <w:left w:val="single" w:sz="6" w:space="0" w:color="auto"/>
              <w:bottom w:val="single" w:sz="6" w:space="0" w:color="auto"/>
              <w:right w:val="single" w:sz="6" w:space="0" w:color="auto"/>
            </w:tcBorders>
            <w:hideMark/>
          </w:tcPr>
          <w:p w14:paraId="48C57C22" w14:textId="77777777" w:rsidR="00F30367" w:rsidRDefault="00B113DE" w:rsidP="00F30367">
            <w:pPr>
              <w:spacing w:line="276" w:lineRule="auto"/>
              <w:jc w:val="center"/>
              <w:rPr>
                <w:rFonts w:cs="Arial"/>
                <w:b/>
                <w:sz w:val="16"/>
                <w:lang w:val="fr-FR"/>
              </w:rPr>
            </w:pPr>
            <w:r>
              <w:rPr>
                <w:rFonts w:cs="Arial"/>
                <w:b/>
                <w:sz w:val="16"/>
                <w:lang w:val="fr-FR"/>
              </w:rPr>
              <w:t>1.4</w:t>
            </w:r>
          </w:p>
        </w:tc>
        <w:tc>
          <w:tcPr>
            <w:tcW w:w="7660" w:type="dxa"/>
            <w:gridSpan w:val="2"/>
            <w:tcBorders>
              <w:top w:val="single" w:sz="6" w:space="0" w:color="auto"/>
              <w:left w:val="single" w:sz="6" w:space="0" w:color="auto"/>
              <w:bottom w:val="single" w:sz="6" w:space="0" w:color="auto"/>
              <w:right w:val="single" w:sz="6" w:space="0" w:color="auto"/>
            </w:tcBorders>
          </w:tcPr>
          <w:p w14:paraId="5B38035C" w14:textId="77777777" w:rsidR="00F30367" w:rsidRPr="008D5346" w:rsidRDefault="00F30367" w:rsidP="00F30367">
            <w:pPr>
              <w:spacing w:line="276" w:lineRule="auto"/>
              <w:rPr>
                <w:rFonts w:cs="Arial"/>
                <w:b/>
                <w:sz w:val="16"/>
                <w:szCs w:val="16"/>
              </w:rPr>
            </w:pPr>
          </w:p>
        </w:tc>
      </w:tr>
      <w:tr w:rsidR="00F30367" w:rsidRPr="005B1BF4" w14:paraId="28BC4CEA" w14:textId="77777777" w:rsidTr="00F30367">
        <w:trPr>
          <w:trHeight w:val="245"/>
          <w:jc w:val="center"/>
        </w:trPr>
        <w:tc>
          <w:tcPr>
            <w:tcW w:w="1755" w:type="dxa"/>
            <w:tcBorders>
              <w:top w:val="single" w:sz="4" w:space="0" w:color="auto"/>
              <w:left w:val="single" w:sz="4" w:space="0" w:color="auto"/>
              <w:right w:val="single" w:sz="4" w:space="0" w:color="auto"/>
            </w:tcBorders>
          </w:tcPr>
          <w:p w14:paraId="1FFED8C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D0188D" w14:textId="77777777" w:rsidR="00F30367" w:rsidRPr="00C016A4" w:rsidRDefault="00B113DE" w:rsidP="00F30367">
            <w:pPr>
              <w:rPr>
                <w:rFonts w:cs="Arial"/>
                <w:sz w:val="16"/>
                <w:szCs w:val="16"/>
              </w:rPr>
            </w:pPr>
            <w:r w:rsidRPr="00C016A4">
              <w:rPr>
                <w:rFonts w:cs="Arial"/>
                <w:sz w:val="16"/>
                <w:szCs w:val="16"/>
              </w:rPr>
              <w:t>STR-491623/E-Terminology and Abbreviations</w:t>
            </w:r>
          </w:p>
        </w:tc>
        <w:tc>
          <w:tcPr>
            <w:tcW w:w="5911" w:type="dxa"/>
            <w:tcBorders>
              <w:top w:val="single" w:sz="6" w:space="0" w:color="auto"/>
              <w:left w:val="single" w:sz="6" w:space="0" w:color="auto"/>
              <w:bottom w:val="single" w:sz="6" w:space="0" w:color="auto"/>
              <w:right w:val="single" w:sz="6" w:space="0" w:color="auto"/>
            </w:tcBorders>
          </w:tcPr>
          <w:p w14:paraId="604A9829" w14:textId="77777777" w:rsidR="00F30367" w:rsidRPr="00C016A4" w:rsidRDefault="00B113DE" w:rsidP="00F30367">
            <w:pPr>
              <w:rPr>
                <w:rFonts w:cs="Arial"/>
                <w:sz w:val="16"/>
                <w:szCs w:val="16"/>
              </w:rPr>
            </w:pPr>
            <w:r w:rsidRPr="00C016A4">
              <w:rPr>
                <w:rFonts w:cs="Arial"/>
                <w:sz w:val="16"/>
                <w:szCs w:val="16"/>
              </w:rPr>
              <w:t>MBORREL4: Added GRPC</w:t>
            </w:r>
          </w:p>
        </w:tc>
      </w:tr>
      <w:tr w:rsidR="00F30367" w:rsidRPr="005B1BF4" w14:paraId="1B7BA768" w14:textId="77777777" w:rsidTr="00F30367">
        <w:trPr>
          <w:trHeight w:val="245"/>
          <w:jc w:val="center"/>
        </w:trPr>
        <w:tc>
          <w:tcPr>
            <w:tcW w:w="1755" w:type="dxa"/>
            <w:tcBorders>
              <w:left w:val="single" w:sz="4" w:space="0" w:color="auto"/>
              <w:right w:val="single" w:sz="4" w:space="0" w:color="auto"/>
            </w:tcBorders>
          </w:tcPr>
          <w:p w14:paraId="5ADF75B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B2C21F" w14:textId="77777777" w:rsidR="00F30367" w:rsidRPr="00C016A4" w:rsidRDefault="00B113DE" w:rsidP="00F30367">
            <w:pPr>
              <w:rPr>
                <w:rFonts w:cs="Arial"/>
                <w:sz w:val="16"/>
                <w:szCs w:val="16"/>
              </w:rPr>
            </w:pPr>
            <w:r w:rsidRPr="00C016A4">
              <w:rPr>
                <w:rFonts w:cs="Arial"/>
                <w:sz w:val="16"/>
                <w:szCs w:val="16"/>
              </w:rPr>
              <w:t>SVS-CLD-REQ-291017/D-Stolen Vehicle Services Server</w:t>
            </w:r>
          </w:p>
        </w:tc>
        <w:tc>
          <w:tcPr>
            <w:tcW w:w="5911" w:type="dxa"/>
            <w:tcBorders>
              <w:top w:val="single" w:sz="6" w:space="0" w:color="auto"/>
              <w:left w:val="single" w:sz="6" w:space="0" w:color="auto"/>
              <w:bottom w:val="single" w:sz="6" w:space="0" w:color="auto"/>
              <w:right w:val="single" w:sz="6" w:space="0" w:color="auto"/>
            </w:tcBorders>
          </w:tcPr>
          <w:p w14:paraId="69CDE94A" w14:textId="77777777" w:rsidR="00F30367" w:rsidRPr="00C016A4" w:rsidRDefault="00B113DE" w:rsidP="00F30367">
            <w:pPr>
              <w:rPr>
                <w:rFonts w:cs="Arial"/>
                <w:sz w:val="16"/>
                <w:szCs w:val="16"/>
              </w:rPr>
            </w:pPr>
            <w:r w:rsidRPr="00C016A4">
              <w:rPr>
                <w:rFonts w:cs="Arial"/>
                <w:sz w:val="16"/>
                <w:szCs w:val="16"/>
              </w:rPr>
              <w:t>MBORREL4: Updated "GRPC", added last bullet, updated content</w:t>
            </w:r>
          </w:p>
        </w:tc>
      </w:tr>
      <w:tr w:rsidR="00F30367" w:rsidRPr="005B1BF4" w14:paraId="516064B0" w14:textId="77777777" w:rsidTr="00F30367">
        <w:trPr>
          <w:trHeight w:val="245"/>
          <w:jc w:val="center"/>
        </w:trPr>
        <w:tc>
          <w:tcPr>
            <w:tcW w:w="1755" w:type="dxa"/>
            <w:tcBorders>
              <w:left w:val="single" w:sz="4" w:space="0" w:color="auto"/>
              <w:right w:val="single" w:sz="4" w:space="0" w:color="auto"/>
            </w:tcBorders>
          </w:tcPr>
          <w:p w14:paraId="71D20D5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574E54" w14:textId="77777777" w:rsidR="00F30367" w:rsidRPr="00C016A4" w:rsidRDefault="00B113DE" w:rsidP="00F30367">
            <w:pPr>
              <w:rPr>
                <w:rFonts w:cs="Arial"/>
                <w:sz w:val="16"/>
                <w:szCs w:val="16"/>
              </w:rPr>
            </w:pPr>
            <w:r w:rsidRPr="00C016A4">
              <w:rPr>
                <w:rFonts w:cs="Arial"/>
                <w:sz w:val="16"/>
                <w:szCs w:val="16"/>
              </w:rPr>
              <w:t>SVS-CLD-REQ-291018/C-Stolen Vehicle Services Interface Client</w:t>
            </w:r>
          </w:p>
        </w:tc>
        <w:tc>
          <w:tcPr>
            <w:tcW w:w="5911" w:type="dxa"/>
            <w:tcBorders>
              <w:top w:val="single" w:sz="6" w:space="0" w:color="auto"/>
              <w:left w:val="single" w:sz="6" w:space="0" w:color="auto"/>
              <w:bottom w:val="single" w:sz="6" w:space="0" w:color="auto"/>
              <w:right w:val="single" w:sz="6" w:space="0" w:color="auto"/>
            </w:tcBorders>
          </w:tcPr>
          <w:p w14:paraId="0A64A025" w14:textId="77777777" w:rsidR="00F30367" w:rsidRPr="00C016A4" w:rsidRDefault="00B113DE" w:rsidP="00F30367">
            <w:pPr>
              <w:rPr>
                <w:rFonts w:cs="Arial"/>
                <w:sz w:val="16"/>
                <w:szCs w:val="16"/>
              </w:rPr>
            </w:pPr>
            <w:r w:rsidRPr="00C016A4">
              <w:rPr>
                <w:rFonts w:cs="Arial"/>
                <w:sz w:val="16"/>
                <w:szCs w:val="16"/>
              </w:rPr>
              <w:t>MBORREL4: Added SVS Subs. DID management, updated CCS bullet point, updated content</w:t>
            </w:r>
          </w:p>
        </w:tc>
      </w:tr>
      <w:tr w:rsidR="00F30367" w:rsidRPr="005B1BF4" w14:paraId="2F78E0C9" w14:textId="77777777" w:rsidTr="00F30367">
        <w:trPr>
          <w:trHeight w:val="245"/>
          <w:jc w:val="center"/>
        </w:trPr>
        <w:tc>
          <w:tcPr>
            <w:tcW w:w="1755" w:type="dxa"/>
            <w:tcBorders>
              <w:left w:val="single" w:sz="4" w:space="0" w:color="auto"/>
              <w:right w:val="single" w:sz="4" w:space="0" w:color="auto"/>
            </w:tcBorders>
          </w:tcPr>
          <w:p w14:paraId="7A03851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156BF7" w14:textId="77777777" w:rsidR="00F30367" w:rsidRPr="00C016A4" w:rsidRDefault="00B113DE" w:rsidP="00F30367">
            <w:pPr>
              <w:rPr>
                <w:rFonts w:cs="Arial"/>
                <w:sz w:val="16"/>
                <w:szCs w:val="16"/>
              </w:rPr>
            </w:pPr>
            <w:r w:rsidRPr="00C016A4">
              <w:rPr>
                <w:rFonts w:cs="Arial"/>
                <w:sz w:val="16"/>
                <w:szCs w:val="16"/>
              </w:rPr>
              <w:t>SVS-CLD-REQ-291115/D-Stolen Vehicle Services OnBoard Client</w:t>
            </w:r>
          </w:p>
        </w:tc>
        <w:tc>
          <w:tcPr>
            <w:tcW w:w="5911" w:type="dxa"/>
            <w:tcBorders>
              <w:top w:val="single" w:sz="6" w:space="0" w:color="auto"/>
              <w:left w:val="single" w:sz="6" w:space="0" w:color="auto"/>
              <w:bottom w:val="single" w:sz="6" w:space="0" w:color="auto"/>
              <w:right w:val="single" w:sz="6" w:space="0" w:color="auto"/>
            </w:tcBorders>
          </w:tcPr>
          <w:p w14:paraId="74DBCDF3" w14:textId="77777777" w:rsidR="00F30367" w:rsidRPr="00C016A4" w:rsidRDefault="00B113DE" w:rsidP="00F30367">
            <w:pPr>
              <w:rPr>
                <w:rFonts w:cs="Arial"/>
                <w:sz w:val="16"/>
                <w:szCs w:val="16"/>
              </w:rPr>
            </w:pPr>
            <w:r w:rsidRPr="00C016A4">
              <w:rPr>
                <w:rFonts w:cs="Arial"/>
                <w:sz w:val="16"/>
                <w:szCs w:val="16"/>
              </w:rPr>
              <w:t>MBORREL4: Added last bullet point (CCS), udpated content</w:t>
            </w:r>
          </w:p>
        </w:tc>
      </w:tr>
      <w:tr w:rsidR="00F30367" w:rsidRPr="005B1BF4" w14:paraId="4F1A8A1C" w14:textId="77777777" w:rsidTr="00F30367">
        <w:trPr>
          <w:trHeight w:val="245"/>
          <w:jc w:val="center"/>
        </w:trPr>
        <w:tc>
          <w:tcPr>
            <w:tcW w:w="1755" w:type="dxa"/>
            <w:tcBorders>
              <w:left w:val="single" w:sz="4" w:space="0" w:color="auto"/>
              <w:right w:val="single" w:sz="4" w:space="0" w:color="auto"/>
            </w:tcBorders>
          </w:tcPr>
          <w:p w14:paraId="4B543C1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91F340" w14:textId="77777777" w:rsidR="00F30367" w:rsidRPr="00C016A4" w:rsidRDefault="00B113DE" w:rsidP="00F30367">
            <w:pPr>
              <w:rPr>
                <w:rFonts w:cs="Arial"/>
                <w:sz w:val="16"/>
                <w:szCs w:val="16"/>
              </w:rPr>
            </w:pPr>
            <w:r w:rsidRPr="00C016A4">
              <w:rPr>
                <w:rFonts w:cs="Arial"/>
                <w:sz w:val="16"/>
                <w:szCs w:val="16"/>
              </w:rPr>
              <w:t>SVS-CLD-REQ-291116/D-Stolen Vehicle Services OffBoard Client</w:t>
            </w:r>
          </w:p>
        </w:tc>
        <w:tc>
          <w:tcPr>
            <w:tcW w:w="5911" w:type="dxa"/>
            <w:tcBorders>
              <w:top w:val="single" w:sz="6" w:space="0" w:color="auto"/>
              <w:left w:val="single" w:sz="6" w:space="0" w:color="auto"/>
              <w:bottom w:val="single" w:sz="6" w:space="0" w:color="auto"/>
              <w:right w:val="single" w:sz="6" w:space="0" w:color="auto"/>
            </w:tcBorders>
          </w:tcPr>
          <w:p w14:paraId="6F2DE797" w14:textId="77777777" w:rsidR="00F30367" w:rsidRPr="00C016A4" w:rsidRDefault="00B113DE" w:rsidP="00F30367">
            <w:pPr>
              <w:rPr>
                <w:rFonts w:cs="Arial"/>
                <w:sz w:val="16"/>
                <w:szCs w:val="16"/>
              </w:rPr>
            </w:pPr>
            <w:r w:rsidRPr="00C016A4">
              <w:rPr>
                <w:rFonts w:cs="Arial"/>
                <w:sz w:val="16"/>
                <w:szCs w:val="16"/>
              </w:rPr>
              <w:t>MBORREL4: Updated "GRPC" and content</w:t>
            </w:r>
          </w:p>
        </w:tc>
      </w:tr>
      <w:tr w:rsidR="00F30367" w:rsidRPr="005B1BF4" w14:paraId="2BB1208E" w14:textId="77777777" w:rsidTr="00F30367">
        <w:trPr>
          <w:trHeight w:val="245"/>
          <w:jc w:val="center"/>
        </w:trPr>
        <w:tc>
          <w:tcPr>
            <w:tcW w:w="1755" w:type="dxa"/>
            <w:tcBorders>
              <w:left w:val="single" w:sz="4" w:space="0" w:color="auto"/>
              <w:right w:val="single" w:sz="4" w:space="0" w:color="auto"/>
            </w:tcBorders>
          </w:tcPr>
          <w:p w14:paraId="4831308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20B65E" w14:textId="77777777" w:rsidR="00F30367" w:rsidRPr="00C016A4" w:rsidRDefault="00B113DE" w:rsidP="00F30367">
            <w:pPr>
              <w:rPr>
                <w:rFonts w:cs="Arial"/>
                <w:sz w:val="16"/>
                <w:szCs w:val="16"/>
              </w:rPr>
            </w:pPr>
            <w:r w:rsidRPr="00C016A4">
              <w:rPr>
                <w:rFonts w:cs="Arial"/>
                <w:sz w:val="16"/>
                <w:szCs w:val="16"/>
              </w:rPr>
              <w:t>MD-REQ-304069/B-getTcuDidData</w:t>
            </w:r>
          </w:p>
        </w:tc>
        <w:tc>
          <w:tcPr>
            <w:tcW w:w="5911" w:type="dxa"/>
            <w:tcBorders>
              <w:top w:val="single" w:sz="6" w:space="0" w:color="auto"/>
              <w:left w:val="single" w:sz="6" w:space="0" w:color="auto"/>
              <w:bottom w:val="single" w:sz="6" w:space="0" w:color="auto"/>
              <w:right w:val="single" w:sz="6" w:space="0" w:color="auto"/>
            </w:tcBorders>
          </w:tcPr>
          <w:p w14:paraId="5C00F483" w14:textId="77777777" w:rsidR="00F30367" w:rsidRPr="00C016A4" w:rsidRDefault="00B113DE" w:rsidP="00F30367">
            <w:pPr>
              <w:rPr>
                <w:rFonts w:cs="Arial"/>
                <w:sz w:val="16"/>
                <w:szCs w:val="16"/>
              </w:rPr>
            </w:pPr>
            <w:r w:rsidRPr="00C016A4">
              <w:rPr>
                <w:rFonts w:cs="Arial"/>
                <w:sz w:val="16"/>
                <w:szCs w:val="16"/>
              </w:rPr>
              <w:t>MBORREL4; fixed typo</w:t>
            </w:r>
          </w:p>
        </w:tc>
      </w:tr>
      <w:tr w:rsidR="00F30367" w:rsidRPr="005B1BF4" w14:paraId="67C0D81C" w14:textId="77777777" w:rsidTr="00F30367">
        <w:trPr>
          <w:trHeight w:val="245"/>
          <w:jc w:val="center"/>
        </w:trPr>
        <w:tc>
          <w:tcPr>
            <w:tcW w:w="1755" w:type="dxa"/>
            <w:tcBorders>
              <w:left w:val="single" w:sz="4" w:space="0" w:color="auto"/>
              <w:right w:val="single" w:sz="4" w:space="0" w:color="auto"/>
            </w:tcBorders>
          </w:tcPr>
          <w:p w14:paraId="453AAEB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74CA499" w14:textId="77777777" w:rsidR="00F30367" w:rsidRPr="00C016A4" w:rsidRDefault="00B113DE" w:rsidP="00F30367">
            <w:pPr>
              <w:rPr>
                <w:rFonts w:cs="Arial"/>
                <w:sz w:val="16"/>
                <w:szCs w:val="16"/>
              </w:rPr>
            </w:pPr>
            <w:r w:rsidRPr="00C016A4">
              <w:rPr>
                <w:rFonts w:cs="Arial"/>
                <w:sz w:val="16"/>
                <w:szCs w:val="16"/>
              </w:rPr>
              <w:t>MD-REQ-304069/B-getTcuDidData</w:t>
            </w:r>
          </w:p>
        </w:tc>
        <w:tc>
          <w:tcPr>
            <w:tcW w:w="5911" w:type="dxa"/>
            <w:tcBorders>
              <w:top w:val="single" w:sz="6" w:space="0" w:color="auto"/>
              <w:left w:val="single" w:sz="6" w:space="0" w:color="auto"/>
              <w:bottom w:val="single" w:sz="6" w:space="0" w:color="auto"/>
              <w:right w:val="single" w:sz="6" w:space="0" w:color="auto"/>
            </w:tcBorders>
          </w:tcPr>
          <w:p w14:paraId="52537BCA" w14:textId="77777777" w:rsidR="00F30367" w:rsidRPr="00C016A4" w:rsidRDefault="00B113DE" w:rsidP="00F30367">
            <w:pPr>
              <w:rPr>
                <w:rFonts w:cs="Arial"/>
                <w:sz w:val="16"/>
                <w:szCs w:val="16"/>
              </w:rPr>
            </w:pPr>
            <w:r w:rsidRPr="00C016A4">
              <w:rPr>
                <w:rFonts w:cs="Arial"/>
                <w:sz w:val="16"/>
                <w:szCs w:val="16"/>
              </w:rPr>
              <w:t>MBORREL4; fixed typo</w:t>
            </w:r>
          </w:p>
        </w:tc>
      </w:tr>
      <w:tr w:rsidR="00F30367" w:rsidRPr="005B1BF4" w14:paraId="0E4786E4" w14:textId="77777777" w:rsidTr="00F30367">
        <w:trPr>
          <w:trHeight w:val="245"/>
          <w:jc w:val="center"/>
        </w:trPr>
        <w:tc>
          <w:tcPr>
            <w:tcW w:w="1755" w:type="dxa"/>
            <w:tcBorders>
              <w:left w:val="single" w:sz="4" w:space="0" w:color="auto"/>
              <w:right w:val="single" w:sz="4" w:space="0" w:color="auto"/>
            </w:tcBorders>
          </w:tcPr>
          <w:p w14:paraId="6C2FA14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4C2631" w14:textId="77777777" w:rsidR="00F30367" w:rsidRPr="00C016A4" w:rsidRDefault="00B113DE" w:rsidP="00F30367">
            <w:pPr>
              <w:rPr>
                <w:rFonts w:cs="Arial"/>
                <w:sz w:val="16"/>
                <w:szCs w:val="16"/>
              </w:rPr>
            </w:pPr>
            <w:r w:rsidRPr="00C016A4">
              <w:rPr>
                <w:rFonts w:cs="Arial"/>
                <w:sz w:val="16"/>
                <w:szCs w:val="16"/>
              </w:rPr>
              <w:t>STR-491613/D-Functional Definition</w:t>
            </w:r>
          </w:p>
        </w:tc>
        <w:tc>
          <w:tcPr>
            <w:tcW w:w="5911" w:type="dxa"/>
            <w:tcBorders>
              <w:top w:val="single" w:sz="6" w:space="0" w:color="auto"/>
              <w:left w:val="single" w:sz="6" w:space="0" w:color="auto"/>
              <w:bottom w:val="single" w:sz="6" w:space="0" w:color="auto"/>
              <w:right w:val="single" w:sz="6" w:space="0" w:color="auto"/>
            </w:tcBorders>
          </w:tcPr>
          <w:p w14:paraId="5662258D" w14:textId="77777777" w:rsidR="00F30367" w:rsidRPr="00C016A4" w:rsidRDefault="00B113DE" w:rsidP="00F30367">
            <w:pPr>
              <w:rPr>
                <w:rFonts w:cs="Arial"/>
                <w:sz w:val="16"/>
                <w:szCs w:val="16"/>
              </w:rPr>
            </w:pPr>
            <w:r w:rsidRPr="00C016A4">
              <w:rPr>
                <w:rFonts w:cs="Arial"/>
                <w:sz w:val="16"/>
                <w:szCs w:val="16"/>
              </w:rPr>
              <w:t>MBORREL4: Added new functions REQ-318009, REQ-321954</w:t>
            </w:r>
          </w:p>
        </w:tc>
      </w:tr>
      <w:tr w:rsidR="00F30367" w:rsidRPr="005B1BF4" w14:paraId="540B2602" w14:textId="77777777" w:rsidTr="00F30367">
        <w:trPr>
          <w:trHeight w:val="245"/>
          <w:jc w:val="center"/>
        </w:trPr>
        <w:tc>
          <w:tcPr>
            <w:tcW w:w="1755" w:type="dxa"/>
            <w:tcBorders>
              <w:left w:val="single" w:sz="4" w:space="0" w:color="auto"/>
              <w:right w:val="single" w:sz="4" w:space="0" w:color="auto"/>
            </w:tcBorders>
          </w:tcPr>
          <w:p w14:paraId="690E85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184A4B" w14:textId="77777777" w:rsidR="00F30367" w:rsidRPr="00C016A4" w:rsidRDefault="00B113DE" w:rsidP="00F30367">
            <w:pPr>
              <w:rPr>
                <w:rFonts w:cs="Arial"/>
                <w:sz w:val="16"/>
                <w:szCs w:val="16"/>
              </w:rPr>
            </w:pPr>
            <w:r w:rsidRPr="00C016A4">
              <w:rPr>
                <w:rFonts w:cs="Arial"/>
                <w:sz w:val="16"/>
                <w:szCs w:val="16"/>
              </w:rPr>
              <w:t>STR-529942/B-Requirements</w:t>
            </w:r>
          </w:p>
        </w:tc>
        <w:tc>
          <w:tcPr>
            <w:tcW w:w="5911" w:type="dxa"/>
            <w:tcBorders>
              <w:top w:val="single" w:sz="6" w:space="0" w:color="auto"/>
              <w:left w:val="single" w:sz="6" w:space="0" w:color="auto"/>
              <w:bottom w:val="single" w:sz="6" w:space="0" w:color="auto"/>
              <w:right w:val="single" w:sz="6" w:space="0" w:color="auto"/>
            </w:tcBorders>
          </w:tcPr>
          <w:p w14:paraId="57E70080" w14:textId="77777777" w:rsidR="00F30367" w:rsidRPr="00C016A4" w:rsidRDefault="00B113DE" w:rsidP="00F30367">
            <w:pPr>
              <w:rPr>
                <w:rFonts w:cs="Arial"/>
                <w:sz w:val="16"/>
                <w:szCs w:val="16"/>
              </w:rPr>
            </w:pPr>
            <w:r w:rsidRPr="00C016A4">
              <w:rPr>
                <w:rFonts w:cs="Arial"/>
                <w:sz w:val="16"/>
                <w:szCs w:val="16"/>
              </w:rPr>
              <w:t>MBORREL4: Added REQ-321935, REQ-325614, REQ-325617</w:t>
            </w:r>
          </w:p>
        </w:tc>
      </w:tr>
      <w:tr w:rsidR="00F30367" w:rsidRPr="005B1BF4" w14:paraId="4CDE44D9" w14:textId="77777777" w:rsidTr="00F30367">
        <w:trPr>
          <w:trHeight w:val="245"/>
          <w:jc w:val="center"/>
        </w:trPr>
        <w:tc>
          <w:tcPr>
            <w:tcW w:w="1755" w:type="dxa"/>
            <w:tcBorders>
              <w:left w:val="single" w:sz="4" w:space="0" w:color="auto"/>
              <w:right w:val="single" w:sz="4" w:space="0" w:color="auto"/>
            </w:tcBorders>
          </w:tcPr>
          <w:p w14:paraId="4ABE101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7B20E2" w14:textId="77777777" w:rsidR="00F30367" w:rsidRPr="00C016A4" w:rsidRDefault="00B113DE" w:rsidP="00F30367">
            <w:pPr>
              <w:rPr>
                <w:rFonts w:cs="Arial"/>
                <w:sz w:val="16"/>
                <w:szCs w:val="16"/>
              </w:rPr>
            </w:pPr>
            <w:r w:rsidRPr="00C016A4">
              <w:rPr>
                <w:rFonts w:cs="Arial"/>
                <w:sz w:val="16"/>
                <w:szCs w:val="16"/>
              </w:rPr>
              <w:t>SVS-REQ-298018/D-SVS Capability DID</w:t>
            </w:r>
          </w:p>
        </w:tc>
        <w:tc>
          <w:tcPr>
            <w:tcW w:w="5911" w:type="dxa"/>
            <w:tcBorders>
              <w:top w:val="single" w:sz="6" w:space="0" w:color="auto"/>
              <w:left w:val="single" w:sz="6" w:space="0" w:color="auto"/>
              <w:bottom w:val="single" w:sz="6" w:space="0" w:color="auto"/>
              <w:right w:val="single" w:sz="6" w:space="0" w:color="auto"/>
            </w:tcBorders>
          </w:tcPr>
          <w:p w14:paraId="26A96D99" w14:textId="77777777" w:rsidR="00F30367" w:rsidRPr="00C016A4" w:rsidRDefault="00B113DE" w:rsidP="00F30367">
            <w:pPr>
              <w:rPr>
                <w:rFonts w:cs="Arial"/>
                <w:sz w:val="16"/>
                <w:szCs w:val="16"/>
              </w:rPr>
            </w:pPr>
            <w:r w:rsidRPr="00C016A4">
              <w:rPr>
                <w:rFonts w:cs="Arial"/>
                <w:sz w:val="16"/>
                <w:szCs w:val="16"/>
              </w:rPr>
              <w:t>MBORREL4: fixed typo</w:t>
            </w:r>
          </w:p>
        </w:tc>
      </w:tr>
      <w:tr w:rsidR="00F30367" w:rsidRPr="005B1BF4" w14:paraId="36F6E315" w14:textId="77777777" w:rsidTr="00F30367">
        <w:trPr>
          <w:trHeight w:val="245"/>
          <w:jc w:val="center"/>
        </w:trPr>
        <w:tc>
          <w:tcPr>
            <w:tcW w:w="1755" w:type="dxa"/>
            <w:tcBorders>
              <w:left w:val="single" w:sz="4" w:space="0" w:color="auto"/>
              <w:right w:val="single" w:sz="4" w:space="0" w:color="auto"/>
            </w:tcBorders>
          </w:tcPr>
          <w:p w14:paraId="0604108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F9C5E8" w14:textId="77777777" w:rsidR="00F30367" w:rsidRPr="00C016A4" w:rsidRDefault="00B113DE" w:rsidP="00F30367">
            <w:pPr>
              <w:rPr>
                <w:rFonts w:cs="Arial"/>
                <w:sz w:val="16"/>
                <w:szCs w:val="16"/>
              </w:rPr>
            </w:pPr>
            <w:r w:rsidRPr="00C016A4">
              <w:rPr>
                <w:rFonts w:cs="Arial"/>
                <w:sz w:val="16"/>
                <w:szCs w:val="16"/>
              </w:rPr>
              <w:t>SVS-REQ-321935/A-SVS Subscription State DID</w:t>
            </w:r>
          </w:p>
        </w:tc>
        <w:tc>
          <w:tcPr>
            <w:tcW w:w="5911" w:type="dxa"/>
            <w:tcBorders>
              <w:top w:val="single" w:sz="6" w:space="0" w:color="auto"/>
              <w:left w:val="single" w:sz="6" w:space="0" w:color="auto"/>
              <w:bottom w:val="single" w:sz="6" w:space="0" w:color="auto"/>
              <w:right w:val="single" w:sz="6" w:space="0" w:color="auto"/>
            </w:tcBorders>
          </w:tcPr>
          <w:p w14:paraId="5D2A3317"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B4232BE" w14:textId="77777777" w:rsidTr="00F30367">
        <w:trPr>
          <w:trHeight w:val="245"/>
          <w:jc w:val="center"/>
        </w:trPr>
        <w:tc>
          <w:tcPr>
            <w:tcW w:w="1755" w:type="dxa"/>
            <w:tcBorders>
              <w:left w:val="single" w:sz="4" w:space="0" w:color="auto"/>
              <w:right w:val="single" w:sz="4" w:space="0" w:color="auto"/>
            </w:tcBorders>
          </w:tcPr>
          <w:p w14:paraId="38725B6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29F9F5" w14:textId="77777777" w:rsidR="00F30367" w:rsidRPr="00C016A4" w:rsidRDefault="00B113DE" w:rsidP="00F30367">
            <w:pPr>
              <w:rPr>
                <w:rFonts w:cs="Arial"/>
                <w:sz w:val="16"/>
                <w:szCs w:val="16"/>
              </w:rPr>
            </w:pPr>
            <w:r w:rsidRPr="00C016A4">
              <w:rPr>
                <w:rFonts w:cs="Arial"/>
                <w:sz w:val="16"/>
                <w:szCs w:val="16"/>
              </w:rPr>
              <w:t>SVS-REQ-306297/B-SVS Backup Battery RTC DID</w:t>
            </w:r>
          </w:p>
        </w:tc>
        <w:tc>
          <w:tcPr>
            <w:tcW w:w="5911" w:type="dxa"/>
            <w:tcBorders>
              <w:top w:val="single" w:sz="6" w:space="0" w:color="auto"/>
              <w:left w:val="single" w:sz="6" w:space="0" w:color="auto"/>
              <w:bottom w:val="single" w:sz="6" w:space="0" w:color="auto"/>
              <w:right w:val="single" w:sz="6" w:space="0" w:color="auto"/>
            </w:tcBorders>
          </w:tcPr>
          <w:p w14:paraId="6366D690" w14:textId="77777777" w:rsidR="00F30367" w:rsidRPr="00C016A4" w:rsidRDefault="00B113DE" w:rsidP="00F30367">
            <w:pPr>
              <w:rPr>
                <w:rFonts w:cs="Arial"/>
                <w:sz w:val="16"/>
                <w:szCs w:val="16"/>
              </w:rPr>
            </w:pPr>
            <w:r w:rsidRPr="00C016A4">
              <w:rPr>
                <w:rFonts w:cs="Arial"/>
                <w:sz w:val="16"/>
                <w:szCs w:val="16"/>
              </w:rPr>
              <w:t>MBORREL4: Removed "when in theft mode" condition</w:t>
            </w:r>
          </w:p>
        </w:tc>
      </w:tr>
      <w:tr w:rsidR="00F30367" w:rsidRPr="005B1BF4" w14:paraId="4554E7CA" w14:textId="77777777" w:rsidTr="00F30367">
        <w:trPr>
          <w:trHeight w:val="245"/>
          <w:jc w:val="center"/>
        </w:trPr>
        <w:tc>
          <w:tcPr>
            <w:tcW w:w="1755" w:type="dxa"/>
            <w:tcBorders>
              <w:left w:val="single" w:sz="4" w:space="0" w:color="auto"/>
              <w:right w:val="single" w:sz="4" w:space="0" w:color="auto"/>
            </w:tcBorders>
          </w:tcPr>
          <w:p w14:paraId="35A19A7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AF6907" w14:textId="77777777" w:rsidR="00F30367" w:rsidRPr="00C016A4" w:rsidRDefault="00B113DE" w:rsidP="00F30367">
            <w:pPr>
              <w:rPr>
                <w:rFonts w:cs="Arial"/>
                <w:sz w:val="16"/>
                <w:szCs w:val="16"/>
              </w:rPr>
            </w:pPr>
            <w:r w:rsidRPr="00C016A4">
              <w:rPr>
                <w:rFonts w:cs="Arial"/>
                <w:sz w:val="16"/>
                <w:szCs w:val="16"/>
              </w:rPr>
              <w:t>SVS-REQ-306301/C-SVS GRPC Retry Number DID</w:t>
            </w:r>
          </w:p>
        </w:tc>
        <w:tc>
          <w:tcPr>
            <w:tcW w:w="5911" w:type="dxa"/>
            <w:tcBorders>
              <w:top w:val="single" w:sz="6" w:space="0" w:color="auto"/>
              <w:left w:val="single" w:sz="6" w:space="0" w:color="auto"/>
              <w:bottom w:val="single" w:sz="6" w:space="0" w:color="auto"/>
              <w:right w:val="single" w:sz="6" w:space="0" w:color="auto"/>
            </w:tcBorders>
          </w:tcPr>
          <w:p w14:paraId="4B5CE1F2"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3090EF79" w14:textId="77777777" w:rsidTr="00F30367">
        <w:trPr>
          <w:trHeight w:val="245"/>
          <w:jc w:val="center"/>
        </w:trPr>
        <w:tc>
          <w:tcPr>
            <w:tcW w:w="1755" w:type="dxa"/>
            <w:tcBorders>
              <w:left w:val="single" w:sz="4" w:space="0" w:color="auto"/>
              <w:right w:val="single" w:sz="4" w:space="0" w:color="auto"/>
            </w:tcBorders>
          </w:tcPr>
          <w:p w14:paraId="654D194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CFC462" w14:textId="77777777" w:rsidR="00F30367" w:rsidRPr="00C016A4" w:rsidRDefault="00B113DE" w:rsidP="00F30367">
            <w:pPr>
              <w:rPr>
                <w:rFonts w:cs="Arial"/>
                <w:sz w:val="16"/>
                <w:szCs w:val="16"/>
              </w:rPr>
            </w:pPr>
            <w:r w:rsidRPr="00C016A4">
              <w:rPr>
                <w:rFonts w:cs="Arial"/>
                <w:sz w:val="16"/>
                <w:szCs w:val="16"/>
              </w:rPr>
              <w:t>SVS-REQ-306302/C-SVS GRPC Retry Frequency DID</w:t>
            </w:r>
          </w:p>
        </w:tc>
        <w:tc>
          <w:tcPr>
            <w:tcW w:w="5911" w:type="dxa"/>
            <w:tcBorders>
              <w:top w:val="single" w:sz="6" w:space="0" w:color="auto"/>
              <w:left w:val="single" w:sz="6" w:space="0" w:color="auto"/>
              <w:bottom w:val="single" w:sz="6" w:space="0" w:color="auto"/>
              <w:right w:val="single" w:sz="6" w:space="0" w:color="auto"/>
            </w:tcBorders>
          </w:tcPr>
          <w:p w14:paraId="12ADCCA7" w14:textId="77777777" w:rsidR="00F30367" w:rsidRPr="00C016A4" w:rsidRDefault="00B113DE" w:rsidP="00F30367">
            <w:pPr>
              <w:rPr>
                <w:rFonts w:cs="Arial"/>
                <w:sz w:val="16"/>
                <w:szCs w:val="16"/>
              </w:rPr>
            </w:pPr>
            <w:r w:rsidRPr="00C016A4">
              <w:rPr>
                <w:rFonts w:cs="Arial"/>
                <w:sz w:val="16"/>
                <w:szCs w:val="16"/>
              </w:rPr>
              <w:t>MBORREL4: Updated DID names</w:t>
            </w:r>
          </w:p>
        </w:tc>
      </w:tr>
      <w:tr w:rsidR="00F30367" w:rsidRPr="005B1BF4" w14:paraId="1C3860C7" w14:textId="77777777" w:rsidTr="00F30367">
        <w:trPr>
          <w:trHeight w:val="245"/>
          <w:jc w:val="center"/>
        </w:trPr>
        <w:tc>
          <w:tcPr>
            <w:tcW w:w="1755" w:type="dxa"/>
            <w:tcBorders>
              <w:left w:val="single" w:sz="4" w:space="0" w:color="auto"/>
              <w:right w:val="single" w:sz="4" w:space="0" w:color="auto"/>
            </w:tcBorders>
          </w:tcPr>
          <w:p w14:paraId="433FAF6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38CFF7" w14:textId="77777777" w:rsidR="00F30367" w:rsidRPr="00C016A4" w:rsidRDefault="00B113DE" w:rsidP="00F30367">
            <w:pPr>
              <w:rPr>
                <w:rFonts w:cs="Arial"/>
                <w:sz w:val="16"/>
                <w:szCs w:val="16"/>
              </w:rPr>
            </w:pPr>
            <w:r w:rsidRPr="00C016A4">
              <w:rPr>
                <w:rFonts w:cs="Arial"/>
                <w:sz w:val="16"/>
                <w:szCs w:val="16"/>
              </w:rPr>
              <w:t>SVS-REQ-325614/A-SVS Location Delta Comparison DID</w:t>
            </w:r>
          </w:p>
        </w:tc>
        <w:tc>
          <w:tcPr>
            <w:tcW w:w="5911" w:type="dxa"/>
            <w:tcBorders>
              <w:top w:val="single" w:sz="6" w:space="0" w:color="auto"/>
              <w:left w:val="single" w:sz="6" w:space="0" w:color="auto"/>
              <w:bottom w:val="single" w:sz="6" w:space="0" w:color="auto"/>
              <w:right w:val="single" w:sz="6" w:space="0" w:color="auto"/>
            </w:tcBorders>
          </w:tcPr>
          <w:p w14:paraId="078F36DD"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396C019" w14:textId="77777777" w:rsidTr="00F30367">
        <w:trPr>
          <w:trHeight w:val="245"/>
          <w:jc w:val="center"/>
        </w:trPr>
        <w:tc>
          <w:tcPr>
            <w:tcW w:w="1755" w:type="dxa"/>
            <w:tcBorders>
              <w:left w:val="single" w:sz="4" w:space="0" w:color="auto"/>
              <w:right w:val="single" w:sz="4" w:space="0" w:color="auto"/>
            </w:tcBorders>
          </w:tcPr>
          <w:p w14:paraId="39E5776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2189D9" w14:textId="77777777" w:rsidR="00F30367" w:rsidRPr="00C016A4" w:rsidRDefault="00B113DE" w:rsidP="00F30367">
            <w:pPr>
              <w:rPr>
                <w:rFonts w:cs="Arial"/>
                <w:sz w:val="16"/>
                <w:szCs w:val="16"/>
              </w:rPr>
            </w:pPr>
            <w:r w:rsidRPr="00C016A4">
              <w:rPr>
                <w:rFonts w:cs="Arial"/>
                <w:sz w:val="16"/>
                <w:szCs w:val="16"/>
              </w:rPr>
              <w:t>SVS-REQ-325617/A-SVS Vehicle Location Data sharing after alert trigger DID</w:t>
            </w:r>
          </w:p>
        </w:tc>
        <w:tc>
          <w:tcPr>
            <w:tcW w:w="5911" w:type="dxa"/>
            <w:tcBorders>
              <w:top w:val="single" w:sz="6" w:space="0" w:color="auto"/>
              <w:left w:val="single" w:sz="6" w:space="0" w:color="auto"/>
              <w:bottom w:val="single" w:sz="6" w:space="0" w:color="auto"/>
              <w:right w:val="single" w:sz="6" w:space="0" w:color="auto"/>
            </w:tcBorders>
          </w:tcPr>
          <w:p w14:paraId="28B219DB"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B0D0E7F" w14:textId="77777777" w:rsidTr="00F30367">
        <w:trPr>
          <w:trHeight w:val="245"/>
          <w:jc w:val="center"/>
        </w:trPr>
        <w:tc>
          <w:tcPr>
            <w:tcW w:w="1755" w:type="dxa"/>
            <w:tcBorders>
              <w:left w:val="single" w:sz="4" w:space="0" w:color="auto"/>
              <w:right w:val="single" w:sz="4" w:space="0" w:color="auto"/>
            </w:tcBorders>
          </w:tcPr>
          <w:p w14:paraId="59545B3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3D4366" w14:textId="77777777" w:rsidR="00F30367" w:rsidRPr="00C016A4" w:rsidRDefault="00B113DE" w:rsidP="00F30367">
            <w:pPr>
              <w:rPr>
                <w:rFonts w:cs="Arial"/>
                <w:sz w:val="16"/>
                <w:szCs w:val="16"/>
              </w:rPr>
            </w:pPr>
            <w:r w:rsidRPr="00C016A4">
              <w:rPr>
                <w:rFonts w:cs="Arial"/>
                <w:sz w:val="16"/>
                <w:szCs w:val="16"/>
              </w:rPr>
              <w:t>SVS-REQ-306303/C-SVS Configuration Table</w:t>
            </w:r>
          </w:p>
        </w:tc>
        <w:tc>
          <w:tcPr>
            <w:tcW w:w="5911" w:type="dxa"/>
            <w:tcBorders>
              <w:top w:val="single" w:sz="6" w:space="0" w:color="auto"/>
              <w:left w:val="single" w:sz="6" w:space="0" w:color="auto"/>
              <w:bottom w:val="single" w:sz="6" w:space="0" w:color="auto"/>
              <w:right w:val="single" w:sz="6" w:space="0" w:color="auto"/>
            </w:tcBorders>
          </w:tcPr>
          <w:p w14:paraId="0D4F6CC9" w14:textId="77777777" w:rsidR="00F30367" w:rsidRPr="00C016A4" w:rsidRDefault="00B113DE" w:rsidP="00F30367">
            <w:pPr>
              <w:rPr>
                <w:rFonts w:cs="Arial"/>
                <w:sz w:val="16"/>
                <w:szCs w:val="16"/>
              </w:rPr>
            </w:pPr>
            <w:r w:rsidRPr="00C016A4">
              <w:rPr>
                <w:rFonts w:cs="Arial"/>
                <w:sz w:val="16"/>
                <w:szCs w:val="16"/>
              </w:rPr>
              <w:t>MBORREL4: Updated table</w:t>
            </w:r>
          </w:p>
        </w:tc>
      </w:tr>
      <w:tr w:rsidR="00F30367" w:rsidRPr="005B1BF4" w14:paraId="0E351D41" w14:textId="77777777" w:rsidTr="00F30367">
        <w:trPr>
          <w:trHeight w:val="245"/>
          <w:jc w:val="center"/>
        </w:trPr>
        <w:tc>
          <w:tcPr>
            <w:tcW w:w="1755" w:type="dxa"/>
            <w:tcBorders>
              <w:left w:val="single" w:sz="4" w:space="0" w:color="auto"/>
              <w:right w:val="single" w:sz="4" w:space="0" w:color="auto"/>
            </w:tcBorders>
          </w:tcPr>
          <w:p w14:paraId="7EF1EFC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89B197" w14:textId="77777777" w:rsidR="00F30367" w:rsidRPr="00C016A4" w:rsidRDefault="00B113DE" w:rsidP="00F30367">
            <w:pPr>
              <w:rPr>
                <w:rFonts w:cs="Arial"/>
                <w:sz w:val="16"/>
                <w:szCs w:val="16"/>
              </w:rPr>
            </w:pPr>
            <w:r w:rsidRPr="00C016A4">
              <w:rPr>
                <w:rFonts w:cs="Arial"/>
                <w:sz w:val="16"/>
                <w:szCs w:val="16"/>
              </w:rPr>
              <w:t>SVS-SD-REQ-306771/C-Theft Mode De-Activation</w:t>
            </w:r>
          </w:p>
        </w:tc>
        <w:tc>
          <w:tcPr>
            <w:tcW w:w="5911" w:type="dxa"/>
            <w:tcBorders>
              <w:top w:val="single" w:sz="6" w:space="0" w:color="auto"/>
              <w:left w:val="single" w:sz="6" w:space="0" w:color="auto"/>
              <w:bottom w:val="single" w:sz="6" w:space="0" w:color="auto"/>
              <w:right w:val="single" w:sz="6" w:space="0" w:color="auto"/>
            </w:tcBorders>
          </w:tcPr>
          <w:p w14:paraId="176EBC29" w14:textId="77777777" w:rsidR="00F30367" w:rsidRPr="00C016A4" w:rsidRDefault="00B113DE" w:rsidP="00F30367">
            <w:pPr>
              <w:rPr>
                <w:rFonts w:cs="Arial"/>
                <w:sz w:val="16"/>
                <w:szCs w:val="16"/>
              </w:rPr>
            </w:pPr>
            <w:r w:rsidRPr="00C016A4">
              <w:rPr>
                <w:rFonts w:cs="Arial"/>
                <w:sz w:val="16"/>
                <w:szCs w:val="16"/>
              </w:rPr>
              <w:t>MBORREL4: Updated Post-Condition</w:t>
            </w:r>
          </w:p>
        </w:tc>
      </w:tr>
      <w:tr w:rsidR="00F30367" w:rsidRPr="005B1BF4" w14:paraId="49094D34" w14:textId="77777777" w:rsidTr="00F30367">
        <w:trPr>
          <w:trHeight w:val="245"/>
          <w:jc w:val="center"/>
        </w:trPr>
        <w:tc>
          <w:tcPr>
            <w:tcW w:w="1755" w:type="dxa"/>
            <w:tcBorders>
              <w:left w:val="single" w:sz="4" w:space="0" w:color="auto"/>
              <w:right w:val="single" w:sz="4" w:space="0" w:color="auto"/>
            </w:tcBorders>
          </w:tcPr>
          <w:p w14:paraId="26B00E7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27F2DA" w14:textId="77777777" w:rsidR="00F30367" w:rsidRPr="00C016A4" w:rsidRDefault="00B113DE" w:rsidP="00F30367">
            <w:pPr>
              <w:rPr>
                <w:rFonts w:cs="Arial"/>
                <w:sz w:val="16"/>
                <w:szCs w:val="16"/>
              </w:rPr>
            </w:pPr>
            <w:r w:rsidRPr="00C016A4">
              <w:rPr>
                <w:rFonts w:cs="Arial"/>
                <w:sz w:val="16"/>
                <w:szCs w:val="16"/>
              </w:rPr>
              <w:t>SVS-REQ-308660/B-Use of Pre-existing SVSServer DTCs</w:t>
            </w:r>
          </w:p>
        </w:tc>
        <w:tc>
          <w:tcPr>
            <w:tcW w:w="5911" w:type="dxa"/>
            <w:tcBorders>
              <w:top w:val="single" w:sz="6" w:space="0" w:color="auto"/>
              <w:left w:val="single" w:sz="6" w:space="0" w:color="auto"/>
              <w:bottom w:val="single" w:sz="6" w:space="0" w:color="auto"/>
              <w:right w:val="single" w:sz="6" w:space="0" w:color="auto"/>
            </w:tcBorders>
          </w:tcPr>
          <w:p w14:paraId="569C6631"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4FB48560" w14:textId="77777777" w:rsidTr="00F30367">
        <w:trPr>
          <w:trHeight w:val="245"/>
          <w:jc w:val="center"/>
        </w:trPr>
        <w:tc>
          <w:tcPr>
            <w:tcW w:w="1755" w:type="dxa"/>
            <w:tcBorders>
              <w:left w:val="single" w:sz="4" w:space="0" w:color="auto"/>
              <w:right w:val="single" w:sz="4" w:space="0" w:color="auto"/>
            </w:tcBorders>
          </w:tcPr>
          <w:p w14:paraId="04E390D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3876DA" w14:textId="77777777" w:rsidR="00F30367" w:rsidRPr="00C016A4" w:rsidRDefault="00B113DE" w:rsidP="00F30367">
            <w:pPr>
              <w:rPr>
                <w:rFonts w:cs="Arial"/>
                <w:sz w:val="16"/>
                <w:szCs w:val="16"/>
              </w:rPr>
            </w:pPr>
            <w:r w:rsidRPr="00C016A4">
              <w:rPr>
                <w:rFonts w:cs="Arial"/>
                <w:sz w:val="16"/>
                <w:szCs w:val="16"/>
              </w:rPr>
              <w:t>SVS-REQ-307228/B-SVSServer DTC List</w:t>
            </w:r>
          </w:p>
        </w:tc>
        <w:tc>
          <w:tcPr>
            <w:tcW w:w="5911" w:type="dxa"/>
            <w:tcBorders>
              <w:top w:val="single" w:sz="6" w:space="0" w:color="auto"/>
              <w:left w:val="single" w:sz="6" w:space="0" w:color="auto"/>
              <w:bottom w:val="single" w:sz="6" w:space="0" w:color="auto"/>
              <w:right w:val="single" w:sz="6" w:space="0" w:color="auto"/>
            </w:tcBorders>
          </w:tcPr>
          <w:p w14:paraId="76344E80" w14:textId="77777777" w:rsidR="00F30367" w:rsidRPr="00C016A4" w:rsidRDefault="00B113DE" w:rsidP="00F30367">
            <w:pPr>
              <w:rPr>
                <w:rFonts w:cs="Arial"/>
                <w:sz w:val="16"/>
                <w:szCs w:val="16"/>
              </w:rPr>
            </w:pPr>
            <w:r w:rsidRPr="00C016A4">
              <w:rPr>
                <w:rFonts w:cs="Arial"/>
                <w:sz w:val="16"/>
                <w:szCs w:val="16"/>
              </w:rPr>
              <w:t>MBORREL4: Updated table</w:t>
            </w:r>
          </w:p>
        </w:tc>
      </w:tr>
      <w:tr w:rsidR="00F30367" w:rsidRPr="005B1BF4" w14:paraId="6040A3F8" w14:textId="77777777" w:rsidTr="00F30367">
        <w:trPr>
          <w:trHeight w:val="245"/>
          <w:jc w:val="center"/>
        </w:trPr>
        <w:tc>
          <w:tcPr>
            <w:tcW w:w="1755" w:type="dxa"/>
            <w:tcBorders>
              <w:left w:val="single" w:sz="4" w:space="0" w:color="auto"/>
              <w:right w:val="single" w:sz="4" w:space="0" w:color="auto"/>
            </w:tcBorders>
          </w:tcPr>
          <w:p w14:paraId="5B6D9DE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4F5B39" w14:textId="77777777" w:rsidR="00F30367" w:rsidRPr="00C016A4" w:rsidRDefault="00B113DE" w:rsidP="00F30367">
            <w:pPr>
              <w:rPr>
                <w:rFonts w:cs="Arial"/>
                <w:sz w:val="16"/>
                <w:szCs w:val="16"/>
              </w:rPr>
            </w:pPr>
            <w:r w:rsidRPr="00C016A4">
              <w:rPr>
                <w:rFonts w:cs="Arial"/>
                <w:sz w:val="16"/>
                <w:szCs w:val="16"/>
              </w:rPr>
              <w:t>SVS-REQ-291069/C-SVSServer Unable To Obtain Location From Backup GNSS Antenna While Ignition OFF</w:t>
            </w:r>
          </w:p>
        </w:tc>
        <w:tc>
          <w:tcPr>
            <w:tcW w:w="5911" w:type="dxa"/>
            <w:tcBorders>
              <w:top w:val="single" w:sz="6" w:space="0" w:color="auto"/>
              <w:left w:val="single" w:sz="6" w:space="0" w:color="auto"/>
              <w:bottom w:val="single" w:sz="6" w:space="0" w:color="auto"/>
              <w:right w:val="single" w:sz="6" w:space="0" w:color="auto"/>
            </w:tcBorders>
          </w:tcPr>
          <w:p w14:paraId="5A6B44F0"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28622DCF" w14:textId="77777777" w:rsidTr="00F30367">
        <w:trPr>
          <w:trHeight w:val="245"/>
          <w:jc w:val="center"/>
        </w:trPr>
        <w:tc>
          <w:tcPr>
            <w:tcW w:w="1755" w:type="dxa"/>
            <w:tcBorders>
              <w:left w:val="single" w:sz="4" w:space="0" w:color="auto"/>
              <w:right w:val="single" w:sz="4" w:space="0" w:color="auto"/>
            </w:tcBorders>
          </w:tcPr>
          <w:p w14:paraId="2ADF59C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84FF36" w14:textId="77777777" w:rsidR="00F30367" w:rsidRPr="00C016A4" w:rsidRDefault="00B113DE" w:rsidP="00F30367">
            <w:pPr>
              <w:rPr>
                <w:rFonts w:cs="Arial"/>
                <w:sz w:val="16"/>
                <w:szCs w:val="16"/>
              </w:rPr>
            </w:pPr>
            <w:r w:rsidRPr="00C016A4">
              <w:rPr>
                <w:rFonts w:cs="Arial"/>
                <w:sz w:val="16"/>
                <w:szCs w:val="16"/>
              </w:rPr>
              <w:t>SVS-REQ-306312/B-SVSServer GRPC Message with Location Unavailable Fields Location Becomes Available Ignition ON</w:t>
            </w:r>
          </w:p>
        </w:tc>
        <w:tc>
          <w:tcPr>
            <w:tcW w:w="5911" w:type="dxa"/>
            <w:tcBorders>
              <w:top w:val="single" w:sz="6" w:space="0" w:color="auto"/>
              <w:left w:val="single" w:sz="6" w:space="0" w:color="auto"/>
              <w:bottom w:val="single" w:sz="6" w:space="0" w:color="auto"/>
              <w:right w:val="single" w:sz="6" w:space="0" w:color="auto"/>
            </w:tcBorders>
          </w:tcPr>
          <w:p w14:paraId="6A3FB07A"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4D2A1054" w14:textId="77777777" w:rsidTr="00F30367">
        <w:trPr>
          <w:trHeight w:val="245"/>
          <w:jc w:val="center"/>
        </w:trPr>
        <w:tc>
          <w:tcPr>
            <w:tcW w:w="1755" w:type="dxa"/>
            <w:tcBorders>
              <w:left w:val="single" w:sz="4" w:space="0" w:color="auto"/>
              <w:right w:val="single" w:sz="4" w:space="0" w:color="auto"/>
            </w:tcBorders>
          </w:tcPr>
          <w:p w14:paraId="598430D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52B5B8" w14:textId="77777777" w:rsidR="00F30367" w:rsidRPr="00C016A4" w:rsidRDefault="00B113DE" w:rsidP="00F30367">
            <w:pPr>
              <w:rPr>
                <w:rFonts w:cs="Arial"/>
                <w:sz w:val="16"/>
                <w:szCs w:val="16"/>
              </w:rPr>
            </w:pPr>
            <w:r w:rsidRPr="00C016A4">
              <w:rPr>
                <w:rFonts w:cs="Arial"/>
                <w:sz w:val="16"/>
                <w:szCs w:val="16"/>
              </w:rPr>
              <w:t>SVS-REQ-308661/B-SVSServer GRPC Message with Location Unavailable Fields Location Becomes Available Ignition OFF</w:t>
            </w:r>
          </w:p>
        </w:tc>
        <w:tc>
          <w:tcPr>
            <w:tcW w:w="5911" w:type="dxa"/>
            <w:tcBorders>
              <w:top w:val="single" w:sz="6" w:space="0" w:color="auto"/>
              <w:left w:val="single" w:sz="6" w:space="0" w:color="auto"/>
              <w:bottom w:val="single" w:sz="6" w:space="0" w:color="auto"/>
              <w:right w:val="single" w:sz="6" w:space="0" w:color="auto"/>
            </w:tcBorders>
          </w:tcPr>
          <w:p w14:paraId="63123938"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7833039B" w14:textId="77777777" w:rsidTr="00F30367">
        <w:trPr>
          <w:trHeight w:val="245"/>
          <w:jc w:val="center"/>
        </w:trPr>
        <w:tc>
          <w:tcPr>
            <w:tcW w:w="1755" w:type="dxa"/>
            <w:tcBorders>
              <w:left w:val="single" w:sz="4" w:space="0" w:color="auto"/>
              <w:right w:val="single" w:sz="4" w:space="0" w:color="auto"/>
            </w:tcBorders>
          </w:tcPr>
          <w:p w14:paraId="61C1517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5E173E" w14:textId="77777777" w:rsidR="00F30367" w:rsidRPr="00C016A4" w:rsidRDefault="00B113DE" w:rsidP="00F30367">
            <w:pPr>
              <w:rPr>
                <w:rFonts w:cs="Arial"/>
                <w:sz w:val="16"/>
                <w:szCs w:val="16"/>
              </w:rPr>
            </w:pPr>
            <w:r w:rsidRPr="00C016A4">
              <w:rPr>
                <w:rFonts w:cs="Arial"/>
                <w:sz w:val="16"/>
                <w:szCs w:val="16"/>
              </w:rPr>
              <w:t>SVS-ACT-REQ-310864/B-GNSS/Cellular Time Sharing</w:t>
            </w:r>
          </w:p>
        </w:tc>
        <w:tc>
          <w:tcPr>
            <w:tcW w:w="5911" w:type="dxa"/>
            <w:tcBorders>
              <w:top w:val="single" w:sz="6" w:space="0" w:color="auto"/>
              <w:left w:val="single" w:sz="6" w:space="0" w:color="auto"/>
              <w:bottom w:val="single" w:sz="6" w:space="0" w:color="auto"/>
              <w:right w:val="single" w:sz="6" w:space="0" w:color="auto"/>
            </w:tcBorders>
          </w:tcPr>
          <w:p w14:paraId="44AE9265"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0A62F63C" w14:textId="77777777" w:rsidTr="00F30367">
        <w:trPr>
          <w:trHeight w:val="245"/>
          <w:jc w:val="center"/>
        </w:trPr>
        <w:tc>
          <w:tcPr>
            <w:tcW w:w="1755" w:type="dxa"/>
            <w:tcBorders>
              <w:left w:val="single" w:sz="4" w:space="0" w:color="auto"/>
              <w:right w:val="single" w:sz="4" w:space="0" w:color="auto"/>
            </w:tcBorders>
          </w:tcPr>
          <w:p w14:paraId="581E46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74F3FF" w14:textId="77777777" w:rsidR="00F30367" w:rsidRPr="00C016A4" w:rsidRDefault="00B113DE" w:rsidP="00F30367">
            <w:pPr>
              <w:rPr>
                <w:rFonts w:cs="Arial"/>
                <w:sz w:val="16"/>
                <w:szCs w:val="16"/>
              </w:rPr>
            </w:pPr>
            <w:r w:rsidRPr="00C016A4">
              <w:rPr>
                <w:rFonts w:cs="Arial"/>
                <w:sz w:val="16"/>
                <w:szCs w:val="16"/>
              </w:rPr>
              <w:t>STR-491838/E-Requirements</w:t>
            </w:r>
          </w:p>
        </w:tc>
        <w:tc>
          <w:tcPr>
            <w:tcW w:w="5911" w:type="dxa"/>
            <w:tcBorders>
              <w:top w:val="single" w:sz="6" w:space="0" w:color="auto"/>
              <w:left w:val="single" w:sz="6" w:space="0" w:color="auto"/>
              <w:bottom w:val="single" w:sz="6" w:space="0" w:color="auto"/>
              <w:right w:val="single" w:sz="6" w:space="0" w:color="auto"/>
            </w:tcBorders>
          </w:tcPr>
          <w:p w14:paraId="4DC14438" w14:textId="77777777" w:rsidR="00F30367" w:rsidRPr="00C016A4" w:rsidRDefault="00B113DE" w:rsidP="00F30367">
            <w:pPr>
              <w:rPr>
                <w:rFonts w:cs="Arial"/>
                <w:sz w:val="16"/>
                <w:szCs w:val="16"/>
              </w:rPr>
            </w:pPr>
            <w:r w:rsidRPr="00C016A4">
              <w:rPr>
                <w:rFonts w:cs="Arial"/>
                <w:sz w:val="16"/>
                <w:szCs w:val="16"/>
              </w:rPr>
              <w:t>MBORREL4: Added REQ-325649-650. Removed REQ-303131</w:t>
            </w:r>
          </w:p>
        </w:tc>
      </w:tr>
      <w:tr w:rsidR="00F30367" w:rsidRPr="005B1BF4" w14:paraId="15DA5DFF" w14:textId="77777777" w:rsidTr="00F30367">
        <w:trPr>
          <w:trHeight w:val="245"/>
          <w:jc w:val="center"/>
        </w:trPr>
        <w:tc>
          <w:tcPr>
            <w:tcW w:w="1755" w:type="dxa"/>
            <w:tcBorders>
              <w:left w:val="single" w:sz="4" w:space="0" w:color="auto"/>
              <w:right w:val="single" w:sz="4" w:space="0" w:color="auto"/>
            </w:tcBorders>
          </w:tcPr>
          <w:p w14:paraId="118CFFC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3CBCDF" w14:textId="77777777" w:rsidR="00F30367" w:rsidRPr="00C016A4" w:rsidRDefault="00B113DE" w:rsidP="00F30367">
            <w:pPr>
              <w:rPr>
                <w:rFonts w:cs="Arial"/>
                <w:sz w:val="16"/>
                <w:szCs w:val="16"/>
              </w:rPr>
            </w:pPr>
            <w:r w:rsidRPr="00C016A4">
              <w:rPr>
                <w:rFonts w:cs="Arial"/>
                <w:sz w:val="16"/>
                <w:szCs w:val="16"/>
              </w:rPr>
              <w:t>SVS-REQ-303128/D-SVSServer Theft Activation To SVSInterfaceClient while in Ignition “OFF”</w:t>
            </w:r>
          </w:p>
        </w:tc>
        <w:tc>
          <w:tcPr>
            <w:tcW w:w="5911" w:type="dxa"/>
            <w:tcBorders>
              <w:top w:val="single" w:sz="6" w:space="0" w:color="auto"/>
              <w:left w:val="single" w:sz="6" w:space="0" w:color="auto"/>
              <w:bottom w:val="single" w:sz="6" w:space="0" w:color="auto"/>
              <w:right w:val="single" w:sz="6" w:space="0" w:color="auto"/>
            </w:tcBorders>
          </w:tcPr>
          <w:p w14:paraId="5A269977" w14:textId="77777777" w:rsidR="00F30367" w:rsidRPr="00C016A4" w:rsidRDefault="00B113DE" w:rsidP="00F30367">
            <w:pPr>
              <w:rPr>
                <w:rFonts w:cs="Arial"/>
                <w:sz w:val="16"/>
                <w:szCs w:val="16"/>
              </w:rPr>
            </w:pPr>
            <w:r w:rsidRPr="00C016A4">
              <w:rPr>
                <w:rFonts w:cs="Arial"/>
                <w:sz w:val="16"/>
                <w:szCs w:val="16"/>
              </w:rPr>
              <w:t>MBORREL4: fixed typo</w:t>
            </w:r>
          </w:p>
        </w:tc>
      </w:tr>
      <w:tr w:rsidR="00F30367" w:rsidRPr="005B1BF4" w14:paraId="798F14EF" w14:textId="77777777" w:rsidTr="00F30367">
        <w:trPr>
          <w:trHeight w:val="245"/>
          <w:jc w:val="center"/>
        </w:trPr>
        <w:tc>
          <w:tcPr>
            <w:tcW w:w="1755" w:type="dxa"/>
            <w:tcBorders>
              <w:left w:val="single" w:sz="4" w:space="0" w:color="auto"/>
              <w:right w:val="single" w:sz="4" w:space="0" w:color="auto"/>
            </w:tcBorders>
          </w:tcPr>
          <w:p w14:paraId="7554CB7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0E672D" w14:textId="77777777" w:rsidR="00F30367" w:rsidRPr="00C016A4" w:rsidRDefault="00B113DE" w:rsidP="00F30367">
            <w:pPr>
              <w:rPr>
                <w:rFonts w:cs="Arial"/>
                <w:sz w:val="16"/>
                <w:szCs w:val="16"/>
              </w:rPr>
            </w:pPr>
            <w:r w:rsidRPr="00C016A4">
              <w:rPr>
                <w:rFonts w:cs="Arial"/>
                <w:sz w:val="16"/>
                <w:szCs w:val="16"/>
              </w:rPr>
              <w:t>SVS-REQ-303130/C-SVSServer Theft De-Activation To SVSInterfaceClient while Ignition “OFF”</w:t>
            </w:r>
          </w:p>
        </w:tc>
        <w:tc>
          <w:tcPr>
            <w:tcW w:w="5911" w:type="dxa"/>
            <w:tcBorders>
              <w:top w:val="single" w:sz="6" w:space="0" w:color="auto"/>
              <w:left w:val="single" w:sz="6" w:space="0" w:color="auto"/>
              <w:bottom w:val="single" w:sz="6" w:space="0" w:color="auto"/>
              <w:right w:val="single" w:sz="6" w:space="0" w:color="auto"/>
            </w:tcBorders>
          </w:tcPr>
          <w:p w14:paraId="3099062F"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523C120E" w14:textId="77777777" w:rsidTr="00F30367">
        <w:trPr>
          <w:trHeight w:val="245"/>
          <w:jc w:val="center"/>
        </w:trPr>
        <w:tc>
          <w:tcPr>
            <w:tcW w:w="1755" w:type="dxa"/>
            <w:tcBorders>
              <w:left w:val="single" w:sz="4" w:space="0" w:color="auto"/>
              <w:right w:val="single" w:sz="4" w:space="0" w:color="auto"/>
            </w:tcBorders>
          </w:tcPr>
          <w:p w14:paraId="0123093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2453B9" w14:textId="77777777" w:rsidR="00F30367" w:rsidRPr="00C016A4" w:rsidRDefault="00B113DE" w:rsidP="00F30367">
            <w:pPr>
              <w:rPr>
                <w:rFonts w:cs="Arial"/>
                <w:sz w:val="16"/>
                <w:szCs w:val="16"/>
              </w:rPr>
            </w:pPr>
            <w:r w:rsidRPr="00C016A4">
              <w:rPr>
                <w:rFonts w:cs="Arial"/>
                <w:sz w:val="16"/>
                <w:szCs w:val="16"/>
              </w:rPr>
              <w:t>SVS-REQ-325649/A-SVS active subscription update to SVSOnBoardClient and SVSServer</w:t>
            </w:r>
          </w:p>
        </w:tc>
        <w:tc>
          <w:tcPr>
            <w:tcW w:w="5911" w:type="dxa"/>
            <w:tcBorders>
              <w:top w:val="single" w:sz="6" w:space="0" w:color="auto"/>
              <w:left w:val="single" w:sz="6" w:space="0" w:color="auto"/>
              <w:bottom w:val="single" w:sz="6" w:space="0" w:color="auto"/>
              <w:right w:val="single" w:sz="6" w:space="0" w:color="auto"/>
            </w:tcBorders>
          </w:tcPr>
          <w:p w14:paraId="64ACBF84"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556CDD2" w14:textId="77777777" w:rsidTr="00F30367">
        <w:trPr>
          <w:trHeight w:val="245"/>
          <w:jc w:val="center"/>
        </w:trPr>
        <w:tc>
          <w:tcPr>
            <w:tcW w:w="1755" w:type="dxa"/>
            <w:tcBorders>
              <w:left w:val="single" w:sz="4" w:space="0" w:color="auto"/>
              <w:right w:val="single" w:sz="4" w:space="0" w:color="auto"/>
            </w:tcBorders>
          </w:tcPr>
          <w:p w14:paraId="658D7A8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A265E8" w14:textId="77777777" w:rsidR="00F30367" w:rsidRPr="00C016A4" w:rsidRDefault="00B113DE" w:rsidP="00F30367">
            <w:pPr>
              <w:rPr>
                <w:rFonts w:cs="Arial"/>
                <w:sz w:val="16"/>
                <w:szCs w:val="16"/>
              </w:rPr>
            </w:pPr>
            <w:r w:rsidRPr="00C016A4">
              <w:rPr>
                <w:rFonts w:cs="Arial"/>
                <w:sz w:val="16"/>
                <w:szCs w:val="16"/>
              </w:rPr>
              <w:t>SVS-REQ-325650/A-Location Disable pop up for SVS subscribed customers</w:t>
            </w:r>
          </w:p>
        </w:tc>
        <w:tc>
          <w:tcPr>
            <w:tcW w:w="5911" w:type="dxa"/>
            <w:tcBorders>
              <w:top w:val="single" w:sz="6" w:space="0" w:color="auto"/>
              <w:left w:val="single" w:sz="6" w:space="0" w:color="auto"/>
              <w:bottom w:val="single" w:sz="6" w:space="0" w:color="auto"/>
              <w:right w:val="single" w:sz="6" w:space="0" w:color="auto"/>
            </w:tcBorders>
          </w:tcPr>
          <w:p w14:paraId="142C5F75"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846A98C" w14:textId="77777777" w:rsidTr="00F30367">
        <w:trPr>
          <w:trHeight w:val="245"/>
          <w:jc w:val="center"/>
        </w:trPr>
        <w:tc>
          <w:tcPr>
            <w:tcW w:w="1755" w:type="dxa"/>
            <w:tcBorders>
              <w:left w:val="single" w:sz="4" w:space="0" w:color="auto"/>
              <w:right w:val="single" w:sz="4" w:space="0" w:color="auto"/>
            </w:tcBorders>
          </w:tcPr>
          <w:p w14:paraId="6E229B3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AAB54D" w14:textId="77777777" w:rsidR="00F30367" w:rsidRPr="00C016A4" w:rsidRDefault="00B113DE" w:rsidP="00F30367">
            <w:pPr>
              <w:rPr>
                <w:rFonts w:cs="Arial"/>
                <w:sz w:val="16"/>
                <w:szCs w:val="16"/>
              </w:rPr>
            </w:pPr>
            <w:r w:rsidRPr="00C016A4">
              <w:rPr>
                <w:rFonts w:cs="Arial"/>
                <w:sz w:val="16"/>
                <w:szCs w:val="16"/>
              </w:rPr>
              <w:t>SVS-FUN-REQ-321954/A-Feature Blocking &amp; Unblocking</w:t>
            </w:r>
          </w:p>
        </w:tc>
        <w:tc>
          <w:tcPr>
            <w:tcW w:w="5911" w:type="dxa"/>
            <w:tcBorders>
              <w:top w:val="single" w:sz="6" w:space="0" w:color="auto"/>
              <w:left w:val="single" w:sz="6" w:space="0" w:color="auto"/>
              <w:bottom w:val="single" w:sz="6" w:space="0" w:color="auto"/>
              <w:right w:val="single" w:sz="6" w:space="0" w:color="auto"/>
            </w:tcBorders>
          </w:tcPr>
          <w:p w14:paraId="6FFA16B9" w14:textId="77777777" w:rsidR="00F30367" w:rsidRPr="00C016A4" w:rsidRDefault="00B113DE" w:rsidP="00F30367">
            <w:pPr>
              <w:rPr>
                <w:rFonts w:cs="Arial"/>
                <w:sz w:val="16"/>
                <w:szCs w:val="16"/>
              </w:rPr>
            </w:pPr>
            <w:r w:rsidRPr="00C016A4">
              <w:rPr>
                <w:rFonts w:cs="Arial"/>
                <w:sz w:val="16"/>
                <w:szCs w:val="16"/>
              </w:rPr>
              <w:t>MBORREL4: New function</w:t>
            </w:r>
          </w:p>
        </w:tc>
      </w:tr>
      <w:tr w:rsidR="00F30367" w:rsidRPr="005B1BF4" w14:paraId="6BDE074D" w14:textId="77777777" w:rsidTr="00F30367">
        <w:trPr>
          <w:trHeight w:val="245"/>
          <w:jc w:val="center"/>
        </w:trPr>
        <w:tc>
          <w:tcPr>
            <w:tcW w:w="1755" w:type="dxa"/>
            <w:tcBorders>
              <w:left w:val="single" w:sz="4" w:space="0" w:color="auto"/>
              <w:right w:val="single" w:sz="4" w:space="0" w:color="auto"/>
            </w:tcBorders>
          </w:tcPr>
          <w:p w14:paraId="79E340E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3D4D49" w14:textId="77777777" w:rsidR="00F30367" w:rsidRPr="00C016A4" w:rsidRDefault="00B113DE" w:rsidP="00F30367">
            <w:pPr>
              <w:rPr>
                <w:rFonts w:cs="Arial"/>
                <w:sz w:val="16"/>
                <w:szCs w:val="16"/>
              </w:rPr>
            </w:pPr>
            <w:r w:rsidRPr="00C016A4">
              <w:rPr>
                <w:rFonts w:cs="Arial"/>
                <w:sz w:val="16"/>
                <w:szCs w:val="16"/>
              </w:rPr>
              <w:t>STR-564456/A-Requirements</w:t>
            </w:r>
          </w:p>
        </w:tc>
        <w:tc>
          <w:tcPr>
            <w:tcW w:w="5911" w:type="dxa"/>
            <w:tcBorders>
              <w:top w:val="single" w:sz="6" w:space="0" w:color="auto"/>
              <w:left w:val="single" w:sz="6" w:space="0" w:color="auto"/>
              <w:bottom w:val="single" w:sz="6" w:space="0" w:color="auto"/>
              <w:right w:val="single" w:sz="6" w:space="0" w:color="auto"/>
            </w:tcBorders>
          </w:tcPr>
          <w:p w14:paraId="30CAB712"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21D5EE6A" w14:textId="77777777" w:rsidTr="00F30367">
        <w:trPr>
          <w:trHeight w:val="245"/>
          <w:jc w:val="center"/>
        </w:trPr>
        <w:tc>
          <w:tcPr>
            <w:tcW w:w="1755" w:type="dxa"/>
            <w:tcBorders>
              <w:left w:val="single" w:sz="4" w:space="0" w:color="auto"/>
              <w:right w:val="single" w:sz="4" w:space="0" w:color="auto"/>
            </w:tcBorders>
          </w:tcPr>
          <w:p w14:paraId="3FCB060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B38B37" w14:textId="77777777" w:rsidR="00F30367" w:rsidRPr="00C016A4" w:rsidRDefault="00B113DE" w:rsidP="00F30367">
            <w:pPr>
              <w:rPr>
                <w:rFonts w:cs="Arial"/>
                <w:sz w:val="16"/>
                <w:szCs w:val="16"/>
              </w:rPr>
            </w:pPr>
            <w:r w:rsidRPr="00C016A4">
              <w:rPr>
                <w:rFonts w:cs="Arial"/>
                <w:sz w:val="16"/>
                <w:szCs w:val="16"/>
              </w:rPr>
              <w:t>SVS-REQ-321959/A-WiFi Enablement Blocking</w:t>
            </w:r>
          </w:p>
        </w:tc>
        <w:tc>
          <w:tcPr>
            <w:tcW w:w="5911" w:type="dxa"/>
            <w:tcBorders>
              <w:top w:val="single" w:sz="6" w:space="0" w:color="auto"/>
              <w:left w:val="single" w:sz="6" w:space="0" w:color="auto"/>
              <w:bottom w:val="single" w:sz="6" w:space="0" w:color="auto"/>
              <w:right w:val="single" w:sz="6" w:space="0" w:color="auto"/>
            </w:tcBorders>
          </w:tcPr>
          <w:p w14:paraId="04F0B82B"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D581AC9" w14:textId="77777777" w:rsidTr="00F30367">
        <w:trPr>
          <w:trHeight w:val="245"/>
          <w:jc w:val="center"/>
        </w:trPr>
        <w:tc>
          <w:tcPr>
            <w:tcW w:w="1755" w:type="dxa"/>
            <w:tcBorders>
              <w:left w:val="single" w:sz="4" w:space="0" w:color="auto"/>
              <w:right w:val="single" w:sz="4" w:space="0" w:color="auto"/>
            </w:tcBorders>
          </w:tcPr>
          <w:p w14:paraId="2728131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71A7EF" w14:textId="77777777" w:rsidR="00F30367" w:rsidRPr="00C016A4" w:rsidRDefault="00B113DE" w:rsidP="00F30367">
            <w:pPr>
              <w:rPr>
                <w:rFonts w:cs="Arial"/>
                <w:sz w:val="16"/>
                <w:szCs w:val="16"/>
              </w:rPr>
            </w:pPr>
            <w:r w:rsidRPr="00C016A4">
              <w:rPr>
                <w:rFonts w:cs="Arial"/>
                <w:sz w:val="16"/>
                <w:szCs w:val="16"/>
              </w:rPr>
              <w:t>SVS-REQ-321960/A-WiFi Enablement Unblocking</w:t>
            </w:r>
          </w:p>
        </w:tc>
        <w:tc>
          <w:tcPr>
            <w:tcW w:w="5911" w:type="dxa"/>
            <w:tcBorders>
              <w:top w:val="single" w:sz="6" w:space="0" w:color="auto"/>
              <w:left w:val="single" w:sz="6" w:space="0" w:color="auto"/>
              <w:bottom w:val="single" w:sz="6" w:space="0" w:color="auto"/>
              <w:right w:val="single" w:sz="6" w:space="0" w:color="auto"/>
            </w:tcBorders>
          </w:tcPr>
          <w:p w14:paraId="6E444D58"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40968FA" w14:textId="77777777" w:rsidTr="00F30367">
        <w:trPr>
          <w:trHeight w:val="245"/>
          <w:jc w:val="center"/>
        </w:trPr>
        <w:tc>
          <w:tcPr>
            <w:tcW w:w="1755" w:type="dxa"/>
            <w:tcBorders>
              <w:left w:val="single" w:sz="4" w:space="0" w:color="auto"/>
              <w:right w:val="single" w:sz="4" w:space="0" w:color="auto"/>
            </w:tcBorders>
          </w:tcPr>
          <w:p w14:paraId="4808679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79D14A" w14:textId="77777777" w:rsidR="00F30367" w:rsidRPr="00C016A4" w:rsidRDefault="00B113DE" w:rsidP="00F30367">
            <w:pPr>
              <w:rPr>
                <w:rFonts w:cs="Arial"/>
                <w:sz w:val="16"/>
                <w:szCs w:val="16"/>
              </w:rPr>
            </w:pPr>
            <w:r w:rsidRPr="00C016A4">
              <w:rPr>
                <w:rFonts w:cs="Arial"/>
                <w:sz w:val="16"/>
                <w:szCs w:val="16"/>
              </w:rPr>
              <w:t>SVS-REQ-321961/A-Command &amp; Control Blocking</w:t>
            </w:r>
          </w:p>
        </w:tc>
        <w:tc>
          <w:tcPr>
            <w:tcW w:w="5911" w:type="dxa"/>
            <w:tcBorders>
              <w:top w:val="single" w:sz="6" w:space="0" w:color="auto"/>
              <w:left w:val="single" w:sz="6" w:space="0" w:color="auto"/>
              <w:bottom w:val="single" w:sz="6" w:space="0" w:color="auto"/>
              <w:right w:val="single" w:sz="6" w:space="0" w:color="auto"/>
            </w:tcBorders>
          </w:tcPr>
          <w:p w14:paraId="2D5EAC6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1EE91CD7" w14:textId="77777777" w:rsidTr="00F30367">
        <w:trPr>
          <w:trHeight w:val="245"/>
          <w:jc w:val="center"/>
        </w:trPr>
        <w:tc>
          <w:tcPr>
            <w:tcW w:w="1755" w:type="dxa"/>
            <w:tcBorders>
              <w:left w:val="single" w:sz="4" w:space="0" w:color="auto"/>
              <w:right w:val="single" w:sz="4" w:space="0" w:color="auto"/>
            </w:tcBorders>
          </w:tcPr>
          <w:p w14:paraId="180D0C1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94F2CB" w14:textId="77777777" w:rsidR="00F30367" w:rsidRPr="00C016A4" w:rsidRDefault="00B113DE" w:rsidP="00F30367">
            <w:pPr>
              <w:rPr>
                <w:rFonts w:cs="Arial"/>
                <w:sz w:val="16"/>
                <w:szCs w:val="16"/>
              </w:rPr>
            </w:pPr>
            <w:r w:rsidRPr="00C016A4">
              <w:rPr>
                <w:rFonts w:cs="Arial"/>
                <w:sz w:val="16"/>
                <w:szCs w:val="16"/>
              </w:rPr>
              <w:t>SVS-REQ-321962/A-Command &amp; Control Unblocking</w:t>
            </w:r>
          </w:p>
        </w:tc>
        <w:tc>
          <w:tcPr>
            <w:tcW w:w="5911" w:type="dxa"/>
            <w:tcBorders>
              <w:top w:val="single" w:sz="6" w:space="0" w:color="auto"/>
              <w:left w:val="single" w:sz="6" w:space="0" w:color="auto"/>
              <w:bottom w:val="single" w:sz="6" w:space="0" w:color="auto"/>
              <w:right w:val="single" w:sz="6" w:space="0" w:color="auto"/>
            </w:tcBorders>
          </w:tcPr>
          <w:p w14:paraId="383330E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0DB9EEF" w14:textId="77777777" w:rsidTr="00F30367">
        <w:trPr>
          <w:trHeight w:val="245"/>
          <w:jc w:val="center"/>
        </w:trPr>
        <w:tc>
          <w:tcPr>
            <w:tcW w:w="1755" w:type="dxa"/>
            <w:tcBorders>
              <w:left w:val="single" w:sz="4" w:space="0" w:color="auto"/>
              <w:right w:val="single" w:sz="4" w:space="0" w:color="auto"/>
            </w:tcBorders>
          </w:tcPr>
          <w:p w14:paraId="700419A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59FD2D" w14:textId="77777777" w:rsidR="00F30367" w:rsidRPr="00C016A4" w:rsidRDefault="00B113DE" w:rsidP="00F30367">
            <w:pPr>
              <w:rPr>
                <w:rFonts w:cs="Arial"/>
                <w:sz w:val="16"/>
                <w:szCs w:val="16"/>
              </w:rPr>
            </w:pPr>
            <w:r w:rsidRPr="00C016A4">
              <w:rPr>
                <w:rFonts w:cs="Arial"/>
                <w:sz w:val="16"/>
                <w:szCs w:val="16"/>
              </w:rPr>
              <w:t>SVS-REQ-321963/A-Over the Air Update Pop-up Restriction</w:t>
            </w:r>
          </w:p>
        </w:tc>
        <w:tc>
          <w:tcPr>
            <w:tcW w:w="5911" w:type="dxa"/>
            <w:tcBorders>
              <w:top w:val="single" w:sz="6" w:space="0" w:color="auto"/>
              <w:left w:val="single" w:sz="6" w:space="0" w:color="auto"/>
              <w:bottom w:val="single" w:sz="6" w:space="0" w:color="auto"/>
              <w:right w:val="single" w:sz="6" w:space="0" w:color="auto"/>
            </w:tcBorders>
          </w:tcPr>
          <w:p w14:paraId="5F52A6F3"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D499578" w14:textId="77777777" w:rsidTr="00F30367">
        <w:trPr>
          <w:trHeight w:val="245"/>
          <w:jc w:val="center"/>
        </w:trPr>
        <w:tc>
          <w:tcPr>
            <w:tcW w:w="1755" w:type="dxa"/>
            <w:tcBorders>
              <w:left w:val="single" w:sz="4" w:space="0" w:color="auto"/>
              <w:right w:val="single" w:sz="4" w:space="0" w:color="auto"/>
            </w:tcBorders>
          </w:tcPr>
          <w:p w14:paraId="046CE47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8527BB" w14:textId="77777777" w:rsidR="00F30367" w:rsidRPr="00C016A4" w:rsidRDefault="00B113DE" w:rsidP="00F30367">
            <w:pPr>
              <w:rPr>
                <w:rFonts w:cs="Arial"/>
                <w:sz w:val="16"/>
                <w:szCs w:val="16"/>
              </w:rPr>
            </w:pPr>
            <w:r w:rsidRPr="00C016A4">
              <w:rPr>
                <w:rFonts w:cs="Arial"/>
                <w:sz w:val="16"/>
                <w:szCs w:val="16"/>
              </w:rPr>
              <w:t>SVS-REQ-321964/A-Over the Air Update Scheduled Time Postponement</w:t>
            </w:r>
          </w:p>
        </w:tc>
        <w:tc>
          <w:tcPr>
            <w:tcW w:w="5911" w:type="dxa"/>
            <w:tcBorders>
              <w:top w:val="single" w:sz="6" w:space="0" w:color="auto"/>
              <w:left w:val="single" w:sz="6" w:space="0" w:color="auto"/>
              <w:bottom w:val="single" w:sz="6" w:space="0" w:color="auto"/>
              <w:right w:val="single" w:sz="6" w:space="0" w:color="auto"/>
            </w:tcBorders>
          </w:tcPr>
          <w:p w14:paraId="6F52245A"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6C375FA" w14:textId="77777777" w:rsidTr="00F30367">
        <w:trPr>
          <w:trHeight w:val="245"/>
          <w:jc w:val="center"/>
        </w:trPr>
        <w:tc>
          <w:tcPr>
            <w:tcW w:w="1755" w:type="dxa"/>
            <w:tcBorders>
              <w:left w:val="single" w:sz="4" w:space="0" w:color="auto"/>
              <w:right w:val="single" w:sz="4" w:space="0" w:color="auto"/>
            </w:tcBorders>
          </w:tcPr>
          <w:p w14:paraId="4AF7F15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F25ACB" w14:textId="77777777" w:rsidR="00F30367" w:rsidRPr="00C016A4" w:rsidRDefault="00B113DE" w:rsidP="00F30367">
            <w:pPr>
              <w:rPr>
                <w:rFonts w:cs="Arial"/>
                <w:sz w:val="16"/>
                <w:szCs w:val="16"/>
              </w:rPr>
            </w:pPr>
            <w:r w:rsidRPr="00C016A4">
              <w:rPr>
                <w:rFonts w:cs="Arial"/>
                <w:sz w:val="16"/>
                <w:szCs w:val="16"/>
              </w:rPr>
              <w:t>SVS-REQ-321965/A-Over the Air Update In-Progress</w:t>
            </w:r>
          </w:p>
        </w:tc>
        <w:tc>
          <w:tcPr>
            <w:tcW w:w="5911" w:type="dxa"/>
            <w:tcBorders>
              <w:top w:val="single" w:sz="6" w:space="0" w:color="auto"/>
              <w:left w:val="single" w:sz="6" w:space="0" w:color="auto"/>
              <w:bottom w:val="single" w:sz="6" w:space="0" w:color="auto"/>
              <w:right w:val="single" w:sz="6" w:space="0" w:color="auto"/>
            </w:tcBorders>
          </w:tcPr>
          <w:p w14:paraId="0091DC77"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84BD3CB" w14:textId="77777777" w:rsidTr="00F30367">
        <w:trPr>
          <w:trHeight w:val="245"/>
          <w:jc w:val="center"/>
        </w:trPr>
        <w:tc>
          <w:tcPr>
            <w:tcW w:w="1755" w:type="dxa"/>
            <w:tcBorders>
              <w:left w:val="single" w:sz="4" w:space="0" w:color="auto"/>
              <w:right w:val="single" w:sz="4" w:space="0" w:color="auto"/>
            </w:tcBorders>
          </w:tcPr>
          <w:p w14:paraId="4391F33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2CE3BE" w14:textId="77777777" w:rsidR="00F30367" w:rsidRPr="00C016A4" w:rsidRDefault="00B113DE" w:rsidP="00F30367">
            <w:pPr>
              <w:rPr>
                <w:rFonts w:cs="Arial"/>
                <w:sz w:val="16"/>
                <w:szCs w:val="16"/>
              </w:rPr>
            </w:pPr>
            <w:r w:rsidRPr="00C016A4">
              <w:rPr>
                <w:rFonts w:cs="Arial"/>
                <w:sz w:val="16"/>
                <w:szCs w:val="16"/>
              </w:rPr>
              <w:t>SVS-REQ-326479/A-Master Reset/Feature Reset Blocking</w:t>
            </w:r>
          </w:p>
        </w:tc>
        <w:tc>
          <w:tcPr>
            <w:tcW w:w="5911" w:type="dxa"/>
            <w:tcBorders>
              <w:top w:val="single" w:sz="6" w:space="0" w:color="auto"/>
              <w:left w:val="single" w:sz="6" w:space="0" w:color="auto"/>
              <w:bottom w:val="single" w:sz="6" w:space="0" w:color="auto"/>
              <w:right w:val="single" w:sz="6" w:space="0" w:color="auto"/>
            </w:tcBorders>
          </w:tcPr>
          <w:p w14:paraId="4229CA8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B1B5CA2" w14:textId="77777777" w:rsidTr="00F30367">
        <w:trPr>
          <w:trHeight w:val="245"/>
          <w:jc w:val="center"/>
        </w:trPr>
        <w:tc>
          <w:tcPr>
            <w:tcW w:w="1755" w:type="dxa"/>
            <w:tcBorders>
              <w:left w:val="single" w:sz="4" w:space="0" w:color="auto"/>
              <w:right w:val="single" w:sz="4" w:space="0" w:color="auto"/>
            </w:tcBorders>
          </w:tcPr>
          <w:p w14:paraId="7008ED6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88A6BE" w14:textId="77777777" w:rsidR="00F30367" w:rsidRPr="00C016A4" w:rsidRDefault="00B113DE" w:rsidP="00F30367">
            <w:pPr>
              <w:rPr>
                <w:rFonts w:cs="Arial"/>
                <w:sz w:val="16"/>
                <w:szCs w:val="16"/>
              </w:rPr>
            </w:pPr>
            <w:r w:rsidRPr="00C016A4">
              <w:rPr>
                <w:rFonts w:cs="Arial"/>
                <w:sz w:val="16"/>
                <w:szCs w:val="16"/>
              </w:rPr>
              <w:t>SVS-REQ-326480/A-Master Reset/Feature Reset Unblocking</w:t>
            </w:r>
          </w:p>
        </w:tc>
        <w:tc>
          <w:tcPr>
            <w:tcW w:w="5911" w:type="dxa"/>
            <w:tcBorders>
              <w:top w:val="single" w:sz="6" w:space="0" w:color="auto"/>
              <w:left w:val="single" w:sz="6" w:space="0" w:color="auto"/>
              <w:bottom w:val="single" w:sz="6" w:space="0" w:color="auto"/>
              <w:right w:val="single" w:sz="6" w:space="0" w:color="auto"/>
            </w:tcBorders>
          </w:tcPr>
          <w:p w14:paraId="1271998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1EC090C6" w14:textId="77777777" w:rsidTr="00F30367">
        <w:trPr>
          <w:trHeight w:val="245"/>
          <w:jc w:val="center"/>
        </w:trPr>
        <w:tc>
          <w:tcPr>
            <w:tcW w:w="1755" w:type="dxa"/>
            <w:tcBorders>
              <w:left w:val="single" w:sz="4" w:space="0" w:color="auto"/>
              <w:right w:val="single" w:sz="4" w:space="0" w:color="auto"/>
            </w:tcBorders>
          </w:tcPr>
          <w:p w14:paraId="53BD7A1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02540C" w14:textId="77777777" w:rsidR="00F30367" w:rsidRPr="00C016A4" w:rsidRDefault="00B113DE" w:rsidP="00F30367">
            <w:pPr>
              <w:rPr>
                <w:rFonts w:cs="Arial"/>
                <w:sz w:val="16"/>
                <w:szCs w:val="16"/>
              </w:rPr>
            </w:pPr>
            <w:r w:rsidRPr="00C016A4">
              <w:rPr>
                <w:rFonts w:cs="Arial"/>
                <w:sz w:val="16"/>
                <w:szCs w:val="16"/>
              </w:rPr>
              <w:t>STR-564457/A-Use Cases</w:t>
            </w:r>
          </w:p>
        </w:tc>
        <w:tc>
          <w:tcPr>
            <w:tcW w:w="5911" w:type="dxa"/>
            <w:tcBorders>
              <w:top w:val="single" w:sz="6" w:space="0" w:color="auto"/>
              <w:left w:val="single" w:sz="6" w:space="0" w:color="auto"/>
              <w:bottom w:val="single" w:sz="6" w:space="0" w:color="auto"/>
              <w:right w:val="single" w:sz="6" w:space="0" w:color="auto"/>
            </w:tcBorders>
          </w:tcPr>
          <w:p w14:paraId="1F5F1BF7"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3137D1FF" w14:textId="77777777" w:rsidTr="00F30367">
        <w:trPr>
          <w:trHeight w:val="245"/>
          <w:jc w:val="center"/>
        </w:trPr>
        <w:tc>
          <w:tcPr>
            <w:tcW w:w="1755" w:type="dxa"/>
            <w:tcBorders>
              <w:left w:val="single" w:sz="4" w:space="0" w:color="auto"/>
              <w:right w:val="single" w:sz="4" w:space="0" w:color="auto"/>
            </w:tcBorders>
          </w:tcPr>
          <w:p w14:paraId="5C7EBEB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666013" w14:textId="77777777" w:rsidR="00F30367" w:rsidRPr="00C016A4" w:rsidRDefault="00B113DE" w:rsidP="00F30367">
            <w:pPr>
              <w:rPr>
                <w:rFonts w:cs="Arial"/>
                <w:sz w:val="16"/>
                <w:szCs w:val="16"/>
              </w:rPr>
            </w:pPr>
            <w:r w:rsidRPr="00C016A4">
              <w:rPr>
                <w:rFonts w:cs="Arial"/>
                <w:sz w:val="16"/>
                <w:szCs w:val="16"/>
              </w:rPr>
              <w:t>SVS-UC-REQ-326481/A-Master Reset/Feature Reset blocking upon Theft Mode Activation</w:t>
            </w:r>
          </w:p>
        </w:tc>
        <w:tc>
          <w:tcPr>
            <w:tcW w:w="5911" w:type="dxa"/>
            <w:tcBorders>
              <w:top w:val="single" w:sz="6" w:space="0" w:color="auto"/>
              <w:left w:val="single" w:sz="6" w:space="0" w:color="auto"/>
              <w:bottom w:val="single" w:sz="6" w:space="0" w:color="auto"/>
              <w:right w:val="single" w:sz="6" w:space="0" w:color="auto"/>
            </w:tcBorders>
          </w:tcPr>
          <w:p w14:paraId="43806F3A"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4F37540" w14:textId="77777777" w:rsidTr="00F30367">
        <w:trPr>
          <w:trHeight w:val="245"/>
          <w:jc w:val="center"/>
        </w:trPr>
        <w:tc>
          <w:tcPr>
            <w:tcW w:w="1755" w:type="dxa"/>
            <w:tcBorders>
              <w:left w:val="single" w:sz="4" w:space="0" w:color="auto"/>
              <w:right w:val="single" w:sz="4" w:space="0" w:color="auto"/>
            </w:tcBorders>
          </w:tcPr>
          <w:p w14:paraId="457FF9E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A20933" w14:textId="77777777" w:rsidR="00F30367" w:rsidRPr="00C016A4" w:rsidRDefault="00B113DE" w:rsidP="00F30367">
            <w:pPr>
              <w:rPr>
                <w:rFonts w:cs="Arial"/>
                <w:sz w:val="16"/>
                <w:szCs w:val="16"/>
              </w:rPr>
            </w:pPr>
            <w:r w:rsidRPr="00C016A4">
              <w:rPr>
                <w:rFonts w:cs="Arial"/>
                <w:sz w:val="16"/>
                <w:szCs w:val="16"/>
              </w:rPr>
              <w:t>SVS-UC-REQ-326827/A-Master Reset/Feature Reset unblock upon Theft Mode Deactivation</w:t>
            </w:r>
          </w:p>
        </w:tc>
        <w:tc>
          <w:tcPr>
            <w:tcW w:w="5911" w:type="dxa"/>
            <w:tcBorders>
              <w:top w:val="single" w:sz="6" w:space="0" w:color="auto"/>
              <w:left w:val="single" w:sz="6" w:space="0" w:color="auto"/>
              <w:bottom w:val="single" w:sz="6" w:space="0" w:color="auto"/>
              <w:right w:val="single" w:sz="6" w:space="0" w:color="auto"/>
            </w:tcBorders>
          </w:tcPr>
          <w:p w14:paraId="3847C8E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0BDF1D9" w14:textId="77777777" w:rsidTr="00F30367">
        <w:trPr>
          <w:trHeight w:val="245"/>
          <w:jc w:val="center"/>
        </w:trPr>
        <w:tc>
          <w:tcPr>
            <w:tcW w:w="1755" w:type="dxa"/>
            <w:tcBorders>
              <w:left w:val="single" w:sz="4" w:space="0" w:color="auto"/>
              <w:right w:val="single" w:sz="4" w:space="0" w:color="auto"/>
            </w:tcBorders>
          </w:tcPr>
          <w:p w14:paraId="7AE5F39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BEAB70" w14:textId="77777777" w:rsidR="00F30367" w:rsidRPr="00C016A4" w:rsidRDefault="00B113DE" w:rsidP="00F30367">
            <w:pPr>
              <w:rPr>
                <w:rFonts w:cs="Arial"/>
                <w:sz w:val="16"/>
                <w:szCs w:val="16"/>
              </w:rPr>
            </w:pPr>
            <w:r w:rsidRPr="00C016A4">
              <w:rPr>
                <w:rFonts w:cs="Arial"/>
                <w:sz w:val="16"/>
                <w:szCs w:val="16"/>
              </w:rPr>
              <w:t>STR-564458/A-White Box View</w:t>
            </w:r>
          </w:p>
        </w:tc>
        <w:tc>
          <w:tcPr>
            <w:tcW w:w="5911" w:type="dxa"/>
            <w:tcBorders>
              <w:top w:val="single" w:sz="6" w:space="0" w:color="auto"/>
              <w:left w:val="single" w:sz="6" w:space="0" w:color="auto"/>
              <w:bottom w:val="single" w:sz="6" w:space="0" w:color="auto"/>
              <w:right w:val="single" w:sz="6" w:space="0" w:color="auto"/>
            </w:tcBorders>
          </w:tcPr>
          <w:p w14:paraId="47C3E1E5"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0D082A92" w14:textId="77777777" w:rsidTr="00F30367">
        <w:trPr>
          <w:trHeight w:val="245"/>
          <w:jc w:val="center"/>
        </w:trPr>
        <w:tc>
          <w:tcPr>
            <w:tcW w:w="1755" w:type="dxa"/>
            <w:tcBorders>
              <w:left w:val="single" w:sz="4" w:space="0" w:color="auto"/>
              <w:right w:val="single" w:sz="4" w:space="0" w:color="auto"/>
            </w:tcBorders>
          </w:tcPr>
          <w:p w14:paraId="51F3DBA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3DD2D6" w14:textId="77777777" w:rsidR="00F30367" w:rsidRPr="00C016A4" w:rsidRDefault="00B113DE" w:rsidP="00F30367">
            <w:pPr>
              <w:rPr>
                <w:rFonts w:cs="Arial"/>
                <w:sz w:val="16"/>
                <w:szCs w:val="16"/>
              </w:rPr>
            </w:pPr>
            <w:r w:rsidRPr="00C016A4">
              <w:rPr>
                <w:rFonts w:cs="Arial"/>
                <w:sz w:val="16"/>
                <w:szCs w:val="16"/>
              </w:rPr>
              <w:t>STR-491841/E-Requirements</w:t>
            </w:r>
          </w:p>
        </w:tc>
        <w:tc>
          <w:tcPr>
            <w:tcW w:w="5911" w:type="dxa"/>
            <w:tcBorders>
              <w:top w:val="single" w:sz="6" w:space="0" w:color="auto"/>
              <w:left w:val="single" w:sz="6" w:space="0" w:color="auto"/>
              <w:bottom w:val="single" w:sz="6" w:space="0" w:color="auto"/>
              <w:right w:val="single" w:sz="6" w:space="0" w:color="auto"/>
            </w:tcBorders>
          </w:tcPr>
          <w:p w14:paraId="45CE0E52" w14:textId="77777777" w:rsidR="00F30367" w:rsidRPr="00C016A4" w:rsidRDefault="00B113DE" w:rsidP="00F30367">
            <w:pPr>
              <w:rPr>
                <w:rFonts w:cs="Arial"/>
                <w:sz w:val="16"/>
                <w:szCs w:val="16"/>
              </w:rPr>
            </w:pPr>
            <w:r w:rsidRPr="00C016A4">
              <w:rPr>
                <w:rFonts w:cs="Arial"/>
                <w:sz w:val="16"/>
                <w:szCs w:val="16"/>
              </w:rPr>
              <w:t>MBORREL4: Moved REQ-306494-497 to "HTTPS  Data Communication"</w:t>
            </w:r>
          </w:p>
        </w:tc>
      </w:tr>
      <w:tr w:rsidR="00F30367" w:rsidRPr="005B1BF4" w14:paraId="7B9208F8" w14:textId="77777777" w:rsidTr="00F30367">
        <w:trPr>
          <w:trHeight w:val="245"/>
          <w:jc w:val="center"/>
        </w:trPr>
        <w:tc>
          <w:tcPr>
            <w:tcW w:w="1755" w:type="dxa"/>
            <w:tcBorders>
              <w:left w:val="single" w:sz="4" w:space="0" w:color="auto"/>
              <w:right w:val="single" w:sz="4" w:space="0" w:color="auto"/>
            </w:tcBorders>
          </w:tcPr>
          <w:p w14:paraId="0D55E12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AB8543" w14:textId="77777777" w:rsidR="00F30367" w:rsidRPr="00C016A4" w:rsidRDefault="00B113DE" w:rsidP="00F30367">
            <w:pPr>
              <w:rPr>
                <w:rFonts w:cs="Arial"/>
                <w:sz w:val="16"/>
                <w:szCs w:val="16"/>
              </w:rPr>
            </w:pPr>
            <w:r w:rsidRPr="00C016A4">
              <w:rPr>
                <w:rFonts w:cs="Arial"/>
                <w:sz w:val="16"/>
                <w:szCs w:val="16"/>
              </w:rPr>
              <w:t>SVS-REQ-304066/C-SVS Primary and Secondary LTE Antenna Communication Management</w:t>
            </w:r>
          </w:p>
        </w:tc>
        <w:tc>
          <w:tcPr>
            <w:tcW w:w="5911" w:type="dxa"/>
            <w:tcBorders>
              <w:top w:val="single" w:sz="6" w:space="0" w:color="auto"/>
              <w:left w:val="single" w:sz="6" w:space="0" w:color="auto"/>
              <w:bottom w:val="single" w:sz="6" w:space="0" w:color="auto"/>
              <w:right w:val="single" w:sz="6" w:space="0" w:color="auto"/>
            </w:tcBorders>
          </w:tcPr>
          <w:p w14:paraId="79242AFC" w14:textId="77777777" w:rsidR="00F30367" w:rsidRPr="00C016A4" w:rsidRDefault="00B113DE" w:rsidP="00F30367">
            <w:pPr>
              <w:rPr>
                <w:rFonts w:cs="Arial"/>
                <w:sz w:val="16"/>
                <w:szCs w:val="16"/>
              </w:rPr>
            </w:pPr>
            <w:r w:rsidRPr="00C016A4">
              <w:rPr>
                <w:rFonts w:cs="Arial"/>
                <w:sz w:val="16"/>
                <w:szCs w:val="16"/>
              </w:rPr>
              <w:t>MBORREL4: Replaced SVSOffBoardServer with SVSOffBoardClient</w:t>
            </w:r>
          </w:p>
        </w:tc>
      </w:tr>
      <w:tr w:rsidR="00F30367" w:rsidRPr="005B1BF4" w14:paraId="6CBE779C" w14:textId="77777777" w:rsidTr="00F30367">
        <w:trPr>
          <w:trHeight w:val="245"/>
          <w:jc w:val="center"/>
        </w:trPr>
        <w:tc>
          <w:tcPr>
            <w:tcW w:w="1755" w:type="dxa"/>
            <w:tcBorders>
              <w:left w:val="single" w:sz="4" w:space="0" w:color="auto"/>
              <w:right w:val="single" w:sz="4" w:space="0" w:color="auto"/>
            </w:tcBorders>
          </w:tcPr>
          <w:p w14:paraId="2C6F03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D359BD" w14:textId="77777777" w:rsidR="00F30367" w:rsidRPr="00C016A4" w:rsidRDefault="00B113DE" w:rsidP="00F30367">
            <w:pPr>
              <w:rPr>
                <w:rFonts w:cs="Arial"/>
                <w:sz w:val="16"/>
                <w:szCs w:val="16"/>
              </w:rPr>
            </w:pPr>
            <w:r w:rsidRPr="00C016A4">
              <w:rPr>
                <w:rFonts w:cs="Arial"/>
                <w:sz w:val="16"/>
                <w:szCs w:val="16"/>
              </w:rPr>
              <w:t>SVS-REQ-291081/D-SVSOffBoardClient FTCP Messages</w:t>
            </w:r>
          </w:p>
        </w:tc>
        <w:tc>
          <w:tcPr>
            <w:tcW w:w="5911" w:type="dxa"/>
            <w:tcBorders>
              <w:top w:val="single" w:sz="6" w:space="0" w:color="auto"/>
              <w:left w:val="single" w:sz="6" w:space="0" w:color="auto"/>
              <w:bottom w:val="single" w:sz="6" w:space="0" w:color="auto"/>
              <w:right w:val="single" w:sz="6" w:space="0" w:color="auto"/>
            </w:tcBorders>
          </w:tcPr>
          <w:p w14:paraId="7C2684B8" w14:textId="77777777" w:rsidR="00F30367" w:rsidRPr="00C016A4" w:rsidRDefault="00B113DE" w:rsidP="00F30367">
            <w:pPr>
              <w:rPr>
                <w:rFonts w:cs="Arial"/>
                <w:sz w:val="16"/>
                <w:szCs w:val="16"/>
              </w:rPr>
            </w:pPr>
            <w:r w:rsidRPr="00C016A4">
              <w:rPr>
                <w:rFonts w:cs="Arial"/>
                <w:sz w:val="16"/>
                <w:szCs w:val="16"/>
              </w:rPr>
              <w:t>MBORREL4: Updated title name, added content</w:t>
            </w:r>
          </w:p>
        </w:tc>
      </w:tr>
      <w:tr w:rsidR="00F30367" w:rsidRPr="005B1BF4" w14:paraId="33DBCF93" w14:textId="77777777" w:rsidTr="00F30367">
        <w:trPr>
          <w:trHeight w:val="245"/>
          <w:jc w:val="center"/>
        </w:trPr>
        <w:tc>
          <w:tcPr>
            <w:tcW w:w="1755" w:type="dxa"/>
            <w:tcBorders>
              <w:left w:val="single" w:sz="4" w:space="0" w:color="auto"/>
              <w:right w:val="single" w:sz="4" w:space="0" w:color="auto"/>
            </w:tcBorders>
          </w:tcPr>
          <w:p w14:paraId="61FF83B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6E1BC4" w14:textId="77777777" w:rsidR="00F30367" w:rsidRPr="00C016A4" w:rsidRDefault="00B113DE" w:rsidP="00F30367">
            <w:pPr>
              <w:rPr>
                <w:rFonts w:cs="Arial"/>
                <w:sz w:val="16"/>
                <w:szCs w:val="16"/>
              </w:rPr>
            </w:pPr>
            <w:r w:rsidRPr="00C016A4">
              <w:rPr>
                <w:rFonts w:cs="Arial"/>
                <w:sz w:val="16"/>
                <w:szCs w:val="16"/>
              </w:rPr>
              <w:t>SVS-REQ-304029/C-SVSOffBoardClient SMS Messages</w:t>
            </w:r>
          </w:p>
        </w:tc>
        <w:tc>
          <w:tcPr>
            <w:tcW w:w="5911" w:type="dxa"/>
            <w:tcBorders>
              <w:top w:val="single" w:sz="6" w:space="0" w:color="auto"/>
              <w:left w:val="single" w:sz="6" w:space="0" w:color="auto"/>
              <w:bottom w:val="single" w:sz="6" w:space="0" w:color="auto"/>
              <w:right w:val="single" w:sz="6" w:space="0" w:color="auto"/>
            </w:tcBorders>
          </w:tcPr>
          <w:p w14:paraId="752BFED3" w14:textId="77777777" w:rsidR="00F30367" w:rsidRPr="00C016A4" w:rsidRDefault="00B113DE" w:rsidP="00F30367">
            <w:pPr>
              <w:rPr>
                <w:rFonts w:cs="Arial"/>
                <w:sz w:val="16"/>
                <w:szCs w:val="16"/>
              </w:rPr>
            </w:pPr>
            <w:r w:rsidRPr="00C016A4">
              <w:rPr>
                <w:rFonts w:cs="Arial"/>
                <w:sz w:val="16"/>
                <w:szCs w:val="16"/>
              </w:rPr>
              <w:t>MBORREL4: Updated title name</w:t>
            </w:r>
          </w:p>
        </w:tc>
      </w:tr>
      <w:tr w:rsidR="00F30367" w:rsidRPr="005B1BF4" w14:paraId="29ABA5E7" w14:textId="77777777" w:rsidTr="00F30367">
        <w:trPr>
          <w:trHeight w:val="245"/>
          <w:jc w:val="center"/>
        </w:trPr>
        <w:tc>
          <w:tcPr>
            <w:tcW w:w="1755" w:type="dxa"/>
            <w:tcBorders>
              <w:left w:val="single" w:sz="4" w:space="0" w:color="auto"/>
              <w:right w:val="single" w:sz="4" w:space="0" w:color="auto"/>
            </w:tcBorders>
          </w:tcPr>
          <w:p w14:paraId="12B71C0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BB52C0" w14:textId="77777777" w:rsidR="00F30367" w:rsidRPr="00C016A4" w:rsidRDefault="00B113DE" w:rsidP="00F30367">
            <w:pPr>
              <w:rPr>
                <w:rFonts w:cs="Arial"/>
                <w:sz w:val="16"/>
                <w:szCs w:val="16"/>
              </w:rPr>
            </w:pPr>
            <w:r w:rsidRPr="00C016A4">
              <w:rPr>
                <w:rFonts w:cs="Arial"/>
                <w:sz w:val="16"/>
                <w:szCs w:val="16"/>
              </w:rPr>
              <w:t>SVS-REQ-306499/C-SVS and WIR / IPPT</w:t>
            </w:r>
          </w:p>
        </w:tc>
        <w:tc>
          <w:tcPr>
            <w:tcW w:w="5911" w:type="dxa"/>
            <w:tcBorders>
              <w:top w:val="single" w:sz="6" w:space="0" w:color="auto"/>
              <w:left w:val="single" w:sz="6" w:space="0" w:color="auto"/>
              <w:bottom w:val="single" w:sz="6" w:space="0" w:color="auto"/>
              <w:right w:val="single" w:sz="6" w:space="0" w:color="auto"/>
            </w:tcBorders>
          </w:tcPr>
          <w:p w14:paraId="4E623C2F" w14:textId="77777777" w:rsidR="00F30367" w:rsidRPr="00C016A4" w:rsidRDefault="00B113DE" w:rsidP="00F30367">
            <w:pPr>
              <w:rPr>
                <w:rFonts w:cs="Arial"/>
                <w:sz w:val="16"/>
                <w:szCs w:val="16"/>
              </w:rPr>
            </w:pPr>
            <w:r w:rsidRPr="00C016A4">
              <w:rPr>
                <w:rFonts w:cs="Arial"/>
                <w:sz w:val="16"/>
                <w:szCs w:val="16"/>
              </w:rPr>
              <w:t>MBORREL4: Updatd "GRPC"</w:t>
            </w:r>
          </w:p>
        </w:tc>
      </w:tr>
      <w:tr w:rsidR="00F30367" w:rsidRPr="005B1BF4" w14:paraId="6D92387E" w14:textId="77777777" w:rsidTr="00F30367">
        <w:trPr>
          <w:trHeight w:val="245"/>
          <w:jc w:val="center"/>
        </w:trPr>
        <w:tc>
          <w:tcPr>
            <w:tcW w:w="1755" w:type="dxa"/>
            <w:tcBorders>
              <w:left w:val="single" w:sz="4" w:space="0" w:color="auto"/>
              <w:right w:val="single" w:sz="4" w:space="0" w:color="auto"/>
            </w:tcBorders>
          </w:tcPr>
          <w:p w14:paraId="390845B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6668AD" w14:textId="77777777" w:rsidR="00F30367" w:rsidRPr="00C016A4" w:rsidRDefault="00B113DE" w:rsidP="00F30367">
            <w:pPr>
              <w:rPr>
                <w:rFonts w:cs="Arial"/>
                <w:sz w:val="16"/>
                <w:szCs w:val="16"/>
              </w:rPr>
            </w:pPr>
            <w:r w:rsidRPr="00C016A4">
              <w:rPr>
                <w:rFonts w:cs="Arial"/>
                <w:sz w:val="16"/>
                <w:szCs w:val="16"/>
              </w:rPr>
              <w:t>SVS-REQ-306500/C-SVS and WIR intent</w:t>
            </w:r>
          </w:p>
        </w:tc>
        <w:tc>
          <w:tcPr>
            <w:tcW w:w="5911" w:type="dxa"/>
            <w:tcBorders>
              <w:top w:val="single" w:sz="6" w:space="0" w:color="auto"/>
              <w:left w:val="single" w:sz="6" w:space="0" w:color="auto"/>
              <w:bottom w:val="single" w:sz="6" w:space="0" w:color="auto"/>
              <w:right w:val="single" w:sz="6" w:space="0" w:color="auto"/>
            </w:tcBorders>
          </w:tcPr>
          <w:p w14:paraId="2CCA725E" w14:textId="77777777" w:rsidR="00F30367" w:rsidRPr="00C016A4" w:rsidRDefault="00B113DE" w:rsidP="00F30367">
            <w:pPr>
              <w:rPr>
                <w:rFonts w:cs="Arial"/>
                <w:sz w:val="16"/>
                <w:szCs w:val="16"/>
              </w:rPr>
            </w:pPr>
            <w:r w:rsidRPr="00C016A4">
              <w:rPr>
                <w:rFonts w:cs="Arial"/>
                <w:sz w:val="16"/>
                <w:szCs w:val="16"/>
              </w:rPr>
              <w:t>MBORREL4: Updatd "GRPC"</w:t>
            </w:r>
          </w:p>
        </w:tc>
      </w:tr>
      <w:tr w:rsidR="00F30367" w:rsidRPr="005B1BF4" w14:paraId="4892ED59" w14:textId="77777777" w:rsidTr="00F30367">
        <w:trPr>
          <w:trHeight w:val="245"/>
          <w:jc w:val="center"/>
        </w:trPr>
        <w:tc>
          <w:tcPr>
            <w:tcW w:w="1755" w:type="dxa"/>
            <w:tcBorders>
              <w:left w:val="single" w:sz="4" w:space="0" w:color="auto"/>
              <w:right w:val="single" w:sz="4" w:space="0" w:color="auto"/>
            </w:tcBorders>
          </w:tcPr>
          <w:p w14:paraId="1D8E2A6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FD1877" w14:textId="77777777" w:rsidR="00F30367" w:rsidRPr="00C016A4" w:rsidRDefault="00B113DE" w:rsidP="00F30367">
            <w:pPr>
              <w:rPr>
                <w:rFonts w:cs="Arial"/>
                <w:sz w:val="16"/>
                <w:szCs w:val="16"/>
              </w:rPr>
            </w:pPr>
            <w:r w:rsidRPr="00C016A4">
              <w:rPr>
                <w:rFonts w:cs="Arial"/>
                <w:sz w:val="16"/>
                <w:szCs w:val="16"/>
              </w:rPr>
              <w:t>STR-492120/E-FTCP Data Communication</w:t>
            </w:r>
          </w:p>
        </w:tc>
        <w:tc>
          <w:tcPr>
            <w:tcW w:w="5911" w:type="dxa"/>
            <w:tcBorders>
              <w:top w:val="single" w:sz="6" w:space="0" w:color="auto"/>
              <w:left w:val="single" w:sz="6" w:space="0" w:color="auto"/>
              <w:bottom w:val="single" w:sz="6" w:space="0" w:color="auto"/>
              <w:right w:val="single" w:sz="6" w:space="0" w:color="auto"/>
            </w:tcBorders>
          </w:tcPr>
          <w:p w14:paraId="15A07AC7" w14:textId="77777777" w:rsidR="00F30367" w:rsidRPr="00C016A4" w:rsidRDefault="00B113DE" w:rsidP="00F30367">
            <w:pPr>
              <w:rPr>
                <w:rFonts w:cs="Arial"/>
                <w:sz w:val="16"/>
                <w:szCs w:val="16"/>
              </w:rPr>
            </w:pPr>
            <w:r w:rsidRPr="00C016A4">
              <w:rPr>
                <w:rFonts w:cs="Arial"/>
                <w:sz w:val="16"/>
                <w:szCs w:val="16"/>
              </w:rPr>
              <w:t>MBORREL4: Removed REQ-291220</w:t>
            </w:r>
          </w:p>
        </w:tc>
      </w:tr>
      <w:tr w:rsidR="00F30367" w:rsidRPr="005B1BF4" w14:paraId="3D1903CD" w14:textId="77777777" w:rsidTr="00F30367">
        <w:trPr>
          <w:trHeight w:val="245"/>
          <w:jc w:val="center"/>
        </w:trPr>
        <w:tc>
          <w:tcPr>
            <w:tcW w:w="1755" w:type="dxa"/>
            <w:tcBorders>
              <w:left w:val="single" w:sz="4" w:space="0" w:color="auto"/>
              <w:right w:val="single" w:sz="4" w:space="0" w:color="auto"/>
            </w:tcBorders>
          </w:tcPr>
          <w:p w14:paraId="47A84CF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9E8810" w14:textId="77777777" w:rsidR="00F30367" w:rsidRPr="00C016A4" w:rsidRDefault="00B113DE" w:rsidP="00F30367">
            <w:pPr>
              <w:rPr>
                <w:rFonts w:cs="Arial"/>
                <w:sz w:val="16"/>
                <w:szCs w:val="16"/>
              </w:rPr>
            </w:pPr>
            <w:r w:rsidRPr="00C016A4">
              <w:rPr>
                <w:rFonts w:cs="Arial"/>
                <w:sz w:val="16"/>
                <w:szCs w:val="16"/>
              </w:rPr>
              <w:t>SVS-REQ-291218/E-Ignition ON, Activate Theft Mode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42D694D8" w14:textId="77777777" w:rsidR="00F30367" w:rsidRPr="00C016A4" w:rsidRDefault="00B113DE" w:rsidP="00F30367">
            <w:pPr>
              <w:rPr>
                <w:rFonts w:cs="Arial"/>
                <w:sz w:val="16"/>
                <w:szCs w:val="16"/>
              </w:rPr>
            </w:pPr>
            <w:r w:rsidRPr="00C016A4">
              <w:rPr>
                <w:rFonts w:cs="Arial"/>
                <w:sz w:val="16"/>
                <w:szCs w:val="16"/>
              </w:rPr>
              <w:t>MBORREL4: Added detail on reporting freq of 0, updated title</w:t>
            </w:r>
          </w:p>
        </w:tc>
      </w:tr>
      <w:tr w:rsidR="00F30367" w:rsidRPr="005B1BF4" w14:paraId="3F723518" w14:textId="77777777" w:rsidTr="00F30367">
        <w:trPr>
          <w:trHeight w:val="245"/>
          <w:jc w:val="center"/>
        </w:trPr>
        <w:tc>
          <w:tcPr>
            <w:tcW w:w="1755" w:type="dxa"/>
            <w:tcBorders>
              <w:left w:val="single" w:sz="4" w:space="0" w:color="auto"/>
              <w:right w:val="single" w:sz="4" w:space="0" w:color="auto"/>
            </w:tcBorders>
          </w:tcPr>
          <w:p w14:paraId="03B3A77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2B56F8" w14:textId="77777777" w:rsidR="00F30367" w:rsidRPr="00C016A4" w:rsidRDefault="00B113DE" w:rsidP="00F30367">
            <w:pPr>
              <w:rPr>
                <w:rFonts w:cs="Arial"/>
                <w:sz w:val="16"/>
                <w:szCs w:val="16"/>
              </w:rPr>
            </w:pPr>
            <w:r w:rsidRPr="00C016A4">
              <w:rPr>
                <w:rFonts w:cs="Arial"/>
                <w:sz w:val="16"/>
                <w:szCs w:val="16"/>
              </w:rPr>
              <w:t>SVS-REQ-291221/D-Ignition ON, Deactivate Theft Mode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FB4356B" w14:textId="77777777" w:rsidR="00F30367" w:rsidRPr="00C016A4" w:rsidRDefault="00B113DE" w:rsidP="00F30367">
            <w:pPr>
              <w:rPr>
                <w:rFonts w:cs="Arial"/>
                <w:sz w:val="16"/>
                <w:szCs w:val="16"/>
              </w:rPr>
            </w:pPr>
            <w:r w:rsidRPr="00C016A4">
              <w:rPr>
                <w:rFonts w:cs="Arial"/>
                <w:sz w:val="16"/>
                <w:szCs w:val="16"/>
              </w:rPr>
              <w:t>MBORREL4: Updated title</w:t>
            </w:r>
          </w:p>
        </w:tc>
      </w:tr>
      <w:tr w:rsidR="00F30367" w:rsidRPr="005B1BF4" w14:paraId="3FB12E18" w14:textId="77777777" w:rsidTr="00F30367">
        <w:trPr>
          <w:trHeight w:val="245"/>
          <w:jc w:val="center"/>
        </w:trPr>
        <w:tc>
          <w:tcPr>
            <w:tcW w:w="1755" w:type="dxa"/>
            <w:tcBorders>
              <w:left w:val="single" w:sz="4" w:space="0" w:color="auto"/>
              <w:right w:val="single" w:sz="4" w:space="0" w:color="auto"/>
            </w:tcBorders>
          </w:tcPr>
          <w:p w14:paraId="1B6BB0D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6CCB48" w14:textId="77777777" w:rsidR="00F30367" w:rsidRPr="00C016A4" w:rsidRDefault="00B113DE" w:rsidP="00F30367">
            <w:pPr>
              <w:rPr>
                <w:rFonts w:cs="Arial"/>
                <w:sz w:val="16"/>
                <w:szCs w:val="16"/>
              </w:rPr>
            </w:pPr>
            <w:r w:rsidRPr="00C016A4">
              <w:rPr>
                <w:rFonts w:cs="Arial"/>
                <w:sz w:val="16"/>
                <w:szCs w:val="16"/>
              </w:rPr>
              <w:t>SVS-REQ-306502/C-FTCP activate /deactivate Theft Mode command security</w:t>
            </w:r>
          </w:p>
        </w:tc>
        <w:tc>
          <w:tcPr>
            <w:tcW w:w="5911" w:type="dxa"/>
            <w:tcBorders>
              <w:top w:val="single" w:sz="6" w:space="0" w:color="auto"/>
              <w:left w:val="single" w:sz="6" w:space="0" w:color="auto"/>
              <w:bottom w:val="single" w:sz="6" w:space="0" w:color="auto"/>
              <w:right w:val="single" w:sz="6" w:space="0" w:color="auto"/>
            </w:tcBorders>
          </w:tcPr>
          <w:p w14:paraId="21BF3717" w14:textId="77777777" w:rsidR="00F30367" w:rsidRPr="00C016A4" w:rsidRDefault="00B113DE" w:rsidP="00F30367">
            <w:pPr>
              <w:rPr>
                <w:rFonts w:cs="Arial"/>
                <w:sz w:val="16"/>
                <w:szCs w:val="16"/>
              </w:rPr>
            </w:pPr>
            <w:r w:rsidRPr="00C016A4">
              <w:rPr>
                <w:rFonts w:cs="Arial"/>
                <w:sz w:val="16"/>
                <w:szCs w:val="16"/>
              </w:rPr>
              <w:t>MBORREL4: Updated title, content</w:t>
            </w:r>
          </w:p>
        </w:tc>
      </w:tr>
      <w:tr w:rsidR="00F30367" w:rsidRPr="005B1BF4" w14:paraId="767AB7E7" w14:textId="77777777" w:rsidTr="00F30367">
        <w:trPr>
          <w:trHeight w:val="245"/>
          <w:jc w:val="center"/>
        </w:trPr>
        <w:tc>
          <w:tcPr>
            <w:tcW w:w="1755" w:type="dxa"/>
            <w:tcBorders>
              <w:left w:val="single" w:sz="4" w:space="0" w:color="auto"/>
              <w:right w:val="single" w:sz="4" w:space="0" w:color="auto"/>
            </w:tcBorders>
          </w:tcPr>
          <w:p w14:paraId="0B4226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BECBC3" w14:textId="77777777" w:rsidR="00F30367" w:rsidRPr="00C016A4" w:rsidRDefault="00B113DE" w:rsidP="00F30367">
            <w:pPr>
              <w:rPr>
                <w:rFonts w:cs="Arial"/>
                <w:sz w:val="16"/>
                <w:szCs w:val="16"/>
              </w:rPr>
            </w:pPr>
            <w:r w:rsidRPr="00C016A4">
              <w:rPr>
                <w:rFonts w:cs="Arial"/>
                <w:sz w:val="16"/>
                <w:szCs w:val="16"/>
              </w:rPr>
              <w:t>SVS-REQ-297604/E-FTCP/SMS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499BBBA6" w14:textId="77777777" w:rsidR="00F30367" w:rsidRPr="00C016A4" w:rsidRDefault="00B113DE" w:rsidP="00F30367">
            <w:pPr>
              <w:rPr>
                <w:rFonts w:cs="Arial"/>
                <w:sz w:val="16"/>
                <w:szCs w:val="16"/>
              </w:rPr>
            </w:pPr>
            <w:r w:rsidRPr="00C016A4">
              <w:rPr>
                <w:rFonts w:cs="Arial"/>
                <w:sz w:val="16"/>
                <w:szCs w:val="16"/>
              </w:rPr>
              <w:t>MBORREL4: Updated table</w:t>
            </w:r>
          </w:p>
        </w:tc>
      </w:tr>
      <w:tr w:rsidR="00F30367" w:rsidRPr="005B1BF4" w14:paraId="6BB26E7C" w14:textId="77777777" w:rsidTr="00F30367">
        <w:trPr>
          <w:trHeight w:val="245"/>
          <w:jc w:val="center"/>
        </w:trPr>
        <w:tc>
          <w:tcPr>
            <w:tcW w:w="1755" w:type="dxa"/>
            <w:tcBorders>
              <w:left w:val="single" w:sz="4" w:space="0" w:color="auto"/>
              <w:right w:val="single" w:sz="4" w:space="0" w:color="auto"/>
            </w:tcBorders>
          </w:tcPr>
          <w:p w14:paraId="5CEE08A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CE2876" w14:textId="77777777" w:rsidR="00F30367" w:rsidRPr="00C016A4" w:rsidRDefault="00B113DE" w:rsidP="00F30367">
            <w:pPr>
              <w:rPr>
                <w:rFonts w:cs="Arial"/>
                <w:sz w:val="16"/>
                <w:szCs w:val="16"/>
              </w:rPr>
            </w:pPr>
            <w:r w:rsidRPr="00C016A4">
              <w:rPr>
                <w:rFonts w:cs="Arial"/>
                <w:sz w:val="16"/>
                <w:szCs w:val="16"/>
              </w:rPr>
              <w:t>STR-492121/E-GRPC Data Communication</w:t>
            </w:r>
          </w:p>
        </w:tc>
        <w:tc>
          <w:tcPr>
            <w:tcW w:w="5911" w:type="dxa"/>
            <w:tcBorders>
              <w:top w:val="single" w:sz="6" w:space="0" w:color="auto"/>
              <w:left w:val="single" w:sz="6" w:space="0" w:color="auto"/>
              <w:bottom w:val="single" w:sz="6" w:space="0" w:color="auto"/>
              <w:right w:val="single" w:sz="6" w:space="0" w:color="auto"/>
            </w:tcBorders>
          </w:tcPr>
          <w:p w14:paraId="29F30924" w14:textId="77777777" w:rsidR="00F30367" w:rsidRPr="00C016A4" w:rsidRDefault="00B113DE" w:rsidP="00F30367">
            <w:pPr>
              <w:rPr>
                <w:rFonts w:cs="Arial"/>
                <w:sz w:val="16"/>
                <w:szCs w:val="16"/>
              </w:rPr>
            </w:pPr>
            <w:r w:rsidRPr="00C016A4">
              <w:rPr>
                <w:rFonts w:cs="Arial"/>
                <w:sz w:val="16"/>
                <w:szCs w:val="16"/>
              </w:rPr>
              <w:t>MBORREL4: Relocated REQ-306494-497, Added REQ-318892. Removed REQ-308672. Updated "GRPC"</w:t>
            </w:r>
          </w:p>
        </w:tc>
      </w:tr>
      <w:tr w:rsidR="00F30367" w:rsidRPr="005B1BF4" w14:paraId="7354F305" w14:textId="77777777" w:rsidTr="00F30367">
        <w:trPr>
          <w:trHeight w:val="245"/>
          <w:jc w:val="center"/>
        </w:trPr>
        <w:tc>
          <w:tcPr>
            <w:tcW w:w="1755" w:type="dxa"/>
            <w:tcBorders>
              <w:left w:val="single" w:sz="4" w:space="0" w:color="auto"/>
              <w:right w:val="single" w:sz="4" w:space="0" w:color="auto"/>
            </w:tcBorders>
          </w:tcPr>
          <w:p w14:paraId="3745850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0D52A9" w14:textId="77777777" w:rsidR="00F30367" w:rsidRPr="00C016A4" w:rsidRDefault="00B113DE" w:rsidP="00F30367">
            <w:pPr>
              <w:rPr>
                <w:rFonts w:cs="Arial"/>
                <w:sz w:val="16"/>
                <w:szCs w:val="16"/>
              </w:rPr>
            </w:pPr>
            <w:r w:rsidRPr="00C016A4">
              <w:rPr>
                <w:rFonts w:cs="Arial"/>
                <w:sz w:val="16"/>
                <w:szCs w:val="16"/>
              </w:rPr>
              <w:t>SVS-REQ-291222/D-GRPC Source and Usage</w:t>
            </w:r>
          </w:p>
        </w:tc>
        <w:tc>
          <w:tcPr>
            <w:tcW w:w="5911" w:type="dxa"/>
            <w:tcBorders>
              <w:top w:val="single" w:sz="6" w:space="0" w:color="auto"/>
              <w:left w:val="single" w:sz="6" w:space="0" w:color="auto"/>
              <w:bottom w:val="single" w:sz="6" w:space="0" w:color="auto"/>
              <w:right w:val="single" w:sz="6" w:space="0" w:color="auto"/>
            </w:tcBorders>
          </w:tcPr>
          <w:p w14:paraId="7728CD32"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5003425B" w14:textId="77777777" w:rsidTr="00F30367">
        <w:trPr>
          <w:trHeight w:val="245"/>
          <w:jc w:val="center"/>
        </w:trPr>
        <w:tc>
          <w:tcPr>
            <w:tcW w:w="1755" w:type="dxa"/>
            <w:tcBorders>
              <w:left w:val="single" w:sz="4" w:space="0" w:color="auto"/>
              <w:right w:val="single" w:sz="4" w:space="0" w:color="auto"/>
            </w:tcBorders>
          </w:tcPr>
          <w:p w14:paraId="1CFBF5F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16BA0E" w14:textId="77777777" w:rsidR="00F30367" w:rsidRPr="00C016A4" w:rsidRDefault="00B113DE" w:rsidP="00F30367">
            <w:pPr>
              <w:rPr>
                <w:rFonts w:cs="Arial"/>
                <w:sz w:val="16"/>
                <w:szCs w:val="16"/>
              </w:rPr>
            </w:pPr>
            <w:r w:rsidRPr="00C016A4">
              <w:rPr>
                <w:rFonts w:cs="Arial"/>
                <w:sz w:val="16"/>
                <w:szCs w:val="16"/>
              </w:rPr>
              <w:t>SVS-REQ-291225/E-Theft Mode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47EC5199" w14:textId="77777777" w:rsidR="00F30367" w:rsidRPr="00C016A4" w:rsidRDefault="00B113DE" w:rsidP="00F30367">
            <w:pPr>
              <w:rPr>
                <w:rFonts w:cs="Arial"/>
                <w:sz w:val="16"/>
                <w:szCs w:val="16"/>
              </w:rPr>
            </w:pPr>
            <w:r w:rsidRPr="00C016A4">
              <w:rPr>
                <w:rFonts w:cs="Arial"/>
                <w:sz w:val="16"/>
                <w:szCs w:val="16"/>
              </w:rPr>
              <w:t>MBORREL4: Updated "GRPC" and "theft mode"</w:t>
            </w:r>
          </w:p>
        </w:tc>
      </w:tr>
      <w:tr w:rsidR="00F30367" w:rsidRPr="005B1BF4" w14:paraId="71660980" w14:textId="77777777" w:rsidTr="00F30367">
        <w:trPr>
          <w:trHeight w:val="245"/>
          <w:jc w:val="center"/>
        </w:trPr>
        <w:tc>
          <w:tcPr>
            <w:tcW w:w="1755" w:type="dxa"/>
            <w:tcBorders>
              <w:left w:val="single" w:sz="4" w:space="0" w:color="auto"/>
              <w:right w:val="single" w:sz="4" w:space="0" w:color="auto"/>
            </w:tcBorders>
          </w:tcPr>
          <w:p w14:paraId="28158CD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C96155" w14:textId="77777777" w:rsidR="00F30367" w:rsidRPr="00C016A4" w:rsidRDefault="00B113DE" w:rsidP="00F30367">
            <w:pPr>
              <w:rPr>
                <w:rFonts w:cs="Arial"/>
                <w:sz w:val="16"/>
                <w:szCs w:val="16"/>
              </w:rPr>
            </w:pPr>
            <w:r w:rsidRPr="00C016A4">
              <w:rPr>
                <w:rFonts w:cs="Arial"/>
                <w:sz w:val="16"/>
                <w:szCs w:val="16"/>
              </w:rPr>
              <w:t>SVS-REQ-306494/C-SVSServer main battery supported theft mode response</w:t>
            </w:r>
          </w:p>
        </w:tc>
        <w:tc>
          <w:tcPr>
            <w:tcW w:w="5911" w:type="dxa"/>
            <w:tcBorders>
              <w:top w:val="single" w:sz="6" w:space="0" w:color="auto"/>
              <w:left w:val="single" w:sz="6" w:space="0" w:color="auto"/>
              <w:bottom w:val="single" w:sz="6" w:space="0" w:color="auto"/>
              <w:right w:val="single" w:sz="6" w:space="0" w:color="auto"/>
            </w:tcBorders>
          </w:tcPr>
          <w:p w14:paraId="11A7E76D" w14:textId="77777777" w:rsidR="00F30367" w:rsidRPr="00C016A4" w:rsidRDefault="00B113DE" w:rsidP="00F30367">
            <w:pPr>
              <w:rPr>
                <w:rFonts w:cs="Arial"/>
                <w:sz w:val="16"/>
                <w:szCs w:val="16"/>
              </w:rPr>
            </w:pPr>
            <w:r w:rsidRPr="00C016A4">
              <w:rPr>
                <w:rFonts w:cs="Arial"/>
                <w:sz w:val="16"/>
                <w:szCs w:val="16"/>
              </w:rPr>
              <w:t>MBORREL4: Updated req title, "theft mode," and content</w:t>
            </w:r>
          </w:p>
        </w:tc>
      </w:tr>
      <w:tr w:rsidR="00F30367" w:rsidRPr="005B1BF4" w14:paraId="7557B29C" w14:textId="77777777" w:rsidTr="00F30367">
        <w:trPr>
          <w:trHeight w:val="245"/>
          <w:jc w:val="center"/>
        </w:trPr>
        <w:tc>
          <w:tcPr>
            <w:tcW w:w="1755" w:type="dxa"/>
            <w:tcBorders>
              <w:left w:val="single" w:sz="4" w:space="0" w:color="auto"/>
              <w:right w:val="single" w:sz="4" w:space="0" w:color="auto"/>
            </w:tcBorders>
          </w:tcPr>
          <w:p w14:paraId="7287699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EA8385" w14:textId="77777777" w:rsidR="00F30367" w:rsidRPr="00C016A4" w:rsidRDefault="00B113DE" w:rsidP="00F30367">
            <w:pPr>
              <w:rPr>
                <w:rFonts w:cs="Arial"/>
                <w:sz w:val="16"/>
                <w:szCs w:val="16"/>
              </w:rPr>
            </w:pPr>
            <w:r w:rsidRPr="00C016A4">
              <w:rPr>
                <w:rFonts w:cs="Arial"/>
                <w:sz w:val="16"/>
                <w:szCs w:val="16"/>
              </w:rPr>
              <w:t>SVS-REQ-306495/C-SVSServer main battery supported on-demand (reporting frequency 0) response</w:t>
            </w:r>
          </w:p>
        </w:tc>
        <w:tc>
          <w:tcPr>
            <w:tcW w:w="5911" w:type="dxa"/>
            <w:tcBorders>
              <w:top w:val="single" w:sz="6" w:space="0" w:color="auto"/>
              <w:left w:val="single" w:sz="6" w:space="0" w:color="auto"/>
              <w:bottom w:val="single" w:sz="6" w:space="0" w:color="auto"/>
              <w:right w:val="single" w:sz="6" w:space="0" w:color="auto"/>
            </w:tcBorders>
          </w:tcPr>
          <w:p w14:paraId="72C47209" w14:textId="77777777" w:rsidR="00F30367" w:rsidRPr="00C016A4" w:rsidRDefault="00B113DE" w:rsidP="00F30367">
            <w:pPr>
              <w:rPr>
                <w:rFonts w:cs="Arial"/>
                <w:sz w:val="16"/>
                <w:szCs w:val="16"/>
              </w:rPr>
            </w:pPr>
            <w:r w:rsidRPr="00C016A4">
              <w:rPr>
                <w:rFonts w:cs="Arial"/>
                <w:sz w:val="16"/>
                <w:szCs w:val="16"/>
              </w:rPr>
              <w:t>MBORREL4: Updated req title, "theft mode" and content</w:t>
            </w:r>
          </w:p>
        </w:tc>
      </w:tr>
      <w:tr w:rsidR="00F30367" w:rsidRPr="005B1BF4" w14:paraId="61C253C1" w14:textId="77777777" w:rsidTr="00F30367">
        <w:trPr>
          <w:trHeight w:val="245"/>
          <w:jc w:val="center"/>
        </w:trPr>
        <w:tc>
          <w:tcPr>
            <w:tcW w:w="1755" w:type="dxa"/>
            <w:tcBorders>
              <w:left w:val="single" w:sz="4" w:space="0" w:color="auto"/>
              <w:right w:val="single" w:sz="4" w:space="0" w:color="auto"/>
            </w:tcBorders>
          </w:tcPr>
          <w:p w14:paraId="406C07E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770A4C" w14:textId="77777777" w:rsidR="00F30367" w:rsidRPr="00C016A4" w:rsidRDefault="00B113DE" w:rsidP="00F30367">
            <w:pPr>
              <w:rPr>
                <w:rFonts w:cs="Arial"/>
                <w:sz w:val="16"/>
                <w:szCs w:val="16"/>
              </w:rPr>
            </w:pPr>
            <w:r w:rsidRPr="00C016A4">
              <w:rPr>
                <w:rFonts w:cs="Arial"/>
                <w:sz w:val="16"/>
                <w:szCs w:val="16"/>
              </w:rPr>
              <w:t>SVS-REQ-318892/A-SVSServer theft mode response support between power mode C2 and C3</w:t>
            </w:r>
          </w:p>
        </w:tc>
        <w:tc>
          <w:tcPr>
            <w:tcW w:w="5911" w:type="dxa"/>
            <w:tcBorders>
              <w:top w:val="single" w:sz="6" w:space="0" w:color="auto"/>
              <w:left w:val="single" w:sz="6" w:space="0" w:color="auto"/>
              <w:bottom w:val="single" w:sz="6" w:space="0" w:color="auto"/>
              <w:right w:val="single" w:sz="6" w:space="0" w:color="auto"/>
            </w:tcBorders>
          </w:tcPr>
          <w:p w14:paraId="70D2CAFE"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E163D38" w14:textId="77777777" w:rsidTr="00F30367">
        <w:trPr>
          <w:trHeight w:val="245"/>
          <w:jc w:val="center"/>
        </w:trPr>
        <w:tc>
          <w:tcPr>
            <w:tcW w:w="1755" w:type="dxa"/>
            <w:tcBorders>
              <w:left w:val="single" w:sz="4" w:space="0" w:color="auto"/>
              <w:right w:val="single" w:sz="4" w:space="0" w:color="auto"/>
            </w:tcBorders>
          </w:tcPr>
          <w:p w14:paraId="7713F91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47C95C" w14:textId="77777777" w:rsidR="00F30367" w:rsidRPr="00C016A4" w:rsidRDefault="00B113DE" w:rsidP="00F30367">
            <w:pPr>
              <w:rPr>
                <w:rFonts w:cs="Arial"/>
                <w:sz w:val="16"/>
                <w:szCs w:val="16"/>
              </w:rPr>
            </w:pPr>
            <w:r w:rsidRPr="00C016A4">
              <w:rPr>
                <w:rFonts w:cs="Arial"/>
                <w:sz w:val="16"/>
                <w:szCs w:val="16"/>
              </w:rPr>
              <w:t>SVS-REQ-306496/C-SVSServer processing theft mode request with reporting frequency change</w:t>
            </w:r>
          </w:p>
        </w:tc>
        <w:tc>
          <w:tcPr>
            <w:tcW w:w="5911" w:type="dxa"/>
            <w:tcBorders>
              <w:top w:val="single" w:sz="6" w:space="0" w:color="auto"/>
              <w:left w:val="single" w:sz="6" w:space="0" w:color="auto"/>
              <w:bottom w:val="single" w:sz="6" w:space="0" w:color="auto"/>
              <w:right w:val="single" w:sz="6" w:space="0" w:color="auto"/>
            </w:tcBorders>
          </w:tcPr>
          <w:p w14:paraId="6104BEBD" w14:textId="77777777" w:rsidR="00F30367" w:rsidRPr="00C016A4" w:rsidRDefault="00B113DE" w:rsidP="00F30367">
            <w:pPr>
              <w:rPr>
                <w:rFonts w:cs="Arial"/>
                <w:sz w:val="16"/>
                <w:szCs w:val="16"/>
              </w:rPr>
            </w:pPr>
            <w:r w:rsidRPr="00C016A4">
              <w:rPr>
                <w:rFonts w:cs="Arial"/>
                <w:sz w:val="16"/>
                <w:szCs w:val="16"/>
              </w:rPr>
              <w:t>MBORREL4: Updated req title, "theft mode" and content</w:t>
            </w:r>
          </w:p>
        </w:tc>
      </w:tr>
      <w:tr w:rsidR="00F30367" w:rsidRPr="005B1BF4" w14:paraId="529D56F7" w14:textId="77777777" w:rsidTr="00F30367">
        <w:trPr>
          <w:trHeight w:val="245"/>
          <w:jc w:val="center"/>
        </w:trPr>
        <w:tc>
          <w:tcPr>
            <w:tcW w:w="1755" w:type="dxa"/>
            <w:tcBorders>
              <w:left w:val="single" w:sz="4" w:space="0" w:color="auto"/>
              <w:right w:val="single" w:sz="4" w:space="0" w:color="auto"/>
            </w:tcBorders>
          </w:tcPr>
          <w:p w14:paraId="063737A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5FD9BE" w14:textId="77777777" w:rsidR="00F30367" w:rsidRPr="00C016A4" w:rsidRDefault="00B113DE" w:rsidP="00F30367">
            <w:pPr>
              <w:rPr>
                <w:rFonts w:cs="Arial"/>
                <w:sz w:val="16"/>
                <w:szCs w:val="16"/>
              </w:rPr>
            </w:pPr>
            <w:r w:rsidRPr="00C016A4">
              <w:rPr>
                <w:rFonts w:cs="Arial"/>
                <w:sz w:val="16"/>
                <w:szCs w:val="16"/>
              </w:rPr>
              <w:t>SVS-REQ-306497/B-SVSServer processing failed theft mode response data</w:t>
            </w:r>
          </w:p>
        </w:tc>
        <w:tc>
          <w:tcPr>
            <w:tcW w:w="5911" w:type="dxa"/>
            <w:tcBorders>
              <w:top w:val="single" w:sz="6" w:space="0" w:color="auto"/>
              <w:left w:val="single" w:sz="6" w:space="0" w:color="auto"/>
              <w:bottom w:val="single" w:sz="6" w:space="0" w:color="auto"/>
              <w:right w:val="single" w:sz="6" w:space="0" w:color="auto"/>
            </w:tcBorders>
          </w:tcPr>
          <w:p w14:paraId="6B310518" w14:textId="77777777" w:rsidR="00F30367" w:rsidRPr="00C016A4" w:rsidRDefault="00B113DE" w:rsidP="00F30367">
            <w:pPr>
              <w:rPr>
                <w:rFonts w:cs="Arial"/>
                <w:sz w:val="16"/>
                <w:szCs w:val="16"/>
              </w:rPr>
            </w:pPr>
            <w:r w:rsidRPr="00C016A4">
              <w:rPr>
                <w:rFonts w:cs="Arial"/>
                <w:sz w:val="16"/>
                <w:szCs w:val="16"/>
              </w:rPr>
              <w:t>MBORREL4: Updated req title, "GRPC" and "theft mode"</w:t>
            </w:r>
          </w:p>
        </w:tc>
      </w:tr>
      <w:tr w:rsidR="00F30367" w:rsidRPr="005B1BF4" w14:paraId="359F4429" w14:textId="77777777" w:rsidTr="00F30367">
        <w:trPr>
          <w:trHeight w:val="245"/>
          <w:jc w:val="center"/>
        </w:trPr>
        <w:tc>
          <w:tcPr>
            <w:tcW w:w="1755" w:type="dxa"/>
            <w:tcBorders>
              <w:left w:val="single" w:sz="4" w:space="0" w:color="auto"/>
              <w:right w:val="single" w:sz="4" w:space="0" w:color="auto"/>
            </w:tcBorders>
          </w:tcPr>
          <w:p w14:paraId="791E15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230C94" w14:textId="77777777" w:rsidR="00F30367" w:rsidRPr="00C016A4" w:rsidRDefault="00B113DE" w:rsidP="00F30367">
            <w:pPr>
              <w:rPr>
                <w:rFonts w:cs="Arial"/>
                <w:sz w:val="16"/>
                <w:szCs w:val="16"/>
              </w:rPr>
            </w:pPr>
            <w:r w:rsidRPr="00C016A4">
              <w:rPr>
                <w:rFonts w:cs="Arial"/>
                <w:sz w:val="16"/>
                <w:szCs w:val="16"/>
              </w:rPr>
              <w:t>SVS-REQ-306574/C-GRPC theft mode response message security</w:t>
            </w:r>
          </w:p>
        </w:tc>
        <w:tc>
          <w:tcPr>
            <w:tcW w:w="5911" w:type="dxa"/>
            <w:tcBorders>
              <w:top w:val="single" w:sz="6" w:space="0" w:color="auto"/>
              <w:left w:val="single" w:sz="6" w:space="0" w:color="auto"/>
              <w:bottom w:val="single" w:sz="6" w:space="0" w:color="auto"/>
              <w:right w:val="single" w:sz="6" w:space="0" w:color="auto"/>
            </w:tcBorders>
          </w:tcPr>
          <w:p w14:paraId="65A63DD7" w14:textId="77777777" w:rsidR="00F30367" w:rsidRPr="00C016A4" w:rsidRDefault="00B113DE" w:rsidP="00F30367">
            <w:pPr>
              <w:rPr>
                <w:rFonts w:cs="Arial"/>
                <w:sz w:val="16"/>
                <w:szCs w:val="16"/>
              </w:rPr>
            </w:pPr>
            <w:r w:rsidRPr="00C016A4">
              <w:rPr>
                <w:rFonts w:cs="Arial"/>
                <w:sz w:val="16"/>
                <w:szCs w:val="16"/>
              </w:rPr>
              <w:t>MBORREL4: Updated "GRPC" and "theft mode"</w:t>
            </w:r>
          </w:p>
        </w:tc>
      </w:tr>
      <w:tr w:rsidR="00F30367" w:rsidRPr="005B1BF4" w14:paraId="2E9246A8" w14:textId="77777777" w:rsidTr="00F30367">
        <w:trPr>
          <w:trHeight w:val="245"/>
          <w:jc w:val="center"/>
        </w:trPr>
        <w:tc>
          <w:tcPr>
            <w:tcW w:w="1755" w:type="dxa"/>
            <w:tcBorders>
              <w:left w:val="single" w:sz="4" w:space="0" w:color="auto"/>
              <w:right w:val="single" w:sz="4" w:space="0" w:color="auto"/>
            </w:tcBorders>
          </w:tcPr>
          <w:p w14:paraId="3A06B7A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C15F6F" w14:textId="77777777" w:rsidR="00F30367" w:rsidRPr="00C016A4" w:rsidRDefault="00B113DE" w:rsidP="00F30367">
            <w:pPr>
              <w:rPr>
                <w:rFonts w:cs="Arial"/>
                <w:sz w:val="16"/>
                <w:szCs w:val="16"/>
              </w:rPr>
            </w:pPr>
            <w:r w:rsidRPr="00C016A4">
              <w:rPr>
                <w:rFonts w:cs="Arial"/>
                <w:sz w:val="16"/>
                <w:szCs w:val="16"/>
              </w:rPr>
              <w:t>SVS-REQ-297606/E-GRPC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4B76FB44" w14:textId="77777777" w:rsidR="00F30367" w:rsidRPr="00C016A4" w:rsidRDefault="00B113DE" w:rsidP="00F30367">
            <w:pPr>
              <w:rPr>
                <w:rFonts w:cs="Arial"/>
                <w:sz w:val="16"/>
                <w:szCs w:val="16"/>
              </w:rPr>
            </w:pPr>
            <w:r w:rsidRPr="00C016A4">
              <w:rPr>
                <w:rFonts w:cs="Arial"/>
                <w:sz w:val="16"/>
                <w:szCs w:val="16"/>
              </w:rPr>
              <w:t>MBORREL4: Updated table and "GRPC"</w:t>
            </w:r>
          </w:p>
        </w:tc>
      </w:tr>
      <w:tr w:rsidR="00F30367" w:rsidRPr="005B1BF4" w14:paraId="01AF6FC2" w14:textId="77777777" w:rsidTr="00F30367">
        <w:trPr>
          <w:trHeight w:val="245"/>
          <w:jc w:val="center"/>
        </w:trPr>
        <w:tc>
          <w:tcPr>
            <w:tcW w:w="1755" w:type="dxa"/>
            <w:tcBorders>
              <w:left w:val="single" w:sz="4" w:space="0" w:color="auto"/>
              <w:right w:val="single" w:sz="4" w:space="0" w:color="auto"/>
            </w:tcBorders>
          </w:tcPr>
          <w:p w14:paraId="3CAD648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F6BCE0" w14:textId="77777777" w:rsidR="00F30367" w:rsidRPr="00C016A4" w:rsidRDefault="00B113DE" w:rsidP="00F30367">
            <w:pPr>
              <w:rPr>
                <w:rFonts w:cs="Arial"/>
                <w:sz w:val="16"/>
                <w:szCs w:val="16"/>
              </w:rPr>
            </w:pPr>
            <w:r w:rsidRPr="00C016A4">
              <w:rPr>
                <w:rFonts w:cs="Arial"/>
                <w:sz w:val="16"/>
                <w:szCs w:val="16"/>
              </w:rPr>
              <w:t>STR-523004/C-GRPC Retry Strategies</w:t>
            </w:r>
          </w:p>
        </w:tc>
        <w:tc>
          <w:tcPr>
            <w:tcW w:w="5911" w:type="dxa"/>
            <w:tcBorders>
              <w:top w:val="single" w:sz="6" w:space="0" w:color="auto"/>
              <w:left w:val="single" w:sz="6" w:space="0" w:color="auto"/>
              <w:bottom w:val="single" w:sz="6" w:space="0" w:color="auto"/>
              <w:right w:val="single" w:sz="6" w:space="0" w:color="auto"/>
            </w:tcBorders>
          </w:tcPr>
          <w:p w14:paraId="2EB8C6CD"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19D4CBC3" w14:textId="77777777" w:rsidTr="00F30367">
        <w:trPr>
          <w:trHeight w:val="245"/>
          <w:jc w:val="center"/>
        </w:trPr>
        <w:tc>
          <w:tcPr>
            <w:tcW w:w="1755" w:type="dxa"/>
            <w:tcBorders>
              <w:left w:val="single" w:sz="4" w:space="0" w:color="auto"/>
              <w:right w:val="single" w:sz="4" w:space="0" w:color="auto"/>
            </w:tcBorders>
          </w:tcPr>
          <w:p w14:paraId="425F0B5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41F1DA" w14:textId="77777777" w:rsidR="00F30367" w:rsidRPr="00C016A4" w:rsidRDefault="00B113DE" w:rsidP="00F30367">
            <w:pPr>
              <w:rPr>
                <w:rFonts w:cs="Arial"/>
                <w:sz w:val="16"/>
                <w:szCs w:val="16"/>
              </w:rPr>
            </w:pPr>
            <w:r w:rsidRPr="00C016A4">
              <w:rPr>
                <w:rFonts w:cs="Arial"/>
                <w:sz w:val="16"/>
                <w:szCs w:val="16"/>
              </w:rPr>
              <w:t>SVS-REQ-303352/D-Transient retry at SVSServer for all identified GRPC error code</w:t>
            </w:r>
          </w:p>
        </w:tc>
        <w:tc>
          <w:tcPr>
            <w:tcW w:w="5911" w:type="dxa"/>
            <w:tcBorders>
              <w:top w:val="single" w:sz="6" w:space="0" w:color="auto"/>
              <w:left w:val="single" w:sz="6" w:space="0" w:color="auto"/>
              <w:bottom w:val="single" w:sz="6" w:space="0" w:color="auto"/>
              <w:right w:val="single" w:sz="6" w:space="0" w:color="auto"/>
            </w:tcBorders>
          </w:tcPr>
          <w:p w14:paraId="23E8175B" w14:textId="77777777" w:rsidR="00F30367" w:rsidRPr="00C016A4" w:rsidRDefault="00B113DE" w:rsidP="00F30367">
            <w:pPr>
              <w:rPr>
                <w:rFonts w:cs="Arial"/>
                <w:sz w:val="16"/>
                <w:szCs w:val="16"/>
              </w:rPr>
            </w:pPr>
            <w:r w:rsidRPr="00C016A4">
              <w:rPr>
                <w:rFonts w:cs="Arial"/>
                <w:sz w:val="16"/>
                <w:szCs w:val="16"/>
              </w:rPr>
              <w:t>MBORREL4: Moved variables, no content change. Updated "GRPC"</w:t>
            </w:r>
          </w:p>
        </w:tc>
      </w:tr>
      <w:tr w:rsidR="00F30367" w:rsidRPr="005B1BF4" w14:paraId="27EDD1B2" w14:textId="77777777" w:rsidTr="00F30367">
        <w:trPr>
          <w:trHeight w:val="245"/>
          <w:jc w:val="center"/>
        </w:trPr>
        <w:tc>
          <w:tcPr>
            <w:tcW w:w="1755" w:type="dxa"/>
            <w:tcBorders>
              <w:left w:val="single" w:sz="4" w:space="0" w:color="auto"/>
              <w:right w:val="single" w:sz="4" w:space="0" w:color="auto"/>
            </w:tcBorders>
          </w:tcPr>
          <w:p w14:paraId="1399B92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61DC2D" w14:textId="77777777" w:rsidR="00F30367" w:rsidRPr="00C016A4" w:rsidRDefault="00B113DE" w:rsidP="00F30367">
            <w:pPr>
              <w:rPr>
                <w:rFonts w:cs="Arial"/>
                <w:sz w:val="16"/>
                <w:szCs w:val="16"/>
              </w:rPr>
            </w:pPr>
            <w:r w:rsidRPr="00C016A4">
              <w:rPr>
                <w:rFonts w:cs="Arial"/>
                <w:sz w:val="16"/>
                <w:szCs w:val="16"/>
              </w:rPr>
              <w:t>SVS-REQ-303353/D-SVSServer SVS application retry for all identified GRPC error code</w:t>
            </w:r>
          </w:p>
        </w:tc>
        <w:tc>
          <w:tcPr>
            <w:tcW w:w="5911" w:type="dxa"/>
            <w:tcBorders>
              <w:top w:val="single" w:sz="6" w:space="0" w:color="auto"/>
              <w:left w:val="single" w:sz="6" w:space="0" w:color="auto"/>
              <w:bottom w:val="single" w:sz="6" w:space="0" w:color="auto"/>
              <w:right w:val="single" w:sz="6" w:space="0" w:color="auto"/>
            </w:tcBorders>
          </w:tcPr>
          <w:p w14:paraId="4448623F"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413D30D3" w14:textId="77777777" w:rsidTr="00F30367">
        <w:trPr>
          <w:trHeight w:val="245"/>
          <w:jc w:val="center"/>
        </w:trPr>
        <w:tc>
          <w:tcPr>
            <w:tcW w:w="1755" w:type="dxa"/>
            <w:tcBorders>
              <w:left w:val="single" w:sz="4" w:space="0" w:color="auto"/>
              <w:right w:val="single" w:sz="4" w:space="0" w:color="auto"/>
            </w:tcBorders>
          </w:tcPr>
          <w:p w14:paraId="6992661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6364B0" w14:textId="77777777" w:rsidR="00F30367" w:rsidRPr="00C016A4" w:rsidRDefault="00B113DE" w:rsidP="00F30367">
            <w:pPr>
              <w:rPr>
                <w:rFonts w:cs="Arial"/>
                <w:sz w:val="16"/>
                <w:szCs w:val="16"/>
              </w:rPr>
            </w:pPr>
            <w:r w:rsidRPr="00C016A4">
              <w:rPr>
                <w:rFonts w:cs="Arial"/>
                <w:sz w:val="16"/>
                <w:szCs w:val="16"/>
              </w:rPr>
              <w:t>SVS-REQ-291229/E-SMS Activate Theft Mode request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01A6FBA" w14:textId="77777777" w:rsidR="00F30367" w:rsidRPr="00C016A4" w:rsidRDefault="00B113DE" w:rsidP="00F30367">
            <w:pPr>
              <w:rPr>
                <w:rFonts w:cs="Arial"/>
                <w:sz w:val="16"/>
                <w:szCs w:val="16"/>
              </w:rPr>
            </w:pPr>
            <w:r w:rsidRPr="00C016A4">
              <w:rPr>
                <w:rFonts w:cs="Arial"/>
                <w:sz w:val="16"/>
                <w:szCs w:val="16"/>
              </w:rPr>
              <w:t>MBORREL4: Removed On Demand request. Updated "theft mode"</w:t>
            </w:r>
          </w:p>
        </w:tc>
      </w:tr>
      <w:tr w:rsidR="00F30367" w:rsidRPr="005B1BF4" w14:paraId="256EDCF5" w14:textId="77777777" w:rsidTr="00F30367">
        <w:trPr>
          <w:trHeight w:val="245"/>
          <w:jc w:val="center"/>
        </w:trPr>
        <w:tc>
          <w:tcPr>
            <w:tcW w:w="1755" w:type="dxa"/>
            <w:tcBorders>
              <w:left w:val="single" w:sz="4" w:space="0" w:color="auto"/>
              <w:right w:val="single" w:sz="4" w:space="0" w:color="auto"/>
            </w:tcBorders>
          </w:tcPr>
          <w:p w14:paraId="6386EB0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F3B70C" w14:textId="77777777" w:rsidR="00F30367" w:rsidRPr="00C016A4" w:rsidRDefault="00B113DE" w:rsidP="00F30367">
            <w:pPr>
              <w:rPr>
                <w:rFonts w:cs="Arial"/>
                <w:sz w:val="16"/>
                <w:szCs w:val="16"/>
              </w:rPr>
            </w:pPr>
            <w:r w:rsidRPr="00C016A4">
              <w:rPr>
                <w:rFonts w:cs="Arial"/>
                <w:sz w:val="16"/>
                <w:szCs w:val="16"/>
              </w:rPr>
              <w:t>SVS-REQ-291233/E-SMS Deactivate Theft Mode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25C22E17" w14:textId="77777777" w:rsidR="00F30367" w:rsidRPr="00C016A4" w:rsidRDefault="00B113DE" w:rsidP="00F30367">
            <w:pPr>
              <w:rPr>
                <w:rFonts w:cs="Arial"/>
                <w:sz w:val="16"/>
                <w:szCs w:val="16"/>
              </w:rPr>
            </w:pPr>
            <w:r w:rsidRPr="00C016A4">
              <w:rPr>
                <w:rFonts w:cs="Arial"/>
                <w:sz w:val="16"/>
                <w:szCs w:val="16"/>
              </w:rPr>
              <w:t>MBORREL4: Updated "theft mode"</w:t>
            </w:r>
          </w:p>
        </w:tc>
      </w:tr>
      <w:tr w:rsidR="00F30367" w:rsidRPr="005B1BF4" w14:paraId="0AD51921" w14:textId="77777777" w:rsidTr="00F30367">
        <w:trPr>
          <w:trHeight w:val="245"/>
          <w:jc w:val="center"/>
        </w:trPr>
        <w:tc>
          <w:tcPr>
            <w:tcW w:w="1755" w:type="dxa"/>
            <w:tcBorders>
              <w:left w:val="single" w:sz="4" w:space="0" w:color="auto"/>
              <w:right w:val="single" w:sz="4" w:space="0" w:color="auto"/>
            </w:tcBorders>
          </w:tcPr>
          <w:p w14:paraId="291F6A1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369C79" w14:textId="77777777" w:rsidR="00F30367" w:rsidRPr="00C016A4" w:rsidRDefault="00B113DE" w:rsidP="00F30367">
            <w:pPr>
              <w:rPr>
                <w:rFonts w:cs="Arial"/>
                <w:sz w:val="16"/>
                <w:szCs w:val="16"/>
              </w:rPr>
            </w:pPr>
            <w:r w:rsidRPr="00C016A4">
              <w:rPr>
                <w:rFonts w:cs="Arial"/>
                <w:sz w:val="16"/>
                <w:szCs w:val="16"/>
              </w:rPr>
              <w:t>SVS-REQ-306576/C-SMS Activate/Deactivate Theft Mode command security</w:t>
            </w:r>
          </w:p>
        </w:tc>
        <w:tc>
          <w:tcPr>
            <w:tcW w:w="5911" w:type="dxa"/>
            <w:tcBorders>
              <w:top w:val="single" w:sz="6" w:space="0" w:color="auto"/>
              <w:left w:val="single" w:sz="6" w:space="0" w:color="auto"/>
              <w:bottom w:val="single" w:sz="6" w:space="0" w:color="auto"/>
              <w:right w:val="single" w:sz="6" w:space="0" w:color="auto"/>
            </w:tcBorders>
          </w:tcPr>
          <w:p w14:paraId="0B1DA1CE" w14:textId="77777777" w:rsidR="00F30367" w:rsidRPr="00C016A4" w:rsidRDefault="00B113DE" w:rsidP="00F30367">
            <w:pPr>
              <w:rPr>
                <w:rFonts w:cs="Arial"/>
                <w:sz w:val="16"/>
                <w:szCs w:val="16"/>
              </w:rPr>
            </w:pPr>
            <w:r w:rsidRPr="00C016A4">
              <w:rPr>
                <w:rFonts w:cs="Arial"/>
                <w:sz w:val="16"/>
                <w:szCs w:val="16"/>
              </w:rPr>
              <w:t>MBORREL4: Removed On Demand, updated title and "theft mode"</w:t>
            </w:r>
          </w:p>
        </w:tc>
      </w:tr>
      <w:tr w:rsidR="00F30367" w:rsidRPr="005B1BF4" w14:paraId="27BD345A" w14:textId="77777777" w:rsidTr="00F30367">
        <w:trPr>
          <w:trHeight w:val="245"/>
          <w:jc w:val="center"/>
        </w:trPr>
        <w:tc>
          <w:tcPr>
            <w:tcW w:w="1755" w:type="dxa"/>
            <w:tcBorders>
              <w:left w:val="single" w:sz="4" w:space="0" w:color="auto"/>
              <w:right w:val="single" w:sz="4" w:space="0" w:color="auto"/>
            </w:tcBorders>
          </w:tcPr>
          <w:p w14:paraId="2C31D0C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23D25E" w14:textId="77777777" w:rsidR="00F30367" w:rsidRPr="00C016A4" w:rsidRDefault="00B113DE" w:rsidP="00F30367">
            <w:pPr>
              <w:rPr>
                <w:rFonts w:cs="Arial"/>
                <w:sz w:val="16"/>
                <w:szCs w:val="16"/>
              </w:rPr>
            </w:pPr>
            <w:r w:rsidRPr="00C016A4">
              <w:rPr>
                <w:rFonts w:cs="Arial"/>
                <w:sz w:val="16"/>
                <w:szCs w:val="16"/>
              </w:rPr>
              <w:t>SVS-UC-REQ-306595/C-IGN ON 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0F4A12BA" w14:textId="77777777" w:rsidR="00F30367" w:rsidRPr="00C016A4" w:rsidRDefault="00B113DE" w:rsidP="00F30367">
            <w:pPr>
              <w:rPr>
                <w:rFonts w:cs="Arial"/>
                <w:sz w:val="16"/>
                <w:szCs w:val="16"/>
              </w:rPr>
            </w:pPr>
            <w:r w:rsidRPr="00C016A4">
              <w:rPr>
                <w:rFonts w:cs="Arial"/>
                <w:sz w:val="16"/>
                <w:szCs w:val="16"/>
              </w:rPr>
              <w:t>MBORREL4: Updated Post-Conditions. "GRPC" and "theft mode" added SVSOnBoardClient</w:t>
            </w:r>
          </w:p>
        </w:tc>
      </w:tr>
      <w:tr w:rsidR="00F30367" w:rsidRPr="005B1BF4" w14:paraId="7D4E7D40" w14:textId="77777777" w:rsidTr="00F30367">
        <w:trPr>
          <w:trHeight w:val="245"/>
          <w:jc w:val="center"/>
        </w:trPr>
        <w:tc>
          <w:tcPr>
            <w:tcW w:w="1755" w:type="dxa"/>
            <w:tcBorders>
              <w:left w:val="single" w:sz="4" w:space="0" w:color="auto"/>
              <w:right w:val="single" w:sz="4" w:space="0" w:color="auto"/>
            </w:tcBorders>
          </w:tcPr>
          <w:p w14:paraId="208E1ED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40DB4C" w14:textId="77777777" w:rsidR="00F30367" w:rsidRPr="00C016A4" w:rsidRDefault="00B113DE" w:rsidP="00F30367">
            <w:pPr>
              <w:rPr>
                <w:rFonts w:cs="Arial"/>
                <w:sz w:val="16"/>
                <w:szCs w:val="16"/>
              </w:rPr>
            </w:pPr>
            <w:r w:rsidRPr="00C016A4">
              <w:rPr>
                <w:rFonts w:cs="Arial"/>
                <w:sz w:val="16"/>
                <w:szCs w:val="16"/>
              </w:rPr>
              <w:t>SVS-UC-REQ-306596/C-IGN OFF 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5E299BE5" w14:textId="77777777" w:rsidR="00F30367" w:rsidRPr="00C016A4" w:rsidRDefault="00B113DE" w:rsidP="00F30367">
            <w:pPr>
              <w:rPr>
                <w:rFonts w:cs="Arial"/>
                <w:sz w:val="16"/>
                <w:szCs w:val="16"/>
              </w:rPr>
            </w:pPr>
            <w:r w:rsidRPr="00C016A4">
              <w:rPr>
                <w:rFonts w:cs="Arial"/>
                <w:sz w:val="16"/>
                <w:szCs w:val="16"/>
              </w:rPr>
              <w:t>MBORREL4: Updated Post-Conditions. "GRPC" and "theft mode" added SVSOnBoardClient</w:t>
            </w:r>
          </w:p>
        </w:tc>
      </w:tr>
      <w:tr w:rsidR="00F30367" w:rsidRPr="005B1BF4" w14:paraId="10C9BDFD" w14:textId="77777777" w:rsidTr="00F30367">
        <w:trPr>
          <w:trHeight w:val="245"/>
          <w:jc w:val="center"/>
        </w:trPr>
        <w:tc>
          <w:tcPr>
            <w:tcW w:w="1755" w:type="dxa"/>
            <w:tcBorders>
              <w:left w:val="single" w:sz="4" w:space="0" w:color="auto"/>
              <w:right w:val="single" w:sz="4" w:space="0" w:color="auto"/>
            </w:tcBorders>
          </w:tcPr>
          <w:p w14:paraId="4727F10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560E87" w14:textId="77777777" w:rsidR="00F30367" w:rsidRPr="00C016A4" w:rsidRDefault="00B113DE" w:rsidP="00F30367">
            <w:pPr>
              <w:rPr>
                <w:rFonts w:cs="Arial"/>
                <w:sz w:val="16"/>
                <w:szCs w:val="16"/>
              </w:rPr>
            </w:pPr>
            <w:r w:rsidRPr="00C016A4">
              <w:rPr>
                <w:rFonts w:cs="Arial"/>
                <w:sz w:val="16"/>
                <w:szCs w:val="16"/>
              </w:rPr>
              <w:t>SVS-UC-REQ-306597/C-Deactivate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1A783659" w14:textId="77777777" w:rsidR="00F30367" w:rsidRPr="00C016A4" w:rsidRDefault="00B113DE" w:rsidP="00F30367">
            <w:pPr>
              <w:rPr>
                <w:rFonts w:cs="Arial"/>
                <w:sz w:val="16"/>
                <w:szCs w:val="16"/>
              </w:rPr>
            </w:pPr>
            <w:r w:rsidRPr="00C016A4">
              <w:rPr>
                <w:rFonts w:cs="Arial"/>
                <w:sz w:val="16"/>
                <w:szCs w:val="16"/>
              </w:rPr>
              <w:t>MBORREL4: Updated Post-Conditions, "GRPC" and "theft mode" added SVSOnBoardClient</w:t>
            </w:r>
          </w:p>
        </w:tc>
      </w:tr>
      <w:tr w:rsidR="00F30367" w:rsidRPr="005B1BF4" w14:paraId="6AD39CEA" w14:textId="77777777" w:rsidTr="00F30367">
        <w:trPr>
          <w:trHeight w:val="245"/>
          <w:jc w:val="center"/>
        </w:trPr>
        <w:tc>
          <w:tcPr>
            <w:tcW w:w="1755" w:type="dxa"/>
            <w:tcBorders>
              <w:left w:val="single" w:sz="4" w:space="0" w:color="auto"/>
              <w:right w:val="single" w:sz="4" w:space="0" w:color="auto"/>
            </w:tcBorders>
          </w:tcPr>
          <w:p w14:paraId="268A5B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E8910A" w14:textId="77777777" w:rsidR="00F30367" w:rsidRPr="00C016A4" w:rsidRDefault="00B113DE" w:rsidP="00F30367">
            <w:pPr>
              <w:rPr>
                <w:rFonts w:cs="Arial"/>
                <w:sz w:val="16"/>
                <w:szCs w:val="16"/>
              </w:rPr>
            </w:pPr>
            <w:r w:rsidRPr="00C016A4">
              <w:rPr>
                <w:rFonts w:cs="Arial"/>
                <w:sz w:val="16"/>
                <w:szCs w:val="16"/>
              </w:rPr>
              <w:t>STR-530456/C-GRPC</w:t>
            </w:r>
          </w:p>
        </w:tc>
        <w:tc>
          <w:tcPr>
            <w:tcW w:w="5911" w:type="dxa"/>
            <w:tcBorders>
              <w:top w:val="single" w:sz="6" w:space="0" w:color="auto"/>
              <w:left w:val="single" w:sz="6" w:space="0" w:color="auto"/>
              <w:bottom w:val="single" w:sz="6" w:space="0" w:color="auto"/>
              <w:right w:val="single" w:sz="6" w:space="0" w:color="auto"/>
            </w:tcBorders>
          </w:tcPr>
          <w:p w14:paraId="0910F6AA" w14:textId="77777777" w:rsidR="00F30367" w:rsidRPr="00C016A4" w:rsidRDefault="00B113DE" w:rsidP="00F30367">
            <w:pPr>
              <w:rPr>
                <w:rFonts w:cs="Arial"/>
                <w:sz w:val="16"/>
                <w:szCs w:val="16"/>
              </w:rPr>
            </w:pPr>
            <w:r w:rsidRPr="00C016A4">
              <w:rPr>
                <w:rFonts w:cs="Arial"/>
                <w:sz w:val="16"/>
                <w:szCs w:val="16"/>
              </w:rPr>
              <w:t>MBORREL4: Added REQ-318904, updated "GRPC"</w:t>
            </w:r>
          </w:p>
        </w:tc>
      </w:tr>
      <w:tr w:rsidR="00F30367" w:rsidRPr="005B1BF4" w14:paraId="12617D8D" w14:textId="77777777" w:rsidTr="00F30367">
        <w:trPr>
          <w:trHeight w:val="245"/>
          <w:jc w:val="center"/>
        </w:trPr>
        <w:tc>
          <w:tcPr>
            <w:tcW w:w="1755" w:type="dxa"/>
            <w:tcBorders>
              <w:left w:val="single" w:sz="4" w:space="0" w:color="auto"/>
              <w:right w:val="single" w:sz="4" w:space="0" w:color="auto"/>
            </w:tcBorders>
          </w:tcPr>
          <w:p w14:paraId="5337AFF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65C955" w14:textId="77777777" w:rsidR="00F30367" w:rsidRPr="00C016A4" w:rsidRDefault="00B113DE" w:rsidP="00F30367">
            <w:pPr>
              <w:rPr>
                <w:rFonts w:cs="Arial"/>
                <w:sz w:val="16"/>
                <w:szCs w:val="16"/>
              </w:rPr>
            </w:pPr>
            <w:r w:rsidRPr="00C016A4">
              <w:rPr>
                <w:rFonts w:cs="Arial"/>
                <w:sz w:val="16"/>
                <w:szCs w:val="16"/>
              </w:rPr>
              <w:t>SVS-UC-REQ-306598/C-Main battery supported theft mode response through GRPC</w:t>
            </w:r>
          </w:p>
        </w:tc>
        <w:tc>
          <w:tcPr>
            <w:tcW w:w="5911" w:type="dxa"/>
            <w:tcBorders>
              <w:top w:val="single" w:sz="6" w:space="0" w:color="auto"/>
              <w:left w:val="single" w:sz="6" w:space="0" w:color="auto"/>
              <w:bottom w:val="single" w:sz="6" w:space="0" w:color="auto"/>
              <w:right w:val="single" w:sz="6" w:space="0" w:color="auto"/>
            </w:tcBorders>
          </w:tcPr>
          <w:p w14:paraId="4DE9835E"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32394DC2" w14:textId="77777777" w:rsidTr="00F30367">
        <w:trPr>
          <w:trHeight w:val="245"/>
          <w:jc w:val="center"/>
        </w:trPr>
        <w:tc>
          <w:tcPr>
            <w:tcW w:w="1755" w:type="dxa"/>
            <w:tcBorders>
              <w:left w:val="single" w:sz="4" w:space="0" w:color="auto"/>
              <w:right w:val="single" w:sz="4" w:space="0" w:color="auto"/>
            </w:tcBorders>
          </w:tcPr>
          <w:p w14:paraId="411A39E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2B344C" w14:textId="77777777" w:rsidR="00F30367" w:rsidRPr="00C016A4" w:rsidRDefault="00B113DE" w:rsidP="00F30367">
            <w:pPr>
              <w:rPr>
                <w:rFonts w:cs="Arial"/>
                <w:sz w:val="16"/>
                <w:szCs w:val="16"/>
              </w:rPr>
            </w:pPr>
            <w:r w:rsidRPr="00C016A4">
              <w:rPr>
                <w:rFonts w:cs="Arial"/>
                <w:sz w:val="16"/>
                <w:szCs w:val="16"/>
              </w:rPr>
              <w:t>SVS-UC-REQ-306599/C-BUB supported theft mode response through GRPC</w:t>
            </w:r>
          </w:p>
        </w:tc>
        <w:tc>
          <w:tcPr>
            <w:tcW w:w="5911" w:type="dxa"/>
            <w:tcBorders>
              <w:top w:val="single" w:sz="6" w:space="0" w:color="auto"/>
              <w:left w:val="single" w:sz="6" w:space="0" w:color="auto"/>
              <w:bottom w:val="single" w:sz="6" w:space="0" w:color="auto"/>
              <w:right w:val="single" w:sz="6" w:space="0" w:color="auto"/>
            </w:tcBorders>
          </w:tcPr>
          <w:p w14:paraId="62820CFE"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5A820703" w14:textId="77777777" w:rsidTr="00F30367">
        <w:trPr>
          <w:trHeight w:val="245"/>
          <w:jc w:val="center"/>
        </w:trPr>
        <w:tc>
          <w:tcPr>
            <w:tcW w:w="1755" w:type="dxa"/>
            <w:tcBorders>
              <w:left w:val="single" w:sz="4" w:space="0" w:color="auto"/>
              <w:right w:val="single" w:sz="4" w:space="0" w:color="auto"/>
            </w:tcBorders>
          </w:tcPr>
          <w:p w14:paraId="5B68CB0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41337D" w14:textId="77777777" w:rsidR="00F30367" w:rsidRPr="00C016A4" w:rsidRDefault="00B113DE" w:rsidP="00F30367">
            <w:pPr>
              <w:rPr>
                <w:rFonts w:cs="Arial"/>
                <w:sz w:val="16"/>
                <w:szCs w:val="16"/>
              </w:rPr>
            </w:pPr>
            <w:r w:rsidRPr="00C016A4">
              <w:rPr>
                <w:rFonts w:cs="Arial"/>
                <w:sz w:val="16"/>
                <w:szCs w:val="16"/>
              </w:rPr>
              <w:t>SVS-UC-REQ-318904/A-Periodic request while BUB supported theft mode response through GRPC</w:t>
            </w:r>
          </w:p>
        </w:tc>
        <w:tc>
          <w:tcPr>
            <w:tcW w:w="5911" w:type="dxa"/>
            <w:tcBorders>
              <w:top w:val="single" w:sz="6" w:space="0" w:color="auto"/>
              <w:left w:val="single" w:sz="6" w:space="0" w:color="auto"/>
              <w:bottom w:val="single" w:sz="6" w:space="0" w:color="auto"/>
              <w:right w:val="single" w:sz="6" w:space="0" w:color="auto"/>
            </w:tcBorders>
          </w:tcPr>
          <w:p w14:paraId="066136DA" w14:textId="77777777" w:rsidR="00F30367" w:rsidRPr="00C016A4" w:rsidRDefault="00B113DE" w:rsidP="00F30367">
            <w:pPr>
              <w:rPr>
                <w:rFonts w:cs="Arial"/>
                <w:sz w:val="16"/>
                <w:szCs w:val="16"/>
              </w:rPr>
            </w:pPr>
            <w:r w:rsidRPr="00C016A4">
              <w:rPr>
                <w:rFonts w:cs="Arial"/>
                <w:sz w:val="16"/>
                <w:szCs w:val="16"/>
              </w:rPr>
              <w:t>MBORREL4: New usecase</w:t>
            </w:r>
          </w:p>
        </w:tc>
      </w:tr>
      <w:tr w:rsidR="00F30367" w:rsidRPr="005B1BF4" w14:paraId="6F50E40A" w14:textId="77777777" w:rsidTr="00F30367">
        <w:trPr>
          <w:trHeight w:val="245"/>
          <w:jc w:val="center"/>
        </w:trPr>
        <w:tc>
          <w:tcPr>
            <w:tcW w:w="1755" w:type="dxa"/>
            <w:tcBorders>
              <w:left w:val="single" w:sz="4" w:space="0" w:color="auto"/>
              <w:right w:val="single" w:sz="4" w:space="0" w:color="auto"/>
            </w:tcBorders>
          </w:tcPr>
          <w:p w14:paraId="4953D24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B800D5" w14:textId="77777777" w:rsidR="00F30367" w:rsidRPr="00C016A4" w:rsidRDefault="00B113DE" w:rsidP="00F30367">
            <w:pPr>
              <w:rPr>
                <w:rFonts w:cs="Arial"/>
                <w:sz w:val="16"/>
                <w:szCs w:val="16"/>
              </w:rPr>
            </w:pPr>
            <w:r w:rsidRPr="00C016A4">
              <w:rPr>
                <w:rFonts w:cs="Arial"/>
                <w:sz w:val="16"/>
                <w:szCs w:val="16"/>
              </w:rPr>
              <w:t>SVS-UC-REQ-306600/B-Theft Mode disabled response through GRPC</w:t>
            </w:r>
          </w:p>
        </w:tc>
        <w:tc>
          <w:tcPr>
            <w:tcW w:w="5911" w:type="dxa"/>
            <w:tcBorders>
              <w:top w:val="single" w:sz="6" w:space="0" w:color="auto"/>
              <w:left w:val="single" w:sz="6" w:space="0" w:color="auto"/>
              <w:bottom w:val="single" w:sz="6" w:space="0" w:color="auto"/>
              <w:right w:val="single" w:sz="6" w:space="0" w:color="auto"/>
            </w:tcBorders>
          </w:tcPr>
          <w:p w14:paraId="4104C6F1"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54DBACB2" w14:textId="77777777" w:rsidTr="00F30367">
        <w:trPr>
          <w:trHeight w:val="245"/>
          <w:jc w:val="center"/>
        </w:trPr>
        <w:tc>
          <w:tcPr>
            <w:tcW w:w="1755" w:type="dxa"/>
            <w:tcBorders>
              <w:left w:val="single" w:sz="4" w:space="0" w:color="auto"/>
              <w:right w:val="single" w:sz="4" w:space="0" w:color="auto"/>
            </w:tcBorders>
          </w:tcPr>
          <w:p w14:paraId="0D49415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5C0A5B" w14:textId="77777777" w:rsidR="00F30367" w:rsidRPr="00C016A4" w:rsidRDefault="00B113DE" w:rsidP="00F30367">
            <w:pPr>
              <w:rPr>
                <w:rFonts w:cs="Arial"/>
                <w:sz w:val="16"/>
                <w:szCs w:val="16"/>
              </w:rPr>
            </w:pPr>
            <w:r w:rsidRPr="00C016A4">
              <w:rPr>
                <w:rFonts w:cs="Arial"/>
                <w:sz w:val="16"/>
                <w:szCs w:val="16"/>
              </w:rPr>
              <w:t>SVS-UC-REQ-306601/C-SVSServer Data Logging Ignition OFF</w:t>
            </w:r>
          </w:p>
        </w:tc>
        <w:tc>
          <w:tcPr>
            <w:tcW w:w="5911" w:type="dxa"/>
            <w:tcBorders>
              <w:top w:val="single" w:sz="6" w:space="0" w:color="auto"/>
              <w:left w:val="single" w:sz="6" w:space="0" w:color="auto"/>
              <w:bottom w:val="single" w:sz="6" w:space="0" w:color="auto"/>
              <w:right w:val="single" w:sz="6" w:space="0" w:color="auto"/>
            </w:tcBorders>
          </w:tcPr>
          <w:p w14:paraId="3C0632E7"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56B3401A" w14:textId="77777777" w:rsidTr="00F30367">
        <w:trPr>
          <w:trHeight w:val="245"/>
          <w:jc w:val="center"/>
        </w:trPr>
        <w:tc>
          <w:tcPr>
            <w:tcW w:w="1755" w:type="dxa"/>
            <w:tcBorders>
              <w:left w:val="single" w:sz="4" w:space="0" w:color="auto"/>
              <w:right w:val="single" w:sz="4" w:space="0" w:color="auto"/>
            </w:tcBorders>
          </w:tcPr>
          <w:p w14:paraId="0A7D0E4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992C3A" w14:textId="77777777" w:rsidR="00F30367" w:rsidRPr="00C016A4" w:rsidRDefault="00B113DE" w:rsidP="00F30367">
            <w:pPr>
              <w:rPr>
                <w:rFonts w:cs="Arial"/>
                <w:sz w:val="16"/>
                <w:szCs w:val="16"/>
              </w:rPr>
            </w:pPr>
            <w:r w:rsidRPr="00C016A4">
              <w:rPr>
                <w:rFonts w:cs="Arial"/>
                <w:sz w:val="16"/>
                <w:szCs w:val="16"/>
              </w:rPr>
              <w:t>SVS-UC-REQ-306602/C-SVSServer send Failure and Retries</w:t>
            </w:r>
          </w:p>
        </w:tc>
        <w:tc>
          <w:tcPr>
            <w:tcW w:w="5911" w:type="dxa"/>
            <w:tcBorders>
              <w:top w:val="single" w:sz="6" w:space="0" w:color="auto"/>
              <w:left w:val="single" w:sz="6" w:space="0" w:color="auto"/>
              <w:bottom w:val="single" w:sz="6" w:space="0" w:color="auto"/>
              <w:right w:val="single" w:sz="6" w:space="0" w:color="auto"/>
            </w:tcBorders>
          </w:tcPr>
          <w:p w14:paraId="6142B1FE"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4955ECA7" w14:textId="77777777" w:rsidTr="00F30367">
        <w:trPr>
          <w:trHeight w:val="245"/>
          <w:jc w:val="center"/>
        </w:trPr>
        <w:tc>
          <w:tcPr>
            <w:tcW w:w="1755" w:type="dxa"/>
            <w:tcBorders>
              <w:left w:val="single" w:sz="4" w:space="0" w:color="auto"/>
              <w:right w:val="single" w:sz="4" w:space="0" w:color="auto"/>
            </w:tcBorders>
          </w:tcPr>
          <w:p w14:paraId="35AF15B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DFDE87" w14:textId="77777777" w:rsidR="00F30367" w:rsidRPr="00C016A4" w:rsidRDefault="00B113DE" w:rsidP="00F30367">
            <w:pPr>
              <w:rPr>
                <w:rFonts w:cs="Arial"/>
                <w:sz w:val="16"/>
                <w:szCs w:val="16"/>
              </w:rPr>
            </w:pPr>
            <w:r w:rsidRPr="00C016A4">
              <w:rPr>
                <w:rFonts w:cs="Arial"/>
                <w:sz w:val="16"/>
                <w:szCs w:val="16"/>
              </w:rPr>
              <w:t>SVS-UC-REQ-306604/C-Main battery supported activate theft mode request through SMS</w:t>
            </w:r>
          </w:p>
        </w:tc>
        <w:tc>
          <w:tcPr>
            <w:tcW w:w="5911" w:type="dxa"/>
            <w:tcBorders>
              <w:top w:val="single" w:sz="6" w:space="0" w:color="auto"/>
              <w:left w:val="single" w:sz="6" w:space="0" w:color="auto"/>
              <w:bottom w:val="single" w:sz="6" w:space="0" w:color="auto"/>
              <w:right w:val="single" w:sz="6" w:space="0" w:color="auto"/>
            </w:tcBorders>
          </w:tcPr>
          <w:p w14:paraId="5F688F7F"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42E1ABCA" w14:textId="77777777" w:rsidTr="00F30367">
        <w:trPr>
          <w:trHeight w:val="245"/>
          <w:jc w:val="center"/>
        </w:trPr>
        <w:tc>
          <w:tcPr>
            <w:tcW w:w="1755" w:type="dxa"/>
            <w:tcBorders>
              <w:left w:val="single" w:sz="4" w:space="0" w:color="auto"/>
              <w:right w:val="single" w:sz="4" w:space="0" w:color="auto"/>
            </w:tcBorders>
          </w:tcPr>
          <w:p w14:paraId="0064A3A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E60C9D" w14:textId="77777777" w:rsidR="00F30367" w:rsidRPr="00C016A4" w:rsidRDefault="00B113DE" w:rsidP="00F30367">
            <w:pPr>
              <w:rPr>
                <w:rFonts w:cs="Arial"/>
                <w:sz w:val="16"/>
                <w:szCs w:val="16"/>
              </w:rPr>
            </w:pPr>
            <w:r w:rsidRPr="00C016A4">
              <w:rPr>
                <w:rFonts w:cs="Arial"/>
                <w:sz w:val="16"/>
                <w:szCs w:val="16"/>
              </w:rPr>
              <w:t>SVS-UC-REQ-306605/C-BUB supported activate theft mode request through SMS</w:t>
            </w:r>
          </w:p>
        </w:tc>
        <w:tc>
          <w:tcPr>
            <w:tcW w:w="5911" w:type="dxa"/>
            <w:tcBorders>
              <w:top w:val="single" w:sz="6" w:space="0" w:color="auto"/>
              <w:left w:val="single" w:sz="6" w:space="0" w:color="auto"/>
              <w:bottom w:val="single" w:sz="6" w:space="0" w:color="auto"/>
              <w:right w:val="single" w:sz="6" w:space="0" w:color="auto"/>
            </w:tcBorders>
          </w:tcPr>
          <w:p w14:paraId="277EB48F" w14:textId="77777777" w:rsidR="00F30367" w:rsidRPr="00C016A4" w:rsidRDefault="00B113DE" w:rsidP="00F30367">
            <w:pPr>
              <w:rPr>
                <w:rFonts w:cs="Arial"/>
                <w:sz w:val="16"/>
                <w:szCs w:val="16"/>
              </w:rPr>
            </w:pPr>
            <w:r w:rsidRPr="00C016A4">
              <w:rPr>
                <w:rFonts w:cs="Arial"/>
                <w:sz w:val="16"/>
                <w:szCs w:val="16"/>
              </w:rPr>
              <w:t>MBORREL4: Updated Post-Conditions, "GRPC," req title and  "theft mode"</w:t>
            </w:r>
          </w:p>
        </w:tc>
      </w:tr>
      <w:tr w:rsidR="00F30367" w:rsidRPr="005B1BF4" w14:paraId="54EFD49C" w14:textId="77777777" w:rsidTr="00F30367">
        <w:trPr>
          <w:trHeight w:val="245"/>
          <w:jc w:val="center"/>
        </w:trPr>
        <w:tc>
          <w:tcPr>
            <w:tcW w:w="1755" w:type="dxa"/>
            <w:tcBorders>
              <w:left w:val="single" w:sz="4" w:space="0" w:color="auto"/>
              <w:right w:val="single" w:sz="4" w:space="0" w:color="auto"/>
            </w:tcBorders>
          </w:tcPr>
          <w:p w14:paraId="6688360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8E907A" w14:textId="77777777" w:rsidR="00F30367" w:rsidRPr="00C016A4" w:rsidRDefault="00B113DE" w:rsidP="00F30367">
            <w:pPr>
              <w:rPr>
                <w:rFonts w:cs="Arial"/>
                <w:sz w:val="16"/>
                <w:szCs w:val="16"/>
              </w:rPr>
            </w:pPr>
            <w:r w:rsidRPr="00C016A4">
              <w:rPr>
                <w:rFonts w:cs="Arial"/>
                <w:sz w:val="16"/>
                <w:szCs w:val="16"/>
              </w:rPr>
              <w:t>SVS-UC-REQ-306606/C-Deactivate theft mode request through SMS</w:t>
            </w:r>
          </w:p>
        </w:tc>
        <w:tc>
          <w:tcPr>
            <w:tcW w:w="5911" w:type="dxa"/>
            <w:tcBorders>
              <w:top w:val="single" w:sz="6" w:space="0" w:color="auto"/>
              <w:left w:val="single" w:sz="6" w:space="0" w:color="auto"/>
              <w:bottom w:val="single" w:sz="6" w:space="0" w:color="auto"/>
              <w:right w:val="single" w:sz="6" w:space="0" w:color="auto"/>
            </w:tcBorders>
          </w:tcPr>
          <w:p w14:paraId="0249668D" w14:textId="77777777" w:rsidR="00F30367" w:rsidRPr="00C016A4" w:rsidRDefault="00B113DE" w:rsidP="00F30367">
            <w:pPr>
              <w:rPr>
                <w:rFonts w:cs="Arial"/>
                <w:sz w:val="16"/>
                <w:szCs w:val="16"/>
              </w:rPr>
            </w:pPr>
            <w:r w:rsidRPr="00C016A4">
              <w:rPr>
                <w:rFonts w:cs="Arial"/>
                <w:sz w:val="16"/>
                <w:szCs w:val="16"/>
              </w:rPr>
              <w:t>MBORREL4: Updated Post-Conditions, "GRPC" and "theft mode"</w:t>
            </w:r>
          </w:p>
        </w:tc>
      </w:tr>
      <w:tr w:rsidR="00F30367" w:rsidRPr="005B1BF4" w14:paraId="54953AE5" w14:textId="77777777" w:rsidTr="00F30367">
        <w:trPr>
          <w:trHeight w:val="245"/>
          <w:jc w:val="center"/>
        </w:trPr>
        <w:tc>
          <w:tcPr>
            <w:tcW w:w="1755" w:type="dxa"/>
            <w:tcBorders>
              <w:left w:val="single" w:sz="4" w:space="0" w:color="auto"/>
              <w:right w:val="single" w:sz="4" w:space="0" w:color="auto"/>
            </w:tcBorders>
          </w:tcPr>
          <w:p w14:paraId="0FBC570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6305FA" w14:textId="77777777" w:rsidR="00F30367" w:rsidRPr="00C016A4" w:rsidRDefault="00B113DE" w:rsidP="00F30367">
            <w:pPr>
              <w:rPr>
                <w:rFonts w:cs="Arial"/>
                <w:sz w:val="16"/>
                <w:szCs w:val="16"/>
              </w:rPr>
            </w:pPr>
            <w:r w:rsidRPr="00C016A4">
              <w:rPr>
                <w:rFonts w:cs="Arial"/>
                <w:sz w:val="16"/>
                <w:szCs w:val="16"/>
              </w:rPr>
              <w:t>SVS-ACT-REQ-310862/B-Antenna Source - Cellular Connectivity (3 Cell Ant.)</w:t>
            </w:r>
          </w:p>
        </w:tc>
        <w:tc>
          <w:tcPr>
            <w:tcW w:w="5911" w:type="dxa"/>
            <w:tcBorders>
              <w:top w:val="single" w:sz="6" w:space="0" w:color="auto"/>
              <w:left w:val="single" w:sz="6" w:space="0" w:color="auto"/>
              <w:bottom w:val="single" w:sz="6" w:space="0" w:color="auto"/>
              <w:right w:val="single" w:sz="6" w:space="0" w:color="auto"/>
            </w:tcBorders>
          </w:tcPr>
          <w:p w14:paraId="3CE91346"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73140C6C" w14:textId="77777777" w:rsidTr="00F30367">
        <w:trPr>
          <w:trHeight w:val="245"/>
          <w:jc w:val="center"/>
        </w:trPr>
        <w:tc>
          <w:tcPr>
            <w:tcW w:w="1755" w:type="dxa"/>
            <w:tcBorders>
              <w:left w:val="single" w:sz="4" w:space="0" w:color="auto"/>
              <w:right w:val="single" w:sz="4" w:space="0" w:color="auto"/>
            </w:tcBorders>
          </w:tcPr>
          <w:p w14:paraId="7C01548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15C4F8" w14:textId="77777777" w:rsidR="00F30367" w:rsidRPr="00C016A4" w:rsidRDefault="00B113DE" w:rsidP="00F30367">
            <w:pPr>
              <w:rPr>
                <w:rFonts w:cs="Arial"/>
                <w:sz w:val="16"/>
                <w:szCs w:val="16"/>
              </w:rPr>
            </w:pPr>
            <w:r w:rsidRPr="00C016A4">
              <w:rPr>
                <w:rFonts w:cs="Arial"/>
                <w:sz w:val="16"/>
                <w:szCs w:val="16"/>
              </w:rPr>
              <w:t>SVS-ACT-REQ-310863/B-Antenna Source - Cellular Connectivity (2 Cell Ant.)</w:t>
            </w:r>
          </w:p>
        </w:tc>
        <w:tc>
          <w:tcPr>
            <w:tcW w:w="5911" w:type="dxa"/>
            <w:tcBorders>
              <w:top w:val="single" w:sz="6" w:space="0" w:color="auto"/>
              <w:left w:val="single" w:sz="6" w:space="0" w:color="auto"/>
              <w:bottom w:val="single" w:sz="6" w:space="0" w:color="auto"/>
              <w:right w:val="single" w:sz="6" w:space="0" w:color="auto"/>
            </w:tcBorders>
          </w:tcPr>
          <w:p w14:paraId="103241D4"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33602ACF" w14:textId="77777777" w:rsidTr="00F30367">
        <w:trPr>
          <w:trHeight w:val="245"/>
          <w:jc w:val="center"/>
        </w:trPr>
        <w:tc>
          <w:tcPr>
            <w:tcW w:w="1755" w:type="dxa"/>
            <w:tcBorders>
              <w:left w:val="single" w:sz="4" w:space="0" w:color="auto"/>
              <w:right w:val="single" w:sz="4" w:space="0" w:color="auto"/>
            </w:tcBorders>
          </w:tcPr>
          <w:p w14:paraId="632D841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31661B" w14:textId="77777777" w:rsidR="00F30367" w:rsidRPr="00C016A4" w:rsidRDefault="00B113DE" w:rsidP="00F30367">
            <w:pPr>
              <w:rPr>
                <w:rFonts w:cs="Arial"/>
                <w:sz w:val="16"/>
                <w:szCs w:val="16"/>
              </w:rPr>
            </w:pPr>
            <w:r w:rsidRPr="00C016A4">
              <w:rPr>
                <w:rFonts w:cs="Arial"/>
                <w:sz w:val="16"/>
                <w:szCs w:val="16"/>
              </w:rPr>
              <w:t>SVS-ACT-REQ-310864/B-GNSS/Cellular Time Sharing</w:t>
            </w:r>
          </w:p>
        </w:tc>
        <w:tc>
          <w:tcPr>
            <w:tcW w:w="5911" w:type="dxa"/>
            <w:tcBorders>
              <w:top w:val="single" w:sz="6" w:space="0" w:color="auto"/>
              <w:left w:val="single" w:sz="6" w:space="0" w:color="auto"/>
              <w:bottom w:val="single" w:sz="6" w:space="0" w:color="auto"/>
              <w:right w:val="single" w:sz="6" w:space="0" w:color="auto"/>
            </w:tcBorders>
          </w:tcPr>
          <w:p w14:paraId="56270E65"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71C8BB48" w14:textId="77777777" w:rsidTr="00F30367">
        <w:trPr>
          <w:trHeight w:val="245"/>
          <w:jc w:val="center"/>
        </w:trPr>
        <w:tc>
          <w:tcPr>
            <w:tcW w:w="1755" w:type="dxa"/>
            <w:tcBorders>
              <w:left w:val="single" w:sz="4" w:space="0" w:color="auto"/>
              <w:right w:val="single" w:sz="4" w:space="0" w:color="auto"/>
            </w:tcBorders>
          </w:tcPr>
          <w:p w14:paraId="0B57132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87863B" w14:textId="77777777" w:rsidR="00F30367" w:rsidRPr="00C016A4" w:rsidRDefault="00B113DE" w:rsidP="00F30367">
            <w:pPr>
              <w:rPr>
                <w:rFonts w:cs="Arial"/>
                <w:sz w:val="16"/>
                <w:szCs w:val="16"/>
              </w:rPr>
            </w:pPr>
            <w:r w:rsidRPr="00C016A4">
              <w:rPr>
                <w:rFonts w:cs="Arial"/>
                <w:sz w:val="16"/>
                <w:szCs w:val="16"/>
              </w:rPr>
              <w:t>SVS-SD-REQ-303285/D-FTCP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383559F4"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6880D63B" w14:textId="77777777" w:rsidTr="00F30367">
        <w:trPr>
          <w:trHeight w:val="245"/>
          <w:jc w:val="center"/>
        </w:trPr>
        <w:tc>
          <w:tcPr>
            <w:tcW w:w="1755" w:type="dxa"/>
            <w:tcBorders>
              <w:left w:val="single" w:sz="4" w:space="0" w:color="auto"/>
              <w:right w:val="single" w:sz="4" w:space="0" w:color="auto"/>
            </w:tcBorders>
          </w:tcPr>
          <w:p w14:paraId="3CC5AA9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2E89BA" w14:textId="77777777" w:rsidR="00F30367" w:rsidRPr="00C016A4" w:rsidRDefault="00B113DE" w:rsidP="00F30367">
            <w:pPr>
              <w:rPr>
                <w:rFonts w:cs="Arial"/>
                <w:sz w:val="16"/>
                <w:szCs w:val="16"/>
              </w:rPr>
            </w:pPr>
            <w:r w:rsidRPr="00C016A4">
              <w:rPr>
                <w:rFonts w:cs="Arial"/>
                <w:sz w:val="16"/>
                <w:szCs w:val="16"/>
              </w:rPr>
              <w:t>SVS-SD-REQ-303327/D-FTCP Retry Strategies</w:t>
            </w:r>
          </w:p>
        </w:tc>
        <w:tc>
          <w:tcPr>
            <w:tcW w:w="5911" w:type="dxa"/>
            <w:tcBorders>
              <w:top w:val="single" w:sz="6" w:space="0" w:color="auto"/>
              <w:left w:val="single" w:sz="6" w:space="0" w:color="auto"/>
              <w:bottom w:val="single" w:sz="6" w:space="0" w:color="auto"/>
              <w:right w:val="single" w:sz="6" w:space="0" w:color="auto"/>
            </w:tcBorders>
          </w:tcPr>
          <w:p w14:paraId="42664564"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77753468" w14:textId="77777777" w:rsidTr="00F30367">
        <w:trPr>
          <w:trHeight w:val="245"/>
          <w:jc w:val="center"/>
        </w:trPr>
        <w:tc>
          <w:tcPr>
            <w:tcW w:w="1755" w:type="dxa"/>
            <w:tcBorders>
              <w:left w:val="single" w:sz="4" w:space="0" w:color="auto"/>
              <w:right w:val="single" w:sz="4" w:space="0" w:color="auto"/>
            </w:tcBorders>
          </w:tcPr>
          <w:p w14:paraId="31A78B8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A0515A" w14:textId="77777777" w:rsidR="00F30367" w:rsidRPr="00C016A4" w:rsidRDefault="00B113DE" w:rsidP="00F30367">
            <w:pPr>
              <w:rPr>
                <w:rFonts w:cs="Arial"/>
                <w:sz w:val="16"/>
                <w:szCs w:val="16"/>
              </w:rPr>
            </w:pPr>
            <w:r w:rsidRPr="00C016A4">
              <w:rPr>
                <w:rFonts w:cs="Arial"/>
                <w:sz w:val="16"/>
                <w:szCs w:val="16"/>
              </w:rPr>
              <w:t>SVS-SD-REQ-303698/D-SMS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385D899E"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7B189028" w14:textId="77777777" w:rsidTr="00F30367">
        <w:trPr>
          <w:trHeight w:val="245"/>
          <w:jc w:val="center"/>
        </w:trPr>
        <w:tc>
          <w:tcPr>
            <w:tcW w:w="1755" w:type="dxa"/>
            <w:tcBorders>
              <w:left w:val="single" w:sz="4" w:space="0" w:color="auto"/>
              <w:right w:val="single" w:sz="4" w:space="0" w:color="auto"/>
            </w:tcBorders>
          </w:tcPr>
          <w:p w14:paraId="66687AF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41E889" w14:textId="77777777" w:rsidR="00F30367" w:rsidRPr="00C016A4" w:rsidRDefault="00B113DE" w:rsidP="00F30367">
            <w:pPr>
              <w:rPr>
                <w:rFonts w:cs="Arial"/>
                <w:sz w:val="16"/>
                <w:szCs w:val="16"/>
              </w:rPr>
            </w:pPr>
            <w:r w:rsidRPr="00C016A4">
              <w:rPr>
                <w:rFonts w:cs="Arial"/>
                <w:sz w:val="16"/>
                <w:szCs w:val="16"/>
              </w:rPr>
              <w:t>SVS-SD-REQ-303710/D-SMS Retry Strategies</w:t>
            </w:r>
          </w:p>
        </w:tc>
        <w:tc>
          <w:tcPr>
            <w:tcW w:w="5911" w:type="dxa"/>
            <w:tcBorders>
              <w:top w:val="single" w:sz="6" w:space="0" w:color="auto"/>
              <w:left w:val="single" w:sz="6" w:space="0" w:color="auto"/>
              <w:bottom w:val="single" w:sz="6" w:space="0" w:color="auto"/>
              <w:right w:val="single" w:sz="6" w:space="0" w:color="auto"/>
            </w:tcBorders>
          </w:tcPr>
          <w:p w14:paraId="6882C04F"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27F59B07" w14:textId="77777777" w:rsidTr="00F30367">
        <w:trPr>
          <w:trHeight w:val="245"/>
          <w:jc w:val="center"/>
        </w:trPr>
        <w:tc>
          <w:tcPr>
            <w:tcW w:w="1755" w:type="dxa"/>
            <w:tcBorders>
              <w:left w:val="single" w:sz="4" w:space="0" w:color="auto"/>
              <w:right w:val="single" w:sz="4" w:space="0" w:color="auto"/>
            </w:tcBorders>
          </w:tcPr>
          <w:p w14:paraId="785F393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235915" w14:textId="77777777" w:rsidR="00F30367" w:rsidRPr="00C016A4" w:rsidRDefault="00B113DE" w:rsidP="00F30367">
            <w:pPr>
              <w:rPr>
                <w:rFonts w:cs="Arial"/>
                <w:sz w:val="16"/>
                <w:szCs w:val="16"/>
              </w:rPr>
            </w:pPr>
            <w:r w:rsidRPr="00C016A4">
              <w:rPr>
                <w:rFonts w:cs="Arial"/>
                <w:sz w:val="16"/>
                <w:szCs w:val="16"/>
              </w:rPr>
              <w:t>SVS-REQ-303140/D-Main battery power while SVS “Theft Mode” Active Low voltage threshold reached</w:t>
            </w:r>
          </w:p>
        </w:tc>
        <w:tc>
          <w:tcPr>
            <w:tcW w:w="5911" w:type="dxa"/>
            <w:tcBorders>
              <w:top w:val="single" w:sz="6" w:space="0" w:color="auto"/>
              <w:left w:val="single" w:sz="6" w:space="0" w:color="auto"/>
              <w:bottom w:val="single" w:sz="6" w:space="0" w:color="auto"/>
              <w:right w:val="single" w:sz="6" w:space="0" w:color="auto"/>
            </w:tcBorders>
          </w:tcPr>
          <w:p w14:paraId="7F1D73EF"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48CE3460" w14:textId="77777777" w:rsidTr="00F30367">
        <w:trPr>
          <w:trHeight w:val="245"/>
          <w:jc w:val="center"/>
        </w:trPr>
        <w:tc>
          <w:tcPr>
            <w:tcW w:w="1755" w:type="dxa"/>
            <w:tcBorders>
              <w:left w:val="single" w:sz="4" w:space="0" w:color="auto"/>
              <w:right w:val="single" w:sz="4" w:space="0" w:color="auto"/>
            </w:tcBorders>
          </w:tcPr>
          <w:p w14:paraId="144911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2280DE" w14:textId="77777777" w:rsidR="00F30367" w:rsidRPr="00C016A4" w:rsidRDefault="00B113DE" w:rsidP="00F30367">
            <w:pPr>
              <w:rPr>
                <w:rFonts w:cs="Arial"/>
                <w:sz w:val="16"/>
                <w:szCs w:val="16"/>
              </w:rPr>
            </w:pPr>
            <w:r w:rsidRPr="00C016A4">
              <w:rPr>
                <w:rFonts w:cs="Arial"/>
                <w:sz w:val="16"/>
                <w:szCs w:val="16"/>
              </w:rPr>
              <w:t>SVS-REQ-306354/C-Main battery power while SVS “Theft Mode” Active Warning threshold reached</w:t>
            </w:r>
          </w:p>
        </w:tc>
        <w:tc>
          <w:tcPr>
            <w:tcW w:w="5911" w:type="dxa"/>
            <w:tcBorders>
              <w:top w:val="single" w:sz="6" w:space="0" w:color="auto"/>
              <w:left w:val="single" w:sz="6" w:space="0" w:color="auto"/>
              <w:bottom w:val="single" w:sz="6" w:space="0" w:color="auto"/>
              <w:right w:val="single" w:sz="6" w:space="0" w:color="auto"/>
            </w:tcBorders>
          </w:tcPr>
          <w:p w14:paraId="10B69DBE"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14C7DDAA" w14:textId="77777777" w:rsidTr="00F30367">
        <w:trPr>
          <w:trHeight w:val="245"/>
          <w:jc w:val="center"/>
        </w:trPr>
        <w:tc>
          <w:tcPr>
            <w:tcW w:w="1755" w:type="dxa"/>
            <w:tcBorders>
              <w:left w:val="single" w:sz="4" w:space="0" w:color="auto"/>
              <w:right w:val="single" w:sz="4" w:space="0" w:color="auto"/>
            </w:tcBorders>
          </w:tcPr>
          <w:p w14:paraId="29BC231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9BDA04" w14:textId="77777777" w:rsidR="00F30367" w:rsidRPr="00C016A4" w:rsidRDefault="00B113DE" w:rsidP="00F30367">
            <w:pPr>
              <w:rPr>
                <w:rFonts w:cs="Arial"/>
                <w:sz w:val="16"/>
                <w:szCs w:val="16"/>
              </w:rPr>
            </w:pPr>
            <w:r w:rsidRPr="00C016A4">
              <w:rPr>
                <w:rFonts w:cs="Arial"/>
                <w:sz w:val="16"/>
                <w:szCs w:val="16"/>
              </w:rPr>
              <w:t>SVS-REQ-303141/D-Periodicity Reduction Main battery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4307940F"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60ECF2F5" w14:textId="77777777" w:rsidTr="00F30367">
        <w:trPr>
          <w:trHeight w:val="245"/>
          <w:jc w:val="center"/>
        </w:trPr>
        <w:tc>
          <w:tcPr>
            <w:tcW w:w="1755" w:type="dxa"/>
            <w:tcBorders>
              <w:left w:val="single" w:sz="4" w:space="0" w:color="auto"/>
              <w:right w:val="single" w:sz="4" w:space="0" w:color="auto"/>
            </w:tcBorders>
          </w:tcPr>
          <w:p w14:paraId="528F90E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B6FF6D" w14:textId="77777777" w:rsidR="00F30367" w:rsidRPr="00C016A4" w:rsidRDefault="00B113DE" w:rsidP="00F30367">
            <w:pPr>
              <w:rPr>
                <w:rFonts w:cs="Arial"/>
                <w:sz w:val="16"/>
                <w:szCs w:val="16"/>
              </w:rPr>
            </w:pPr>
            <w:r w:rsidRPr="00C016A4">
              <w:rPr>
                <w:rFonts w:cs="Arial"/>
                <w:sz w:val="16"/>
                <w:szCs w:val="16"/>
              </w:rPr>
              <w:t>SVS-REQ-303142/D-Main battery Depletion while “Theft Mode” active and NO BUB available</w:t>
            </w:r>
          </w:p>
        </w:tc>
        <w:tc>
          <w:tcPr>
            <w:tcW w:w="5911" w:type="dxa"/>
            <w:tcBorders>
              <w:top w:val="single" w:sz="6" w:space="0" w:color="auto"/>
              <w:left w:val="single" w:sz="6" w:space="0" w:color="auto"/>
              <w:bottom w:val="single" w:sz="6" w:space="0" w:color="auto"/>
              <w:right w:val="single" w:sz="6" w:space="0" w:color="auto"/>
            </w:tcBorders>
          </w:tcPr>
          <w:p w14:paraId="4F71EF0F"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01039CC6" w14:textId="77777777" w:rsidTr="00F30367">
        <w:trPr>
          <w:trHeight w:val="245"/>
          <w:jc w:val="center"/>
        </w:trPr>
        <w:tc>
          <w:tcPr>
            <w:tcW w:w="1755" w:type="dxa"/>
            <w:tcBorders>
              <w:left w:val="single" w:sz="4" w:space="0" w:color="auto"/>
              <w:right w:val="single" w:sz="4" w:space="0" w:color="auto"/>
            </w:tcBorders>
          </w:tcPr>
          <w:p w14:paraId="7D31790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FD853E" w14:textId="77777777" w:rsidR="00F30367" w:rsidRPr="00C016A4" w:rsidRDefault="00B113DE" w:rsidP="00F30367">
            <w:pPr>
              <w:rPr>
                <w:rFonts w:cs="Arial"/>
                <w:sz w:val="16"/>
                <w:szCs w:val="16"/>
              </w:rPr>
            </w:pPr>
            <w:r w:rsidRPr="00C016A4">
              <w:rPr>
                <w:rFonts w:cs="Arial"/>
                <w:sz w:val="16"/>
                <w:szCs w:val="16"/>
              </w:rPr>
              <w:t>SVS-REQ-303144/D-Main battery Depletion while “Theft Mode” active and BUB available</w:t>
            </w:r>
          </w:p>
        </w:tc>
        <w:tc>
          <w:tcPr>
            <w:tcW w:w="5911" w:type="dxa"/>
            <w:tcBorders>
              <w:top w:val="single" w:sz="6" w:space="0" w:color="auto"/>
              <w:left w:val="single" w:sz="6" w:space="0" w:color="auto"/>
              <w:bottom w:val="single" w:sz="6" w:space="0" w:color="auto"/>
              <w:right w:val="single" w:sz="6" w:space="0" w:color="auto"/>
            </w:tcBorders>
          </w:tcPr>
          <w:p w14:paraId="31ED8B3E" w14:textId="77777777" w:rsidR="00F30367" w:rsidRPr="00C016A4" w:rsidRDefault="00B113DE" w:rsidP="00F30367">
            <w:pPr>
              <w:rPr>
                <w:rFonts w:cs="Arial"/>
                <w:sz w:val="16"/>
                <w:szCs w:val="16"/>
              </w:rPr>
            </w:pPr>
            <w:r w:rsidRPr="00C016A4">
              <w:rPr>
                <w:rFonts w:cs="Arial"/>
                <w:sz w:val="16"/>
                <w:szCs w:val="16"/>
              </w:rPr>
              <w:t>MBORREL4: Updated "GRPC" and changed last line status field to Available &amp; Supported</w:t>
            </w:r>
          </w:p>
        </w:tc>
      </w:tr>
      <w:tr w:rsidR="00F30367" w:rsidRPr="005B1BF4" w14:paraId="7796354B" w14:textId="77777777" w:rsidTr="00F30367">
        <w:trPr>
          <w:trHeight w:val="245"/>
          <w:jc w:val="center"/>
        </w:trPr>
        <w:tc>
          <w:tcPr>
            <w:tcW w:w="1755" w:type="dxa"/>
            <w:tcBorders>
              <w:left w:val="single" w:sz="4" w:space="0" w:color="auto"/>
              <w:right w:val="single" w:sz="4" w:space="0" w:color="auto"/>
            </w:tcBorders>
          </w:tcPr>
          <w:p w14:paraId="02A203D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7A1385" w14:textId="77777777" w:rsidR="00F30367" w:rsidRPr="00C016A4" w:rsidRDefault="00B113DE" w:rsidP="00F30367">
            <w:pPr>
              <w:rPr>
                <w:rFonts w:cs="Arial"/>
                <w:sz w:val="16"/>
                <w:szCs w:val="16"/>
              </w:rPr>
            </w:pPr>
            <w:r w:rsidRPr="00C016A4">
              <w:rPr>
                <w:rFonts w:cs="Arial"/>
                <w:sz w:val="16"/>
                <w:szCs w:val="16"/>
              </w:rPr>
              <w:t>SVS-REQ-291100/E-SVSServer BUB available while in “Theft Mode” and Main Battery Physically Removed</w:t>
            </w:r>
          </w:p>
        </w:tc>
        <w:tc>
          <w:tcPr>
            <w:tcW w:w="5911" w:type="dxa"/>
            <w:tcBorders>
              <w:top w:val="single" w:sz="6" w:space="0" w:color="auto"/>
              <w:left w:val="single" w:sz="6" w:space="0" w:color="auto"/>
              <w:bottom w:val="single" w:sz="6" w:space="0" w:color="auto"/>
              <w:right w:val="single" w:sz="6" w:space="0" w:color="auto"/>
            </w:tcBorders>
          </w:tcPr>
          <w:p w14:paraId="124B8E13"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6D697265" w14:textId="77777777" w:rsidTr="00F30367">
        <w:trPr>
          <w:trHeight w:val="245"/>
          <w:jc w:val="center"/>
        </w:trPr>
        <w:tc>
          <w:tcPr>
            <w:tcW w:w="1755" w:type="dxa"/>
            <w:tcBorders>
              <w:left w:val="single" w:sz="4" w:space="0" w:color="auto"/>
              <w:right w:val="single" w:sz="4" w:space="0" w:color="auto"/>
            </w:tcBorders>
          </w:tcPr>
          <w:p w14:paraId="5887844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E99989" w14:textId="77777777" w:rsidR="00F30367" w:rsidRPr="00C016A4" w:rsidRDefault="00B113DE" w:rsidP="00F30367">
            <w:pPr>
              <w:rPr>
                <w:rFonts w:cs="Arial"/>
                <w:sz w:val="16"/>
                <w:szCs w:val="16"/>
              </w:rPr>
            </w:pPr>
            <w:r w:rsidRPr="00C016A4">
              <w:rPr>
                <w:rFonts w:cs="Arial"/>
                <w:sz w:val="16"/>
                <w:szCs w:val="16"/>
              </w:rPr>
              <w:t>SVS-REQ-303145/D-Periodicity Reduction SVSServer BUB power while “Theft Mode” active</w:t>
            </w:r>
          </w:p>
        </w:tc>
        <w:tc>
          <w:tcPr>
            <w:tcW w:w="5911" w:type="dxa"/>
            <w:tcBorders>
              <w:top w:val="single" w:sz="6" w:space="0" w:color="auto"/>
              <w:left w:val="single" w:sz="6" w:space="0" w:color="auto"/>
              <w:bottom w:val="single" w:sz="6" w:space="0" w:color="auto"/>
              <w:right w:val="single" w:sz="6" w:space="0" w:color="auto"/>
            </w:tcBorders>
          </w:tcPr>
          <w:p w14:paraId="59B41A7F" w14:textId="77777777" w:rsidR="00F30367" w:rsidRPr="00C016A4" w:rsidRDefault="00B113DE" w:rsidP="00F30367">
            <w:pPr>
              <w:rPr>
                <w:rFonts w:cs="Arial"/>
                <w:sz w:val="16"/>
                <w:szCs w:val="16"/>
              </w:rPr>
            </w:pPr>
            <w:r w:rsidRPr="00C016A4">
              <w:rPr>
                <w:rFonts w:cs="Arial"/>
                <w:sz w:val="16"/>
                <w:szCs w:val="16"/>
              </w:rPr>
              <w:t>MBORREL4: Updated content and "GRPC"</w:t>
            </w:r>
          </w:p>
        </w:tc>
      </w:tr>
      <w:tr w:rsidR="00F30367" w:rsidRPr="005B1BF4" w14:paraId="43710F27" w14:textId="77777777" w:rsidTr="00F30367">
        <w:trPr>
          <w:trHeight w:val="245"/>
          <w:jc w:val="center"/>
        </w:trPr>
        <w:tc>
          <w:tcPr>
            <w:tcW w:w="1755" w:type="dxa"/>
            <w:tcBorders>
              <w:left w:val="single" w:sz="4" w:space="0" w:color="auto"/>
              <w:right w:val="single" w:sz="4" w:space="0" w:color="auto"/>
            </w:tcBorders>
          </w:tcPr>
          <w:p w14:paraId="01567AF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B8FDC5" w14:textId="77777777" w:rsidR="00F30367" w:rsidRPr="00C016A4" w:rsidRDefault="00B113DE" w:rsidP="00F30367">
            <w:pPr>
              <w:rPr>
                <w:rFonts w:cs="Arial"/>
                <w:sz w:val="16"/>
                <w:szCs w:val="16"/>
              </w:rPr>
            </w:pPr>
            <w:r w:rsidRPr="00C016A4">
              <w:rPr>
                <w:rFonts w:cs="Arial"/>
                <w:sz w:val="16"/>
                <w:szCs w:val="16"/>
              </w:rPr>
              <w:t>SVS-REQ-303146/D-SVSServer BUB SVS Depletion while in “Theft Mode”</w:t>
            </w:r>
          </w:p>
        </w:tc>
        <w:tc>
          <w:tcPr>
            <w:tcW w:w="5911" w:type="dxa"/>
            <w:tcBorders>
              <w:top w:val="single" w:sz="6" w:space="0" w:color="auto"/>
              <w:left w:val="single" w:sz="6" w:space="0" w:color="auto"/>
              <w:bottom w:val="single" w:sz="6" w:space="0" w:color="auto"/>
              <w:right w:val="single" w:sz="6" w:space="0" w:color="auto"/>
            </w:tcBorders>
          </w:tcPr>
          <w:p w14:paraId="6CEC61CE"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376FD599" w14:textId="77777777" w:rsidTr="00F30367">
        <w:trPr>
          <w:trHeight w:val="245"/>
          <w:jc w:val="center"/>
        </w:trPr>
        <w:tc>
          <w:tcPr>
            <w:tcW w:w="1755" w:type="dxa"/>
            <w:tcBorders>
              <w:left w:val="single" w:sz="4" w:space="0" w:color="auto"/>
              <w:right w:val="single" w:sz="4" w:space="0" w:color="auto"/>
            </w:tcBorders>
          </w:tcPr>
          <w:p w14:paraId="635F139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80AD67" w14:textId="77777777" w:rsidR="00F30367" w:rsidRPr="00C016A4" w:rsidRDefault="00B113DE" w:rsidP="00F30367">
            <w:pPr>
              <w:rPr>
                <w:rFonts w:cs="Arial"/>
                <w:sz w:val="16"/>
                <w:szCs w:val="16"/>
              </w:rPr>
            </w:pPr>
            <w:r w:rsidRPr="00C016A4">
              <w:rPr>
                <w:rFonts w:cs="Arial"/>
                <w:sz w:val="16"/>
                <w:szCs w:val="16"/>
              </w:rPr>
              <w:t>SVS-REQ-303149/D-SVSServer BUB SVS RTC Time DID NOT Specified NOT in “Theft Mode”</w:t>
            </w:r>
          </w:p>
        </w:tc>
        <w:tc>
          <w:tcPr>
            <w:tcW w:w="5911" w:type="dxa"/>
            <w:tcBorders>
              <w:top w:val="single" w:sz="6" w:space="0" w:color="auto"/>
              <w:left w:val="single" w:sz="6" w:space="0" w:color="auto"/>
              <w:bottom w:val="single" w:sz="6" w:space="0" w:color="auto"/>
              <w:right w:val="single" w:sz="6" w:space="0" w:color="auto"/>
            </w:tcBorders>
          </w:tcPr>
          <w:p w14:paraId="50891ECF"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29F51E69" w14:textId="77777777" w:rsidTr="00F30367">
        <w:trPr>
          <w:trHeight w:val="245"/>
          <w:jc w:val="center"/>
        </w:trPr>
        <w:tc>
          <w:tcPr>
            <w:tcW w:w="1755" w:type="dxa"/>
            <w:tcBorders>
              <w:left w:val="single" w:sz="4" w:space="0" w:color="auto"/>
              <w:right w:val="single" w:sz="4" w:space="0" w:color="auto"/>
            </w:tcBorders>
          </w:tcPr>
          <w:p w14:paraId="586225B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4E0D90" w14:textId="77777777" w:rsidR="00F30367" w:rsidRPr="00C016A4" w:rsidRDefault="00B113DE" w:rsidP="00F30367">
            <w:pPr>
              <w:rPr>
                <w:rFonts w:cs="Arial"/>
                <w:sz w:val="16"/>
                <w:szCs w:val="16"/>
              </w:rPr>
            </w:pPr>
            <w:r w:rsidRPr="00C016A4">
              <w:rPr>
                <w:rFonts w:cs="Arial"/>
                <w:sz w:val="16"/>
                <w:szCs w:val="16"/>
              </w:rPr>
              <w:t>SVS-REQ-303150/D-SVSServer BUB SVS RTC Time Termination NOT in “Theft Mode”</w:t>
            </w:r>
          </w:p>
        </w:tc>
        <w:tc>
          <w:tcPr>
            <w:tcW w:w="5911" w:type="dxa"/>
            <w:tcBorders>
              <w:top w:val="single" w:sz="6" w:space="0" w:color="auto"/>
              <w:left w:val="single" w:sz="6" w:space="0" w:color="auto"/>
              <w:bottom w:val="single" w:sz="6" w:space="0" w:color="auto"/>
              <w:right w:val="single" w:sz="6" w:space="0" w:color="auto"/>
            </w:tcBorders>
          </w:tcPr>
          <w:p w14:paraId="756B219B"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5842811B" w14:textId="77777777" w:rsidTr="00F30367">
        <w:trPr>
          <w:trHeight w:val="245"/>
          <w:jc w:val="center"/>
        </w:trPr>
        <w:tc>
          <w:tcPr>
            <w:tcW w:w="1755" w:type="dxa"/>
            <w:tcBorders>
              <w:left w:val="single" w:sz="4" w:space="0" w:color="auto"/>
              <w:right w:val="single" w:sz="4" w:space="0" w:color="auto"/>
            </w:tcBorders>
          </w:tcPr>
          <w:p w14:paraId="3B9C799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F1485B" w14:textId="77777777" w:rsidR="00F30367" w:rsidRPr="00C016A4" w:rsidRDefault="00B113DE" w:rsidP="00F30367">
            <w:pPr>
              <w:rPr>
                <w:rFonts w:cs="Arial"/>
                <w:sz w:val="16"/>
                <w:szCs w:val="16"/>
              </w:rPr>
            </w:pPr>
            <w:r w:rsidRPr="00C016A4">
              <w:rPr>
                <w:rFonts w:cs="Arial"/>
                <w:sz w:val="16"/>
                <w:szCs w:val="16"/>
              </w:rPr>
              <w:t>SVS-REQ-303151/D-SVSServer BUB SVS RTC Time Termination Alert while NOT in “Theft Mode”</w:t>
            </w:r>
          </w:p>
        </w:tc>
        <w:tc>
          <w:tcPr>
            <w:tcW w:w="5911" w:type="dxa"/>
            <w:tcBorders>
              <w:top w:val="single" w:sz="6" w:space="0" w:color="auto"/>
              <w:left w:val="single" w:sz="6" w:space="0" w:color="auto"/>
              <w:bottom w:val="single" w:sz="6" w:space="0" w:color="auto"/>
              <w:right w:val="single" w:sz="6" w:space="0" w:color="auto"/>
            </w:tcBorders>
          </w:tcPr>
          <w:p w14:paraId="4F71B53B" w14:textId="77777777" w:rsidR="00F30367" w:rsidRPr="00C016A4" w:rsidRDefault="00B113DE" w:rsidP="00F30367">
            <w:pPr>
              <w:rPr>
                <w:rFonts w:cs="Arial"/>
                <w:sz w:val="16"/>
                <w:szCs w:val="16"/>
              </w:rPr>
            </w:pPr>
            <w:r w:rsidRPr="00C016A4">
              <w:rPr>
                <w:rFonts w:cs="Arial"/>
                <w:sz w:val="16"/>
                <w:szCs w:val="16"/>
              </w:rPr>
              <w:t>MBORREL4: Updated content</w:t>
            </w:r>
          </w:p>
        </w:tc>
      </w:tr>
      <w:tr w:rsidR="00F30367" w:rsidRPr="005B1BF4" w14:paraId="06B456E9" w14:textId="77777777" w:rsidTr="00F30367">
        <w:trPr>
          <w:trHeight w:val="245"/>
          <w:jc w:val="center"/>
        </w:trPr>
        <w:tc>
          <w:tcPr>
            <w:tcW w:w="1755" w:type="dxa"/>
            <w:tcBorders>
              <w:left w:val="single" w:sz="4" w:space="0" w:color="auto"/>
              <w:right w:val="single" w:sz="4" w:space="0" w:color="auto"/>
            </w:tcBorders>
          </w:tcPr>
          <w:p w14:paraId="0A5FDF8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0DDA30" w14:textId="77777777" w:rsidR="00F30367" w:rsidRPr="00C016A4" w:rsidRDefault="00B113DE" w:rsidP="00F30367">
            <w:pPr>
              <w:rPr>
                <w:rFonts w:cs="Arial"/>
                <w:sz w:val="16"/>
                <w:szCs w:val="16"/>
              </w:rPr>
            </w:pPr>
            <w:r w:rsidRPr="00C016A4">
              <w:rPr>
                <w:rFonts w:cs="Arial"/>
                <w:sz w:val="16"/>
                <w:szCs w:val="16"/>
              </w:rPr>
              <w:t>SVS-UC-REQ-306371/B-Main Battery Warning Threshold Goodbye Msg</w:t>
            </w:r>
          </w:p>
        </w:tc>
        <w:tc>
          <w:tcPr>
            <w:tcW w:w="5911" w:type="dxa"/>
            <w:tcBorders>
              <w:top w:val="single" w:sz="6" w:space="0" w:color="auto"/>
              <w:left w:val="single" w:sz="6" w:space="0" w:color="auto"/>
              <w:bottom w:val="single" w:sz="6" w:space="0" w:color="auto"/>
              <w:right w:val="single" w:sz="6" w:space="0" w:color="auto"/>
            </w:tcBorders>
          </w:tcPr>
          <w:p w14:paraId="7D782F1D"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0FBBBEA0" w14:textId="77777777" w:rsidTr="00F30367">
        <w:trPr>
          <w:trHeight w:val="245"/>
          <w:jc w:val="center"/>
        </w:trPr>
        <w:tc>
          <w:tcPr>
            <w:tcW w:w="1755" w:type="dxa"/>
            <w:tcBorders>
              <w:left w:val="single" w:sz="4" w:space="0" w:color="auto"/>
              <w:right w:val="single" w:sz="4" w:space="0" w:color="auto"/>
            </w:tcBorders>
          </w:tcPr>
          <w:p w14:paraId="4F76E75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968F89" w14:textId="77777777" w:rsidR="00F30367" w:rsidRPr="00C016A4" w:rsidRDefault="00B113DE" w:rsidP="00F30367">
            <w:pPr>
              <w:rPr>
                <w:rFonts w:cs="Arial"/>
                <w:sz w:val="16"/>
                <w:szCs w:val="16"/>
              </w:rPr>
            </w:pPr>
            <w:r w:rsidRPr="00C016A4">
              <w:rPr>
                <w:rFonts w:cs="Arial"/>
                <w:sz w:val="16"/>
                <w:szCs w:val="16"/>
              </w:rPr>
              <w:t>SVS-UC-REQ-306372/B-Main Battery Threshold in Theft Mode</w:t>
            </w:r>
          </w:p>
        </w:tc>
        <w:tc>
          <w:tcPr>
            <w:tcW w:w="5911" w:type="dxa"/>
            <w:tcBorders>
              <w:top w:val="single" w:sz="6" w:space="0" w:color="auto"/>
              <w:left w:val="single" w:sz="6" w:space="0" w:color="auto"/>
              <w:bottom w:val="single" w:sz="6" w:space="0" w:color="auto"/>
              <w:right w:val="single" w:sz="6" w:space="0" w:color="auto"/>
            </w:tcBorders>
          </w:tcPr>
          <w:p w14:paraId="6E0D4FD0"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14E5BFD3" w14:textId="77777777" w:rsidTr="00F30367">
        <w:trPr>
          <w:trHeight w:val="245"/>
          <w:jc w:val="center"/>
        </w:trPr>
        <w:tc>
          <w:tcPr>
            <w:tcW w:w="1755" w:type="dxa"/>
            <w:tcBorders>
              <w:left w:val="single" w:sz="4" w:space="0" w:color="auto"/>
              <w:right w:val="single" w:sz="4" w:space="0" w:color="auto"/>
            </w:tcBorders>
          </w:tcPr>
          <w:p w14:paraId="308CAE8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0F756A" w14:textId="77777777" w:rsidR="00F30367" w:rsidRPr="00C016A4" w:rsidRDefault="00B113DE" w:rsidP="00F30367">
            <w:pPr>
              <w:rPr>
                <w:rFonts w:cs="Arial"/>
                <w:sz w:val="16"/>
                <w:szCs w:val="16"/>
              </w:rPr>
            </w:pPr>
            <w:r w:rsidRPr="00C016A4">
              <w:rPr>
                <w:rFonts w:cs="Arial"/>
                <w:sz w:val="16"/>
                <w:szCs w:val="16"/>
              </w:rPr>
              <w:t>SVS-UC-REQ-306373/B-Main Battery Warning Threshold in Theft Mode</w:t>
            </w:r>
          </w:p>
        </w:tc>
        <w:tc>
          <w:tcPr>
            <w:tcW w:w="5911" w:type="dxa"/>
            <w:tcBorders>
              <w:top w:val="single" w:sz="6" w:space="0" w:color="auto"/>
              <w:left w:val="single" w:sz="6" w:space="0" w:color="auto"/>
              <w:bottom w:val="single" w:sz="6" w:space="0" w:color="auto"/>
              <w:right w:val="single" w:sz="6" w:space="0" w:color="auto"/>
            </w:tcBorders>
          </w:tcPr>
          <w:p w14:paraId="0C18223A"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47BD8044" w14:textId="77777777" w:rsidTr="00F30367">
        <w:trPr>
          <w:trHeight w:val="245"/>
          <w:jc w:val="center"/>
        </w:trPr>
        <w:tc>
          <w:tcPr>
            <w:tcW w:w="1755" w:type="dxa"/>
            <w:tcBorders>
              <w:left w:val="single" w:sz="4" w:space="0" w:color="auto"/>
              <w:right w:val="single" w:sz="4" w:space="0" w:color="auto"/>
            </w:tcBorders>
          </w:tcPr>
          <w:p w14:paraId="4CFCB05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058CF1" w14:textId="77777777" w:rsidR="00F30367" w:rsidRPr="00C016A4" w:rsidRDefault="00B113DE" w:rsidP="00F30367">
            <w:pPr>
              <w:rPr>
                <w:rFonts w:cs="Arial"/>
                <w:sz w:val="16"/>
                <w:szCs w:val="16"/>
              </w:rPr>
            </w:pPr>
            <w:r w:rsidRPr="00C016A4">
              <w:rPr>
                <w:rFonts w:cs="Arial"/>
                <w:sz w:val="16"/>
                <w:szCs w:val="16"/>
              </w:rPr>
              <w:t>SVS-UC-REQ-306374/B-Main Battery Discharged Threshold Goodbye Msg no BUB</w:t>
            </w:r>
          </w:p>
        </w:tc>
        <w:tc>
          <w:tcPr>
            <w:tcW w:w="5911" w:type="dxa"/>
            <w:tcBorders>
              <w:top w:val="single" w:sz="6" w:space="0" w:color="auto"/>
              <w:left w:val="single" w:sz="6" w:space="0" w:color="auto"/>
              <w:bottom w:val="single" w:sz="6" w:space="0" w:color="auto"/>
              <w:right w:val="single" w:sz="6" w:space="0" w:color="auto"/>
            </w:tcBorders>
          </w:tcPr>
          <w:p w14:paraId="10FCA7C9" w14:textId="77777777" w:rsidR="00F30367" w:rsidRPr="00C016A4" w:rsidRDefault="00B113DE" w:rsidP="00F30367">
            <w:pPr>
              <w:rPr>
                <w:rFonts w:cs="Arial"/>
                <w:sz w:val="16"/>
                <w:szCs w:val="16"/>
              </w:rPr>
            </w:pPr>
            <w:r w:rsidRPr="00C016A4">
              <w:rPr>
                <w:rFonts w:cs="Arial"/>
                <w:sz w:val="16"/>
                <w:szCs w:val="16"/>
              </w:rPr>
              <w:t>MBORREL4: Updated "GRPC" and content</w:t>
            </w:r>
          </w:p>
        </w:tc>
      </w:tr>
      <w:tr w:rsidR="00F30367" w:rsidRPr="005B1BF4" w14:paraId="3C24FD09" w14:textId="77777777" w:rsidTr="00F30367">
        <w:trPr>
          <w:trHeight w:val="245"/>
          <w:jc w:val="center"/>
        </w:trPr>
        <w:tc>
          <w:tcPr>
            <w:tcW w:w="1755" w:type="dxa"/>
            <w:tcBorders>
              <w:left w:val="single" w:sz="4" w:space="0" w:color="auto"/>
              <w:right w:val="single" w:sz="4" w:space="0" w:color="auto"/>
            </w:tcBorders>
          </w:tcPr>
          <w:p w14:paraId="4BEE9E0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31268C" w14:textId="77777777" w:rsidR="00F30367" w:rsidRPr="00C016A4" w:rsidRDefault="00B113DE" w:rsidP="00F30367">
            <w:pPr>
              <w:rPr>
                <w:rFonts w:cs="Arial"/>
                <w:sz w:val="16"/>
                <w:szCs w:val="16"/>
              </w:rPr>
            </w:pPr>
            <w:r w:rsidRPr="00C016A4">
              <w:rPr>
                <w:rFonts w:cs="Arial"/>
                <w:sz w:val="16"/>
                <w:szCs w:val="16"/>
              </w:rPr>
              <w:t>SVS-UC-REQ-306375/B-Main Battery Discharged Threshold switch to BUB</w:t>
            </w:r>
          </w:p>
        </w:tc>
        <w:tc>
          <w:tcPr>
            <w:tcW w:w="5911" w:type="dxa"/>
            <w:tcBorders>
              <w:top w:val="single" w:sz="6" w:space="0" w:color="auto"/>
              <w:left w:val="single" w:sz="6" w:space="0" w:color="auto"/>
              <w:bottom w:val="single" w:sz="6" w:space="0" w:color="auto"/>
              <w:right w:val="single" w:sz="6" w:space="0" w:color="auto"/>
            </w:tcBorders>
          </w:tcPr>
          <w:p w14:paraId="24A07E96"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75B3CF8E" w14:textId="77777777" w:rsidTr="00F30367">
        <w:trPr>
          <w:trHeight w:val="245"/>
          <w:jc w:val="center"/>
        </w:trPr>
        <w:tc>
          <w:tcPr>
            <w:tcW w:w="1755" w:type="dxa"/>
            <w:tcBorders>
              <w:left w:val="single" w:sz="4" w:space="0" w:color="auto"/>
              <w:right w:val="single" w:sz="4" w:space="0" w:color="auto"/>
            </w:tcBorders>
          </w:tcPr>
          <w:p w14:paraId="720C131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463F5D" w14:textId="77777777" w:rsidR="00F30367" w:rsidRPr="00C016A4" w:rsidRDefault="00B113DE" w:rsidP="00F30367">
            <w:pPr>
              <w:rPr>
                <w:rFonts w:cs="Arial"/>
                <w:sz w:val="16"/>
                <w:szCs w:val="16"/>
              </w:rPr>
            </w:pPr>
            <w:r w:rsidRPr="00C016A4">
              <w:rPr>
                <w:rFonts w:cs="Arial"/>
                <w:sz w:val="16"/>
                <w:szCs w:val="16"/>
              </w:rPr>
              <w:t>SVS-UC-REQ-306376/B-SVS Backup Battery Warning Threshold in Theft Mode</w:t>
            </w:r>
          </w:p>
        </w:tc>
        <w:tc>
          <w:tcPr>
            <w:tcW w:w="5911" w:type="dxa"/>
            <w:tcBorders>
              <w:top w:val="single" w:sz="6" w:space="0" w:color="auto"/>
              <w:left w:val="single" w:sz="6" w:space="0" w:color="auto"/>
              <w:bottom w:val="single" w:sz="6" w:space="0" w:color="auto"/>
              <w:right w:val="single" w:sz="6" w:space="0" w:color="auto"/>
            </w:tcBorders>
          </w:tcPr>
          <w:p w14:paraId="25F9A821" w14:textId="77777777" w:rsidR="00F30367" w:rsidRPr="00C016A4" w:rsidRDefault="00B113DE" w:rsidP="00F30367">
            <w:pPr>
              <w:rPr>
                <w:rFonts w:cs="Arial"/>
                <w:sz w:val="16"/>
                <w:szCs w:val="16"/>
              </w:rPr>
            </w:pPr>
            <w:r w:rsidRPr="00C016A4">
              <w:rPr>
                <w:rFonts w:cs="Arial"/>
                <w:sz w:val="16"/>
                <w:szCs w:val="16"/>
              </w:rPr>
              <w:t>MBORREL4: Updated "GRPC"</w:t>
            </w:r>
          </w:p>
        </w:tc>
      </w:tr>
      <w:tr w:rsidR="00F30367" w:rsidRPr="005B1BF4" w14:paraId="4B5500A2" w14:textId="77777777" w:rsidTr="00F30367">
        <w:trPr>
          <w:trHeight w:val="245"/>
          <w:jc w:val="center"/>
        </w:trPr>
        <w:tc>
          <w:tcPr>
            <w:tcW w:w="1755" w:type="dxa"/>
            <w:tcBorders>
              <w:left w:val="single" w:sz="4" w:space="0" w:color="auto"/>
              <w:right w:val="single" w:sz="4" w:space="0" w:color="auto"/>
            </w:tcBorders>
          </w:tcPr>
          <w:p w14:paraId="0E2E651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E7CEA3" w14:textId="77777777" w:rsidR="00F30367" w:rsidRPr="00C016A4" w:rsidRDefault="00B113DE" w:rsidP="00F30367">
            <w:pPr>
              <w:rPr>
                <w:rFonts w:cs="Arial"/>
                <w:sz w:val="16"/>
                <w:szCs w:val="16"/>
              </w:rPr>
            </w:pPr>
            <w:r w:rsidRPr="00C016A4">
              <w:rPr>
                <w:rFonts w:cs="Arial"/>
                <w:sz w:val="16"/>
                <w:szCs w:val="16"/>
              </w:rPr>
              <w:t>SVS-UC-REQ-306377/B-SVS Backup Battery SVS Unsupported Threshold in Theft Mode</w:t>
            </w:r>
          </w:p>
        </w:tc>
        <w:tc>
          <w:tcPr>
            <w:tcW w:w="5911" w:type="dxa"/>
            <w:tcBorders>
              <w:top w:val="single" w:sz="6" w:space="0" w:color="auto"/>
              <w:left w:val="single" w:sz="6" w:space="0" w:color="auto"/>
              <w:bottom w:val="single" w:sz="6" w:space="0" w:color="auto"/>
              <w:right w:val="single" w:sz="6" w:space="0" w:color="auto"/>
            </w:tcBorders>
          </w:tcPr>
          <w:p w14:paraId="6BEF030D" w14:textId="77777777" w:rsidR="00F30367" w:rsidRPr="00C016A4" w:rsidRDefault="00B113DE" w:rsidP="00F30367">
            <w:pPr>
              <w:rPr>
                <w:rFonts w:cs="Arial"/>
                <w:sz w:val="16"/>
                <w:szCs w:val="16"/>
              </w:rPr>
            </w:pPr>
            <w:r w:rsidRPr="00C016A4">
              <w:rPr>
                <w:rFonts w:cs="Arial"/>
                <w:sz w:val="16"/>
                <w:szCs w:val="16"/>
              </w:rPr>
              <w:t>MBORREL4: Updated "GRPC" and content</w:t>
            </w:r>
          </w:p>
        </w:tc>
      </w:tr>
      <w:tr w:rsidR="00F30367" w:rsidRPr="005B1BF4" w14:paraId="1143C2A3" w14:textId="77777777" w:rsidTr="00F30367">
        <w:trPr>
          <w:trHeight w:val="245"/>
          <w:jc w:val="center"/>
        </w:trPr>
        <w:tc>
          <w:tcPr>
            <w:tcW w:w="1755" w:type="dxa"/>
            <w:tcBorders>
              <w:left w:val="single" w:sz="4" w:space="0" w:color="auto"/>
              <w:right w:val="single" w:sz="4" w:space="0" w:color="auto"/>
            </w:tcBorders>
          </w:tcPr>
          <w:p w14:paraId="17062AE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A7E662" w14:textId="77777777" w:rsidR="00F30367" w:rsidRPr="00C016A4" w:rsidRDefault="00B113DE" w:rsidP="00F30367">
            <w:pPr>
              <w:rPr>
                <w:rFonts w:cs="Arial"/>
                <w:sz w:val="16"/>
                <w:szCs w:val="16"/>
              </w:rPr>
            </w:pPr>
            <w:r w:rsidRPr="00C016A4">
              <w:rPr>
                <w:rFonts w:cs="Arial"/>
                <w:sz w:val="16"/>
                <w:szCs w:val="16"/>
              </w:rPr>
              <w:t>SVS-UC-REQ-306379/B-Main Battery Disconnected SVS Backup Battery with RTC</w:t>
            </w:r>
          </w:p>
        </w:tc>
        <w:tc>
          <w:tcPr>
            <w:tcW w:w="5911" w:type="dxa"/>
            <w:tcBorders>
              <w:top w:val="single" w:sz="6" w:space="0" w:color="auto"/>
              <w:left w:val="single" w:sz="6" w:space="0" w:color="auto"/>
              <w:bottom w:val="single" w:sz="6" w:space="0" w:color="auto"/>
              <w:right w:val="single" w:sz="6" w:space="0" w:color="auto"/>
            </w:tcBorders>
          </w:tcPr>
          <w:p w14:paraId="5E3E25FA" w14:textId="77777777" w:rsidR="00F30367" w:rsidRPr="00C016A4" w:rsidRDefault="00B113DE" w:rsidP="00F30367">
            <w:pPr>
              <w:rPr>
                <w:rFonts w:cs="Arial"/>
                <w:sz w:val="16"/>
                <w:szCs w:val="16"/>
              </w:rPr>
            </w:pPr>
            <w:r w:rsidRPr="00C016A4">
              <w:rPr>
                <w:rFonts w:cs="Arial"/>
                <w:sz w:val="16"/>
                <w:szCs w:val="16"/>
              </w:rPr>
              <w:t>MBORREL4: Updated description and post-conditions</w:t>
            </w:r>
          </w:p>
        </w:tc>
      </w:tr>
      <w:tr w:rsidR="00F30367" w:rsidRPr="005B1BF4" w14:paraId="33611836" w14:textId="77777777" w:rsidTr="00F30367">
        <w:trPr>
          <w:trHeight w:val="245"/>
          <w:jc w:val="center"/>
        </w:trPr>
        <w:tc>
          <w:tcPr>
            <w:tcW w:w="1755" w:type="dxa"/>
            <w:tcBorders>
              <w:left w:val="single" w:sz="4" w:space="0" w:color="auto"/>
              <w:right w:val="single" w:sz="4" w:space="0" w:color="auto"/>
            </w:tcBorders>
          </w:tcPr>
          <w:p w14:paraId="6F8EA06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ABC025" w14:textId="77777777" w:rsidR="00F30367" w:rsidRPr="00C016A4" w:rsidRDefault="00B113DE" w:rsidP="00F30367">
            <w:pPr>
              <w:rPr>
                <w:rFonts w:cs="Arial"/>
                <w:sz w:val="16"/>
                <w:szCs w:val="16"/>
              </w:rPr>
            </w:pPr>
            <w:r w:rsidRPr="00C016A4">
              <w:rPr>
                <w:rFonts w:cs="Arial"/>
                <w:sz w:val="16"/>
                <w:szCs w:val="16"/>
              </w:rPr>
              <w:t>SVS-UC-REQ-306380/B-SVS Backup Battery Termination Threshold with RTC Goodbye Msg</w:t>
            </w:r>
          </w:p>
        </w:tc>
        <w:tc>
          <w:tcPr>
            <w:tcW w:w="5911" w:type="dxa"/>
            <w:tcBorders>
              <w:top w:val="single" w:sz="6" w:space="0" w:color="auto"/>
              <w:left w:val="single" w:sz="6" w:space="0" w:color="auto"/>
              <w:bottom w:val="single" w:sz="6" w:space="0" w:color="auto"/>
              <w:right w:val="single" w:sz="6" w:space="0" w:color="auto"/>
            </w:tcBorders>
          </w:tcPr>
          <w:p w14:paraId="50F71EB0" w14:textId="77777777" w:rsidR="00F30367" w:rsidRPr="00C016A4" w:rsidRDefault="00B113DE" w:rsidP="00F30367">
            <w:pPr>
              <w:rPr>
                <w:rFonts w:cs="Arial"/>
                <w:sz w:val="16"/>
                <w:szCs w:val="16"/>
              </w:rPr>
            </w:pPr>
            <w:r w:rsidRPr="00C016A4">
              <w:rPr>
                <w:rFonts w:cs="Arial"/>
                <w:sz w:val="16"/>
                <w:szCs w:val="16"/>
              </w:rPr>
              <w:t>MBORREL4: Updated req title, "GRPC", and content</w:t>
            </w:r>
          </w:p>
        </w:tc>
      </w:tr>
      <w:tr w:rsidR="00F30367" w:rsidRPr="005B1BF4" w14:paraId="0D5358F9" w14:textId="77777777" w:rsidTr="00F30367">
        <w:trPr>
          <w:trHeight w:val="245"/>
          <w:jc w:val="center"/>
        </w:trPr>
        <w:tc>
          <w:tcPr>
            <w:tcW w:w="1755" w:type="dxa"/>
            <w:tcBorders>
              <w:left w:val="single" w:sz="4" w:space="0" w:color="auto"/>
              <w:right w:val="single" w:sz="4" w:space="0" w:color="auto"/>
            </w:tcBorders>
          </w:tcPr>
          <w:p w14:paraId="2EEA94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3DA429" w14:textId="77777777" w:rsidR="00F30367" w:rsidRPr="00C016A4" w:rsidRDefault="00B113DE" w:rsidP="00F30367">
            <w:pPr>
              <w:rPr>
                <w:rFonts w:cs="Arial"/>
                <w:sz w:val="16"/>
                <w:szCs w:val="16"/>
              </w:rPr>
            </w:pPr>
            <w:r w:rsidRPr="00C016A4">
              <w:rPr>
                <w:rFonts w:cs="Arial"/>
                <w:sz w:val="16"/>
                <w:szCs w:val="16"/>
              </w:rPr>
              <w:t>SVS-ACT-REQ-303152/C-Battery Power Management</w:t>
            </w:r>
          </w:p>
        </w:tc>
        <w:tc>
          <w:tcPr>
            <w:tcW w:w="5911" w:type="dxa"/>
            <w:tcBorders>
              <w:top w:val="single" w:sz="6" w:space="0" w:color="auto"/>
              <w:left w:val="single" w:sz="6" w:space="0" w:color="auto"/>
              <w:bottom w:val="single" w:sz="6" w:space="0" w:color="auto"/>
              <w:right w:val="single" w:sz="6" w:space="0" w:color="auto"/>
            </w:tcBorders>
          </w:tcPr>
          <w:p w14:paraId="6FCFAE01" w14:textId="77777777" w:rsidR="00F30367" w:rsidRPr="00C016A4" w:rsidRDefault="00B113DE" w:rsidP="00F30367">
            <w:pPr>
              <w:rPr>
                <w:rFonts w:cs="Arial"/>
                <w:sz w:val="16"/>
                <w:szCs w:val="16"/>
              </w:rPr>
            </w:pPr>
            <w:r w:rsidRPr="00C016A4">
              <w:rPr>
                <w:rFonts w:cs="Arial"/>
                <w:sz w:val="16"/>
                <w:szCs w:val="16"/>
              </w:rPr>
              <w:t>MBORREL4: Updated diagram</w:t>
            </w:r>
          </w:p>
        </w:tc>
      </w:tr>
      <w:tr w:rsidR="00F30367" w:rsidRPr="005B1BF4" w14:paraId="43652691" w14:textId="77777777" w:rsidTr="00F30367">
        <w:trPr>
          <w:trHeight w:val="245"/>
          <w:jc w:val="center"/>
        </w:trPr>
        <w:tc>
          <w:tcPr>
            <w:tcW w:w="1755" w:type="dxa"/>
            <w:tcBorders>
              <w:left w:val="single" w:sz="4" w:space="0" w:color="auto"/>
              <w:right w:val="single" w:sz="4" w:space="0" w:color="auto"/>
            </w:tcBorders>
          </w:tcPr>
          <w:p w14:paraId="5188FEA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9D4CD8" w14:textId="77777777" w:rsidR="00F30367" w:rsidRPr="00C016A4" w:rsidRDefault="00B113DE" w:rsidP="00F30367">
            <w:pPr>
              <w:rPr>
                <w:rFonts w:cs="Arial"/>
                <w:sz w:val="16"/>
                <w:szCs w:val="16"/>
              </w:rPr>
            </w:pPr>
            <w:r w:rsidRPr="00C016A4">
              <w:rPr>
                <w:rFonts w:cs="Arial"/>
                <w:sz w:val="16"/>
                <w:szCs w:val="16"/>
              </w:rPr>
              <w:t>SVS-FUN-REQ-318009/A-SVS Enhanced Early Theft Notifications</w:t>
            </w:r>
          </w:p>
        </w:tc>
        <w:tc>
          <w:tcPr>
            <w:tcW w:w="5911" w:type="dxa"/>
            <w:tcBorders>
              <w:top w:val="single" w:sz="6" w:space="0" w:color="auto"/>
              <w:left w:val="single" w:sz="6" w:space="0" w:color="auto"/>
              <w:bottom w:val="single" w:sz="6" w:space="0" w:color="auto"/>
              <w:right w:val="single" w:sz="6" w:space="0" w:color="auto"/>
            </w:tcBorders>
          </w:tcPr>
          <w:p w14:paraId="2099B298" w14:textId="77777777" w:rsidR="00F30367" w:rsidRPr="00C016A4" w:rsidRDefault="00B113DE" w:rsidP="00F30367">
            <w:pPr>
              <w:rPr>
                <w:rFonts w:cs="Arial"/>
                <w:sz w:val="16"/>
                <w:szCs w:val="16"/>
              </w:rPr>
            </w:pPr>
            <w:r w:rsidRPr="00C016A4">
              <w:rPr>
                <w:rFonts w:cs="Arial"/>
                <w:sz w:val="16"/>
                <w:szCs w:val="16"/>
              </w:rPr>
              <w:t>MBORREL4: New function</w:t>
            </w:r>
          </w:p>
        </w:tc>
      </w:tr>
      <w:tr w:rsidR="00F30367" w:rsidRPr="005B1BF4" w14:paraId="1C9FEA3F" w14:textId="77777777" w:rsidTr="00F30367">
        <w:trPr>
          <w:trHeight w:val="245"/>
          <w:jc w:val="center"/>
        </w:trPr>
        <w:tc>
          <w:tcPr>
            <w:tcW w:w="1755" w:type="dxa"/>
            <w:tcBorders>
              <w:left w:val="single" w:sz="4" w:space="0" w:color="auto"/>
              <w:right w:val="single" w:sz="4" w:space="0" w:color="auto"/>
            </w:tcBorders>
          </w:tcPr>
          <w:p w14:paraId="1A856F1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041DE7" w14:textId="77777777" w:rsidR="00F30367" w:rsidRPr="00C016A4" w:rsidRDefault="00B113DE" w:rsidP="00F30367">
            <w:pPr>
              <w:rPr>
                <w:rFonts w:cs="Arial"/>
                <w:sz w:val="16"/>
                <w:szCs w:val="16"/>
              </w:rPr>
            </w:pPr>
            <w:r w:rsidRPr="00C016A4">
              <w:rPr>
                <w:rFonts w:cs="Arial"/>
                <w:sz w:val="16"/>
                <w:szCs w:val="16"/>
              </w:rPr>
              <w:t>STR-555424/A-Requirements</w:t>
            </w:r>
          </w:p>
        </w:tc>
        <w:tc>
          <w:tcPr>
            <w:tcW w:w="5911" w:type="dxa"/>
            <w:tcBorders>
              <w:top w:val="single" w:sz="6" w:space="0" w:color="auto"/>
              <w:left w:val="single" w:sz="6" w:space="0" w:color="auto"/>
              <w:bottom w:val="single" w:sz="6" w:space="0" w:color="auto"/>
              <w:right w:val="single" w:sz="6" w:space="0" w:color="auto"/>
            </w:tcBorders>
          </w:tcPr>
          <w:p w14:paraId="14FBD826"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58917950" w14:textId="77777777" w:rsidTr="00F30367">
        <w:trPr>
          <w:trHeight w:val="245"/>
          <w:jc w:val="center"/>
        </w:trPr>
        <w:tc>
          <w:tcPr>
            <w:tcW w:w="1755" w:type="dxa"/>
            <w:tcBorders>
              <w:left w:val="single" w:sz="4" w:space="0" w:color="auto"/>
              <w:right w:val="single" w:sz="4" w:space="0" w:color="auto"/>
            </w:tcBorders>
          </w:tcPr>
          <w:p w14:paraId="3DEA2E7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05017D" w14:textId="77777777" w:rsidR="00F30367" w:rsidRPr="00C016A4" w:rsidRDefault="00B113DE" w:rsidP="00F30367">
            <w:pPr>
              <w:rPr>
                <w:rFonts w:cs="Arial"/>
                <w:sz w:val="16"/>
                <w:szCs w:val="16"/>
              </w:rPr>
            </w:pPr>
            <w:r w:rsidRPr="00C016A4">
              <w:rPr>
                <w:rFonts w:cs="Arial"/>
                <w:sz w:val="16"/>
                <w:szCs w:val="16"/>
              </w:rPr>
              <w:t>SVS-REQ-325679/A-SVSOnBoardClient/SVSServer monitoring and triggering of alerts</w:t>
            </w:r>
          </w:p>
        </w:tc>
        <w:tc>
          <w:tcPr>
            <w:tcW w:w="5911" w:type="dxa"/>
            <w:tcBorders>
              <w:top w:val="single" w:sz="6" w:space="0" w:color="auto"/>
              <w:left w:val="single" w:sz="6" w:space="0" w:color="auto"/>
              <w:bottom w:val="single" w:sz="6" w:space="0" w:color="auto"/>
              <w:right w:val="single" w:sz="6" w:space="0" w:color="auto"/>
            </w:tcBorders>
          </w:tcPr>
          <w:p w14:paraId="4717011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E18F9BA" w14:textId="77777777" w:rsidTr="00F30367">
        <w:trPr>
          <w:trHeight w:val="245"/>
          <w:jc w:val="center"/>
        </w:trPr>
        <w:tc>
          <w:tcPr>
            <w:tcW w:w="1755" w:type="dxa"/>
            <w:tcBorders>
              <w:left w:val="single" w:sz="4" w:space="0" w:color="auto"/>
              <w:right w:val="single" w:sz="4" w:space="0" w:color="auto"/>
            </w:tcBorders>
          </w:tcPr>
          <w:p w14:paraId="5FE7E77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A7FEFF" w14:textId="77777777" w:rsidR="00F30367" w:rsidRPr="00C016A4" w:rsidRDefault="00B113DE" w:rsidP="00F30367">
            <w:pPr>
              <w:rPr>
                <w:rFonts w:cs="Arial"/>
                <w:sz w:val="16"/>
                <w:szCs w:val="16"/>
              </w:rPr>
            </w:pPr>
            <w:r w:rsidRPr="00C016A4">
              <w:rPr>
                <w:rFonts w:cs="Arial"/>
                <w:sz w:val="16"/>
                <w:szCs w:val="16"/>
              </w:rPr>
              <w:t>SVS-REQ-326482/A-SVSOnBoardClient/SVSServer stop monitoring and triggering of alerts</w:t>
            </w:r>
          </w:p>
        </w:tc>
        <w:tc>
          <w:tcPr>
            <w:tcW w:w="5911" w:type="dxa"/>
            <w:tcBorders>
              <w:top w:val="single" w:sz="6" w:space="0" w:color="auto"/>
              <w:left w:val="single" w:sz="6" w:space="0" w:color="auto"/>
              <w:bottom w:val="single" w:sz="6" w:space="0" w:color="auto"/>
              <w:right w:val="single" w:sz="6" w:space="0" w:color="auto"/>
            </w:tcBorders>
          </w:tcPr>
          <w:p w14:paraId="6DEE6802"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72F2DF4" w14:textId="77777777" w:rsidTr="00F30367">
        <w:trPr>
          <w:trHeight w:val="245"/>
          <w:jc w:val="center"/>
        </w:trPr>
        <w:tc>
          <w:tcPr>
            <w:tcW w:w="1755" w:type="dxa"/>
            <w:tcBorders>
              <w:left w:val="single" w:sz="4" w:space="0" w:color="auto"/>
              <w:right w:val="single" w:sz="4" w:space="0" w:color="auto"/>
            </w:tcBorders>
          </w:tcPr>
          <w:p w14:paraId="4F314F1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B38B82" w14:textId="77777777" w:rsidR="00F30367" w:rsidRPr="00C016A4" w:rsidRDefault="00B113DE" w:rsidP="00F30367">
            <w:pPr>
              <w:rPr>
                <w:rFonts w:cs="Arial"/>
                <w:sz w:val="16"/>
                <w:szCs w:val="16"/>
              </w:rPr>
            </w:pPr>
            <w:r w:rsidRPr="00C016A4">
              <w:rPr>
                <w:rFonts w:cs="Arial"/>
                <w:sz w:val="16"/>
                <w:szCs w:val="16"/>
              </w:rPr>
              <w:t>SVS-REQ-325681/A-SVSOnBoardClient/SVSServer Not monitoring and triggering of alerts in “Theft Mode” Active state</w:t>
            </w:r>
          </w:p>
        </w:tc>
        <w:tc>
          <w:tcPr>
            <w:tcW w:w="5911" w:type="dxa"/>
            <w:tcBorders>
              <w:top w:val="single" w:sz="6" w:space="0" w:color="auto"/>
              <w:left w:val="single" w:sz="6" w:space="0" w:color="auto"/>
              <w:bottom w:val="single" w:sz="6" w:space="0" w:color="auto"/>
              <w:right w:val="single" w:sz="6" w:space="0" w:color="auto"/>
            </w:tcBorders>
          </w:tcPr>
          <w:p w14:paraId="4FFBBA84"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D92A5A5" w14:textId="77777777" w:rsidTr="00F30367">
        <w:trPr>
          <w:trHeight w:val="245"/>
          <w:jc w:val="center"/>
        </w:trPr>
        <w:tc>
          <w:tcPr>
            <w:tcW w:w="1755" w:type="dxa"/>
            <w:tcBorders>
              <w:left w:val="single" w:sz="4" w:space="0" w:color="auto"/>
              <w:right w:val="single" w:sz="4" w:space="0" w:color="auto"/>
            </w:tcBorders>
          </w:tcPr>
          <w:p w14:paraId="38028E8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21D2CA" w14:textId="77777777" w:rsidR="00F30367" w:rsidRPr="00C016A4" w:rsidRDefault="00B113DE" w:rsidP="00F30367">
            <w:pPr>
              <w:rPr>
                <w:rFonts w:cs="Arial"/>
                <w:sz w:val="16"/>
                <w:szCs w:val="16"/>
              </w:rPr>
            </w:pPr>
            <w:r w:rsidRPr="00C016A4">
              <w:rPr>
                <w:rFonts w:cs="Arial"/>
                <w:sz w:val="16"/>
                <w:szCs w:val="16"/>
              </w:rPr>
              <w:t>SVS-REQ-318029/A-SVSOnBoardClient last known location storing upon ignition “OFF”</w:t>
            </w:r>
          </w:p>
        </w:tc>
        <w:tc>
          <w:tcPr>
            <w:tcW w:w="5911" w:type="dxa"/>
            <w:tcBorders>
              <w:top w:val="single" w:sz="6" w:space="0" w:color="auto"/>
              <w:left w:val="single" w:sz="6" w:space="0" w:color="auto"/>
              <w:bottom w:val="single" w:sz="6" w:space="0" w:color="auto"/>
              <w:right w:val="single" w:sz="6" w:space="0" w:color="auto"/>
            </w:tcBorders>
          </w:tcPr>
          <w:p w14:paraId="0DA066C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0B29ADC" w14:textId="77777777" w:rsidTr="00F30367">
        <w:trPr>
          <w:trHeight w:val="245"/>
          <w:jc w:val="center"/>
        </w:trPr>
        <w:tc>
          <w:tcPr>
            <w:tcW w:w="1755" w:type="dxa"/>
            <w:tcBorders>
              <w:left w:val="single" w:sz="4" w:space="0" w:color="auto"/>
              <w:right w:val="single" w:sz="4" w:space="0" w:color="auto"/>
            </w:tcBorders>
          </w:tcPr>
          <w:p w14:paraId="5DE9993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A87B05" w14:textId="77777777" w:rsidR="00F30367" w:rsidRPr="00C016A4" w:rsidRDefault="00B113DE" w:rsidP="00F30367">
            <w:pPr>
              <w:rPr>
                <w:rFonts w:cs="Arial"/>
                <w:sz w:val="16"/>
                <w:szCs w:val="16"/>
              </w:rPr>
            </w:pPr>
            <w:r w:rsidRPr="00C016A4">
              <w:rPr>
                <w:rFonts w:cs="Arial"/>
                <w:sz w:val="16"/>
                <w:szCs w:val="16"/>
              </w:rPr>
              <w:t>SVS-REQ-325683/A-SVSOnBoardClient Wakeup by CAN signal in ignition status “OFF”</w:t>
            </w:r>
          </w:p>
        </w:tc>
        <w:tc>
          <w:tcPr>
            <w:tcW w:w="5911" w:type="dxa"/>
            <w:tcBorders>
              <w:top w:val="single" w:sz="6" w:space="0" w:color="auto"/>
              <w:left w:val="single" w:sz="6" w:space="0" w:color="auto"/>
              <w:bottom w:val="single" w:sz="6" w:space="0" w:color="auto"/>
              <w:right w:val="single" w:sz="6" w:space="0" w:color="auto"/>
            </w:tcBorders>
          </w:tcPr>
          <w:p w14:paraId="0B84620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15C931D2" w14:textId="77777777" w:rsidTr="00F30367">
        <w:trPr>
          <w:trHeight w:val="245"/>
          <w:jc w:val="center"/>
        </w:trPr>
        <w:tc>
          <w:tcPr>
            <w:tcW w:w="1755" w:type="dxa"/>
            <w:tcBorders>
              <w:left w:val="single" w:sz="4" w:space="0" w:color="auto"/>
              <w:right w:val="single" w:sz="4" w:space="0" w:color="auto"/>
            </w:tcBorders>
          </w:tcPr>
          <w:p w14:paraId="0EEBD9B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0C1B9F" w14:textId="77777777" w:rsidR="00F30367" w:rsidRPr="00C016A4" w:rsidRDefault="00B113DE" w:rsidP="00F30367">
            <w:pPr>
              <w:rPr>
                <w:rFonts w:cs="Arial"/>
                <w:sz w:val="16"/>
                <w:szCs w:val="16"/>
              </w:rPr>
            </w:pPr>
            <w:r w:rsidRPr="00C016A4">
              <w:rPr>
                <w:rFonts w:cs="Arial"/>
                <w:sz w:val="16"/>
                <w:szCs w:val="16"/>
              </w:rPr>
              <w:t>SVS-REQ-325684/A-SVSServer Wakeup by accelerometer in ignition status “OFF”</w:t>
            </w:r>
          </w:p>
        </w:tc>
        <w:tc>
          <w:tcPr>
            <w:tcW w:w="5911" w:type="dxa"/>
            <w:tcBorders>
              <w:top w:val="single" w:sz="6" w:space="0" w:color="auto"/>
              <w:left w:val="single" w:sz="6" w:space="0" w:color="auto"/>
              <w:bottom w:val="single" w:sz="6" w:space="0" w:color="auto"/>
              <w:right w:val="single" w:sz="6" w:space="0" w:color="auto"/>
            </w:tcBorders>
          </w:tcPr>
          <w:p w14:paraId="308C69F2"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A2153DF" w14:textId="77777777" w:rsidTr="00F30367">
        <w:trPr>
          <w:trHeight w:val="245"/>
          <w:jc w:val="center"/>
        </w:trPr>
        <w:tc>
          <w:tcPr>
            <w:tcW w:w="1755" w:type="dxa"/>
            <w:tcBorders>
              <w:left w:val="single" w:sz="4" w:space="0" w:color="auto"/>
              <w:right w:val="single" w:sz="4" w:space="0" w:color="auto"/>
            </w:tcBorders>
          </w:tcPr>
          <w:p w14:paraId="628915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F7F81F" w14:textId="77777777" w:rsidR="00F30367" w:rsidRPr="00C016A4" w:rsidRDefault="00B113DE" w:rsidP="00F30367">
            <w:pPr>
              <w:rPr>
                <w:rFonts w:cs="Arial"/>
                <w:sz w:val="16"/>
                <w:szCs w:val="16"/>
              </w:rPr>
            </w:pPr>
            <w:r w:rsidRPr="00C016A4">
              <w:rPr>
                <w:rFonts w:cs="Arial"/>
                <w:sz w:val="16"/>
                <w:szCs w:val="16"/>
              </w:rPr>
              <w:t>SVS-REQ-325685/A-FTCP early theft notification alert</w:t>
            </w:r>
          </w:p>
        </w:tc>
        <w:tc>
          <w:tcPr>
            <w:tcW w:w="5911" w:type="dxa"/>
            <w:tcBorders>
              <w:top w:val="single" w:sz="6" w:space="0" w:color="auto"/>
              <w:left w:val="single" w:sz="6" w:space="0" w:color="auto"/>
              <w:bottom w:val="single" w:sz="6" w:space="0" w:color="auto"/>
              <w:right w:val="single" w:sz="6" w:space="0" w:color="auto"/>
            </w:tcBorders>
          </w:tcPr>
          <w:p w14:paraId="26F6838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406B97F" w14:textId="77777777" w:rsidTr="00F30367">
        <w:trPr>
          <w:trHeight w:val="245"/>
          <w:jc w:val="center"/>
        </w:trPr>
        <w:tc>
          <w:tcPr>
            <w:tcW w:w="1755" w:type="dxa"/>
            <w:tcBorders>
              <w:left w:val="single" w:sz="4" w:space="0" w:color="auto"/>
              <w:right w:val="single" w:sz="4" w:space="0" w:color="auto"/>
            </w:tcBorders>
          </w:tcPr>
          <w:p w14:paraId="4B9B6CD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AABA30" w14:textId="77777777" w:rsidR="00F30367" w:rsidRPr="00C016A4" w:rsidRDefault="00B113DE" w:rsidP="00F30367">
            <w:pPr>
              <w:rPr>
                <w:rFonts w:cs="Arial"/>
                <w:sz w:val="16"/>
                <w:szCs w:val="16"/>
              </w:rPr>
            </w:pPr>
            <w:r w:rsidRPr="00C016A4">
              <w:rPr>
                <w:rFonts w:cs="Arial"/>
                <w:sz w:val="16"/>
                <w:szCs w:val="16"/>
              </w:rPr>
              <w:t>SVS-REQ-326498/A-GRPC early theft notification alert</w:t>
            </w:r>
          </w:p>
        </w:tc>
        <w:tc>
          <w:tcPr>
            <w:tcW w:w="5911" w:type="dxa"/>
            <w:tcBorders>
              <w:top w:val="single" w:sz="6" w:space="0" w:color="auto"/>
              <w:left w:val="single" w:sz="6" w:space="0" w:color="auto"/>
              <w:bottom w:val="single" w:sz="6" w:space="0" w:color="auto"/>
              <w:right w:val="single" w:sz="6" w:space="0" w:color="auto"/>
            </w:tcBorders>
          </w:tcPr>
          <w:p w14:paraId="44B58D9E"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AC4144A" w14:textId="77777777" w:rsidTr="00F30367">
        <w:trPr>
          <w:trHeight w:val="245"/>
          <w:jc w:val="center"/>
        </w:trPr>
        <w:tc>
          <w:tcPr>
            <w:tcW w:w="1755" w:type="dxa"/>
            <w:tcBorders>
              <w:left w:val="single" w:sz="4" w:space="0" w:color="auto"/>
              <w:right w:val="single" w:sz="4" w:space="0" w:color="auto"/>
            </w:tcBorders>
          </w:tcPr>
          <w:p w14:paraId="1107017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D04B9C" w14:textId="77777777" w:rsidR="00F30367" w:rsidRPr="00C016A4" w:rsidRDefault="00B113DE" w:rsidP="00F30367">
            <w:pPr>
              <w:rPr>
                <w:rFonts w:cs="Arial"/>
                <w:sz w:val="16"/>
                <w:szCs w:val="16"/>
              </w:rPr>
            </w:pPr>
            <w:r w:rsidRPr="00C016A4">
              <w:rPr>
                <w:rFonts w:cs="Arial"/>
                <w:sz w:val="16"/>
                <w:szCs w:val="16"/>
              </w:rPr>
              <w:t>SVS-REQ-325686/A-Early theft notification alert message priority</w:t>
            </w:r>
          </w:p>
        </w:tc>
        <w:tc>
          <w:tcPr>
            <w:tcW w:w="5911" w:type="dxa"/>
            <w:tcBorders>
              <w:top w:val="single" w:sz="6" w:space="0" w:color="auto"/>
              <w:left w:val="single" w:sz="6" w:space="0" w:color="auto"/>
              <w:bottom w:val="single" w:sz="6" w:space="0" w:color="auto"/>
              <w:right w:val="single" w:sz="6" w:space="0" w:color="auto"/>
            </w:tcBorders>
          </w:tcPr>
          <w:p w14:paraId="55F1728B"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00958FB" w14:textId="77777777" w:rsidTr="00F30367">
        <w:trPr>
          <w:trHeight w:val="245"/>
          <w:jc w:val="center"/>
        </w:trPr>
        <w:tc>
          <w:tcPr>
            <w:tcW w:w="1755" w:type="dxa"/>
            <w:tcBorders>
              <w:left w:val="single" w:sz="4" w:space="0" w:color="auto"/>
              <w:right w:val="single" w:sz="4" w:space="0" w:color="auto"/>
            </w:tcBorders>
          </w:tcPr>
          <w:p w14:paraId="3F4B33E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12D04D" w14:textId="77777777" w:rsidR="00F30367" w:rsidRPr="00C016A4" w:rsidRDefault="00B113DE" w:rsidP="00F30367">
            <w:pPr>
              <w:rPr>
                <w:rFonts w:cs="Arial"/>
                <w:sz w:val="16"/>
                <w:szCs w:val="16"/>
              </w:rPr>
            </w:pPr>
            <w:r w:rsidRPr="00C016A4">
              <w:rPr>
                <w:rFonts w:cs="Arial"/>
                <w:sz w:val="16"/>
                <w:szCs w:val="16"/>
              </w:rPr>
              <w:t>SVS-REQ-325687/A-IGN ON Vehicle location data for early theft notification alert</w:t>
            </w:r>
          </w:p>
        </w:tc>
        <w:tc>
          <w:tcPr>
            <w:tcW w:w="5911" w:type="dxa"/>
            <w:tcBorders>
              <w:top w:val="single" w:sz="6" w:space="0" w:color="auto"/>
              <w:left w:val="single" w:sz="6" w:space="0" w:color="auto"/>
              <w:bottom w:val="single" w:sz="6" w:space="0" w:color="auto"/>
              <w:right w:val="single" w:sz="6" w:space="0" w:color="auto"/>
            </w:tcBorders>
          </w:tcPr>
          <w:p w14:paraId="43CDFA55"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434296E" w14:textId="77777777" w:rsidTr="00F30367">
        <w:trPr>
          <w:trHeight w:val="245"/>
          <w:jc w:val="center"/>
        </w:trPr>
        <w:tc>
          <w:tcPr>
            <w:tcW w:w="1755" w:type="dxa"/>
            <w:tcBorders>
              <w:left w:val="single" w:sz="4" w:space="0" w:color="auto"/>
              <w:right w:val="single" w:sz="4" w:space="0" w:color="auto"/>
            </w:tcBorders>
          </w:tcPr>
          <w:p w14:paraId="11A787A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0CC04D" w14:textId="77777777" w:rsidR="00F30367" w:rsidRPr="00C016A4" w:rsidRDefault="00B113DE" w:rsidP="00F30367">
            <w:pPr>
              <w:rPr>
                <w:rFonts w:cs="Arial"/>
                <w:sz w:val="16"/>
                <w:szCs w:val="16"/>
              </w:rPr>
            </w:pPr>
            <w:r w:rsidRPr="00C016A4">
              <w:rPr>
                <w:rFonts w:cs="Arial"/>
                <w:sz w:val="16"/>
                <w:szCs w:val="16"/>
              </w:rPr>
              <w:t>SVS-REQ-320189/A-Message Payload for Alerts</w:t>
            </w:r>
          </w:p>
        </w:tc>
        <w:tc>
          <w:tcPr>
            <w:tcW w:w="5911" w:type="dxa"/>
            <w:tcBorders>
              <w:top w:val="single" w:sz="6" w:space="0" w:color="auto"/>
              <w:left w:val="single" w:sz="6" w:space="0" w:color="auto"/>
              <w:bottom w:val="single" w:sz="6" w:space="0" w:color="auto"/>
              <w:right w:val="single" w:sz="6" w:space="0" w:color="auto"/>
            </w:tcBorders>
          </w:tcPr>
          <w:p w14:paraId="7B3A3C9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B60AECD" w14:textId="77777777" w:rsidTr="00F30367">
        <w:trPr>
          <w:trHeight w:val="245"/>
          <w:jc w:val="center"/>
        </w:trPr>
        <w:tc>
          <w:tcPr>
            <w:tcW w:w="1755" w:type="dxa"/>
            <w:tcBorders>
              <w:left w:val="single" w:sz="4" w:space="0" w:color="auto"/>
              <w:right w:val="single" w:sz="4" w:space="0" w:color="auto"/>
            </w:tcBorders>
          </w:tcPr>
          <w:p w14:paraId="602625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6901A6" w14:textId="77777777" w:rsidR="00F30367" w:rsidRPr="00C016A4" w:rsidRDefault="00B113DE" w:rsidP="00F30367">
            <w:pPr>
              <w:rPr>
                <w:rFonts w:cs="Arial"/>
                <w:sz w:val="16"/>
                <w:szCs w:val="16"/>
              </w:rPr>
            </w:pPr>
            <w:r w:rsidRPr="00C016A4">
              <w:rPr>
                <w:rFonts w:cs="Arial"/>
                <w:sz w:val="16"/>
                <w:szCs w:val="16"/>
              </w:rPr>
              <w:t>STR-555427/A-Accelerometer Alert</w:t>
            </w:r>
          </w:p>
        </w:tc>
        <w:tc>
          <w:tcPr>
            <w:tcW w:w="5911" w:type="dxa"/>
            <w:tcBorders>
              <w:top w:val="single" w:sz="6" w:space="0" w:color="auto"/>
              <w:left w:val="single" w:sz="6" w:space="0" w:color="auto"/>
              <w:bottom w:val="single" w:sz="6" w:space="0" w:color="auto"/>
              <w:right w:val="single" w:sz="6" w:space="0" w:color="auto"/>
            </w:tcBorders>
          </w:tcPr>
          <w:p w14:paraId="01711C8B"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019B5C86" w14:textId="77777777" w:rsidTr="00F30367">
        <w:trPr>
          <w:trHeight w:val="245"/>
          <w:jc w:val="center"/>
        </w:trPr>
        <w:tc>
          <w:tcPr>
            <w:tcW w:w="1755" w:type="dxa"/>
            <w:tcBorders>
              <w:left w:val="single" w:sz="4" w:space="0" w:color="auto"/>
              <w:right w:val="single" w:sz="4" w:space="0" w:color="auto"/>
            </w:tcBorders>
          </w:tcPr>
          <w:p w14:paraId="771ED20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6D3188" w14:textId="77777777" w:rsidR="00F30367" w:rsidRPr="00C016A4" w:rsidRDefault="00B113DE" w:rsidP="00F30367">
            <w:pPr>
              <w:rPr>
                <w:rFonts w:cs="Arial"/>
                <w:sz w:val="16"/>
                <w:szCs w:val="16"/>
              </w:rPr>
            </w:pPr>
            <w:r w:rsidRPr="00C016A4">
              <w:rPr>
                <w:rFonts w:cs="Arial"/>
                <w:sz w:val="16"/>
                <w:szCs w:val="16"/>
              </w:rPr>
              <w:t>SVS-REQ-318015/A-SVSServer internal accelerometer</w:t>
            </w:r>
          </w:p>
        </w:tc>
        <w:tc>
          <w:tcPr>
            <w:tcW w:w="5911" w:type="dxa"/>
            <w:tcBorders>
              <w:top w:val="single" w:sz="6" w:space="0" w:color="auto"/>
              <w:left w:val="single" w:sz="6" w:space="0" w:color="auto"/>
              <w:bottom w:val="single" w:sz="6" w:space="0" w:color="auto"/>
              <w:right w:val="single" w:sz="6" w:space="0" w:color="auto"/>
            </w:tcBorders>
          </w:tcPr>
          <w:p w14:paraId="1C12358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B8C5A7B" w14:textId="77777777" w:rsidTr="00F30367">
        <w:trPr>
          <w:trHeight w:val="245"/>
          <w:jc w:val="center"/>
        </w:trPr>
        <w:tc>
          <w:tcPr>
            <w:tcW w:w="1755" w:type="dxa"/>
            <w:tcBorders>
              <w:left w:val="single" w:sz="4" w:space="0" w:color="auto"/>
              <w:right w:val="single" w:sz="4" w:space="0" w:color="auto"/>
            </w:tcBorders>
          </w:tcPr>
          <w:p w14:paraId="40393F2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394131" w14:textId="77777777" w:rsidR="00F30367" w:rsidRPr="00C016A4" w:rsidRDefault="00B113DE" w:rsidP="00F30367">
            <w:pPr>
              <w:rPr>
                <w:rFonts w:cs="Arial"/>
                <w:sz w:val="16"/>
                <w:szCs w:val="16"/>
              </w:rPr>
            </w:pPr>
            <w:r w:rsidRPr="00C016A4">
              <w:rPr>
                <w:rFonts w:cs="Arial"/>
                <w:sz w:val="16"/>
                <w:szCs w:val="16"/>
              </w:rPr>
              <w:t>SVS-REQ-318016/A-SVSServer internal accelerometer configuration DID</w:t>
            </w:r>
          </w:p>
        </w:tc>
        <w:tc>
          <w:tcPr>
            <w:tcW w:w="5911" w:type="dxa"/>
            <w:tcBorders>
              <w:top w:val="single" w:sz="6" w:space="0" w:color="auto"/>
              <w:left w:val="single" w:sz="6" w:space="0" w:color="auto"/>
              <w:bottom w:val="single" w:sz="6" w:space="0" w:color="auto"/>
              <w:right w:val="single" w:sz="6" w:space="0" w:color="auto"/>
            </w:tcBorders>
          </w:tcPr>
          <w:p w14:paraId="0286E1AD"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8217795" w14:textId="77777777" w:rsidTr="00F30367">
        <w:trPr>
          <w:trHeight w:val="245"/>
          <w:jc w:val="center"/>
        </w:trPr>
        <w:tc>
          <w:tcPr>
            <w:tcW w:w="1755" w:type="dxa"/>
            <w:tcBorders>
              <w:left w:val="single" w:sz="4" w:space="0" w:color="auto"/>
              <w:right w:val="single" w:sz="4" w:space="0" w:color="auto"/>
            </w:tcBorders>
          </w:tcPr>
          <w:p w14:paraId="2277CFB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697930" w14:textId="77777777" w:rsidR="00F30367" w:rsidRPr="00C016A4" w:rsidRDefault="00B113DE" w:rsidP="00F30367">
            <w:pPr>
              <w:rPr>
                <w:rFonts w:cs="Arial"/>
                <w:sz w:val="16"/>
                <w:szCs w:val="16"/>
              </w:rPr>
            </w:pPr>
            <w:r w:rsidRPr="00C016A4">
              <w:rPr>
                <w:rFonts w:cs="Arial"/>
                <w:sz w:val="16"/>
                <w:szCs w:val="16"/>
              </w:rPr>
              <w:t>SVS-REQ-318018/A-SVSServer internal accelerometer monitoring deactivation</w:t>
            </w:r>
          </w:p>
        </w:tc>
        <w:tc>
          <w:tcPr>
            <w:tcW w:w="5911" w:type="dxa"/>
            <w:tcBorders>
              <w:top w:val="single" w:sz="6" w:space="0" w:color="auto"/>
              <w:left w:val="single" w:sz="6" w:space="0" w:color="auto"/>
              <w:bottom w:val="single" w:sz="6" w:space="0" w:color="auto"/>
              <w:right w:val="single" w:sz="6" w:space="0" w:color="auto"/>
            </w:tcBorders>
          </w:tcPr>
          <w:p w14:paraId="0E5B1AD8"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15C9562" w14:textId="77777777" w:rsidTr="00F30367">
        <w:trPr>
          <w:trHeight w:val="245"/>
          <w:jc w:val="center"/>
        </w:trPr>
        <w:tc>
          <w:tcPr>
            <w:tcW w:w="1755" w:type="dxa"/>
            <w:tcBorders>
              <w:left w:val="single" w:sz="4" w:space="0" w:color="auto"/>
              <w:right w:val="single" w:sz="4" w:space="0" w:color="auto"/>
            </w:tcBorders>
          </w:tcPr>
          <w:p w14:paraId="16F561E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BA8FEC" w14:textId="77777777" w:rsidR="00F30367" w:rsidRPr="00C016A4" w:rsidRDefault="00B113DE" w:rsidP="00F30367">
            <w:pPr>
              <w:rPr>
                <w:rFonts w:cs="Arial"/>
                <w:sz w:val="16"/>
                <w:szCs w:val="16"/>
              </w:rPr>
            </w:pPr>
            <w:r w:rsidRPr="00C016A4">
              <w:rPr>
                <w:rFonts w:cs="Arial"/>
                <w:sz w:val="16"/>
                <w:szCs w:val="16"/>
              </w:rPr>
              <w:t>SVS-REQ-318019/A-SVSServer internal accelerometer pre-conditions for alert trigger</w:t>
            </w:r>
          </w:p>
        </w:tc>
        <w:tc>
          <w:tcPr>
            <w:tcW w:w="5911" w:type="dxa"/>
            <w:tcBorders>
              <w:top w:val="single" w:sz="6" w:space="0" w:color="auto"/>
              <w:left w:val="single" w:sz="6" w:space="0" w:color="auto"/>
              <w:bottom w:val="single" w:sz="6" w:space="0" w:color="auto"/>
              <w:right w:val="single" w:sz="6" w:space="0" w:color="auto"/>
            </w:tcBorders>
          </w:tcPr>
          <w:p w14:paraId="36302DD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9FB3CDF" w14:textId="77777777" w:rsidTr="00F30367">
        <w:trPr>
          <w:trHeight w:val="245"/>
          <w:jc w:val="center"/>
        </w:trPr>
        <w:tc>
          <w:tcPr>
            <w:tcW w:w="1755" w:type="dxa"/>
            <w:tcBorders>
              <w:left w:val="single" w:sz="4" w:space="0" w:color="auto"/>
              <w:right w:val="single" w:sz="4" w:space="0" w:color="auto"/>
            </w:tcBorders>
          </w:tcPr>
          <w:p w14:paraId="07DBB47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A7B179" w14:textId="77777777" w:rsidR="00F30367" w:rsidRPr="00C016A4" w:rsidRDefault="00B113DE" w:rsidP="00F30367">
            <w:pPr>
              <w:rPr>
                <w:rFonts w:cs="Arial"/>
                <w:sz w:val="16"/>
                <w:szCs w:val="16"/>
              </w:rPr>
            </w:pPr>
            <w:r w:rsidRPr="00C016A4">
              <w:rPr>
                <w:rFonts w:cs="Arial"/>
                <w:sz w:val="16"/>
                <w:szCs w:val="16"/>
              </w:rPr>
              <w:t>SVS-REQ-318020/A-SVSServer internal accelerometer alert triggers</w:t>
            </w:r>
          </w:p>
        </w:tc>
        <w:tc>
          <w:tcPr>
            <w:tcW w:w="5911" w:type="dxa"/>
            <w:tcBorders>
              <w:top w:val="single" w:sz="6" w:space="0" w:color="auto"/>
              <w:left w:val="single" w:sz="6" w:space="0" w:color="auto"/>
              <w:bottom w:val="single" w:sz="6" w:space="0" w:color="auto"/>
              <w:right w:val="single" w:sz="6" w:space="0" w:color="auto"/>
            </w:tcBorders>
          </w:tcPr>
          <w:p w14:paraId="465019D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F574B86" w14:textId="77777777" w:rsidTr="00F30367">
        <w:trPr>
          <w:trHeight w:val="245"/>
          <w:jc w:val="center"/>
        </w:trPr>
        <w:tc>
          <w:tcPr>
            <w:tcW w:w="1755" w:type="dxa"/>
            <w:tcBorders>
              <w:left w:val="single" w:sz="4" w:space="0" w:color="auto"/>
              <w:right w:val="single" w:sz="4" w:space="0" w:color="auto"/>
            </w:tcBorders>
          </w:tcPr>
          <w:p w14:paraId="065AF79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D99873" w14:textId="77777777" w:rsidR="00F30367" w:rsidRPr="00C016A4" w:rsidRDefault="00B113DE" w:rsidP="00F30367">
            <w:pPr>
              <w:rPr>
                <w:rFonts w:cs="Arial"/>
                <w:sz w:val="16"/>
                <w:szCs w:val="16"/>
              </w:rPr>
            </w:pPr>
            <w:r w:rsidRPr="00C016A4">
              <w:rPr>
                <w:rFonts w:cs="Arial"/>
                <w:sz w:val="16"/>
                <w:szCs w:val="16"/>
              </w:rPr>
              <w:t>SVS-REQ-326500/A-SVSServer GRPC accelerometer alert trigger message</w:t>
            </w:r>
          </w:p>
        </w:tc>
        <w:tc>
          <w:tcPr>
            <w:tcW w:w="5911" w:type="dxa"/>
            <w:tcBorders>
              <w:top w:val="single" w:sz="6" w:space="0" w:color="auto"/>
              <w:left w:val="single" w:sz="6" w:space="0" w:color="auto"/>
              <w:bottom w:val="single" w:sz="6" w:space="0" w:color="auto"/>
              <w:right w:val="single" w:sz="6" w:space="0" w:color="auto"/>
            </w:tcBorders>
          </w:tcPr>
          <w:p w14:paraId="38BA54E3"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0F93235" w14:textId="77777777" w:rsidTr="00F30367">
        <w:trPr>
          <w:trHeight w:val="245"/>
          <w:jc w:val="center"/>
        </w:trPr>
        <w:tc>
          <w:tcPr>
            <w:tcW w:w="1755" w:type="dxa"/>
            <w:tcBorders>
              <w:left w:val="single" w:sz="4" w:space="0" w:color="auto"/>
              <w:right w:val="single" w:sz="4" w:space="0" w:color="auto"/>
            </w:tcBorders>
          </w:tcPr>
          <w:p w14:paraId="32F9435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98935B" w14:textId="77777777" w:rsidR="00F30367" w:rsidRPr="00C016A4" w:rsidRDefault="00B113DE" w:rsidP="00F30367">
            <w:pPr>
              <w:rPr>
                <w:rFonts w:cs="Arial"/>
                <w:sz w:val="16"/>
                <w:szCs w:val="16"/>
              </w:rPr>
            </w:pPr>
            <w:r w:rsidRPr="00C016A4">
              <w:rPr>
                <w:rFonts w:cs="Arial"/>
                <w:sz w:val="16"/>
                <w:szCs w:val="16"/>
              </w:rPr>
              <w:t>SVS-REQ-318023/A-SVSServer internal accelerometer use cases that shall not trigger an alert</w:t>
            </w:r>
          </w:p>
        </w:tc>
        <w:tc>
          <w:tcPr>
            <w:tcW w:w="5911" w:type="dxa"/>
            <w:tcBorders>
              <w:top w:val="single" w:sz="6" w:space="0" w:color="auto"/>
              <w:left w:val="single" w:sz="6" w:space="0" w:color="auto"/>
              <w:bottom w:val="single" w:sz="6" w:space="0" w:color="auto"/>
              <w:right w:val="single" w:sz="6" w:space="0" w:color="auto"/>
            </w:tcBorders>
          </w:tcPr>
          <w:p w14:paraId="3B59D97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17C10E5" w14:textId="77777777" w:rsidTr="00F30367">
        <w:trPr>
          <w:trHeight w:val="245"/>
          <w:jc w:val="center"/>
        </w:trPr>
        <w:tc>
          <w:tcPr>
            <w:tcW w:w="1755" w:type="dxa"/>
            <w:tcBorders>
              <w:left w:val="single" w:sz="4" w:space="0" w:color="auto"/>
              <w:right w:val="single" w:sz="4" w:space="0" w:color="auto"/>
            </w:tcBorders>
          </w:tcPr>
          <w:p w14:paraId="7307CBA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1CD2EA" w14:textId="77777777" w:rsidR="00F30367" w:rsidRPr="00C016A4" w:rsidRDefault="00B113DE" w:rsidP="00F30367">
            <w:pPr>
              <w:rPr>
                <w:rFonts w:cs="Arial"/>
                <w:sz w:val="16"/>
                <w:szCs w:val="16"/>
              </w:rPr>
            </w:pPr>
            <w:r w:rsidRPr="00C016A4">
              <w:rPr>
                <w:rFonts w:cs="Arial"/>
                <w:sz w:val="16"/>
                <w:szCs w:val="16"/>
              </w:rPr>
              <w:t>SVS-REQ-325761/A-Vehicle location data for accelerometer alert trigger</w:t>
            </w:r>
          </w:p>
        </w:tc>
        <w:tc>
          <w:tcPr>
            <w:tcW w:w="5911" w:type="dxa"/>
            <w:tcBorders>
              <w:top w:val="single" w:sz="6" w:space="0" w:color="auto"/>
              <w:left w:val="single" w:sz="6" w:space="0" w:color="auto"/>
              <w:bottom w:val="single" w:sz="6" w:space="0" w:color="auto"/>
              <w:right w:val="single" w:sz="6" w:space="0" w:color="auto"/>
            </w:tcBorders>
          </w:tcPr>
          <w:p w14:paraId="25D402C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347A879" w14:textId="77777777" w:rsidTr="00F30367">
        <w:trPr>
          <w:trHeight w:val="245"/>
          <w:jc w:val="center"/>
        </w:trPr>
        <w:tc>
          <w:tcPr>
            <w:tcW w:w="1755" w:type="dxa"/>
            <w:tcBorders>
              <w:left w:val="single" w:sz="4" w:space="0" w:color="auto"/>
              <w:right w:val="single" w:sz="4" w:space="0" w:color="auto"/>
            </w:tcBorders>
          </w:tcPr>
          <w:p w14:paraId="1FA0F14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558463" w14:textId="77777777" w:rsidR="00F30367" w:rsidRPr="00C016A4" w:rsidRDefault="00B113DE" w:rsidP="00F30367">
            <w:pPr>
              <w:rPr>
                <w:rFonts w:cs="Arial"/>
                <w:sz w:val="16"/>
                <w:szCs w:val="16"/>
              </w:rPr>
            </w:pPr>
            <w:r w:rsidRPr="00C016A4">
              <w:rPr>
                <w:rFonts w:cs="Arial"/>
                <w:sz w:val="16"/>
                <w:szCs w:val="16"/>
              </w:rPr>
              <w:t>SVS-REQ-325762/A-Periodic vehicle location data sharing for Accelerometer alert trigger</w:t>
            </w:r>
          </w:p>
        </w:tc>
        <w:tc>
          <w:tcPr>
            <w:tcW w:w="5911" w:type="dxa"/>
            <w:tcBorders>
              <w:top w:val="single" w:sz="6" w:space="0" w:color="auto"/>
              <w:left w:val="single" w:sz="6" w:space="0" w:color="auto"/>
              <w:bottom w:val="single" w:sz="6" w:space="0" w:color="auto"/>
              <w:right w:val="single" w:sz="6" w:space="0" w:color="auto"/>
            </w:tcBorders>
          </w:tcPr>
          <w:p w14:paraId="77C4C85E"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799545F" w14:textId="77777777" w:rsidTr="00F30367">
        <w:trPr>
          <w:trHeight w:val="245"/>
          <w:jc w:val="center"/>
        </w:trPr>
        <w:tc>
          <w:tcPr>
            <w:tcW w:w="1755" w:type="dxa"/>
            <w:tcBorders>
              <w:left w:val="single" w:sz="4" w:space="0" w:color="auto"/>
              <w:right w:val="single" w:sz="4" w:space="0" w:color="auto"/>
            </w:tcBorders>
          </w:tcPr>
          <w:p w14:paraId="7F16FA3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898B56" w14:textId="77777777" w:rsidR="00F30367" w:rsidRPr="00C016A4" w:rsidRDefault="00B113DE" w:rsidP="00F30367">
            <w:pPr>
              <w:rPr>
                <w:rFonts w:cs="Arial"/>
                <w:sz w:val="16"/>
                <w:szCs w:val="16"/>
              </w:rPr>
            </w:pPr>
            <w:r w:rsidRPr="00C016A4">
              <w:rPr>
                <w:rFonts w:cs="Arial"/>
                <w:sz w:val="16"/>
                <w:szCs w:val="16"/>
              </w:rPr>
              <w:t>SVS-REQ-325763/A-Vehicle location sharing supported by Main battery</w:t>
            </w:r>
          </w:p>
        </w:tc>
        <w:tc>
          <w:tcPr>
            <w:tcW w:w="5911" w:type="dxa"/>
            <w:tcBorders>
              <w:top w:val="single" w:sz="6" w:space="0" w:color="auto"/>
              <w:left w:val="single" w:sz="6" w:space="0" w:color="auto"/>
              <w:bottom w:val="single" w:sz="6" w:space="0" w:color="auto"/>
              <w:right w:val="single" w:sz="6" w:space="0" w:color="auto"/>
            </w:tcBorders>
          </w:tcPr>
          <w:p w14:paraId="4AB3323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BF580CB" w14:textId="77777777" w:rsidTr="00F30367">
        <w:trPr>
          <w:trHeight w:val="245"/>
          <w:jc w:val="center"/>
        </w:trPr>
        <w:tc>
          <w:tcPr>
            <w:tcW w:w="1755" w:type="dxa"/>
            <w:tcBorders>
              <w:left w:val="single" w:sz="4" w:space="0" w:color="auto"/>
              <w:right w:val="single" w:sz="4" w:space="0" w:color="auto"/>
            </w:tcBorders>
          </w:tcPr>
          <w:p w14:paraId="3046A0C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93753F" w14:textId="77777777" w:rsidR="00F30367" w:rsidRPr="00C016A4" w:rsidRDefault="00B113DE" w:rsidP="00F30367">
            <w:pPr>
              <w:rPr>
                <w:rFonts w:cs="Arial"/>
                <w:sz w:val="16"/>
                <w:szCs w:val="16"/>
              </w:rPr>
            </w:pPr>
            <w:r w:rsidRPr="00C016A4">
              <w:rPr>
                <w:rFonts w:cs="Arial"/>
                <w:sz w:val="16"/>
                <w:szCs w:val="16"/>
              </w:rPr>
              <w:t>SVS-REQ-325764/A-Vehicle location sharing supported by BUB</w:t>
            </w:r>
          </w:p>
        </w:tc>
        <w:tc>
          <w:tcPr>
            <w:tcW w:w="5911" w:type="dxa"/>
            <w:tcBorders>
              <w:top w:val="single" w:sz="6" w:space="0" w:color="auto"/>
              <w:left w:val="single" w:sz="6" w:space="0" w:color="auto"/>
              <w:bottom w:val="single" w:sz="6" w:space="0" w:color="auto"/>
              <w:right w:val="single" w:sz="6" w:space="0" w:color="auto"/>
            </w:tcBorders>
          </w:tcPr>
          <w:p w14:paraId="5405C222"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5E71E11" w14:textId="77777777" w:rsidTr="00F30367">
        <w:trPr>
          <w:trHeight w:val="245"/>
          <w:jc w:val="center"/>
        </w:trPr>
        <w:tc>
          <w:tcPr>
            <w:tcW w:w="1755" w:type="dxa"/>
            <w:tcBorders>
              <w:left w:val="single" w:sz="4" w:space="0" w:color="auto"/>
              <w:right w:val="single" w:sz="4" w:space="0" w:color="auto"/>
            </w:tcBorders>
          </w:tcPr>
          <w:p w14:paraId="145AE1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996C5A" w14:textId="77777777" w:rsidR="00F30367" w:rsidRPr="00C016A4" w:rsidRDefault="00B113DE" w:rsidP="00F30367">
            <w:pPr>
              <w:rPr>
                <w:rFonts w:cs="Arial"/>
                <w:sz w:val="16"/>
                <w:szCs w:val="16"/>
              </w:rPr>
            </w:pPr>
            <w:r w:rsidRPr="00C016A4">
              <w:rPr>
                <w:rFonts w:cs="Arial"/>
                <w:sz w:val="16"/>
                <w:szCs w:val="16"/>
              </w:rPr>
              <w:t>SVS-REQ-326499/A-Vehicle location sharing during switchover from Main battery to BUB</w:t>
            </w:r>
          </w:p>
        </w:tc>
        <w:tc>
          <w:tcPr>
            <w:tcW w:w="5911" w:type="dxa"/>
            <w:tcBorders>
              <w:top w:val="single" w:sz="6" w:space="0" w:color="auto"/>
              <w:left w:val="single" w:sz="6" w:space="0" w:color="auto"/>
              <w:bottom w:val="single" w:sz="6" w:space="0" w:color="auto"/>
              <w:right w:val="single" w:sz="6" w:space="0" w:color="auto"/>
            </w:tcBorders>
          </w:tcPr>
          <w:p w14:paraId="01DEA83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806BE3B" w14:textId="77777777" w:rsidTr="00F30367">
        <w:trPr>
          <w:trHeight w:val="245"/>
          <w:jc w:val="center"/>
        </w:trPr>
        <w:tc>
          <w:tcPr>
            <w:tcW w:w="1755" w:type="dxa"/>
            <w:tcBorders>
              <w:left w:val="single" w:sz="4" w:space="0" w:color="auto"/>
              <w:right w:val="single" w:sz="4" w:space="0" w:color="auto"/>
            </w:tcBorders>
          </w:tcPr>
          <w:p w14:paraId="1E7949D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12C1E1" w14:textId="77777777" w:rsidR="00F30367" w:rsidRPr="00C016A4" w:rsidRDefault="00B113DE" w:rsidP="00F30367">
            <w:pPr>
              <w:rPr>
                <w:rFonts w:cs="Arial"/>
                <w:sz w:val="16"/>
                <w:szCs w:val="16"/>
              </w:rPr>
            </w:pPr>
            <w:r w:rsidRPr="00C016A4">
              <w:rPr>
                <w:rFonts w:cs="Arial"/>
                <w:sz w:val="16"/>
                <w:szCs w:val="16"/>
              </w:rPr>
              <w:t>SVS-REQ-325765/A-SVSServer to stop vehicle location sharing</w:t>
            </w:r>
          </w:p>
        </w:tc>
        <w:tc>
          <w:tcPr>
            <w:tcW w:w="5911" w:type="dxa"/>
            <w:tcBorders>
              <w:top w:val="single" w:sz="6" w:space="0" w:color="auto"/>
              <w:left w:val="single" w:sz="6" w:space="0" w:color="auto"/>
              <w:bottom w:val="single" w:sz="6" w:space="0" w:color="auto"/>
              <w:right w:val="single" w:sz="6" w:space="0" w:color="auto"/>
            </w:tcBorders>
          </w:tcPr>
          <w:p w14:paraId="20A4A97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7747E63" w14:textId="77777777" w:rsidTr="00F30367">
        <w:trPr>
          <w:trHeight w:val="245"/>
          <w:jc w:val="center"/>
        </w:trPr>
        <w:tc>
          <w:tcPr>
            <w:tcW w:w="1755" w:type="dxa"/>
            <w:tcBorders>
              <w:left w:val="single" w:sz="4" w:space="0" w:color="auto"/>
              <w:right w:val="single" w:sz="4" w:space="0" w:color="auto"/>
            </w:tcBorders>
          </w:tcPr>
          <w:p w14:paraId="65BCC28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7EF6B5" w14:textId="77777777" w:rsidR="00F30367" w:rsidRPr="00C016A4" w:rsidRDefault="00B113DE" w:rsidP="00F30367">
            <w:pPr>
              <w:rPr>
                <w:rFonts w:cs="Arial"/>
                <w:sz w:val="16"/>
                <w:szCs w:val="16"/>
              </w:rPr>
            </w:pPr>
            <w:r w:rsidRPr="00C016A4">
              <w:rPr>
                <w:rFonts w:cs="Arial"/>
                <w:sz w:val="16"/>
                <w:szCs w:val="16"/>
              </w:rPr>
              <w:t>SVS-REQ-326613/A-SVSServer vehicle location data sharing conditions for accelerometer alert trigger</w:t>
            </w:r>
          </w:p>
        </w:tc>
        <w:tc>
          <w:tcPr>
            <w:tcW w:w="5911" w:type="dxa"/>
            <w:tcBorders>
              <w:top w:val="single" w:sz="6" w:space="0" w:color="auto"/>
              <w:left w:val="single" w:sz="6" w:space="0" w:color="auto"/>
              <w:bottom w:val="single" w:sz="6" w:space="0" w:color="auto"/>
              <w:right w:val="single" w:sz="6" w:space="0" w:color="auto"/>
            </w:tcBorders>
          </w:tcPr>
          <w:p w14:paraId="42CB2C6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329229D" w14:textId="77777777" w:rsidTr="00F30367">
        <w:trPr>
          <w:trHeight w:val="245"/>
          <w:jc w:val="center"/>
        </w:trPr>
        <w:tc>
          <w:tcPr>
            <w:tcW w:w="1755" w:type="dxa"/>
            <w:tcBorders>
              <w:left w:val="single" w:sz="4" w:space="0" w:color="auto"/>
              <w:right w:val="single" w:sz="4" w:space="0" w:color="auto"/>
            </w:tcBorders>
          </w:tcPr>
          <w:p w14:paraId="1B214A3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283CC6" w14:textId="77777777" w:rsidR="00F30367" w:rsidRPr="00C016A4" w:rsidRDefault="00B113DE" w:rsidP="00F30367">
            <w:pPr>
              <w:rPr>
                <w:rFonts w:cs="Arial"/>
                <w:sz w:val="16"/>
                <w:szCs w:val="16"/>
              </w:rPr>
            </w:pPr>
            <w:r w:rsidRPr="00C016A4">
              <w:rPr>
                <w:rFonts w:cs="Arial"/>
                <w:sz w:val="16"/>
                <w:szCs w:val="16"/>
              </w:rPr>
              <w:t>STR-555428/A-Unauthorized Door Open Alert</w:t>
            </w:r>
          </w:p>
        </w:tc>
        <w:tc>
          <w:tcPr>
            <w:tcW w:w="5911" w:type="dxa"/>
            <w:tcBorders>
              <w:top w:val="single" w:sz="6" w:space="0" w:color="auto"/>
              <w:left w:val="single" w:sz="6" w:space="0" w:color="auto"/>
              <w:bottom w:val="single" w:sz="6" w:space="0" w:color="auto"/>
              <w:right w:val="single" w:sz="6" w:space="0" w:color="auto"/>
            </w:tcBorders>
          </w:tcPr>
          <w:p w14:paraId="0DB06541"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2666480F" w14:textId="77777777" w:rsidTr="00F30367">
        <w:trPr>
          <w:trHeight w:val="245"/>
          <w:jc w:val="center"/>
        </w:trPr>
        <w:tc>
          <w:tcPr>
            <w:tcW w:w="1755" w:type="dxa"/>
            <w:tcBorders>
              <w:left w:val="single" w:sz="4" w:space="0" w:color="auto"/>
              <w:right w:val="single" w:sz="4" w:space="0" w:color="auto"/>
            </w:tcBorders>
          </w:tcPr>
          <w:p w14:paraId="1C21BD2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61312B" w14:textId="77777777" w:rsidR="00F30367" w:rsidRPr="00C016A4" w:rsidRDefault="00B113DE" w:rsidP="00F30367">
            <w:pPr>
              <w:rPr>
                <w:rFonts w:cs="Arial"/>
                <w:sz w:val="16"/>
                <w:szCs w:val="16"/>
              </w:rPr>
            </w:pPr>
            <w:r w:rsidRPr="00C016A4">
              <w:rPr>
                <w:rFonts w:cs="Arial"/>
                <w:sz w:val="16"/>
                <w:szCs w:val="16"/>
              </w:rPr>
              <w:t>SVS-REQ-318024/A-SVSOnBoardClient door ajar triggered</w:t>
            </w:r>
          </w:p>
        </w:tc>
        <w:tc>
          <w:tcPr>
            <w:tcW w:w="5911" w:type="dxa"/>
            <w:tcBorders>
              <w:top w:val="single" w:sz="6" w:space="0" w:color="auto"/>
              <w:left w:val="single" w:sz="6" w:space="0" w:color="auto"/>
              <w:bottom w:val="single" w:sz="6" w:space="0" w:color="auto"/>
              <w:right w:val="single" w:sz="6" w:space="0" w:color="auto"/>
            </w:tcBorders>
          </w:tcPr>
          <w:p w14:paraId="0CA80F7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D35E57A" w14:textId="77777777" w:rsidTr="00F30367">
        <w:trPr>
          <w:trHeight w:val="245"/>
          <w:jc w:val="center"/>
        </w:trPr>
        <w:tc>
          <w:tcPr>
            <w:tcW w:w="1755" w:type="dxa"/>
            <w:tcBorders>
              <w:left w:val="single" w:sz="4" w:space="0" w:color="auto"/>
              <w:right w:val="single" w:sz="4" w:space="0" w:color="auto"/>
            </w:tcBorders>
          </w:tcPr>
          <w:p w14:paraId="3CE73CA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0E4D94" w14:textId="77777777" w:rsidR="00F30367" w:rsidRPr="00C016A4" w:rsidRDefault="00B113DE" w:rsidP="00F30367">
            <w:pPr>
              <w:rPr>
                <w:rFonts w:cs="Arial"/>
                <w:sz w:val="16"/>
                <w:szCs w:val="16"/>
              </w:rPr>
            </w:pPr>
            <w:r w:rsidRPr="00C016A4">
              <w:rPr>
                <w:rFonts w:cs="Arial"/>
                <w:sz w:val="16"/>
                <w:szCs w:val="16"/>
              </w:rPr>
              <w:t>SVS-REQ-318025/A-SVSOnBoardClient door status check triggered</w:t>
            </w:r>
          </w:p>
        </w:tc>
        <w:tc>
          <w:tcPr>
            <w:tcW w:w="5911" w:type="dxa"/>
            <w:tcBorders>
              <w:top w:val="single" w:sz="6" w:space="0" w:color="auto"/>
              <w:left w:val="single" w:sz="6" w:space="0" w:color="auto"/>
              <w:bottom w:val="single" w:sz="6" w:space="0" w:color="auto"/>
              <w:right w:val="single" w:sz="6" w:space="0" w:color="auto"/>
            </w:tcBorders>
          </w:tcPr>
          <w:p w14:paraId="55C2CCC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7427D3F" w14:textId="77777777" w:rsidTr="00F30367">
        <w:trPr>
          <w:trHeight w:val="245"/>
          <w:jc w:val="center"/>
        </w:trPr>
        <w:tc>
          <w:tcPr>
            <w:tcW w:w="1755" w:type="dxa"/>
            <w:tcBorders>
              <w:left w:val="single" w:sz="4" w:space="0" w:color="auto"/>
              <w:right w:val="single" w:sz="4" w:space="0" w:color="auto"/>
            </w:tcBorders>
          </w:tcPr>
          <w:p w14:paraId="07B1393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ED8A50" w14:textId="77777777" w:rsidR="00F30367" w:rsidRPr="00C016A4" w:rsidRDefault="00B113DE" w:rsidP="00F30367">
            <w:pPr>
              <w:rPr>
                <w:rFonts w:cs="Arial"/>
                <w:sz w:val="16"/>
                <w:szCs w:val="16"/>
              </w:rPr>
            </w:pPr>
            <w:r w:rsidRPr="00C016A4">
              <w:rPr>
                <w:rFonts w:cs="Arial"/>
                <w:sz w:val="16"/>
                <w:szCs w:val="16"/>
              </w:rPr>
              <w:t>SVS-REQ-318026/A-SVSOnBoardClient unauthorized door open trigger</w:t>
            </w:r>
          </w:p>
        </w:tc>
        <w:tc>
          <w:tcPr>
            <w:tcW w:w="5911" w:type="dxa"/>
            <w:tcBorders>
              <w:top w:val="single" w:sz="6" w:space="0" w:color="auto"/>
              <w:left w:val="single" w:sz="6" w:space="0" w:color="auto"/>
              <w:bottom w:val="single" w:sz="6" w:space="0" w:color="auto"/>
              <w:right w:val="single" w:sz="6" w:space="0" w:color="auto"/>
            </w:tcBorders>
          </w:tcPr>
          <w:p w14:paraId="17DFFEE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675EF60" w14:textId="77777777" w:rsidTr="00F30367">
        <w:trPr>
          <w:trHeight w:val="245"/>
          <w:jc w:val="center"/>
        </w:trPr>
        <w:tc>
          <w:tcPr>
            <w:tcW w:w="1755" w:type="dxa"/>
            <w:tcBorders>
              <w:left w:val="single" w:sz="4" w:space="0" w:color="auto"/>
              <w:right w:val="single" w:sz="4" w:space="0" w:color="auto"/>
            </w:tcBorders>
          </w:tcPr>
          <w:p w14:paraId="1CCB9C8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3FA055" w14:textId="77777777" w:rsidR="00F30367" w:rsidRPr="00C016A4" w:rsidRDefault="00B113DE" w:rsidP="00F30367">
            <w:pPr>
              <w:rPr>
                <w:rFonts w:cs="Arial"/>
                <w:sz w:val="16"/>
                <w:szCs w:val="16"/>
              </w:rPr>
            </w:pPr>
            <w:r w:rsidRPr="00C016A4">
              <w:rPr>
                <w:rFonts w:cs="Arial"/>
                <w:sz w:val="16"/>
                <w:szCs w:val="16"/>
              </w:rPr>
              <w:t>SVS-REQ-318027/A-SVSOnBoardClient unauthorized door open alert</w:t>
            </w:r>
          </w:p>
        </w:tc>
        <w:tc>
          <w:tcPr>
            <w:tcW w:w="5911" w:type="dxa"/>
            <w:tcBorders>
              <w:top w:val="single" w:sz="6" w:space="0" w:color="auto"/>
              <w:left w:val="single" w:sz="6" w:space="0" w:color="auto"/>
              <w:bottom w:val="single" w:sz="6" w:space="0" w:color="auto"/>
              <w:right w:val="single" w:sz="6" w:space="0" w:color="auto"/>
            </w:tcBorders>
          </w:tcPr>
          <w:p w14:paraId="05F6C1D0"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520EB80" w14:textId="77777777" w:rsidTr="00F30367">
        <w:trPr>
          <w:trHeight w:val="245"/>
          <w:jc w:val="center"/>
        </w:trPr>
        <w:tc>
          <w:tcPr>
            <w:tcW w:w="1755" w:type="dxa"/>
            <w:tcBorders>
              <w:left w:val="single" w:sz="4" w:space="0" w:color="auto"/>
              <w:right w:val="single" w:sz="4" w:space="0" w:color="auto"/>
            </w:tcBorders>
          </w:tcPr>
          <w:p w14:paraId="556D132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84EB34" w14:textId="77777777" w:rsidR="00F30367" w:rsidRPr="00C016A4" w:rsidRDefault="00B113DE" w:rsidP="00F30367">
            <w:pPr>
              <w:rPr>
                <w:rFonts w:cs="Arial"/>
                <w:sz w:val="16"/>
                <w:szCs w:val="16"/>
              </w:rPr>
            </w:pPr>
            <w:r w:rsidRPr="00C016A4">
              <w:rPr>
                <w:rFonts w:cs="Arial"/>
                <w:sz w:val="16"/>
                <w:szCs w:val="16"/>
              </w:rPr>
              <w:t>SVS-REQ-318028/A-SVSOnBoardClient unauthorized door open alert shall NOT be triggered use cases</w:t>
            </w:r>
          </w:p>
        </w:tc>
        <w:tc>
          <w:tcPr>
            <w:tcW w:w="5911" w:type="dxa"/>
            <w:tcBorders>
              <w:top w:val="single" w:sz="6" w:space="0" w:color="auto"/>
              <w:left w:val="single" w:sz="6" w:space="0" w:color="auto"/>
              <w:bottom w:val="single" w:sz="6" w:space="0" w:color="auto"/>
              <w:right w:val="single" w:sz="6" w:space="0" w:color="auto"/>
            </w:tcBorders>
          </w:tcPr>
          <w:p w14:paraId="0A400588"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B0D02E2" w14:textId="77777777" w:rsidTr="00F30367">
        <w:trPr>
          <w:trHeight w:val="245"/>
          <w:jc w:val="center"/>
        </w:trPr>
        <w:tc>
          <w:tcPr>
            <w:tcW w:w="1755" w:type="dxa"/>
            <w:tcBorders>
              <w:left w:val="single" w:sz="4" w:space="0" w:color="auto"/>
              <w:right w:val="single" w:sz="4" w:space="0" w:color="auto"/>
            </w:tcBorders>
          </w:tcPr>
          <w:p w14:paraId="6AF777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9FEB1F" w14:textId="77777777" w:rsidR="00F30367" w:rsidRPr="00C016A4" w:rsidRDefault="00B113DE" w:rsidP="00F30367">
            <w:pPr>
              <w:rPr>
                <w:rFonts w:cs="Arial"/>
                <w:sz w:val="16"/>
                <w:szCs w:val="16"/>
              </w:rPr>
            </w:pPr>
            <w:r w:rsidRPr="00C016A4">
              <w:rPr>
                <w:rFonts w:cs="Arial"/>
                <w:sz w:val="16"/>
                <w:szCs w:val="16"/>
              </w:rPr>
              <w:t>SVS-REQ-326764/A-SVSOnBoardClient storing last known door lock status</w:t>
            </w:r>
          </w:p>
        </w:tc>
        <w:tc>
          <w:tcPr>
            <w:tcW w:w="5911" w:type="dxa"/>
            <w:tcBorders>
              <w:top w:val="single" w:sz="6" w:space="0" w:color="auto"/>
              <w:left w:val="single" w:sz="6" w:space="0" w:color="auto"/>
              <w:bottom w:val="single" w:sz="6" w:space="0" w:color="auto"/>
              <w:right w:val="single" w:sz="6" w:space="0" w:color="auto"/>
            </w:tcBorders>
          </w:tcPr>
          <w:p w14:paraId="3C0BC83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67B5A65" w14:textId="77777777" w:rsidTr="00F30367">
        <w:trPr>
          <w:trHeight w:val="245"/>
          <w:jc w:val="center"/>
        </w:trPr>
        <w:tc>
          <w:tcPr>
            <w:tcW w:w="1755" w:type="dxa"/>
            <w:tcBorders>
              <w:left w:val="single" w:sz="4" w:space="0" w:color="auto"/>
              <w:right w:val="single" w:sz="4" w:space="0" w:color="auto"/>
            </w:tcBorders>
          </w:tcPr>
          <w:p w14:paraId="2D34593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C4F66E6" w14:textId="77777777" w:rsidR="00F30367" w:rsidRPr="00C016A4" w:rsidRDefault="00B113DE" w:rsidP="00F30367">
            <w:pPr>
              <w:rPr>
                <w:rFonts w:cs="Arial"/>
                <w:sz w:val="16"/>
                <w:szCs w:val="16"/>
              </w:rPr>
            </w:pPr>
            <w:r w:rsidRPr="00C016A4">
              <w:rPr>
                <w:rFonts w:cs="Arial"/>
                <w:sz w:val="16"/>
                <w:szCs w:val="16"/>
              </w:rPr>
              <w:t>STR-555429/A-Inconsistent Location Alert</w:t>
            </w:r>
          </w:p>
        </w:tc>
        <w:tc>
          <w:tcPr>
            <w:tcW w:w="5911" w:type="dxa"/>
            <w:tcBorders>
              <w:top w:val="single" w:sz="6" w:space="0" w:color="auto"/>
              <w:left w:val="single" w:sz="6" w:space="0" w:color="auto"/>
              <w:bottom w:val="single" w:sz="6" w:space="0" w:color="auto"/>
              <w:right w:val="single" w:sz="6" w:space="0" w:color="auto"/>
            </w:tcBorders>
          </w:tcPr>
          <w:p w14:paraId="1D2B702E"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0DB1FC8E" w14:textId="77777777" w:rsidTr="00F30367">
        <w:trPr>
          <w:trHeight w:val="245"/>
          <w:jc w:val="center"/>
        </w:trPr>
        <w:tc>
          <w:tcPr>
            <w:tcW w:w="1755" w:type="dxa"/>
            <w:tcBorders>
              <w:left w:val="single" w:sz="4" w:space="0" w:color="auto"/>
              <w:right w:val="single" w:sz="4" w:space="0" w:color="auto"/>
            </w:tcBorders>
          </w:tcPr>
          <w:p w14:paraId="6547ABA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922DFF" w14:textId="77777777" w:rsidR="00F30367" w:rsidRPr="00C016A4" w:rsidRDefault="00B113DE" w:rsidP="00F30367">
            <w:pPr>
              <w:rPr>
                <w:rFonts w:cs="Arial"/>
                <w:sz w:val="16"/>
                <w:szCs w:val="16"/>
              </w:rPr>
            </w:pPr>
            <w:r w:rsidRPr="00C016A4">
              <w:rPr>
                <w:rFonts w:cs="Arial"/>
                <w:sz w:val="16"/>
                <w:szCs w:val="16"/>
              </w:rPr>
              <w:t>SVS-REQ-318032/A-SVSOnBoardClient last know location comparison to first fix location upon ignition “ON”</w:t>
            </w:r>
          </w:p>
        </w:tc>
        <w:tc>
          <w:tcPr>
            <w:tcW w:w="5911" w:type="dxa"/>
            <w:tcBorders>
              <w:top w:val="single" w:sz="6" w:space="0" w:color="auto"/>
              <w:left w:val="single" w:sz="6" w:space="0" w:color="auto"/>
              <w:bottom w:val="single" w:sz="6" w:space="0" w:color="auto"/>
              <w:right w:val="single" w:sz="6" w:space="0" w:color="auto"/>
            </w:tcBorders>
          </w:tcPr>
          <w:p w14:paraId="47FB45C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F59D9DF" w14:textId="77777777" w:rsidTr="00F30367">
        <w:trPr>
          <w:trHeight w:val="245"/>
          <w:jc w:val="center"/>
        </w:trPr>
        <w:tc>
          <w:tcPr>
            <w:tcW w:w="1755" w:type="dxa"/>
            <w:tcBorders>
              <w:left w:val="single" w:sz="4" w:space="0" w:color="auto"/>
              <w:right w:val="single" w:sz="4" w:space="0" w:color="auto"/>
            </w:tcBorders>
          </w:tcPr>
          <w:p w14:paraId="00328BB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267A78" w14:textId="77777777" w:rsidR="00F30367" w:rsidRPr="00C016A4" w:rsidRDefault="00B113DE" w:rsidP="00F30367">
            <w:pPr>
              <w:rPr>
                <w:rFonts w:cs="Arial"/>
                <w:sz w:val="16"/>
                <w:szCs w:val="16"/>
              </w:rPr>
            </w:pPr>
            <w:r w:rsidRPr="00C016A4">
              <w:rPr>
                <w:rFonts w:cs="Arial"/>
                <w:sz w:val="16"/>
                <w:szCs w:val="16"/>
              </w:rPr>
              <w:t>SVS-REQ-320193/A-SVSOnBoardClient SVS_LOC_DELTA</w:t>
            </w:r>
          </w:p>
        </w:tc>
        <w:tc>
          <w:tcPr>
            <w:tcW w:w="5911" w:type="dxa"/>
            <w:tcBorders>
              <w:top w:val="single" w:sz="6" w:space="0" w:color="auto"/>
              <w:left w:val="single" w:sz="6" w:space="0" w:color="auto"/>
              <w:bottom w:val="single" w:sz="6" w:space="0" w:color="auto"/>
              <w:right w:val="single" w:sz="6" w:space="0" w:color="auto"/>
            </w:tcBorders>
          </w:tcPr>
          <w:p w14:paraId="15350DA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43099CD" w14:textId="77777777" w:rsidTr="00F30367">
        <w:trPr>
          <w:trHeight w:val="245"/>
          <w:jc w:val="center"/>
        </w:trPr>
        <w:tc>
          <w:tcPr>
            <w:tcW w:w="1755" w:type="dxa"/>
            <w:tcBorders>
              <w:left w:val="single" w:sz="4" w:space="0" w:color="auto"/>
              <w:right w:val="single" w:sz="4" w:space="0" w:color="auto"/>
            </w:tcBorders>
          </w:tcPr>
          <w:p w14:paraId="250812C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C65E06" w14:textId="77777777" w:rsidR="00F30367" w:rsidRPr="00C016A4" w:rsidRDefault="00B113DE" w:rsidP="00F30367">
            <w:pPr>
              <w:rPr>
                <w:rFonts w:cs="Arial"/>
                <w:sz w:val="16"/>
                <w:szCs w:val="16"/>
              </w:rPr>
            </w:pPr>
            <w:r w:rsidRPr="00C016A4">
              <w:rPr>
                <w:rFonts w:cs="Arial"/>
                <w:sz w:val="16"/>
                <w:szCs w:val="16"/>
              </w:rPr>
              <w:t>SVS-REQ-318034/A-SVSOnBoardClient inconsistent location alert triggered</w:t>
            </w:r>
          </w:p>
        </w:tc>
        <w:tc>
          <w:tcPr>
            <w:tcW w:w="5911" w:type="dxa"/>
            <w:tcBorders>
              <w:top w:val="single" w:sz="6" w:space="0" w:color="auto"/>
              <w:left w:val="single" w:sz="6" w:space="0" w:color="auto"/>
              <w:bottom w:val="single" w:sz="6" w:space="0" w:color="auto"/>
              <w:right w:val="single" w:sz="6" w:space="0" w:color="auto"/>
            </w:tcBorders>
          </w:tcPr>
          <w:p w14:paraId="7211E950"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16BB400" w14:textId="77777777" w:rsidTr="00F30367">
        <w:trPr>
          <w:trHeight w:val="245"/>
          <w:jc w:val="center"/>
        </w:trPr>
        <w:tc>
          <w:tcPr>
            <w:tcW w:w="1755" w:type="dxa"/>
            <w:tcBorders>
              <w:left w:val="single" w:sz="4" w:space="0" w:color="auto"/>
              <w:right w:val="single" w:sz="4" w:space="0" w:color="auto"/>
            </w:tcBorders>
          </w:tcPr>
          <w:p w14:paraId="47890B2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7D2A5C" w14:textId="77777777" w:rsidR="00F30367" w:rsidRPr="00C016A4" w:rsidRDefault="00B113DE" w:rsidP="00F30367">
            <w:pPr>
              <w:rPr>
                <w:rFonts w:cs="Arial"/>
                <w:sz w:val="16"/>
                <w:szCs w:val="16"/>
              </w:rPr>
            </w:pPr>
            <w:r w:rsidRPr="00C016A4">
              <w:rPr>
                <w:rFonts w:cs="Arial"/>
                <w:sz w:val="16"/>
                <w:szCs w:val="16"/>
              </w:rPr>
              <w:t>SVS-REQ-318035/A-SVSOnBoardClient inconsistent location alert NOT triggered</w:t>
            </w:r>
          </w:p>
        </w:tc>
        <w:tc>
          <w:tcPr>
            <w:tcW w:w="5911" w:type="dxa"/>
            <w:tcBorders>
              <w:top w:val="single" w:sz="6" w:space="0" w:color="auto"/>
              <w:left w:val="single" w:sz="6" w:space="0" w:color="auto"/>
              <w:bottom w:val="single" w:sz="6" w:space="0" w:color="auto"/>
              <w:right w:val="single" w:sz="6" w:space="0" w:color="auto"/>
            </w:tcBorders>
          </w:tcPr>
          <w:p w14:paraId="2FCEF3C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AECF366" w14:textId="77777777" w:rsidTr="00F30367">
        <w:trPr>
          <w:trHeight w:val="245"/>
          <w:jc w:val="center"/>
        </w:trPr>
        <w:tc>
          <w:tcPr>
            <w:tcW w:w="1755" w:type="dxa"/>
            <w:tcBorders>
              <w:left w:val="single" w:sz="4" w:space="0" w:color="auto"/>
              <w:right w:val="single" w:sz="4" w:space="0" w:color="auto"/>
            </w:tcBorders>
          </w:tcPr>
          <w:p w14:paraId="0BE5242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A83F22" w14:textId="77777777" w:rsidR="00F30367" w:rsidRPr="00C016A4" w:rsidRDefault="00B113DE" w:rsidP="00F30367">
            <w:pPr>
              <w:rPr>
                <w:rFonts w:cs="Arial"/>
                <w:sz w:val="16"/>
                <w:szCs w:val="16"/>
              </w:rPr>
            </w:pPr>
            <w:r w:rsidRPr="00C016A4">
              <w:rPr>
                <w:rFonts w:cs="Arial"/>
                <w:sz w:val="16"/>
                <w:szCs w:val="16"/>
              </w:rPr>
              <w:t>STR-555478/A-Back-up Battery Engaged Alert</w:t>
            </w:r>
          </w:p>
        </w:tc>
        <w:tc>
          <w:tcPr>
            <w:tcW w:w="5911" w:type="dxa"/>
            <w:tcBorders>
              <w:top w:val="single" w:sz="6" w:space="0" w:color="auto"/>
              <w:left w:val="single" w:sz="6" w:space="0" w:color="auto"/>
              <w:bottom w:val="single" w:sz="6" w:space="0" w:color="auto"/>
              <w:right w:val="single" w:sz="6" w:space="0" w:color="auto"/>
            </w:tcBorders>
          </w:tcPr>
          <w:p w14:paraId="018AF530"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4FAFA02B" w14:textId="77777777" w:rsidTr="00F30367">
        <w:trPr>
          <w:trHeight w:val="245"/>
          <w:jc w:val="center"/>
        </w:trPr>
        <w:tc>
          <w:tcPr>
            <w:tcW w:w="1755" w:type="dxa"/>
            <w:tcBorders>
              <w:left w:val="single" w:sz="4" w:space="0" w:color="auto"/>
              <w:right w:val="single" w:sz="4" w:space="0" w:color="auto"/>
            </w:tcBorders>
          </w:tcPr>
          <w:p w14:paraId="7F427C6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AB5363" w14:textId="77777777" w:rsidR="00F30367" w:rsidRPr="00C016A4" w:rsidRDefault="00B113DE" w:rsidP="00F30367">
            <w:pPr>
              <w:rPr>
                <w:rFonts w:cs="Arial"/>
                <w:sz w:val="16"/>
                <w:szCs w:val="16"/>
              </w:rPr>
            </w:pPr>
            <w:r w:rsidRPr="00C016A4">
              <w:rPr>
                <w:rFonts w:cs="Arial"/>
                <w:sz w:val="16"/>
                <w:szCs w:val="16"/>
              </w:rPr>
              <w:t>SVS-REQ-318038/A-SVSServer BUB engaged alert pre-condition</w:t>
            </w:r>
          </w:p>
        </w:tc>
        <w:tc>
          <w:tcPr>
            <w:tcW w:w="5911" w:type="dxa"/>
            <w:tcBorders>
              <w:top w:val="single" w:sz="6" w:space="0" w:color="auto"/>
              <w:left w:val="single" w:sz="6" w:space="0" w:color="auto"/>
              <w:bottom w:val="single" w:sz="6" w:space="0" w:color="auto"/>
              <w:right w:val="single" w:sz="6" w:space="0" w:color="auto"/>
            </w:tcBorders>
          </w:tcPr>
          <w:p w14:paraId="2BAABA08"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4E3BDA4" w14:textId="77777777" w:rsidTr="00F30367">
        <w:trPr>
          <w:trHeight w:val="245"/>
          <w:jc w:val="center"/>
        </w:trPr>
        <w:tc>
          <w:tcPr>
            <w:tcW w:w="1755" w:type="dxa"/>
            <w:tcBorders>
              <w:left w:val="single" w:sz="4" w:space="0" w:color="auto"/>
              <w:right w:val="single" w:sz="4" w:space="0" w:color="auto"/>
            </w:tcBorders>
          </w:tcPr>
          <w:p w14:paraId="1FA0749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A60FC2" w14:textId="77777777" w:rsidR="00F30367" w:rsidRPr="00C016A4" w:rsidRDefault="00B113DE" w:rsidP="00F30367">
            <w:pPr>
              <w:rPr>
                <w:rFonts w:cs="Arial"/>
                <w:sz w:val="16"/>
                <w:szCs w:val="16"/>
              </w:rPr>
            </w:pPr>
            <w:r w:rsidRPr="00C016A4">
              <w:rPr>
                <w:rFonts w:cs="Arial"/>
                <w:sz w:val="16"/>
                <w:szCs w:val="16"/>
              </w:rPr>
              <w:t>SVS-REQ-318039/A-SVSServer BUB engaged alert triggered</w:t>
            </w:r>
          </w:p>
        </w:tc>
        <w:tc>
          <w:tcPr>
            <w:tcW w:w="5911" w:type="dxa"/>
            <w:tcBorders>
              <w:top w:val="single" w:sz="6" w:space="0" w:color="auto"/>
              <w:left w:val="single" w:sz="6" w:space="0" w:color="auto"/>
              <w:bottom w:val="single" w:sz="6" w:space="0" w:color="auto"/>
              <w:right w:val="single" w:sz="6" w:space="0" w:color="auto"/>
            </w:tcBorders>
          </w:tcPr>
          <w:p w14:paraId="22B7812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8013A98" w14:textId="77777777" w:rsidTr="00F30367">
        <w:trPr>
          <w:trHeight w:val="245"/>
          <w:jc w:val="center"/>
        </w:trPr>
        <w:tc>
          <w:tcPr>
            <w:tcW w:w="1755" w:type="dxa"/>
            <w:tcBorders>
              <w:left w:val="single" w:sz="4" w:space="0" w:color="auto"/>
              <w:right w:val="single" w:sz="4" w:space="0" w:color="auto"/>
            </w:tcBorders>
          </w:tcPr>
          <w:p w14:paraId="5FEF270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B9FBE8" w14:textId="77777777" w:rsidR="00F30367" w:rsidRPr="00C016A4" w:rsidRDefault="00B113DE" w:rsidP="00F30367">
            <w:pPr>
              <w:rPr>
                <w:rFonts w:cs="Arial"/>
                <w:sz w:val="16"/>
                <w:szCs w:val="16"/>
              </w:rPr>
            </w:pPr>
            <w:r w:rsidRPr="00C016A4">
              <w:rPr>
                <w:rFonts w:cs="Arial"/>
                <w:sz w:val="16"/>
                <w:szCs w:val="16"/>
              </w:rPr>
              <w:t>SVS-REQ-318040/A-SVSServer BUB engaged alert shall NOT be triggered use case</w:t>
            </w:r>
          </w:p>
        </w:tc>
        <w:tc>
          <w:tcPr>
            <w:tcW w:w="5911" w:type="dxa"/>
            <w:tcBorders>
              <w:top w:val="single" w:sz="6" w:space="0" w:color="auto"/>
              <w:left w:val="single" w:sz="6" w:space="0" w:color="auto"/>
              <w:bottom w:val="single" w:sz="6" w:space="0" w:color="auto"/>
              <w:right w:val="single" w:sz="6" w:space="0" w:color="auto"/>
            </w:tcBorders>
          </w:tcPr>
          <w:p w14:paraId="1E01D97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BA79E36" w14:textId="77777777" w:rsidTr="00F30367">
        <w:trPr>
          <w:trHeight w:val="245"/>
          <w:jc w:val="center"/>
        </w:trPr>
        <w:tc>
          <w:tcPr>
            <w:tcW w:w="1755" w:type="dxa"/>
            <w:tcBorders>
              <w:left w:val="single" w:sz="4" w:space="0" w:color="auto"/>
              <w:right w:val="single" w:sz="4" w:space="0" w:color="auto"/>
            </w:tcBorders>
          </w:tcPr>
          <w:p w14:paraId="7231BD2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3326A9" w14:textId="77777777" w:rsidR="00F30367" w:rsidRPr="00C016A4" w:rsidRDefault="00B113DE" w:rsidP="00F30367">
            <w:pPr>
              <w:rPr>
                <w:rFonts w:cs="Arial"/>
                <w:sz w:val="16"/>
                <w:szCs w:val="16"/>
              </w:rPr>
            </w:pPr>
            <w:r w:rsidRPr="00C016A4">
              <w:rPr>
                <w:rFonts w:cs="Arial"/>
                <w:sz w:val="16"/>
                <w:szCs w:val="16"/>
              </w:rPr>
              <w:t>STR-555479/A-SVS Related DTCs</w:t>
            </w:r>
          </w:p>
        </w:tc>
        <w:tc>
          <w:tcPr>
            <w:tcW w:w="5911" w:type="dxa"/>
            <w:tcBorders>
              <w:top w:val="single" w:sz="6" w:space="0" w:color="auto"/>
              <w:left w:val="single" w:sz="6" w:space="0" w:color="auto"/>
              <w:bottom w:val="single" w:sz="6" w:space="0" w:color="auto"/>
              <w:right w:val="single" w:sz="6" w:space="0" w:color="auto"/>
            </w:tcBorders>
          </w:tcPr>
          <w:p w14:paraId="3A5F0DF7"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6110C987" w14:textId="77777777" w:rsidTr="00F30367">
        <w:trPr>
          <w:trHeight w:val="245"/>
          <w:jc w:val="center"/>
        </w:trPr>
        <w:tc>
          <w:tcPr>
            <w:tcW w:w="1755" w:type="dxa"/>
            <w:tcBorders>
              <w:left w:val="single" w:sz="4" w:space="0" w:color="auto"/>
              <w:right w:val="single" w:sz="4" w:space="0" w:color="auto"/>
            </w:tcBorders>
          </w:tcPr>
          <w:p w14:paraId="186D638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8FC05B" w14:textId="77777777" w:rsidR="00F30367" w:rsidRPr="00C016A4" w:rsidRDefault="00B113DE" w:rsidP="00F30367">
            <w:pPr>
              <w:rPr>
                <w:rFonts w:cs="Arial"/>
                <w:sz w:val="16"/>
                <w:szCs w:val="16"/>
              </w:rPr>
            </w:pPr>
            <w:r w:rsidRPr="00C016A4">
              <w:rPr>
                <w:rFonts w:cs="Arial"/>
                <w:sz w:val="16"/>
                <w:szCs w:val="16"/>
              </w:rPr>
              <w:t>SVS-REQ-318042/A-SVSServer detecting listed DTC</w:t>
            </w:r>
          </w:p>
        </w:tc>
        <w:tc>
          <w:tcPr>
            <w:tcW w:w="5911" w:type="dxa"/>
            <w:tcBorders>
              <w:top w:val="single" w:sz="6" w:space="0" w:color="auto"/>
              <w:left w:val="single" w:sz="6" w:space="0" w:color="auto"/>
              <w:bottom w:val="single" w:sz="6" w:space="0" w:color="auto"/>
              <w:right w:val="single" w:sz="6" w:space="0" w:color="auto"/>
            </w:tcBorders>
          </w:tcPr>
          <w:p w14:paraId="20D33123"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54135C6" w14:textId="77777777" w:rsidTr="00F30367">
        <w:trPr>
          <w:trHeight w:val="245"/>
          <w:jc w:val="center"/>
        </w:trPr>
        <w:tc>
          <w:tcPr>
            <w:tcW w:w="1755" w:type="dxa"/>
            <w:tcBorders>
              <w:left w:val="single" w:sz="4" w:space="0" w:color="auto"/>
              <w:right w:val="single" w:sz="4" w:space="0" w:color="auto"/>
            </w:tcBorders>
          </w:tcPr>
          <w:p w14:paraId="5C103AA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A5EC41" w14:textId="77777777" w:rsidR="00F30367" w:rsidRPr="00C016A4" w:rsidRDefault="00B113DE" w:rsidP="00F30367">
            <w:pPr>
              <w:rPr>
                <w:rFonts w:cs="Arial"/>
                <w:sz w:val="16"/>
                <w:szCs w:val="16"/>
              </w:rPr>
            </w:pPr>
            <w:r w:rsidRPr="00C016A4">
              <w:rPr>
                <w:rFonts w:cs="Arial"/>
                <w:sz w:val="16"/>
                <w:szCs w:val="16"/>
              </w:rPr>
              <w:t>SVS-REQ-318043/A-SVSServer triggering DTC alert to SVSOffBoardClient via SVSOnBoardClient</w:t>
            </w:r>
          </w:p>
        </w:tc>
        <w:tc>
          <w:tcPr>
            <w:tcW w:w="5911" w:type="dxa"/>
            <w:tcBorders>
              <w:top w:val="single" w:sz="6" w:space="0" w:color="auto"/>
              <w:left w:val="single" w:sz="6" w:space="0" w:color="auto"/>
              <w:bottom w:val="single" w:sz="6" w:space="0" w:color="auto"/>
              <w:right w:val="single" w:sz="6" w:space="0" w:color="auto"/>
            </w:tcBorders>
          </w:tcPr>
          <w:p w14:paraId="79657B8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494F906" w14:textId="77777777" w:rsidTr="00F30367">
        <w:trPr>
          <w:trHeight w:val="245"/>
          <w:jc w:val="center"/>
        </w:trPr>
        <w:tc>
          <w:tcPr>
            <w:tcW w:w="1755" w:type="dxa"/>
            <w:tcBorders>
              <w:left w:val="single" w:sz="4" w:space="0" w:color="auto"/>
              <w:right w:val="single" w:sz="4" w:space="0" w:color="auto"/>
            </w:tcBorders>
          </w:tcPr>
          <w:p w14:paraId="71B8C24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01CCFF" w14:textId="77777777" w:rsidR="00F30367" w:rsidRPr="00C016A4" w:rsidRDefault="00B113DE" w:rsidP="00F30367">
            <w:pPr>
              <w:rPr>
                <w:rFonts w:cs="Arial"/>
                <w:sz w:val="16"/>
                <w:szCs w:val="16"/>
              </w:rPr>
            </w:pPr>
            <w:r w:rsidRPr="00C016A4">
              <w:rPr>
                <w:rFonts w:cs="Arial"/>
                <w:sz w:val="16"/>
                <w:szCs w:val="16"/>
              </w:rPr>
              <w:t>SVS-REQ-325788/A-SVSServer DTC cleared alert</w:t>
            </w:r>
          </w:p>
        </w:tc>
        <w:tc>
          <w:tcPr>
            <w:tcW w:w="5911" w:type="dxa"/>
            <w:tcBorders>
              <w:top w:val="single" w:sz="6" w:space="0" w:color="auto"/>
              <w:left w:val="single" w:sz="6" w:space="0" w:color="auto"/>
              <w:bottom w:val="single" w:sz="6" w:space="0" w:color="auto"/>
              <w:right w:val="single" w:sz="6" w:space="0" w:color="auto"/>
            </w:tcBorders>
          </w:tcPr>
          <w:p w14:paraId="58223D42"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1C0F44FF" w14:textId="77777777" w:rsidTr="00F30367">
        <w:trPr>
          <w:trHeight w:val="245"/>
          <w:jc w:val="center"/>
        </w:trPr>
        <w:tc>
          <w:tcPr>
            <w:tcW w:w="1755" w:type="dxa"/>
            <w:tcBorders>
              <w:left w:val="single" w:sz="4" w:space="0" w:color="auto"/>
              <w:right w:val="single" w:sz="4" w:space="0" w:color="auto"/>
            </w:tcBorders>
          </w:tcPr>
          <w:p w14:paraId="5222322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EB9768" w14:textId="77777777" w:rsidR="00F30367" w:rsidRPr="00C016A4" w:rsidRDefault="00B113DE" w:rsidP="00F30367">
            <w:pPr>
              <w:rPr>
                <w:rFonts w:cs="Arial"/>
                <w:sz w:val="16"/>
                <w:szCs w:val="16"/>
              </w:rPr>
            </w:pPr>
            <w:r w:rsidRPr="00C016A4">
              <w:rPr>
                <w:rFonts w:cs="Arial"/>
                <w:sz w:val="16"/>
                <w:szCs w:val="16"/>
              </w:rPr>
              <w:t>STR-579807/A-Ignition Status Change Alert</w:t>
            </w:r>
          </w:p>
        </w:tc>
        <w:tc>
          <w:tcPr>
            <w:tcW w:w="5911" w:type="dxa"/>
            <w:tcBorders>
              <w:top w:val="single" w:sz="6" w:space="0" w:color="auto"/>
              <w:left w:val="single" w:sz="6" w:space="0" w:color="auto"/>
              <w:bottom w:val="single" w:sz="6" w:space="0" w:color="auto"/>
              <w:right w:val="single" w:sz="6" w:space="0" w:color="auto"/>
            </w:tcBorders>
          </w:tcPr>
          <w:p w14:paraId="5D1C26F4"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504766BD" w14:textId="77777777" w:rsidTr="00F30367">
        <w:trPr>
          <w:trHeight w:val="245"/>
          <w:jc w:val="center"/>
        </w:trPr>
        <w:tc>
          <w:tcPr>
            <w:tcW w:w="1755" w:type="dxa"/>
            <w:tcBorders>
              <w:left w:val="single" w:sz="4" w:space="0" w:color="auto"/>
              <w:right w:val="single" w:sz="4" w:space="0" w:color="auto"/>
            </w:tcBorders>
          </w:tcPr>
          <w:p w14:paraId="10D6A2C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2EC831" w14:textId="77777777" w:rsidR="00F30367" w:rsidRPr="00C016A4" w:rsidRDefault="00B113DE" w:rsidP="00F30367">
            <w:pPr>
              <w:rPr>
                <w:rFonts w:cs="Arial"/>
                <w:sz w:val="16"/>
                <w:szCs w:val="16"/>
              </w:rPr>
            </w:pPr>
            <w:r w:rsidRPr="00C016A4">
              <w:rPr>
                <w:rFonts w:cs="Arial"/>
                <w:sz w:val="16"/>
                <w:szCs w:val="16"/>
              </w:rPr>
              <w:t>SVS-REQ-325789/A-SVSOnBoardClient triggering Ignition Status Change alert</w:t>
            </w:r>
          </w:p>
        </w:tc>
        <w:tc>
          <w:tcPr>
            <w:tcW w:w="5911" w:type="dxa"/>
            <w:tcBorders>
              <w:top w:val="single" w:sz="6" w:space="0" w:color="auto"/>
              <w:left w:val="single" w:sz="6" w:space="0" w:color="auto"/>
              <w:bottom w:val="single" w:sz="6" w:space="0" w:color="auto"/>
              <w:right w:val="single" w:sz="6" w:space="0" w:color="auto"/>
            </w:tcBorders>
          </w:tcPr>
          <w:p w14:paraId="3EC2BFDD"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7A1FA17" w14:textId="77777777" w:rsidTr="00F30367">
        <w:trPr>
          <w:trHeight w:val="245"/>
          <w:jc w:val="center"/>
        </w:trPr>
        <w:tc>
          <w:tcPr>
            <w:tcW w:w="1755" w:type="dxa"/>
            <w:tcBorders>
              <w:left w:val="single" w:sz="4" w:space="0" w:color="auto"/>
              <w:right w:val="single" w:sz="4" w:space="0" w:color="auto"/>
            </w:tcBorders>
          </w:tcPr>
          <w:p w14:paraId="5E3D384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A3D60D" w14:textId="77777777" w:rsidR="00F30367" w:rsidRPr="00C016A4" w:rsidRDefault="00B113DE" w:rsidP="00F30367">
            <w:pPr>
              <w:rPr>
                <w:rFonts w:cs="Arial"/>
                <w:sz w:val="16"/>
                <w:szCs w:val="16"/>
              </w:rPr>
            </w:pPr>
            <w:r w:rsidRPr="00C016A4">
              <w:rPr>
                <w:rFonts w:cs="Arial"/>
                <w:sz w:val="16"/>
                <w:szCs w:val="16"/>
              </w:rPr>
              <w:t>STR-579808/A-Alarms Trigger Alert</w:t>
            </w:r>
          </w:p>
        </w:tc>
        <w:tc>
          <w:tcPr>
            <w:tcW w:w="5911" w:type="dxa"/>
            <w:tcBorders>
              <w:top w:val="single" w:sz="6" w:space="0" w:color="auto"/>
              <w:left w:val="single" w:sz="6" w:space="0" w:color="auto"/>
              <w:bottom w:val="single" w:sz="6" w:space="0" w:color="auto"/>
              <w:right w:val="single" w:sz="6" w:space="0" w:color="auto"/>
            </w:tcBorders>
          </w:tcPr>
          <w:p w14:paraId="415792A7"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74D0ED73" w14:textId="77777777" w:rsidTr="00F30367">
        <w:trPr>
          <w:trHeight w:val="245"/>
          <w:jc w:val="center"/>
        </w:trPr>
        <w:tc>
          <w:tcPr>
            <w:tcW w:w="1755" w:type="dxa"/>
            <w:tcBorders>
              <w:left w:val="single" w:sz="4" w:space="0" w:color="auto"/>
              <w:right w:val="single" w:sz="4" w:space="0" w:color="auto"/>
            </w:tcBorders>
          </w:tcPr>
          <w:p w14:paraId="7C0433F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4BB034" w14:textId="77777777" w:rsidR="00F30367" w:rsidRPr="00C016A4" w:rsidRDefault="00B113DE" w:rsidP="00F30367">
            <w:pPr>
              <w:rPr>
                <w:rFonts w:cs="Arial"/>
                <w:sz w:val="16"/>
                <w:szCs w:val="16"/>
              </w:rPr>
            </w:pPr>
            <w:r w:rsidRPr="00C016A4">
              <w:rPr>
                <w:rFonts w:cs="Arial"/>
                <w:sz w:val="16"/>
                <w:szCs w:val="16"/>
              </w:rPr>
              <w:t>SVS-REQ-325790/A-SVSOnBoardClient triggering alarm alert</w:t>
            </w:r>
          </w:p>
        </w:tc>
        <w:tc>
          <w:tcPr>
            <w:tcW w:w="5911" w:type="dxa"/>
            <w:tcBorders>
              <w:top w:val="single" w:sz="6" w:space="0" w:color="auto"/>
              <w:left w:val="single" w:sz="6" w:space="0" w:color="auto"/>
              <w:bottom w:val="single" w:sz="6" w:space="0" w:color="auto"/>
              <w:right w:val="single" w:sz="6" w:space="0" w:color="auto"/>
            </w:tcBorders>
          </w:tcPr>
          <w:p w14:paraId="1AB38A64"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01652ED" w14:textId="77777777" w:rsidTr="00F30367">
        <w:trPr>
          <w:trHeight w:val="245"/>
          <w:jc w:val="center"/>
        </w:trPr>
        <w:tc>
          <w:tcPr>
            <w:tcW w:w="1755" w:type="dxa"/>
            <w:tcBorders>
              <w:left w:val="single" w:sz="4" w:space="0" w:color="auto"/>
              <w:right w:val="single" w:sz="4" w:space="0" w:color="auto"/>
            </w:tcBorders>
          </w:tcPr>
          <w:p w14:paraId="0E324DC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ADEFF59" w14:textId="77777777" w:rsidR="00F30367" w:rsidRPr="00C016A4" w:rsidRDefault="00B113DE" w:rsidP="00F30367">
            <w:pPr>
              <w:rPr>
                <w:rFonts w:cs="Arial"/>
                <w:sz w:val="16"/>
                <w:szCs w:val="16"/>
              </w:rPr>
            </w:pPr>
            <w:r w:rsidRPr="00C016A4">
              <w:rPr>
                <w:rFonts w:cs="Arial"/>
                <w:sz w:val="16"/>
                <w:szCs w:val="16"/>
              </w:rPr>
              <w:t>STR-579809/A-Speed Change Alert</w:t>
            </w:r>
          </w:p>
        </w:tc>
        <w:tc>
          <w:tcPr>
            <w:tcW w:w="5911" w:type="dxa"/>
            <w:tcBorders>
              <w:top w:val="single" w:sz="6" w:space="0" w:color="auto"/>
              <w:left w:val="single" w:sz="6" w:space="0" w:color="auto"/>
              <w:bottom w:val="single" w:sz="6" w:space="0" w:color="auto"/>
              <w:right w:val="single" w:sz="6" w:space="0" w:color="auto"/>
            </w:tcBorders>
          </w:tcPr>
          <w:p w14:paraId="17F6BF51"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11FE8289" w14:textId="77777777" w:rsidTr="00F30367">
        <w:trPr>
          <w:trHeight w:val="245"/>
          <w:jc w:val="center"/>
        </w:trPr>
        <w:tc>
          <w:tcPr>
            <w:tcW w:w="1755" w:type="dxa"/>
            <w:tcBorders>
              <w:left w:val="single" w:sz="4" w:space="0" w:color="auto"/>
              <w:right w:val="single" w:sz="4" w:space="0" w:color="auto"/>
            </w:tcBorders>
          </w:tcPr>
          <w:p w14:paraId="2378396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3EB5BA" w14:textId="77777777" w:rsidR="00F30367" w:rsidRPr="00C016A4" w:rsidRDefault="00B113DE" w:rsidP="00F30367">
            <w:pPr>
              <w:rPr>
                <w:rFonts w:cs="Arial"/>
                <w:sz w:val="16"/>
                <w:szCs w:val="16"/>
              </w:rPr>
            </w:pPr>
            <w:r w:rsidRPr="00C016A4">
              <w:rPr>
                <w:rFonts w:cs="Arial"/>
                <w:sz w:val="16"/>
                <w:szCs w:val="16"/>
              </w:rPr>
              <w:t>SVS-REQ-325791/A-SVSOnBoardClient triggering speed change alert</w:t>
            </w:r>
          </w:p>
        </w:tc>
        <w:tc>
          <w:tcPr>
            <w:tcW w:w="5911" w:type="dxa"/>
            <w:tcBorders>
              <w:top w:val="single" w:sz="6" w:space="0" w:color="auto"/>
              <w:left w:val="single" w:sz="6" w:space="0" w:color="auto"/>
              <w:bottom w:val="single" w:sz="6" w:space="0" w:color="auto"/>
              <w:right w:val="single" w:sz="6" w:space="0" w:color="auto"/>
            </w:tcBorders>
          </w:tcPr>
          <w:p w14:paraId="3ECE78D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1065C720" w14:textId="77777777" w:rsidTr="00F30367">
        <w:trPr>
          <w:trHeight w:val="245"/>
          <w:jc w:val="center"/>
        </w:trPr>
        <w:tc>
          <w:tcPr>
            <w:tcW w:w="1755" w:type="dxa"/>
            <w:tcBorders>
              <w:left w:val="single" w:sz="4" w:space="0" w:color="auto"/>
              <w:right w:val="single" w:sz="4" w:space="0" w:color="auto"/>
            </w:tcBorders>
          </w:tcPr>
          <w:p w14:paraId="6BE27E9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201364" w14:textId="77777777" w:rsidR="00F30367" w:rsidRPr="00C016A4" w:rsidRDefault="00B113DE" w:rsidP="00F30367">
            <w:pPr>
              <w:rPr>
                <w:rFonts w:cs="Arial"/>
                <w:sz w:val="16"/>
                <w:szCs w:val="16"/>
              </w:rPr>
            </w:pPr>
            <w:r w:rsidRPr="00C016A4">
              <w:rPr>
                <w:rFonts w:cs="Arial"/>
                <w:sz w:val="16"/>
                <w:szCs w:val="16"/>
              </w:rPr>
              <w:t>STR-555425/A-Use Cases</w:t>
            </w:r>
          </w:p>
        </w:tc>
        <w:tc>
          <w:tcPr>
            <w:tcW w:w="5911" w:type="dxa"/>
            <w:tcBorders>
              <w:top w:val="single" w:sz="6" w:space="0" w:color="auto"/>
              <w:left w:val="single" w:sz="6" w:space="0" w:color="auto"/>
              <w:bottom w:val="single" w:sz="6" w:space="0" w:color="auto"/>
              <w:right w:val="single" w:sz="6" w:space="0" w:color="auto"/>
            </w:tcBorders>
          </w:tcPr>
          <w:p w14:paraId="4894D2BF"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41E0C63D" w14:textId="77777777" w:rsidTr="00F30367">
        <w:trPr>
          <w:trHeight w:val="245"/>
          <w:jc w:val="center"/>
        </w:trPr>
        <w:tc>
          <w:tcPr>
            <w:tcW w:w="1755" w:type="dxa"/>
            <w:tcBorders>
              <w:left w:val="single" w:sz="4" w:space="0" w:color="auto"/>
              <w:right w:val="single" w:sz="4" w:space="0" w:color="auto"/>
            </w:tcBorders>
          </w:tcPr>
          <w:p w14:paraId="2B94D30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7029BB" w14:textId="77777777" w:rsidR="00F30367" w:rsidRPr="00C016A4" w:rsidRDefault="00B113DE" w:rsidP="00F30367">
            <w:pPr>
              <w:rPr>
                <w:rFonts w:cs="Arial"/>
                <w:sz w:val="16"/>
                <w:szCs w:val="16"/>
              </w:rPr>
            </w:pPr>
            <w:r w:rsidRPr="00C016A4">
              <w:rPr>
                <w:rFonts w:cs="Arial"/>
                <w:sz w:val="16"/>
                <w:szCs w:val="16"/>
              </w:rPr>
              <w:t>SVS-UC-REQ-320173/A-Inconsistent Location Last Known Location</w:t>
            </w:r>
          </w:p>
        </w:tc>
        <w:tc>
          <w:tcPr>
            <w:tcW w:w="5911" w:type="dxa"/>
            <w:tcBorders>
              <w:top w:val="single" w:sz="6" w:space="0" w:color="auto"/>
              <w:left w:val="single" w:sz="6" w:space="0" w:color="auto"/>
              <w:bottom w:val="single" w:sz="6" w:space="0" w:color="auto"/>
              <w:right w:val="single" w:sz="6" w:space="0" w:color="auto"/>
            </w:tcBorders>
          </w:tcPr>
          <w:p w14:paraId="74FDA64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6187996" w14:textId="77777777" w:rsidTr="00F30367">
        <w:trPr>
          <w:trHeight w:val="245"/>
          <w:jc w:val="center"/>
        </w:trPr>
        <w:tc>
          <w:tcPr>
            <w:tcW w:w="1755" w:type="dxa"/>
            <w:tcBorders>
              <w:left w:val="single" w:sz="4" w:space="0" w:color="auto"/>
              <w:right w:val="single" w:sz="4" w:space="0" w:color="auto"/>
            </w:tcBorders>
          </w:tcPr>
          <w:p w14:paraId="6721E0E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BE20D1" w14:textId="77777777" w:rsidR="00F30367" w:rsidRPr="00C016A4" w:rsidRDefault="00B113DE" w:rsidP="00F30367">
            <w:pPr>
              <w:rPr>
                <w:rFonts w:cs="Arial"/>
                <w:sz w:val="16"/>
                <w:szCs w:val="16"/>
              </w:rPr>
            </w:pPr>
            <w:r w:rsidRPr="00C016A4">
              <w:rPr>
                <w:rFonts w:cs="Arial"/>
                <w:sz w:val="16"/>
                <w:szCs w:val="16"/>
              </w:rPr>
              <w:t>SVS-UC-REQ-320174/A-Inconsistent Location First Fix Location</w:t>
            </w:r>
          </w:p>
        </w:tc>
        <w:tc>
          <w:tcPr>
            <w:tcW w:w="5911" w:type="dxa"/>
            <w:tcBorders>
              <w:top w:val="single" w:sz="6" w:space="0" w:color="auto"/>
              <w:left w:val="single" w:sz="6" w:space="0" w:color="auto"/>
              <w:bottom w:val="single" w:sz="6" w:space="0" w:color="auto"/>
              <w:right w:val="single" w:sz="6" w:space="0" w:color="auto"/>
            </w:tcBorders>
          </w:tcPr>
          <w:p w14:paraId="2DFDA10F"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0C2FAAD" w14:textId="77777777" w:rsidTr="00F30367">
        <w:trPr>
          <w:trHeight w:val="245"/>
          <w:jc w:val="center"/>
        </w:trPr>
        <w:tc>
          <w:tcPr>
            <w:tcW w:w="1755" w:type="dxa"/>
            <w:tcBorders>
              <w:left w:val="single" w:sz="4" w:space="0" w:color="auto"/>
              <w:right w:val="single" w:sz="4" w:space="0" w:color="auto"/>
            </w:tcBorders>
          </w:tcPr>
          <w:p w14:paraId="23FD781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F4C2ED" w14:textId="77777777" w:rsidR="00F30367" w:rsidRPr="00C016A4" w:rsidRDefault="00B113DE" w:rsidP="00F30367">
            <w:pPr>
              <w:rPr>
                <w:rFonts w:cs="Arial"/>
                <w:sz w:val="16"/>
                <w:szCs w:val="16"/>
              </w:rPr>
            </w:pPr>
            <w:r w:rsidRPr="00C016A4">
              <w:rPr>
                <w:rFonts w:cs="Arial"/>
                <w:sz w:val="16"/>
                <w:szCs w:val="16"/>
              </w:rPr>
              <w:t>SVS-UC-REQ-320175/A-Inconsistent Location Delta Parameter DID</w:t>
            </w:r>
          </w:p>
        </w:tc>
        <w:tc>
          <w:tcPr>
            <w:tcW w:w="5911" w:type="dxa"/>
            <w:tcBorders>
              <w:top w:val="single" w:sz="6" w:space="0" w:color="auto"/>
              <w:left w:val="single" w:sz="6" w:space="0" w:color="auto"/>
              <w:bottom w:val="single" w:sz="6" w:space="0" w:color="auto"/>
              <w:right w:val="single" w:sz="6" w:space="0" w:color="auto"/>
            </w:tcBorders>
          </w:tcPr>
          <w:p w14:paraId="41E6DD42"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022AC8D" w14:textId="77777777" w:rsidTr="00F30367">
        <w:trPr>
          <w:trHeight w:val="245"/>
          <w:jc w:val="center"/>
        </w:trPr>
        <w:tc>
          <w:tcPr>
            <w:tcW w:w="1755" w:type="dxa"/>
            <w:tcBorders>
              <w:left w:val="single" w:sz="4" w:space="0" w:color="auto"/>
              <w:right w:val="single" w:sz="4" w:space="0" w:color="auto"/>
            </w:tcBorders>
          </w:tcPr>
          <w:p w14:paraId="6317A68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5D31B0" w14:textId="77777777" w:rsidR="00F30367" w:rsidRPr="00C016A4" w:rsidRDefault="00B113DE" w:rsidP="00F30367">
            <w:pPr>
              <w:rPr>
                <w:rFonts w:cs="Arial"/>
                <w:sz w:val="16"/>
                <w:szCs w:val="16"/>
              </w:rPr>
            </w:pPr>
            <w:r w:rsidRPr="00C016A4">
              <w:rPr>
                <w:rFonts w:cs="Arial"/>
                <w:sz w:val="16"/>
                <w:szCs w:val="16"/>
              </w:rPr>
              <w:t>SVS-UC-REQ-325793/A-Early theft notification vehicle location data sharing Trigger condition</w:t>
            </w:r>
          </w:p>
        </w:tc>
        <w:tc>
          <w:tcPr>
            <w:tcW w:w="5911" w:type="dxa"/>
            <w:tcBorders>
              <w:top w:val="single" w:sz="6" w:space="0" w:color="auto"/>
              <w:left w:val="single" w:sz="6" w:space="0" w:color="auto"/>
              <w:bottom w:val="single" w:sz="6" w:space="0" w:color="auto"/>
              <w:right w:val="single" w:sz="6" w:space="0" w:color="auto"/>
            </w:tcBorders>
          </w:tcPr>
          <w:p w14:paraId="1B47E4D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951FA9F" w14:textId="77777777" w:rsidTr="00F30367">
        <w:trPr>
          <w:trHeight w:val="245"/>
          <w:jc w:val="center"/>
        </w:trPr>
        <w:tc>
          <w:tcPr>
            <w:tcW w:w="1755" w:type="dxa"/>
            <w:tcBorders>
              <w:left w:val="single" w:sz="4" w:space="0" w:color="auto"/>
              <w:right w:val="single" w:sz="4" w:space="0" w:color="auto"/>
            </w:tcBorders>
          </w:tcPr>
          <w:p w14:paraId="3D4269A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DBE9A2" w14:textId="77777777" w:rsidR="00F30367" w:rsidRPr="00C016A4" w:rsidRDefault="00B113DE" w:rsidP="00F30367">
            <w:pPr>
              <w:rPr>
                <w:rFonts w:cs="Arial"/>
                <w:sz w:val="16"/>
                <w:szCs w:val="16"/>
              </w:rPr>
            </w:pPr>
            <w:r w:rsidRPr="00C016A4">
              <w:rPr>
                <w:rFonts w:cs="Arial"/>
                <w:sz w:val="16"/>
                <w:szCs w:val="16"/>
              </w:rPr>
              <w:t>SVS-UC-REQ-320176/A-Inconsistent Location Calculation Trigger</w:t>
            </w:r>
          </w:p>
        </w:tc>
        <w:tc>
          <w:tcPr>
            <w:tcW w:w="5911" w:type="dxa"/>
            <w:tcBorders>
              <w:top w:val="single" w:sz="6" w:space="0" w:color="auto"/>
              <w:left w:val="single" w:sz="6" w:space="0" w:color="auto"/>
              <w:bottom w:val="single" w:sz="6" w:space="0" w:color="auto"/>
              <w:right w:val="single" w:sz="6" w:space="0" w:color="auto"/>
            </w:tcBorders>
          </w:tcPr>
          <w:p w14:paraId="0A9ECE03"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F2BF87B" w14:textId="77777777" w:rsidTr="00F30367">
        <w:trPr>
          <w:trHeight w:val="245"/>
          <w:jc w:val="center"/>
        </w:trPr>
        <w:tc>
          <w:tcPr>
            <w:tcW w:w="1755" w:type="dxa"/>
            <w:tcBorders>
              <w:left w:val="single" w:sz="4" w:space="0" w:color="auto"/>
              <w:right w:val="single" w:sz="4" w:space="0" w:color="auto"/>
            </w:tcBorders>
          </w:tcPr>
          <w:p w14:paraId="29085BB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B32691" w14:textId="77777777" w:rsidR="00F30367" w:rsidRPr="00C016A4" w:rsidRDefault="00B113DE" w:rsidP="00F30367">
            <w:pPr>
              <w:rPr>
                <w:rFonts w:cs="Arial"/>
                <w:sz w:val="16"/>
                <w:szCs w:val="16"/>
              </w:rPr>
            </w:pPr>
            <w:r w:rsidRPr="00C016A4">
              <w:rPr>
                <w:rFonts w:cs="Arial"/>
                <w:sz w:val="16"/>
                <w:szCs w:val="16"/>
              </w:rPr>
              <w:t>SVS-UC-REQ-320177/A-Inconsistent Location Alert “Theft Mode” NOT active</w:t>
            </w:r>
          </w:p>
        </w:tc>
        <w:tc>
          <w:tcPr>
            <w:tcW w:w="5911" w:type="dxa"/>
            <w:tcBorders>
              <w:top w:val="single" w:sz="6" w:space="0" w:color="auto"/>
              <w:left w:val="single" w:sz="6" w:space="0" w:color="auto"/>
              <w:bottom w:val="single" w:sz="6" w:space="0" w:color="auto"/>
              <w:right w:val="single" w:sz="6" w:space="0" w:color="auto"/>
            </w:tcBorders>
          </w:tcPr>
          <w:p w14:paraId="33DB4D29"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5BAE9D05" w14:textId="77777777" w:rsidTr="00F30367">
        <w:trPr>
          <w:trHeight w:val="245"/>
          <w:jc w:val="center"/>
        </w:trPr>
        <w:tc>
          <w:tcPr>
            <w:tcW w:w="1755" w:type="dxa"/>
            <w:tcBorders>
              <w:left w:val="single" w:sz="4" w:space="0" w:color="auto"/>
              <w:right w:val="single" w:sz="4" w:space="0" w:color="auto"/>
            </w:tcBorders>
          </w:tcPr>
          <w:p w14:paraId="54E877A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43FE63" w14:textId="77777777" w:rsidR="00F30367" w:rsidRPr="00C016A4" w:rsidRDefault="00B113DE" w:rsidP="00F30367">
            <w:pPr>
              <w:rPr>
                <w:rFonts w:cs="Arial"/>
                <w:sz w:val="16"/>
                <w:szCs w:val="16"/>
              </w:rPr>
            </w:pPr>
            <w:r w:rsidRPr="00C016A4">
              <w:rPr>
                <w:rFonts w:cs="Arial"/>
                <w:sz w:val="16"/>
                <w:szCs w:val="16"/>
              </w:rPr>
              <w:t>SVS-UC-REQ-320178/A-Inconsistent Location Alert “Theft Mode” ACTIVE</w:t>
            </w:r>
          </w:p>
        </w:tc>
        <w:tc>
          <w:tcPr>
            <w:tcW w:w="5911" w:type="dxa"/>
            <w:tcBorders>
              <w:top w:val="single" w:sz="6" w:space="0" w:color="auto"/>
              <w:left w:val="single" w:sz="6" w:space="0" w:color="auto"/>
              <w:bottom w:val="single" w:sz="6" w:space="0" w:color="auto"/>
              <w:right w:val="single" w:sz="6" w:space="0" w:color="auto"/>
            </w:tcBorders>
          </w:tcPr>
          <w:p w14:paraId="4C83144D"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6F6DA60" w14:textId="77777777" w:rsidTr="00F30367">
        <w:trPr>
          <w:trHeight w:val="245"/>
          <w:jc w:val="center"/>
        </w:trPr>
        <w:tc>
          <w:tcPr>
            <w:tcW w:w="1755" w:type="dxa"/>
            <w:tcBorders>
              <w:left w:val="single" w:sz="4" w:space="0" w:color="auto"/>
              <w:right w:val="single" w:sz="4" w:space="0" w:color="auto"/>
            </w:tcBorders>
          </w:tcPr>
          <w:p w14:paraId="54CABAD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6F4EEF" w14:textId="77777777" w:rsidR="00F30367" w:rsidRPr="00C016A4" w:rsidRDefault="00B113DE" w:rsidP="00F30367">
            <w:pPr>
              <w:rPr>
                <w:rFonts w:cs="Arial"/>
                <w:sz w:val="16"/>
                <w:szCs w:val="16"/>
              </w:rPr>
            </w:pPr>
            <w:r w:rsidRPr="00C016A4">
              <w:rPr>
                <w:rFonts w:cs="Arial"/>
                <w:sz w:val="16"/>
                <w:szCs w:val="16"/>
              </w:rPr>
              <w:t>SVS-UC-REQ-320179/A-Unauthorized Door Open Door Lock Status storing</w:t>
            </w:r>
          </w:p>
        </w:tc>
        <w:tc>
          <w:tcPr>
            <w:tcW w:w="5911" w:type="dxa"/>
            <w:tcBorders>
              <w:top w:val="single" w:sz="6" w:space="0" w:color="auto"/>
              <w:left w:val="single" w:sz="6" w:space="0" w:color="auto"/>
              <w:bottom w:val="single" w:sz="6" w:space="0" w:color="auto"/>
              <w:right w:val="single" w:sz="6" w:space="0" w:color="auto"/>
            </w:tcBorders>
          </w:tcPr>
          <w:p w14:paraId="4933E577"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0247A5F" w14:textId="77777777" w:rsidTr="00F30367">
        <w:trPr>
          <w:trHeight w:val="245"/>
          <w:jc w:val="center"/>
        </w:trPr>
        <w:tc>
          <w:tcPr>
            <w:tcW w:w="1755" w:type="dxa"/>
            <w:tcBorders>
              <w:left w:val="single" w:sz="4" w:space="0" w:color="auto"/>
              <w:right w:val="single" w:sz="4" w:space="0" w:color="auto"/>
            </w:tcBorders>
          </w:tcPr>
          <w:p w14:paraId="2724798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562188" w14:textId="77777777" w:rsidR="00F30367" w:rsidRPr="00C016A4" w:rsidRDefault="00B113DE" w:rsidP="00F30367">
            <w:pPr>
              <w:rPr>
                <w:rFonts w:cs="Arial"/>
                <w:sz w:val="16"/>
                <w:szCs w:val="16"/>
              </w:rPr>
            </w:pPr>
            <w:r w:rsidRPr="00C016A4">
              <w:rPr>
                <w:rFonts w:cs="Arial"/>
                <w:sz w:val="16"/>
                <w:szCs w:val="16"/>
              </w:rPr>
              <w:t>SVS-UC-REQ-320180/A-Unauthorized Door Open Alert</w:t>
            </w:r>
          </w:p>
        </w:tc>
        <w:tc>
          <w:tcPr>
            <w:tcW w:w="5911" w:type="dxa"/>
            <w:tcBorders>
              <w:top w:val="single" w:sz="6" w:space="0" w:color="auto"/>
              <w:left w:val="single" w:sz="6" w:space="0" w:color="auto"/>
              <w:bottom w:val="single" w:sz="6" w:space="0" w:color="auto"/>
              <w:right w:val="single" w:sz="6" w:space="0" w:color="auto"/>
            </w:tcBorders>
          </w:tcPr>
          <w:p w14:paraId="2C5125D0"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1690058" w14:textId="77777777" w:rsidTr="00F30367">
        <w:trPr>
          <w:trHeight w:val="245"/>
          <w:jc w:val="center"/>
        </w:trPr>
        <w:tc>
          <w:tcPr>
            <w:tcW w:w="1755" w:type="dxa"/>
            <w:tcBorders>
              <w:left w:val="single" w:sz="4" w:space="0" w:color="auto"/>
              <w:right w:val="single" w:sz="4" w:space="0" w:color="auto"/>
            </w:tcBorders>
          </w:tcPr>
          <w:p w14:paraId="5277783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C4C7AF3" w14:textId="77777777" w:rsidR="00F30367" w:rsidRPr="00C016A4" w:rsidRDefault="00B113DE" w:rsidP="00F30367">
            <w:pPr>
              <w:rPr>
                <w:rFonts w:cs="Arial"/>
                <w:sz w:val="16"/>
                <w:szCs w:val="16"/>
              </w:rPr>
            </w:pPr>
            <w:r w:rsidRPr="00C016A4">
              <w:rPr>
                <w:rFonts w:cs="Arial"/>
                <w:sz w:val="16"/>
                <w:szCs w:val="16"/>
              </w:rPr>
              <w:t>SVS-UC-REQ-320181/A-BUB Alert Trigger</w:t>
            </w:r>
          </w:p>
        </w:tc>
        <w:tc>
          <w:tcPr>
            <w:tcW w:w="5911" w:type="dxa"/>
            <w:tcBorders>
              <w:top w:val="single" w:sz="6" w:space="0" w:color="auto"/>
              <w:left w:val="single" w:sz="6" w:space="0" w:color="auto"/>
              <w:bottom w:val="single" w:sz="6" w:space="0" w:color="auto"/>
              <w:right w:val="single" w:sz="6" w:space="0" w:color="auto"/>
            </w:tcBorders>
          </w:tcPr>
          <w:p w14:paraId="2D159E5C"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6EAB67D" w14:textId="77777777" w:rsidTr="00F30367">
        <w:trPr>
          <w:trHeight w:val="245"/>
          <w:jc w:val="center"/>
        </w:trPr>
        <w:tc>
          <w:tcPr>
            <w:tcW w:w="1755" w:type="dxa"/>
            <w:tcBorders>
              <w:left w:val="single" w:sz="4" w:space="0" w:color="auto"/>
              <w:right w:val="single" w:sz="4" w:space="0" w:color="auto"/>
            </w:tcBorders>
          </w:tcPr>
          <w:p w14:paraId="243F106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65107E" w14:textId="77777777" w:rsidR="00F30367" w:rsidRPr="00C016A4" w:rsidRDefault="00B113DE" w:rsidP="00F30367">
            <w:pPr>
              <w:rPr>
                <w:rFonts w:cs="Arial"/>
                <w:sz w:val="16"/>
                <w:szCs w:val="16"/>
              </w:rPr>
            </w:pPr>
            <w:r w:rsidRPr="00C016A4">
              <w:rPr>
                <w:rFonts w:cs="Arial"/>
                <w:sz w:val="16"/>
                <w:szCs w:val="16"/>
              </w:rPr>
              <w:t>SVS-UC-REQ-320182/A-BUB Alert Notification</w:t>
            </w:r>
          </w:p>
        </w:tc>
        <w:tc>
          <w:tcPr>
            <w:tcW w:w="5911" w:type="dxa"/>
            <w:tcBorders>
              <w:top w:val="single" w:sz="6" w:space="0" w:color="auto"/>
              <w:left w:val="single" w:sz="6" w:space="0" w:color="auto"/>
              <w:bottom w:val="single" w:sz="6" w:space="0" w:color="auto"/>
              <w:right w:val="single" w:sz="6" w:space="0" w:color="auto"/>
            </w:tcBorders>
          </w:tcPr>
          <w:p w14:paraId="1A3679C8"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23064D9F" w14:textId="77777777" w:rsidTr="00F30367">
        <w:trPr>
          <w:trHeight w:val="245"/>
          <w:jc w:val="center"/>
        </w:trPr>
        <w:tc>
          <w:tcPr>
            <w:tcW w:w="1755" w:type="dxa"/>
            <w:tcBorders>
              <w:left w:val="single" w:sz="4" w:space="0" w:color="auto"/>
              <w:right w:val="single" w:sz="4" w:space="0" w:color="auto"/>
            </w:tcBorders>
          </w:tcPr>
          <w:p w14:paraId="6567A2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C50D68" w14:textId="77777777" w:rsidR="00F30367" w:rsidRPr="00C016A4" w:rsidRDefault="00B113DE" w:rsidP="00F30367">
            <w:pPr>
              <w:rPr>
                <w:rFonts w:cs="Arial"/>
                <w:sz w:val="16"/>
                <w:szCs w:val="16"/>
              </w:rPr>
            </w:pPr>
            <w:r w:rsidRPr="00C016A4">
              <w:rPr>
                <w:rFonts w:cs="Arial"/>
                <w:sz w:val="16"/>
                <w:szCs w:val="16"/>
              </w:rPr>
              <w:t>SVS-UC-REQ-320183/A-Accelerometer Monitoring Setting</w:t>
            </w:r>
          </w:p>
        </w:tc>
        <w:tc>
          <w:tcPr>
            <w:tcW w:w="5911" w:type="dxa"/>
            <w:tcBorders>
              <w:top w:val="single" w:sz="6" w:space="0" w:color="auto"/>
              <w:left w:val="single" w:sz="6" w:space="0" w:color="auto"/>
              <w:bottom w:val="single" w:sz="6" w:space="0" w:color="auto"/>
              <w:right w:val="single" w:sz="6" w:space="0" w:color="auto"/>
            </w:tcBorders>
          </w:tcPr>
          <w:p w14:paraId="49A03B0D"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1CC9F31" w14:textId="77777777" w:rsidTr="00F30367">
        <w:trPr>
          <w:trHeight w:val="245"/>
          <w:jc w:val="center"/>
        </w:trPr>
        <w:tc>
          <w:tcPr>
            <w:tcW w:w="1755" w:type="dxa"/>
            <w:tcBorders>
              <w:left w:val="single" w:sz="4" w:space="0" w:color="auto"/>
              <w:right w:val="single" w:sz="4" w:space="0" w:color="auto"/>
            </w:tcBorders>
          </w:tcPr>
          <w:p w14:paraId="43DC95D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6C5097" w14:textId="77777777" w:rsidR="00F30367" w:rsidRPr="00C016A4" w:rsidRDefault="00B113DE" w:rsidP="00F30367">
            <w:pPr>
              <w:rPr>
                <w:rFonts w:cs="Arial"/>
                <w:sz w:val="16"/>
                <w:szCs w:val="16"/>
              </w:rPr>
            </w:pPr>
            <w:r w:rsidRPr="00C016A4">
              <w:rPr>
                <w:rFonts w:cs="Arial"/>
                <w:sz w:val="16"/>
                <w:szCs w:val="16"/>
              </w:rPr>
              <w:t>SVS-UC-REQ-320184/A-Accelerometer Monitoring Unsetting</w:t>
            </w:r>
          </w:p>
        </w:tc>
        <w:tc>
          <w:tcPr>
            <w:tcW w:w="5911" w:type="dxa"/>
            <w:tcBorders>
              <w:top w:val="single" w:sz="6" w:space="0" w:color="auto"/>
              <w:left w:val="single" w:sz="6" w:space="0" w:color="auto"/>
              <w:bottom w:val="single" w:sz="6" w:space="0" w:color="auto"/>
              <w:right w:val="single" w:sz="6" w:space="0" w:color="auto"/>
            </w:tcBorders>
          </w:tcPr>
          <w:p w14:paraId="565C6647"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4457FE49" w14:textId="77777777" w:rsidTr="00F30367">
        <w:trPr>
          <w:trHeight w:val="245"/>
          <w:jc w:val="center"/>
        </w:trPr>
        <w:tc>
          <w:tcPr>
            <w:tcW w:w="1755" w:type="dxa"/>
            <w:tcBorders>
              <w:left w:val="single" w:sz="4" w:space="0" w:color="auto"/>
              <w:right w:val="single" w:sz="4" w:space="0" w:color="auto"/>
            </w:tcBorders>
          </w:tcPr>
          <w:p w14:paraId="1203E13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E48ABF" w14:textId="77777777" w:rsidR="00F30367" w:rsidRPr="00C016A4" w:rsidRDefault="00B113DE" w:rsidP="00F30367">
            <w:pPr>
              <w:rPr>
                <w:rFonts w:cs="Arial"/>
                <w:sz w:val="16"/>
                <w:szCs w:val="16"/>
              </w:rPr>
            </w:pPr>
            <w:r w:rsidRPr="00C016A4">
              <w:rPr>
                <w:rFonts w:cs="Arial"/>
                <w:sz w:val="16"/>
                <w:szCs w:val="16"/>
              </w:rPr>
              <w:t>SVS-UC-REQ-320185/A-Accelerometer Trigger</w:t>
            </w:r>
          </w:p>
        </w:tc>
        <w:tc>
          <w:tcPr>
            <w:tcW w:w="5911" w:type="dxa"/>
            <w:tcBorders>
              <w:top w:val="single" w:sz="6" w:space="0" w:color="auto"/>
              <w:left w:val="single" w:sz="6" w:space="0" w:color="auto"/>
              <w:bottom w:val="single" w:sz="6" w:space="0" w:color="auto"/>
              <w:right w:val="single" w:sz="6" w:space="0" w:color="auto"/>
            </w:tcBorders>
          </w:tcPr>
          <w:p w14:paraId="0FAB93F6"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31E8C7A6" w14:textId="77777777" w:rsidTr="00F30367">
        <w:trPr>
          <w:trHeight w:val="245"/>
          <w:jc w:val="center"/>
        </w:trPr>
        <w:tc>
          <w:tcPr>
            <w:tcW w:w="1755" w:type="dxa"/>
            <w:tcBorders>
              <w:left w:val="single" w:sz="4" w:space="0" w:color="auto"/>
              <w:right w:val="single" w:sz="4" w:space="0" w:color="auto"/>
            </w:tcBorders>
          </w:tcPr>
          <w:p w14:paraId="7EC3200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B03011" w14:textId="77777777" w:rsidR="00F30367" w:rsidRPr="00C016A4" w:rsidRDefault="00B113DE" w:rsidP="00F30367">
            <w:pPr>
              <w:rPr>
                <w:rFonts w:cs="Arial"/>
                <w:sz w:val="16"/>
                <w:szCs w:val="16"/>
              </w:rPr>
            </w:pPr>
            <w:r w:rsidRPr="00C016A4">
              <w:rPr>
                <w:rFonts w:cs="Arial"/>
                <w:sz w:val="16"/>
                <w:szCs w:val="16"/>
              </w:rPr>
              <w:t>SVS-UC-REQ-320186/A-Accelerometer Notification</w:t>
            </w:r>
          </w:p>
        </w:tc>
        <w:tc>
          <w:tcPr>
            <w:tcW w:w="5911" w:type="dxa"/>
            <w:tcBorders>
              <w:top w:val="single" w:sz="6" w:space="0" w:color="auto"/>
              <w:left w:val="single" w:sz="6" w:space="0" w:color="auto"/>
              <w:bottom w:val="single" w:sz="6" w:space="0" w:color="auto"/>
              <w:right w:val="single" w:sz="6" w:space="0" w:color="auto"/>
            </w:tcBorders>
          </w:tcPr>
          <w:p w14:paraId="6830C454"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6C2F58C9" w14:textId="77777777" w:rsidTr="00F30367">
        <w:trPr>
          <w:trHeight w:val="245"/>
          <w:jc w:val="center"/>
        </w:trPr>
        <w:tc>
          <w:tcPr>
            <w:tcW w:w="1755" w:type="dxa"/>
            <w:tcBorders>
              <w:left w:val="single" w:sz="4" w:space="0" w:color="auto"/>
              <w:right w:val="single" w:sz="4" w:space="0" w:color="auto"/>
            </w:tcBorders>
          </w:tcPr>
          <w:p w14:paraId="4A3FEBD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4699D4" w14:textId="77777777" w:rsidR="00F30367" w:rsidRPr="00C016A4" w:rsidRDefault="00B113DE" w:rsidP="00F30367">
            <w:pPr>
              <w:rPr>
                <w:rFonts w:cs="Arial"/>
                <w:sz w:val="16"/>
                <w:szCs w:val="16"/>
              </w:rPr>
            </w:pPr>
            <w:r w:rsidRPr="00C016A4">
              <w:rPr>
                <w:rFonts w:cs="Arial"/>
                <w:sz w:val="16"/>
                <w:szCs w:val="16"/>
              </w:rPr>
              <w:t>SVS-UC-REQ-326618/A-Periodic Vehicle location data sharing for accelerometer alert trigger</w:t>
            </w:r>
          </w:p>
        </w:tc>
        <w:tc>
          <w:tcPr>
            <w:tcW w:w="5911" w:type="dxa"/>
            <w:tcBorders>
              <w:top w:val="single" w:sz="6" w:space="0" w:color="auto"/>
              <w:left w:val="single" w:sz="6" w:space="0" w:color="auto"/>
              <w:bottom w:val="single" w:sz="6" w:space="0" w:color="auto"/>
              <w:right w:val="single" w:sz="6" w:space="0" w:color="auto"/>
            </w:tcBorders>
          </w:tcPr>
          <w:p w14:paraId="5C8818E1"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5DDFE46" w14:textId="77777777" w:rsidTr="00F30367">
        <w:trPr>
          <w:trHeight w:val="245"/>
          <w:jc w:val="center"/>
        </w:trPr>
        <w:tc>
          <w:tcPr>
            <w:tcW w:w="1755" w:type="dxa"/>
            <w:tcBorders>
              <w:left w:val="single" w:sz="4" w:space="0" w:color="auto"/>
              <w:right w:val="single" w:sz="4" w:space="0" w:color="auto"/>
            </w:tcBorders>
          </w:tcPr>
          <w:p w14:paraId="6F6E0A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898DF4" w14:textId="77777777" w:rsidR="00F30367" w:rsidRPr="00C016A4" w:rsidRDefault="00B113DE" w:rsidP="00F30367">
            <w:pPr>
              <w:rPr>
                <w:rFonts w:cs="Arial"/>
                <w:sz w:val="16"/>
                <w:szCs w:val="16"/>
              </w:rPr>
            </w:pPr>
            <w:r w:rsidRPr="00C016A4">
              <w:rPr>
                <w:rFonts w:cs="Arial"/>
                <w:sz w:val="16"/>
                <w:szCs w:val="16"/>
              </w:rPr>
              <w:t>SVS-UC-REQ-326619/A-Stopping accelerometer alert vehicle location data sharing when “Theft Mode” DID activated</w:t>
            </w:r>
          </w:p>
        </w:tc>
        <w:tc>
          <w:tcPr>
            <w:tcW w:w="5911" w:type="dxa"/>
            <w:tcBorders>
              <w:top w:val="single" w:sz="6" w:space="0" w:color="auto"/>
              <w:left w:val="single" w:sz="6" w:space="0" w:color="auto"/>
              <w:bottom w:val="single" w:sz="6" w:space="0" w:color="auto"/>
              <w:right w:val="single" w:sz="6" w:space="0" w:color="auto"/>
            </w:tcBorders>
          </w:tcPr>
          <w:p w14:paraId="1717C49A"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7A16FDE3" w14:textId="77777777" w:rsidTr="00F30367">
        <w:trPr>
          <w:trHeight w:val="245"/>
          <w:jc w:val="center"/>
        </w:trPr>
        <w:tc>
          <w:tcPr>
            <w:tcW w:w="1755" w:type="dxa"/>
            <w:tcBorders>
              <w:left w:val="single" w:sz="4" w:space="0" w:color="auto"/>
              <w:right w:val="single" w:sz="4" w:space="0" w:color="auto"/>
            </w:tcBorders>
          </w:tcPr>
          <w:p w14:paraId="30706AF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C56884" w14:textId="77777777" w:rsidR="00F30367" w:rsidRPr="00C016A4" w:rsidRDefault="00B113DE" w:rsidP="00F30367">
            <w:pPr>
              <w:rPr>
                <w:rFonts w:cs="Arial"/>
                <w:sz w:val="16"/>
                <w:szCs w:val="16"/>
              </w:rPr>
            </w:pPr>
            <w:r w:rsidRPr="00C016A4">
              <w:rPr>
                <w:rFonts w:cs="Arial"/>
                <w:sz w:val="16"/>
                <w:szCs w:val="16"/>
              </w:rPr>
              <w:t>SVS-UC-REQ-320188/A-SVS DTC Notifications</w:t>
            </w:r>
          </w:p>
        </w:tc>
        <w:tc>
          <w:tcPr>
            <w:tcW w:w="5911" w:type="dxa"/>
            <w:tcBorders>
              <w:top w:val="single" w:sz="6" w:space="0" w:color="auto"/>
              <w:left w:val="single" w:sz="6" w:space="0" w:color="auto"/>
              <w:bottom w:val="single" w:sz="6" w:space="0" w:color="auto"/>
              <w:right w:val="single" w:sz="6" w:space="0" w:color="auto"/>
            </w:tcBorders>
          </w:tcPr>
          <w:p w14:paraId="27476C6B" w14:textId="77777777" w:rsidR="00F30367" w:rsidRPr="00C016A4" w:rsidRDefault="00B113DE" w:rsidP="00F30367">
            <w:pPr>
              <w:rPr>
                <w:rFonts w:cs="Arial"/>
                <w:sz w:val="16"/>
                <w:szCs w:val="16"/>
              </w:rPr>
            </w:pPr>
            <w:r w:rsidRPr="00C016A4">
              <w:rPr>
                <w:rFonts w:cs="Arial"/>
                <w:sz w:val="16"/>
                <w:szCs w:val="16"/>
              </w:rPr>
              <w:t>MBORREL4: New req.</w:t>
            </w:r>
          </w:p>
        </w:tc>
      </w:tr>
      <w:tr w:rsidR="00F30367" w:rsidRPr="005B1BF4" w14:paraId="051F1FAB" w14:textId="77777777" w:rsidTr="00F30367">
        <w:trPr>
          <w:trHeight w:val="245"/>
          <w:jc w:val="center"/>
        </w:trPr>
        <w:tc>
          <w:tcPr>
            <w:tcW w:w="1755" w:type="dxa"/>
            <w:tcBorders>
              <w:left w:val="single" w:sz="4" w:space="0" w:color="auto"/>
              <w:right w:val="single" w:sz="4" w:space="0" w:color="auto"/>
            </w:tcBorders>
          </w:tcPr>
          <w:p w14:paraId="5F16F66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F8DBAA" w14:textId="77777777" w:rsidR="00F30367" w:rsidRPr="00C016A4" w:rsidRDefault="00B113DE" w:rsidP="00F30367">
            <w:pPr>
              <w:rPr>
                <w:rFonts w:cs="Arial"/>
                <w:sz w:val="16"/>
                <w:szCs w:val="16"/>
              </w:rPr>
            </w:pPr>
            <w:r w:rsidRPr="00C016A4">
              <w:rPr>
                <w:rFonts w:cs="Arial"/>
                <w:sz w:val="16"/>
                <w:szCs w:val="16"/>
              </w:rPr>
              <w:t>STR-555426/A-White Box View</w:t>
            </w:r>
          </w:p>
        </w:tc>
        <w:tc>
          <w:tcPr>
            <w:tcW w:w="5911" w:type="dxa"/>
            <w:tcBorders>
              <w:top w:val="single" w:sz="6" w:space="0" w:color="auto"/>
              <w:left w:val="single" w:sz="6" w:space="0" w:color="auto"/>
              <w:bottom w:val="single" w:sz="6" w:space="0" w:color="auto"/>
              <w:right w:val="single" w:sz="6" w:space="0" w:color="auto"/>
            </w:tcBorders>
          </w:tcPr>
          <w:p w14:paraId="7C0FCC57" w14:textId="77777777" w:rsidR="00F30367" w:rsidRPr="00C016A4" w:rsidRDefault="00B113DE" w:rsidP="00F30367">
            <w:pPr>
              <w:rPr>
                <w:rFonts w:cs="Arial"/>
                <w:sz w:val="16"/>
                <w:szCs w:val="16"/>
              </w:rPr>
            </w:pPr>
            <w:r w:rsidRPr="00C016A4">
              <w:rPr>
                <w:rFonts w:cs="Arial"/>
                <w:sz w:val="16"/>
                <w:szCs w:val="16"/>
              </w:rPr>
              <w:t>MBORREL4: New paragraphs/STRs</w:t>
            </w:r>
          </w:p>
        </w:tc>
      </w:tr>
      <w:tr w:rsidR="00F30367" w:rsidRPr="005B1BF4" w14:paraId="441FC9A4" w14:textId="77777777" w:rsidTr="00F30367">
        <w:trPr>
          <w:trHeight w:val="245"/>
          <w:jc w:val="center"/>
        </w:trPr>
        <w:tc>
          <w:tcPr>
            <w:tcW w:w="1755" w:type="dxa"/>
            <w:tcBorders>
              <w:left w:val="single" w:sz="4" w:space="0" w:color="auto"/>
              <w:bottom w:val="single" w:sz="4" w:space="0" w:color="auto"/>
              <w:right w:val="single" w:sz="4" w:space="0" w:color="auto"/>
            </w:tcBorders>
          </w:tcPr>
          <w:p w14:paraId="160E928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19043D" w14:textId="77777777" w:rsidR="00F30367" w:rsidRPr="00C016A4" w:rsidRDefault="00B113DE" w:rsidP="00F30367">
            <w:pPr>
              <w:rPr>
                <w:rFonts w:cs="Arial"/>
                <w:sz w:val="16"/>
                <w:szCs w:val="16"/>
              </w:rPr>
            </w:pPr>
            <w:r w:rsidRPr="00C016A4">
              <w:rPr>
                <w:rFonts w:cs="Arial"/>
                <w:sz w:val="16"/>
                <w:szCs w:val="16"/>
              </w:rPr>
              <w:t>STR-491614/B-Appendix: Reference Documents</w:t>
            </w:r>
          </w:p>
        </w:tc>
        <w:tc>
          <w:tcPr>
            <w:tcW w:w="5911" w:type="dxa"/>
            <w:tcBorders>
              <w:top w:val="single" w:sz="6" w:space="0" w:color="auto"/>
              <w:left w:val="single" w:sz="6" w:space="0" w:color="auto"/>
              <w:bottom w:val="single" w:sz="6" w:space="0" w:color="auto"/>
              <w:right w:val="single" w:sz="6" w:space="0" w:color="auto"/>
            </w:tcBorders>
          </w:tcPr>
          <w:p w14:paraId="02C469E9" w14:textId="77777777" w:rsidR="00F30367" w:rsidRPr="00C016A4" w:rsidRDefault="00B113DE" w:rsidP="00F30367">
            <w:pPr>
              <w:rPr>
                <w:rFonts w:cs="Arial"/>
                <w:sz w:val="16"/>
                <w:szCs w:val="16"/>
              </w:rPr>
            </w:pPr>
            <w:r w:rsidRPr="00C016A4">
              <w:rPr>
                <w:rFonts w:cs="Arial"/>
                <w:sz w:val="16"/>
                <w:szCs w:val="16"/>
              </w:rPr>
              <w:t>MBORREL4: Updated table</w:t>
            </w:r>
          </w:p>
        </w:tc>
      </w:tr>
      <w:tr w:rsidR="00F30367" w14:paraId="4F6B078E"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28762B0"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6EE1B6B4"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642AFD24"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603E41B1" w14:textId="77777777" w:rsidR="00F30367" w:rsidRDefault="00F30367" w:rsidP="00F30367">
            <w:pPr>
              <w:spacing w:line="276" w:lineRule="auto"/>
              <w:rPr>
                <w:rFonts w:cs="Arial"/>
                <w:b/>
                <w:sz w:val="16"/>
              </w:rPr>
            </w:pPr>
          </w:p>
        </w:tc>
      </w:tr>
      <w:tr w:rsidR="00F30367" w:rsidRPr="008D5346" w14:paraId="325B6561"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580DADC6" w14:textId="77777777" w:rsidR="00F30367" w:rsidRDefault="00B113DE" w:rsidP="00F30367">
            <w:pPr>
              <w:spacing w:line="276" w:lineRule="auto"/>
              <w:rPr>
                <w:rFonts w:cs="Arial"/>
                <w:b/>
                <w:sz w:val="16"/>
                <w:szCs w:val="16"/>
                <w:lang w:val="fr-FR"/>
              </w:rPr>
            </w:pPr>
            <w:r>
              <w:rPr>
                <w:rFonts w:cs="Arial"/>
                <w:b/>
                <w:sz w:val="16"/>
                <w:szCs w:val="16"/>
              </w:rPr>
              <w:t>September 20, 2018</w:t>
            </w:r>
          </w:p>
        </w:tc>
        <w:tc>
          <w:tcPr>
            <w:tcW w:w="650" w:type="dxa"/>
            <w:tcBorders>
              <w:top w:val="single" w:sz="6" w:space="0" w:color="auto"/>
              <w:left w:val="single" w:sz="6" w:space="0" w:color="auto"/>
              <w:bottom w:val="single" w:sz="6" w:space="0" w:color="auto"/>
              <w:right w:val="single" w:sz="6" w:space="0" w:color="auto"/>
            </w:tcBorders>
            <w:hideMark/>
          </w:tcPr>
          <w:p w14:paraId="1FD060F2" w14:textId="77777777" w:rsidR="00F30367" w:rsidRDefault="00B113DE" w:rsidP="00F30367">
            <w:pPr>
              <w:spacing w:line="276" w:lineRule="auto"/>
              <w:jc w:val="center"/>
              <w:rPr>
                <w:rFonts w:cs="Arial"/>
                <w:b/>
                <w:sz w:val="16"/>
                <w:lang w:val="fr-FR"/>
              </w:rPr>
            </w:pPr>
            <w:r>
              <w:rPr>
                <w:rFonts w:cs="Arial"/>
                <w:b/>
                <w:sz w:val="16"/>
                <w:lang w:val="fr-FR"/>
              </w:rPr>
              <w:t>1.5</w:t>
            </w:r>
          </w:p>
        </w:tc>
        <w:tc>
          <w:tcPr>
            <w:tcW w:w="7660" w:type="dxa"/>
            <w:gridSpan w:val="2"/>
            <w:tcBorders>
              <w:top w:val="single" w:sz="6" w:space="0" w:color="auto"/>
              <w:left w:val="single" w:sz="6" w:space="0" w:color="auto"/>
              <w:bottom w:val="single" w:sz="6" w:space="0" w:color="auto"/>
              <w:right w:val="single" w:sz="6" w:space="0" w:color="auto"/>
            </w:tcBorders>
          </w:tcPr>
          <w:p w14:paraId="1823D97E" w14:textId="77777777" w:rsidR="00F30367" w:rsidRPr="008D5346" w:rsidRDefault="00F30367" w:rsidP="00F30367">
            <w:pPr>
              <w:spacing w:line="276" w:lineRule="auto"/>
              <w:rPr>
                <w:rFonts w:cs="Arial"/>
                <w:b/>
                <w:sz w:val="16"/>
                <w:szCs w:val="16"/>
              </w:rPr>
            </w:pPr>
          </w:p>
        </w:tc>
      </w:tr>
      <w:tr w:rsidR="00F30367" w:rsidRPr="00C016A4" w14:paraId="3DDF1DF7" w14:textId="77777777" w:rsidTr="00F30367">
        <w:trPr>
          <w:trHeight w:val="245"/>
          <w:jc w:val="center"/>
        </w:trPr>
        <w:tc>
          <w:tcPr>
            <w:tcW w:w="1755" w:type="dxa"/>
            <w:tcBorders>
              <w:top w:val="single" w:sz="4" w:space="0" w:color="auto"/>
              <w:left w:val="single" w:sz="4" w:space="0" w:color="auto"/>
              <w:right w:val="single" w:sz="4" w:space="0" w:color="auto"/>
            </w:tcBorders>
          </w:tcPr>
          <w:p w14:paraId="774D135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EB563B" w14:textId="77777777" w:rsidR="00F30367" w:rsidRPr="00913EF0" w:rsidRDefault="00B113DE" w:rsidP="00F30367">
            <w:pPr>
              <w:rPr>
                <w:sz w:val="16"/>
                <w:szCs w:val="16"/>
              </w:rPr>
            </w:pPr>
            <w:r w:rsidRPr="00913EF0">
              <w:rPr>
                <w:sz w:val="16"/>
                <w:szCs w:val="16"/>
              </w:rPr>
              <w:t>STR-491623/F-Terminology and Abbreviations</w:t>
            </w:r>
          </w:p>
        </w:tc>
        <w:tc>
          <w:tcPr>
            <w:tcW w:w="5911" w:type="dxa"/>
            <w:tcBorders>
              <w:top w:val="single" w:sz="6" w:space="0" w:color="auto"/>
              <w:left w:val="single" w:sz="6" w:space="0" w:color="auto"/>
              <w:bottom w:val="single" w:sz="6" w:space="0" w:color="auto"/>
              <w:right w:val="single" w:sz="6" w:space="0" w:color="auto"/>
            </w:tcBorders>
          </w:tcPr>
          <w:p w14:paraId="7957F1AB" w14:textId="77777777" w:rsidR="00F30367" w:rsidRPr="00913EF0" w:rsidRDefault="00B113DE" w:rsidP="00F30367">
            <w:pPr>
              <w:rPr>
                <w:sz w:val="16"/>
                <w:szCs w:val="16"/>
              </w:rPr>
            </w:pPr>
            <w:r w:rsidRPr="00913EF0">
              <w:rPr>
                <w:sz w:val="16"/>
                <w:szCs w:val="16"/>
              </w:rPr>
              <w:t>MBORREL4: Added CDM and TMC</w:t>
            </w:r>
          </w:p>
        </w:tc>
      </w:tr>
      <w:tr w:rsidR="00F30367" w:rsidRPr="00C016A4" w14:paraId="4270DE39" w14:textId="77777777" w:rsidTr="00F30367">
        <w:trPr>
          <w:trHeight w:val="245"/>
          <w:jc w:val="center"/>
        </w:trPr>
        <w:tc>
          <w:tcPr>
            <w:tcW w:w="1755" w:type="dxa"/>
            <w:tcBorders>
              <w:left w:val="single" w:sz="4" w:space="0" w:color="auto"/>
              <w:right w:val="single" w:sz="4" w:space="0" w:color="auto"/>
            </w:tcBorders>
          </w:tcPr>
          <w:p w14:paraId="338D557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155E32" w14:textId="77777777" w:rsidR="00F30367" w:rsidRPr="00913EF0" w:rsidRDefault="00B113DE" w:rsidP="00F30367">
            <w:pPr>
              <w:rPr>
                <w:sz w:val="16"/>
                <w:szCs w:val="16"/>
              </w:rPr>
            </w:pPr>
            <w:r w:rsidRPr="00913EF0">
              <w:rPr>
                <w:sz w:val="16"/>
                <w:szCs w:val="16"/>
              </w:rPr>
              <w:t>MD-REQ-304069/C-getTcuDidData</w:t>
            </w:r>
          </w:p>
        </w:tc>
        <w:tc>
          <w:tcPr>
            <w:tcW w:w="5911" w:type="dxa"/>
            <w:tcBorders>
              <w:top w:val="single" w:sz="6" w:space="0" w:color="auto"/>
              <w:left w:val="single" w:sz="6" w:space="0" w:color="auto"/>
              <w:bottom w:val="single" w:sz="6" w:space="0" w:color="auto"/>
              <w:right w:val="single" w:sz="6" w:space="0" w:color="auto"/>
            </w:tcBorders>
          </w:tcPr>
          <w:p w14:paraId="5ECB906F" w14:textId="77777777" w:rsidR="00F30367" w:rsidRPr="00913EF0" w:rsidRDefault="00B113DE" w:rsidP="00F30367">
            <w:pPr>
              <w:rPr>
                <w:sz w:val="16"/>
                <w:szCs w:val="16"/>
              </w:rPr>
            </w:pPr>
            <w:r w:rsidRPr="00913EF0">
              <w:rPr>
                <w:sz w:val="16"/>
                <w:szCs w:val="16"/>
              </w:rPr>
              <w:t>MBORREL4: Made TcuResponseStatus a Required parameter, updated int32 bytes</w:t>
            </w:r>
          </w:p>
        </w:tc>
      </w:tr>
      <w:tr w:rsidR="00F30367" w:rsidRPr="00C016A4" w14:paraId="084062A9" w14:textId="77777777" w:rsidTr="00F30367">
        <w:trPr>
          <w:trHeight w:val="245"/>
          <w:jc w:val="center"/>
        </w:trPr>
        <w:tc>
          <w:tcPr>
            <w:tcW w:w="1755" w:type="dxa"/>
            <w:tcBorders>
              <w:left w:val="single" w:sz="4" w:space="0" w:color="auto"/>
              <w:right w:val="single" w:sz="4" w:space="0" w:color="auto"/>
            </w:tcBorders>
          </w:tcPr>
          <w:p w14:paraId="7F09F9C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BF8B80" w14:textId="77777777" w:rsidR="00F30367" w:rsidRPr="00913EF0" w:rsidRDefault="00B113DE" w:rsidP="00F30367">
            <w:pPr>
              <w:rPr>
                <w:sz w:val="16"/>
                <w:szCs w:val="16"/>
              </w:rPr>
            </w:pPr>
            <w:r w:rsidRPr="00913EF0">
              <w:rPr>
                <w:sz w:val="16"/>
                <w:szCs w:val="16"/>
              </w:rPr>
              <w:t>MD-REQ-304070/B-getTcuDidUpdateData</w:t>
            </w:r>
          </w:p>
        </w:tc>
        <w:tc>
          <w:tcPr>
            <w:tcW w:w="5911" w:type="dxa"/>
            <w:tcBorders>
              <w:top w:val="single" w:sz="6" w:space="0" w:color="auto"/>
              <w:left w:val="single" w:sz="6" w:space="0" w:color="auto"/>
              <w:bottom w:val="single" w:sz="6" w:space="0" w:color="auto"/>
              <w:right w:val="single" w:sz="6" w:space="0" w:color="auto"/>
            </w:tcBorders>
          </w:tcPr>
          <w:p w14:paraId="1B578971" w14:textId="77777777" w:rsidR="00F30367" w:rsidRPr="00913EF0" w:rsidRDefault="00B113DE" w:rsidP="00F30367">
            <w:pPr>
              <w:rPr>
                <w:sz w:val="16"/>
                <w:szCs w:val="16"/>
              </w:rPr>
            </w:pPr>
            <w:r w:rsidRPr="00913EF0">
              <w:rPr>
                <w:sz w:val="16"/>
                <w:szCs w:val="16"/>
              </w:rPr>
              <w:t>MBORREL4: Updated int32 bytes</w:t>
            </w:r>
          </w:p>
        </w:tc>
      </w:tr>
      <w:tr w:rsidR="00F30367" w:rsidRPr="00C016A4" w14:paraId="741975ED" w14:textId="77777777" w:rsidTr="00F30367">
        <w:trPr>
          <w:trHeight w:val="245"/>
          <w:jc w:val="center"/>
        </w:trPr>
        <w:tc>
          <w:tcPr>
            <w:tcW w:w="1755" w:type="dxa"/>
            <w:tcBorders>
              <w:left w:val="single" w:sz="4" w:space="0" w:color="auto"/>
              <w:right w:val="single" w:sz="4" w:space="0" w:color="auto"/>
            </w:tcBorders>
          </w:tcPr>
          <w:p w14:paraId="2915A0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AC9DFA" w14:textId="77777777" w:rsidR="00F30367" w:rsidRPr="00913EF0" w:rsidRDefault="00B113DE" w:rsidP="00F30367">
            <w:pPr>
              <w:rPr>
                <w:sz w:val="16"/>
                <w:szCs w:val="16"/>
              </w:rPr>
            </w:pPr>
            <w:r w:rsidRPr="00913EF0">
              <w:rPr>
                <w:sz w:val="16"/>
                <w:szCs w:val="16"/>
              </w:rPr>
              <w:t>SVS-IIR-REQ-291023/D-SVSServer_Rx</w:t>
            </w:r>
          </w:p>
        </w:tc>
        <w:tc>
          <w:tcPr>
            <w:tcW w:w="5911" w:type="dxa"/>
            <w:tcBorders>
              <w:top w:val="single" w:sz="6" w:space="0" w:color="auto"/>
              <w:left w:val="single" w:sz="6" w:space="0" w:color="auto"/>
              <w:bottom w:val="single" w:sz="6" w:space="0" w:color="auto"/>
              <w:right w:val="single" w:sz="6" w:space="0" w:color="auto"/>
            </w:tcBorders>
          </w:tcPr>
          <w:p w14:paraId="22355C0F" w14:textId="77777777" w:rsidR="00F30367" w:rsidRPr="00913EF0" w:rsidRDefault="00B113DE" w:rsidP="00F30367">
            <w:pPr>
              <w:rPr>
                <w:sz w:val="16"/>
                <w:szCs w:val="16"/>
              </w:rPr>
            </w:pPr>
            <w:r w:rsidRPr="00913EF0">
              <w:rPr>
                <w:sz w:val="16"/>
                <w:szCs w:val="16"/>
              </w:rPr>
              <w:t>MBORREL4: Added 328795-796</w:t>
            </w:r>
          </w:p>
        </w:tc>
      </w:tr>
      <w:tr w:rsidR="00F30367" w:rsidRPr="00C016A4" w14:paraId="0B84D95D" w14:textId="77777777" w:rsidTr="00F30367">
        <w:trPr>
          <w:trHeight w:val="245"/>
          <w:jc w:val="center"/>
        </w:trPr>
        <w:tc>
          <w:tcPr>
            <w:tcW w:w="1755" w:type="dxa"/>
            <w:tcBorders>
              <w:left w:val="single" w:sz="4" w:space="0" w:color="auto"/>
              <w:right w:val="single" w:sz="4" w:space="0" w:color="auto"/>
            </w:tcBorders>
          </w:tcPr>
          <w:p w14:paraId="0FCDF41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190A76" w14:textId="77777777" w:rsidR="00F30367" w:rsidRPr="00913EF0" w:rsidRDefault="00B113DE" w:rsidP="00F30367">
            <w:pPr>
              <w:rPr>
                <w:sz w:val="16"/>
                <w:szCs w:val="16"/>
              </w:rPr>
            </w:pPr>
            <w:r w:rsidRPr="00913EF0">
              <w:rPr>
                <w:sz w:val="16"/>
                <w:szCs w:val="16"/>
              </w:rPr>
              <w:t>MD-REQ-304069/C-getTcuDidData</w:t>
            </w:r>
          </w:p>
        </w:tc>
        <w:tc>
          <w:tcPr>
            <w:tcW w:w="5911" w:type="dxa"/>
            <w:tcBorders>
              <w:top w:val="single" w:sz="6" w:space="0" w:color="auto"/>
              <w:left w:val="single" w:sz="6" w:space="0" w:color="auto"/>
              <w:bottom w:val="single" w:sz="6" w:space="0" w:color="auto"/>
              <w:right w:val="single" w:sz="6" w:space="0" w:color="auto"/>
            </w:tcBorders>
          </w:tcPr>
          <w:p w14:paraId="3AB34C5A" w14:textId="77777777" w:rsidR="00F30367" w:rsidRPr="00913EF0" w:rsidRDefault="00B113DE" w:rsidP="00F30367">
            <w:pPr>
              <w:rPr>
                <w:sz w:val="16"/>
                <w:szCs w:val="16"/>
              </w:rPr>
            </w:pPr>
            <w:r w:rsidRPr="00913EF0">
              <w:rPr>
                <w:sz w:val="16"/>
                <w:szCs w:val="16"/>
              </w:rPr>
              <w:t>MBORREL4: Made TcuResponseStatus a Required parameter, updated int32 bytes</w:t>
            </w:r>
          </w:p>
        </w:tc>
      </w:tr>
      <w:tr w:rsidR="00F30367" w:rsidRPr="00C016A4" w14:paraId="3FF8DAA4" w14:textId="77777777" w:rsidTr="00F30367">
        <w:trPr>
          <w:trHeight w:val="245"/>
          <w:jc w:val="center"/>
        </w:trPr>
        <w:tc>
          <w:tcPr>
            <w:tcW w:w="1755" w:type="dxa"/>
            <w:tcBorders>
              <w:left w:val="single" w:sz="4" w:space="0" w:color="auto"/>
              <w:right w:val="single" w:sz="4" w:space="0" w:color="auto"/>
            </w:tcBorders>
          </w:tcPr>
          <w:p w14:paraId="02936EE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12242D" w14:textId="77777777" w:rsidR="00F30367" w:rsidRPr="00913EF0" w:rsidRDefault="00B113DE" w:rsidP="00F30367">
            <w:pPr>
              <w:rPr>
                <w:sz w:val="16"/>
                <w:szCs w:val="16"/>
              </w:rPr>
            </w:pPr>
            <w:r w:rsidRPr="00913EF0">
              <w:rPr>
                <w:sz w:val="16"/>
                <w:szCs w:val="16"/>
              </w:rPr>
              <w:t>MD-REQ-328795/A-sendSYNCTheftModeConfirmation</w:t>
            </w:r>
          </w:p>
        </w:tc>
        <w:tc>
          <w:tcPr>
            <w:tcW w:w="5911" w:type="dxa"/>
            <w:tcBorders>
              <w:top w:val="single" w:sz="6" w:space="0" w:color="auto"/>
              <w:left w:val="single" w:sz="6" w:space="0" w:color="auto"/>
              <w:bottom w:val="single" w:sz="6" w:space="0" w:color="auto"/>
              <w:right w:val="single" w:sz="6" w:space="0" w:color="auto"/>
            </w:tcBorders>
          </w:tcPr>
          <w:p w14:paraId="6C02BC25" w14:textId="77777777" w:rsidR="00F30367" w:rsidRPr="00913EF0" w:rsidRDefault="00B113DE" w:rsidP="00F30367">
            <w:pPr>
              <w:rPr>
                <w:sz w:val="16"/>
                <w:szCs w:val="16"/>
              </w:rPr>
            </w:pPr>
            <w:r w:rsidRPr="00913EF0">
              <w:rPr>
                <w:sz w:val="16"/>
                <w:szCs w:val="16"/>
              </w:rPr>
              <w:t>MBORREL4: New req.</w:t>
            </w:r>
          </w:p>
        </w:tc>
      </w:tr>
      <w:tr w:rsidR="00F30367" w:rsidRPr="00C016A4" w14:paraId="44CDB65E" w14:textId="77777777" w:rsidTr="00F30367">
        <w:trPr>
          <w:trHeight w:val="245"/>
          <w:jc w:val="center"/>
        </w:trPr>
        <w:tc>
          <w:tcPr>
            <w:tcW w:w="1755" w:type="dxa"/>
            <w:tcBorders>
              <w:left w:val="single" w:sz="4" w:space="0" w:color="auto"/>
              <w:right w:val="single" w:sz="4" w:space="0" w:color="auto"/>
            </w:tcBorders>
          </w:tcPr>
          <w:p w14:paraId="48E8A18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8919ED" w14:textId="77777777" w:rsidR="00F30367" w:rsidRPr="00913EF0" w:rsidRDefault="00B113DE" w:rsidP="00F30367">
            <w:pPr>
              <w:rPr>
                <w:sz w:val="16"/>
                <w:szCs w:val="16"/>
              </w:rPr>
            </w:pPr>
            <w:r w:rsidRPr="00913EF0">
              <w:rPr>
                <w:sz w:val="16"/>
                <w:szCs w:val="16"/>
              </w:rPr>
              <w:t>MD-REQ-328796/A-sendECGTheftModeConfirmation</w:t>
            </w:r>
          </w:p>
        </w:tc>
        <w:tc>
          <w:tcPr>
            <w:tcW w:w="5911" w:type="dxa"/>
            <w:tcBorders>
              <w:top w:val="single" w:sz="6" w:space="0" w:color="auto"/>
              <w:left w:val="single" w:sz="6" w:space="0" w:color="auto"/>
              <w:bottom w:val="single" w:sz="6" w:space="0" w:color="auto"/>
              <w:right w:val="single" w:sz="6" w:space="0" w:color="auto"/>
            </w:tcBorders>
          </w:tcPr>
          <w:p w14:paraId="69B44BD2" w14:textId="77777777" w:rsidR="00F30367" w:rsidRPr="00913EF0" w:rsidRDefault="00B113DE" w:rsidP="00F30367">
            <w:pPr>
              <w:rPr>
                <w:sz w:val="16"/>
                <w:szCs w:val="16"/>
              </w:rPr>
            </w:pPr>
            <w:r w:rsidRPr="00913EF0">
              <w:rPr>
                <w:sz w:val="16"/>
                <w:szCs w:val="16"/>
              </w:rPr>
              <w:t>MBORREL4: New req.</w:t>
            </w:r>
          </w:p>
        </w:tc>
      </w:tr>
      <w:tr w:rsidR="00F30367" w:rsidRPr="00C016A4" w14:paraId="2C6E3008" w14:textId="77777777" w:rsidTr="00F30367">
        <w:trPr>
          <w:trHeight w:val="245"/>
          <w:jc w:val="center"/>
        </w:trPr>
        <w:tc>
          <w:tcPr>
            <w:tcW w:w="1755" w:type="dxa"/>
            <w:tcBorders>
              <w:left w:val="single" w:sz="4" w:space="0" w:color="auto"/>
              <w:right w:val="single" w:sz="4" w:space="0" w:color="auto"/>
            </w:tcBorders>
          </w:tcPr>
          <w:p w14:paraId="22DA106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B37072" w14:textId="77777777" w:rsidR="00F30367" w:rsidRPr="00913EF0" w:rsidRDefault="00B113DE" w:rsidP="00F30367">
            <w:pPr>
              <w:rPr>
                <w:sz w:val="16"/>
                <w:szCs w:val="16"/>
              </w:rPr>
            </w:pPr>
            <w:r w:rsidRPr="00913EF0">
              <w:rPr>
                <w:sz w:val="16"/>
                <w:szCs w:val="16"/>
              </w:rPr>
              <w:t>STR-529942/C-Requirements</w:t>
            </w:r>
          </w:p>
        </w:tc>
        <w:tc>
          <w:tcPr>
            <w:tcW w:w="5911" w:type="dxa"/>
            <w:tcBorders>
              <w:top w:val="single" w:sz="6" w:space="0" w:color="auto"/>
              <w:left w:val="single" w:sz="6" w:space="0" w:color="auto"/>
              <w:bottom w:val="single" w:sz="6" w:space="0" w:color="auto"/>
              <w:right w:val="single" w:sz="6" w:space="0" w:color="auto"/>
            </w:tcBorders>
          </w:tcPr>
          <w:p w14:paraId="58ED8E05" w14:textId="77777777" w:rsidR="00F30367" w:rsidRPr="00913EF0" w:rsidRDefault="00B113DE" w:rsidP="00F30367">
            <w:pPr>
              <w:rPr>
                <w:sz w:val="16"/>
                <w:szCs w:val="16"/>
              </w:rPr>
            </w:pPr>
            <w:r w:rsidRPr="00913EF0">
              <w:rPr>
                <w:sz w:val="16"/>
                <w:szCs w:val="16"/>
              </w:rPr>
              <w:t>MBORREL4: Added REQ-329241</w:t>
            </w:r>
          </w:p>
        </w:tc>
      </w:tr>
      <w:tr w:rsidR="00F30367" w:rsidRPr="00C016A4" w14:paraId="659A03B2" w14:textId="77777777" w:rsidTr="00F30367">
        <w:trPr>
          <w:trHeight w:val="245"/>
          <w:jc w:val="center"/>
        </w:trPr>
        <w:tc>
          <w:tcPr>
            <w:tcW w:w="1755" w:type="dxa"/>
            <w:tcBorders>
              <w:left w:val="single" w:sz="4" w:space="0" w:color="auto"/>
              <w:right w:val="single" w:sz="4" w:space="0" w:color="auto"/>
            </w:tcBorders>
          </w:tcPr>
          <w:p w14:paraId="1A35710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3F113D" w14:textId="77777777" w:rsidR="00F30367" w:rsidRPr="00913EF0" w:rsidRDefault="00B113DE" w:rsidP="00F30367">
            <w:pPr>
              <w:rPr>
                <w:sz w:val="16"/>
                <w:szCs w:val="16"/>
              </w:rPr>
            </w:pPr>
            <w:r w:rsidRPr="00913EF0">
              <w:rPr>
                <w:sz w:val="16"/>
                <w:szCs w:val="16"/>
              </w:rPr>
              <w:t>SVS-REQ-329241/A-SVSOnBoardClient Theft Mode Status DID</w:t>
            </w:r>
          </w:p>
        </w:tc>
        <w:tc>
          <w:tcPr>
            <w:tcW w:w="5911" w:type="dxa"/>
            <w:tcBorders>
              <w:top w:val="single" w:sz="6" w:space="0" w:color="auto"/>
              <w:left w:val="single" w:sz="6" w:space="0" w:color="auto"/>
              <w:bottom w:val="single" w:sz="6" w:space="0" w:color="auto"/>
              <w:right w:val="single" w:sz="6" w:space="0" w:color="auto"/>
            </w:tcBorders>
          </w:tcPr>
          <w:p w14:paraId="0184FAE6" w14:textId="77777777" w:rsidR="00F30367" w:rsidRPr="00913EF0" w:rsidRDefault="00B113DE" w:rsidP="00F30367">
            <w:pPr>
              <w:rPr>
                <w:sz w:val="16"/>
                <w:szCs w:val="16"/>
              </w:rPr>
            </w:pPr>
            <w:r w:rsidRPr="00913EF0">
              <w:rPr>
                <w:sz w:val="16"/>
                <w:szCs w:val="16"/>
              </w:rPr>
              <w:t>MBORREL4: New req.</w:t>
            </w:r>
          </w:p>
        </w:tc>
      </w:tr>
      <w:tr w:rsidR="00F30367" w:rsidRPr="00C016A4" w14:paraId="22DA4358" w14:textId="77777777" w:rsidTr="00F30367">
        <w:trPr>
          <w:trHeight w:val="245"/>
          <w:jc w:val="center"/>
        </w:trPr>
        <w:tc>
          <w:tcPr>
            <w:tcW w:w="1755" w:type="dxa"/>
            <w:tcBorders>
              <w:left w:val="single" w:sz="4" w:space="0" w:color="auto"/>
              <w:right w:val="single" w:sz="4" w:space="0" w:color="auto"/>
            </w:tcBorders>
          </w:tcPr>
          <w:p w14:paraId="608CC21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FDFBE4" w14:textId="77777777" w:rsidR="00F30367" w:rsidRPr="00913EF0" w:rsidRDefault="00B113DE" w:rsidP="00F30367">
            <w:pPr>
              <w:rPr>
                <w:sz w:val="16"/>
                <w:szCs w:val="16"/>
              </w:rPr>
            </w:pPr>
            <w:r w:rsidRPr="00913EF0">
              <w:rPr>
                <w:sz w:val="16"/>
                <w:szCs w:val="16"/>
              </w:rPr>
              <w:t>SVS-REQ-321935/B-SVS Subscription State DID</w:t>
            </w:r>
          </w:p>
        </w:tc>
        <w:tc>
          <w:tcPr>
            <w:tcW w:w="5911" w:type="dxa"/>
            <w:tcBorders>
              <w:top w:val="single" w:sz="6" w:space="0" w:color="auto"/>
              <w:left w:val="single" w:sz="6" w:space="0" w:color="auto"/>
              <w:bottom w:val="single" w:sz="6" w:space="0" w:color="auto"/>
              <w:right w:val="single" w:sz="6" w:space="0" w:color="auto"/>
            </w:tcBorders>
          </w:tcPr>
          <w:p w14:paraId="34B51B04" w14:textId="77777777" w:rsidR="00F30367" w:rsidRPr="00913EF0" w:rsidRDefault="00B113DE" w:rsidP="00F30367">
            <w:pPr>
              <w:rPr>
                <w:sz w:val="16"/>
                <w:szCs w:val="16"/>
              </w:rPr>
            </w:pPr>
            <w:r w:rsidRPr="00913EF0">
              <w:rPr>
                <w:sz w:val="16"/>
                <w:szCs w:val="16"/>
              </w:rPr>
              <w:t>MBORREL4: Updated last line</w:t>
            </w:r>
          </w:p>
        </w:tc>
      </w:tr>
      <w:tr w:rsidR="00F30367" w:rsidRPr="00C016A4" w14:paraId="38DC6218" w14:textId="77777777" w:rsidTr="00F30367">
        <w:trPr>
          <w:trHeight w:val="245"/>
          <w:jc w:val="center"/>
        </w:trPr>
        <w:tc>
          <w:tcPr>
            <w:tcW w:w="1755" w:type="dxa"/>
            <w:tcBorders>
              <w:left w:val="single" w:sz="4" w:space="0" w:color="auto"/>
              <w:right w:val="single" w:sz="4" w:space="0" w:color="auto"/>
            </w:tcBorders>
          </w:tcPr>
          <w:p w14:paraId="2A56471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F2C33B" w14:textId="77777777" w:rsidR="00F30367" w:rsidRPr="00913EF0" w:rsidRDefault="00B113DE" w:rsidP="00F30367">
            <w:pPr>
              <w:rPr>
                <w:sz w:val="16"/>
                <w:szCs w:val="16"/>
              </w:rPr>
            </w:pPr>
            <w:r w:rsidRPr="00913EF0">
              <w:rPr>
                <w:sz w:val="16"/>
                <w:szCs w:val="16"/>
              </w:rPr>
              <w:t>SVS-REQ-325614/B-SVS Location Delta Comparison DID</w:t>
            </w:r>
          </w:p>
        </w:tc>
        <w:tc>
          <w:tcPr>
            <w:tcW w:w="5911" w:type="dxa"/>
            <w:tcBorders>
              <w:top w:val="single" w:sz="6" w:space="0" w:color="auto"/>
              <w:left w:val="single" w:sz="6" w:space="0" w:color="auto"/>
              <w:bottom w:val="single" w:sz="6" w:space="0" w:color="auto"/>
              <w:right w:val="single" w:sz="6" w:space="0" w:color="auto"/>
            </w:tcBorders>
          </w:tcPr>
          <w:p w14:paraId="5E3881E7" w14:textId="77777777" w:rsidR="00F30367" w:rsidRPr="00913EF0" w:rsidRDefault="00B113DE" w:rsidP="00F30367">
            <w:pPr>
              <w:rPr>
                <w:sz w:val="16"/>
                <w:szCs w:val="16"/>
              </w:rPr>
            </w:pPr>
            <w:r w:rsidRPr="00913EF0">
              <w:rPr>
                <w:sz w:val="16"/>
                <w:szCs w:val="16"/>
              </w:rPr>
              <w:t>MBORREL4: Updated content</w:t>
            </w:r>
          </w:p>
        </w:tc>
      </w:tr>
      <w:tr w:rsidR="00F30367" w:rsidRPr="00C016A4" w14:paraId="77682EA1" w14:textId="77777777" w:rsidTr="00F30367">
        <w:trPr>
          <w:trHeight w:val="245"/>
          <w:jc w:val="center"/>
        </w:trPr>
        <w:tc>
          <w:tcPr>
            <w:tcW w:w="1755" w:type="dxa"/>
            <w:tcBorders>
              <w:left w:val="single" w:sz="4" w:space="0" w:color="auto"/>
              <w:right w:val="single" w:sz="4" w:space="0" w:color="auto"/>
            </w:tcBorders>
          </w:tcPr>
          <w:p w14:paraId="79AC112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19F3BB" w14:textId="77777777" w:rsidR="00F30367" w:rsidRPr="00913EF0" w:rsidRDefault="00B113DE" w:rsidP="00F30367">
            <w:pPr>
              <w:rPr>
                <w:sz w:val="16"/>
                <w:szCs w:val="16"/>
              </w:rPr>
            </w:pPr>
            <w:r w:rsidRPr="00913EF0">
              <w:rPr>
                <w:sz w:val="16"/>
                <w:szCs w:val="16"/>
              </w:rPr>
              <w:t>SVS-REQ-325617/B-SVS Vehicle Location Data reporting after FTCP/GRPC early theft alert trigger</w:t>
            </w:r>
          </w:p>
        </w:tc>
        <w:tc>
          <w:tcPr>
            <w:tcW w:w="5911" w:type="dxa"/>
            <w:tcBorders>
              <w:top w:val="single" w:sz="6" w:space="0" w:color="auto"/>
              <w:left w:val="single" w:sz="6" w:space="0" w:color="auto"/>
              <w:bottom w:val="single" w:sz="6" w:space="0" w:color="auto"/>
              <w:right w:val="single" w:sz="6" w:space="0" w:color="auto"/>
            </w:tcBorders>
          </w:tcPr>
          <w:p w14:paraId="53A8378E" w14:textId="77777777" w:rsidR="00F30367" w:rsidRPr="00913EF0" w:rsidRDefault="00B113DE" w:rsidP="00F30367">
            <w:pPr>
              <w:rPr>
                <w:sz w:val="16"/>
                <w:szCs w:val="16"/>
              </w:rPr>
            </w:pPr>
            <w:r w:rsidRPr="00913EF0">
              <w:rPr>
                <w:sz w:val="16"/>
                <w:szCs w:val="16"/>
              </w:rPr>
              <w:t>MBORREL4: Updated content</w:t>
            </w:r>
          </w:p>
        </w:tc>
      </w:tr>
      <w:tr w:rsidR="00F30367" w:rsidRPr="00C016A4" w14:paraId="34D91730" w14:textId="77777777" w:rsidTr="00F30367">
        <w:trPr>
          <w:trHeight w:val="245"/>
          <w:jc w:val="center"/>
        </w:trPr>
        <w:tc>
          <w:tcPr>
            <w:tcW w:w="1755" w:type="dxa"/>
            <w:tcBorders>
              <w:left w:val="single" w:sz="4" w:space="0" w:color="auto"/>
              <w:right w:val="single" w:sz="4" w:space="0" w:color="auto"/>
            </w:tcBorders>
          </w:tcPr>
          <w:p w14:paraId="72D1D3D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B8DAF5" w14:textId="77777777" w:rsidR="00F30367" w:rsidRPr="00913EF0" w:rsidRDefault="00B113DE" w:rsidP="00F30367">
            <w:pPr>
              <w:rPr>
                <w:sz w:val="16"/>
                <w:szCs w:val="16"/>
              </w:rPr>
            </w:pPr>
            <w:r w:rsidRPr="00913EF0">
              <w:rPr>
                <w:sz w:val="16"/>
                <w:szCs w:val="16"/>
              </w:rPr>
              <w:t>SVS-REQ-306303/D-SVS Configuration Table</w:t>
            </w:r>
          </w:p>
        </w:tc>
        <w:tc>
          <w:tcPr>
            <w:tcW w:w="5911" w:type="dxa"/>
            <w:tcBorders>
              <w:top w:val="single" w:sz="6" w:space="0" w:color="auto"/>
              <w:left w:val="single" w:sz="6" w:space="0" w:color="auto"/>
              <w:bottom w:val="single" w:sz="6" w:space="0" w:color="auto"/>
              <w:right w:val="single" w:sz="6" w:space="0" w:color="auto"/>
            </w:tcBorders>
          </w:tcPr>
          <w:p w14:paraId="2CB4F2F3" w14:textId="77777777" w:rsidR="00F30367" w:rsidRPr="00913EF0" w:rsidRDefault="00B113DE" w:rsidP="00F30367">
            <w:pPr>
              <w:rPr>
                <w:sz w:val="16"/>
                <w:szCs w:val="16"/>
              </w:rPr>
            </w:pPr>
            <w:r w:rsidRPr="00913EF0">
              <w:rPr>
                <w:sz w:val="16"/>
                <w:szCs w:val="16"/>
              </w:rPr>
              <w:t>MBORREL4: Added SVSOnBoardClient SVS_THEFT_ MODE_STATUS</w:t>
            </w:r>
          </w:p>
        </w:tc>
      </w:tr>
      <w:tr w:rsidR="00F30367" w:rsidRPr="00C016A4" w14:paraId="5DAF9847" w14:textId="77777777" w:rsidTr="00F30367">
        <w:trPr>
          <w:trHeight w:val="245"/>
          <w:jc w:val="center"/>
        </w:trPr>
        <w:tc>
          <w:tcPr>
            <w:tcW w:w="1755" w:type="dxa"/>
            <w:tcBorders>
              <w:left w:val="single" w:sz="4" w:space="0" w:color="auto"/>
              <w:right w:val="single" w:sz="4" w:space="0" w:color="auto"/>
            </w:tcBorders>
          </w:tcPr>
          <w:p w14:paraId="075B6E2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9D55E2" w14:textId="77777777" w:rsidR="00F30367" w:rsidRPr="00913EF0" w:rsidRDefault="00B113DE" w:rsidP="00F30367">
            <w:pPr>
              <w:rPr>
                <w:sz w:val="16"/>
                <w:szCs w:val="16"/>
              </w:rPr>
            </w:pPr>
            <w:r w:rsidRPr="00913EF0">
              <w:rPr>
                <w:sz w:val="16"/>
                <w:szCs w:val="16"/>
              </w:rPr>
              <w:t>SVS-UC-REQ-304493/B-Theft Mode Activation</w:t>
            </w:r>
          </w:p>
        </w:tc>
        <w:tc>
          <w:tcPr>
            <w:tcW w:w="5911" w:type="dxa"/>
            <w:tcBorders>
              <w:top w:val="single" w:sz="6" w:space="0" w:color="auto"/>
              <w:left w:val="single" w:sz="6" w:space="0" w:color="auto"/>
              <w:bottom w:val="single" w:sz="6" w:space="0" w:color="auto"/>
              <w:right w:val="single" w:sz="6" w:space="0" w:color="auto"/>
            </w:tcBorders>
          </w:tcPr>
          <w:p w14:paraId="03F4B425" w14:textId="77777777" w:rsidR="00F30367" w:rsidRPr="00913EF0" w:rsidRDefault="00B113DE" w:rsidP="00F30367">
            <w:pPr>
              <w:rPr>
                <w:sz w:val="16"/>
                <w:szCs w:val="16"/>
              </w:rPr>
            </w:pPr>
            <w:r w:rsidRPr="00913EF0">
              <w:rPr>
                <w:sz w:val="16"/>
                <w:szCs w:val="16"/>
              </w:rPr>
              <w:t>MBORREL4: Updated post conditions to include completion response</w:t>
            </w:r>
          </w:p>
        </w:tc>
      </w:tr>
      <w:tr w:rsidR="00F30367" w:rsidRPr="00C016A4" w14:paraId="74ED6727" w14:textId="77777777" w:rsidTr="00F30367">
        <w:trPr>
          <w:trHeight w:val="245"/>
          <w:jc w:val="center"/>
        </w:trPr>
        <w:tc>
          <w:tcPr>
            <w:tcW w:w="1755" w:type="dxa"/>
            <w:tcBorders>
              <w:left w:val="single" w:sz="4" w:space="0" w:color="auto"/>
              <w:right w:val="single" w:sz="4" w:space="0" w:color="auto"/>
            </w:tcBorders>
          </w:tcPr>
          <w:p w14:paraId="3471B56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4939EA" w14:textId="77777777" w:rsidR="00F30367" w:rsidRPr="00913EF0" w:rsidRDefault="00B113DE" w:rsidP="00F30367">
            <w:pPr>
              <w:rPr>
                <w:sz w:val="16"/>
                <w:szCs w:val="16"/>
              </w:rPr>
            </w:pPr>
            <w:r w:rsidRPr="00913EF0">
              <w:rPr>
                <w:sz w:val="16"/>
                <w:szCs w:val="16"/>
              </w:rPr>
              <w:t>SVS-UC-REQ-304495/B-Theft Mode De-Activation</w:t>
            </w:r>
          </w:p>
        </w:tc>
        <w:tc>
          <w:tcPr>
            <w:tcW w:w="5911" w:type="dxa"/>
            <w:tcBorders>
              <w:top w:val="single" w:sz="6" w:space="0" w:color="auto"/>
              <w:left w:val="single" w:sz="6" w:space="0" w:color="auto"/>
              <w:bottom w:val="single" w:sz="6" w:space="0" w:color="auto"/>
              <w:right w:val="single" w:sz="6" w:space="0" w:color="auto"/>
            </w:tcBorders>
          </w:tcPr>
          <w:p w14:paraId="593F8565" w14:textId="77777777" w:rsidR="00F30367" w:rsidRPr="00913EF0" w:rsidRDefault="00B113DE" w:rsidP="00F30367">
            <w:pPr>
              <w:rPr>
                <w:sz w:val="16"/>
                <w:szCs w:val="16"/>
              </w:rPr>
            </w:pPr>
            <w:r w:rsidRPr="00913EF0">
              <w:rPr>
                <w:sz w:val="16"/>
                <w:szCs w:val="16"/>
              </w:rPr>
              <w:t>MBORREL4: Updated post conditions to include completion response</w:t>
            </w:r>
          </w:p>
        </w:tc>
      </w:tr>
      <w:tr w:rsidR="00F30367" w:rsidRPr="00C016A4" w14:paraId="20220AEE" w14:textId="77777777" w:rsidTr="00F30367">
        <w:trPr>
          <w:trHeight w:val="245"/>
          <w:jc w:val="center"/>
        </w:trPr>
        <w:tc>
          <w:tcPr>
            <w:tcW w:w="1755" w:type="dxa"/>
            <w:tcBorders>
              <w:left w:val="single" w:sz="4" w:space="0" w:color="auto"/>
              <w:right w:val="single" w:sz="4" w:space="0" w:color="auto"/>
            </w:tcBorders>
          </w:tcPr>
          <w:p w14:paraId="529B3FD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ED4B43" w14:textId="77777777" w:rsidR="00F30367" w:rsidRPr="00913EF0" w:rsidRDefault="00B113DE" w:rsidP="00F30367">
            <w:pPr>
              <w:rPr>
                <w:sz w:val="16"/>
                <w:szCs w:val="16"/>
              </w:rPr>
            </w:pPr>
            <w:r w:rsidRPr="00913EF0">
              <w:rPr>
                <w:sz w:val="16"/>
                <w:szCs w:val="16"/>
              </w:rPr>
              <w:t>SVS-ACT-REQ-306767/B-Theft Mode Activation</w:t>
            </w:r>
          </w:p>
        </w:tc>
        <w:tc>
          <w:tcPr>
            <w:tcW w:w="5911" w:type="dxa"/>
            <w:tcBorders>
              <w:top w:val="single" w:sz="6" w:space="0" w:color="auto"/>
              <w:left w:val="single" w:sz="6" w:space="0" w:color="auto"/>
              <w:bottom w:val="single" w:sz="6" w:space="0" w:color="auto"/>
              <w:right w:val="single" w:sz="6" w:space="0" w:color="auto"/>
            </w:tcBorders>
          </w:tcPr>
          <w:p w14:paraId="326D249B" w14:textId="77777777" w:rsidR="00F30367" w:rsidRPr="00913EF0" w:rsidRDefault="00B113DE" w:rsidP="00F30367">
            <w:pPr>
              <w:rPr>
                <w:sz w:val="16"/>
                <w:szCs w:val="16"/>
              </w:rPr>
            </w:pPr>
            <w:r w:rsidRPr="00913EF0">
              <w:rPr>
                <w:sz w:val="16"/>
                <w:szCs w:val="16"/>
              </w:rPr>
              <w:t>MBORREL4: Updated Diagram</w:t>
            </w:r>
          </w:p>
        </w:tc>
      </w:tr>
      <w:tr w:rsidR="00F30367" w:rsidRPr="00C016A4" w14:paraId="291645F7" w14:textId="77777777" w:rsidTr="00F30367">
        <w:trPr>
          <w:trHeight w:val="245"/>
          <w:jc w:val="center"/>
        </w:trPr>
        <w:tc>
          <w:tcPr>
            <w:tcW w:w="1755" w:type="dxa"/>
            <w:tcBorders>
              <w:left w:val="single" w:sz="4" w:space="0" w:color="auto"/>
              <w:right w:val="single" w:sz="4" w:space="0" w:color="auto"/>
            </w:tcBorders>
          </w:tcPr>
          <w:p w14:paraId="5509FDE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5ECF59" w14:textId="77777777" w:rsidR="00F30367" w:rsidRPr="00913EF0" w:rsidRDefault="00B113DE" w:rsidP="00F30367">
            <w:pPr>
              <w:rPr>
                <w:sz w:val="16"/>
                <w:szCs w:val="16"/>
              </w:rPr>
            </w:pPr>
            <w:r w:rsidRPr="00913EF0">
              <w:rPr>
                <w:sz w:val="16"/>
                <w:szCs w:val="16"/>
              </w:rPr>
              <w:t>SVS-ACT-REQ-306768/B-Theft Mode De-Activation</w:t>
            </w:r>
          </w:p>
        </w:tc>
        <w:tc>
          <w:tcPr>
            <w:tcW w:w="5911" w:type="dxa"/>
            <w:tcBorders>
              <w:top w:val="single" w:sz="6" w:space="0" w:color="auto"/>
              <w:left w:val="single" w:sz="6" w:space="0" w:color="auto"/>
              <w:bottom w:val="single" w:sz="6" w:space="0" w:color="auto"/>
              <w:right w:val="single" w:sz="6" w:space="0" w:color="auto"/>
            </w:tcBorders>
          </w:tcPr>
          <w:p w14:paraId="7F458543" w14:textId="77777777" w:rsidR="00F30367" w:rsidRPr="00913EF0" w:rsidRDefault="00B113DE" w:rsidP="00F30367">
            <w:pPr>
              <w:rPr>
                <w:sz w:val="16"/>
                <w:szCs w:val="16"/>
              </w:rPr>
            </w:pPr>
            <w:r w:rsidRPr="00913EF0">
              <w:rPr>
                <w:sz w:val="16"/>
                <w:szCs w:val="16"/>
              </w:rPr>
              <w:t>MBORREL4: Updated Diagram</w:t>
            </w:r>
          </w:p>
        </w:tc>
      </w:tr>
      <w:tr w:rsidR="00F30367" w:rsidRPr="00C016A4" w14:paraId="77A3FE1B" w14:textId="77777777" w:rsidTr="00F30367">
        <w:trPr>
          <w:trHeight w:val="245"/>
          <w:jc w:val="center"/>
        </w:trPr>
        <w:tc>
          <w:tcPr>
            <w:tcW w:w="1755" w:type="dxa"/>
            <w:tcBorders>
              <w:left w:val="single" w:sz="4" w:space="0" w:color="auto"/>
              <w:right w:val="single" w:sz="4" w:space="0" w:color="auto"/>
            </w:tcBorders>
          </w:tcPr>
          <w:p w14:paraId="5686DA7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78CB60" w14:textId="77777777" w:rsidR="00F30367" w:rsidRPr="00913EF0" w:rsidRDefault="00B113DE" w:rsidP="00F30367">
            <w:pPr>
              <w:rPr>
                <w:sz w:val="16"/>
                <w:szCs w:val="16"/>
              </w:rPr>
            </w:pPr>
            <w:r w:rsidRPr="00913EF0">
              <w:rPr>
                <w:sz w:val="16"/>
                <w:szCs w:val="16"/>
              </w:rPr>
              <w:t>SVS-SD-REQ-306770/C-Theft Mode Activation</w:t>
            </w:r>
          </w:p>
        </w:tc>
        <w:tc>
          <w:tcPr>
            <w:tcW w:w="5911" w:type="dxa"/>
            <w:tcBorders>
              <w:top w:val="single" w:sz="6" w:space="0" w:color="auto"/>
              <w:left w:val="single" w:sz="6" w:space="0" w:color="auto"/>
              <w:bottom w:val="single" w:sz="6" w:space="0" w:color="auto"/>
              <w:right w:val="single" w:sz="6" w:space="0" w:color="auto"/>
            </w:tcBorders>
          </w:tcPr>
          <w:p w14:paraId="4B1ECCCF" w14:textId="77777777" w:rsidR="00F30367" w:rsidRPr="00913EF0" w:rsidRDefault="00B113DE" w:rsidP="00F30367">
            <w:pPr>
              <w:rPr>
                <w:sz w:val="16"/>
                <w:szCs w:val="16"/>
              </w:rPr>
            </w:pPr>
            <w:r w:rsidRPr="00913EF0">
              <w:rPr>
                <w:sz w:val="16"/>
                <w:szCs w:val="16"/>
              </w:rPr>
              <w:t>MBORREL4: Updated post conditions to include completion response, updated diagram</w:t>
            </w:r>
          </w:p>
        </w:tc>
      </w:tr>
      <w:tr w:rsidR="00F30367" w:rsidRPr="00C016A4" w14:paraId="1B7E3009" w14:textId="77777777" w:rsidTr="00F30367">
        <w:trPr>
          <w:trHeight w:val="245"/>
          <w:jc w:val="center"/>
        </w:trPr>
        <w:tc>
          <w:tcPr>
            <w:tcW w:w="1755" w:type="dxa"/>
            <w:tcBorders>
              <w:left w:val="single" w:sz="4" w:space="0" w:color="auto"/>
              <w:right w:val="single" w:sz="4" w:space="0" w:color="auto"/>
            </w:tcBorders>
          </w:tcPr>
          <w:p w14:paraId="69585B0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A7FF50" w14:textId="77777777" w:rsidR="00F30367" w:rsidRPr="00913EF0" w:rsidRDefault="00B113DE" w:rsidP="00F30367">
            <w:pPr>
              <w:rPr>
                <w:sz w:val="16"/>
                <w:szCs w:val="16"/>
              </w:rPr>
            </w:pPr>
            <w:r w:rsidRPr="00913EF0">
              <w:rPr>
                <w:sz w:val="16"/>
                <w:szCs w:val="16"/>
              </w:rPr>
              <w:t>SVS-SD-REQ-306771/D-Theft Mode De-Activation</w:t>
            </w:r>
          </w:p>
        </w:tc>
        <w:tc>
          <w:tcPr>
            <w:tcW w:w="5911" w:type="dxa"/>
            <w:tcBorders>
              <w:top w:val="single" w:sz="6" w:space="0" w:color="auto"/>
              <w:left w:val="single" w:sz="6" w:space="0" w:color="auto"/>
              <w:bottom w:val="single" w:sz="6" w:space="0" w:color="auto"/>
              <w:right w:val="single" w:sz="6" w:space="0" w:color="auto"/>
            </w:tcBorders>
          </w:tcPr>
          <w:p w14:paraId="30FAAAFB" w14:textId="77777777" w:rsidR="00F30367" w:rsidRPr="00913EF0" w:rsidRDefault="00B113DE" w:rsidP="00F30367">
            <w:pPr>
              <w:rPr>
                <w:sz w:val="16"/>
                <w:szCs w:val="16"/>
              </w:rPr>
            </w:pPr>
            <w:r w:rsidRPr="00913EF0">
              <w:rPr>
                <w:sz w:val="16"/>
                <w:szCs w:val="16"/>
              </w:rPr>
              <w:t>MBORREL4: Updated post conditions to include completion response, updated diagram</w:t>
            </w:r>
          </w:p>
        </w:tc>
      </w:tr>
      <w:tr w:rsidR="00F30367" w:rsidRPr="00C016A4" w14:paraId="73AD5250" w14:textId="77777777" w:rsidTr="00F30367">
        <w:trPr>
          <w:trHeight w:val="245"/>
          <w:jc w:val="center"/>
        </w:trPr>
        <w:tc>
          <w:tcPr>
            <w:tcW w:w="1755" w:type="dxa"/>
            <w:tcBorders>
              <w:left w:val="single" w:sz="4" w:space="0" w:color="auto"/>
              <w:right w:val="single" w:sz="4" w:space="0" w:color="auto"/>
            </w:tcBorders>
          </w:tcPr>
          <w:p w14:paraId="53057C5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811DB5" w14:textId="77777777" w:rsidR="00F30367" w:rsidRPr="00913EF0" w:rsidRDefault="00B113DE" w:rsidP="00F30367">
            <w:pPr>
              <w:rPr>
                <w:sz w:val="16"/>
                <w:szCs w:val="16"/>
              </w:rPr>
            </w:pPr>
            <w:r w:rsidRPr="00913EF0">
              <w:rPr>
                <w:sz w:val="16"/>
                <w:szCs w:val="16"/>
              </w:rPr>
              <w:t>SVS-REQ-291069/D-SVSServer Unable To Obtain Location From Backup GNSS Antenna While Ignition OFF</w:t>
            </w:r>
          </w:p>
        </w:tc>
        <w:tc>
          <w:tcPr>
            <w:tcW w:w="5911" w:type="dxa"/>
            <w:tcBorders>
              <w:top w:val="single" w:sz="6" w:space="0" w:color="auto"/>
              <w:left w:val="single" w:sz="6" w:space="0" w:color="auto"/>
              <w:bottom w:val="single" w:sz="6" w:space="0" w:color="auto"/>
              <w:right w:val="single" w:sz="6" w:space="0" w:color="auto"/>
            </w:tcBorders>
          </w:tcPr>
          <w:p w14:paraId="385D7063" w14:textId="77777777" w:rsidR="00F30367" w:rsidRPr="00913EF0" w:rsidRDefault="00B113DE" w:rsidP="00F30367">
            <w:pPr>
              <w:rPr>
                <w:sz w:val="16"/>
                <w:szCs w:val="16"/>
              </w:rPr>
            </w:pPr>
            <w:r w:rsidRPr="00913EF0">
              <w:rPr>
                <w:sz w:val="16"/>
                <w:szCs w:val="16"/>
              </w:rPr>
              <w:t>MBORREL4: Updated content</w:t>
            </w:r>
          </w:p>
        </w:tc>
      </w:tr>
      <w:tr w:rsidR="00F30367" w:rsidRPr="00C016A4" w14:paraId="36A0CD3E" w14:textId="77777777" w:rsidTr="00F30367">
        <w:trPr>
          <w:trHeight w:val="245"/>
          <w:jc w:val="center"/>
        </w:trPr>
        <w:tc>
          <w:tcPr>
            <w:tcW w:w="1755" w:type="dxa"/>
            <w:tcBorders>
              <w:left w:val="single" w:sz="4" w:space="0" w:color="auto"/>
              <w:right w:val="single" w:sz="4" w:space="0" w:color="auto"/>
            </w:tcBorders>
          </w:tcPr>
          <w:p w14:paraId="5B3BCAC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DF6773" w14:textId="77777777" w:rsidR="00F30367" w:rsidRPr="00913EF0" w:rsidRDefault="00B113DE" w:rsidP="00F30367">
            <w:pPr>
              <w:rPr>
                <w:sz w:val="16"/>
                <w:szCs w:val="16"/>
              </w:rPr>
            </w:pPr>
            <w:r w:rsidRPr="00913EF0">
              <w:rPr>
                <w:sz w:val="16"/>
                <w:szCs w:val="16"/>
              </w:rPr>
              <w:t>SVS-REQ-291071/C-SVSServer SVS Backup Antenna AGPS XTRA File Use</w:t>
            </w:r>
          </w:p>
        </w:tc>
        <w:tc>
          <w:tcPr>
            <w:tcW w:w="5911" w:type="dxa"/>
            <w:tcBorders>
              <w:top w:val="single" w:sz="6" w:space="0" w:color="auto"/>
              <w:left w:val="single" w:sz="6" w:space="0" w:color="auto"/>
              <w:bottom w:val="single" w:sz="6" w:space="0" w:color="auto"/>
              <w:right w:val="single" w:sz="6" w:space="0" w:color="auto"/>
            </w:tcBorders>
          </w:tcPr>
          <w:p w14:paraId="589065DE" w14:textId="77777777" w:rsidR="00F30367" w:rsidRPr="00913EF0" w:rsidRDefault="00B113DE" w:rsidP="00F30367">
            <w:pPr>
              <w:rPr>
                <w:sz w:val="16"/>
                <w:szCs w:val="16"/>
              </w:rPr>
            </w:pPr>
            <w:r w:rsidRPr="00913EF0">
              <w:rPr>
                <w:sz w:val="16"/>
                <w:szCs w:val="16"/>
              </w:rPr>
              <w:t>MBORREL4: Added the note</w:t>
            </w:r>
          </w:p>
        </w:tc>
      </w:tr>
      <w:tr w:rsidR="00F30367" w:rsidRPr="00C016A4" w14:paraId="0C5FC1AF" w14:textId="77777777" w:rsidTr="00F30367">
        <w:trPr>
          <w:trHeight w:val="245"/>
          <w:jc w:val="center"/>
        </w:trPr>
        <w:tc>
          <w:tcPr>
            <w:tcW w:w="1755" w:type="dxa"/>
            <w:tcBorders>
              <w:left w:val="single" w:sz="4" w:space="0" w:color="auto"/>
              <w:right w:val="single" w:sz="4" w:space="0" w:color="auto"/>
            </w:tcBorders>
          </w:tcPr>
          <w:p w14:paraId="51EE83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49564C" w14:textId="77777777" w:rsidR="00F30367" w:rsidRPr="00913EF0" w:rsidRDefault="00B113DE" w:rsidP="00F30367">
            <w:pPr>
              <w:rPr>
                <w:sz w:val="16"/>
                <w:szCs w:val="16"/>
              </w:rPr>
            </w:pPr>
            <w:r w:rsidRPr="00913EF0">
              <w:rPr>
                <w:sz w:val="16"/>
                <w:szCs w:val="16"/>
              </w:rPr>
              <w:t>SVS-UC-REQ-306364/B-SVSServer location source</w:t>
            </w:r>
          </w:p>
        </w:tc>
        <w:tc>
          <w:tcPr>
            <w:tcW w:w="5911" w:type="dxa"/>
            <w:tcBorders>
              <w:top w:val="single" w:sz="6" w:space="0" w:color="auto"/>
              <w:left w:val="single" w:sz="6" w:space="0" w:color="auto"/>
              <w:bottom w:val="single" w:sz="6" w:space="0" w:color="auto"/>
              <w:right w:val="single" w:sz="6" w:space="0" w:color="auto"/>
            </w:tcBorders>
          </w:tcPr>
          <w:p w14:paraId="06808AF6"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62D0CC1A" w14:textId="77777777" w:rsidTr="00F30367">
        <w:trPr>
          <w:trHeight w:val="245"/>
          <w:jc w:val="center"/>
        </w:trPr>
        <w:tc>
          <w:tcPr>
            <w:tcW w:w="1755" w:type="dxa"/>
            <w:tcBorders>
              <w:left w:val="single" w:sz="4" w:space="0" w:color="auto"/>
              <w:right w:val="single" w:sz="4" w:space="0" w:color="auto"/>
            </w:tcBorders>
          </w:tcPr>
          <w:p w14:paraId="5096008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9F56D2" w14:textId="77777777" w:rsidR="00F30367" w:rsidRPr="00913EF0" w:rsidRDefault="00B113DE" w:rsidP="00F30367">
            <w:pPr>
              <w:rPr>
                <w:sz w:val="16"/>
                <w:szCs w:val="16"/>
              </w:rPr>
            </w:pPr>
            <w:r w:rsidRPr="00913EF0">
              <w:rPr>
                <w:sz w:val="16"/>
                <w:szCs w:val="16"/>
              </w:rPr>
              <w:t>SVS-UC-REQ-306365/B-SVSServer primary antenna unable to provide location use backup antenna</w:t>
            </w:r>
          </w:p>
        </w:tc>
        <w:tc>
          <w:tcPr>
            <w:tcW w:w="5911" w:type="dxa"/>
            <w:tcBorders>
              <w:top w:val="single" w:sz="6" w:space="0" w:color="auto"/>
              <w:left w:val="single" w:sz="6" w:space="0" w:color="auto"/>
              <w:bottom w:val="single" w:sz="6" w:space="0" w:color="auto"/>
              <w:right w:val="single" w:sz="6" w:space="0" w:color="auto"/>
            </w:tcBorders>
          </w:tcPr>
          <w:p w14:paraId="6CD281F7"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255E8A71" w14:textId="77777777" w:rsidTr="00F30367">
        <w:trPr>
          <w:trHeight w:val="245"/>
          <w:jc w:val="center"/>
        </w:trPr>
        <w:tc>
          <w:tcPr>
            <w:tcW w:w="1755" w:type="dxa"/>
            <w:tcBorders>
              <w:left w:val="single" w:sz="4" w:space="0" w:color="auto"/>
              <w:right w:val="single" w:sz="4" w:space="0" w:color="auto"/>
            </w:tcBorders>
          </w:tcPr>
          <w:p w14:paraId="7F32E68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C27DCA" w14:textId="77777777" w:rsidR="00F30367" w:rsidRPr="00913EF0" w:rsidRDefault="00B113DE" w:rsidP="00F30367">
            <w:pPr>
              <w:rPr>
                <w:sz w:val="16"/>
                <w:szCs w:val="16"/>
              </w:rPr>
            </w:pPr>
            <w:r w:rsidRPr="00913EF0">
              <w:rPr>
                <w:sz w:val="16"/>
                <w:szCs w:val="16"/>
              </w:rPr>
              <w:t>SVS-UC-REQ-306366/B-Primary antennas unavailable use backup antennas</w:t>
            </w:r>
          </w:p>
        </w:tc>
        <w:tc>
          <w:tcPr>
            <w:tcW w:w="5911" w:type="dxa"/>
            <w:tcBorders>
              <w:top w:val="single" w:sz="6" w:space="0" w:color="auto"/>
              <w:left w:val="single" w:sz="6" w:space="0" w:color="auto"/>
              <w:bottom w:val="single" w:sz="6" w:space="0" w:color="auto"/>
              <w:right w:val="single" w:sz="6" w:space="0" w:color="auto"/>
            </w:tcBorders>
          </w:tcPr>
          <w:p w14:paraId="6660A9CA"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4B7703EF" w14:textId="77777777" w:rsidTr="00F30367">
        <w:trPr>
          <w:trHeight w:val="245"/>
          <w:jc w:val="center"/>
        </w:trPr>
        <w:tc>
          <w:tcPr>
            <w:tcW w:w="1755" w:type="dxa"/>
            <w:tcBorders>
              <w:left w:val="single" w:sz="4" w:space="0" w:color="auto"/>
              <w:right w:val="single" w:sz="4" w:space="0" w:color="auto"/>
            </w:tcBorders>
          </w:tcPr>
          <w:p w14:paraId="36F1E5A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03C78D" w14:textId="77777777" w:rsidR="00F30367" w:rsidRPr="00913EF0" w:rsidRDefault="00B113DE" w:rsidP="00F30367">
            <w:pPr>
              <w:rPr>
                <w:sz w:val="16"/>
                <w:szCs w:val="16"/>
              </w:rPr>
            </w:pPr>
            <w:r w:rsidRPr="00913EF0">
              <w:rPr>
                <w:sz w:val="16"/>
                <w:szCs w:val="16"/>
              </w:rPr>
              <w:t>STR-523481/C-Activity Diagrams</w:t>
            </w:r>
          </w:p>
        </w:tc>
        <w:tc>
          <w:tcPr>
            <w:tcW w:w="5911" w:type="dxa"/>
            <w:tcBorders>
              <w:top w:val="single" w:sz="6" w:space="0" w:color="auto"/>
              <w:left w:val="single" w:sz="6" w:space="0" w:color="auto"/>
              <w:bottom w:val="single" w:sz="6" w:space="0" w:color="auto"/>
              <w:right w:val="single" w:sz="6" w:space="0" w:color="auto"/>
            </w:tcBorders>
          </w:tcPr>
          <w:p w14:paraId="210B598C" w14:textId="77777777" w:rsidR="00F30367" w:rsidRPr="00913EF0" w:rsidRDefault="00B113DE" w:rsidP="00F30367">
            <w:pPr>
              <w:rPr>
                <w:sz w:val="16"/>
                <w:szCs w:val="16"/>
              </w:rPr>
            </w:pPr>
            <w:r w:rsidRPr="00913EF0">
              <w:rPr>
                <w:sz w:val="16"/>
                <w:szCs w:val="16"/>
              </w:rPr>
              <w:t>MBORREL4: Removed REQ-310864, its already located in FUN-REQ-291045</w:t>
            </w:r>
          </w:p>
        </w:tc>
      </w:tr>
      <w:tr w:rsidR="00F30367" w:rsidRPr="00C016A4" w14:paraId="799C5CDC" w14:textId="77777777" w:rsidTr="00F30367">
        <w:trPr>
          <w:trHeight w:val="245"/>
          <w:jc w:val="center"/>
        </w:trPr>
        <w:tc>
          <w:tcPr>
            <w:tcW w:w="1755" w:type="dxa"/>
            <w:tcBorders>
              <w:left w:val="single" w:sz="4" w:space="0" w:color="auto"/>
              <w:right w:val="single" w:sz="4" w:space="0" w:color="auto"/>
            </w:tcBorders>
          </w:tcPr>
          <w:p w14:paraId="2FDECAE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19F887" w14:textId="77777777" w:rsidR="00F30367" w:rsidRPr="00913EF0" w:rsidRDefault="00B113DE" w:rsidP="00F30367">
            <w:pPr>
              <w:rPr>
                <w:sz w:val="16"/>
                <w:szCs w:val="16"/>
              </w:rPr>
            </w:pPr>
            <w:r w:rsidRPr="00913EF0">
              <w:rPr>
                <w:sz w:val="16"/>
                <w:szCs w:val="16"/>
              </w:rPr>
              <w:t>SVS-ACT-REQ-304065/C-Theft Mode Location Source</w:t>
            </w:r>
          </w:p>
        </w:tc>
        <w:tc>
          <w:tcPr>
            <w:tcW w:w="5911" w:type="dxa"/>
            <w:tcBorders>
              <w:top w:val="single" w:sz="6" w:space="0" w:color="auto"/>
              <w:left w:val="single" w:sz="6" w:space="0" w:color="auto"/>
              <w:bottom w:val="single" w:sz="6" w:space="0" w:color="auto"/>
              <w:right w:val="single" w:sz="6" w:space="0" w:color="auto"/>
            </w:tcBorders>
          </w:tcPr>
          <w:p w14:paraId="2C5FFDE7" w14:textId="77777777" w:rsidR="00F30367" w:rsidRPr="00913EF0" w:rsidRDefault="00B113DE" w:rsidP="00F30367">
            <w:pPr>
              <w:rPr>
                <w:sz w:val="16"/>
                <w:szCs w:val="16"/>
              </w:rPr>
            </w:pPr>
            <w:r w:rsidRPr="00913EF0">
              <w:rPr>
                <w:sz w:val="16"/>
                <w:szCs w:val="16"/>
              </w:rPr>
              <w:t>MBORREL4: Updated diagram</w:t>
            </w:r>
          </w:p>
        </w:tc>
      </w:tr>
      <w:tr w:rsidR="00F30367" w:rsidRPr="00C016A4" w14:paraId="01114F8D" w14:textId="77777777" w:rsidTr="00F30367">
        <w:trPr>
          <w:trHeight w:val="245"/>
          <w:jc w:val="center"/>
        </w:trPr>
        <w:tc>
          <w:tcPr>
            <w:tcW w:w="1755" w:type="dxa"/>
            <w:tcBorders>
              <w:left w:val="single" w:sz="4" w:space="0" w:color="auto"/>
              <w:right w:val="single" w:sz="4" w:space="0" w:color="auto"/>
            </w:tcBorders>
          </w:tcPr>
          <w:p w14:paraId="7EA34AD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7C3D07" w14:textId="77777777" w:rsidR="00F30367" w:rsidRPr="00913EF0" w:rsidRDefault="00B113DE" w:rsidP="00F30367">
            <w:pPr>
              <w:rPr>
                <w:sz w:val="16"/>
                <w:szCs w:val="16"/>
              </w:rPr>
            </w:pPr>
            <w:r w:rsidRPr="00913EF0">
              <w:rPr>
                <w:sz w:val="16"/>
                <w:szCs w:val="16"/>
              </w:rPr>
              <w:t>SVS-REQ-308665/B-SVSServer SVSInterfaceClient CCS settings priority</w:t>
            </w:r>
          </w:p>
        </w:tc>
        <w:tc>
          <w:tcPr>
            <w:tcW w:w="5911" w:type="dxa"/>
            <w:tcBorders>
              <w:top w:val="single" w:sz="6" w:space="0" w:color="auto"/>
              <w:left w:val="single" w:sz="6" w:space="0" w:color="auto"/>
              <w:bottom w:val="single" w:sz="6" w:space="0" w:color="auto"/>
              <w:right w:val="single" w:sz="6" w:space="0" w:color="auto"/>
            </w:tcBorders>
          </w:tcPr>
          <w:p w14:paraId="0E3E24AA" w14:textId="77777777" w:rsidR="00F30367" w:rsidRPr="00913EF0" w:rsidRDefault="00B113DE" w:rsidP="00F30367">
            <w:pPr>
              <w:rPr>
                <w:sz w:val="16"/>
                <w:szCs w:val="16"/>
              </w:rPr>
            </w:pPr>
            <w:r w:rsidRPr="00913EF0">
              <w:rPr>
                <w:sz w:val="16"/>
                <w:szCs w:val="16"/>
              </w:rPr>
              <w:t>MBORREL4: Updated content</w:t>
            </w:r>
          </w:p>
        </w:tc>
      </w:tr>
      <w:tr w:rsidR="00F30367" w:rsidRPr="00C016A4" w14:paraId="49E3A04F" w14:textId="77777777" w:rsidTr="00F30367">
        <w:trPr>
          <w:trHeight w:val="245"/>
          <w:jc w:val="center"/>
        </w:trPr>
        <w:tc>
          <w:tcPr>
            <w:tcW w:w="1755" w:type="dxa"/>
            <w:tcBorders>
              <w:left w:val="single" w:sz="4" w:space="0" w:color="auto"/>
              <w:right w:val="single" w:sz="4" w:space="0" w:color="auto"/>
            </w:tcBorders>
          </w:tcPr>
          <w:p w14:paraId="102573C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D7121B" w14:textId="77777777" w:rsidR="00F30367" w:rsidRPr="00913EF0" w:rsidRDefault="00B113DE" w:rsidP="00F30367">
            <w:pPr>
              <w:rPr>
                <w:sz w:val="16"/>
                <w:szCs w:val="16"/>
              </w:rPr>
            </w:pPr>
            <w:r w:rsidRPr="00913EF0">
              <w:rPr>
                <w:sz w:val="16"/>
                <w:szCs w:val="16"/>
              </w:rPr>
              <w:t>STR-564456/B-Requirements</w:t>
            </w:r>
          </w:p>
        </w:tc>
        <w:tc>
          <w:tcPr>
            <w:tcW w:w="5911" w:type="dxa"/>
            <w:tcBorders>
              <w:top w:val="single" w:sz="6" w:space="0" w:color="auto"/>
              <w:left w:val="single" w:sz="6" w:space="0" w:color="auto"/>
              <w:bottom w:val="single" w:sz="6" w:space="0" w:color="auto"/>
              <w:right w:val="single" w:sz="6" w:space="0" w:color="auto"/>
            </w:tcBorders>
          </w:tcPr>
          <w:p w14:paraId="60DE4400" w14:textId="77777777" w:rsidR="00F30367" w:rsidRPr="00913EF0" w:rsidRDefault="00B113DE" w:rsidP="00F30367">
            <w:pPr>
              <w:rPr>
                <w:sz w:val="16"/>
                <w:szCs w:val="16"/>
              </w:rPr>
            </w:pPr>
            <w:r w:rsidRPr="00913EF0">
              <w:rPr>
                <w:sz w:val="16"/>
                <w:szCs w:val="16"/>
              </w:rPr>
              <w:t>MBORREL4: Removed REQ-321963. Added REQ-</w:t>
            </w:r>
          </w:p>
        </w:tc>
      </w:tr>
      <w:tr w:rsidR="00F30367" w:rsidRPr="00C016A4" w14:paraId="6FC5D494" w14:textId="77777777" w:rsidTr="00F30367">
        <w:trPr>
          <w:trHeight w:val="245"/>
          <w:jc w:val="center"/>
        </w:trPr>
        <w:tc>
          <w:tcPr>
            <w:tcW w:w="1755" w:type="dxa"/>
            <w:tcBorders>
              <w:left w:val="single" w:sz="4" w:space="0" w:color="auto"/>
              <w:right w:val="single" w:sz="4" w:space="0" w:color="auto"/>
            </w:tcBorders>
          </w:tcPr>
          <w:p w14:paraId="3C89D2D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6B2BCD" w14:textId="77777777" w:rsidR="00F30367" w:rsidRPr="00913EF0" w:rsidRDefault="00B113DE" w:rsidP="00F30367">
            <w:pPr>
              <w:rPr>
                <w:sz w:val="16"/>
                <w:szCs w:val="16"/>
              </w:rPr>
            </w:pPr>
            <w:r w:rsidRPr="00913EF0">
              <w:rPr>
                <w:sz w:val="16"/>
                <w:szCs w:val="16"/>
              </w:rPr>
              <w:t>SVS-REQ-328783/A-OTA Manager listen to SVS_THEFT_MODE_STATUS DID change</w:t>
            </w:r>
          </w:p>
        </w:tc>
        <w:tc>
          <w:tcPr>
            <w:tcW w:w="5911" w:type="dxa"/>
            <w:tcBorders>
              <w:top w:val="single" w:sz="6" w:space="0" w:color="auto"/>
              <w:left w:val="single" w:sz="6" w:space="0" w:color="auto"/>
              <w:bottom w:val="single" w:sz="6" w:space="0" w:color="auto"/>
              <w:right w:val="single" w:sz="6" w:space="0" w:color="auto"/>
            </w:tcBorders>
          </w:tcPr>
          <w:p w14:paraId="407BFDD6" w14:textId="77777777" w:rsidR="00F30367" w:rsidRPr="00913EF0" w:rsidRDefault="00B113DE" w:rsidP="00F30367">
            <w:pPr>
              <w:rPr>
                <w:sz w:val="16"/>
                <w:szCs w:val="16"/>
              </w:rPr>
            </w:pPr>
            <w:r w:rsidRPr="00913EF0">
              <w:rPr>
                <w:sz w:val="16"/>
                <w:szCs w:val="16"/>
              </w:rPr>
              <w:t>MBORREL4: New req.</w:t>
            </w:r>
          </w:p>
        </w:tc>
      </w:tr>
      <w:tr w:rsidR="00F30367" w:rsidRPr="00C016A4" w14:paraId="2B0BA320" w14:textId="77777777" w:rsidTr="00F30367">
        <w:trPr>
          <w:trHeight w:val="245"/>
          <w:jc w:val="center"/>
        </w:trPr>
        <w:tc>
          <w:tcPr>
            <w:tcW w:w="1755" w:type="dxa"/>
            <w:tcBorders>
              <w:left w:val="single" w:sz="4" w:space="0" w:color="auto"/>
              <w:right w:val="single" w:sz="4" w:space="0" w:color="auto"/>
            </w:tcBorders>
          </w:tcPr>
          <w:p w14:paraId="137929C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457703" w14:textId="77777777" w:rsidR="00F30367" w:rsidRPr="00913EF0" w:rsidRDefault="00B113DE" w:rsidP="00F30367">
            <w:pPr>
              <w:rPr>
                <w:sz w:val="16"/>
                <w:szCs w:val="16"/>
              </w:rPr>
            </w:pPr>
            <w:r w:rsidRPr="00913EF0">
              <w:rPr>
                <w:sz w:val="16"/>
                <w:szCs w:val="16"/>
              </w:rPr>
              <w:t>SVS-REQ-328784/A-Restriction of Dynamic Over the Air Update</w:t>
            </w:r>
          </w:p>
        </w:tc>
        <w:tc>
          <w:tcPr>
            <w:tcW w:w="5911" w:type="dxa"/>
            <w:tcBorders>
              <w:top w:val="single" w:sz="6" w:space="0" w:color="auto"/>
              <w:left w:val="single" w:sz="6" w:space="0" w:color="auto"/>
              <w:bottom w:val="single" w:sz="6" w:space="0" w:color="auto"/>
              <w:right w:val="single" w:sz="6" w:space="0" w:color="auto"/>
            </w:tcBorders>
          </w:tcPr>
          <w:p w14:paraId="45F38A40" w14:textId="77777777" w:rsidR="00F30367" w:rsidRPr="00913EF0" w:rsidRDefault="00B113DE" w:rsidP="00F30367">
            <w:pPr>
              <w:rPr>
                <w:sz w:val="16"/>
                <w:szCs w:val="16"/>
              </w:rPr>
            </w:pPr>
            <w:r w:rsidRPr="00913EF0">
              <w:rPr>
                <w:sz w:val="16"/>
                <w:szCs w:val="16"/>
              </w:rPr>
              <w:t>MBORREL4: New req.</w:t>
            </w:r>
          </w:p>
        </w:tc>
      </w:tr>
      <w:tr w:rsidR="00F30367" w:rsidRPr="00C016A4" w14:paraId="0DCC8E50" w14:textId="77777777" w:rsidTr="00F30367">
        <w:trPr>
          <w:trHeight w:val="245"/>
          <w:jc w:val="center"/>
        </w:trPr>
        <w:tc>
          <w:tcPr>
            <w:tcW w:w="1755" w:type="dxa"/>
            <w:tcBorders>
              <w:left w:val="single" w:sz="4" w:space="0" w:color="auto"/>
              <w:right w:val="single" w:sz="4" w:space="0" w:color="auto"/>
            </w:tcBorders>
          </w:tcPr>
          <w:p w14:paraId="787DCF5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88898A" w14:textId="77777777" w:rsidR="00F30367" w:rsidRPr="00913EF0" w:rsidRDefault="00B113DE" w:rsidP="00F30367">
            <w:pPr>
              <w:rPr>
                <w:sz w:val="16"/>
                <w:szCs w:val="16"/>
              </w:rPr>
            </w:pPr>
            <w:r w:rsidRPr="00913EF0">
              <w:rPr>
                <w:sz w:val="16"/>
                <w:szCs w:val="16"/>
              </w:rPr>
              <w:t>SVS-REQ-321964/B-Over the Air Update Scheduled Time Postponed</w:t>
            </w:r>
          </w:p>
        </w:tc>
        <w:tc>
          <w:tcPr>
            <w:tcW w:w="5911" w:type="dxa"/>
            <w:tcBorders>
              <w:top w:val="single" w:sz="6" w:space="0" w:color="auto"/>
              <w:left w:val="single" w:sz="6" w:space="0" w:color="auto"/>
              <w:bottom w:val="single" w:sz="6" w:space="0" w:color="auto"/>
              <w:right w:val="single" w:sz="6" w:space="0" w:color="auto"/>
            </w:tcBorders>
          </w:tcPr>
          <w:p w14:paraId="4A111E84" w14:textId="77777777" w:rsidR="00F30367" w:rsidRPr="00913EF0" w:rsidRDefault="00B113DE" w:rsidP="00F30367">
            <w:pPr>
              <w:rPr>
                <w:sz w:val="16"/>
                <w:szCs w:val="16"/>
              </w:rPr>
            </w:pPr>
            <w:r w:rsidRPr="00913EF0">
              <w:rPr>
                <w:sz w:val="16"/>
                <w:szCs w:val="16"/>
              </w:rPr>
              <w:t>MBORREL4: Updated req title and content</w:t>
            </w:r>
          </w:p>
        </w:tc>
      </w:tr>
      <w:tr w:rsidR="00F30367" w:rsidRPr="00C016A4" w14:paraId="567B099B" w14:textId="77777777" w:rsidTr="00F30367">
        <w:trPr>
          <w:trHeight w:val="245"/>
          <w:jc w:val="center"/>
        </w:trPr>
        <w:tc>
          <w:tcPr>
            <w:tcW w:w="1755" w:type="dxa"/>
            <w:tcBorders>
              <w:left w:val="single" w:sz="4" w:space="0" w:color="auto"/>
              <w:right w:val="single" w:sz="4" w:space="0" w:color="auto"/>
            </w:tcBorders>
          </w:tcPr>
          <w:p w14:paraId="7B7C5D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0F06BF" w14:textId="77777777" w:rsidR="00F30367" w:rsidRPr="00913EF0" w:rsidRDefault="00B113DE" w:rsidP="00F30367">
            <w:pPr>
              <w:rPr>
                <w:sz w:val="16"/>
                <w:szCs w:val="16"/>
              </w:rPr>
            </w:pPr>
            <w:r w:rsidRPr="00913EF0">
              <w:rPr>
                <w:sz w:val="16"/>
                <w:szCs w:val="16"/>
              </w:rPr>
              <w:t>SVS-REQ-321965/B-Non-Interruptible OTA activity In-Progress</w:t>
            </w:r>
          </w:p>
        </w:tc>
        <w:tc>
          <w:tcPr>
            <w:tcW w:w="5911" w:type="dxa"/>
            <w:tcBorders>
              <w:top w:val="single" w:sz="6" w:space="0" w:color="auto"/>
              <w:left w:val="single" w:sz="6" w:space="0" w:color="auto"/>
              <w:bottom w:val="single" w:sz="6" w:space="0" w:color="auto"/>
              <w:right w:val="single" w:sz="6" w:space="0" w:color="auto"/>
            </w:tcBorders>
          </w:tcPr>
          <w:p w14:paraId="7482BC34" w14:textId="77777777" w:rsidR="00F30367" w:rsidRPr="00913EF0" w:rsidRDefault="00B113DE" w:rsidP="00F30367">
            <w:pPr>
              <w:rPr>
                <w:sz w:val="16"/>
                <w:szCs w:val="16"/>
              </w:rPr>
            </w:pPr>
            <w:r w:rsidRPr="00913EF0">
              <w:rPr>
                <w:sz w:val="16"/>
                <w:szCs w:val="16"/>
              </w:rPr>
              <w:t>MBORREL4: Updated req title and content</w:t>
            </w:r>
          </w:p>
        </w:tc>
      </w:tr>
      <w:tr w:rsidR="00F30367" w:rsidRPr="00C016A4" w14:paraId="4A51B313" w14:textId="77777777" w:rsidTr="00F30367">
        <w:trPr>
          <w:trHeight w:val="245"/>
          <w:jc w:val="center"/>
        </w:trPr>
        <w:tc>
          <w:tcPr>
            <w:tcW w:w="1755" w:type="dxa"/>
            <w:tcBorders>
              <w:left w:val="single" w:sz="4" w:space="0" w:color="auto"/>
              <w:right w:val="single" w:sz="4" w:space="0" w:color="auto"/>
            </w:tcBorders>
          </w:tcPr>
          <w:p w14:paraId="492C5CB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EED245" w14:textId="77777777" w:rsidR="00F30367" w:rsidRPr="00913EF0" w:rsidRDefault="00B113DE" w:rsidP="00F30367">
            <w:pPr>
              <w:rPr>
                <w:sz w:val="16"/>
                <w:szCs w:val="16"/>
              </w:rPr>
            </w:pPr>
            <w:r w:rsidRPr="00913EF0">
              <w:rPr>
                <w:sz w:val="16"/>
                <w:szCs w:val="16"/>
              </w:rPr>
              <w:t>SVS-UC-REQ-326481/B-Master Reset/Feature Reset blocking upon Theft Mode Activation</w:t>
            </w:r>
          </w:p>
        </w:tc>
        <w:tc>
          <w:tcPr>
            <w:tcW w:w="5911" w:type="dxa"/>
            <w:tcBorders>
              <w:top w:val="single" w:sz="6" w:space="0" w:color="auto"/>
              <w:left w:val="single" w:sz="6" w:space="0" w:color="auto"/>
              <w:bottom w:val="single" w:sz="6" w:space="0" w:color="auto"/>
              <w:right w:val="single" w:sz="6" w:space="0" w:color="auto"/>
            </w:tcBorders>
          </w:tcPr>
          <w:p w14:paraId="76057475" w14:textId="77777777" w:rsidR="00F30367" w:rsidRPr="00913EF0" w:rsidRDefault="00B113DE" w:rsidP="00F30367">
            <w:pPr>
              <w:rPr>
                <w:sz w:val="16"/>
                <w:szCs w:val="16"/>
              </w:rPr>
            </w:pPr>
            <w:r w:rsidRPr="00913EF0">
              <w:rPr>
                <w:sz w:val="16"/>
                <w:szCs w:val="16"/>
              </w:rPr>
              <w:t>MBORREL4: Updated precondition "inactive"</w:t>
            </w:r>
          </w:p>
        </w:tc>
      </w:tr>
      <w:tr w:rsidR="00F30367" w:rsidRPr="00C016A4" w14:paraId="4606A3E8" w14:textId="77777777" w:rsidTr="00F30367">
        <w:trPr>
          <w:trHeight w:val="245"/>
          <w:jc w:val="center"/>
        </w:trPr>
        <w:tc>
          <w:tcPr>
            <w:tcW w:w="1755" w:type="dxa"/>
            <w:tcBorders>
              <w:left w:val="single" w:sz="4" w:space="0" w:color="auto"/>
              <w:right w:val="single" w:sz="4" w:space="0" w:color="auto"/>
            </w:tcBorders>
          </w:tcPr>
          <w:p w14:paraId="3B4FC26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E2F0B1" w14:textId="77777777" w:rsidR="00F30367" w:rsidRPr="00913EF0" w:rsidRDefault="00B113DE" w:rsidP="00F30367">
            <w:pPr>
              <w:rPr>
                <w:sz w:val="16"/>
                <w:szCs w:val="16"/>
              </w:rPr>
            </w:pPr>
            <w:r w:rsidRPr="00913EF0">
              <w:rPr>
                <w:sz w:val="16"/>
                <w:szCs w:val="16"/>
              </w:rPr>
              <w:t>SVS-UC-REQ-326827/B-Master Reset/Feature Reset unblock upon Theft Mode Deactivation</w:t>
            </w:r>
          </w:p>
        </w:tc>
        <w:tc>
          <w:tcPr>
            <w:tcW w:w="5911" w:type="dxa"/>
            <w:tcBorders>
              <w:top w:val="single" w:sz="6" w:space="0" w:color="auto"/>
              <w:left w:val="single" w:sz="6" w:space="0" w:color="auto"/>
              <w:bottom w:val="single" w:sz="6" w:space="0" w:color="auto"/>
              <w:right w:val="single" w:sz="6" w:space="0" w:color="auto"/>
            </w:tcBorders>
          </w:tcPr>
          <w:p w14:paraId="0638A460" w14:textId="77777777" w:rsidR="00F30367" w:rsidRPr="00913EF0" w:rsidRDefault="00B113DE" w:rsidP="00F30367">
            <w:pPr>
              <w:rPr>
                <w:sz w:val="16"/>
                <w:szCs w:val="16"/>
              </w:rPr>
            </w:pPr>
            <w:r w:rsidRPr="00913EF0">
              <w:rPr>
                <w:sz w:val="16"/>
                <w:szCs w:val="16"/>
              </w:rPr>
              <w:t>MBORREL4: Corrected spelling error</w:t>
            </w:r>
          </w:p>
        </w:tc>
      </w:tr>
      <w:tr w:rsidR="00F30367" w:rsidRPr="00C016A4" w14:paraId="28873E71" w14:textId="77777777" w:rsidTr="00F30367">
        <w:trPr>
          <w:trHeight w:val="245"/>
          <w:jc w:val="center"/>
        </w:trPr>
        <w:tc>
          <w:tcPr>
            <w:tcW w:w="1755" w:type="dxa"/>
            <w:tcBorders>
              <w:left w:val="single" w:sz="4" w:space="0" w:color="auto"/>
              <w:right w:val="single" w:sz="4" w:space="0" w:color="auto"/>
            </w:tcBorders>
          </w:tcPr>
          <w:p w14:paraId="07CADB7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532CF2" w14:textId="77777777" w:rsidR="00F30367" w:rsidRPr="00913EF0" w:rsidRDefault="00B113DE" w:rsidP="00F30367">
            <w:pPr>
              <w:rPr>
                <w:sz w:val="16"/>
                <w:szCs w:val="16"/>
              </w:rPr>
            </w:pPr>
            <w:r w:rsidRPr="00913EF0">
              <w:rPr>
                <w:sz w:val="16"/>
                <w:szCs w:val="16"/>
              </w:rPr>
              <w:t>SVS-REQ-306499/D-SVS and WIR / IPPT</w:t>
            </w:r>
          </w:p>
        </w:tc>
        <w:tc>
          <w:tcPr>
            <w:tcW w:w="5911" w:type="dxa"/>
            <w:tcBorders>
              <w:top w:val="single" w:sz="6" w:space="0" w:color="auto"/>
              <w:left w:val="single" w:sz="6" w:space="0" w:color="auto"/>
              <w:bottom w:val="single" w:sz="6" w:space="0" w:color="auto"/>
              <w:right w:val="single" w:sz="6" w:space="0" w:color="auto"/>
            </w:tcBorders>
          </w:tcPr>
          <w:p w14:paraId="6DEFEDEB" w14:textId="77777777" w:rsidR="00F30367" w:rsidRPr="00913EF0" w:rsidRDefault="00B113DE" w:rsidP="00F30367">
            <w:pPr>
              <w:rPr>
                <w:sz w:val="16"/>
                <w:szCs w:val="16"/>
              </w:rPr>
            </w:pPr>
            <w:r w:rsidRPr="00913EF0">
              <w:rPr>
                <w:sz w:val="16"/>
                <w:szCs w:val="16"/>
              </w:rPr>
              <w:t>MBORREL4: Updated SVSServer</w:t>
            </w:r>
          </w:p>
        </w:tc>
      </w:tr>
      <w:tr w:rsidR="00F30367" w:rsidRPr="00C016A4" w14:paraId="0B58F49E" w14:textId="77777777" w:rsidTr="00F30367">
        <w:trPr>
          <w:trHeight w:val="245"/>
          <w:jc w:val="center"/>
        </w:trPr>
        <w:tc>
          <w:tcPr>
            <w:tcW w:w="1755" w:type="dxa"/>
            <w:tcBorders>
              <w:left w:val="single" w:sz="4" w:space="0" w:color="auto"/>
              <w:right w:val="single" w:sz="4" w:space="0" w:color="auto"/>
            </w:tcBorders>
          </w:tcPr>
          <w:p w14:paraId="6773487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CAF1D9F" w14:textId="77777777" w:rsidR="00F30367" w:rsidRPr="00913EF0" w:rsidRDefault="00B113DE" w:rsidP="00F30367">
            <w:pPr>
              <w:rPr>
                <w:sz w:val="16"/>
                <w:szCs w:val="16"/>
              </w:rPr>
            </w:pPr>
            <w:r w:rsidRPr="00913EF0">
              <w:rPr>
                <w:sz w:val="16"/>
                <w:szCs w:val="16"/>
              </w:rPr>
              <w:t>SVS-REQ-306500/D-SVS and WIR intent</w:t>
            </w:r>
          </w:p>
        </w:tc>
        <w:tc>
          <w:tcPr>
            <w:tcW w:w="5911" w:type="dxa"/>
            <w:tcBorders>
              <w:top w:val="single" w:sz="6" w:space="0" w:color="auto"/>
              <w:left w:val="single" w:sz="6" w:space="0" w:color="auto"/>
              <w:bottom w:val="single" w:sz="6" w:space="0" w:color="auto"/>
              <w:right w:val="single" w:sz="6" w:space="0" w:color="auto"/>
            </w:tcBorders>
          </w:tcPr>
          <w:p w14:paraId="75103F4A" w14:textId="77777777" w:rsidR="00F30367" w:rsidRPr="00913EF0" w:rsidRDefault="00B113DE" w:rsidP="00F30367">
            <w:pPr>
              <w:rPr>
                <w:sz w:val="16"/>
                <w:szCs w:val="16"/>
              </w:rPr>
            </w:pPr>
            <w:r w:rsidRPr="00913EF0">
              <w:rPr>
                <w:sz w:val="16"/>
                <w:szCs w:val="16"/>
              </w:rPr>
              <w:t>MBORREL4: Updated SVSServer</w:t>
            </w:r>
          </w:p>
        </w:tc>
      </w:tr>
      <w:tr w:rsidR="00F30367" w:rsidRPr="00C016A4" w14:paraId="31184ADF" w14:textId="77777777" w:rsidTr="00F30367">
        <w:trPr>
          <w:trHeight w:val="245"/>
          <w:jc w:val="center"/>
        </w:trPr>
        <w:tc>
          <w:tcPr>
            <w:tcW w:w="1755" w:type="dxa"/>
            <w:tcBorders>
              <w:left w:val="single" w:sz="4" w:space="0" w:color="auto"/>
              <w:right w:val="single" w:sz="4" w:space="0" w:color="auto"/>
            </w:tcBorders>
          </w:tcPr>
          <w:p w14:paraId="6EAD194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AEB3E0" w14:textId="77777777" w:rsidR="00F30367" w:rsidRPr="00913EF0" w:rsidRDefault="00B113DE" w:rsidP="00F30367">
            <w:pPr>
              <w:rPr>
                <w:sz w:val="16"/>
                <w:szCs w:val="16"/>
              </w:rPr>
            </w:pPr>
            <w:r w:rsidRPr="00913EF0">
              <w:rPr>
                <w:sz w:val="16"/>
                <w:szCs w:val="16"/>
              </w:rPr>
              <w:t>SVS-REQ-306501/B-GRPC token storage received from IPPT</w:t>
            </w:r>
          </w:p>
        </w:tc>
        <w:tc>
          <w:tcPr>
            <w:tcW w:w="5911" w:type="dxa"/>
            <w:tcBorders>
              <w:top w:val="single" w:sz="6" w:space="0" w:color="auto"/>
              <w:left w:val="single" w:sz="6" w:space="0" w:color="auto"/>
              <w:bottom w:val="single" w:sz="6" w:space="0" w:color="auto"/>
              <w:right w:val="single" w:sz="6" w:space="0" w:color="auto"/>
            </w:tcBorders>
          </w:tcPr>
          <w:p w14:paraId="26374329" w14:textId="77777777" w:rsidR="00F30367" w:rsidRPr="00913EF0" w:rsidRDefault="00B113DE" w:rsidP="00F30367">
            <w:pPr>
              <w:rPr>
                <w:sz w:val="16"/>
                <w:szCs w:val="16"/>
              </w:rPr>
            </w:pPr>
            <w:r w:rsidRPr="00913EF0">
              <w:rPr>
                <w:sz w:val="16"/>
                <w:szCs w:val="16"/>
              </w:rPr>
              <w:t>MBORREL4: Changed name and req content</w:t>
            </w:r>
          </w:p>
        </w:tc>
      </w:tr>
      <w:tr w:rsidR="00F30367" w:rsidRPr="00C016A4" w14:paraId="689B22ED" w14:textId="77777777" w:rsidTr="00F30367">
        <w:trPr>
          <w:trHeight w:val="245"/>
          <w:jc w:val="center"/>
        </w:trPr>
        <w:tc>
          <w:tcPr>
            <w:tcW w:w="1755" w:type="dxa"/>
            <w:tcBorders>
              <w:left w:val="single" w:sz="4" w:space="0" w:color="auto"/>
              <w:right w:val="single" w:sz="4" w:space="0" w:color="auto"/>
            </w:tcBorders>
          </w:tcPr>
          <w:p w14:paraId="0BFD28B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1027A3" w14:textId="77777777" w:rsidR="00F30367" w:rsidRPr="00913EF0" w:rsidRDefault="00B113DE" w:rsidP="00F30367">
            <w:pPr>
              <w:rPr>
                <w:sz w:val="16"/>
                <w:szCs w:val="16"/>
              </w:rPr>
            </w:pPr>
            <w:r w:rsidRPr="00913EF0">
              <w:rPr>
                <w:sz w:val="16"/>
                <w:szCs w:val="16"/>
              </w:rPr>
              <w:t>STR-530455/B-FTCP</w:t>
            </w:r>
          </w:p>
        </w:tc>
        <w:tc>
          <w:tcPr>
            <w:tcW w:w="5911" w:type="dxa"/>
            <w:tcBorders>
              <w:top w:val="single" w:sz="6" w:space="0" w:color="auto"/>
              <w:left w:val="single" w:sz="6" w:space="0" w:color="auto"/>
              <w:bottom w:val="single" w:sz="6" w:space="0" w:color="auto"/>
              <w:right w:val="single" w:sz="6" w:space="0" w:color="auto"/>
            </w:tcBorders>
          </w:tcPr>
          <w:p w14:paraId="28CD574E" w14:textId="77777777" w:rsidR="00F30367" w:rsidRPr="00913EF0" w:rsidRDefault="00B113DE" w:rsidP="00F30367">
            <w:pPr>
              <w:rPr>
                <w:sz w:val="16"/>
                <w:szCs w:val="16"/>
              </w:rPr>
            </w:pPr>
            <w:r w:rsidRPr="00913EF0">
              <w:rPr>
                <w:sz w:val="16"/>
                <w:szCs w:val="16"/>
              </w:rPr>
              <w:t>MBORREL4: Removed REQ-306596</w:t>
            </w:r>
          </w:p>
        </w:tc>
      </w:tr>
      <w:tr w:rsidR="00F30367" w:rsidRPr="00C016A4" w14:paraId="2039865E" w14:textId="77777777" w:rsidTr="00F30367">
        <w:trPr>
          <w:trHeight w:val="245"/>
          <w:jc w:val="center"/>
        </w:trPr>
        <w:tc>
          <w:tcPr>
            <w:tcW w:w="1755" w:type="dxa"/>
            <w:tcBorders>
              <w:left w:val="single" w:sz="4" w:space="0" w:color="auto"/>
              <w:right w:val="single" w:sz="4" w:space="0" w:color="auto"/>
            </w:tcBorders>
          </w:tcPr>
          <w:p w14:paraId="2297C4E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698D7D" w14:textId="77777777" w:rsidR="00F30367" w:rsidRPr="00913EF0" w:rsidRDefault="00B113DE" w:rsidP="00F30367">
            <w:pPr>
              <w:rPr>
                <w:sz w:val="16"/>
                <w:szCs w:val="16"/>
              </w:rPr>
            </w:pPr>
            <w:r w:rsidRPr="00913EF0">
              <w:rPr>
                <w:sz w:val="16"/>
                <w:szCs w:val="16"/>
              </w:rPr>
              <w:t>SVS-UC-REQ-306595/D-Activate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7365B765" w14:textId="77777777" w:rsidR="00F30367" w:rsidRPr="00913EF0" w:rsidRDefault="00B113DE" w:rsidP="00F30367">
            <w:pPr>
              <w:rPr>
                <w:sz w:val="16"/>
                <w:szCs w:val="16"/>
              </w:rPr>
            </w:pPr>
            <w:r w:rsidRPr="00913EF0">
              <w:rPr>
                <w:sz w:val="16"/>
                <w:szCs w:val="16"/>
              </w:rPr>
              <w:t>MBORREL4: Changed req title</w:t>
            </w:r>
          </w:p>
        </w:tc>
      </w:tr>
      <w:tr w:rsidR="00F30367" w:rsidRPr="00C016A4" w14:paraId="27097FFF" w14:textId="77777777" w:rsidTr="00F30367">
        <w:trPr>
          <w:trHeight w:val="245"/>
          <w:jc w:val="center"/>
        </w:trPr>
        <w:tc>
          <w:tcPr>
            <w:tcW w:w="1755" w:type="dxa"/>
            <w:tcBorders>
              <w:left w:val="single" w:sz="4" w:space="0" w:color="auto"/>
              <w:right w:val="single" w:sz="4" w:space="0" w:color="auto"/>
            </w:tcBorders>
          </w:tcPr>
          <w:p w14:paraId="59E4948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2394E1" w14:textId="77777777" w:rsidR="00F30367" w:rsidRPr="00913EF0" w:rsidRDefault="00B113DE" w:rsidP="00F30367">
            <w:pPr>
              <w:rPr>
                <w:sz w:val="16"/>
                <w:szCs w:val="16"/>
              </w:rPr>
            </w:pPr>
            <w:r w:rsidRPr="00913EF0">
              <w:rPr>
                <w:sz w:val="16"/>
                <w:szCs w:val="16"/>
              </w:rPr>
              <w:t>SVS-UC-REQ-306597/D-Deactivate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3D13434C" w14:textId="77777777" w:rsidR="00F30367" w:rsidRPr="00913EF0" w:rsidRDefault="00B113DE" w:rsidP="00F30367">
            <w:pPr>
              <w:rPr>
                <w:sz w:val="16"/>
                <w:szCs w:val="16"/>
              </w:rPr>
            </w:pPr>
            <w:r w:rsidRPr="00913EF0">
              <w:rPr>
                <w:sz w:val="16"/>
                <w:szCs w:val="16"/>
              </w:rPr>
              <w:t>MBORREL4: Removed 30min precondition, changed to IGN On or Off</w:t>
            </w:r>
          </w:p>
        </w:tc>
      </w:tr>
      <w:tr w:rsidR="00F30367" w:rsidRPr="00C016A4" w14:paraId="583B19EC" w14:textId="77777777" w:rsidTr="00F30367">
        <w:trPr>
          <w:trHeight w:val="245"/>
          <w:jc w:val="center"/>
        </w:trPr>
        <w:tc>
          <w:tcPr>
            <w:tcW w:w="1755" w:type="dxa"/>
            <w:tcBorders>
              <w:left w:val="single" w:sz="4" w:space="0" w:color="auto"/>
              <w:right w:val="single" w:sz="4" w:space="0" w:color="auto"/>
            </w:tcBorders>
          </w:tcPr>
          <w:p w14:paraId="328014C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A91603" w14:textId="77777777" w:rsidR="00F30367" w:rsidRPr="00913EF0" w:rsidRDefault="00B113DE" w:rsidP="00F30367">
            <w:pPr>
              <w:rPr>
                <w:sz w:val="16"/>
                <w:szCs w:val="16"/>
              </w:rPr>
            </w:pPr>
            <w:r w:rsidRPr="00913EF0">
              <w:rPr>
                <w:sz w:val="16"/>
                <w:szCs w:val="16"/>
              </w:rPr>
              <w:t>SVS-UC-REQ-306598/D-Main battery supported theft mode response through GRPC</w:t>
            </w:r>
          </w:p>
        </w:tc>
        <w:tc>
          <w:tcPr>
            <w:tcW w:w="5911" w:type="dxa"/>
            <w:tcBorders>
              <w:top w:val="single" w:sz="6" w:space="0" w:color="auto"/>
              <w:left w:val="single" w:sz="6" w:space="0" w:color="auto"/>
              <w:bottom w:val="single" w:sz="6" w:space="0" w:color="auto"/>
              <w:right w:val="single" w:sz="6" w:space="0" w:color="auto"/>
            </w:tcBorders>
          </w:tcPr>
          <w:p w14:paraId="4FBE727E"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24DFD12F" w14:textId="77777777" w:rsidTr="00F30367">
        <w:trPr>
          <w:trHeight w:val="245"/>
          <w:jc w:val="center"/>
        </w:trPr>
        <w:tc>
          <w:tcPr>
            <w:tcW w:w="1755" w:type="dxa"/>
            <w:tcBorders>
              <w:left w:val="single" w:sz="4" w:space="0" w:color="auto"/>
              <w:right w:val="single" w:sz="4" w:space="0" w:color="auto"/>
            </w:tcBorders>
          </w:tcPr>
          <w:p w14:paraId="6E5E5DE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447733" w14:textId="77777777" w:rsidR="00F30367" w:rsidRPr="00913EF0" w:rsidRDefault="00B113DE" w:rsidP="00F30367">
            <w:pPr>
              <w:rPr>
                <w:sz w:val="16"/>
                <w:szCs w:val="16"/>
              </w:rPr>
            </w:pPr>
            <w:r w:rsidRPr="00913EF0">
              <w:rPr>
                <w:sz w:val="16"/>
                <w:szCs w:val="16"/>
              </w:rPr>
              <w:t>SVS-UC-REQ-306600/C-Theft Mode disabled response through GRPC</w:t>
            </w:r>
          </w:p>
        </w:tc>
        <w:tc>
          <w:tcPr>
            <w:tcW w:w="5911" w:type="dxa"/>
            <w:tcBorders>
              <w:top w:val="single" w:sz="6" w:space="0" w:color="auto"/>
              <w:left w:val="single" w:sz="6" w:space="0" w:color="auto"/>
              <w:bottom w:val="single" w:sz="6" w:space="0" w:color="auto"/>
              <w:right w:val="single" w:sz="6" w:space="0" w:color="auto"/>
            </w:tcBorders>
          </w:tcPr>
          <w:p w14:paraId="1E9DC01D"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59591E9C" w14:textId="77777777" w:rsidTr="00F30367">
        <w:trPr>
          <w:trHeight w:val="245"/>
          <w:jc w:val="center"/>
        </w:trPr>
        <w:tc>
          <w:tcPr>
            <w:tcW w:w="1755" w:type="dxa"/>
            <w:tcBorders>
              <w:left w:val="single" w:sz="4" w:space="0" w:color="auto"/>
              <w:right w:val="single" w:sz="4" w:space="0" w:color="auto"/>
            </w:tcBorders>
          </w:tcPr>
          <w:p w14:paraId="3968B7D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617CB0" w14:textId="77777777" w:rsidR="00F30367" w:rsidRPr="00913EF0" w:rsidRDefault="00B113DE" w:rsidP="00F30367">
            <w:pPr>
              <w:rPr>
                <w:sz w:val="16"/>
                <w:szCs w:val="16"/>
              </w:rPr>
            </w:pPr>
            <w:r w:rsidRPr="00913EF0">
              <w:rPr>
                <w:sz w:val="16"/>
                <w:szCs w:val="16"/>
              </w:rPr>
              <w:t>SVS-UC-REQ-306601/D-SVSServer Data Logging Ignition OFF</w:t>
            </w:r>
          </w:p>
        </w:tc>
        <w:tc>
          <w:tcPr>
            <w:tcW w:w="5911" w:type="dxa"/>
            <w:tcBorders>
              <w:top w:val="single" w:sz="6" w:space="0" w:color="auto"/>
              <w:left w:val="single" w:sz="6" w:space="0" w:color="auto"/>
              <w:bottom w:val="single" w:sz="6" w:space="0" w:color="auto"/>
              <w:right w:val="single" w:sz="6" w:space="0" w:color="auto"/>
            </w:tcBorders>
          </w:tcPr>
          <w:p w14:paraId="13F92DA7"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3F66D66E" w14:textId="77777777" w:rsidTr="00F30367">
        <w:trPr>
          <w:trHeight w:val="245"/>
          <w:jc w:val="center"/>
        </w:trPr>
        <w:tc>
          <w:tcPr>
            <w:tcW w:w="1755" w:type="dxa"/>
            <w:tcBorders>
              <w:left w:val="single" w:sz="4" w:space="0" w:color="auto"/>
              <w:right w:val="single" w:sz="4" w:space="0" w:color="auto"/>
            </w:tcBorders>
          </w:tcPr>
          <w:p w14:paraId="4AF81B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B506B62" w14:textId="77777777" w:rsidR="00F30367" w:rsidRPr="00913EF0" w:rsidRDefault="00B113DE" w:rsidP="00F30367">
            <w:pPr>
              <w:rPr>
                <w:sz w:val="16"/>
                <w:szCs w:val="16"/>
              </w:rPr>
            </w:pPr>
            <w:r w:rsidRPr="00913EF0">
              <w:rPr>
                <w:sz w:val="16"/>
                <w:szCs w:val="16"/>
              </w:rPr>
              <w:t>SVS-UC-REQ-306602/D-SVSServer send Failure and Retries</w:t>
            </w:r>
          </w:p>
        </w:tc>
        <w:tc>
          <w:tcPr>
            <w:tcW w:w="5911" w:type="dxa"/>
            <w:tcBorders>
              <w:top w:val="single" w:sz="6" w:space="0" w:color="auto"/>
              <w:left w:val="single" w:sz="6" w:space="0" w:color="auto"/>
              <w:bottom w:val="single" w:sz="6" w:space="0" w:color="auto"/>
              <w:right w:val="single" w:sz="6" w:space="0" w:color="auto"/>
            </w:tcBorders>
          </w:tcPr>
          <w:p w14:paraId="47346080" w14:textId="77777777" w:rsidR="00F30367" w:rsidRPr="00913EF0" w:rsidRDefault="00B113DE" w:rsidP="00F30367">
            <w:pPr>
              <w:rPr>
                <w:sz w:val="16"/>
                <w:szCs w:val="16"/>
              </w:rPr>
            </w:pPr>
            <w:r w:rsidRPr="00913EF0">
              <w:rPr>
                <w:sz w:val="16"/>
                <w:szCs w:val="16"/>
              </w:rPr>
              <w:t>MBORREL4: Updated precondition, Ignition On or Off</w:t>
            </w:r>
          </w:p>
        </w:tc>
      </w:tr>
      <w:tr w:rsidR="00F30367" w:rsidRPr="00C016A4" w14:paraId="7909ED88" w14:textId="77777777" w:rsidTr="00F30367">
        <w:trPr>
          <w:trHeight w:val="245"/>
          <w:jc w:val="center"/>
        </w:trPr>
        <w:tc>
          <w:tcPr>
            <w:tcW w:w="1755" w:type="dxa"/>
            <w:tcBorders>
              <w:left w:val="single" w:sz="4" w:space="0" w:color="auto"/>
              <w:right w:val="single" w:sz="4" w:space="0" w:color="auto"/>
            </w:tcBorders>
          </w:tcPr>
          <w:p w14:paraId="673D22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555851" w14:textId="77777777" w:rsidR="00F30367" w:rsidRPr="00913EF0" w:rsidRDefault="00B113DE" w:rsidP="00F30367">
            <w:pPr>
              <w:rPr>
                <w:sz w:val="16"/>
                <w:szCs w:val="16"/>
              </w:rPr>
            </w:pPr>
            <w:r w:rsidRPr="00913EF0">
              <w:rPr>
                <w:sz w:val="16"/>
                <w:szCs w:val="16"/>
              </w:rPr>
              <w:t>SVS-ACT-REQ-310864/C-GNSS/Cellular Time Sharing</w:t>
            </w:r>
          </w:p>
        </w:tc>
        <w:tc>
          <w:tcPr>
            <w:tcW w:w="5911" w:type="dxa"/>
            <w:tcBorders>
              <w:top w:val="single" w:sz="6" w:space="0" w:color="auto"/>
              <w:left w:val="single" w:sz="6" w:space="0" w:color="auto"/>
              <w:bottom w:val="single" w:sz="6" w:space="0" w:color="auto"/>
              <w:right w:val="single" w:sz="6" w:space="0" w:color="auto"/>
            </w:tcBorders>
          </w:tcPr>
          <w:p w14:paraId="7829DCD6" w14:textId="77777777" w:rsidR="00F30367" w:rsidRPr="00913EF0" w:rsidRDefault="00B113DE" w:rsidP="00F30367">
            <w:pPr>
              <w:rPr>
                <w:sz w:val="16"/>
                <w:szCs w:val="16"/>
              </w:rPr>
            </w:pPr>
            <w:r w:rsidRPr="00913EF0">
              <w:rPr>
                <w:sz w:val="16"/>
                <w:szCs w:val="16"/>
              </w:rPr>
              <w:t>MBORREL4: Updated diagram</w:t>
            </w:r>
          </w:p>
        </w:tc>
      </w:tr>
      <w:tr w:rsidR="00F30367" w:rsidRPr="00C016A4" w14:paraId="20972B5A" w14:textId="77777777" w:rsidTr="00F30367">
        <w:trPr>
          <w:trHeight w:val="245"/>
          <w:jc w:val="center"/>
        </w:trPr>
        <w:tc>
          <w:tcPr>
            <w:tcW w:w="1755" w:type="dxa"/>
            <w:tcBorders>
              <w:left w:val="single" w:sz="4" w:space="0" w:color="auto"/>
              <w:right w:val="single" w:sz="4" w:space="0" w:color="auto"/>
            </w:tcBorders>
          </w:tcPr>
          <w:p w14:paraId="0CEA7A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7A03E7" w14:textId="77777777" w:rsidR="00F30367" w:rsidRPr="00913EF0" w:rsidRDefault="00B113DE" w:rsidP="00F30367">
            <w:pPr>
              <w:rPr>
                <w:sz w:val="16"/>
                <w:szCs w:val="16"/>
              </w:rPr>
            </w:pPr>
            <w:r w:rsidRPr="00913EF0">
              <w:rPr>
                <w:sz w:val="16"/>
                <w:szCs w:val="16"/>
              </w:rPr>
              <w:t>STR-555424/B-Requirements</w:t>
            </w:r>
          </w:p>
        </w:tc>
        <w:tc>
          <w:tcPr>
            <w:tcW w:w="5911" w:type="dxa"/>
            <w:tcBorders>
              <w:top w:val="single" w:sz="6" w:space="0" w:color="auto"/>
              <w:left w:val="single" w:sz="6" w:space="0" w:color="auto"/>
              <w:bottom w:val="single" w:sz="6" w:space="0" w:color="auto"/>
              <w:right w:val="single" w:sz="6" w:space="0" w:color="auto"/>
            </w:tcBorders>
          </w:tcPr>
          <w:p w14:paraId="55F484CA" w14:textId="77777777" w:rsidR="00F30367" w:rsidRPr="00913EF0" w:rsidRDefault="00B113DE" w:rsidP="00F30367">
            <w:pPr>
              <w:rPr>
                <w:sz w:val="16"/>
                <w:szCs w:val="16"/>
              </w:rPr>
            </w:pPr>
            <w:r w:rsidRPr="00913EF0">
              <w:rPr>
                <w:sz w:val="16"/>
                <w:szCs w:val="16"/>
              </w:rPr>
              <w:t>MBORREL4: Removed REQ-325687. Added REQ-325761-765 &amp; REQ-326499 from acc. alert section. Added 328785-788, 328990-999, REQ-329001, REQ-329008, REQ-329374, REQ-329640</w:t>
            </w:r>
          </w:p>
        </w:tc>
      </w:tr>
      <w:tr w:rsidR="00F30367" w:rsidRPr="00C016A4" w14:paraId="3655D40D" w14:textId="77777777" w:rsidTr="00F30367">
        <w:trPr>
          <w:trHeight w:val="245"/>
          <w:jc w:val="center"/>
        </w:trPr>
        <w:tc>
          <w:tcPr>
            <w:tcW w:w="1755" w:type="dxa"/>
            <w:tcBorders>
              <w:left w:val="single" w:sz="4" w:space="0" w:color="auto"/>
              <w:right w:val="single" w:sz="4" w:space="0" w:color="auto"/>
            </w:tcBorders>
          </w:tcPr>
          <w:p w14:paraId="6266D9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BBEA6C" w14:textId="77777777" w:rsidR="00F30367" w:rsidRPr="00913EF0" w:rsidRDefault="00B113DE" w:rsidP="00F30367">
            <w:pPr>
              <w:rPr>
                <w:sz w:val="16"/>
                <w:szCs w:val="16"/>
              </w:rPr>
            </w:pPr>
            <w:r w:rsidRPr="00913EF0">
              <w:rPr>
                <w:sz w:val="16"/>
                <w:szCs w:val="16"/>
              </w:rPr>
              <w:t>SVS-REQ-325683/B-SVSOnBoardClient Wakeup by CAN signal in ignition “OFF”</w:t>
            </w:r>
          </w:p>
        </w:tc>
        <w:tc>
          <w:tcPr>
            <w:tcW w:w="5911" w:type="dxa"/>
            <w:tcBorders>
              <w:top w:val="single" w:sz="6" w:space="0" w:color="auto"/>
              <w:left w:val="single" w:sz="6" w:space="0" w:color="auto"/>
              <w:bottom w:val="single" w:sz="6" w:space="0" w:color="auto"/>
              <w:right w:val="single" w:sz="6" w:space="0" w:color="auto"/>
            </w:tcBorders>
          </w:tcPr>
          <w:p w14:paraId="2A1D0502" w14:textId="77777777" w:rsidR="00F30367" w:rsidRPr="00913EF0" w:rsidRDefault="00B113DE" w:rsidP="00F30367">
            <w:pPr>
              <w:rPr>
                <w:sz w:val="16"/>
                <w:szCs w:val="16"/>
              </w:rPr>
            </w:pPr>
            <w:r w:rsidRPr="00913EF0">
              <w:rPr>
                <w:sz w:val="16"/>
                <w:szCs w:val="16"/>
              </w:rPr>
              <w:t>MBORREL4: Updated title</w:t>
            </w:r>
          </w:p>
        </w:tc>
      </w:tr>
      <w:tr w:rsidR="00F30367" w:rsidRPr="00C016A4" w14:paraId="1FEFFE2D" w14:textId="77777777" w:rsidTr="00F30367">
        <w:trPr>
          <w:trHeight w:val="245"/>
          <w:jc w:val="center"/>
        </w:trPr>
        <w:tc>
          <w:tcPr>
            <w:tcW w:w="1755" w:type="dxa"/>
            <w:tcBorders>
              <w:left w:val="single" w:sz="4" w:space="0" w:color="auto"/>
              <w:right w:val="single" w:sz="4" w:space="0" w:color="auto"/>
            </w:tcBorders>
          </w:tcPr>
          <w:p w14:paraId="15B4C4A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E8EA8C" w14:textId="77777777" w:rsidR="00F30367" w:rsidRPr="00913EF0" w:rsidRDefault="00B113DE" w:rsidP="00F30367">
            <w:pPr>
              <w:rPr>
                <w:sz w:val="16"/>
                <w:szCs w:val="16"/>
              </w:rPr>
            </w:pPr>
            <w:r w:rsidRPr="00913EF0">
              <w:rPr>
                <w:sz w:val="16"/>
                <w:szCs w:val="16"/>
              </w:rPr>
              <w:t>SVS-REQ-325684/B-SVSServer Wakeup by accelerometer in ignition “OFF”</w:t>
            </w:r>
          </w:p>
        </w:tc>
        <w:tc>
          <w:tcPr>
            <w:tcW w:w="5911" w:type="dxa"/>
            <w:tcBorders>
              <w:top w:val="single" w:sz="6" w:space="0" w:color="auto"/>
              <w:left w:val="single" w:sz="6" w:space="0" w:color="auto"/>
              <w:bottom w:val="single" w:sz="6" w:space="0" w:color="auto"/>
              <w:right w:val="single" w:sz="6" w:space="0" w:color="auto"/>
            </w:tcBorders>
          </w:tcPr>
          <w:p w14:paraId="4C7AD952" w14:textId="77777777" w:rsidR="00F30367" w:rsidRPr="00913EF0" w:rsidRDefault="00B113DE" w:rsidP="00F30367">
            <w:pPr>
              <w:rPr>
                <w:sz w:val="16"/>
                <w:szCs w:val="16"/>
              </w:rPr>
            </w:pPr>
            <w:r w:rsidRPr="00913EF0">
              <w:rPr>
                <w:sz w:val="16"/>
                <w:szCs w:val="16"/>
              </w:rPr>
              <w:t>MBORREL4: Updated title</w:t>
            </w:r>
          </w:p>
        </w:tc>
      </w:tr>
      <w:tr w:rsidR="00F30367" w:rsidRPr="00C016A4" w14:paraId="27655272" w14:textId="77777777" w:rsidTr="00F30367">
        <w:trPr>
          <w:trHeight w:val="245"/>
          <w:jc w:val="center"/>
        </w:trPr>
        <w:tc>
          <w:tcPr>
            <w:tcW w:w="1755" w:type="dxa"/>
            <w:tcBorders>
              <w:left w:val="single" w:sz="4" w:space="0" w:color="auto"/>
              <w:right w:val="single" w:sz="4" w:space="0" w:color="auto"/>
            </w:tcBorders>
          </w:tcPr>
          <w:p w14:paraId="54F6C09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473C32" w14:textId="77777777" w:rsidR="00F30367" w:rsidRPr="00913EF0" w:rsidRDefault="00B113DE" w:rsidP="00F30367">
            <w:pPr>
              <w:rPr>
                <w:sz w:val="16"/>
                <w:szCs w:val="16"/>
              </w:rPr>
            </w:pPr>
            <w:r w:rsidRPr="00913EF0">
              <w:rPr>
                <w:sz w:val="16"/>
                <w:szCs w:val="16"/>
              </w:rPr>
              <w:t>SVS-REQ-325761/B-Vehicle location data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5CDD0DBF" w14:textId="77777777" w:rsidR="00F30367" w:rsidRPr="00913EF0" w:rsidRDefault="00B113DE" w:rsidP="00F30367">
            <w:pPr>
              <w:rPr>
                <w:sz w:val="16"/>
                <w:szCs w:val="16"/>
              </w:rPr>
            </w:pPr>
            <w:r w:rsidRPr="00913EF0">
              <w:rPr>
                <w:sz w:val="16"/>
                <w:szCs w:val="16"/>
              </w:rPr>
              <w:t>MBORREL4: Updated req. title and content</w:t>
            </w:r>
          </w:p>
        </w:tc>
      </w:tr>
      <w:tr w:rsidR="00F30367" w:rsidRPr="00C016A4" w14:paraId="77944696" w14:textId="77777777" w:rsidTr="00F30367">
        <w:trPr>
          <w:trHeight w:val="245"/>
          <w:jc w:val="center"/>
        </w:trPr>
        <w:tc>
          <w:tcPr>
            <w:tcW w:w="1755" w:type="dxa"/>
            <w:tcBorders>
              <w:left w:val="single" w:sz="4" w:space="0" w:color="auto"/>
              <w:right w:val="single" w:sz="4" w:space="0" w:color="auto"/>
            </w:tcBorders>
          </w:tcPr>
          <w:p w14:paraId="7518B52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E9AB66" w14:textId="77777777" w:rsidR="00F30367" w:rsidRPr="00913EF0" w:rsidRDefault="00B113DE" w:rsidP="00F30367">
            <w:pPr>
              <w:rPr>
                <w:sz w:val="16"/>
                <w:szCs w:val="16"/>
              </w:rPr>
            </w:pPr>
            <w:r w:rsidRPr="00913EF0">
              <w:rPr>
                <w:sz w:val="16"/>
                <w:szCs w:val="16"/>
              </w:rPr>
              <w:t>SVS-REQ-325762/B-Periodic vehicle location data for FTCP alerts</w:t>
            </w:r>
          </w:p>
        </w:tc>
        <w:tc>
          <w:tcPr>
            <w:tcW w:w="5911" w:type="dxa"/>
            <w:tcBorders>
              <w:top w:val="single" w:sz="6" w:space="0" w:color="auto"/>
              <w:left w:val="single" w:sz="6" w:space="0" w:color="auto"/>
              <w:bottom w:val="single" w:sz="6" w:space="0" w:color="auto"/>
              <w:right w:val="single" w:sz="6" w:space="0" w:color="auto"/>
            </w:tcBorders>
          </w:tcPr>
          <w:p w14:paraId="52613DFF" w14:textId="77777777" w:rsidR="00F30367" w:rsidRPr="00913EF0" w:rsidRDefault="00B113DE" w:rsidP="00F30367">
            <w:pPr>
              <w:rPr>
                <w:sz w:val="16"/>
                <w:szCs w:val="16"/>
              </w:rPr>
            </w:pPr>
            <w:r w:rsidRPr="00913EF0">
              <w:rPr>
                <w:sz w:val="16"/>
                <w:szCs w:val="16"/>
              </w:rPr>
              <w:t>MBORREL4: Updated req. title and content</w:t>
            </w:r>
          </w:p>
        </w:tc>
      </w:tr>
      <w:tr w:rsidR="00F30367" w:rsidRPr="00C016A4" w14:paraId="35F0F4C4" w14:textId="77777777" w:rsidTr="00F30367">
        <w:trPr>
          <w:trHeight w:val="245"/>
          <w:jc w:val="center"/>
        </w:trPr>
        <w:tc>
          <w:tcPr>
            <w:tcW w:w="1755" w:type="dxa"/>
            <w:tcBorders>
              <w:left w:val="single" w:sz="4" w:space="0" w:color="auto"/>
              <w:right w:val="single" w:sz="4" w:space="0" w:color="auto"/>
            </w:tcBorders>
          </w:tcPr>
          <w:p w14:paraId="0E64D85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CD229A" w14:textId="77777777" w:rsidR="00F30367" w:rsidRPr="00913EF0" w:rsidRDefault="00B113DE" w:rsidP="00F30367">
            <w:pPr>
              <w:rPr>
                <w:sz w:val="16"/>
                <w:szCs w:val="16"/>
              </w:rPr>
            </w:pPr>
            <w:r w:rsidRPr="00913EF0">
              <w:rPr>
                <w:sz w:val="16"/>
                <w:szCs w:val="16"/>
              </w:rPr>
              <w:t>SVS-REQ-328990/A-Periodic vehicle location data for GRPC alerts</w:t>
            </w:r>
          </w:p>
        </w:tc>
        <w:tc>
          <w:tcPr>
            <w:tcW w:w="5911" w:type="dxa"/>
            <w:tcBorders>
              <w:top w:val="single" w:sz="6" w:space="0" w:color="auto"/>
              <w:left w:val="single" w:sz="6" w:space="0" w:color="auto"/>
              <w:bottom w:val="single" w:sz="6" w:space="0" w:color="auto"/>
              <w:right w:val="single" w:sz="6" w:space="0" w:color="auto"/>
            </w:tcBorders>
          </w:tcPr>
          <w:p w14:paraId="51B55E56" w14:textId="77777777" w:rsidR="00F30367" w:rsidRPr="00913EF0" w:rsidRDefault="00B113DE" w:rsidP="00F30367">
            <w:pPr>
              <w:rPr>
                <w:sz w:val="16"/>
                <w:szCs w:val="16"/>
              </w:rPr>
            </w:pPr>
            <w:r w:rsidRPr="00913EF0">
              <w:rPr>
                <w:sz w:val="16"/>
                <w:szCs w:val="16"/>
              </w:rPr>
              <w:t>MBORREL4: New req.</w:t>
            </w:r>
          </w:p>
        </w:tc>
      </w:tr>
      <w:tr w:rsidR="00F30367" w:rsidRPr="00C016A4" w14:paraId="16C490CD" w14:textId="77777777" w:rsidTr="00F30367">
        <w:trPr>
          <w:trHeight w:val="245"/>
          <w:jc w:val="center"/>
        </w:trPr>
        <w:tc>
          <w:tcPr>
            <w:tcW w:w="1755" w:type="dxa"/>
            <w:tcBorders>
              <w:left w:val="single" w:sz="4" w:space="0" w:color="auto"/>
              <w:right w:val="single" w:sz="4" w:space="0" w:color="auto"/>
            </w:tcBorders>
          </w:tcPr>
          <w:p w14:paraId="77EACFC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31F790" w14:textId="77777777" w:rsidR="00F30367" w:rsidRPr="00913EF0" w:rsidRDefault="00B113DE" w:rsidP="00F30367">
            <w:pPr>
              <w:rPr>
                <w:sz w:val="16"/>
                <w:szCs w:val="16"/>
              </w:rPr>
            </w:pPr>
            <w:r w:rsidRPr="00913EF0">
              <w:rPr>
                <w:sz w:val="16"/>
                <w:szCs w:val="16"/>
              </w:rPr>
              <w:t>SVS-REQ-329640/A-Stopping Periodic vehicle location data message on SVS_ALERT_LOC_DATA Deactivate</w:t>
            </w:r>
          </w:p>
        </w:tc>
        <w:tc>
          <w:tcPr>
            <w:tcW w:w="5911" w:type="dxa"/>
            <w:tcBorders>
              <w:top w:val="single" w:sz="6" w:space="0" w:color="auto"/>
              <w:left w:val="single" w:sz="6" w:space="0" w:color="auto"/>
              <w:bottom w:val="single" w:sz="6" w:space="0" w:color="auto"/>
              <w:right w:val="single" w:sz="6" w:space="0" w:color="auto"/>
            </w:tcBorders>
          </w:tcPr>
          <w:p w14:paraId="45F302F0" w14:textId="77777777" w:rsidR="00F30367" w:rsidRPr="00913EF0" w:rsidRDefault="00B113DE" w:rsidP="00F30367">
            <w:pPr>
              <w:rPr>
                <w:sz w:val="16"/>
                <w:szCs w:val="16"/>
              </w:rPr>
            </w:pPr>
            <w:r w:rsidRPr="00913EF0">
              <w:rPr>
                <w:sz w:val="16"/>
                <w:szCs w:val="16"/>
              </w:rPr>
              <w:t>MBORREL4: New req.</w:t>
            </w:r>
          </w:p>
        </w:tc>
      </w:tr>
      <w:tr w:rsidR="00F30367" w:rsidRPr="00C016A4" w14:paraId="557A67D3" w14:textId="77777777" w:rsidTr="00F30367">
        <w:trPr>
          <w:trHeight w:val="245"/>
          <w:jc w:val="center"/>
        </w:trPr>
        <w:tc>
          <w:tcPr>
            <w:tcW w:w="1755" w:type="dxa"/>
            <w:tcBorders>
              <w:left w:val="single" w:sz="4" w:space="0" w:color="auto"/>
              <w:right w:val="single" w:sz="4" w:space="0" w:color="auto"/>
            </w:tcBorders>
          </w:tcPr>
          <w:p w14:paraId="0DF3B34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30B9F3" w14:textId="77777777" w:rsidR="00F30367" w:rsidRPr="00913EF0" w:rsidRDefault="00B113DE" w:rsidP="00F30367">
            <w:pPr>
              <w:rPr>
                <w:sz w:val="16"/>
                <w:szCs w:val="16"/>
              </w:rPr>
            </w:pPr>
            <w:r w:rsidRPr="00913EF0">
              <w:rPr>
                <w:sz w:val="16"/>
                <w:szCs w:val="16"/>
              </w:rPr>
              <w:t>SVS-REQ-328991/A-Controlling vehicle location data for concurrent multiple GRPC alerts</w:t>
            </w:r>
          </w:p>
        </w:tc>
        <w:tc>
          <w:tcPr>
            <w:tcW w:w="5911" w:type="dxa"/>
            <w:tcBorders>
              <w:top w:val="single" w:sz="6" w:space="0" w:color="auto"/>
              <w:left w:val="single" w:sz="6" w:space="0" w:color="auto"/>
              <w:bottom w:val="single" w:sz="6" w:space="0" w:color="auto"/>
              <w:right w:val="single" w:sz="6" w:space="0" w:color="auto"/>
            </w:tcBorders>
          </w:tcPr>
          <w:p w14:paraId="3D5A8A5A" w14:textId="77777777" w:rsidR="00F30367" w:rsidRPr="00913EF0" w:rsidRDefault="00B113DE" w:rsidP="00F30367">
            <w:pPr>
              <w:rPr>
                <w:sz w:val="16"/>
                <w:szCs w:val="16"/>
              </w:rPr>
            </w:pPr>
            <w:r w:rsidRPr="00913EF0">
              <w:rPr>
                <w:sz w:val="16"/>
                <w:szCs w:val="16"/>
              </w:rPr>
              <w:t>MBORREL4: New req.</w:t>
            </w:r>
          </w:p>
        </w:tc>
      </w:tr>
      <w:tr w:rsidR="00F30367" w:rsidRPr="00C016A4" w14:paraId="17543A43" w14:textId="77777777" w:rsidTr="00F30367">
        <w:trPr>
          <w:trHeight w:val="245"/>
          <w:jc w:val="center"/>
        </w:trPr>
        <w:tc>
          <w:tcPr>
            <w:tcW w:w="1755" w:type="dxa"/>
            <w:tcBorders>
              <w:left w:val="single" w:sz="4" w:space="0" w:color="auto"/>
              <w:right w:val="single" w:sz="4" w:space="0" w:color="auto"/>
            </w:tcBorders>
          </w:tcPr>
          <w:p w14:paraId="53EDEE4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DB17D2" w14:textId="77777777" w:rsidR="00F30367" w:rsidRPr="00913EF0" w:rsidRDefault="00B113DE" w:rsidP="00F30367">
            <w:pPr>
              <w:rPr>
                <w:sz w:val="16"/>
                <w:szCs w:val="16"/>
              </w:rPr>
            </w:pPr>
            <w:r w:rsidRPr="00913EF0">
              <w:rPr>
                <w:sz w:val="16"/>
                <w:szCs w:val="16"/>
              </w:rPr>
              <w:t>SVS-REQ-328992/A-Controlling vehicle location data for concurrent multiple FTCP alerts</w:t>
            </w:r>
          </w:p>
        </w:tc>
        <w:tc>
          <w:tcPr>
            <w:tcW w:w="5911" w:type="dxa"/>
            <w:tcBorders>
              <w:top w:val="single" w:sz="6" w:space="0" w:color="auto"/>
              <w:left w:val="single" w:sz="6" w:space="0" w:color="auto"/>
              <w:bottom w:val="single" w:sz="6" w:space="0" w:color="auto"/>
              <w:right w:val="single" w:sz="6" w:space="0" w:color="auto"/>
            </w:tcBorders>
          </w:tcPr>
          <w:p w14:paraId="152DC110" w14:textId="77777777" w:rsidR="00F30367" w:rsidRPr="00913EF0" w:rsidRDefault="00B113DE" w:rsidP="00F30367">
            <w:pPr>
              <w:rPr>
                <w:sz w:val="16"/>
                <w:szCs w:val="16"/>
              </w:rPr>
            </w:pPr>
            <w:r w:rsidRPr="00913EF0">
              <w:rPr>
                <w:sz w:val="16"/>
                <w:szCs w:val="16"/>
              </w:rPr>
              <w:t>MBORREL4: New req.</w:t>
            </w:r>
          </w:p>
        </w:tc>
      </w:tr>
      <w:tr w:rsidR="00F30367" w:rsidRPr="00C016A4" w14:paraId="4B78FDAB" w14:textId="77777777" w:rsidTr="00F30367">
        <w:trPr>
          <w:trHeight w:val="245"/>
          <w:jc w:val="center"/>
        </w:trPr>
        <w:tc>
          <w:tcPr>
            <w:tcW w:w="1755" w:type="dxa"/>
            <w:tcBorders>
              <w:left w:val="single" w:sz="4" w:space="0" w:color="auto"/>
              <w:right w:val="single" w:sz="4" w:space="0" w:color="auto"/>
            </w:tcBorders>
          </w:tcPr>
          <w:p w14:paraId="154BDFB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D1BB2F" w14:textId="77777777" w:rsidR="00F30367" w:rsidRPr="00913EF0" w:rsidRDefault="00B113DE" w:rsidP="00F30367">
            <w:pPr>
              <w:rPr>
                <w:sz w:val="16"/>
                <w:szCs w:val="16"/>
              </w:rPr>
            </w:pPr>
            <w:r w:rsidRPr="00913EF0">
              <w:rPr>
                <w:sz w:val="16"/>
                <w:szCs w:val="16"/>
              </w:rPr>
              <w:t>SVS-REQ-328993/A-FTCP concurrent multiple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7B06B5CA" w14:textId="77777777" w:rsidR="00F30367" w:rsidRPr="00913EF0" w:rsidRDefault="00B113DE" w:rsidP="00F30367">
            <w:pPr>
              <w:rPr>
                <w:sz w:val="16"/>
                <w:szCs w:val="16"/>
              </w:rPr>
            </w:pPr>
            <w:r w:rsidRPr="00913EF0">
              <w:rPr>
                <w:sz w:val="16"/>
                <w:szCs w:val="16"/>
              </w:rPr>
              <w:t>MBORREL4: New req.</w:t>
            </w:r>
          </w:p>
        </w:tc>
      </w:tr>
      <w:tr w:rsidR="00F30367" w:rsidRPr="00C016A4" w14:paraId="08CAABFE" w14:textId="77777777" w:rsidTr="00F30367">
        <w:trPr>
          <w:trHeight w:val="245"/>
          <w:jc w:val="center"/>
        </w:trPr>
        <w:tc>
          <w:tcPr>
            <w:tcW w:w="1755" w:type="dxa"/>
            <w:tcBorders>
              <w:left w:val="single" w:sz="4" w:space="0" w:color="auto"/>
              <w:right w:val="single" w:sz="4" w:space="0" w:color="auto"/>
            </w:tcBorders>
          </w:tcPr>
          <w:p w14:paraId="7BA869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E63DAA" w14:textId="77777777" w:rsidR="00F30367" w:rsidRPr="00913EF0" w:rsidRDefault="00B113DE" w:rsidP="00F30367">
            <w:pPr>
              <w:rPr>
                <w:sz w:val="16"/>
                <w:szCs w:val="16"/>
              </w:rPr>
            </w:pPr>
            <w:r w:rsidRPr="00913EF0">
              <w:rPr>
                <w:sz w:val="16"/>
                <w:szCs w:val="16"/>
              </w:rPr>
              <w:t>SVS-REQ-328994/A-GRPC concurrent multiple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49D8448D" w14:textId="77777777" w:rsidR="00F30367" w:rsidRPr="00913EF0" w:rsidRDefault="00B113DE" w:rsidP="00F30367">
            <w:pPr>
              <w:rPr>
                <w:sz w:val="16"/>
                <w:szCs w:val="16"/>
              </w:rPr>
            </w:pPr>
            <w:r w:rsidRPr="00913EF0">
              <w:rPr>
                <w:sz w:val="16"/>
                <w:szCs w:val="16"/>
              </w:rPr>
              <w:t>MBORREL4: New req.</w:t>
            </w:r>
          </w:p>
        </w:tc>
      </w:tr>
      <w:tr w:rsidR="00F30367" w:rsidRPr="00C016A4" w14:paraId="347A2CA2" w14:textId="77777777" w:rsidTr="00F30367">
        <w:trPr>
          <w:trHeight w:val="245"/>
          <w:jc w:val="center"/>
        </w:trPr>
        <w:tc>
          <w:tcPr>
            <w:tcW w:w="1755" w:type="dxa"/>
            <w:tcBorders>
              <w:left w:val="single" w:sz="4" w:space="0" w:color="auto"/>
              <w:right w:val="single" w:sz="4" w:space="0" w:color="auto"/>
            </w:tcBorders>
          </w:tcPr>
          <w:p w14:paraId="6234EFC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DFDAEC" w14:textId="77777777" w:rsidR="00F30367" w:rsidRPr="00913EF0" w:rsidRDefault="00B113DE" w:rsidP="00F30367">
            <w:pPr>
              <w:rPr>
                <w:sz w:val="16"/>
                <w:szCs w:val="16"/>
              </w:rPr>
            </w:pPr>
            <w:r w:rsidRPr="00913EF0">
              <w:rPr>
                <w:sz w:val="16"/>
                <w:szCs w:val="16"/>
              </w:rPr>
              <w:t>SVS-REQ-328995/A-Independent vehicle location data handling</w:t>
            </w:r>
          </w:p>
        </w:tc>
        <w:tc>
          <w:tcPr>
            <w:tcW w:w="5911" w:type="dxa"/>
            <w:tcBorders>
              <w:top w:val="single" w:sz="6" w:space="0" w:color="auto"/>
              <w:left w:val="single" w:sz="6" w:space="0" w:color="auto"/>
              <w:bottom w:val="single" w:sz="6" w:space="0" w:color="auto"/>
              <w:right w:val="single" w:sz="6" w:space="0" w:color="auto"/>
            </w:tcBorders>
          </w:tcPr>
          <w:p w14:paraId="5DDE4E99" w14:textId="77777777" w:rsidR="00F30367" w:rsidRPr="00913EF0" w:rsidRDefault="00B113DE" w:rsidP="00F30367">
            <w:pPr>
              <w:rPr>
                <w:sz w:val="16"/>
                <w:szCs w:val="16"/>
              </w:rPr>
            </w:pPr>
            <w:r w:rsidRPr="00913EF0">
              <w:rPr>
                <w:sz w:val="16"/>
                <w:szCs w:val="16"/>
              </w:rPr>
              <w:t>MBORREL4: New req.</w:t>
            </w:r>
          </w:p>
        </w:tc>
      </w:tr>
      <w:tr w:rsidR="00F30367" w:rsidRPr="00C016A4" w14:paraId="5EE78FC6" w14:textId="77777777" w:rsidTr="00F30367">
        <w:trPr>
          <w:trHeight w:val="245"/>
          <w:jc w:val="center"/>
        </w:trPr>
        <w:tc>
          <w:tcPr>
            <w:tcW w:w="1755" w:type="dxa"/>
            <w:tcBorders>
              <w:left w:val="single" w:sz="4" w:space="0" w:color="auto"/>
              <w:right w:val="single" w:sz="4" w:space="0" w:color="auto"/>
            </w:tcBorders>
          </w:tcPr>
          <w:p w14:paraId="4E0F0FA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D85A7A" w14:textId="77777777" w:rsidR="00F30367" w:rsidRPr="00913EF0" w:rsidRDefault="00B113DE" w:rsidP="00F30367">
            <w:pPr>
              <w:rPr>
                <w:sz w:val="16"/>
                <w:szCs w:val="16"/>
              </w:rPr>
            </w:pPr>
            <w:r w:rsidRPr="00913EF0">
              <w:rPr>
                <w:sz w:val="16"/>
                <w:szCs w:val="16"/>
              </w:rPr>
              <w:t>SVS-REQ-325763/B-GRPC Vehicle location data supported by Main battery</w:t>
            </w:r>
          </w:p>
        </w:tc>
        <w:tc>
          <w:tcPr>
            <w:tcW w:w="5911" w:type="dxa"/>
            <w:tcBorders>
              <w:top w:val="single" w:sz="6" w:space="0" w:color="auto"/>
              <w:left w:val="single" w:sz="6" w:space="0" w:color="auto"/>
              <w:bottom w:val="single" w:sz="6" w:space="0" w:color="auto"/>
              <w:right w:val="single" w:sz="6" w:space="0" w:color="auto"/>
            </w:tcBorders>
          </w:tcPr>
          <w:p w14:paraId="3113C7DF" w14:textId="77777777" w:rsidR="00F30367" w:rsidRPr="00913EF0" w:rsidRDefault="00B113DE" w:rsidP="00F30367">
            <w:pPr>
              <w:rPr>
                <w:sz w:val="16"/>
                <w:szCs w:val="16"/>
              </w:rPr>
            </w:pPr>
            <w:r w:rsidRPr="00913EF0">
              <w:rPr>
                <w:sz w:val="16"/>
                <w:szCs w:val="16"/>
              </w:rPr>
              <w:t>MBORREL4: Updated req. name and content</w:t>
            </w:r>
          </w:p>
        </w:tc>
      </w:tr>
      <w:tr w:rsidR="00F30367" w:rsidRPr="00C016A4" w14:paraId="17E09E62" w14:textId="77777777" w:rsidTr="00F30367">
        <w:trPr>
          <w:trHeight w:val="245"/>
          <w:jc w:val="center"/>
        </w:trPr>
        <w:tc>
          <w:tcPr>
            <w:tcW w:w="1755" w:type="dxa"/>
            <w:tcBorders>
              <w:left w:val="single" w:sz="4" w:space="0" w:color="auto"/>
              <w:right w:val="single" w:sz="4" w:space="0" w:color="auto"/>
            </w:tcBorders>
          </w:tcPr>
          <w:p w14:paraId="74838FF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380725" w14:textId="77777777" w:rsidR="00F30367" w:rsidRPr="00913EF0" w:rsidRDefault="00B113DE" w:rsidP="00F30367">
            <w:pPr>
              <w:rPr>
                <w:sz w:val="16"/>
                <w:szCs w:val="16"/>
              </w:rPr>
            </w:pPr>
            <w:r w:rsidRPr="00913EF0">
              <w:rPr>
                <w:sz w:val="16"/>
                <w:szCs w:val="16"/>
              </w:rPr>
              <w:t>SVS-REQ-325764/B-GRPC Vehicle location data supported by BUB</w:t>
            </w:r>
          </w:p>
        </w:tc>
        <w:tc>
          <w:tcPr>
            <w:tcW w:w="5911" w:type="dxa"/>
            <w:tcBorders>
              <w:top w:val="single" w:sz="6" w:space="0" w:color="auto"/>
              <w:left w:val="single" w:sz="6" w:space="0" w:color="auto"/>
              <w:bottom w:val="single" w:sz="6" w:space="0" w:color="auto"/>
              <w:right w:val="single" w:sz="6" w:space="0" w:color="auto"/>
            </w:tcBorders>
          </w:tcPr>
          <w:p w14:paraId="5E770AA7" w14:textId="77777777" w:rsidR="00F30367" w:rsidRPr="00913EF0" w:rsidRDefault="00B113DE" w:rsidP="00F30367">
            <w:pPr>
              <w:rPr>
                <w:sz w:val="16"/>
                <w:szCs w:val="16"/>
              </w:rPr>
            </w:pPr>
            <w:r w:rsidRPr="00913EF0">
              <w:rPr>
                <w:sz w:val="16"/>
                <w:szCs w:val="16"/>
              </w:rPr>
              <w:t>MBORREL4: Updated req. name and content</w:t>
            </w:r>
          </w:p>
        </w:tc>
      </w:tr>
      <w:tr w:rsidR="00F30367" w:rsidRPr="00C016A4" w14:paraId="561A1E19" w14:textId="77777777" w:rsidTr="00F30367">
        <w:trPr>
          <w:trHeight w:val="245"/>
          <w:jc w:val="center"/>
        </w:trPr>
        <w:tc>
          <w:tcPr>
            <w:tcW w:w="1755" w:type="dxa"/>
            <w:tcBorders>
              <w:left w:val="single" w:sz="4" w:space="0" w:color="auto"/>
              <w:right w:val="single" w:sz="4" w:space="0" w:color="auto"/>
            </w:tcBorders>
          </w:tcPr>
          <w:p w14:paraId="1F28D6C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C4DE44" w14:textId="77777777" w:rsidR="00F30367" w:rsidRPr="00913EF0" w:rsidRDefault="00B113DE" w:rsidP="00F30367">
            <w:pPr>
              <w:rPr>
                <w:sz w:val="16"/>
                <w:szCs w:val="16"/>
              </w:rPr>
            </w:pPr>
            <w:r w:rsidRPr="00913EF0">
              <w:rPr>
                <w:sz w:val="16"/>
                <w:szCs w:val="16"/>
              </w:rPr>
              <w:t>SVS-REQ-326499/B-GRPC Vehicle location data during switchover from Main battery to BUB</w:t>
            </w:r>
          </w:p>
        </w:tc>
        <w:tc>
          <w:tcPr>
            <w:tcW w:w="5911" w:type="dxa"/>
            <w:tcBorders>
              <w:top w:val="single" w:sz="6" w:space="0" w:color="auto"/>
              <w:left w:val="single" w:sz="6" w:space="0" w:color="auto"/>
              <w:bottom w:val="single" w:sz="6" w:space="0" w:color="auto"/>
              <w:right w:val="single" w:sz="6" w:space="0" w:color="auto"/>
            </w:tcBorders>
          </w:tcPr>
          <w:p w14:paraId="278FE392" w14:textId="77777777" w:rsidR="00F30367" w:rsidRPr="00913EF0" w:rsidRDefault="00B113DE" w:rsidP="00F30367">
            <w:pPr>
              <w:rPr>
                <w:sz w:val="16"/>
                <w:szCs w:val="16"/>
              </w:rPr>
            </w:pPr>
            <w:r w:rsidRPr="00913EF0">
              <w:rPr>
                <w:sz w:val="16"/>
                <w:szCs w:val="16"/>
              </w:rPr>
              <w:t>MBORREL4: Updated req. name and content</w:t>
            </w:r>
          </w:p>
        </w:tc>
      </w:tr>
      <w:tr w:rsidR="00F30367" w:rsidRPr="00C016A4" w14:paraId="648A74F9" w14:textId="77777777" w:rsidTr="00F30367">
        <w:trPr>
          <w:trHeight w:val="245"/>
          <w:jc w:val="center"/>
        </w:trPr>
        <w:tc>
          <w:tcPr>
            <w:tcW w:w="1755" w:type="dxa"/>
            <w:tcBorders>
              <w:left w:val="single" w:sz="4" w:space="0" w:color="auto"/>
              <w:right w:val="single" w:sz="4" w:space="0" w:color="auto"/>
            </w:tcBorders>
          </w:tcPr>
          <w:p w14:paraId="430178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7AA067" w14:textId="77777777" w:rsidR="00F30367" w:rsidRPr="00913EF0" w:rsidRDefault="00B113DE" w:rsidP="00F30367">
            <w:pPr>
              <w:rPr>
                <w:sz w:val="16"/>
                <w:szCs w:val="16"/>
              </w:rPr>
            </w:pPr>
            <w:r w:rsidRPr="00913EF0">
              <w:rPr>
                <w:sz w:val="16"/>
                <w:szCs w:val="16"/>
              </w:rPr>
              <w:t>SVS-REQ-325765/B-SVSServer to stop vehicle location data reporting during SVS_THEFT _MODE</w:t>
            </w:r>
          </w:p>
        </w:tc>
        <w:tc>
          <w:tcPr>
            <w:tcW w:w="5911" w:type="dxa"/>
            <w:tcBorders>
              <w:top w:val="single" w:sz="6" w:space="0" w:color="auto"/>
              <w:left w:val="single" w:sz="6" w:space="0" w:color="auto"/>
              <w:bottom w:val="single" w:sz="6" w:space="0" w:color="auto"/>
              <w:right w:val="single" w:sz="6" w:space="0" w:color="auto"/>
            </w:tcBorders>
          </w:tcPr>
          <w:p w14:paraId="3D684777" w14:textId="77777777" w:rsidR="00F30367" w:rsidRPr="00913EF0" w:rsidRDefault="00B113DE" w:rsidP="00F30367">
            <w:pPr>
              <w:rPr>
                <w:sz w:val="16"/>
                <w:szCs w:val="16"/>
              </w:rPr>
            </w:pPr>
            <w:r w:rsidRPr="00913EF0">
              <w:rPr>
                <w:sz w:val="16"/>
                <w:szCs w:val="16"/>
              </w:rPr>
              <w:t>MBORREL4: Updated req. name and content</w:t>
            </w:r>
          </w:p>
        </w:tc>
      </w:tr>
      <w:tr w:rsidR="00F30367" w:rsidRPr="00C016A4" w14:paraId="2506004E" w14:textId="77777777" w:rsidTr="00F30367">
        <w:trPr>
          <w:trHeight w:val="245"/>
          <w:jc w:val="center"/>
        </w:trPr>
        <w:tc>
          <w:tcPr>
            <w:tcW w:w="1755" w:type="dxa"/>
            <w:tcBorders>
              <w:left w:val="single" w:sz="4" w:space="0" w:color="auto"/>
              <w:right w:val="single" w:sz="4" w:space="0" w:color="auto"/>
            </w:tcBorders>
          </w:tcPr>
          <w:p w14:paraId="2EB65F0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678E72" w14:textId="77777777" w:rsidR="00F30367" w:rsidRPr="00913EF0" w:rsidRDefault="00B113DE" w:rsidP="00F30367">
            <w:pPr>
              <w:rPr>
                <w:sz w:val="16"/>
                <w:szCs w:val="16"/>
              </w:rPr>
            </w:pPr>
            <w:r w:rsidRPr="00913EF0">
              <w:rPr>
                <w:sz w:val="16"/>
                <w:szCs w:val="16"/>
              </w:rPr>
              <w:t>SVS-REQ-328996/A-SVSOnBoardClient to stop vehicle location data reporting during SVS_THEFT _MODE</w:t>
            </w:r>
          </w:p>
        </w:tc>
        <w:tc>
          <w:tcPr>
            <w:tcW w:w="5911" w:type="dxa"/>
            <w:tcBorders>
              <w:top w:val="single" w:sz="6" w:space="0" w:color="auto"/>
              <w:left w:val="single" w:sz="6" w:space="0" w:color="auto"/>
              <w:bottom w:val="single" w:sz="6" w:space="0" w:color="auto"/>
              <w:right w:val="single" w:sz="6" w:space="0" w:color="auto"/>
            </w:tcBorders>
          </w:tcPr>
          <w:p w14:paraId="10D0602B" w14:textId="77777777" w:rsidR="00F30367" w:rsidRPr="00913EF0" w:rsidRDefault="00B113DE" w:rsidP="00F30367">
            <w:pPr>
              <w:rPr>
                <w:sz w:val="16"/>
                <w:szCs w:val="16"/>
              </w:rPr>
            </w:pPr>
            <w:r w:rsidRPr="00913EF0">
              <w:rPr>
                <w:sz w:val="16"/>
                <w:szCs w:val="16"/>
              </w:rPr>
              <w:t>MBORREL4: New req.</w:t>
            </w:r>
          </w:p>
        </w:tc>
      </w:tr>
      <w:tr w:rsidR="00F30367" w:rsidRPr="00C016A4" w14:paraId="25B88F5D" w14:textId="77777777" w:rsidTr="00F30367">
        <w:trPr>
          <w:trHeight w:val="245"/>
          <w:jc w:val="center"/>
        </w:trPr>
        <w:tc>
          <w:tcPr>
            <w:tcW w:w="1755" w:type="dxa"/>
            <w:tcBorders>
              <w:left w:val="single" w:sz="4" w:space="0" w:color="auto"/>
              <w:right w:val="single" w:sz="4" w:space="0" w:color="auto"/>
            </w:tcBorders>
          </w:tcPr>
          <w:p w14:paraId="72466A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5E8981" w14:textId="77777777" w:rsidR="00F30367" w:rsidRPr="00913EF0" w:rsidRDefault="00B113DE" w:rsidP="00F30367">
            <w:pPr>
              <w:rPr>
                <w:sz w:val="16"/>
                <w:szCs w:val="16"/>
              </w:rPr>
            </w:pPr>
            <w:r w:rsidRPr="00913EF0">
              <w:rPr>
                <w:sz w:val="16"/>
                <w:szCs w:val="16"/>
              </w:rPr>
              <w:t>SVS-REQ-328785/A-FTCP/</w:t>
            </w:r>
            <w:del w:id="2" w:author="Ekanthappa, Rudresh (R.)" w:date="2019-11-12T10:44:00Z">
              <w:r w:rsidRPr="00913EF0" w:rsidDel="005C3407">
                <w:rPr>
                  <w:sz w:val="16"/>
                  <w:szCs w:val="16"/>
                </w:rPr>
                <w:delText>Type4</w:delText>
              </w:r>
            </w:del>
            <w:ins w:id="3" w:author="Ekanthappa, Rudresh (R.)" w:date="2019-11-12T10:44:00Z">
              <w:r w:rsidR="005C3407">
                <w:rPr>
                  <w:sz w:val="16"/>
                  <w:szCs w:val="16"/>
                </w:rPr>
                <w:t>Type3</w:t>
              </w:r>
            </w:ins>
            <w:r w:rsidRPr="00913EF0">
              <w:rPr>
                <w:sz w:val="16"/>
                <w:szCs w:val="16"/>
              </w:rPr>
              <w:t xml:space="preserve"> SMS Vehicle location data stop request command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4FCDD030" w14:textId="77777777" w:rsidR="00F30367" w:rsidRPr="00913EF0" w:rsidRDefault="00B113DE" w:rsidP="00F30367">
            <w:pPr>
              <w:rPr>
                <w:sz w:val="16"/>
                <w:szCs w:val="16"/>
              </w:rPr>
            </w:pPr>
            <w:r w:rsidRPr="00913EF0">
              <w:rPr>
                <w:sz w:val="16"/>
                <w:szCs w:val="16"/>
              </w:rPr>
              <w:t>MBORREL4: New req.</w:t>
            </w:r>
          </w:p>
        </w:tc>
      </w:tr>
      <w:tr w:rsidR="00F30367" w:rsidRPr="00C016A4" w14:paraId="48FEE111" w14:textId="77777777" w:rsidTr="00F30367">
        <w:trPr>
          <w:trHeight w:val="245"/>
          <w:jc w:val="center"/>
        </w:trPr>
        <w:tc>
          <w:tcPr>
            <w:tcW w:w="1755" w:type="dxa"/>
            <w:tcBorders>
              <w:left w:val="single" w:sz="4" w:space="0" w:color="auto"/>
              <w:right w:val="single" w:sz="4" w:space="0" w:color="auto"/>
            </w:tcBorders>
          </w:tcPr>
          <w:p w14:paraId="3460B9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A71E00" w14:textId="77777777" w:rsidR="00F30367" w:rsidRPr="00913EF0" w:rsidRDefault="00B113DE" w:rsidP="00F30367">
            <w:pPr>
              <w:rPr>
                <w:sz w:val="16"/>
                <w:szCs w:val="16"/>
              </w:rPr>
            </w:pPr>
            <w:r w:rsidRPr="00913EF0">
              <w:rPr>
                <w:sz w:val="16"/>
                <w:szCs w:val="16"/>
              </w:rPr>
              <w:t>SVS-REQ-328786/A-FTCP Vehicle location data stop command response and alert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0F36EBC0" w14:textId="77777777" w:rsidR="00F30367" w:rsidRPr="00913EF0" w:rsidRDefault="00B113DE" w:rsidP="00F30367">
            <w:pPr>
              <w:rPr>
                <w:sz w:val="16"/>
                <w:szCs w:val="16"/>
              </w:rPr>
            </w:pPr>
            <w:r w:rsidRPr="00913EF0">
              <w:rPr>
                <w:sz w:val="16"/>
                <w:szCs w:val="16"/>
              </w:rPr>
              <w:t>MBORREL4: New req.</w:t>
            </w:r>
          </w:p>
        </w:tc>
      </w:tr>
      <w:tr w:rsidR="00F30367" w:rsidRPr="00C016A4" w14:paraId="63C85176" w14:textId="77777777" w:rsidTr="00F30367">
        <w:trPr>
          <w:trHeight w:val="245"/>
          <w:jc w:val="center"/>
        </w:trPr>
        <w:tc>
          <w:tcPr>
            <w:tcW w:w="1755" w:type="dxa"/>
            <w:tcBorders>
              <w:left w:val="single" w:sz="4" w:space="0" w:color="auto"/>
              <w:right w:val="single" w:sz="4" w:space="0" w:color="auto"/>
            </w:tcBorders>
          </w:tcPr>
          <w:p w14:paraId="750D2B7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49F384" w14:textId="77777777" w:rsidR="00F30367" w:rsidRPr="00913EF0" w:rsidRDefault="00B113DE" w:rsidP="00F30367">
            <w:pPr>
              <w:rPr>
                <w:sz w:val="16"/>
                <w:szCs w:val="16"/>
              </w:rPr>
            </w:pPr>
            <w:r w:rsidRPr="00913EF0">
              <w:rPr>
                <w:sz w:val="16"/>
                <w:szCs w:val="16"/>
              </w:rPr>
              <w:t>SVS-REQ-328787/A-</w:t>
            </w:r>
            <w:del w:id="4" w:author="Ekanthappa, Rudresh (R.)" w:date="2019-11-12T10:44:00Z">
              <w:r w:rsidRPr="00913EF0" w:rsidDel="005C3407">
                <w:rPr>
                  <w:sz w:val="16"/>
                  <w:szCs w:val="16"/>
                </w:rPr>
                <w:delText>Type4</w:delText>
              </w:r>
            </w:del>
            <w:ins w:id="5" w:author="Ekanthappa, Rudresh (R.)" w:date="2019-11-12T10:44:00Z">
              <w:r w:rsidR="005C3407">
                <w:rPr>
                  <w:sz w:val="16"/>
                  <w:szCs w:val="16"/>
                </w:rPr>
                <w:t>Type3</w:t>
              </w:r>
            </w:ins>
            <w:r w:rsidRPr="00913EF0">
              <w:rPr>
                <w:sz w:val="16"/>
                <w:szCs w:val="16"/>
              </w:rPr>
              <w:t xml:space="preserve"> SMS early theft alert vehicle location data stop command request</w:t>
            </w:r>
          </w:p>
        </w:tc>
        <w:tc>
          <w:tcPr>
            <w:tcW w:w="5911" w:type="dxa"/>
            <w:tcBorders>
              <w:top w:val="single" w:sz="6" w:space="0" w:color="auto"/>
              <w:left w:val="single" w:sz="6" w:space="0" w:color="auto"/>
              <w:bottom w:val="single" w:sz="6" w:space="0" w:color="auto"/>
              <w:right w:val="single" w:sz="6" w:space="0" w:color="auto"/>
            </w:tcBorders>
          </w:tcPr>
          <w:p w14:paraId="510FBCBC" w14:textId="77777777" w:rsidR="00F30367" w:rsidRPr="00913EF0" w:rsidRDefault="00B113DE" w:rsidP="00F30367">
            <w:pPr>
              <w:rPr>
                <w:sz w:val="16"/>
                <w:szCs w:val="16"/>
              </w:rPr>
            </w:pPr>
            <w:r w:rsidRPr="00913EF0">
              <w:rPr>
                <w:sz w:val="16"/>
                <w:szCs w:val="16"/>
              </w:rPr>
              <w:t>MBORREL4: New req.</w:t>
            </w:r>
          </w:p>
        </w:tc>
      </w:tr>
      <w:tr w:rsidR="00F30367" w:rsidRPr="00C016A4" w14:paraId="1223DFF4" w14:textId="77777777" w:rsidTr="00F30367">
        <w:trPr>
          <w:trHeight w:val="245"/>
          <w:jc w:val="center"/>
        </w:trPr>
        <w:tc>
          <w:tcPr>
            <w:tcW w:w="1755" w:type="dxa"/>
            <w:tcBorders>
              <w:left w:val="single" w:sz="4" w:space="0" w:color="auto"/>
              <w:right w:val="single" w:sz="4" w:space="0" w:color="auto"/>
            </w:tcBorders>
          </w:tcPr>
          <w:p w14:paraId="16E9FB8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642857" w14:textId="77777777" w:rsidR="00F30367" w:rsidRPr="00913EF0" w:rsidRDefault="00B113DE" w:rsidP="00F30367">
            <w:pPr>
              <w:rPr>
                <w:sz w:val="16"/>
                <w:szCs w:val="16"/>
              </w:rPr>
            </w:pPr>
            <w:r w:rsidRPr="00913EF0">
              <w:rPr>
                <w:sz w:val="16"/>
                <w:szCs w:val="16"/>
              </w:rPr>
              <w:t>SVS-REQ-328997/A-SVSServer to SVSOnBoardClient SMS early theft alert vehicle location data stop command request</w:t>
            </w:r>
          </w:p>
        </w:tc>
        <w:tc>
          <w:tcPr>
            <w:tcW w:w="5911" w:type="dxa"/>
            <w:tcBorders>
              <w:top w:val="single" w:sz="6" w:space="0" w:color="auto"/>
              <w:left w:val="single" w:sz="6" w:space="0" w:color="auto"/>
              <w:bottom w:val="single" w:sz="6" w:space="0" w:color="auto"/>
              <w:right w:val="single" w:sz="6" w:space="0" w:color="auto"/>
            </w:tcBorders>
          </w:tcPr>
          <w:p w14:paraId="026C5C77" w14:textId="77777777" w:rsidR="00F30367" w:rsidRPr="00913EF0" w:rsidRDefault="00B113DE" w:rsidP="00F30367">
            <w:pPr>
              <w:rPr>
                <w:sz w:val="16"/>
                <w:szCs w:val="16"/>
              </w:rPr>
            </w:pPr>
            <w:r w:rsidRPr="00913EF0">
              <w:rPr>
                <w:sz w:val="16"/>
                <w:szCs w:val="16"/>
              </w:rPr>
              <w:t>MBORREL4: New req.</w:t>
            </w:r>
          </w:p>
        </w:tc>
      </w:tr>
      <w:tr w:rsidR="00F30367" w:rsidRPr="00C016A4" w14:paraId="62ABDCB0" w14:textId="77777777" w:rsidTr="00F30367">
        <w:trPr>
          <w:trHeight w:val="245"/>
          <w:jc w:val="center"/>
        </w:trPr>
        <w:tc>
          <w:tcPr>
            <w:tcW w:w="1755" w:type="dxa"/>
            <w:tcBorders>
              <w:left w:val="single" w:sz="4" w:space="0" w:color="auto"/>
              <w:right w:val="single" w:sz="4" w:space="0" w:color="auto"/>
            </w:tcBorders>
          </w:tcPr>
          <w:p w14:paraId="0553594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93D346" w14:textId="77777777" w:rsidR="00F30367" w:rsidRPr="00913EF0" w:rsidRDefault="00B113DE" w:rsidP="00F30367">
            <w:pPr>
              <w:rPr>
                <w:sz w:val="16"/>
                <w:szCs w:val="16"/>
              </w:rPr>
            </w:pPr>
            <w:r w:rsidRPr="00913EF0">
              <w:rPr>
                <w:sz w:val="16"/>
                <w:szCs w:val="16"/>
              </w:rPr>
              <w:t>SVS-REQ-328998/A-FTCP early theft alert vehicle location data stop command request</w:t>
            </w:r>
          </w:p>
        </w:tc>
        <w:tc>
          <w:tcPr>
            <w:tcW w:w="5911" w:type="dxa"/>
            <w:tcBorders>
              <w:top w:val="single" w:sz="6" w:space="0" w:color="auto"/>
              <w:left w:val="single" w:sz="6" w:space="0" w:color="auto"/>
              <w:bottom w:val="single" w:sz="6" w:space="0" w:color="auto"/>
              <w:right w:val="single" w:sz="6" w:space="0" w:color="auto"/>
            </w:tcBorders>
          </w:tcPr>
          <w:p w14:paraId="671D1B44" w14:textId="77777777" w:rsidR="00F30367" w:rsidRPr="00913EF0" w:rsidRDefault="00B113DE" w:rsidP="00F30367">
            <w:pPr>
              <w:rPr>
                <w:sz w:val="16"/>
                <w:szCs w:val="16"/>
              </w:rPr>
            </w:pPr>
            <w:r w:rsidRPr="00913EF0">
              <w:rPr>
                <w:sz w:val="16"/>
                <w:szCs w:val="16"/>
              </w:rPr>
              <w:t>MBORREL4: New req.</w:t>
            </w:r>
          </w:p>
        </w:tc>
      </w:tr>
      <w:tr w:rsidR="00F30367" w:rsidRPr="00C016A4" w14:paraId="686E0B8B" w14:textId="77777777" w:rsidTr="00F30367">
        <w:trPr>
          <w:trHeight w:val="245"/>
          <w:jc w:val="center"/>
        </w:trPr>
        <w:tc>
          <w:tcPr>
            <w:tcW w:w="1755" w:type="dxa"/>
            <w:tcBorders>
              <w:left w:val="single" w:sz="4" w:space="0" w:color="auto"/>
              <w:right w:val="single" w:sz="4" w:space="0" w:color="auto"/>
            </w:tcBorders>
          </w:tcPr>
          <w:p w14:paraId="763E35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A0596B" w14:textId="77777777" w:rsidR="00F30367" w:rsidRPr="00913EF0" w:rsidRDefault="00B113DE" w:rsidP="00F30367">
            <w:pPr>
              <w:rPr>
                <w:sz w:val="16"/>
                <w:szCs w:val="16"/>
              </w:rPr>
            </w:pPr>
            <w:r w:rsidRPr="00913EF0">
              <w:rPr>
                <w:sz w:val="16"/>
                <w:szCs w:val="16"/>
              </w:rPr>
              <w:t>SVS-REQ-328999/A-SVSOnBoardClient to SVSServer early theft alert vehicle location data stop command request</w:t>
            </w:r>
          </w:p>
        </w:tc>
        <w:tc>
          <w:tcPr>
            <w:tcW w:w="5911" w:type="dxa"/>
            <w:tcBorders>
              <w:top w:val="single" w:sz="6" w:space="0" w:color="auto"/>
              <w:left w:val="single" w:sz="6" w:space="0" w:color="auto"/>
              <w:bottom w:val="single" w:sz="6" w:space="0" w:color="auto"/>
              <w:right w:val="single" w:sz="6" w:space="0" w:color="auto"/>
            </w:tcBorders>
          </w:tcPr>
          <w:p w14:paraId="61933BE8" w14:textId="77777777" w:rsidR="00F30367" w:rsidRPr="00913EF0" w:rsidRDefault="00B113DE" w:rsidP="00F30367">
            <w:pPr>
              <w:rPr>
                <w:sz w:val="16"/>
                <w:szCs w:val="16"/>
              </w:rPr>
            </w:pPr>
            <w:r w:rsidRPr="00913EF0">
              <w:rPr>
                <w:sz w:val="16"/>
                <w:szCs w:val="16"/>
              </w:rPr>
              <w:t>MBORREL4: New req.</w:t>
            </w:r>
          </w:p>
        </w:tc>
      </w:tr>
      <w:tr w:rsidR="00F30367" w:rsidRPr="00C016A4" w14:paraId="39A2D355" w14:textId="77777777" w:rsidTr="00F30367">
        <w:trPr>
          <w:trHeight w:val="245"/>
          <w:jc w:val="center"/>
        </w:trPr>
        <w:tc>
          <w:tcPr>
            <w:tcW w:w="1755" w:type="dxa"/>
            <w:tcBorders>
              <w:left w:val="single" w:sz="4" w:space="0" w:color="auto"/>
              <w:right w:val="single" w:sz="4" w:space="0" w:color="auto"/>
            </w:tcBorders>
          </w:tcPr>
          <w:p w14:paraId="60BDD2A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470D82" w14:textId="77777777" w:rsidR="00F30367" w:rsidRPr="00913EF0" w:rsidRDefault="00B113DE" w:rsidP="00F30367">
            <w:pPr>
              <w:rPr>
                <w:sz w:val="16"/>
                <w:szCs w:val="16"/>
              </w:rPr>
            </w:pPr>
            <w:r w:rsidRPr="00913EF0">
              <w:rPr>
                <w:sz w:val="16"/>
                <w:szCs w:val="16"/>
              </w:rPr>
              <w:t>SVS-REQ-328788/A-Subsequent early theft notification alert trigger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59DE20F2" w14:textId="77777777" w:rsidR="00F30367" w:rsidRPr="00913EF0" w:rsidRDefault="00B113DE" w:rsidP="00F30367">
            <w:pPr>
              <w:rPr>
                <w:sz w:val="16"/>
                <w:szCs w:val="16"/>
              </w:rPr>
            </w:pPr>
            <w:r w:rsidRPr="00913EF0">
              <w:rPr>
                <w:sz w:val="16"/>
                <w:szCs w:val="16"/>
              </w:rPr>
              <w:t>MBORREL4: New req.</w:t>
            </w:r>
          </w:p>
        </w:tc>
      </w:tr>
      <w:tr w:rsidR="00F30367" w:rsidRPr="00C016A4" w14:paraId="4E1C2A89" w14:textId="77777777" w:rsidTr="00F30367">
        <w:trPr>
          <w:trHeight w:val="245"/>
          <w:jc w:val="center"/>
        </w:trPr>
        <w:tc>
          <w:tcPr>
            <w:tcW w:w="1755" w:type="dxa"/>
            <w:tcBorders>
              <w:left w:val="single" w:sz="4" w:space="0" w:color="auto"/>
              <w:right w:val="single" w:sz="4" w:space="0" w:color="auto"/>
            </w:tcBorders>
          </w:tcPr>
          <w:p w14:paraId="3692418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E926EC" w14:textId="77777777" w:rsidR="00F30367" w:rsidRPr="00913EF0" w:rsidRDefault="00B113DE" w:rsidP="00F30367">
            <w:pPr>
              <w:rPr>
                <w:sz w:val="16"/>
                <w:szCs w:val="16"/>
              </w:rPr>
            </w:pPr>
            <w:r w:rsidRPr="00913EF0">
              <w:rPr>
                <w:sz w:val="16"/>
                <w:szCs w:val="16"/>
              </w:rPr>
              <w:t>SVS-REQ-329001/A-Subsequent early theft notification alert trigger from SVSOnBoardClient to SVSOffBoardClient</w:t>
            </w:r>
          </w:p>
        </w:tc>
        <w:tc>
          <w:tcPr>
            <w:tcW w:w="5911" w:type="dxa"/>
            <w:tcBorders>
              <w:top w:val="single" w:sz="6" w:space="0" w:color="auto"/>
              <w:left w:val="single" w:sz="6" w:space="0" w:color="auto"/>
              <w:bottom w:val="single" w:sz="6" w:space="0" w:color="auto"/>
              <w:right w:val="single" w:sz="6" w:space="0" w:color="auto"/>
            </w:tcBorders>
          </w:tcPr>
          <w:p w14:paraId="4286F2C4" w14:textId="77777777" w:rsidR="00F30367" w:rsidRPr="00913EF0" w:rsidRDefault="00B113DE" w:rsidP="00F30367">
            <w:pPr>
              <w:rPr>
                <w:sz w:val="16"/>
                <w:szCs w:val="16"/>
              </w:rPr>
            </w:pPr>
            <w:r w:rsidRPr="00913EF0">
              <w:rPr>
                <w:sz w:val="16"/>
                <w:szCs w:val="16"/>
              </w:rPr>
              <w:t>MBORREL4: New req.</w:t>
            </w:r>
          </w:p>
        </w:tc>
      </w:tr>
      <w:tr w:rsidR="00F30367" w:rsidRPr="00C016A4" w14:paraId="3D1A7894" w14:textId="77777777" w:rsidTr="00F30367">
        <w:trPr>
          <w:trHeight w:val="245"/>
          <w:jc w:val="center"/>
        </w:trPr>
        <w:tc>
          <w:tcPr>
            <w:tcW w:w="1755" w:type="dxa"/>
            <w:tcBorders>
              <w:left w:val="single" w:sz="4" w:space="0" w:color="auto"/>
              <w:right w:val="single" w:sz="4" w:space="0" w:color="auto"/>
            </w:tcBorders>
          </w:tcPr>
          <w:p w14:paraId="2998A1B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F818C93" w14:textId="77777777" w:rsidR="00F30367" w:rsidRPr="00913EF0" w:rsidRDefault="00B113DE" w:rsidP="00F30367">
            <w:pPr>
              <w:rPr>
                <w:sz w:val="16"/>
                <w:szCs w:val="16"/>
              </w:rPr>
            </w:pPr>
            <w:r w:rsidRPr="00913EF0">
              <w:rPr>
                <w:sz w:val="16"/>
                <w:szCs w:val="16"/>
              </w:rPr>
              <w:t>SVS-REQ-329008/A-FTCP early theft alert vehicle location data stop command response and alert</w:t>
            </w:r>
          </w:p>
        </w:tc>
        <w:tc>
          <w:tcPr>
            <w:tcW w:w="5911" w:type="dxa"/>
            <w:tcBorders>
              <w:top w:val="single" w:sz="6" w:space="0" w:color="auto"/>
              <w:left w:val="single" w:sz="6" w:space="0" w:color="auto"/>
              <w:bottom w:val="single" w:sz="6" w:space="0" w:color="auto"/>
              <w:right w:val="single" w:sz="6" w:space="0" w:color="auto"/>
            </w:tcBorders>
          </w:tcPr>
          <w:p w14:paraId="07FAD718" w14:textId="77777777" w:rsidR="00F30367" w:rsidRPr="00913EF0" w:rsidRDefault="00B113DE" w:rsidP="00F30367">
            <w:pPr>
              <w:rPr>
                <w:sz w:val="16"/>
                <w:szCs w:val="16"/>
              </w:rPr>
            </w:pPr>
            <w:r w:rsidRPr="00913EF0">
              <w:rPr>
                <w:sz w:val="16"/>
                <w:szCs w:val="16"/>
              </w:rPr>
              <w:t>MBORREL4: New req.</w:t>
            </w:r>
          </w:p>
        </w:tc>
      </w:tr>
      <w:tr w:rsidR="00F30367" w:rsidRPr="00C016A4" w14:paraId="536ADA20" w14:textId="77777777" w:rsidTr="00F30367">
        <w:trPr>
          <w:trHeight w:val="245"/>
          <w:jc w:val="center"/>
        </w:trPr>
        <w:tc>
          <w:tcPr>
            <w:tcW w:w="1755" w:type="dxa"/>
            <w:tcBorders>
              <w:left w:val="single" w:sz="4" w:space="0" w:color="auto"/>
              <w:right w:val="single" w:sz="4" w:space="0" w:color="auto"/>
            </w:tcBorders>
          </w:tcPr>
          <w:p w14:paraId="3B909CD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DD73C4" w14:textId="77777777" w:rsidR="00F30367" w:rsidRPr="00913EF0" w:rsidRDefault="00B113DE" w:rsidP="00F30367">
            <w:pPr>
              <w:rPr>
                <w:sz w:val="16"/>
                <w:szCs w:val="16"/>
              </w:rPr>
            </w:pPr>
            <w:r w:rsidRPr="00913EF0">
              <w:rPr>
                <w:sz w:val="16"/>
                <w:szCs w:val="16"/>
              </w:rPr>
              <w:t>SVS-REQ-329374/A-FTCP early theft alert vehicle location data stop alert</w:t>
            </w:r>
          </w:p>
        </w:tc>
        <w:tc>
          <w:tcPr>
            <w:tcW w:w="5911" w:type="dxa"/>
            <w:tcBorders>
              <w:top w:val="single" w:sz="6" w:space="0" w:color="auto"/>
              <w:left w:val="single" w:sz="6" w:space="0" w:color="auto"/>
              <w:bottom w:val="single" w:sz="6" w:space="0" w:color="auto"/>
              <w:right w:val="single" w:sz="6" w:space="0" w:color="auto"/>
            </w:tcBorders>
          </w:tcPr>
          <w:p w14:paraId="0BAEFE9F" w14:textId="77777777" w:rsidR="00F30367" w:rsidRPr="00913EF0" w:rsidRDefault="00B113DE" w:rsidP="00F30367">
            <w:pPr>
              <w:rPr>
                <w:sz w:val="16"/>
                <w:szCs w:val="16"/>
              </w:rPr>
            </w:pPr>
            <w:r w:rsidRPr="00913EF0">
              <w:rPr>
                <w:sz w:val="16"/>
                <w:szCs w:val="16"/>
              </w:rPr>
              <w:t>MBORREL4: New req.</w:t>
            </w:r>
          </w:p>
        </w:tc>
      </w:tr>
      <w:tr w:rsidR="00F30367" w:rsidRPr="00C016A4" w14:paraId="254A1BF8" w14:textId="77777777" w:rsidTr="00F30367">
        <w:trPr>
          <w:trHeight w:val="245"/>
          <w:jc w:val="center"/>
        </w:trPr>
        <w:tc>
          <w:tcPr>
            <w:tcW w:w="1755" w:type="dxa"/>
            <w:tcBorders>
              <w:left w:val="single" w:sz="4" w:space="0" w:color="auto"/>
              <w:right w:val="single" w:sz="4" w:space="0" w:color="auto"/>
            </w:tcBorders>
          </w:tcPr>
          <w:p w14:paraId="453ED89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07DFF7" w14:textId="77777777" w:rsidR="00F30367" w:rsidRPr="00913EF0" w:rsidRDefault="00B113DE" w:rsidP="00F30367">
            <w:pPr>
              <w:rPr>
                <w:sz w:val="16"/>
                <w:szCs w:val="16"/>
              </w:rPr>
            </w:pPr>
            <w:r w:rsidRPr="00913EF0">
              <w:rPr>
                <w:sz w:val="16"/>
                <w:szCs w:val="16"/>
              </w:rPr>
              <w:t>STR-555427/B-Accelerometer Alert</w:t>
            </w:r>
          </w:p>
        </w:tc>
        <w:tc>
          <w:tcPr>
            <w:tcW w:w="5911" w:type="dxa"/>
            <w:tcBorders>
              <w:top w:val="single" w:sz="6" w:space="0" w:color="auto"/>
              <w:left w:val="single" w:sz="6" w:space="0" w:color="auto"/>
              <w:bottom w:val="single" w:sz="6" w:space="0" w:color="auto"/>
              <w:right w:val="single" w:sz="6" w:space="0" w:color="auto"/>
            </w:tcBorders>
          </w:tcPr>
          <w:p w14:paraId="2427C8AB" w14:textId="77777777" w:rsidR="00F30367" w:rsidRPr="00913EF0" w:rsidRDefault="00B113DE" w:rsidP="00F30367">
            <w:pPr>
              <w:rPr>
                <w:sz w:val="16"/>
                <w:szCs w:val="16"/>
              </w:rPr>
            </w:pPr>
            <w:r w:rsidRPr="00913EF0">
              <w:rPr>
                <w:sz w:val="16"/>
                <w:szCs w:val="16"/>
              </w:rPr>
              <w:t>MBORREL4: Moved REQ-325761-765 &amp; REQ-326499 up one level (out of acc. alert section)</w:t>
            </w:r>
          </w:p>
        </w:tc>
      </w:tr>
      <w:tr w:rsidR="00F30367" w:rsidRPr="00C016A4" w14:paraId="1D00B504" w14:textId="77777777" w:rsidTr="00F30367">
        <w:trPr>
          <w:trHeight w:val="245"/>
          <w:jc w:val="center"/>
        </w:trPr>
        <w:tc>
          <w:tcPr>
            <w:tcW w:w="1755" w:type="dxa"/>
            <w:tcBorders>
              <w:left w:val="single" w:sz="4" w:space="0" w:color="auto"/>
              <w:right w:val="single" w:sz="4" w:space="0" w:color="auto"/>
            </w:tcBorders>
          </w:tcPr>
          <w:p w14:paraId="271FB66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A4BDC6" w14:textId="77777777" w:rsidR="00F30367" w:rsidRPr="00913EF0" w:rsidRDefault="00B113DE" w:rsidP="00F30367">
            <w:pPr>
              <w:rPr>
                <w:sz w:val="16"/>
                <w:szCs w:val="16"/>
              </w:rPr>
            </w:pPr>
            <w:r w:rsidRPr="00913EF0">
              <w:rPr>
                <w:sz w:val="16"/>
                <w:szCs w:val="16"/>
              </w:rPr>
              <w:t>SVS-REQ-318016/B-SVSServer internal accelerometer configuration DID</w:t>
            </w:r>
          </w:p>
        </w:tc>
        <w:tc>
          <w:tcPr>
            <w:tcW w:w="5911" w:type="dxa"/>
            <w:tcBorders>
              <w:top w:val="single" w:sz="6" w:space="0" w:color="auto"/>
              <w:left w:val="single" w:sz="6" w:space="0" w:color="auto"/>
              <w:bottom w:val="single" w:sz="6" w:space="0" w:color="auto"/>
              <w:right w:val="single" w:sz="6" w:space="0" w:color="auto"/>
            </w:tcBorders>
          </w:tcPr>
          <w:p w14:paraId="7911052E" w14:textId="77777777" w:rsidR="00F30367" w:rsidRPr="00913EF0" w:rsidRDefault="00B113DE" w:rsidP="00F30367">
            <w:pPr>
              <w:rPr>
                <w:sz w:val="16"/>
                <w:szCs w:val="16"/>
              </w:rPr>
            </w:pPr>
            <w:r w:rsidRPr="00913EF0">
              <w:rPr>
                <w:sz w:val="16"/>
                <w:szCs w:val="16"/>
              </w:rPr>
              <w:t>MBORREL4: Updated table</w:t>
            </w:r>
          </w:p>
        </w:tc>
      </w:tr>
      <w:tr w:rsidR="00F30367" w:rsidRPr="00C016A4" w14:paraId="6D1C3082" w14:textId="77777777" w:rsidTr="00F30367">
        <w:trPr>
          <w:trHeight w:val="245"/>
          <w:jc w:val="center"/>
        </w:trPr>
        <w:tc>
          <w:tcPr>
            <w:tcW w:w="1755" w:type="dxa"/>
            <w:tcBorders>
              <w:left w:val="single" w:sz="4" w:space="0" w:color="auto"/>
              <w:right w:val="single" w:sz="4" w:space="0" w:color="auto"/>
            </w:tcBorders>
          </w:tcPr>
          <w:p w14:paraId="3F2D254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FD0CC9" w14:textId="77777777" w:rsidR="00F30367" w:rsidRPr="00913EF0" w:rsidRDefault="00B113DE" w:rsidP="00F30367">
            <w:pPr>
              <w:rPr>
                <w:sz w:val="16"/>
                <w:szCs w:val="16"/>
              </w:rPr>
            </w:pPr>
            <w:r w:rsidRPr="00913EF0">
              <w:rPr>
                <w:sz w:val="16"/>
                <w:szCs w:val="16"/>
              </w:rPr>
              <w:t>SVS-REQ-326613/B-SVSServer vehicle location data reporting conditions for accelerometer alert trigger</w:t>
            </w:r>
          </w:p>
        </w:tc>
        <w:tc>
          <w:tcPr>
            <w:tcW w:w="5911" w:type="dxa"/>
            <w:tcBorders>
              <w:top w:val="single" w:sz="6" w:space="0" w:color="auto"/>
              <w:left w:val="single" w:sz="6" w:space="0" w:color="auto"/>
              <w:bottom w:val="single" w:sz="6" w:space="0" w:color="auto"/>
              <w:right w:val="single" w:sz="6" w:space="0" w:color="auto"/>
            </w:tcBorders>
          </w:tcPr>
          <w:p w14:paraId="23E040A1" w14:textId="77777777" w:rsidR="00F30367" w:rsidRPr="00913EF0" w:rsidRDefault="00B113DE" w:rsidP="00F30367">
            <w:pPr>
              <w:rPr>
                <w:sz w:val="16"/>
                <w:szCs w:val="16"/>
              </w:rPr>
            </w:pPr>
            <w:r w:rsidRPr="00913EF0">
              <w:rPr>
                <w:sz w:val="16"/>
                <w:szCs w:val="16"/>
              </w:rPr>
              <w:t>MBORREL4: Updated title, removed last 2 bullet points</w:t>
            </w:r>
          </w:p>
        </w:tc>
      </w:tr>
      <w:tr w:rsidR="00F30367" w:rsidRPr="00C016A4" w14:paraId="6E52CDB2" w14:textId="77777777" w:rsidTr="00F30367">
        <w:trPr>
          <w:trHeight w:val="245"/>
          <w:jc w:val="center"/>
        </w:trPr>
        <w:tc>
          <w:tcPr>
            <w:tcW w:w="1755" w:type="dxa"/>
            <w:tcBorders>
              <w:left w:val="single" w:sz="4" w:space="0" w:color="auto"/>
              <w:right w:val="single" w:sz="4" w:space="0" w:color="auto"/>
            </w:tcBorders>
          </w:tcPr>
          <w:p w14:paraId="6D7DEB2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B22D3A" w14:textId="77777777" w:rsidR="00F30367" w:rsidRPr="00913EF0" w:rsidRDefault="00B113DE" w:rsidP="00F30367">
            <w:pPr>
              <w:rPr>
                <w:sz w:val="16"/>
                <w:szCs w:val="16"/>
              </w:rPr>
            </w:pPr>
            <w:r w:rsidRPr="00913EF0">
              <w:rPr>
                <w:sz w:val="16"/>
                <w:szCs w:val="16"/>
              </w:rPr>
              <w:t>SVS-REQ-318032/B-SVSOnBoardClient last known location comparison to first fix location upon ignition “ON”</w:t>
            </w:r>
          </w:p>
        </w:tc>
        <w:tc>
          <w:tcPr>
            <w:tcW w:w="5911" w:type="dxa"/>
            <w:tcBorders>
              <w:top w:val="single" w:sz="6" w:space="0" w:color="auto"/>
              <w:left w:val="single" w:sz="6" w:space="0" w:color="auto"/>
              <w:bottom w:val="single" w:sz="6" w:space="0" w:color="auto"/>
              <w:right w:val="single" w:sz="6" w:space="0" w:color="auto"/>
            </w:tcBorders>
          </w:tcPr>
          <w:p w14:paraId="587DD49F" w14:textId="77777777" w:rsidR="00F30367" w:rsidRPr="00913EF0" w:rsidRDefault="00B113DE" w:rsidP="00F30367">
            <w:pPr>
              <w:rPr>
                <w:sz w:val="16"/>
                <w:szCs w:val="16"/>
              </w:rPr>
            </w:pPr>
            <w:r w:rsidRPr="00913EF0">
              <w:rPr>
                <w:sz w:val="16"/>
                <w:szCs w:val="16"/>
              </w:rPr>
              <w:t>MBORREL4: Fixed typo in title</w:t>
            </w:r>
          </w:p>
        </w:tc>
      </w:tr>
      <w:tr w:rsidR="00F30367" w:rsidRPr="00C016A4" w14:paraId="0B710890" w14:textId="77777777" w:rsidTr="00F30367">
        <w:trPr>
          <w:trHeight w:val="245"/>
          <w:jc w:val="center"/>
        </w:trPr>
        <w:tc>
          <w:tcPr>
            <w:tcW w:w="1755" w:type="dxa"/>
            <w:tcBorders>
              <w:left w:val="single" w:sz="4" w:space="0" w:color="auto"/>
              <w:right w:val="single" w:sz="4" w:space="0" w:color="auto"/>
            </w:tcBorders>
          </w:tcPr>
          <w:p w14:paraId="79AA221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EBCDDD" w14:textId="77777777" w:rsidR="00F30367" w:rsidRPr="00913EF0" w:rsidRDefault="00B113DE" w:rsidP="00F30367">
            <w:pPr>
              <w:rPr>
                <w:sz w:val="16"/>
                <w:szCs w:val="16"/>
              </w:rPr>
            </w:pPr>
            <w:r w:rsidRPr="00913EF0">
              <w:rPr>
                <w:sz w:val="16"/>
                <w:szCs w:val="16"/>
              </w:rPr>
              <w:t>SVS-REQ-320193/B-SVSOnBoardClient SVS_LOC_DELTA</w:t>
            </w:r>
          </w:p>
        </w:tc>
        <w:tc>
          <w:tcPr>
            <w:tcW w:w="5911" w:type="dxa"/>
            <w:tcBorders>
              <w:top w:val="single" w:sz="6" w:space="0" w:color="auto"/>
              <w:left w:val="single" w:sz="6" w:space="0" w:color="auto"/>
              <w:bottom w:val="single" w:sz="6" w:space="0" w:color="auto"/>
              <w:right w:val="single" w:sz="6" w:space="0" w:color="auto"/>
            </w:tcBorders>
          </w:tcPr>
          <w:p w14:paraId="07455F98" w14:textId="77777777" w:rsidR="00F30367" w:rsidRPr="00913EF0" w:rsidRDefault="00B113DE" w:rsidP="00F30367">
            <w:pPr>
              <w:rPr>
                <w:sz w:val="16"/>
                <w:szCs w:val="16"/>
              </w:rPr>
            </w:pPr>
            <w:r w:rsidRPr="00913EF0">
              <w:rPr>
                <w:sz w:val="16"/>
                <w:szCs w:val="16"/>
              </w:rPr>
              <w:t>MBORREL4; Updated table</w:t>
            </w:r>
          </w:p>
        </w:tc>
      </w:tr>
      <w:tr w:rsidR="00F30367" w:rsidRPr="00C016A4" w14:paraId="6E000798" w14:textId="77777777" w:rsidTr="00F30367">
        <w:trPr>
          <w:trHeight w:val="245"/>
          <w:jc w:val="center"/>
        </w:trPr>
        <w:tc>
          <w:tcPr>
            <w:tcW w:w="1755" w:type="dxa"/>
            <w:tcBorders>
              <w:left w:val="single" w:sz="4" w:space="0" w:color="auto"/>
              <w:right w:val="single" w:sz="4" w:space="0" w:color="auto"/>
            </w:tcBorders>
          </w:tcPr>
          <w:p w14:paraId="0A62349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8821C6" w14:textId="77777777" w:rsidR="00F30367" w:rsidRPr="00913EF0" w:rsidRDefault="00B113DE" w:rsidP="00F30367">
            <w:pPr>
              <w:rPr>
                <w:sz w:val="16"/>
                <w:szCs w:val="16"/>
              </w:rPr>
            </w:pPr>
            <w:r w:rsidRPr="00913EF0">
              <w:rPr>
                <w:sz w:val="16"/>
                <w:szCs w:val="16"/>
              </w:rPr>
              <w:t>SVS-REQ-325789/B-SVSOnBoardClient triggering Ignition Status Change alert</w:t>
            </w:r>
          </w:p>
        </w:tc>
        <w:tc>
          <w:tcPr>
            <w:tcW w:w="5911" w:type="dxa"/>
            <w:tcBorders>
              <w:top w:val="single" w:sz="6" w:space="0" w:color="auto"/>
              <w:left w:val="single" w:sz="6" w:space="0" w:color="auto"/>
              <w:bottom w:val="single" w:sz="6" w:space="0" w:color="auto"/>
              <w:right w:val="single" w:sz="6" w:space="0" w:color="auto"/>
            </w:tcBorders>
          </w:tcPr>
          <w:p w14:paraId="2584AD7B" w14:textId="77777777" w:rsidR="00F30367" w:rsidRPr="00913EF0" w:rsidRDefault="00B113DE" w:rsidP="00F30367">
            <w:pPr>
              <w:rPr>
                <w:sz w:val="16"/>
                <w:szCs w:val="16"/>
              </w:rPr>
            </w:pPr>
            <w:r w:rsidRPr="00913EF0">
              <w:rPr>
                <w:sz w:val="16"/>
                <w:szCs w:val="16"/>
              </w:rPr>
              <w:t>MBORREL4: Fixed typo</w:t>
            </w:r>
          </w:p>
        </w:tc>
      </w:tr>
      <w:tr w:rsidR="00F30367" w:rsidRPr="00C016A4" w14:paraId="0A49816D" w14:textId="77777777" w:rsidTr="00F30367">
        <w:trPr>
          <w:trHeight w:val="245"/>
          <w:jc w:val="center"/>
        </w:trPr>
        <w:tc>
          <w:tcPr>
            <w:tcW w:w="1755" w:type="dxa"/>
            <w:tcBorders>
              <w:left w:val="single" w:sz="4" w:space="0" w:color="auto"/>
              <w:right w:val="single" w:sz="4" w:space="0" w:color="auto"/>
            </w:tcBorders>
          </w:tcPr>
          <w:p w14:paraId="1230501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7DAEEA" w14:textId="77777777" w:rsidR="00F30367" w:rsidRPr="00913EF0" w:rsidRDefault="00B113DE" w:rsidP="00F30367">
            <w:pPr>
              <w:rPr>
                <w:sz w:val="16"/>
                <w:szCs w:val="16"/>
              </w:rPr>
            </w:pPr>
            <w:r w:rsidRPr="00913EF0">
              <w:rPr>
                <w:sz w:val="16"/>
                <w:szCs w:val="16"/>
              </w:rPr>
              <w:t>SVS-REQ-325791/B-SVSOnBoardClient triggering speed change alert</w:t>
            </w:r>
          </w:p>
        </w:tc>
        <w:tc>
          <w:tcPr>
            <w:tcW w:w="5911" w:type="dxa"/>
            <w:tcBorders>
              <w:top w:val="single" w:sz="6" w:space="0" w:color="auto"/>
              <w:left w:val="single" w:sz="6" w:space="0" w:color="auto"/>
              <w:bottom w:val="single" w:sz="6" w:space="0" w:color="auto"/>
              <w:right w:val="single" w:sz="6" w:space="0" w:color="auto"/>
            </w:tcBorders>
          </w:tcPr>
          <w:p w14:paraId="0AAC2D10" w14:textId="77777777" w:rsidR="00F30367" w:rsidRPr="00913EF0" w:rsidRDefault="00B113DE" w:rsidP="00F30367">
            <w:pPr>
              <w:rPr>
                <w:sz w:val="16"/>
                <w:szCs w:val="16"/>
              </w:rPr>
            </w:pPr>
            <w:r w:rsidRPr="00913EF0">
              <w:rPr>
                <w:sz w:val="16"/>
                <w:szCs w:val="16"/>
              </w:rPr>
              <w:t>MBORREL4: Fixed typo</w:t>
            </w:r>
          </w:p>
        </w:tc>
      </w:tr>
      <w:tr w:rsidR="00F30367" w:rsidRPr="00C016A4" w14:paraId="2C7053A7" w14:textId="77777777" w:rsidTr="00F30367">
        <w:trPr>
          <w:trHeight w:val="245"/>
          <w:jc w:val="center"/>
        </w:trPr>
        <w:tc>
          <w:tcPr>
            <w:tcW w:w="1755" w:type="dxa"/>
            <w:tcBorders>
              <w:left w:val="single" w:sz="4" w:space="0" w:color="auto"/>
              <w:right w:val="single" w:sz="4" w:space="0" w:color="auto"/>
            </w:tcBorders>
          </w:tcPr>
          <w:p w14:paraId="40F6F86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A578E3" w14:textId="77777777" w:rsidR="00F30367" w:rsidRPr="00913EF0" w:rsidRDefault="00B113DE" w:rsidP="00F30367">
            <w:pPr>
              <w:rPr>
                <w:sz w:val="16"/>
                <w:szCs w:val="16"/>
              </w:rPr>
            </w:pPr>
            <w:r w:rsidRPr="00913EF0">
              <w:rPr>
                <w:sz w:val="16"/>
                <w:szCs w:val="16"/>
              </w:rPr>
              <w:t>STR-555425/B-Use Cases</w:t>
            </w:r>
          </w:p>
        </w:tc>
        <w:tc>
          <w:tcPr>
            <w:tcW w:w="5911" w:type="dxa"/>
            <w:tcBorders>
              <w:top w:val="single" w:sz="6" w:space="0" w:color="auto"/>
              <w:left w:val="single" w:sz="6" w:space="0" w:color="auto"/>
              <w:bottom w:val="single" w:sz="6" w:space="0" w:color="auto"/>
              <w:right w:val="single" w:sz="6" w:space="0" w:color="auto"/>
            </w:tcBorders>
          </w:tcPr>
          <w:p w14:paraId="301B9001" w14:textId="77777777" w:rsidR="00F30367" w:rsidRPr="00913EF0" w:rsidRDefault="00B113DE" w:rsidP="00F30367">
            <w:pPr>
              <w:rPr>
                <w:sz w:val="16"/>
                <w:szCs w:val="16"/>
              </w:rPr>
            </w:pPr>
            <w:r w:rsidRPr="00913EF0">
              <w:rPr>
                <w:sz w:val="16"/>
                <w:szCs w:val="16"/>
              </w:rPr>
              <w:t>MBORREL4: Added REQ-328789-791, REQ-329009-014</w:t>
            </w:r>
          </w:p>
        </w:tc>
      </w:tr>
      <w:tr w:rsidR="00F30367" w:rsidRPr="00C016A4" w14:paraId="49B447FF" w14:textId="77777777" w:rsidTr="00F30367">
        <w:trPr>
          <w:trHeight w:val="245"/>
          <w:jc w:val="center"/>
        </w:trPr>
        <w:tc>
          <w:tcPr>
            <w:tcW w:w="1755" w:type="dxa"/>
            <w:tcBorders>
              <w:left w:val="single" w:sz="4" w:space="0" w:color="auto"/>
              <w:right w:val="single" w:sz="4" w:space="0" w:color="auto"/>
            </w:tcBorders>
          </w:tcPr>
          <w:p w14:paraId="6C45E69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ACF0AC" w14:textId="77777777" w:rsidR="00F30367" w:rsidRPr="00913EF0" w:rsidRDefault="00B113DE" w:rsidP="00F30367">
            <w:pPr>
              <w:rPr>
                <w:sz w:val="16"/>
                <w:szCs w:val="16"/>
              </w:rPr>
            </w:pPr>
            <w:r w:rsidRPr="00913EF0">
              <w:rPr>
                <w:sz w:val="16"/>
                <w:szCs w:val="16"/>
              </w:rPr>
              <w:t>SVS-UC-REQ-325793/B-Early theft alert vehicle location data reporting Trigger condition</w:t>
            </w:r>
          </w:p>
        </w:tc>
        <w:tc>
          <w:tcPr>
            <w:tcW w:w="5911" w:type="dxa"/>
            <w:tcBorders>
              <w:top w:val="single" w:sz="6" w:space="0" w:color="auto"/>
              <w:left w:val="single" w:sz="6" w:space="0" w:color="auto"/>
              <w:bottom w:val="single" w:sz="6" w:space="0" w:color="auto"/>
              <w:right w:val="single" w:sz="6" w:space="0" w:color="auto"/>
            </w:tcBorders>
          </w:tcPr>
          <w:p w14:paraId="1599D605" w14:textId="77777777" w:rsidR="00F30367" w:rsidRPr="00913EF0" w:rsidRDefault="00B113DE" w:rsidP="00F30367">
            <w:pPr>
              <w:rPr>
                <w:sz w:val="16"/>
                <w:szCs w:val="16"/>
              </w:rPr>
            </w:pPr>
            <w:r w:rsidRPr="00913EF0">
              <w:rPr>
                <w:sz w:val="16"/>
                <w:szCs w:val="16"/>
              </w:rPr>
              <w:t>MBORREL4: Updated title and precondition, Ignition On or Off</w:t>
            </w:r>
          </w:p>
        </w:tc>
      </w:tr>
      <w:tr w:rsidR="00F30367" w:rsidRPr="00C016A4" w14:paraId="7B84A2CE" w14:textId="77777777" w:rsidTr="00F30367">
        <w:trPr>
          <w:trHeight w:val="245"/>
          <w:jc w:val="center"/>
        </w:trPr>
        <w:tc>
          <w:tcPr>
            <w:tcW w:w="1755" w:type="dxa"/>
            <w:tcBorders>
              <w:left w:val="single" w:sz="4" w:space="0" w:color="auto"/>
              <w:right w:val="single" w:sz="4" w:space="0" w:color="auto"/>
            </w:tcBorders>
          </w:tcPr>
          <w:p w14:paraId="243AD4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FFF4A1" w14:textId="77777777" w:rsidR="00F30367" w:rsidRPr="00913EF0" w:rsidRDefault="00B113DE" w:rsidP="00F30367">
            <w:pPr>
              <w:rPr>
                <w:sz w:val="16"/>
                <w:szCs w:val="16"/>
              </w:rPr>
            </w:pPr>
            <w:r w:rsidRPr="00913EF0">
              <w:rPr>
                <w:sz w:val="16"/>
                <w:szCs w:val="16"/>
              </w:rPr>
              <w:t>SVS-UC-REQ-326618/B-Periodic GRPC Vehicle location data for GRPC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1958B782" w14:textId="77777777" w:rsidR="00F30367" w:rsidRPr="00913EF0" w:rsidRDefault="00B113DE" w:rsidP="00F30367">
            <w:pPr>
              <w:rPr>
                <w:sz w:val="16"/>
                <w:szCs w:val="16"/>
              </w:rPr>
            </w:pPr>
            <w:r w:rsidRPr="00913EF0">
              <w:rPr>
                <w:sz w:val="16"/>
                <w:szCs w:val="16"/>
              </w:rPr>
              <w:t>MBORREL4: Updated req title and precondition and postconditions</w:t>
            </w:r>
          </w:p>
        </w:tc>
      </w:tr>
      <w:tr w:rsidR="00F30367" w:rsidRPr="00C016A4" w14:paraId="4329B47C" w14:textId="77777777" w:rsidTr="00F30367">
        <w:trPr>
          <w:trHeight w:val="245"/>
          <w:jc w:val="center"/>
        </w:trPr>
        <w:tc>
          <w:tcPr>
            <w:tcW w:w="1755" w:type="dxa"/>
            <w:tcBorders>
              <w:left w:val="single" w:sz="4" w:space="0" w:color="auto"/>
              <w:right w:val="single" w:sz="4" w:space="0" w:color="auto"/>
            </w:tcBorders>
          </w:tcPr>
          <w:p w14:paraId="2A66BB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45A169" w14:textId="77777777" w:rsidR="00F30367" w:rsidRPr="00913EF0" w:rsidRDefault="00B113DE" w:rsidP="00F30367">
            <w:pPr>
              <w:rPr>
                <w:sz w:val="16"/>
                <w:szCs w:val="16"/>
              </w:rPr>
            </w:pPr>
            <w:r w:rsidRPr="00913EF0">
              <w:rPr>
                <w:sz w:val="16"/>
                <w:szCs w:val="16"/>
              </w:rPr>
              <w:t>SVS-UC-REQ-329009/A-Periodic FTCP Vehicle location data for FTCP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044E1935" w14:textId="77777777" w:rsidR="00F30367" w:rsidRPr="00913EF0" w:rsidRDefault="00B113DE" w:rsidP="00F30367">
            <w:pPr>
              <w:rPr>
                <w:sz w:val="16"/>
                <w:szCs w:val="16"/>
              </w:rPr>
            </w:pPr>
            <w:r w:rsidRPr="00913EF0">
              <w:rPr>
                <w:sz w:val="16"/>
                <w:szCs w:val="16"/>
              </w:rPr>
              <w:t>MBORREL4: New req.</w:t>
            </w:r>
          </w:p>
        </w:tc>
      </w:tr>
      <w:tr w:rsidR="00F30367" w:rsidRPr="00C016A4" w14:paraId="0C0449B0" w14:textId="77777777" w:rsidTr="00F30367">
        <w:trPr>
          <w:trHeight w:val="245"/>
          <w:jc w:val="center"/>
        </w:trPr>
        <w:tc>
          <w:tcPr>
            <w:tcW w:w="1755" w:type="dxa"/>
            <w:tcBorders>
              <w:left w:val="single" w:sz="4" w:space="0" w:color="auto"/>
              <w:right w:val="single" w:sz="4" w:space="0" w:color="auto"/>
            </w:tcBorders>
          </w:tcPr>
          <w:p w14:paraId="31FDD5A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FA7B59" w14:textId="77777777" w:rsidR="00F30367" w:rsidRPr="00913EF0" w:rsidRDefault="00B113DE" w:rsidP="00F30367">
            <w:pPr>
              <w:rPr>
                <w:sz w:val="16"/>
                <w:szCs w:val="16"/>
              </w:rPr>
            </w:pPr>
            <w:r w:rsidRPr="00913EF0">
              <w:rPr>
                <w:sz w:val="16"/>
                <w:szCs w:val="16"/>
              </w:rPr>
              <w:t>SVS-UC-REQ-329010/A-Controlling GRPC Vehicle location data for concurrent multiple GRPC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315B060F" w14:textId="77777777" w:rsidR="00F30367" w:rsidRPr="00913EF0" w:rsidRDefault="00B113DE" w:rsidP="00F30367">
            <w:pPr>
              <w:rPr>
                <w:sz w:val="16"/>
                <w:szCs w:val="16"/>
              </w:rPr>
            </w:pPr>
            <w:r w:rsidRPr="00913EF0">
              <w:rPr>
                <w:sz w:val="16"/>
                <w:szCs w:val="16"/>
              </w:rPr>
              <w:t>MBORREL4: New req.</w:t>
            </w:r>
          </w:p>
        </w:tc>
      </w:tr>
      <w:tr w:rsidR="00F30367" w:rsidRPr="00C016A4" w14:paraId="7ADC33EB" w14:textId="77777777" w:rsidTr="00F30367">
        <w:trPr>
          <w:trHeight w:val="245"/>
          <w:jc w:val="center"/>
        </w:trPr>
        <w:tc>
          <w:tcPr>
            <w:tcW w:w="1755" w:type="dxa"/>
            <w:tcBorders>
              <w:left w:val="single" w:sz="4" w:space="0" w:color="auto"/>
              <w:right w:val="single" w:sz="4" w:space="0" w:color="auto"/>
            </w:tcBorders>
          </w:tcPr>
          <w:p w14:paraId="1B8BAF6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D5647A" w14:textId="77777777" w:rsidR="00F30367" w:rsidRPr="00913EF0" w:rsidRDefault="00B113DE" w:rsidP="00F30367">
            <w:pPr>
              <w:rPr>
                <w:sz w:val="16"/>
                <w:szCs w:val="16"/>
              </w:rPr>
            </w:pPr>
            <w:r w:rsidRPr="00913EF0">
              <w:rPr>
                <w:sz w:val="16"/>
                <w:szCs w:val="16"/>
              </w:rPr>
              <w:t>SVS-UC-REQ-329011/A-Controlling FTCP Vehicle location data for concurrent multiple FTCP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0D7C768A" w14:textId="77777777" w:rsidR="00F30367" w:rsidRPr="00913EF0" w:rsidRDefault="00B113DE" w:rsidP="00F30367">
            <w:pPr>
              <w:rPr>
                <w:sz w:val="16"/>
                <w:szCs w:val="16"/>
              </w:rPr>
            </w:pPr>
            <w:r w:rsidRPr="00913EF0">
              <w:rPr>
                <w:sz w:val="16"/>
                <w:szCs w:val="16"/>
              </w:rPr>
              <w:t>MBORREL4: New req.</w:t>
            </w:r>
          </w:p>
        </w:tc>
      </w:tr>
      <w:tr w:rsidR="00F30367" w:rsidRPr="00C016A4" w14:paraId="3FC87725" w14:textId="77777777" w:rsidTr="00F30367">
        <w:trPr>
          <w:trHeight w:val="245"/>
          <w:jc w:val="center"/>
        </w:trPr>
        <w:tc>
          <w:tcPr>
            <w:tcW w:w="1755" w:type="dxa"/>
            <w:tcBorders>
              <w:left w:val="single" w:sz="4" w:space="0" w:color="auto"/>
              <w:right w:val="single" w:sz="4" w:space="0" w:color="auto"/>
            </w:tcBorders>
          </w:tcPr>
          <w:p w14:paraId="6CC0A98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342391" w14:textId="77777777" w:rsidR="00F30367" w:rsidRPr="00913EF0" w:rsidRDefault="00B113DE" w:rsidP="00F30367">
            <w:pPr>
              <w:rPr>
                <w:sz w:val="16"/>
                <w:szCs w:val="16"/>
              </w:rPr>
            </w:pPr>
            <w:r w:rsidRPr="00913EF0">
              <w:rPr>
                <w:sz w:val="16"/>
                <w:szCs w:val="16"/>
              </w:rPr>
              <w:t>SVS-UC-REQ-329012/A-Period and Count for concurrent multiple GRPC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094539D6" w14:textId="77777777" w:rsidR="00F30367" w:rsidRPr="00913EF0" w:rsidRDefault="00B113DE" w:rsidP="00F30367">
            <w:pPr>
              <w:rPr>
                <w:sz w:val="16"/>
                <w:szCs w:val="16"/>
              </w:rPr>
            </w:pPr>
            <w:r w:rsidRPr="00913EF0">
              <w:rPr>
                <w:sz w:val="16"/>
                <w:szCs w:val="16"/>
              </w:rPr>
              <w:t>MBORREL4: New req.</w:t>
            </w:r>
          </w:p>
        </w:tc>
      </w:tr>
      <w:tr w:rsidR="00F30367" w:rsidRPr="00C016A4" w14:paraId="6F6A2049" w14:textId="77777777" w:rsidTr="00F30367">
        <w:trPr>
          <w:trHeight w:val="245"/>
          <w:jc w:val="center"/>
        </w:trPr>
        <w:tc>
          <w:tcPr>
            <w:tcW w:w="1755" w:type="dxa"/>
            <w:tcBorders>
              <w:left w:val="single" w:sz="4" w:space="0" w:color="auto"/>
              <w:right w:val="single" w:sz="4" w:space="0" w:color="auto"/>
            </w:tcBorders>
          </w:tcPr>
          <w:p w14:paraId="088FAD5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F8E554" w14:textId="77777777" w:rsidR="00F30367" w:rsidRPr="00913EF0" w:rsidRDefault="00B113DE" w:rsidP="00F30367">
            <w:pPr>
              <w:rPr>
                <w:sz w:val="16"/>
                <w:szCs w:val="16"/>
              </w:rPr>
            </w:pPr>
            <w:r w:rsidRPr="00913EF0">
              <w:rPr>
                <w:sz w:val="16"/>
                <w:szCs w:val="16"/>
              </w:rPr>
              <w:t>SVS-UC-REQ-329013/A-Period and Count for concurrent multiple FTCP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09828662" w14:textId="77777777" w:rsidR="00F30367" w:rsidRPr="00913EF0" w:rsidRDefault="00B113DE" w:rsidP="00F30367">
            <w:pPr>
              <w:rPr>
                <w:sz w:val="16"/>
                <w:szCs w:val="16"/>
              </w:rPr>
            </w:pPr>
            <w:r w:rsidRPr="00913EF0">
              <w:rPr>
                <w:sz w:val="16"/>
                <w:szCs w:val="16"/>
              </w:rPr>
              <w:t>MBORREL4: New req.</w:t>
            </w:r>
          </w:p>
        </w:tc>
      </w:tr>
      <w:tr w:rsidR="00F30367" w:rsidRPr="00C016A4" w14:paraId="7F1C7DD2" w14:textId="77777777" w:rsidTr="00F30367">
        <w:trPr>
          <w:trHeight w:val="245"/>
          <w:jc w:val="center"/>
        </w:trPr>
        <w:tc>
          <w:tcPr>
            <w:tcW w:w="1755" w:type="dxa"/>
            <w:tcBorders>
              <w:left w:val="single" w:sz="4" w:space="0" w:color="auto"/>
              <w:right w:val="single" w:sz="4" w:space="0" w:color="auto"/>
            </w:tcBorders>
          </w:tcPr>
          <w:p w14:paraId="556583A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79B175" w14:textId="77777777" w:rsidR="00F30367" w:rsidRPr="00913EF0" w:rsidRDefault="00B113DE" w:rsidP="00F30367">
            <w:pPr>
              <w:rPr>
                <w:sz w:val="16"/>
                <w:szCs w:val="16"/>
              </w:rPr>
            </w:pPr>
            <w:r w:rsidRPr="00913EF0">
              <w:rPr>
                <w:sz w:val="16"/>
                <w:szCs w:val="16"/>
              </w:rPr>
              <w:t>SVS-UC-REQ-329014/A-SVSOnBoardClient and SVSServer to handle Independent vehicle location data</w:t>
            </w:r>
          </w:p>
        </w:tc>
        <w:tc>
          <w:tcPr>
            <w:tcW w:w="5911" w:type="dxa"/>
            <w:tcBorders>
              <w:top w:val="single" w:sz="6" w:space="0" w:color="auto"/>
              <w:left w:val="single" w:sz="6" w:space="0" w:color="auto"/>
              <w:bottom w:val="single" w:sz="6" w:space="0" w:color="auto"/>
              <w:right w:val="single" w:sz="6" w:space="0" w:color="auto"/>
            </w:tcBorders>
          </w:tcPr>
          <w:p w14:paraId="0199AA07" w14:textId="77777777" w:rsidR="00F30367" w:rsidRPr="00913EF0" w:rsidRDefault="00B113DE" w:rsidP="00F30367">
            <w:pPr>
              <w:rPr>
                <w:sz w:val="16"/>
                <w:szCs w:val="16"/>
              </w:rPr>
            </w:pPr>
            <w:r w:rsidRPr="00913EF0">
              <w:rPr>
                <w:sz w:val="16"/>
                <w:szCs w:val="16"/>
              </w:rPr>
              <w:t>MBORREL4: New req.</w:t>
            </w:r>
          </w:p>
        </w:tc>
      </w:tr>
      <w:tr w:rsidR="00F30367" w:rsidRPr="00C016A4" w14:paraId="7D372547" w14:textId="77777777" w:rsidTr="00F30367">
        <w:trPr>
          <w:trHeight w:val="245"/>
          <w:jc w:val="center"/>
        </w:trPr>
        <w:tc>
          <w:tcPr>
            <w:tcW w:w="1755" w:type="dxa"/>
            <w:tcBorders>
              <w:left w:val="single" w:sz="4" w:space="0" w:color="auto"/>
              <w:right w:val="single" w:sz="4" w:space="0" w:color="auto"/>
            </w:tcBorders>
          </w:tcPr>
          <w:p w14:paraId="0313D2B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883577" w14:textId="77777777" w:rsidR="00F30367" w:rsidRPr="00913EF0" w:rsidRDefault="00B113DE" w:rsidP="00F30367">
            <w:pPr>
              <w:rPr>
                <w:sz w:val="16"/>
                <w:szCs w:val="16"/>
              </w:rPr>
            </w:pPr>
            <w:r w:rsidRPr="00913EF0">
              <w:rPr>
                <w:sz w:val="16"/>
                <w:szCs w:val="16"/>
              </w:rPr>
              <w:t>SVS-UC-REQ-326619/B-Stopping FTCP/GRPC early theft alert vehicle location data reporting when “Theft Mode” DID activated</w:t>
            </w:r>
          </w:p>
        </w:tc>
        <w:tc>
          <w:tcPr>
            <w:tcW w:w="5911" w:type="dxa"/>
            <w:tcBorders>
              <w:top w:val="single" w:sz="6" w:space="0" w:color="auto"/>
              <w:left w:val="single" w:sz="6" w:space="0" w:color="auto"/>
              <w:bottom w:val="single" w:sz="6" w:space="0" w:color="auto"/>
              <w:right w:val="single" w:sz="6" w:space="0" w:color="auto"/>
            </w:tcBorders>
          </w:tcPr>
          <w:p w14:paraId="4677CE6E" w14:textId="77777777" w:rsidR="00F30367" w:rsidRPr="00913EF0" w:rsidRDefault="00B113DE" w:rsidP="00F30367">
            <w:pPr>
              <w:rPr>
                <w:sz w:val="16"/>
                <w:szCs w:val="16"/>
              </w:rPr>
            </w:pPr>
            <w:r w:rsidRPr="00913EF0">
              <w:rPr>
                <w:sz w:val="16"/>
                <w:szCs w:val="16"/>
              </w:rPr>
              <w:t>MBORREL4: Updated title and precondition, Ignition On or Off</w:t>
            </w:r>
          </w:p>
        </w:tc>
      </w:tr>
      <w:tr w:rsidR="00F30367" w:rsidRPr="00C016A4" w14:paraId="52BBC4D9" w14:textId="77777777" w:rsidTr="00F30367">
        <w:trPr>
          <w:trHeight w:val="245"/>
          <w:jc w:val="center"/>
        </w:trPr>
        <w:tc>
          <w:tcPr>
            <w:tcW w:w="1755" w:type="dxa"/>
            <w:tcBorders>
              <w:left w:val="single" w:sz="4" w:space="0" w:color="auto"/>
              <w:right w:val="single" w:sz="4" w:space="0" w:color="auto"/>
            </w:tcBorders>
          </w:tcPr>
          <w:p w14:paraId="479E146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814D6C" w14:textId="77777777" w:rsidR="00F30367" w:rsidRPr="00913EF0" w:rsidRDefault="00B113DE" w:rsidP="00F30367">
            <w:pPr>
              <w:rPr>
                <w:sz w:val="16"/>
                <w:szCs w:val="16"/>
              </w:rPr>
            </w:pPr>
            <w:r w:rsidRPr="00913EF0">
              <w:rPr>
                <w:sz w:val="16"/>
                <w:szCs w:val="16"/>
              </w:rPr>
              <w:t>SVS-UC-REQ-328789/A-FTCP early theft alert vehicle location data stop command request to SVSOnBoardClient and SVSServer</w:t>
            </w:r>
          </w:p>
        </w:tc>
        <w:tc>
          <w:tcPr>
            <w:tcW w:w="5911" w:type="dxa"/>
            <w:tcBorders>
              <w:top w:val="single" w:sz="6" w:space="0" w:color="auto"/>
              <w:left w:val="single" w:sz="6" w:space="0" w:color="auto"/>
              <w:bottom w:val="single" w:sz="6" w:space="0" w:color="auto"/>
              <w:right w:val="single" w:sz="6" w:space="0" w:color="auto"/>
            </w:tcBorders>
          </w:tcPr>
          <w:p w14:paraId="7983DCD5" w14:textId="77777777" w:rsidR="00F30367" w:rsidRPr="00913EF0" w:rsidRDefault="00B113DE" w:rsidP="00F30367">
            <w:pPr>
              <w:rPr>
                <w:sz w:val="16"/>
                <w:szCs w:val="16"/>
              </w:rPr>
            </w:pPr>
            <w:r w:rsidRPr="00913EF0">
              <w:rPr>
                <w:sz w:val="16"/>
                <w:szCs w:val="16"/>
              </w:rPr>
              <w:t>MBORREL4: New req.</w:t>
            </w:r>
          </w:p>
        </w:tc>
      </w:tr>
      <w:tr w:rsidR="00F30367" w:rsidRPr="00C016A4" w14:paraId="7EC6404B" w14:textId="77777777" w:rsidTr="00F30367">
        <w:trPr>
          <w:trHeight w:val="245"/>
          <w:jc w:val="center"/>
        </w:trPr>
        <w:tc>
          <w:tcPr>
            <w:tcW w:w="1755" w:type="dxa"/>
            <w:tcBorders>
              <w:left w:val="single" w:sz="4" w:space="0" w:color="auto"/>
              <w:right w:val="single" w:sz="4" w:space="0" w:color="auto"/>
            </w:tcBorders>
          </w:tcPr>
          <w:p w14:paraId="087BA13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E44912" w14:textId="77777777" w:rsidR="00F30367" w:rsidRPr="00913EF0" w:rsidRDefault="00B113DE" w:rsidP="00F30367">
            <w:pPr>
              <w:rPr>
                <w:sz w:val="16"/>
                <w:szCs w:val="16"/>
              </w:rPr>
            </w:pPr>
            <w:r w:rsidRPr="00913EF0">
              <w:rPr>
                <w:sz w:val="16"/>
                <w:szCs w:val="16"/>
              </w:rPr>
              <w:t>SVS-UC-REQ-328790/A-SMS early theft alert vehicle location data stop command request to SVSServer and SVSOnBoardClient</w:t>
            </w:r>
          </w:p>
        </w:tc>
        <w:tc>
          <w:tcPr>
            <w:tcW w:w="5911" w:type="dxa"/>
            <w:tcBorders>
              <w:top w:val="single" w:sz="6" w:space="0" w:color="auto"/>
              <w:left w:val="single" w:sz="6" w:space="0" w:color="auto"/>
              <w:bottom w:val="single" w:sz="6" w:space="0" w:color="auto"/>
              <w:right w:val="single" w:sz="6" w:space="0" w:color="auto"/>
            </w:tcBorders>
          </w:tcPr>
          <w:p w14:paraId="15D3F0B6" w14:textId="77777777" w:rsidR="00F30367" w:rsidRPr="00913EF0" w:rsidRDefault="00B113DE" w:rsidP="00F30367">
            <w:pPr>
              <w:rPr>
                <w:sz w:val="16"/>
                <w:szCs w:val="16"/>
              </w:rPr>
            </w:pPr>
            <w:r w:rsidRPr="00913EF0">
              <w:rPr>
                <w:sz w:val="16"/>
                <w:szCs w:val="16"/>
              </w:rPr>
              <w:t>MBORREL4: New req.</w:t>
            </w:r>
          </w:p>
        </w:tc>
      </w:tr>
      <w:tr w:rsidR="00F30367" w:rsidRPr="00C016A4" w14:paraId="607DBE7C" w14:textId="77777777" w:rsidTr="00F30367">
        <w:trPr>
          <w:trHeight w:val="245"/>
          <w:jc w:val="center"/>
        </w:trPr>
        <w:tc>
          <w:tcPr>
            <w:tcW w:w="1755" w:type="dxa"/>
            <w:tcBorders>
              <w:left w:val="single" w:sz="4" w:space="0" w:color="auto"/>
              <w:right w:val="single" w:sz="4" w:space="0" w:color="auto"/>
            </w:tcBorders>
          </w:tcPr>
          <w:p w14:paraId="169D76B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DFC22A" w14:textId="77777777" w:rsidR="00F30367" w:rsidRPr="00913EF0" w:rsidRDefault="00B113DE" w:rsidP="00F30367">
            <w:pPr>
              <w:rPr>
                <w:sz w:val="16"/>
                <w:szCs w:val="16"/>
              </w:rPr>
            </w:pPr>
            <w:r w:rsidRPr="00913EF0">
              <w:rPr>
                <w:sz w:val="16"/>
                <w:szCs w:val="16"/>
              </w:rPr>
              <w:t>SVS-UC-REQ-328791/A-FTCP early theft alert vehicle location data stop command response and/or alert to SVSOffBoardClient</w:t>
            </w:r>
          </w:p>
        </w:tc>
        <w:tc>
          <w:tcPr>
            <w:tcW w:w="5911" w:type="dxa"/>
            <w:tcBorders>
              <w:top w:val="single" w:sz="6" w:space="0" w:color="auto"/>
              <w:left w:val="single" w:sz="6" w:space="0" w:color="auto"/>
              <w:bottom w:val="single" w:sz="6" w:space="0" w:color="auto"/>
              <w:right w:val="single" w:sz="6" w:space="0" w:color="auto"/>
            </w:tcBorders>
          </w:tcPr>
          <w:p w14:paraId="702898E0" w14:textId="77777777" w:rsidR="00F30367" w:rsidRPr="00913EF0" w:rsidRDefault="00B113DE" w:rsidP="00F30367">
            <w:pPr>
              <w:rPr>
                <w:sz w:val="16"/>
                <w:szCs w:val="16"/>
              </w:rPr>
            </w:pPr>
            <w:r w:rsidRPr="00913EF0">
              <w:rPr>
                <w:sz w:val="16"/>
                <w:szCs w:val="16"/>
              </w:rPr>
              <w:t>MBORREL4: New req.</w:t>
            </w:r>
          </w:p>
        </w:tc>
      </w:tr>
      <w:tr w:rsidR="00F30367" w:rsidRPr="00C016A4" w14:paraId="0DF03A32" w14:textId="77777777" w:rsidTr="00F30367">
        <w:trPr>
          <w:trHeight w:val="245"/>
          <w:jc w:val="center"/>
        </w:trPr>
        <w:tc>
          <w:tcPr>
            <w:tcW w:w="1755" w:type="dxa"/>
            <w:tcBorders>
              <w:left w:val="single" w:sz="4" w:space="0" w:color="auto"/>
              <w:right w:val="single" w:sz="4" w:space="0" w:color="auto"/>
            </w:tcBorders>
          </w:tcPr>
          <w:p w14:paraId="530197A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23BE20" w14:textId="77777777" w:rsidR="00F30367" w:rsidRPr="00913EF0" w:rsidRDefault="00B113DE" w:rsidP="00F30367">
            <w:pPr>
              <w:rPr>
                <w:sz w:val="16"/>
                <w:szCs w:val="16"/>
              </w:rPr>
            </w:pPr>
            <w:r w:rsidRPr="00913EF0">
              <w:rPr>
                <w:sz w:val="16"/>
                <w:szCs w:val="16"/>
              </w:rPr>
              <w:t>SVS-UC-REQ-320188/B-SVS DTC Notifications</w:t>
            </w:r>
          </w:p>
        </w:tc>
        <w:tc>
          <w:tcPr>
            <w:tcW w:w="5911" w:type="dxa"/>
            <w:tcBorders>
              <w:top w:val="single" w:sz="6" w:space="0" w:color="auto"/>
              <w:left w:val="single" w:sz="6" w:space="0" w:color="auto"/>
              <w:bottom w:val="single" w:sz="6" w:space="0" w:color="auto"/>
              <w:right w:val="single" w:sz="6" w:space="0" w:color="auto"/>
            </w:tcBorders>
          </w:tcPr>
          <w:p w14:paraId="1941D760" w14:textId="77777777" w:rsidR="00F30367" w:rsidRPr="00913EF0" w:rsidRDefault="00B113DE" w:rsidP="00F30367">
            <w:pPr>
              <w:rPr>
                <w:sz w:val="16"/>
                <w:szCs w:val="16"/>
              </w:rPr>
            </w:pPr>
            <w:r w:rsidRPr="00913EF0">
              <w:rPr>
                <w:sz w:val="16"/>
                <w:szCs w:val="16"/>
              </w:rPr>
              <w:t>MBORREL4: Removed VHA from Actors</w:t>
            </w:r>
          </w:p>
        </w:tc>
      </w:tr>
      <w:tr w:rsidR="00F30367" w:rsidRPr="00C016A4" w14:paraId="7BAB14B6" w14:textId="77777777" w:rsidTr="00F30367">
        <w:trPr>
          <w:trHeight w:val="245"/>
          <w:jc w:val="center"/>
        </w:trPr>
        <w:tc>
          <w:tcPr>
            <w:tcW w:w="1755" w:type="dxa"/>
            <w:tcBorders>
              <w:left w:val="single" w:sz="4" w:space="0" w:color="auto"/>
              <w:right w:val="single" w:sz="4" w:space="0" w:color="auto"/>
            </w:tcBorders>
          </w:tcPr>
          <w:p w14:paraId="53F54C1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758DA4" w14:textId="77777777" w:rsidR="00F30367" w:rsidRPr="00913EF0" w:rsidRDefault="00B113DE" w:rsidP="00F30367">
            <w:pPr>
              <w:rPr>
                <w:sz w:val="16"/>
                <w:szCs w:val="16"/>
              </w:rPr>
            </w:pPr>
            <w:r w:rsidRPr="00913EF0">
              <w:rPr>
                <w:sz w:val="16"/>
                <w:szCs w:val="16"/>
              </w:rPr>
              <w:t>STR-555426/B-White Box View</w:t>
            </w:r>
          </w:p>
        </w:tc>
        <w:tc>
          <w:tcPr>
            <w:tcW w:w="5911" w:type="dxa"/>
            <w:tcBorders>
              <w:top w:val="single" w:sz="6" w:space="0" w:color="auto"/>
              <w:left w:val="single" w:sz="6" w:space="0" w:color="auto"/>
              <w:bottom w:val="single" w:sz="6" w:space="0" w:color="auto"/>
              <w:right w:val="single" w:sz="6" w:space="0" w:color="auto"/>
            </w:tcBorders>
          </w:tcPr>
          <w:p w14:paraId="2CC77A49" w14:textId="77777777" w:rsidR="00F30367" w:rsidRPr="00913EF0" w:rsidRDefault="00B113DE" w:rsidP="00F30367">
            <w:pPr>
              <w:rPr>
                <w:sz w:val="16"/>
                <w:szCs w:val="16"/>
              </w:rPr>
            </w:pPr>
            <w:r w:rsidRPr="00913EF0">
              <w:rPr>
                <w:sz w:val="16"/>
                <w:szCs w:val="16"/>
              </w:rPr>
              <w:t>MBORREL4: Added Sequence Diagram section</w:t>
            </w:r>
          </w:p>
        </w:tc>
      </w:tr>
      <w:tr w:rsidR="00F30367" w:rsidRPr="00C016A4" w14:paraId="24DC8A0B" w14:textId="77777777" w:rsidTr="00F30367">
        <w:trPr>
          <w:trHeight w:val="245"/>
          <w:jc w:val="center"/>
        </w:trPr>
        <w:tc>
          <w:tcPr>
            <w:tcW w:w="1755" w:type="dxa"/>
            <w:tcBorders>
              <w:left w:val="single" w:sz="4" w:space="0" w:color="auto"/>
              <w:right w:val="single" w:sz="4" w:space="0" w:color="auto"/>
            </w:tcBorders>
          </w:tcPr>
          <w:p w14:paraId="6D46944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B38C43" w14:textId="77777777" w:rsidR="00F30367" w:rsidRPr="00913EF0" w:rsidRDefault="00B113DE" w:rsidP="00F30367">
            <w:pPr>
              <w:rPr>
                <w:sz w:val="16"/>
                <w:szCs w:val="16"/>
              </w:rPr>
            </w:pPr>
            <w:r w:rsidRPr="00913EF0">
              <w:rPr>
                <w:sz w:val="16"/>
                <w:szCs w:val="16"/>
              </w:rPr>
              <w:t>STR-586617/A-Sequence Diagrams</w:t>
            </w:r>
          </w:p>
        </w:tc>
        <w:tc>
          <w:tcPr>
            <w:tcW w:w="5911" w:type="dxa"/>
            <w:tcBorders>
              <w:top w:val="single" w:sz="6" w:space="0" w:color="auto"/>
              <w:left w:val="single" w:sz="6" w:space="0" w:color="auto"/>
              <w:bottom w:val="single" w:sz="6" w:space="0" w:color="auto"/>
              <w:right w:val="single" w:sz="6" w:space="0" w:color="auto"/>
            </w:tcBorders>
          </w:tcPr>
          <w:p w14:paraId="4E18B4CA" w14:textId="77777777" w:rsidR="00F30367" w:rsidRPr="00913EF0" w:rsidRDefault="00B113DE" w:rsidP="00F30367">
            <w:pPr>
              <w:rPr>
                <w:sz w:val="16"/>
                <w:szCs w:val="16"/>
              </w:rPr>
            </w:pPr>
            <w:r w:rsidRPr="00913EF0">
              <w:rPr>
                <w:sz w:val="16"/>
                <w:szCs w:val="16"/>
              </w:rPr>
              <w:t>MBORREL4: New section</w:t>
            </w:r>
          </w:p>
        </w:tc>
      </w:tr>
      <w:tr w:rsidR="00F30367" w:rsidRPr="00C016A4" w14:paraId="27F3EDD0" w14:textId="77777777" w:rsidTr="00F30367">
        <w:trPr>
          <w:trHeight w:val="245"/>
          <w:jc w:val="center"/>
        </w:trPr>
        <w:tc>
          <w:tcPr>
            <w:tcW w:w="1755" w:type="dxa"/>
            <w:tcBorders>
              <w:left w:val="single" w:sz="4" w:space="0" w:color="auto"/>
              <w:right w:val="single" w:sz="4" w:space="0" w:color="auto"/>
            </w:tcBorders>
          </w:tcPr>
          <w:p w14:paraId="3BA8879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674DAD" w14:textId="77777777" w:rsidR="00F30367" w:rsidRPr="00913EF0" w:rsidRDefault="00B113DE" w:rsidP="00F30367">
            <w:pPr>
              <w:rPr>
                <w:sz w:val="16"/>
                <w:szCs w:val="16"/>
              </w:rPr>
            </w:pPr>
            <w:r w:rsidRPr="00913EF0">
              <w:rPr>
                <w:sz w:val="16"/>
                <w:szCs w:val="16"/>
              </w:rPr>
              <w:t>SD-REQ-329376/A-FTCP Data Comm. from SVSOffBoardClient to SVSOnBoardClient</w:t>
            </w:r>
          </w:p>
        </w:tc>
        <w:tc>
          <w:tcPr>
            <w:tcW w:w="5911" w:type="dxa"/>
            <w:tcBorders>
              <w:top w:val="single" w:sz="6" w:space="0" w:color="auto"/>
              <w:left w:val="single" w:sz="6" w:space="0" w:color="auto"/>
              <w:bottom w:val="single" w:sz="6" w:space="0" w:color="auto"/>
              <w:right w:val="single" w:sz="6" w:space="0" w:color="auto"/>
            </w:tcBorders>
          </w:tcPr>
          <w:p w14:paraId="551BD62A" w14:textId="77777777" w:rsidR="00F30367" w:rsidRPr="00913EF0" w:rsidRDefault="00B113DE" w:rsidP="00F30367">
            <w:pPr>
              <w:rPr>
                <w:sz w:val="16"/>
                <w:szCs w:val="16"/>
              </w:rPr>
            </w:pPr>
            <w:r w:rsidRPr="00913EF0">
              <w:rPr>
                <w:sz w:val="16"/>
                <w:szCs w:val="16"/>
              </w:rPr>
              <w:t>MBORREL4: New diagram/req.</w:t>
            </w:r>
          </w:p>
        </w:tc>
      </w:tr>
      <w:tr w:rsidR="00F30367" w:rsidRPr="00C016A4" w14:paraId="5A4812E0" w14:textId="77777777" w:rsidTr="00F30367">
        <w:trPr>
          <w:trHeight w:val="245"/>
          <w:jc w:val="center"/>
        </w:trPr>
        <w:tc>
          <w:tcPr>
            <w:tcW w:w="1755" w:type="dxa"/>
            <w:tcBorders>
              <w:left w:val="single" w:sz="4" w:space="0" w:color="auto"/>
              <w:bottom w:val="single" w:sz="4" w:space="0" w:color="auto"/>
              <w:right w:val="single" w:sz="4" w:space="0" w:color="auto"/>
            </w:tcBorders>
          </w:tcPr>
          <w:p w14:paraId="53F7154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F776DE" w14:textId="77777777" w:rsidR="00F30367" w:rsidRPr="00913EF0" w:rsidRDefault="00B113DE" w:rsidP="00F30367">
            <w:pPr>
              <w:rPr>
                <w:sz w:val="16"/>
                <w:szCs w:val="16"/>
              </w:rPr>
            </w:pPr>
            <w:r w:rsidRPr="00913EF0">
              <w:rPr>
                <w:sz w:val="16"/>
                <w:szCs w:val="16"/>
              </w:rPr>
              <w:t>SD-REQ-329377/A-SMS Data Comm. from SVSOffBoardClient to SVSOnBoardClient</w:t>
            </w:r>
          </w:p>
        </w:tc>
        <w:tc>
          <w:tcPr>
            <w:tcW w:w="5911" w:type="dxa"/>
            <w:tcBorders>
              <w:top w:val="single" w:sz="6" w:space="0" w:color="auto"/>
              <w:left w:val="single" w:sz="6" w:space="0" w:color="auto"/>
              <w:bottom w:val="single" w:sz="6" w:space="0" w:color="auto"/>
              <w:right w:val="single" w:sz="6" w:space="0" w:color="auto"/>
            </w:tcBorders>
          </w:tcPr>
          <w:p w14:paraId="58980015" w14:textId="77777777" w:rsidR="00F30367" w:rsidRPr="00913EF0" w:rsidRDefault="00B113DE" w:rsidP="00F30367">
            <w:pPr>
              <w:rPr>
                <w:sz w:val="16"/>
                <w:szCs w:val="16"/>
              </w:rPr>
            </w:pPr>
            <w:r w:rsidRPr="00913EF0">
              <w:rPr>
                <w:sz w:val="16"/>
                <w:szCs w:val="16"/>
              </w:rPr>
              <w:t>MBORREL4: New diagram/req.</w:t>
            </w:r>
          </w:p>
        </w:tc>
      </w:tr>
      <w:tr w:rsidR="00F30367" w14:paraId="2CA547DE"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A08EEC6"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63BCDBC6"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5F481D75"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6C9F0C3C" w14:textId="77777777" w:rsidR="00F30367" w:rsidRDefault="00F30367" w:rsidP="00F30367">
            <w:pPr>
              <w:spacing w:line="276" w:lineRule="auto"/>
              <w:rPr>
                <w:rFonts w:cs="Arial"/>
                <w:b/>
                <w:sz w:val="16"/>
              </w:rPr>
            </w:pPr>
          </w:p>
        </w:tc>
      </w:tr>
      <w:tr w:rsidR="00F30367" w:rsidRPr="008D5346" w14:paraId="19C9819B"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5BC2E30B" w14:textId="77777777" w:rsidR="00F30367" w:rsidRDefault="00B113DE" w:rsidP="00F30367">
            <w:pPr>
              <w:spacing w:line="276" w:lineRule="auto"/>
              <w:rPr>
                <w:rFonts w:cs="Arial"/>
                <w:b/>
                <w:sz w:val="16"/>
                <w:szCs w:val="16"/>
                <w:lang w:val="fr-FR"/>
              </w:rPr>
            </w:pPr>
            <w:r>
              <w:rPr>
                <w:rFonts w:cs="Arial"/>
                <w:b/>
                <w:sz w:val="16"/>
                <w:szCs w:val="16"/>
              </w:rPr>
              <w:t>November 2, 2018</w:t>
            </w:r>
          </w:p>
        </w:tc>
        <w:tc>
          <w:tcPr>
            <w:tcW w:w="650" w:type="dxa"/>
            <w:tcBorders>
              <w:top w:val="single" w:sz="6" w:space="0" w:color="auto"/>
              <w:left w:val="single" w:sz="6" w:space="0" w:color="auto"/>
              <w:bottom w:val="single" w:sz="6" w:space="0" w:color="auto"/>
              <w:right w:val="single" w:sz="6" w:space="0" w:color="auto"/>
            </w:tcBorders>
            <w:hideMark/>
          </w:tcPr>
          <w:p w14:paraId="5E8CFD34" w14:textId="77777777" w:rsidR="00F30367" w:rsidRDefault="00B113DE" w:rsidP="00F30367">
            <w:pPr>
              <w:spacing w:line="276" w:lineRule="auto"/>
              <w:jc w:val="center"/>
              <w:rPr>
                <w:rFonts w:cs="Arial"/>
                <w:b/>
                <w:sz w:val="16"/>
                <w:lang w:val="fr-FR"/>
              </w:rPr>
            </w:pPr>
            <w:r>
              <w:rPr>
                <w:rFonts w:cs="Arial"/>
                <w:b/>
                <w:sz w:val="16"/>
                <w:lang w:val="fr-FR"/>
              </w:rPr>
              <w:t>1.6</w:t>
            </w:r>
          </w:p>
        </w:tc>
        <w:tc>
          <w:tcPr>
            <w:tcW w:w="7660" w:type="dxa"/>
            <w:gridSpan w:val="2"/>
            <w:tcBorders>
              <w:top w:val="single" w:sz="6" w:space="0" w:color="auto"/>
              <w:left w:val="single" w:sz="6" w:space="0" w:color="auto"/>
              <w:bottom w:val="single" w:sz="6" w:space="0" w:color="auto"/>
              <w:right w:val="single" w:sz="6" w:space="0" w:color="auto"/>
            </w:tcBorders>
          </w:tcPr>
          <w:p w14:paraId="61DA966B" w14:textId="77777777" w:rsidR="00F30367" w:rsidRPr="008D5346" w:rsidRDefault="00F30367" w:rsidP="00F30367">
            <w:pPr>
              <w:spacing w:line="276" w:lineRule="auto"/>
              <w:rPr>
                <w:rFonts w:cs="Arial"/>
                <w:b/>
                <w:sz w:val="16"/>
                <w:szCs w:val="16"/>
              </w:rPr>
            </w:pPr>
          </w:p>
        </w:tc>
      </w:tr>
      <w:tr w:rsidR="00F30367" w:rsidRPr="00913EF0" w14:paraId="1336D047" w14:textId="77777777" w:rsidTr="00F30367">
        <w:trPr>
          <w:trHeight w:val="245"/>
          <w:jc w:val="center"/>
        </w:trPr>
        <w:tc>
          <w:tcPr>
            <w:tcW w:w="1755" w:type="dxa"/>
            <w:tcBorders>
              <w:top w:val="single" w:sz="4" w:space="0" w:color="auto"/>
              <w:left w:val="single" w:sz="4" w:space="0" w:color="auto"/>
              <w:right w:val="single" w:sz="4" w:space="0" w:color="auto"/>
            </w:tcBorders>
          </w:tcPr>
          <w:p w14:paraId="627DDF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E16FC7" w14:textId="77777777" w:rsidR="00F30367" w:rsidRPr="00636855" w:rsidRDefault="00B113DE" w:rsidP="00F30367">
            <w:pPr>
              <w:rPr>
                <w:sz w:val="16"/>
                <w:szCs w:val="16"/>
              </w:rPr>
            </w:pPr>
            <w:r w:rsidRPr="00636855">
              <w:rPr>
                <w:sz w:val="16"/>
                <w:szCs w:val="16"/>
              </w:rPr>
              <w:t>SVS-CLD-REQ-291017/E-Stolen Vehicle Services Server</w:t>
            </w:r>
          </w:p>
        </w:tc>
        <w:tc>
          <w:tcPr>
            <w:tcW w:w="5911" w:type="dxa"/>
            <w:tcBorders>
              <w:top w:val="single" w:sz="6" w:space="0" w:color="auto"/>
              <w:left w:val="single" w:sz="6" w:space="0" w:color="auto"/>
              <w:bottom w:val="single" w:sz="6" w:space="0" w:color="auto"/>
              <w:right w:val="single" w:sz="6" w:space="0" w:color="auto"/>
            </w:tcBorders>
          </w:tcPr>
          <w:p w14:paraId="1089D82C" w14:textId="77777777" w:rsidR="00F30367" w:rsidRPr="00636855" w:rsidRDefault="00B113DE" w:rsidP="00F30367">
            <w:pPr>
              <w:rPr>
                <w:sz w:val="16"/>
                <w:szCs w:val="16"/>
              </w:rPr>
            </w:pPr>
            <w:r w:rsidRPr="00636855">
              <w:rPr>
                <w:sz w:val="16"/>
                <w:szCs w:val="16"/>
              </w:rPr>
              <w:t>MBORREL4: Updated content</w:t>
            </w:r>
          </w:p>
        </w:tc>
      </w:tr>
      <w:tr w:rsidR="00F30367" w:rsidRPr="00913EF0" w14:paraId="7FDE3821" w14:textId="77777777" w:rsidTr="00F30367">
        <w:trPr>
          <w:trHeight w:val="245"/>
          <w:jc w:val="center"/>
        </w:trPr>
        <w:tc>
          <w:tcPr>
            <w:tcW w:w="1755" w:type="dxa"/>
            <w:tcBorders>
              <w:left w:val="single" w:sz="4" w:space="0" w:color="auto"/>
              <w:right w:val="single" w:sz="4" w:space="0" w:color="auto"/>
            </w:tcBorders>
          </w:tcPr>
          <w:p w14:paraId="38E0E16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34DDD4" w14:textId="77777777" w:rsidR="00F30367" w:rsidRPr="00636855" w:rsidRDefault="00B113DE" w:rsidP="00F30367">
            <w:pPr>
              <w:rPr>
                <w:sz w:val="16"/>
                <w:szCs w:val="16"/>
              </w:rPr>
            </w:pPr>
            <w:r w:rsidRPr="00636855">
              <w:rPr>
                <w:sz w:val="16"/>
                <w:szCs w:val="16"/>
              </w:rPr>
              <w:t>SVS-CLD-REQ-291018/D-Stolen Vehicle Services Interface Client</w:t>
            </w:r>
          </w:p>
        </w:tc>
        <w:tc>
          <w:tcPr>
            <w:tcW w:w="5911" w:type="dxa"/>
            <w:tcBorders>
              <w:top w:val="single" w:sz="6" w:space="0" w:color="auto"/>
              <w:left w:val="single" w:sz="6" w:space="0" w:color="auto"/>
              <w:bottom w:val="single" w:sz="6" w:space="0" w:color="auto"/>
              <w:right w:val="single" w:sz="6" w:space="0" w:color="auto"/>
            </w:tcBorders>
          </w:tcPr>
          <w:p w14:paraId="552ECF94" w14:textId="77777777" w:rsidR="00F30367" w:rsidRPr="00636855" w:rsidRDefault="00B113DE" w:rsidP="00F30367">
            <w:pPr>
              <w:rPr>
                <w:sz w:val="16"/>
                <w:szCs w:val="16"/>
              </w:rPr>
            </w:pPr>
            <w:r w:rsidRPr="00636855">
              <w:rPr>
                <w:sz w:val="16"/>
                <w:szCs w:val="16"/>
              </w:rPr>
              <w:t>MBORREL4: Updated content</w:t>
            </w:r>
          </w:p>
        </w:tc>
      </w:tr>
      <w:tr w:rsidR="00F30367" w:rsidRPr="00913EF0" w14:paraId="2AC12AF5" w14:textId="77777777" w:rsidTr="00F30367">
        <w:trPr>
          <w:trHeight w:val="245"/>
          <w:jc w:val="center"/>
        </w:trPr>
        <w:tc>
          <w:tcPr>
            <w:tcW w:w="1755" w:type="dxa"/>
            <w:tcBorders>
              <w:left w:val="single" w:sz="4" w:space="0" w:color="auto"/>
              <w:right w:val="single" w:sz="4" w:space="0" w:color="auto"/>
            </w:tcBorders>
          </w:tcPr>
          <w:p w14:paraId="0B1C424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265941" w14:textId="77777777" w:rsidR="00F30367" w:rsidRPr="00636855" w:rsidRDefault="00B113DE" w:rsidP="00F30367">
            <w:pPr>
              <w:rPr>
                <w:sz w:val="16"/>
                <w:szCs w:val="16"/>
              </w:rPr>
            </w:pPr>
            <w:r w:rsidRPr="00636855">
              <w:rPr>
                <w:sz w:val="16"/>
                <w:szCs w:val="16"/>
              </w:rPr>
              <w:t>SVS-CLD-REQ-291115/E-Stolen Vehicle Services OnBoard Client</w:t>
            </w:r>
          </w:p>
        </w:tc>
        <w:tc>
          <w:tcPr>
            <w:tcW w:w="5911" w:type="dxa"/>
            <w:tcBorders>
              <w:top w:val="single" w:sz="6" w:space="0" w:color="auto"/>
              <w:left w:val="single" w:sz="6" w:space="0" w:color="auto"/>
              <w:bottom w:val="single" w:sz="6" w:space="0" w:color="auto"/>
              <w:right w:val="single" w:sz="6" w:space="0" w:color="auto"/>
            </w:tcBorders>
          </w:tcPr>
          <w:p w14:paraId="183B01CF" w14:textId="77777777" w:rsidR="00F30367" w:rsidRPr="00636855" w:rsidRDefault="00B113DE" w:rsidP="00F30367">
            <w:pPr>
              <w:rPr>
                <w:sz w:val="16"/>
                <w:szCs w:val="16"/>
              </w:rPr>
            </w:pPr>
            <w:r w:rsidRPr="00636855">
              <w:rPr>
                <w:sz w:val="16"/>
                <w:szCs w:val="16"/>
              </w:rPr>
              <w:t>MBORREL4: Updated content</w:t>
            </w:r>
          </w:p>
        </w:tc>
      </w:tr>
      <w:tr w:rsidR="00F30367" w:rsidRPr="00913EF0" w14:paraId="563E88BB" w14:textId="77777777" w:rsidTr="00F30367">
        <w:trPr>
          <w:trHeight w:val="245"/>
          <w:jc w:val="center"/>
        </w:trPr>
        <w:tc>
          <w:tcPr>
            <w:tcW w:w="1755" w:type="dxa"/>
            <w:tcBorders>
              <w:left w:val="single" w:sz="4" w:space="0" w:color="auto"/>
              <w:right w:val="single" w:sz="4" w:space="0" w:color="auto"/>
            </w:tcBorders>
          </w:tcPr>
          <w:p w14:paraId="4F99BAC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9FC3A7" w14:textId="77777777" w:rsidR="00F30367" w:rsidRPr="00636855" w:rsidRDefault="00B113DE" w:rsidP="00F30367">
            <w:pPr>
              <w:rPr>
                <w:sz w:val="16"/>
                <w:szCs w:val="16"/>
              </w:rPr>
            </w:pPr>
            <w:r w:rsidRPr="00636855">
              <w:rPr>
                <w:sz w:val="16"/>
                <w:szCs w:val="16"/>
              </w:rPr>
              <w:t>SVS-IIR-REQ-291023/E-SVSServer_Rx</w:t>
            </w:r>
          </w:p>
        </w:tc>
        <w:tc>
          <w:tcPr>
            <w:tcW w:w="5911" w:type="dxa"/>
            <w:tcBorders>
              <w:top w:val="single" w:sz="6" w:space="0" w:color="auto"/>
              <w:left w:val="single" w:sz="6" w:space="0" w:color="auto"/>
              <w:bottom w:val="single" w:sz="6" w:space="0" w:color="auto"/>
              <w:right w:val="single" w:sz="6" w:space="0" w:color="auto"/>
            </w:tcBorders>
          </w:tcPr>
          <w:p w14:paraId="2721C991" w14:textId="77777777" w:rsidR="00F30367" w:rsidRPr="00636855" w:rsidRDefault="00B113DE" w:rsidP="00F30367">
            <w:pPr>
              <w:rPr>
                <w:sz w:val="16"/>
                <w:szCs w:val="16"/>
              </w:rPr>
            </w:pPr>
            <w:r w:rsidRPr="00636855">
              <w:rPr>
                <w:sz w:val="16"/>
                <w:szCs w:val="16"/>
              </w:rPr>
              <w:t xml:space="preserve">MBORREL4: Added REQ-027149, REQ-086348, </w:t>
            </w:r>
            <w:r>
              <w:rPr>
                <w:sz w:val="16"/>
                <w:szCs w:val="16"/>
              </w:rPr>
              <w:t>REQ-201601, REQ-199808</w:t>
            </w:r>
          </w:p>
        </w:tc>
      </w:tr>
      <w:tr w:rsidR="00F30367" w:rsidRPr="00913EF0" w14:paraId="3EF74CCF" w14:textId="77777777" w:rsidTr="00F30367">
        <w:trPr>
          <w:trHeight w:val="245"/>
          <w:jc w:val="center"/>
        </w:trPr>
        <w:tc>
          <w:tcPr>
            <w:tcW w:w="1755" w:type="dxa"/>
            <w:tcBorders>
              <w:left w:val="single" w:sz="4" w:space="0" w:color="auto"/>
              <w:right w:val="single" w:sz="4" w:space="0" w:color="auto"/>
            </w:tcBorders>
          </w:tcPr>
          <w:p w14:paraId="38104B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30E201" w14:textId="77777777" w:rsidR="00F30367" w:rsidRPr="00636855" w:rsidRDefault="00B113DE" w:rsidP="00F30367">
            <w:pPr>
              <w:rPr>
                <w:sz w:val="16"/>
                <w:szCs w:val="16"/>
              </w:rPr>
            </w:pPr>
            <w:r w:rsidRPr="00636855">
              <w:rPr>
                <w:sz w:val="16"/>
                <w:szCs w:val="16"/>
              </w:rPr>
              <w:t>SVS-REQ-298018/E-SVS Capability DID</w:t>
            </w:r>
          </w:p>
        </w:tc>
        <w:tc>
          <w:tcPr>
            <w:tcW w:w="5911" w:type="dxa"/>
            <w:tcBorders>
              <w:top w:val="single" w:sz="6" w:space="0" w:color="auto"/>
              <w:left w:val="single" w:sz="6" w:space="0" w:color="auto"/>
              <w:bottom w:val="single" w:sz="6" w:space="0" w:color="auto"/>
              <w:right w:val="single" w:sz="6" w:space="0" w:color="auto"/>
            </w:tcBorders>
          </w:tcPr>
          <w:p w14:paraId="425B2DC2" w14:textId="77777777" w:rsidR="00F30367" w:rsidRPr="00636855" w:rsidRDefault="00B113DE" w:rsidP="00F30367">
            <w:pPr>
              <w:rPr>
                <w:sz w:val="16"/>
                <w:szCs w:val="16"/>
              </w:rPr>
            </w:pPr>
            <w:r w:rsidRPr="00636855">
              <w:rPr>
                <w:sz w:val="16"/>
                <w:szCs w:val="16"/>
              </w:rPr>
              <w:t>MBORREL4: Removed last line</w:t>
            </w:r>
          </w:p>
        </w:tc>
      </w:tr>
      <w:tr w:rsidR="00F30367" w:rsidRPr="00913EF0" w14:paraId="068B9DBB" w14:textId="77777777" w:rsidTr="00F30367">
        <w:trPr>
          <w:trHeight w:val="245"/>
          <w:jc w:val="center"/>
        </w:trPr>
        <w:tc>
          <w:tcPr>
            <w:tcW w:w="1755" w:type="dxa"/>
            <w:tcBorders>
              <w:left w:val="single" w:sz="4" w:space="0" w:color="auto"/>
              <w:right w:val="single" w:sz="4" w:space="0" w:color="auto"/>
            </w:tcBorders>
          </w:tcPr>
          <w:p w14:paraId="304A792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17238A" w14:textId="77777777" w:rsidR="00F30367" w:rsidRPr="00636855" w:rsidRDefault="00B113DE" w:rsidP="00F30367">
            <w:pPr>
              <w:rPr>
                <w:sz w:val="16"/>
                <w:szCs w:val="16"/>
              </w:rPr>
            </w:pPr>
            <w:r w:rsidRPr="00636855">
              <w:rPr>
                <w:sz w:val="16"/>
                <w:szCs w:val="16"/>
              </w:rPr>
              <w:t>SVS-REQ-321935/C-SVS Subscription State</w:t>
            </w:r>
          </w:p>
        </w:tc>
        <w:tc>
          <w:tcPr>
            <w:tcW w:w="5911" w:type="dxa"/>
            <w:tcBorders>
              <w:top w:val="single" w:sz="6" w:space="0" w:color="auto"/>
              <w:left w:val="single" w:sz="6" w:space="0" w:color="auto"/>
              <w:bottom w:val="single" w:sz="6" w:space="0" w:color="auto"/>
              <w:right w:val="single" w:sz="6" w:space="0" w:color="auto"/>
            </w:tcBorders>
          </w:tcPr>
          <w:p w14:paraId="76BB3275" w14:textId="77777777" w:rsidR="00F30367" w:rsidRPr="00636855" w:rsidRDefault="00B113DE" w:rsidP="00F30367">
            <w:pPr>
              <w:rPr>
                <w:sz w:val="16"/>
                <w:szCs w:val="16"/>
              </w:rPr>
            </w:pPr>
            <w:r w:rsidRPr="00636855">
              <w:rPr>
                <w:sz w:val="16"/>
                <w:szCs w:val="16"/>
              </w:rPr>
              <w:t>MBORREL4: Updated title and content for CCS</w:t>
            </w:r>
          </w:p>
        </w:tc>
      </w:tr>
      <w:tr w:rsidR="00F30367" w:rsidRPr="00913EF0" w14:paraId="19C8C85B" w14:textId="77777777" w:rsidTr="00F30367">
        <w:trPr>
          <w:trHeight w:val="245"/>
          <w:jc w:val="center"/>
        </w:trPr>
        <w:tc>
          <w:tcPr>
            <w:tcW w:w="1755" w:type="dxa"/>
            <w:tcBorders>
              <w:left w:val="single" w:sz="4" w:space="0" w:color="auto"/>
              <w:right w:val="single" w:sz="4" w:space="0" w:color="auto"/>
            </w:tcBorders>
          </w:tcPr>
          <w:p w14:paraId="352EBFB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7D8C78" w14:textId="77777777" w:rsidR="00F30367" w:rsidRPr="00636855" w:rsidRDefault="00B113DE" w:rsidP="00F30367">
            <w:pPr>
              <w:rPr>
                <w:sz w:val="16"/>
                <w:szCs w:val="16"/>
              </w:rPr>
            </w:pPr>
            <w:r w:rsidRPr="00636855">
              <w:rPr>
                <w:sz w:val="16"/>
                <w:szCs w:val="16"/>
              </w:rPr>
              <w:t>SVS-REQ-304063/C-SVS Backup Antenna DID</w:t>
            </w:r>
          </w:p>
        </w:tc>
        <w:tc>
          <w:tcPr>
            <w:tcW w:w="5911" w:type="dxa"/>
            <w:tcBorders>
              <w:top w:val="single" w:sz="6" w:space="0" w:color="auto"/>
              <w:left w:val="single" w:sz="6" w:space="0" w:color="auto"/>
              <w:bottom w:val="single" w:sz="6" w:space="0" w:color="auto"/>
              <w:right w:val="single" w:sz="6" w:space="0" w:color="auto"/>
            </w:tcBorders>
          </w:tcPr>
          <w:p w14:paraId="3482D241" w14:textId="77777777" w:rsidR="00F30367" w:rsidRPr="00636855" w:rsidRDefault="00B113DE" w:rsidP="00F30367">
            <w:pPr>
              <w:rPr>
                <w:sz w:val="16"/>
                <w:szCs w:val="16"/>
              </w:rPr>
            </w:pPr>
            <w:r w:rsidRPr="00636855">
              <w:rPr>
                <w:sz w:val="16"/>
                <w:szCs w:val="16"/>
              </w:rPr>
              <w:t>MBORREL4: Updated DID name</w:t>
            </w:r>
          </w:p>
        </w:tc>
      </w:tr>
      <w:tr w:rsidR="00F30367" w:rsidRPr="00913EF0" w14:paraId="1C1035CA" w14:textId="77777777" w:rsidTr="00F30367">
        <w:trPr>
          <w:trHeight w:val="245"/>
          <w:jc w:val="center"/>
        </w:trPr>
        <w:tc>
          <w:tcPr>
            <w:tcW w:w="1755" w:type="dxa"/>
            <w:tcBorders>
              <w:left w:val="single" w:sz="4" w:space="0" w:color="auto"/>
              <w:right w:val="single" w:sz="4" w:space="0" w:color="auto"/>
            </w:tcBorders>
          </w:tcPr>
          <w:p w14:paraId="46BAFC2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67A395" w14:textId="77777777" w:rsidR="00F30367" w:rsidRPr="00636855" w:rsidRDefault="00B113DE" w:rsidP="00F30367">
            <w:pPr>
              <w:rPr>
                <w:sz w:val="16"/>
                <w:szCs w:val="16"/>
              </w:rPr>
            </w:pPr>
            <w:r w:rsidRPr="00636855">
              <w:rPr>
                <w:sz w:val="16"/>
                <w:szCs w:val="16"/>
              </w:rPr>
              <w:t>SVS-REQ-325617/C-SVS Vehicle Location Data reporting after FTCP/GRPC early theft alert trigger</w:t>
            </w:r>
          </w:p>
        </w:tc>
        <w:tc>
          <w:tcPr>
            <w:tcW w:w="5911" w:type="dxa"/>
            <w:tcBorders>
              <w:top w:val="single" w:sz="6" w:space="0" w:color="auto"/>
              <w:left w:val="single" w:sz="6" w:space="0" w:color="auto"/>
              <w:bottom w:val="single" w:sz="6" w:space="0" w:color="auto"/>
              <w:right w:val="single" w:sz="6" w:space="0" w:color="auto"/>
            </w:tcBorders>
          </w:tcPr>
          <w:p w14:paraId="38FB4EF1" w14:textId="77777777" w:rsidR="00F30367" w:rsidRPr="00636855" w:rsidRDefault="00B113DE" w:rsidP="00F30367">
            <w:pPr>
              <w:rPr>
                <w:sz w:val="16"/>
                <w:szCs w:val="16"/>
              </w:rPr>
            </w:pPr>
            <w:r w:rsidRPr="00636855">
              <w:rPr>
                <w:sz w:val="16"/>
                <w:szCs w:val="16"/>
              </w:rPr>
              <w:t>MBORREL4: Updated first IF statement</w:t>
            </w:r>
          </w:p>
        </w:tc>
      </w:tr>
      <w:tr w:rsidR="00F30367" w:rsidRPr="00913EF0" w14:paraId="2F5DB81B" w14:textId="77777777" w:rsidTr="00F30367">
        <w:trPr>
          <w:trHeight w:val="245"/>
          <w:jc w:val="center"/>
        </w:trPr>
        <w:tc>
          <w:tcPr>
            <w:tcW w:w="1755" w:type="dxa"/>
            <w:tcBorders>
              <w:left w:val="single" w:sz="4" w:space="0" w:color="auto"/>
              <w:right w:val="single" w:sz="4" w:space="0" w:color="auto"/>
            </w:tcBorders>
          </w:tcPr>
          <w:p w14:paraId="34EC4FB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BBD8D4" w14:textId="77777777" w:rsidR="00F30367" w:rsidRPr="00636855" w:rsidRDefault="00B113DE" w:rsidP="00F30367">
            <w:pPr>
              <w:rPr>
                <w:sz w:val="16"/>
                <w:szCs w:val="16"/>
              </w:rPr>
            </w:pPr>
            <w:r w:rsidRPr="00636855">
              <w:rPr>
                <w:sz w:val="16"/>
                <w:szCs w:val="16"/>
              </w:rPr>
              <w:t>SVS-REQ-306303/E-SVS Configuration Table</w:t>
            </w:r>
          </w:p>
        </w:tc>
        <w:tc>
          <w:tcPr>
            <w:tcW w:w="5911" w:type="dxa"/>
            <w:tcBorders>
              <w:top w:val="single" w:sz="6" w:space="0" w:color="auto"/>
              <w:left w:val="single" w:sz="6" w:space="0" w:color="auto"/>
              <w:bottom w:val="single" w:sz="6" w:space="0" w:color="auto"/>
              <w:right w:val="single" w:sz="6" w:space="0" w:color="auto"/>
            </w:tcBorders>
          </w:tcPr>
          <w:p w14:paraId="097A2EAF" w14:textId="77777777" w:rsidR="00F30367" w:rsidRPr="00636855" w:rsidRDefault="00B113DE" w:rsidP="00F30367">
            <w:pPr>
              <w:rPr>
                <w:sz w:val="16"/>
                <w:szCs w:val="16"/>
              </w:rPr>
            </w:pPr>
            <w:r w:rsidRPr="00636855">
              <w:rPr>
                <w:sz w:val="16"/>
                <w:szCs w:val="16"/>
              </w:rPr>
              <w:t>MBORREL4: Updated table</w:t>
            </w:r>
          </w:p>
        </w:tc>
      </w:tr>
      <w:tr w:rsidR="00F30367" w:rsidRPr="00913EF0" w14:paraId="5F0D0DFF" w14:textId="77777777" w:rsidTr="00F30367">
        <w:trPr>
          <w:trHeight w:val="245"/>
          <w:jc w:val="center"/>
        </w:trPr>
        <w:tc>
          <w:tcPr>
            <w:tcW w:w="1755" w:type="dxa"/>
            <w:tcBorders>
              <w:left w:val="single" w:sz="4" w:space="0" w:color="auto"/>
              <w:right w:val="single" w:sz="4" w:space="0" w:color="auto"/>
            </w:tcBorders>
          </w:tcPr>
          <w:p w14:paraId="396CB70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B7665C" w14:textId="77777777" w:rsidR="00F30367" w:rsidRPr="00636855" w:rsidRDefault="00B113DE" w:rsidP="00F30367">
            <w:pPr>
              <w:rPr>
                <w:sz w:val="16"/>
                <w:szCs w:val="16"/>
              </w:rPr>
            </w:pPr>
            <w:r w:rsidRPr="00636855">
              <w:rPr>
                <w:sz w:val="16"/>
                <w:szCs w:val="16"/>
              </w:rPr>
              <w:t>SVS-UC-REQ-306362/B-SVSServer ignition OFF location SVSInterfaceClient primary location source</w:t>
            </w:r>
          </w:p>
        </w:tc>
        <w:tc>
          <w:tcPr>
            <w:tcW w:w="5911" w:type="dxa"/>
            <w:tcBorders>
              <w:top w:val="single" w:sz="6" w:space="0" w:color="auto"/>
              <w:left w:val="single" w:sz="6" w:space="0" w:color="auto"/>
              <w:bottom w:val="single" w:sz="6" w:space="0" w:color="auto"/>
              <w:right w:val="single" w:sz="6" w:space="0" w:color="auto"/>
            </w:tcBorders>
          </w:tcPr>
          <w:p w14:paraId="08DE9BD6" w14:textId="77777777" w:rsidR="00F30367" w:rsidRPr="00636855" w:rsidRDefault="00B113DE" w:rsidP="00F30367">
            <w:pPr>
              <w:rPr>
                <w:sz w:val="16"/>
                <w:szCs w:val="16"/>
              </w:rPr>
            </w:pPr>
            <w:r w:rsidRPr="00636855">
              <w:rPr>
                <w:sz w:val="16"/>
                <w:szCs w:val="16"/>
              </w:rPr>
              <w:t>MBORREL4: Removed SVSInterfaceClient and SVSOnBoardClient from Actors</w:t>
            </w:r>
          </w:p>
        </w:tc>
      </w:tr>
      <w:tr w:rsidR="00F30367" w:rsidRPr="00913EF0" w14:paraId="39FE84CA" w14:textId="77777777" w:rsidTr="00F30367">
        <w:trPr>
          <w:trHeight w:val="245"/>
          <w:jc w:val="center"/>
        </w:trPr>
        <w:tc>
          <w:tcPr>
            <w:tcW w:w="1755" w:type="dxa"/>
            <w:tcBorders>
              <w:left w:val="single" w:sz="4" w:space="0" w:color="auto"/>
              <w:right w:val="single" w:sz="4" w:space="0" w:color="auto"/>
            </w:tcBorders>
          </w:tcPr>
          <w:p w14:paraId="12DEE4C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FA6FEC" w14:textId="77777777" w:rsidR="00F30367" w:rsidRPr="00636855" w:rsidRDefault="00B113DE" w:rsidP="00F30367">
            <w:pPr>
              <w:rPr>
                <w:sz w:val="16"/>
                <w:szCs w:val="16"/>
              </w:rPr>
            </w:pPr>
            <w:r w:rsidRPr="00636855">
              <w:rPr>
                <w:sz w:val="16"/>
                <w:szCs w:val="16"/>
              </w:rPr>
              <w:t>SVS-UC-REQ-306363/B-SVSInterfaceClient unable to provide location use backup antenna</w:t>
            </w:r>
          </w:p>
        </w:tc>
        <w:tc>
          <w:tcPr>
            <w:tcW w:w="5911" w:type="dxa"/>
            <w:tcBorders>
              <w:top w:val="single" w:sz="6" w:space="0" w:color="auto"/>
              <w:left w:val="single" w:sz="6" w:space="0" w:color="auto"/>
              <w:bottom w:val="single" w:sz="6" w:space="0" w:color="auto"/>
              <w:right w:val="single" w:sz="6" w:space="0" w:color="auto"/>
            </w:tcBorders>
          </w:tcPr>
          <w:p w14:paraId="21A45FDE" w14:textId="77777777" w:rsidR="00F30367" w:rsidRPr="00636855" w:rsidRDefault="00B113DE" w:rsidP="00F30367">
            <w:pPr>
              <w:rPr>
                <w:sz w:val="16"/>
                <w:szCs w:val="16"/>
              </w:rPr>
            </w:pPr>
            <w:r w:rsidRPr="00636855">
              <w:rPr>
                <w:sz w:val="16"/>
                <w:szCs w:val="16"/>
              </w:rPr>
              <w:t>MBORREL4: Updated scenario for clarity</w:t>
            </w:r>
          </w:p>
        </w:tc>
      </w:tr>
      <w:tr w:rsidR="00F30367" w:rsidRPr="00913EF0" w14:paraId="27B2FA2B" w14:textId="77777777" w:rsidTr="00F30367">
        <w:trPr>
          <w:trHeight w:val="245"/>
          <w:jc w:val="center"/>
        </w:trPr>
        <w:tc>
          <w:tcPr>
            <w:tcW w:w="1755" w:type="dxa"/>
            <w:tcBorders>
              <w:left w:val="single" w:sz="4" w:space="0" w:color="auto"/>
              <w:right w:val="single" w:sz="4" w:space="0" w:color="auto"/>
            </w:tcBorders>
          </w:tcPr>
          <w:p w14:paraId="74391B9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E534E5" w14:textId="77777777" w:rsidR="00F30367" w:rsidRPr="00636855" w:rsidRDefault="00B113DE" w:rsidP="00F30367">
            <w:pPr>
              <w:rPr>
                <w:sz w:val="16"/>
                <w:szCs w:val="16"/>
              </w:rPr>
            </w:pPr>
            <w:r w:rsidRPr="00636855">
              <w:rPr>
                <w:sz w:val="16"/>
                <w:szCs w:val="16"/>
              </w:rPr>
              <w:t>SVS-UC-REQ-306364/C-SVSServer location source</w:t>
            </w:r>
          </w:p>
        </w:tc>
        <w:tc>
          <w:tcPr>
            <w:tcW w:w="5911" w:type="dxa"/>
            <w:tcBorders>
              <w:top w:val="single" w:sz="6" w:space="0" w:color="auto"/>
              <w:left w:val="single" w:sz="6" w:space="0" w:color="auto"/>
              <w:bottom w:val="single" w:sz="6" w:space="0" w:color="auto"/>
              <w:right w:val="single" w:sz="6" w:space="0" w:color="auto"/>
            </w:tcBorders>
          </w:tcPr>
          <w:p w14:paraId="6D2B0D88" w14:textId="77777777" w:rsidR="00F30367" w:rsidRPr="00636855" w:rsidRDefault="00B113DE" w:rsidP="00F30367">
            <w:pPr>
              <w:rPr>
                <w:sz w:val="16"/>
                <w:szCs w:val="16"/>
              </w:rPr>
            </w:pPr>
            <w:r w:rsidRPr="00636855">
              <w:rPr>
                <w:sz w:val="16"/>
                <w:szCs w:val="16"/>
              </w:rPr>
              <w:t>MBORREL4: Removed SVSInterfaceClient and SVSOnBoardClient from Actors</w:t>
            </w:r>
          </w:p>
        </w:tc>
      </w:tr>
      <w:tr w:rsidR="00F30367" w:rsidRPr="00913EF0" w14:paraId="2B4E25B0" w14:textId="77777777" w:rsidTr="00F30367">
        <w:trPr>
          <w:trHeight w:val="245"/>
          <w:jc w:val="center"/>
        </w:trPr>
        <w:tc>
          <w:tcPr>
            <w:tcW w:w="1755" w:type="dxa"/>
            <w:tcBorders>
              <w:left w:val="single" w:sz="4" w:space="0" w:color="auto"/>
              <w:right w:val="single" w:sz="4" w:space="0" w:color="auto"/>
            </w:tcBorders>
          </w:tcPr>
          <w:p w14:paraId="1833FC7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6A4272" w14:textId="77777777" w:rsidR="00F30367" w:rsidRPr="00636855" w:rsidRDefault="00B113DE" w:rsidP="00F30367">
            <w:pPr>
              <w:rPr>
                <w:sz w:val="16"/>
                <w:szCs w:val="16"/>
              </w:rPr>
            </w:pPr>
            <w:r w:rsidRPr="00636855">
              <w:rPr>
                <w:sz w:val="16"/>
                <w:szCs w:val="16"/>
              </w:rPr>
              <w:t>SVS-UC-REQ-306365/C-SVSServer primary antenna unable to provide location use backup antenna</w:t>
            </w:r>
          </w:p>
        </w:tc>
        <w:tc>
          <w:tcPr>
            <w:tcW w:w="5911" w:type="dxa"/>
            <w:tcBorders>
              <w:top w:val="single" w:sz="6" w:space="0" w:color="auto"/>
              <w:left w:val="single" w:sz="6" w:space="0" w:color="auto"/>
              <w:bottom w:val="single" w:sz="6" w:space="0" w:color="auto"/>
              <w:right w:val="single" w:sz="6" w:space="0" w:color="auto"/>
            </w:tcBorders>
          </w:tcPr>
          <w:p w14:paraId="1083CCA2" w14:textId="77777777" w:rsidR="00F30367" w:rsidRPr="00636855" w:rsidRDefault="00B113DE" w:rsidP="00F30367">
            <w:pPr>
              <w:rPr>
                <w:sz w:val="16"/>
                <w:szCs w:val="16"/>
              </w:rPr>
            </w:pPr>
            <w:r w:rsidRPr="00636855">
              <w:rPr>
                <w:sz w:val="16"/>
                <w:szCs w:val="16"/>
              </w:rPr>
              <w:t>MBORREL4: Removed SVSInterfaceClient and SVSOnBoardClient from Actors</w:t>
            </w:r>
          </w:p>
        </w:tc>
      </w:tr>
      <w:tr w:rsidR="00F30367" w:rsidRPr="00913EF0" w14:paraId="09628BAA" w14:textId="77777777" w:rsidTr="00F30367">
        <w:trPr>
          <w:trHeight w:val="245"/>
          <w:jc w:val="center"/>
        </w:trPr>
        <w:tc>
          <w:tcPr>
            <w:tcW w:w="1755" w:type="dxa"/>
            <w:tcBorders>
              <w:left w:val="single" w:sz="4" w:space="0" w:color="auto"/>
              <w:right w:val="single" w:sz="4" w:space="0" w:color="auto"/>
            </w:tcBorders>
          </w:tcPr>
          <w:p w14:paraId="7008ABA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AEE46A" w14:textId="77777777" w:rsidR="00F30367" w:rsidRPr="00636855" w:rsidRDefault="00B113DE" w:rsidP="00F30367">
            <w:pPr>
              <w:rPr>
                <w:sz w:val="16"/>
                <w:szCs w:val="16"/>
              </w:rPr>
            </w:pPr>
            <w:r w:rsidRPr="00636855">
              <w:rPr>
                <w:sz w:val="16"/>
                <w:szCs w:val="16"/>
              </w:rPr>
              <w:t>SVS-UC-REQ-306366/C-Primary antennas unavailable use backup antennas</w:t>
            </w:r>
          </w:p>
        </w:tc>
        <w:tc>
          <w:tcPr>
            <w:tcW w:w="5911" w:type="dxa"/>
            <w:tcBorders>
              <w:top w:val="single" w:sz="6" w:space="0" w:color="auto"/>
              <w:left w:val="single" w:sz="6" w:space="0" w:color="auto"/>
              <w:bottom w:val="single" w:sz="6" w:space="0" w:color="auto"/>
              <w:right w:val="single" w:sz="6" w:space="0" w:color="auto"/>
            </w:tcBorders>
          </w:tcPr>
          <w:p w14:paraId="2B7D84F6" w14:textId="77777777" w:rsidR="00F30367" w:rsidRPr="00636855" w:rsidRDefault="00B113DE" w:rsidP="00F30367">
            <w:pPr>
              <w:rPr>
                <w:sz w:val="16"/>
                <w:szCs w:val="16"/>
              </w:rPr>
            </w:pPr>
            <w:r w:rsidRPr="00636855">
              <w:rPr>
                <w:sz w:val="16"/>
                <w:szCs w:val="16"/>
              </w:rPr>
              <w:t>MBORREL4: Removed SVSInterfaceClient and SVSOnBoardClient from Actors</w:t>
            </w:r>
          </w:p>
        </w:tc>
      </w:tr>
      <w:tr w:rsidR="00F30367" w:rsidRPr="00913EF0" w14:paraId="0F6239B3" w14:textId="77777777" w:rsidTr="00F30367">
        <w:trPr>
          <w:trHeight w:val="245"/>
          <w:jc w:val="center"/>
        </w:trPr>
        <w:tc>
          <w:tcPr>
            <w:tcW w:w="1755" w:type="dxa"/>
            <w:tcBorders>
              <w:left w:val="single" w:sz="4" w:space="0" w:color="auto"/>
              <w:right w:val="single" w:sz="4" w:space="0" w:color="auto"/>
            </w:tcBorders>
          </w:tcPr>
          <w:p w14:paraId="2494B86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71F684" w14:textId="77777777" w:rsidR="00F30367" w:rsidRPr="00636855" w:rsidRDefault="00B113DE" w:rsidP="00F30367">
            <w:pPr>
              <w:rPr>
                <w:sz w:val="16"/>
                <w:szCs w:val="16"/>
              </w:rPr>
            </w:pPr>
            <w:r w:rsidRPr="00636855">
              <w:rPr>
                <w:sz w:val="16"/>
                <w:szCs w:val="16"/>
              </w:rPr>
              <w:t>STR-491838/F-Requirements</w:t>
            </w:r>
          </w:p>
        </w:tc>
        <w:tc>
          <w:tcPr>
            <w:tcW w:w="5911" w:type="dxa"/>
            <w:tcBorders>
              <w:top w:val="single" w:sz="6" w:space="0" w:color="auto"/>
              <w:left w:val="single" w:sz="6" w:space="0" w:color="auto"/>
              <w:bottom w:val="single" w:sz="6" w:space="0" w:color="auto"/>
              <w:right w:val="single" w:sz="6" w:space="0" w:color="auto"/>
            </w:tcBorders>
          </w:tcPr>
          <w:p w14:paraId="470B1645" w14:textId="77777777" w:rsidR="00F30367" w:rsidRPr="00636855" w:rsidRDefault="00B113DE" w:rsidP="00F30367">
            <w:pPr>
              <w:rPr>
                <w:sz w:val="16"/>
                <w:szCs w:val="16"/>
              </w:rPr>
            </w:pPr>
            <w:r w:rsidRPr="00636855">
              <w:rPr>
                <w:sz w:val="16"/>
                <w:szCs w:val="16"/>
              </w:rPr>
              <w:t>MBORREL4: Added REQ-330480</w:t>
            </w:r>
          </w:p>
        </w:tc>
      </w:tr>
      <w:tr w:rsidR="00F30367" w:rsidRPr="00913EF0" w14:paraId="7BD5173C" w14:textId="77777777" w:rsidTr="00F30367">
        <w:trPr>
          <w:trHeight w:val="245"/>
          <w:jc w:val="center"/>
        </w:trPr>
        <w:tc>
          <w:tcPr>
            <w:tcW w:w="1755" w:type="dxa"/>
            <w:tcBorders>
              <w:left w:val="single" w:sz="4" w:space="0" w:color="auto"/>
              <w:right w:val="single" w:sz="4" w:space="0" w:color="auto"/>
            </w:tcBorders>
          </w:tcPr>
          <w:p w14:paraId="464C395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403948" w14:textId="77777777" w:rsidR="00F30367" w:rsidRPr="00636855" w:rsidRDefault="00B113DE" w:rsidP="00F30367">
            <w:pPr>
              <w:rPr>
                <w:sz w:val="16"/>
                <w:szCs w:val="16"/>
              </w:rPr>
            </w:pPr>
            <w:r w:rsidRPr="00636855">
              <w:rPr>
                <w:sz w:val="16"/>
                <w:szCs w:val="16"/>
              </w:rPr>
              <w:t>SVS-REQ-330480/A-SVS subscribed Vehicle connectivity settings</w:t>
            </w:r>
          </w:p>
        </w:tc>
        <w:tc>
          <w:tcPr>
            <w:tcW w:w="5911" w:type="dxa"/>
            <w:tcBorders>
              <w:top w:val="single" w:sz="6" w:space="0" w:color="auto"/>
              <w:left w:val="single" w:sz="6" w:space="0" w:color="auto"/>
              <w:bottom w:val="single" w:sz="6" w:space="0" w:color="auto"/>
              <w:right w:val="single" w:sz="6" w:space="0" w:color="auto"/>
            </w:tcBorders>
          </w:tcPr>
          <w:p w14:paraId="3BE28355" w14:textId="77777777" w:rsidR="00F30367" w:rsidRPr="00636855" w:rsidRDefault="00B113DE" w:rsidP="00F30367">
            <w:pPr>
              <w:rPr>
                <w:sz w:val="16"/>
                <w:szCs w:val="16"/>
              </w:rPr>
            </w:pPr>
            <w:r w:rsidRPr="00636855">
              <w:rPr>
                <w:sz w:val="16"/>
                <w:szCs w:val="16"/>
              </w:rPr>
              <w:t>MBORREL4: New req</w:t>
            </w:r>
          </w:p>
        </w:tc>
      </w:tr>
      <w:tr w:rsidR="00F30367" w:rsidRPr="00913EF0" w14:paraId="69D41B26" w14:textId="77777777" w:rsidTr="00F30367">
        <w:trPr>
          <w:trHeight w:val="245"/>
          <w:jc w:val="center"/>
        </w:trPr>
        <w:tc>
          <w:tcPr>
            <w:tcW w:w="1755" w:type="dxa"/>
            <w:tcBorders>
              <w:left w:val="single" w:sz="4" w:space="0" w:color="auto"/>
              <w:right w:val="single" w:sz="4" w:space="0" w:color="auto"/>
            </w:tcBorders>
          </w:tcPr>
          <w:p w14:paraId="38E9645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BA334B" w14:textId="77777777" w:rsidR="00F30367" w:rsidRPr="00636855" w:rsidRDefault="00B113DE" w:rsidP="00F30367">
            <w:pPr>
              <w:rPr>
                <w:sz w:val="16"/>
                <w:szCs w:val="16"/>
              </w:rPr>
            </w:pPr>
            <w:r w:rsidRPr="00636855">
              <w:rPr>
                <w:sz w:val="16"/>
                <w:szCs w:val="16"/>
              </w:rPr>
              <w:t>SVS-REQ-308665/C-CCS settings priority when Theft Mode is active</w:t>
            </w:r>
          </w:p>
        </w:tc>
        <w:tc>
          <w:tcPr>
            <w:tcW w:w="5911" w:type="dxa"/>
            <w:tcBorders>
              <w:top w:val="single" w:sz="6" w:space="0" w:color="auto"/>
              <w:left w:val="single" w:sz="6" w:space="0" w:color="auto"/>
              <w:bottom w:val="single" w:sz="6" w:space="0" w:color="auto"/>
              <w:right w:val="single" w:sz="6" w:space="0" w:color="auto"/>
            </w:tcBorders>
          </w:tcPr>
          <w:p w14:paraId="3E4EA31B" w14:textId="77777777" w:rsidR="00F30367" w:rsidRPr="00636855" w:rsidRDefault="00B113DE" w:rsidP="00F30367">
            <w:pPr>
              <w:rPr>
                <w:sz w:val="16"/>
                <w:szCs w:val="16"/>
              </w:rPr>
            </w:pPr>
            <w:r w:rsidRPr="00636855">
              <w:rPr>
                <w:sz w:val="16"/>
                <w:szCs w:val="16"/>
              </w:rPr>
              <w:t>MBORREL4: Updated req title only</w:t>
            </w:r>
          </w:p>
        </w:tc>
      </w:tr>
      <w:tr w:rsidR="00F30367" w:rsidRPr="00913EF0" w14:paraId="5135A8D7" w14:textId="77777777" w:rsidTr="00F30367">
        <w:trPr>
          <w:trHeight w:val="245"/>
          <w:jc w:val="center"/>
        </w:trPr>
        <w:tc>
          <w:tcPr>
            <w:tcW w:w="1755" w:type="dxa"/>
            <w:tcBorders>
              <w:left w:val="single" w:sz="4" w:space="0" w:color="auto"/>
              <w:right w:val="single" w:sz="4" w:space="0" w:color="auto"/>
            </w:tcBorders>
          </w:tcPr>
          <w:p w14:paraId="0922609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DF5366" w14:textId="77777777" w:rsidR="00F30367" w:rsidRPr="00636855" w:rsidRDefault="00B113DE" w:rsidP="00F30367">
            <w:pPr>
              <w:rPr>
                <w:sz w:val="16"/>
                <w:szCs w:val="16"/>
              </w:rPr>
            </w:pPr>
            <w:r w:rsidRPr="00636855">
              <w:rPr>
                <w:sz w:val="16"/>
                <w:szCs w:val="16"/>
              </w:rPr>
              <w:t>SVS-REQ-303128/E-SVSServer Theft Activation To SVSInterfaceClient while in Ignition “OFF”</w:t>
            </w:r>
          </w:p>
        </w:tc>
        <w:tc>
          <w:tcPr>
            <w:tcW w:w="5911" w:type="dxa"/>
            <w:tcBorders>
              <w:top w:val="single" w:sz="6" w:space="0" w:color="auto"/>
              <w:left w:val="single" w:sz="6" w:space="0" w:color="auto"/>
              <w:bottom w:val="single" w:sz="6" w:space="0" w:color="auto"/>
              <w:right w:val="single" w:sz="6" w:space="0" w:color="auto"/>
            </w:tcBorders>
          </w:tcPr>
          <w:p w14:paraId="408F36CA" w14:textId="77777777" w:rsidR="00F30367" w:rsidRPr="00636855" w:rsidRDefault="00B113DE" w:rsidP="00F30367">
            <w:pPr>
              <w:rPr>
                <w:sz w:val="16"/>
                <w:szCs w:val="16"/>
              </w:rPr>
            </w:pPr>
            <w:r w:rsidRPr="00636855">
              <w:rPr>
                <w:sz w:val="16"/>
                <w:szCs w:val="16"/>
              </w:rPr>
              <w:t>MBORREL4: Updated content for CCS</w:t>
            </w:r>
          </w:p>
        </w:tc>
      </w:tr>
      <w:tr w:rsidR="00F30367" w:rsidRPr="00913EF0" w14:paraId="1D10E4DE" w14:textId="77777777" w:rsidTr="00F30367">
        <w:trPr>
          <w:trHeight w:val="245"/>
          <w:jc w:val="center"/>
        </w:trPr>
        <w:tc>
          <w:tcPr>
            <w:tcW w:w="1755" w:type="dxa"/>
            <w:tcBorders>
              <w:left w:val="single" w:sz="4" w:space="0" w:color="auto"/>
              <w:right w:val="single" w:sz="4" w:space="0" w:color="auto"/>
            </w:tcBorders>
          </w:tcPr>
          <w:p w14:paraId="129B288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6FB15E" w14:textId="77777777" w:rsidR="00F30367" w:rsidRPr="00636855" w:rsidRDefault="00B113DE" w:rsidP="00F30367">
            <w:pPr>
              <w:rPr>
                <w:sz w:val="16"/>
                <w:szCs w:val="16"/>
              </w:rPr>
            </w:pPr>
            <w:r w:rsidRPr="00636855">
              <w:rPr>
                <w:sz w:val="16"/>
                <w:szCs w:val="16"/>
              </w:rPr>
              <w:t>SVS-REQ-291077/C-SVSServer Theft De-Activation To SVSInterfaceClient while Ignition "ON"</w:t>
            </w:r>
          </w:p>
        </w:tc>
        <w:tc>
          <w:tcPr>
            <w:tcW w:w="5911" w:type="dxa"/>
            <w:tcBorders>
              <w:top w:val="single" w:sz="6" w:space="0" w:color="auto"/>
              <w:left w:val="single" w:sz="6" w:space="0" w:color="auto"/>
              <w:bottom w:val="single" w:sz="6" w:space="0" w:color="auto"/>
              <w:right w:val="single" w:sz="6" w:space="0" w:color="auto"/>
            </w:tcBorders>
          </w:tcPr>
          <w:p w14:paraId="08F43E91" w14:textId="77777777" w:rsidR="00F30367" w:rsidRPr="00636855" w:rsidRDefault="00B113DE" w:rsidP="00F30367">
            <w:pPr>
              <w:rPr>
                <w:sz w:val="16"/>
                <w:szCs w:val="16"/>
              </w:rPr>
            </w:pPr>
            <w:r w:rsidRPr="00636855">
              <w:rPr>
                <w:sz w:val="16"/>
                <w:szCs w:val="16"/>
              </w:rPr>
              <w:t>MBORREL4: Updated content for CCS</w:t>
            </w:r>
          </w:p>
        </w:tc>
      </w:tr>
      <w:tr w:rsidR="00F30367" w:rsidRPr="00913EF0" w14:paraId="259BB444" w14:textId="77777777" w:rsidTr="00F30367">
        <w:trPr>
          <w:trHeight w:val="245"/>
          <w:jc w:val="center"/>
        </w:trPr>
        <w:tc>
          <w:tcPr>
            <w:tcW w:w="1755" w:type="dxa"/>
            <w:tcBorders>
              <w:left w:val="single" w:sz="4" w:space="0" w:color="auto"/>
              <w:right w:val="single" w:sz="4" w:space="0" w:color="auto"/>
            </w:tcBorders>
          </w:tcPr>
          <w:p w14:paraId="2C28E83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61A8CD" w14:textId="77777777" w:rsidR="00F30367" w:rsidRPr="00636855" w:rsidRDefault="00B113DE" w:rsidP="00F30367">
            <w:pPr>
              <w:rPr>
                <w:sz w:val="16"/>
                <w:szCs w:val="16"/>
              </w:rPr>
            </w:pPr>
            <w:r w:rsidRPr="00636855">
              <w:rPr>
                <w:sz w:val="16"/>
                <w:szCs w:val="16"/>
              </w:rPr>
              <w:t>SVS-REQ-303130/D-SVSServer Theft De-Activation To SVSInterfaceClient while Ignition “OFF”</w:t>
            </w:r>
          </w:p>
        </w:tc>
        <w:tc>
          <w:tcPr>
            <w:tcW w:w="5911" w:type="dxa"/>
            <w:tcBorders>
              <w:top w:val="single" w:sz="6" w:space="0" w:color="auto"/>
              <w:left w:val="single" w:sz="6" w:space="0" w:color="auto"/>
              <w:bottom w:val="single" w:sz="6" w:space="0" w:color="auto"/>
              <w:right w:val="single" w:sz="6" w:space="0" w:color="auto"/>
            </w:tcBorders>
          </w:tcPr>
          <w:p w14:paraId="15958F00" w14:textId="77777777" w:rsidR="00F30367" w:rsidRPr="00636855" w:rsidRDefault="00B113DE" w:rsidP="00F30367">
            <w:pPr>
              <w:rPr>
                <w:sz w:val="16"/>
                <w:szCs w:val="16"/>
              </w:rPr>
            </w:pPr>
            <w:r w:rsidRPr="00636855">
              <w:rPr>
                <w:sz w:val="16"/>
                <w:szCs w:val="16"/>
              </w:rPr>
              <w:t>MBORREL4: Updated content for CCS</w:t>
            </w:r>
          </w:p>
        </w:tc>
      </w:tr>
      <w:tr w:rsidR="00F30367" w:rsidRPr="00913EF0" w14:paraId="343D1A32" w14:textId="77777777" w:rsidTr="00F30367">
        <w:trPr>
          <w:trHeight w:val="245"/>
          <w:jc w:val="center"/>
        </w:trPr>
        <w:tc>
          <w:tcPr>
            <w:tcW w:w="1755" w:type="dxa"/>
            <w:tcBorders>
              <w:left w:val="single" w:sz="4" w:space="0" w:color="auto"/>
              <w:right w:val="single" w:sz="4" w:space="0" w:color="auto"/>
            </w:tcBorders>
          </w:tcPr>
          <w:p w14:paraId="615F503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94708C" w14:textId="77777777" w:rsidR="00F30367" w:rsidRPr="00636855" w:rsidRDefault="00B113DE" w:rsidP="00F30367">
            <w:pPr>
              <w:rPr>
                <w:sz w:val="16"/>
                <w:szCs w:val="16"/>
              </w:rPr>
            </w:pPr>
            <w:r w:rsidRPr="00636855">
              <w:rPr>
                <w:sz w:val="16"/>
                <w:szCs w:val="16"/>
              </w:rPr>
              <w:t>SVS-REQ-328784/B-Restriction of Dynamic Over the Air Update</w:t>
            </w:r>
          </w:p>
        </w:tc>
        <w:tc>
          <w:tcPr>
            <w:tcW w:w="5911" w:type="dxa"/>
            <w:tcBorders>
              <w:top w:val="single" w:sz="6" w:space="0" w:color="auto"/>
              <w:left w:val="single" w:sz="6" w:space="0" w:color="auto"/>
              <w:bottom w:val="single" w:sz="6" w:space="0" w:color="auto"/>
              <w:right w:val="single" w:sz="6" w:space="0" w:color="auto"/>
            </w:tcBorders>
          </w:tcPr>
          <w:p w14:paraId="79AE714A" w14:textId="77777777" w:rsidR="00F30367" w:rsidRPr="00636855" w:rsidRDefault="00B113DE" w:rsidP="00F30367">
            <w:pPr>
              <w:rPr>
                <w:sz w:val="16"/>
                <w:szCs w:val="16"/>
              </w:rPr>
            </w:pPr>
            <w:r w:rsidRPr="00636855">
              <w:rPr>
                <w:sz w:val="16"/>
                <w:szCs w:val="16"/>
              </w:rPr>
              <w:t>MBORREL4: Spelling correction</w:t>
            </w:r>
          </w:p>
        </w:tc>
      </w:tr>
      <w:tr w:rsidR="00F30367" w:rsidRPr="00913EF0" w14:paraId="15E0E23B" w14:textId="77777777" w:rsidTr="00F30367">
        <w:trPr>
          <w:trHeight w:val="245"/>
          <w:jc w:val="center"/>
        </w:trPr>
        <w:tc>
          <w:tcPr>
            <w:tcW w:w="1755" w:type="dxa"/>
            <w:tcBorders>
              <w:left w:val="single" w:sz="4" w:space="0" w:color="auto"/>
              <w:right w:val="single" w:sz="4" w:space="0" w:color="auto"/>
            </w:tcBorders>
          </w:tcPr>
          <w:p w14:paraId="2722C2D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986672" w14:textId="77777777" w:rsidR="00F30367" w:rsidRPr="00636855" w:rsidRDefault="00B113DE" w:rsidP="00F30367">
            <w:pPr>
              <w:rPr>
                <w:sz w:val="16"/>
                <w:szCs w:val="16"/>
              </w:rPr>
            </w:pPr>
            <w:r w:rsidRPr="00636855">
              <w:rPr>
                <w:sz w:val="16"/>
                <w:szCs w:val="16"/>
              </w:rPr>
              <w:t>SVS-REQ-326479/B-Master Reset/Feature Reset Blocking</w:t>
            </w:r>
          </w:p>
        </w:tc>
        <w:tc>
          <w:tcPr>
            <w:tcW w:w="5911" w:type="dxa"/>
            <w:tcBorders>
              <w:top w:val="single" w:sz="6" w:space="0" w:color="auto"/>
              <w:left w:val="single" w:sz="6" w:space="0" w:color="auto"/>
              <w:bottom w:val="single" w:sz="6" w:space="0" w:color="auto"/>
              <w:right w:val="single" w:sz="6" w:space="0" w:color="auto"/>
            </w:tcBorders>
          </w:tcPr>
          <w:p w14:paraId="209F2F28" w14:textId="77777777" w:rsidR="00F30367" w:rsidRPr="00636855" w:rsidRDefault="00B113DE" w:rsidP="00F30367">
            <w:pPr>
              <w:rPr>
                <w:sz w:val="16"/>
                <w:szCs w:val="16"/>
              </w:rPr>
            </w:pPr>
            <w:r w:rsidRPr="00636855">
              <w:rPr>
                <w:sz w:val="16"/>
                <w:szCs w:val="16"/>
              </w:rPr>
              <w:t>MBORREL4: Updated for clarity</w:t>
            </w:r>
          </w:p>
        </w:tc>
      </w:tr>
      <w:tr w:rsidR="00F30367" w:rsidRPr="00913EF0" w14:paraId="5663ED2F" w14:textId="77777777" w:rsidTr="00F30367">
        <w:trPr>
          <w:trHeight w:val="245"/>
          <w:jc w:val="center"/>
        </w:trPr>
        <w:tc>
          <w:tcPr>
            <w:tcW w:w="1755" w:type="dxa"/>
            <w:tcBorders>
              <w:left w:val="single" w:sz="4" w:space="0" w:color="auto"/>
              <w:right w:val="single" w:sz="4" w:space="0" w:color="auto"/>
            </w:tcBorders>
          </w:tcPr>
          <w:p w14:paraId="6F53BCF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8506CD" w14:textId="77777777" w:rsidR="00F30367" w:rsidRPr="00636855" w:rsidRDefault="00B113DE" w:rsidP="00F30367">
            <w:pPr>
              <w:rPr>
                <w:sz w:val="16"/>
                <w:szCs w:val="16"/>
              </w:rPr>
            </w:pPr>
            <w:r w:rsidRPr="00636855">
              <w:rPr>
                <w:sz w:val="16"/>
                <w:szCs w:val="16"/>
              </w:rPr>
              <w:t>SVS-REQ-326480/B-Master Reset/Feature Reset Unblocking</w:t>
            </w:r>
          </w:p>
        </w:tc>
        <w:tc>
          <w:tcPr>
            <w:tcW w:w="5911" w:type="dxa"/>
            <w:tcBorders>
              <w:top w:val="single" w:sz="6" w:space="0" w:color="auto"/>
              <w:left w:val="single" w:sz="6" w:space="0" w:color="auto"/>
              <w:bottom w:val="single" w:sz="6" w:space="0" w:color="auto"/>
              <w:right w:val="single" w:sz="6" w:space="0" w:color="auto"/>
            </w:tcBorders>
          </w:tcPr>
          <w:p w14:paraId="5C62D3CB" w14:textId="77777777" w:rsidR="00F30367" w:rsidRPr="00636855" w:rsidRDefault="00B113DE" w:rsidP="00F30367">
            <w:pPr>
              <w:rPr>
                <w:sz w:val="16"/>
                <w:szCs w:val="16"/>
              </w:rPr>
            </w:pPr>
            <w:r w:rsidRPr="00636855">
              <w:rPr>
                <w:sz w:val="16"/>
                <w:szCs w:val="16"/>
              </w:rPr>
              <w:t>MBORREL4: Updated for clarity</w:t>
            </w:r>
          </w:p>
        </w:tc>
      </w:tr>
      <w:tr w:rsidR="00F30367" w:rsidRPr="00913EF0" w14:paraId="7EDF8A1B" w14:textId="77777777" w:rsidTr="00F30367">
        <w:trPr>
          <w:trHeight w:val="245"/>
          <w:jc w:val="center"/>
        </w:trPr>
        <w:tc>
          <w:tcPr>
            <w:tcW w:w="1755" w:type="dxa"/>
            <w:tcBorders>
              <w:left w:val="single" w:sz="4" w:space="0" w:color="auto"/>
              <w:right w:val="single" w:sz="4" w:space="0" w:color="auto"/>
            </w:tcBorders>
          </w:tcPr>
          <w:p w14:paraId="528F072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115BC6" w14:textId="77777777" w:rsidR="00F30367" w:rsidRPr="00636855" w:rsidRDefault="00B113DE" w:rsidP="00F30367">
            <w:pPr>
              <w:rPr>
                <w:sz w:val="16"/>
                <w:szCs w:val="16"/>
              </w:rPr>
            </w:pPr>
            <w:r w:rsidRPr="00636855">
              <w:rPr>
                <w:sz w:val="16"/>
                <w:szCs w:val="16"/>
              </w:rPr>
              <w:t>STR-492121/F-GRPC Data Communication</w:t>
            </w:r>
          </w:p>
        </w:tc>
        <w:tc>
          <w:tcPr>
            <w:tcW w:w="5911" w:type="dxa"/>
            <w:tcBorders>
              <w:top w:val="single" w:sz="6" w:space="0" w:color="auto"/>
              <w:left w:val="single" w:sz="6" w:space="0" w:color="auto"/>
              <w:bottom w:val="single" w:sz="6" w:space="0" w:color="auto"/>
              <w:right w:val="single" w:sz="6" w:space="0" w:color="auto"/>
            </w:tcBorders>
          </w:tcPr>
          <w:p w14:paraId="38FA8C27" w14:textId="77777777" w:rsidR="00F30367" w:rsidRPr="00636855" w:rsidRDefault="00B113DE" w:rsidP="00F30367">
            <w:pPr>
              <w:rPr>
                <w:sz w:val="16"/>
                <w:szCs w:val="16"/>
              </w:rPr>
            </w:pPr>
            <w:r w:rsidRPr="00636855">
              <w:rPr>
                <w:sz w:val="16"/>
                <w:szCs w:val="16"/>
              </w:rPr>
              <w:t>MBORREL4: Added REQ-330513</w:t>
            </w:r>
          </w:p>
        </w:tc>
      </w:tr>
      <w:tr w:rsidR="00F30367" w:rsidRPr="00913EF0" w14:paraId="1C1B20ED" w14:textId="77777777" w:rsidTr="00F30367">
        <w:trPr>
          <w:trHeight w:val="245"/>
          <w:jc w:val="center"/>
        </w:trPr>
        <w:tc>
          <w:tcPr>
            <w:tcW w:w="1755" w:type="dxa"/>
            <w:tcBorders>
              <w:left w:val="single" w:sz="4" w:space="0" w:color="auto"/>
              <w:right w:val="single" w:sz="4" w:space="0" w:color="auto"/>
            </w:tcBorders>
          </w:tcPr>
          <w:p w14:paraId="60C23B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630448" w14:textId="77777777" w:rsidR="00F30367" w:rsidRPr="00636855" w:rsidRDefault="00B113DE" w:rsidP="00F30367">
            <w:pPr>
              <w:rPr>
                <w:sz w:val="16"/>
                <w:szCs w:val="16"/>
              </w:rPr>
            </w:pPr>
            <w:r w:rsidRPr="00636855">
              <w:rPr>
                <w:sz w:val="16"/>
                <w:szCs w:val="16"/>
              </w:rPr>
              <w:t>SVS-REQ-330513/A-FTCP Theft Mode Acknowledgement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6FA806D6" w14:textId="77777777" w:rsidR="00F30367" w:rsidRPr="00636855" w:rsidRDefault="00B113DE" w:rsidP="00F30367">
            <w:pPr>
              <w:rPr>
                <w:sz w:val="16"/>
                <w:szCs w:val="16"/>
              </w:rPr>
            </w:pPr>
            <w:r w:rsidRPr="00636855">
              <w:rPr>
                <w:sz w:val="16"/>
                <w:szCs w:val="16"/>
              </w:rPr>
              <w:t>MBORREL4: New req.</w:t>
            </w:r>
          </w:p>
        </w:tc>
      </w:tr>
      <w:tr w:rsidR="00F30367" w:rsidRPr="00913EF0" w14:paraId="7BBDE6B4" w14:textId="77777777" w:rsidTr="00F30367">
        <w:trPr>
          <w:trHeight w:val="245"/>
          <w:jc w:val="center"/>
        </w:trPr>
        <w:tc>
          <w:tcPr>
            <w:tcW w:w="1755" w:type="dxa"/>
            <w:tcBorders>
              <w:left w:val="single" w:sz="4" w:space="0" w:color="auto"/>
              <w:right w:val="single" w:sz="4" w:space="0" w:color="auto"/>
            </w:tcBorders>
          </w:tcPr>
          <w:p w14:paraId="57CAEE3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F210D05" w14:textId="77777777" w:rsidR="00F30367" w:rsidRPr="00636855" w:rsidRDefault="00B113DE" w:rsidP="00F30367">
            <w:pPr>
              <w:rPr>
                <w:sz w:val="16"/>
                <w:szCs w:val="16"/>
              </w:rPr>
            </w:pPr>
            <w:r w:rsidRPr="00636855">
              <w:rPr>
                <w:sz w:val="16"/>
                <w:szCs w:val="16"/>
              </w:rPr>
              <w:t>SVS-REQ-297606/F-FTCP/GRPC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51FD4145" w14:textId="77777777" w:rsidR="00F30367" w:rsidRPr="00636855" w:rsidRDefault="00B113DE" w:rsidP="00F30367">
            <w:pPr>
              <w:rPr>
                <w:sz w:val="16"/>
                <w:szCs w:val="16"/>
              </w:rPr>
            </w:pPr>
            <w:r w:rsidRPr="00636855">
              <w:rPr>
                <w:sz w:val="16"/>
                <w:szCs w:val="16"/>
              </w:rPr>
              <w:t>MBORREL4: Added FTCP Theft Mode Ack Resp, updated req. title</w:t>
            </w:r>
          </w:p>
        </w:tc>
      </w:tr>
      <w:tr w:rsidR="00F30367" w:rsidRPr="00913EF0" w14:paraId="755EA221" w14:textId="77777777" w:rsidTr="00F30367">
        <w:trPr>
          <w:trHeight w:val="245"/>
          <w:jc w:val="center"/>
        </w:trPr>
        <w:tc>
          <w:tcPr>
            <w:tcW w:w="1755" w:type="dxa"/>
            <w:tcBorders>
              <w:left w:val="single" w:sz="4" w:space="0" w:color="auto"/>
              <w:right w:val="single" w:sz="4" w:space="0" w:color="auto"/>
            </w:tcBorders>
          </w:tcPr>
          <w:p w14:paraId="3F48842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0269EA" w14:textId="77777777" w:rsidR="00F30367" w:rsidRPr="00636855" w:rsidRDefault="00B113DE" w:rsidP="00F30367">
            <w:pPr>
              <w:rPr>
                <w:sz w:val="16"/>
                <w:szCs w:val="16"/>
              </w:rPr>
            </w:pPr>
            <w:r w:rsidRPr="00636855">
              <w:rPr>
                <w:sz w:val="16"/>
                <w:szCs w:val="16"/>
              </w:rPr>
              <w:t>SVS-UC-REQ-306595/E-Activate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63A6141E" w14:textId="77777777" w:rsidR="00F30367" w:rsidRPr="00636855" w:rsidRDefault="00B113DE" w:rsidP="00F30367">
            <w:pPr>
              <w:rPr>
                <w:sz w:val="16"/>
                <w:szCs w:val="16"/>
              </w:rPr>
            </w:pPr>
            <w:r w:rsidRPr="00636855">
              <w:rPr>
                <w:sz w:val="16"/>
                <w:szCs w:val="16"/>
              </w:rPr>
              <w:t>MBORREL4: Updated postcondition for FTCP ack response</w:t>
            </w:r>
          </w:p>
        </w:tc>
      </w:tr>
      <w:tr w:rsidR="00F30367" w:rsidRPr="00913EF0" w14:paraId="6B8BB67F" w14:textId="77777777" w:rsidTr="00F30367">
        <w:trPr>
          <w:trHeight w:val="245"/>
          <w:jc w:val="center"/>
        </w:trPr>
        <w:tc>
          <w:tcPr>
            <w:tcW w:w="1755" w:type="dxa"/>
            <w:tcBorders>
              <w:left w:val="single" w:sz="4" w:space="0" w:color="auto"/>
              <w:right w:val="single" w:sz="4" w:space="0" w:color="auto"/>
            </w:tcBorders>
          </w:tcPr>
          <w:p w14:paraId="4A7EC70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A5EE8B" w14:textId="77777777" w:rsidR="00F30367" w:rsidRPr="00636855" w:rsidRDefault="00B113DE" w:rsidP="00F30367">
            <w:pPr>
              <w:rPr>
                <w:sz w:val="16"/>
                <w:szCs w:val="16"/>
              </w:rPr>
            </w:pPr>
            <w:r w:rsidRPr="00636855">
              <w:rPr>
                <w:sz w:val="16"/>
                <w:szCs w:val="16"/>
              </w:rPr>
              <w:t>SVS-UC-REQ-306597/E-Deactivate Theft Mode request through FTCP</w:t>
            </w:r>
          </w:p>
        </w:tc>
        <w:tc>
          <w:tcPr>
            <w:tcW w:w="5911" w:type="dxa"/>
            <w:tcBorders>
              <w:top w:val="single" w:sz="6" w:space="0" w:color="auto"/>
              <w:left w:val="single" w:sz="6" w:space="0" w:color="auto"/>
              <w:bottom w:val="single" w:sz="6" w:space="0" w:color="auto"/>
              <w:right w:val="single" w:sz="6" w:space="0" w:color="auto"/>
            </w:tcBorders>
          </w:tcPr>
          <w:p w14:paraId="04BD41A3" w14:textId="77777777" w:rsidR="00F30367" w:rsidRPr="00636855" w:rsidRDefault="00B113DE" w:rsidP="00F30367">
            <w:pPr>
              <w:rPr>
                <w:sz w:val="16"/>
                <w:szCs w:val="16"/>
              </w:rPr>
            </w:pPr>
            <w:r w:rsidRPr="00636855">
              <w:rPr>
                <w:sz w:val="16"/>
                <w:szCs w:val="16"/>
              </w:rPr>
              <w:t>MBORREL4: Updated postcondition for FTCP ack response</w:t>
            </w:r>
          </w:p>
        </w:tc>
      </w:tr>
      <w:tr w:rsidR="00F30367" w:rsidRPr="00913EF0" w14:paraId="2D987390" w14:textId="77777777" w:rsidTr="00F30367">
        <w:trPr>
          <w:trHeight w:val="245"/>
          <w:jc w:val="center"/>
        </w:trPr>
        <w:tc>
          <w:tcPr>
            <w:tcW w:w="1755" w:type="dxa"/>
            <w:tcBorders>
              <w:left w:val="single" w:sz="4" w:space="0" w:color="auto"/>
              <w:right w:val="single" w:sz="4" w:space="0" w:color="auto"/>
            </w:tcBorders>
          </w:tcPr>
          <w:p w14:paraId="69E50D6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3F747F" w14:textId="77777777" w:rsidR="00F30367" w:rsidRPr="00636855" w:rsidRDefault="00B113DE" w:rsidP="00F30367">
            <w:pPr>
              <w:rPr>
                <w:sz w:val="16"/>
                <w:szCs w:val="16"/>
              </w:rPr>
            </w:pPr>
            <w:r w:rsidRPr="00636855">
              <w:rPr>
                <w:sz w:val="16"/>
                <w:szCs w:val="16"/>
              </w:rPr>
              <w:t>SVS-UC-REQ-306601/E-SVSServer Data Logging Ignition OFF</w:t>
            </w:r>
          </w:p>
        </w:tc>
        <w:tc>
          <w:tcPr>
            <w:tcW w:w="5911" w:type="dxa"/>
            <w:tcBorders>
              <w:top w:val="single" w:sz="6" w:space="0" w:color="auto"/>
              <w:left w:val="single" w:sz="6" w:space="0" w:color="auto"/>
              <w:bottom w:val="single" w:sz="6" w:space="0" w:color="auto"/>
              <w:right w:val="single" w:sz="6" w:space="0" w:color="auto"/>
            </w:tcBorders>
          </w:tcPr>
          <w:p w14:paraId="0464E456" w14:textId="77777777" w:rsidR="00F30367" w:rsidRPr="00636855" w:rsidRDefault="00B113DE" w:rsidP="00F30367">
            <w:pPr>
              <w:rPr>
                <w:sz w:val="16"/>
                <w:szCs w:val="16"/>
              </w:rPr>
            </w:pPr>
            <w:r w:rsidRPr="00636855">
              <w:rPr>
                <w:sz w:val="16"/>
                <w:szCs w:val="16"/>
              </w:rPr>
              <w:t>MBORREL4: Spelling error</w:t>
            </w:r>
          </w:p>
        </w:tc>
      </w:tr>
      <w:tr w:rsidR="00F30367" w:rsidRPr="00913EF0" w14:paraId="2DD6BC76" w14:textId="77777777" w:rsidTr="00F30367">
        <w:trPr>
          <w:trHeight w:val="245"/>
          <w:jc w:val="center"/>
        </w:trPr>
        <w:tc>
          <w:tcPr>
            <w:tcW w:w="1755" w:type="dxa"/>
            <w:tcBorders>
              <w:left w:val="single" w:sz="4" w:space="0" w:color="auto"/>
              <w:right w:val="single" w:sz="4" w:space="0" w:color="auto"/>
            </w:tcBorders>
          </w:tcPr>
          <w:p w14:paraId="4C96174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06FE71" w14:textId="77777777" w:rsidR="00F30367" w:rsidRPr="00636855" w:rsidRDefault="00B113DE" w:rsidP="00F30367">
            <w:pPr>
              <w:rPr>
                <w:sz w:val="16"/>
                <w:szCs w:val="16"/>
              </w:rPr>
            </w:pPr>
            <w:r w:rsidRPr="00636855">
              <w:rPr>
                <w:sz w:val="16"/>
                <w:szCs w:val="16"/>
              </w:rPr>
              <w:t>SVS-SD-REQ-303285/E-FTCP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685C091E" w14:textId="77777777" w:rsidR="00F30367" w:rsidRPr="00636855" w:rsidRDefault="00B113DE" w:rsidP="00F30367">
            <w:pPr>
              <w:rPr>
                <w:sz w:val="16"/>
                <w:szCs w:val="16"/>
              </w:rPr>
            </w:pPr>
            <w:r w:rsidRPr="00636855">
              <w:rPr>
                <w:sz w:val="16"/>
                <w:szCs w:val="16"/>
              </w:rPr>
              <w:t>MBORREL4: Updated diagram</w:t>
            </w:r>
          </w:p>
        </w:tc>
      </w:tr>
      <w:tr w:rsidR="00F30367" w:rsidRPr="00913EF0" w14:paraId="51BB0E49" w14:textId="77777777" w:rsidTr="00F30367">
        <w:trPr>
          <w:trHeight w:val="245"/>
          <w:jc w:val="center"/>
        </w:trPr>
        <w:tc>
          <w:tcPr>
            <w:tcW w:w="1755" w:type="dxa"/>
            <w:tcBorders>
              <w:left w:val="single" w:sz="4" w:space="0" w:color="auto"/>
              <w:right w:val="single" w:sz="4" w:space="0" w:color="auto"/>
            </w:tcBorders>
          </w:tcPr>
          <w:p w14:paraId="2208B84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938671" w14:textId="77777777" w:rsidR="00F30367" w:rsidRPr="00636855" w:rsidRDefault="00B113DE" w:rsidP="00F30367">
            <w:pPr>
              <w:rPr>
                <w:sz w:val="16"/>
                <w:szCs w:val="16"/>
              </w:rPr>
            </w:pPr>
            <w:r w:rsidRPr="00636855">
              <w:rPr>
                <w:sz w:val="16"/>
                <w:szCs w:val="16"/>
              </w:rPr>
              <w:t>STR-555424/C-Requirements</w:t>
            </w:r>
          </w:p>
        </w:tc>
        <w:tc>
          <w:tcPr>
            <w:tcW w:w="5911" w:type="dxa"/>
            <w:tcBorders>
              <w:top w:val="single" w:sz="6" w:space="0" w:color="auto"/>
              <w:left w:val="single" w:sz="6" w:space="0" w:color="auto"/>
              <w:bottom w:val="single" w:sz="6" w:space="0" w:color="auto"/>
              <w:right w:val="single" w:sz="6" w:space="0" w:color="auto"/>
            </w:tcBorders>
          </w:tcPr>
          <w:p w14:paraId="0D996B6E" w14:textId="77777777" w:rsidR="00F30367" w:rsidRPr="00636855" w:rsidRDefault="00B113DE" w:rsidP="00F30367">
            <w:pPr>
              <w:rPr>
                <w:sz w:val="16"/>
                <w:szCs w:val="16"/>
              </w:rPr>
            </w:pPr>
            <w:r w:rsidRPr="00636855">
              <w:rPr>
                <w:sz w:val="16"/>
                <w:szCs w:val="16"/>
              </w:rPr>
              <w:t>MBORREL4: Removed REQ-328998, Alarm Trigger Alert section and REQ-325790. Added REQ-333101, REQ-331819</w:t>
            </w:r>
          </w:p>
        </w:tc>
      </w:tr>
      <w:tr w:rsidR="00F30367" w:rsidRPr="00913EF0" w14:paraId="15987966" w14:textId="77777777" w:rsidTr="00F30367">
        <w:trPr>
          <w:trHeight w:val="245"/>
          <w:jc w:val="center"/>
        </w:trPr>
        <w:tc>
          <w:tcPr>
            <w:tcW w:w="1755" w:type="dxa"/>
            <w:tcBorders>
              <w:left w:val="single" w:sz="4" w:space="0" w:color="auto"/>
              <w:right w:val="single" w:sz="4" w:space="0" w:color="auto"/>
            </w:tcBorders>
          </w:tcPr>
          <w:p w14:paraId="101FF09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5EBF08" w14:textId="77777777" w:rsidR="00F30367" w:rsidRPr="00636855" w:rsidRDefault="00B113DE" w:rsidP="00F30367">
            <w:pPr>
              <w:rPr>
                <w:sz w:val="16"/>
                <w:szCs w:val="16"/>
              </w:rPr>
            </w:pPr>
            <w:r w:rsidRPr="00636855">
              <w:rPr>
                <w:sz w:val="16"/>
                <w:szCs w:val="16"/>
              </w:rPr>
              <w:t>SVS-REQ-325679/B-SVSOnBoardClient/SVSServer monitoring and triggering of alerts</w:t>
            </w:r>
          </w:p>
        </w:tc>
        <w:tc>
          <w:tcPr>
            <w:tcW w:w="5911" w:type="dxa"/>
            <w:tcBorders>
              <w:top w:val="single" w:sz="6" w:space="0" w:color="auto"/>
              <w:left w:val="single" w:sz="6" w:space="0" w:color="auto"/>
              <w:bottom w:val="single" w:sz="6" w:space="0" w:color="auto"/>
              <w:right w:val="single" w:sz="6" w:space="0" w:color="auto"/>
            </w:tcBorders>
          </w:tcPr>
          <w:p w14:paraId="31D36362" w14:textId="77777777" w:rsidR="00F30367" w:rsidRPr="00636855" w:rsidRDefault="00B113DE" w:rsidP="00F30367">
            <w:pPr>
              <w:rPr>
                <w:sz w:val="16"/>
                <w:szCs w:val="16"/>
              </w:rPr>
            </w:pPr>
            <w:r w:rsidRPr="00636855">
              <w:rPr>
                <w:sz w:val="16"/>
                <w:szCs w:val="16"/>
              </w:rPr>
              <w:t>MBORREL4: Updated content for CCS</w:t>
            </w:r>
          </w:p>
        </w:tc>
      </w:tr>
      <w:tr w:rsidR="00F30367" w:rsidRPr="00913EF0" w14:paraId="0D138D6B" w14:textId="77777777" w:rsidTr="00F30367">
        <w:trPr>
          <w:trHeight w:val="245"/>
          <w:jc w:val="center"/>
        </w:trPr>
        <w:tc>
          <w:tcPr>
            <w:tcW w:w="1755" w:type="dxa"/>
            <w:tcBorders>
              <w:left w:val="single" w:sz="4" w:space="0" w:color="auto"/>
              <w:right w:val="single" w:sz="4" w:space="0" w:color="auto"/>
            </w:tcBorders>
          </w:tcPr>
          <w:p w14:paraId="15760CE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D8F0DF" w14:textId="77777777" w:rsidR="00F30367" w:rsidRPr="00636855" w:rsidRDefault="00B113DE" w:rsidP="00F30367">
            <w:pPr>
              <w:rPr>
                <w:sz w:val="16"/>
                <w:szCs w:val="16"/>
              </w:rPr>
            </w:pPr>
            <w:r w:rsidRPr="00636855">
              <w:rPr>
                <w:sz w:val="16"/>
                <w:szCs w:val="16"/>
              </w:rPr>
              <w:t>SVS-REQ-333101/A-Transient retry at SVSServer for all identified GRPC error code</w:t>
            </w:r>
          </w:p>
        </w:tc>
        <w:tc>
          <w:tcPr>
            <w:tcW w:w="5911" w:type="dxa"/>
            <w:tcBorders>
              <w:top w:val="single" w:sz="6" w:space="0" w:color="auto"/>
              <w:left w:val="single" w:sz="6" w:space="0" w:color="auto"/>
              <w:bottom w:val="single" w:sz="6" w:space="0" w:color="auto"/>
              <w:right w:val="single" w:sz="6" w:space="0" w:color="auto"/>
            </w:tcBorders>
          </w:tcPr>
          <w:p w14:paraId="599D92BF" w14:textId="77777777" w:rsidR="00F30367" w:rsidRPr="00636855" w:rsidRDefault="00B113DE" w:rsidP="00F30367">
            <w:pPr>
              <w:rPr>
                <w:sz w:val="16"/>
                <w:szCs w:val="16"/>
              </w:rPr>
            </w:pPr>
            <w:r w:rsidRPr="00636855">
              <w:rPr>
                <w:sz w:val="16"/>
                <w:szCs w:val="16"/>
              </w:rPr>
              <w:t>MBORREL4: New req.</w:t>
            </w:r>
          </w:p>
        </w:tc>
      </w:tr>
      <w:tr w:rsidR="00F30367" w:rsidRPr="00913EF0" w14:paraId="20C1313C" w14:textId="77777777" w:rsidTr="00F30367">
        <w:trPr>
          <w:trHeight w:val="245"/>
          <w:jc w:val="center"/>
        </w:trPr>
        <w:tc>
          <w:tcPr>
            <w:tcW w:w="1755" w:type="dxa"/>
            <w:tcBorders>
              <w:left w:val="single" w:sz="4" w:space="0" w:color="auto"/>
              <w:right w:val="single" w:sz="4" w:space="0" w:color="auto"/>
            </w:tcBorders>
          </w:tcPr>
          <w:p w14:paraId="4225082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B6A88C" w14:textId="77777777" w:rsidR="00F30367" w:rsidRPr="00636855" w:rsidRDefault="00B113DE" w:rsidP="00F30367">
            <w:pPr>
              <w:rPr>
                <w:sz w:val="16"/>
                <w:szCs w:val="16"/>
              </w:rPr>
            </w:pPr>
            <w:r w:rsidRPr="00636855">
              <w:rPr>
                <w:sz w:val="16"/>
                <w:szCs w:val="16"/>
              </w:rPr>
              <w:t>SVS-REQ-320189/B-Message Payload for Alerts</w:t>
            </w:r>
          </w:p>
        </w:tc>
        <w:tc>
          <w:tcPr>
            <w:tcW w:w="5911" w:type="dxa"/>
            <w:tcBorders>
              <w:top w:val="single" w:sz="6" w:space="0" w:color="auto"/>
              <w:left w:val="single" w:sz="6" w:space="0" w:color="auto"/>
              <w:bottom w:val="single" w:sz="6" w:space="0" w:color="auto"/>
              <w:right w:val="single" w:sz="6" w:space="0" w:color="auto"/>
            </w:tcBorders>
          </w:tcPr>
          <w:p w14:paraId="776CB74E" w14:textId="77777777" w:rsidR="00F30367" w:rsidRPr="00636855" w:rsidRDefault="00B113DE" w:rsidP="00F30367">
            <w:pPr>
              <w:rPr>
                <w:sz w:val="16"/>
                <w:szCs w:val="16"/>
              </w:rPr>
            </w:pPr>
            <w:r w:rsidRPr="00636855">
              <w:rPr>
                <w:sz w:val="16"/>
                <w:szCs w:val="16"/>
              </w:rPr>
              <w:t>MBORREL4: Added Component Failure Type to SVS DTC Alert, changed door open alert to access alert</w:t>
            </w:r>
          </w:p>
        </w:tc>
      </w:tr>
      <w:tr w:rsidR="00F30367" w:rsidRPr="00913EF0" w14:paraId="37D9A09C" w14:textId="77777777" w:rsidTr="00F30367">
        <w:trPr>
          <w:trHeight w:val="245"/>
          <w:jc w:val="center"/>
        </w:trPr>
        <w:tc>
          <w:tcPr>
            <w:tcW w:w="1755" w:type="dxa"/>
            <w:tcBorders>
              <w:left w:val="single" w:sz="4" w:space="0" w:color="auto"/>
              <w:right w:val="single" w:sz="4" w:space="0" w:color="auto"/>
            </w:tcBorders>
          </w:tcPr>
          <w:p w14:paraId="2E8A950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84EDCA" w14:textId="77777777" w:rsidR="00F30367" w:rsidRPr="00636855" w:rsidRDefault="00B113DE" w:rsidP="00F30367">
            <w:pPr>
              <w:rPr>
                <w:sz w:val="16"/>
                <w:szCs w:val="16"/>
              </w:rPr>
            </w:pPr>
            <w:r w:rsidRPr="00636855">
              <w:rPr>
                <w:sz w:val="16"/>
                <w:szCs w:val="16"/>
              </w:rPr>
              <w:t>SVS-REQ-328785/B-FTCP/</w:t>
            </w:r>
            <w:del w:id="6" w:author="Ekanthappa, Rudresh (R.)" w:date="2019-11-12T10:44:00Z">
              <w:r w:rsidRPr="00636855" w:rsidDel="005C3407">
                <w:rPr>
                  <w:sz w:val="16"/>
                  <w:szCs w:val="16"/>
                </w:rPr>
                <w:delText>Type4</w:delText>
              </w:r>
            </w:del>
            <w:ins w:id="7" w:author="Ekanthappa, Rudresh (R.)" w:date="2019-11-12T10:44:00Z">
              <w:r w:rsidR="005C3407">
                <w:rPr>
                  <w:sz w:val="16"/>
                  <w:szCs w:val="16"/>
                </w:rPr>
                <w:t>Type3</w:t>
              </w:r>
            </w:ins>
            <w:r w:rsidRPr="00636855">
              <w:rPr>
                <w:sz w:val="16"/>
                <w:szCs w:val="16"/>
              </w:rPr>
              <w:t xml:space="preserve"> SMS Vehicle location data stop request command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27A31E99" w14:textId="77777777" w:rsidR="00F30367" w:rsidRPr="00636855" w:rsidRDefault="00B113DE" w:rsidP="00F30367">
            <w:pPr>
              <w:rPr>
                <w:sz w:val="16"/>
                <w:szCs w:val="16"/>
              </w:rPr>
            </w:pPr>
            <w:r w:rsidRPr="00636855">
              <w:rPr>
                <w:sz w:val="16"/>
                <w:szCs w:val="16"/>
              </w:rPr>
              <w:t>MBORREL4: Added SVSOnBoardClient</w:t>
            </w:r>
          </w:p>
        </w:tc>
      </w:tr>
      <w:tr w:rsidR="00F30367" w:rsidRPr="00913EF0" w14:paraId="63E17BC5" w14:textId="77777777" w:rsidTr="00F30367">
        <w:trPr>
          <w:trHeight w:val="245"/>
          <w:jc w:val="center"/>
        </w:trPr>
        <w:tc>
          <w:tcPr>
            <w:tcW w:w="1755" w:type="dxa"/>
            <w:tcBorders>
              <w:left w:val="single" w:sz="4" w:space="0" w:color="auto"/>
              <w:right w:val="single" w:sz="4" w:space="0" w:color="auto"/>
            </w:tcBorders>
          </w:tcPr>
          <w:p w14:paraId="32F3500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51B75E" w14:textId="77777777" w:rsidR="00F30367" w:rsidRPr="00636855" w:rsidRDefault="00B113DE" w:rsidP="00F30367">
            <w:pPr>
              <w:rPr>
                <w:sz w:val="16"/>
                <w:szCs w:val="16"/>
              </w:rPr>
            </w:pPr>
            <w:r w:rsidRPr="00636855">
              <w:rPr>
                <w:sz w:val="16"/>
                <w:szCs w:val="16"/>
              </w:rPr>
              <w:t>SVS-REQ-328786/B-FTCP Vehicle location data stop command response and alert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48F46C09" w14:textId="77777777" w:rsidR="00F30367" w:rsidRPr="00636855" w:rsidRDefault="00B113DE" w:rsidP="00F30367">
            <w:pPr>
              <w:rPr>
                <w:sz w:val="16"/>
                <w:szCs w:val="16"/>
              </w:rPr>
            </w:pPr>
            <w:r w:rsidRPr="00636855">
              <w:rPr>
                <w:sz w:val="16"/>
                <w:szCs w:val="16"/>
              </w:rPr>
              <w:t>MBORREL4: Added missing req text to explain table</w:t>
            </w:r>
          </w:p>
        </w:tc>
      </w:tr>
      <w:tr w:rsidR="00F30367" w:rsidRPr="00913EF0" w14:paraId="50C275FE" w14:textId="77777777" w:rsidTr="00F30367">
        <w:trPr>
          <w:trHeight w:val="245"/>
          <w:jc w:val="center"/>
        </w:trPr>
        <w:tc>
          <w:tcPr>
            <w:tcW w:w="1755" w:type="dxa"/>
            <w:tcBorders>
              <w:left w:val="single" w:sz="4" w:space="0" w:color="auto"/>
              <w:right w:val="single" w:sz="4" w:space="0" w:color="auto"/>
            </w:tcBorders>
          </w:tcPr>
          <w:p w14:paraId="5C5620F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3C5D61" w14:textId="77777777" w:rsidR="00F30367" w:rsidRPr="00636855" w:rsidRDefault="00B113DE" w:rsidP="00F30367">
            <w:pPr>
              <w:rPr>
                <w:sz w:val="16"/>
                <w:szCs w:val="16"/>
              </w:rPr>
            </w:pPr>
            <w:r w:rsidRPr="00636855">
              <w:rPr>
                <w:sz w:val="16"/>
                <w:szCs w:val="16"/>
              </w:rPr>
              <w:t>SVS-REQ-328787/B-FTCP/</w:t>
            </w:r>
            <w:del w:id="8" w:author="Ekanthappa, Rudresh (R.)" w:date="2019-11-12T10:44:00Z">
              <w:r w:rsidRPr="00636855" w:rsidDel="005C3407">
                <w:rPr>
                  <w:sz w:val="16"/>
                  <w:szCs w:val="16"/>
                </w:rPr>
                <w:delText>Type4</w:delText>
              </w:r>
            </w:del>
            <w:ins w:id="9" w:author="Ekanthappa, Rudresh (R.)" w:date="2019-11-12T10:44:00Z">
              <w:r w:rsidR="005C3407">
                <w:rPr>
                  <w:sz w:val="16"/>
                  <w:szCs w:val="16"/>
                </w:rPr>
                <w:t>Type3</w:t>
              </w:r>
            </w:ins>
            <w:r w:rsidRPr="00636855">
              <w:rPr>
                <w:sz w:val="16"/>
                <w:szCs w:val="16"/>
              </w:rPr>
              <w:t xml:space="preserve"> SMS early theft alert vehicle location data stop command request</w:t>
            </w:r>
          </w:p>
        </w:tc>
        <w:tc>
          <w:tcPr>
            <w:tcW w:w="5911" w:type="dxa"/>
            <w:tcBorders>
              <w:top w:val="single" w:sz="6" w:space="0" w:color="auto"/>
              <w:left w:val="single" w:sz="6" w:space="0" w:color="auto"/>
              <w:bottom w:val="single" w:sz="6" w:space="0" w:color="auto"/>
              <w:right w:val="single" w:sz="6" w:space="0" w:color="auto"/>
            </w:tcBorders>
          </w:tcPr>
          <w:p w14:paraId="79D73969" w14:textId="77777777" w:rsidR="00F30367" w:rsidRPr="00636855" w:rsidRDefault="00B113DE" w:rsidP="00F30367">
            <w:pPr>
              <w:rPr>
                <w:sz w:val="16"/>
                <w:szCs w:val="16"/>
              </w:rPr>
            </w:pPr>
            <w:r w:rsidRPr="00636855">
              <w:rPr>
                <w:sz w:val="16"/>
                <w:szCs w:val="16"/>
              </w:rPr>
              <w:t>MBORREL4: Updated req title to include FTCP, which combines this req with REQ-328998</w:t>
            </w:r>
          </w:p>
        </w:tc>
      </w:tr>
      <w:tr w:rsidR="00F30367" w:rsidRPr="00913EF0" w14:paraId="188E2071" w14:textId="77777777" w:rsidTr="00F30367">
        <w:trPr>
          <w:trHeight w:val="245"/>
          <w:jc w:val="center"/>
        </w:trPr>
        <w:tc>
          <w:tcPr>
            <w:tcW w:w="1755" w:type="dxa"/>
            <w:tcBorders>
              <w:left w:val="single" w:sz="4" w:space="0" w:color="auto"/>
              <w:right w:val="single" w:sz="4" w:space="0" w:color="auto"/>
            </w:tcBorders>
          </w:tcPr>
          <w:p w14:paraId="4F356D0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A5C5D8" w14:textId="77777777" w:rsidR="00F30367" w:rsidRPr="00636855" w:rsidRDefault="00B113DE" w:rsidP="00F30367">
            <w:pPr>
              <w:rPr>
                <w:sz w:val="16"/>
                <w:szCs w:val="16"/>
              </w:rPr>
            </w:pPr>
            <w:r w:rsidRPr="00636855">
              <w:rPr>
                <w:sz w:val="16"/>
                <w:szCs w:val="16"/>
              </w:rPr>
              <w:t>SVS-REQ-329374/B-FTCP early theft alert vehicle location data stop alert</w:t>
            </w:r>
          </w:p>
        </w:tc>
        <w:tc>
          <w:tcPr>
            <w:tcW w:w="5911" w:type="dxa"/>
            <w:tcBorders>
              <w:top w:val="single" w:sz="6" w:space="0" w:color="auto"/>
              <w:left w:val="single" w:sz="6" w:space="0" w:color="auto"/>
              <w:bottom w:val="single" w:sz="6" w:space="0" w:color="auto"/>
              <w:right w:val="single" w:sz="6" w:space="0" w:color="auto"/>
            </w:tcBorders>
          </w:tcPr>
          <w:p w14:paraId="25A3D0CD" w14:textId="77777777" w:rsidR="00F30367" w:rsidRPr="00636855" w:rsidRDefault="00B113DE" w:rsidP="00F30367">
            <w:pPr>
              <w:rPr>
                <w:sz w:val="16"/>
                <w:szCs w:val="16"/>
              </w:rPr>
            </w:pPr>
            <w:r w:rsidRPr="00636855">
              <w:rPr>
                <w:sz w:val="16"/>
                <w:szCs w:val="16"/>
              </w:rPr>
              <w:t>MBORREL4: Added "only"</w:t>
            </w:r>
          </w:p>
        </w:tc>
      </w:tr>
      <w:tr w:rsidR="00F30367" w:rsidRPr="00913EF0" w14:paraId="287779DD" w14:textId="77777777" w:rsidTr="00F30367">
        <w:trPr>
          <w:trHeight w:val="245"/>
          <w:jc w:val="center"/>
        </w:trPr>
        <w:tc>
          <w:tcPr>
            <w:tcW w:w="1755" w:type="dxa"/>
            <w:tcBorders>
              <w:left w:val="single" w:sz="4" w:space="0" w:color="auto"/>
              <w:right w:val="single" w:sz="4" w:space="0" w:color="auto"/>
            </w:tcBorders>
          </w:tcPr>
          <w:p w14:paraId="1F7F4BF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92366B" w14:textId="77777777" w:rsidR="00F30367" w:rsidRPr="00636855" w:rsidRDefault="00B113DE" w:rsidP="00F30367">
            <w:pPr>
              <w:rPr>
                <w:sz w:val="16"/>
                <w:szCs w:val="16"/>
              </w:rPr>
            </w:pPr>
            <w:r w:rsidRPr="00636855">
              <w:rPr>
                <w:sz w:val="16"/>
                <w:szCs w:val="16"/>
              </w:rPr>
              <w:t>SVS-REQ-331819/A-SVSOnBoardClient/SVSServer internal variable resetting</w:t>
            </w:r>
          </w:p>
        </w:tc>
        <w:tc>
          <w:tcPr>
            <w:tcW w:w="5911" w:type="dxa"/>
            <w:tcBorders>
              <w:top w:val="single" w:sz="6" w:space="0" w:color="auto"/>
              <w:left w:val="single" w:sz="6" w:space="0" w:color="auto"/>
              <w:bottom w:val="single" w:sz="6" w:space="0" w:color="auto"/>
              <w:right w:val="single" w:sz="6" w:space="0" w:color="auto"/>
            </w:tcBorders>
          </w:tcPr>
          <w:p w14:paraId="113E9219" w14:textId="77777777" w:rsidR="00F30367" w:rsidRPr="00636855" w:rsidRDefault="00B113DE" w:rsidP="00F30367">
            <w:pPr>
              <w:rPr>
                <w:sz w:val="16"/>
                <w:szCs w:val="16"/>
              </w:rPr>
            </w:pPr>
            <w:r w:rsidRPr="00636855">
              <w:rPr>
                <w:sz w:val="16"/>
                <w:szCs w:val="16"/>
              </w:rPr>
              <w:t>MBORREL4: New req.</w:t>
            </w:r>
          </w:p>
        </w:tc>
      </w:tr>
      <w:tr w:rsidR="00F30367" w:rsidRPr="00913EF0" w14:paraId="0FC03F2A" w14:textId="77777777" w:rsidTr="00F30367">
        <w:trPr>
          <w:trHeight w:val="245"/>
          <w:jc w:val="center"/>
        </w:trPr>
        <w:tc>
          <w:tcPr>
            <w:tcW w:w="1755" w:type="dxa"/>
            <w:tcBorders>
              <w:left w:val="single" w:sz="4" w:space="0" w:color="auto"/>
              <w:right w:val="single" w:sz="4" w:space="0" w:color="auto"/>
            </w:tcBorders>
          </w:tcPr>
          <w:p w14:paraId="0A8AD04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650817" w14:textId="77777777" w:rsidR="00F30367" w:rsidRPr="00636855" w:rsidRDefault="00B113DE" w:rsidP="00F30367">
            <w:pPr>
              <w:rPr>
                <w:sz w:val="16"/>
                <w:szCs w:val="16"/>
              </w:rPr>
            </w:pPr>
            <w:r w:rsidRPr="00636855">
              <w:rPr>
                <w:sz w:val="16"/>
                <w:szCs w:val="16"/>
              </w:rPr>
              <w:t>STR-555428/B-Unauthorized Access Alert</w:t>
            </w:r>
          </w:p>
        </w:tc>
        <w:tc>
          <w:tcPr>
            <w:tcW w:w="5911" w:type="dxa"/>
            <w:tcBorders>
              <w:top w:val="single" w:sz="6" w:space="0" w:color="auto"/>
              <w:left w:val="single" w:sz="6" w:space="0" w:color="auto"/>
              <w:bottom w:val="single" w:sz="6" w:space="0" w:color="auto"/>
              <w:right w:val="single" w:sz="6" w:space="0" w:color="auto"/>
            </w:tcBorders>
          </w:tcPr>
          <w:p w14:paraId="60F41B18" w14:textId="77777777" w:rsidR="00F30367" w:rsidRPr="00636855" w:rsidRDefault="00B113DE" w:rsidP="00F30367">
            <w:pPr>
              <w:rPr>
                <w:sz w:val="16"/>
                <w:szCs w:val="16"/>
              </w:rPr>
            </w:pPr>
            <w:r w:rsidRPr="00636855">
              <w:rPr>
                <w:sz w:val="16"/>
                <w:szCs w:val="16"/>
              </w:rPr>
              <w:t>MBORREL4: Updated title name and content for change in alert triggering, added REQ-333011. Removed REQ-318026, REQ-318028</w:t>
            </w:r>
          </w:p>
        </w:tc>
      </w:tr>
      <w:tr w:rsidR="00F30367" w:rsidRPr="00913EF0" w14:paraId="63EF71A2" w14:textId="77777777" w:rsidTr="00F30367">
        <w:trPr>
          <w:trHeight w:val="245"/>
          <w:jc w:val="center"/>
        </w:trPr>
        <w:tc>
          <w:tcPr>
            <w:tcW w:w="1755" w:type="dxa"/>
            <w:tcBorders>
              <w:left w:val="single" w:sz="4" w:space="0" w:color="auto"/>
              <w:right w:val="single" w:sz="4" w:space="0" w:color="auto"/>
            </w:tcBorders>
          </w:tcPr>
          <w:p w14:paraId="5D43E0C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125CA7" w14:textId="77777777" w:rsidR="00F30367" w:rsidRPr="00636855" w:rsidRDefault="00B113DE" w:rsidP="00F30367">
            <w:pPr>
              <w:rPr>
                <w:sz w:val="16"/>
                <w:szCs w:val="16"/>
              </w:rPr>
            </w:pPr>
            <w:r w:rsidRPr="00636855">
              <w:rPr>
                <w:sz w:val="16"/>
                <w:szCs w:val="16"/>
              </w:rPr>
              <w:t>SVS-REQ-333011/A-SVSOnBoardClient Perimeter Alarm capability check</w:t>
            </w:r>
          </w:p>
        </w:tc>
        <w:tc>
          <w:tcPr>
            <w:tcW w:w="5911" w:type="dxa"/>
            <w:tcBorders>
              <w:top w:val="single" w:sz="6" w:space="0" w:color="auto"/>
              <w:left w:val="single" w:sz="6" w:space="0" w:color="auto"/>
              <w:bottom w:val="single" w:sz="6" w:space="0" w:color="auto"/>
              <w:right w:val="single" w:sz="6" w:space="0" w:color="auto"/>
            </w:tcBorders>
          </w:tcPr>
          <w:p w14:paraId="2B7934E8" w14:textId="77777777" w:rsidR="00F30367" w:rsidRPr="00636855" w:rsidRDefault="00B113DE" w:rsidP="00F30367">
            <w:pPr>
              <w:rPr>
                <w:sz w:val="16"/>
                <w:szCs w:val="16"/>
              </w:rPr>
            </w:pPr>
            <w:r w:rsidRPr="00636855">
              <w:rPr>
                <w:sz w:val="16"/>
                <w:szCs w:val="16"/>
              </w:rPr>
              <w:t>MBORREL4: New req.</w:t>
            </w:r>
          </w:p>
        </w:tc>
      </w:tr>
      <w:tr w:rsidR="00F30367" w:rsidRPr="00913EF0" w14:paraId="1D61CDB3" w14:textId="77777777" w:rsidTr="00F30367">
        <w:trPr>
          <w:trHeight w:val="245"/>
          <w:jc w:val="center"/>
        </w:trPr>
        <w:tc>
          <w:tcPr>
            <w:tcW w:w="1755" w:type="dxa"/>
            <w:tcBorders>
              <w:left w:val="single" w:sz="4" w:space="0" w:color="auto"/>
              <w:right w:val="single" w:sz="4" w:space="0" w:color="auto"/>
            </w:tcBorders>
          </w:tcPr>
          <w:p w14:paraId="73E74D6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909A45" w14:textId="77777777" w:rsidR="00F30367" w:rsidRPr="00636855" w:rsidRDefault="00B113DE" w:rsidP="00F30367">
            <w:pPr>
              <w:rPr>
                <w:sz w:val="16"/>
                <w:szCs w:val="16"/>
              </w:rPr>
            </w:pPr>
            <w:r w:rsidRPr="00636855">
              <w:rPr>
                <w:sz w:val="16"/>
                <w:szCs w:val="16"/>
              </w:rPr>
              <w:t>SVS-REQ-318024/B-SVSOnBoardClient door ajar triggered</w:t>
            </w:r>
          </w:p>
        </w:tc>
        <w:tc>
          <w:tcPr>
            <w:tcW w:w="5911" w:type="dxa"/>
            <w:tcBorders>
              <w:top w:val="single" w:sz="6" w:space="0" w:color="auto"/>
              <w:left w:val="single" w:sz="6" w:space="0" w:color="auto"/>
              <w:bottom w:val="single" w:sz="6" w:space="0" w:color="auto"/>
              <w:right w:val="single" w:sz="6" w:space="0" w:color="auto"/>
            </w:tcBorders>
          </w:tcPr>
          <w:p w14:paraId="457B11AC" w14:textId="77777777" w:rsidR="00F30367" w:rsidRPr="00636855" w:rsidRDefault="00B113DE" w:rsidP="00F30367">
            <w:pPr>
              <w:rPr>
                <w:sz w:val="16"/>
                <w:szCs w:val="16"/>
              </w:rPr>
            </w:pPr>
            <w:r w:rsidRPr="00636855">
              <w:rPr>
                <w:sz w:val="16"/>
                <w:szCs w:val="16"/>
              </w:rPr>
              <w:t>MBORREL4: Replaced CAN with logical signal names, added Hood and Liftgate</w:t>
            </w:r>
          </w:p>
        </w:tc>
      </w:tr>
      <w:tr w:rsidR="00F30367" w:rsidRPr="00913EF0" w14:paraId="33CD894E" w14:textId="77777777" w:rsidTr="00F30367">
        <w:trPr>
          <w:trHeight w:val="245"/>
          <w:jc w:val="center"/>
        </w:trPr>
        <w:tc>
          <w:tcPr>
            <w:tcW w:w="1755" w:type="dxa"/>
            <w:tcBorders>
              <w:left w:val="single" w:sz="4" w:space="0" w:color="auto"/>
              <w:right w:val="single" w:sz="4" w:space="0" w:color="auto"/>
            </w:tcBorders>
          </w:tcPr>
          <w:p w14:paraId="4C1D1A2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821B80" w14:textId="77777777" w:rsidR="00F30367" w:rsidRPr="00636855" w:rsidRDefault="00B113DE" w:rsidP="00F30367">
            <w:pPr>
              <w:rPr>
                <w:sz w:val="16"/>
                <w:szCs w:val="16"/>
              </w:rPr>
            </w:pPr>
            <w:r w:rsidRPr="00636855">
              <w:rPr>
                <w:sz w:val="16"/>
                <w:szCs w:val="16"/>
              </w:rPr>
              <w:t>SVS-REQ-318025/B-SVSOnBoardClient triggering unauthorized access alert</w:t>
            </w:r>
          </w:p>
        </w:tc>
        <w:tc>
          <w:tcPr>
            <w:tcW w:w="5911" w:type="dxa"/>
            <w:tcBorders>
              <w:top w:val="single" w:sz="6" w:space="0" w:color="auto"/>
              <w:left w:val="single" w:sz="6" w:space="0" w:color="auto"/>
              <w:bottom w:val="single" w:sz="6" w:space="0" w:color="auto"/>
              <w:right w:val="single" w:sz="6" w:space="0" w:color="auto"/>
            </w:tcBorders>
          </w:tcPr>
          <w:p w14:paraId="0165A73D" w14:textId="77777777" w:rsidR="00F30367" w:rsidRPr="00636855" w:rsidRDefault="00B113DE" w:rsidP="00F30367">
            <w:pPr>
              <w:rPr>
                <w:sz w:val="16"/>
                <w:szCs w:val="16"/>
              </w:rPr>
            </w:pPr>
            <w:r w:rsidRPr="00636855">
              <w:rPr>
                <w:sz w:val="16"/>
                <w:szCs w:val="16"/>
              </w:rPr>
              <w:t>MBORREL4: removed latch CAN signals, added new methods for triggering</w:t>
            </w:r>
          </w:p>
        </w:tc>
      </w:tr>
      <w:tr w:rsidR="00F30367" w:rsidRPr="00913EF0" w14:paraId="75B058C3" w14:textId="77777777" w:rsidTr="00F30367">
        <w:trPr>
          <w:trHeight w:val="245"/>
          <w:jc w:val="center"/>
        </w:trPr>
        <w:tc>
          <w:tcPr>
            <w:tcW w:w="1755" w:type="dxa"/>
            <w:tcBorders>
              <w:left w:val="single" w:sz="4" w:space="0" w:color="auto"/>
              <w:right w:val="single" w:sz="4" w:space="0" w:color="auto"/>
            </w:tcBorders>
          </w:tcPr>
          <w:p w14:paraId="6F194D6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BA51A0" w14:textId="77777777" w:rsidR="00F30367" w:rsidRPr="00636855" w:rsidRDefault="00B113DE" w:rsidP="00F30367">
            <w:pPr>
              <w:rPr>
                <w:sz w:val="16"/>
                <w:szCs w:val="16"/>
              </w:rPr>
            </w:pPr>
            <w:r w:rsidRPr="00636855">
              <w:rPr>
                <w:sz w:val="16"/>
                <w:szCs w:val="16"/>
              </w:rPr>
              <w:t>SVS-REQ-318027/B-SVSOnBoardClient unauthorized access alert</w:t>
            </w:r>
          </w:p>
        </w:tc>
        <w:tc>
          <w:tcPr>
            <w:tcW w:w="5911" w:type="dxa"/>
            <w:tcBorders>
              <w:top w:val="single" w:sz="6" w:space="0" w:color="auto"/>
              <w:left w:val="single" w:sz="6" w:space="0" w:color="auto"/>
              <w:bottom w:val="single" w:sz="6" w:space="0" w:color="auto"/>
              <w:right w:val="single" w:sz="6" w:space="0" w:color="auto"/>
            </w:tcBorders>
          </w:tcPr>
          <w:p w14:paraId="5EDA3F04" w14:textId="77777777" w:rsidR="00F30367" w:rsidRPr="00636855" w:rsidRDefault="00B113DE" w:rsidP="00F30367">
            <w:pPr>
              <w:rPr>
                <w:sz w:val="16"/>
                <w:szCs w:val="16"/>
              </w:rPr>
            </w:pPr>
            <w:r w:rsidRPr="00636855">
              <w:rPr>
                <w:sz w:val="16"/>
                <w:szCs w:val="16"/>
              </w:rPr>
              <w:t>MBORREL4: Updated title name and content for change in alert triggering</w:t>
            </w:r>
          </w:p>
        </w:tc>
      </w:tr>
      <w:tr w:rsidR="00F30367" w:rsidRPr="00913EF0" w14:paraId="67E51C25" w14:textId="77777777" w:rsidTr="00F30367">
        <w:trPr>
          <w:trHeight w:val="245"/>
          <w:jc w:val="center"/>
        </w:trPr>
        <w:tc>
          <w:tcPr>
            <w:tcW w:w="1755" w:type="dxa"/>
            <w:tcBorders>
              <w:left w:val="single" w:sz="4" w:space="0" w:color="auto"/>
              <w:right w:val="single" w:sz="4" w:space="0" w:color="auto"/>
            </w:tcBorders>
          </w:tcPr>
          <w:p w14:paraId="094A28A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065339" w14:textId="77777777" w:rsidR="00F30367" w:rsidRPr="00636855" w:rsidRDefault="00B113DE" w:rsidP="00F30367">
            <w:pPr>
              <w:rPr>
                <w:sz w:val="16"/>
                <w:szCs w:val="16"/>
              </w:rPr>
            </w:pPr>
            <w:r w:rsidRPr="00636855">
              <w:rPr>
                <w:sz w:val="16"/>
                <w:szCs w:val="16"/>
              </w:rPr>
              <w:t>SVS-REQ-326764/B-SVSOnBoardClient storing last known door lock status</w:t>
            </w:r>
          </w:p>
        </w:tc>
        <w:tc>
          <w:tcPr>
            <w:tcW w:w="5911" w:type="dxa"/>
            <w:tcBorders>
              <w:top w:val="single" w:sz="6" w:space="0" w:color="auto"/>
              <w:left w:val="single" w:sz="6" w:space="0" w:color="auto"/>
              <w:bottom w:val="single" w:sz="6" w:space="0" w:color="auto"/>
              <w:right w:val="single" w:sz="6" w:space="0" w:color="auto"/>
            </w:tcBorders>
          </w:tcPr>
          <w:p w14:paraId="76B3B9A0" w14:textId="77777777" w:rsidR="00F30367" w:rsidRPr="00636855" w:rsidRDefault="00B113DE" w:rsidP="00F30367">
            <w:pPr>
              <w:rPr>
                <w:sz w:val="16"/>
                <w:szCs w:val="16"/>
              </w:rPr>
            </w:pPr>
            <w:r w:rsidRPr="00636855">
              <w:rPr>
                <w:sz w:val="16"/>
                <w:szCs w:val="16"/>
              </w:rPr>
              <w:t>MBORREL4: Updated title name and content for change in alert triggering</w:t>
            </w:r>
          </w:p>
        </w:tc>
      </w:tr>
      <w:tr w:rsidR="00F30367" w:rsidRPr="00913EF0" w14:paraId="7F6FB003" w14:textId="77777777" w:rsidTr="00F30367">
        <w:trPr>
          <w:trHeight w:val="245"/>
          <w:jc w:val="center"/>
        </w:trPr>
        <w:tc>
          <w:tcPr>
            <w:tcW w:w="1755" w:type="dxa"/>
            <w:tcBorders>
              <w:left w:val="single" w:sz="4" w:space="0" w:color="auto"/>
              <w:right w:val="single" w:sz="4" w:space="0" w:color="auto"/>
            </w:tcBorders>
          </w:tcPr>
          <w:p w14:paraId="5B759C5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FCB5B0" w14:textId="77777777" w:rsidR="00F30367" w:rsidRPr="00636855" w:rsidRDefault="00B113DE" w:rsidP="00F30367">
            <w:pPr>
              <w:rPr>
                <w:sz w:val="16"/>
                <w:szCs w:val="16"/>
              </w:rPr>
            </w:pPr>
            <w:r w:rsidRPr="00636855">
              <w:rPr>
                <w:sz w:val="16"/>
                <w:szCs w:val="16"/>
              </w:rPr>
              <w:t>SVS-REQ-318032/C-SVSOnBoardClient last known location comparison to first fix location upon ignition “ON”</w:t>
            </w:r>
          </w:p>
        </w:tc>
        <w:tc>
          <w:tcPr>
            <w:tcW w:w="5911" w:type="dxa"/>
            <w:tcBorders>
              <w:top w:val="single" w:sz="6" w:space="0" w:color="auto"/>
              <w:left w:val="single" w:sz="6" w:space="0" w:color="auto"/>
              <w:bottom w:val="single" w:sz="6" w:space="0" w:color="auto"/>
              <w:right w:val="single" w:sz="6" w:space="0" w:color="auto"/>
            </w:tcBorders>
          </w:tcPr>
          <w:p w14:paraId="7ED2FE38" w14:textId="77777777" w:rsidR="00F30367" w:rsidRPr="00636855" w:rsidRDefault="00B113DE" w:rsidP="00F30367">
            <w:pPr>
              <w:rPr>
                <w:sz w:val="16"/>
                <w:szCs w:val="16"/>
              </w:rPr>
            </w:pPr>
            <w:r w:rsidRPr="00636855">
              <w:rPr>
                <w:sz w:val="16"/>
                <w:szCs w:val="16"/>
              </w:rPr>
              <w:t>MBORREL4: Removed SVSServer and added last line for CCS</w:t>
            </w:r>
          </w:p>
        </w:tc>
      </w:tr>
      <w:tr w:rsidR="00F30367" w:rsidRPr="00913EF0" w14:paraId="21C392B2" w14:textId="77777777" w:rsidTr="00F30367">
        <w:trPr>
          <w:trHeight w:val="245"/>
          <w:jc w:val="center"/>
        </w:trPr>
        <w:tc>
          <w:tcPr>
            <w:tcW w:w="1755" w:type="dxa"/>
            <w:tcBorders>
              <w:left w:val="single" w:sz="4" w:space="0" w:color="auto"/>
              <w:right w:val="single" w:sz="4" w:space="0" w:color="auto"/>
            </w:tcBorders>
          </w:tcPr>
          <w:p w14:paraId="7AC0651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F302E4" w14:textId="77777777" w:rsidR="00F30367" w:rsidRPr="00636855" w:rsidRDefault="00B113DE" w:rsidP="00F30367">
            <w:pPr>
              <w:rPr>
                <w:sz w:val="16"/>
                <w:szCs w:val="16"/>
              </w:rPr>
            </w:pPr>
            <w:r w:rsidRPr="00636855">
              <w:rPr>
                <w:sz w:val="16"/>
                <w:szCs w:val="16"/>
              </w:rPr>
              <w:t>SVS-REQ-318035/B-SVSOnBoardClient inconsistent location alert NOT triggered</w:t>
            </w:r>
          </w:p>
        </w:tc>
        <w:tc>
          <w:tcPr>
            <w:tcW w:w="5911" w:type="dxa"/>
            <w:tcBorders>
              <w:top w:val="single" w:sz="6" w:space="0" w:color="auto"/>
              <w:left w:val="single" w:sz="6" w:space="0" w:color="auto"/>
              <w:bottom w:val="single" w:sz="6" w:space="0" w:color="auto"/>
              <w:right w:val="single" w:sz="6" w:space="0" w:color="auto"/>
            </w:tcBorders>
          </w:tcPr>
          <w:p w14:paraId="22C2AF16" w14:textId="77777777" w:rsidR="00F30367" w:rsidRPr="00636855" w:rsidRDefault="00B113DE" w:rsidP="00F30367">
            <w:pPr>
              <w:rPr>
                <w:sz w:val="16"/>
                <w:szCs w:val="16"/>
              </w:rPr>
            </w:pPr>
            <w:r w:rsidRPr="00636855">
              <w:rPr>
                <w:sz w:val="16"/>
                <w:szCs w:val="16"/>
              </w:rPr>
              <w:t>MBORREL4: Updated content</w:t>
            </w:r>
          </w:p>
        </w:tc>
      </w:tr>
      <w:tr w:rsidR="00F30367" w:rsidRPr="00913EF0" w14:paraId="3FCFB0C6" w14:textId="77777777" w:rsidTr="00F30367">
        <w:trPr>
          <w:trHeight w:val="245"/>
          <w:jc w:val="center"/>
        </w:trPr>
        <w:tc>
          <w:tcPr>
            <w:tcW w:w="1755" w:type="dxa"/>
            <w:tcBorders>
              <w:left w:val="single" w:sz="4" w:space="0" w:color="auto"/>
              <w:right w:val="single" w:sz="4" w:space="0" w:color="auto"/>
            </w:tcBorders>
          </w:tcPr>
          <w:p w14:paraId="66DF76E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E062C4" w14:textId="77777777" w:rsidR="00F30367" w:rsidRPr="00636855" w:rsidRDefault="00B113DE" w:rsidP="00F30367">
            <w:pPr>
              <w:rPr>
                <w:sz w:val="16"/>
                <w:szCs w:val="16"/>
              </w:rPr>
            </w:pPr>
            <w:r w:rsidRPr="00636855">
              <w:rPr>
                <w:sz w:val="16"/>
                <w:szCs w:val="16"/>
              </w:rPr>
              <w:t>SVS-REQ-318043/B-SVSServer triggering DTC alert to SVSOffBoardClient</w:t>
            </w:r>
          </w:p>
        </w:tc>
        <w:tc>
          <w:tcPr>
            <w:tcW w:w="5911" w:type="dxa"/>
            <w:tcBorders>
              <w:top w:val="single" w:sz="6" w:space="0" w:color="auto"/>
              <w:left w:val="single" w:sz="6" w:space="0" w:color="auto"/>
              <w:bottom w:val="single" w:sz="6" w:space="0" w:color="auto"/>
              <w:right w:val="single" w:sz="6" w:space="0" w:color="auto"/>
            </w:tcBorders>
          </w:tcPr>
          <w:p w14:paraId="2C39C88E" w14:textId="77777777" w:rsidR="00F30367" w:rsidRPr="00636855" w:rsidRDefault="00B113DE" w:rsidP="00F30367">
            <w:pPr>
              <w:rPr>
                <w:sz w:val="16"/>
                <w:szCs w:val="16"/>
              </w:rPr>
            </w:pPr>
            <w:r w:rsidRPr="00636855">
              <w:rPr>
                <w:sz w:val="16"/>
                <w:szCs w:val="16"/>
              </w:rPr>
              <w:t>MBORREL4: Updated content and req title</w:t>
            </w:r>
          </w:p>
        </w:tc>
      </w:tr>
      <w:tr w:rsidR="00F30367" w:rsidRPr="00913EF0" w14:paraId="6A6DD349" w14:textId="77777777" w:rsidTr="00F30367">
        <w:trPr>
          <w:trHeight w:val="245"/>
          <w:jc w:val="center"/>
        </w:trPr>
        <w:tc>
          <w:tcPr>
            <w:tcW w:w="1755" w:type="dxa"/>
            <w:tcBorders>
              <w:left w:val="single" w:sz="4" w:space="0" w:color="auto"/>
              <w:right w:val="single" w:sz="4" w:space="0" w:color="auto"/>
            </w:tcBorders>
          </w:tcPr>
          <w:p w14:paraId="1DBD76D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84166E" w14:textId="77777777" w:rsidR="00F30367" w:rsidRPr="00636855" w:rsidRDefault="00B113DE" w:rsidP="00F30367">
            <w:pPr>
              <w:rPr>
                <w:sz w:val="16"/>
                <w:szCs w:val="16"/>
              </w:rPr>
            </w:pPr>
            <w:r w:rsidRPr="00636855">
              <w:rPr>
                <w:sz w:val="16"/>
                <w:szCs w:val="16"/>
              </w:rPr>
              <w:t>SVS-REQ-325788/B-SVSServer DTC cleared alert</w:t>
            </w:r>
          </w:p>
        </w:tc>
        <w:tc>
          <w:tcPr>
            <w:tcW w:w="5911" w:type="dxa"/>
            <w:tcBorders>
              <w:top w:val="single" w:sz="6" w:space="0" w:color="auto"/>
              <w:left w:val="single" w:sz="6" w:space="0" w:color="auto"/>
              <w:bottom w:val="single" w:sz="6" w:space="0" w:color="auto"/>
              <w:right w:val="single" w:sz="6" w:space="0" w:color="auto"/>
            </w:tcBorders>
          </w:tcPr>
          <w:p w14:paraId="4E5D4005" w14:textId="77777777" w:rsidR="00F30367" w:rsidRPr="00636855" w:rsidRDefault="00B113DE" w:rsidP="00F30367">
            <w:pPr>
              <w:rPr>
                <w:sz w:val="16"/>
                <w:szCs w:val="16"/>
              </w:rPr>
            </w:pPr>
            <w:r w:rsidRPr="00636855">
              <w:rPr>
                <w:sz w:val="16"/>
                <w:szCs w:val="16"/>
              </w:rPr>
              <w:t>MBORREL4: Updated content</w:t>
            </w:r>
          </w:p>
        </w:tc>
      </w:tr>
      <w:tr w:rsidR="00F30367" w:rsidRPr="00913EF0" w14:paraId="4C2E167D" w14:textId="77777777" w:rsidTr="00F30367">
        <w:trPr>
          <w:trHeight w:val="245"/>
          <w:jc w:val="center"/>
        </w:trPr>
        <w:tc>
          <w:tcPr>
            <w:tcW w:w="1755" w:type="dxa"/>
            <w:tcBorders>
              <w:left w:val="single" w:sz="4" w:space="0" w:color="auto"/>
              <w:right w:val="single" w:sz="4" w:space="0" w:color="auto"/>
            </w:tcBorders>
          </w:tcPr>
          <w:p w14:paraId="124F7EB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BC5114" w14:textId="77777777" w:rsidR="00F30367" w:rsidRPr="00636855" w:rsidRDefault="00B113DE" w:rsidP="00F30367">
            <w:pPr>
              <w:rPr>
                <w:sz w:val="16"/>
                <w:szCs w:val="16"/>
              </w:rPr>
            </w:pPr>
            <w:r w:rsidRPr="00636855">
              <w:rPr>
                <w:sz w:val="16"/>
                <w:szCs w:val="16"/>
              </w:rPr>
              <w:t>SVS-UC-REQ-320179/B-Unauthorized Access Vehicle Lock Status storing</w:t>
            </w:r>
          </w:p>
        </w:tc>
        <w:tc>
          <w:tcPr>
            <w:tcW w:w="5911" w:type="dxa"/>
            <w:tcBorders>
              <w:top w:val="single" w:sz="6" w:space="0" w:color="auto"/>
              <w:left w:val="single" w:sz="6" w:space="0" w:color="auto"/>
              <w:bottom w:val="single" w:sz="6" w:space="0" w:color="auto"/>
              <w:right w:val="single" w:sz="6" w:space="0" w:color="auto"/>
            </w:tcBorders>
          </w:tcPr>
          <w:p w14:paraId="697F1AA5" w14:textId="77777777" w:rsidR="00F30367" w:rsidRPr="00636855" w:rsidRDefault="00B113DE" w:rsidP="00F30367">
            <w:pPr>
              <w:rPr>
                <w:sz w:val="16"/>
                <w:szCs w:val="16"/>
              </w:rPr>
            </w:pPr>
            <w:r w:rsidRPr="00636855">
              <w:rPr>
                <w:sz w:val="16"/>
                <w:szCs w:val="16"/>
              </w:rPr>
              <w:t>MBORREL4: Updated title and content for alert change</w:t>
            </w:r>
          </w:p>
        </w:tc>
      </w:tr>
      <w:tr w:rsidR="00F30367" w:rsidRPr="00913EF0" w14:paraId="79561A43" w14:textId="77777777" w:rsidTr="00F30367">
        <w:trPr>
          <w:trHeight w:val="245"/>
          <w:jc w:val="center"/>
        </w:trPr>
        <w:tc>
          <w:tcPr>
            <w:tcW w:w="1755" w:type="dxa"/>
            <w:tcBorders>
              <w:left w:val="single" w:sz="4" w:space="0" w:color="auto"/>
              <w:right w:val="single" w:sz="4" w:space="0" w:color="auto"/>
            </w:tcBorders>
          </w:tcPr>
          <w:p w14:paraId="1F219E7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C9FC85" w14:textId="77777777" w:rsidR="00F30367" w:rsidRPr="00636855" w:rsidRDefault="00B113DE" w:rsidP="00F30367">
            <w:pPr>
              <w:rPr>
                <w:sz w:val="16"/>
                <w:szCs w:val="16"/>
              </w:rPr>
            </w:pPr>
            <w:r w:rsidRPr="00636855">
              <w:rPr>
                <w:sz w:val="16"/>
                <w:szCs w:val="16"/>
              </w:rPr>
              <w:t>SVS-UC-REQ-320180/B-Unauthorized Access Alert</w:t>
            </w:r>
          </w:p>
        </w:tc>
        <w:tc>
          <w:tcPr>
            <w:tcW w:w="5911" w:type="dxa"/>
            <w:tcBorders>
              <w:top w:val="single" w:sz="6" w:space="0" w:color="auto"/>
              <w:left w:val="single" w:sz="6" w:space="0" w:color="auto"/>
              <w:bottom w:val="single" w:sz="6" w:space="0" w:color="auto"/>
              <w:right w:val="single" w:sz="6" w:space="0" w:color="auto"/>
            </w:tcBorders>
          </w:tcPr>
          <w:p w14:paraId="4AE975B9" w14:textId="77777777" w:rsidR="00F30367" w:rsidRPr="00636855" w:rsidRDefault="00B113DE" w:rsidP="00F30367">
            <w:pPr>
              <w:rPr>
                <w:sz w:val="16"/>
                <w:szCs w:val="16"/>
              </w:rPr>
            </w:pPr>
            <w:r w:rsidRPr="00636855">
              <w:rPr>
                <w:sz w:val="16"/>
                <w:szCs w:val="16"/>
              </w:rPr>
              <w:t>MBORREL4: Updated title and content for alert change</w:t>
            </w:r>
          </w:p>
        </w:tc>
      </w:tr>
      <w:tr w:rsidR="00F30367" w:rsidRPr="00913EF0" w14:paraId="0D9A9DE3" w14:textId="77777777" w:rsidTr="00F30367">
        <w:trPr>
          <w:trHeight w:val="245"/>
          <w:jc w:val="center"/>
        </w:trPr>
        <w:tc>
          <w:tcPr>
            <w:tcW w:w="1755" w:type="dxa"/>
            <w:tcBorders>
              <w:left w:val="single" w:sz="4" w:space="0" w:color="auto"/>
              <w:right w:val="single" w:sz="4" w:space="0" w:color="auto"/>
            </w:tcBorders>
          </w:tcPr>
          <w:p w14:paraId="773A774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FF7B4C" w14:textId="77777777" w:rsidR="00F30367" w:rsidRPr="00636855" w:rsidRDefault="00B113DE" w:rsidP="00F30367">
            <w:pPr>
              <w:rPr>
                <w:sz w:val="16"/>
                <w:szCs w:val="16"/>
              </w:rPr>
            </w:pPr>
            <w:r w:rsidRPr="00636855">
              <w:rPr>
                <w:sz w:val="16"/>
                <w:szCs w:val="16"/>
              </w:rPr>
              <w:t>SVS-UC-REQ-329009/B-Periodic FTCP Vehicle location data for FTCP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1C29E09D" w14:textId="77777777" w:rsidR="00F30367" w:rsidRPr="00636855" w:rsidRDefault="00B113DE" w:rsidP="00F30367">
            <w:pPr>
              <w:rPr>
                <w:sz w:val="16"/>
                <w:szCs w:val="16"/>
              </w:rPr>
            </w:pPr>
            <w:r w:rsidRPr="00636855">
              <w:rPr>
                <w:sz w:val="16"/>
                <w:szCs w:val="16"/>
              </w:rPr>
              <w:t>MBORREL4: Removed SVSServer as actor</w:t>
            </w:r>
          </w:p>
        </w:tc>
      </w:tr>
      <w:tr w:rsidR="00F30367" w:rsidRPr="00913EF0" w14:paraId="73E2C3FE" w14:textId="77777777" w:rsidTr="00F30367">
        <w:trPr>
          <w:trHeight w:val="245"/>
          <w:jc w:val="center"/>
        </w:trPr>
        <w:tc>
          <w:tcPr>
            <w:tcW w:w="1755" w:type="dxa"/>
            <w:tcBorders>
              <w:left w:val="single" w:sz="4" w:space="0" w:color="auto"/>
              <w:right w:val="single" w:sz="4" w:space="0" w:color="auto"/>
            </w:tcBorders>
          </w:tcPr>
          <w:p w14:paraId="7FA7BF7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6831CF" w14:textId="77777777" w:rsidR="00F30367" w:rsidRPr="00636855" w:rsidRDefault="00B113DE" w:rsidP="00F30367">
            <w:pPr>
              <w:rPr>
                <w:sz w:val="16"/>
                <w:szCs w:val="16"/>
              </w:rPr>
            </w:pPr>
            <w:r w:rsidRPr="00636855">
              <w:rPr>
                <w:sz w:val="16"/>
                <w:szCs w:val="16"/>
              </w:rPr>
              <w:t>SVS-UC-REQ-329011/B-Controlling FTCP Vehicle location data for concurrent multiple FTCP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754BB16E" w14:textId="77777777" w:rsidR="00F30367" w:rsidRPr="00636855" w:rsidRDefault="00B113DE" w:rsidP="00F30367">
            <w:pPr>
              <w:rPr>
                <w:sz w:val="16"/>
                <w:szCs w:val="16"/>
              </w:rPr>
            </w:pPr>
            <w:r w:rsidRPr="00636855">
              <w:rPr>
                <w:sz w:val="16"/>
                <w:szCs w:val="16"/>
              </w:rPr>
              <w:t>MBORREL4: Removed SVSServer as actor</w:t>
            </w:r>
          </w:p>
        </w:tc>
      </w:tr>
      <w:tr w:rsidR="00F30367" w:rsidRPr="00913EF0" w14:paraId="512F6DF9" w14:textId="77777777" w:rsidTr="00F30367">
        <w:trPr>
          <w:trHeight w:val="245"/>
          <w:jc w:val="center"/>
        </w:trPr>
        <w:tc>
          <w:tcPr>
            <w:tcW w:w="1755" w:type="dxa"/>
            <w:tcBorders>
              <w:left w:val="single" w:sz="4" w:space="0" w:color="auto"/>
              <w:right w:val="single" w:sz="4" w:space="0" w:color="auto"/>
            </w:tcBorders>
          </w:tcPr>
          <w:p w14:paraId="5D85CB0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C9B635" w14:textId="77777777" w:rsidR="00F30367" w:rsidRPr="00636855" w:rsidRDefault="00B113DE" w:rsidP="00F30367">
            <w:pPr>
              <w:rPr>
                <w:sz w:val="16"/>
                <w:szCs w:val="16"/>
              </w:rPr>
            </w:pPr>
            <w:r w:rsidRPr="00636855">
              <w:rPr>
                <w:sz w:val="16"/>
                <w:szCs w:val="16"/>
              </w:rPr>
              <w:t>SVS-UC-REQ-329013/B-Period and Count for concurrent multiple FTCP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05600F16" w14:textId="77777777" w:rsidR="00F30367" w:rsidRPr="00636855" w:rsidRDefault="00B113DE" w:rsidP="00F30367">
            <w:pPr>
              <w:rPr>
                <w:sz w:val="16"/>
                <w:szCs w:val="16"/>
              </w:rPr>
            </w:pPr>
            <w:r w:rsidRPr="00636855">
              <w:rPr>
                <w:sz w:val="16"/>
                <w:szCs w:val="16"/>
              </w:rPr>
              <w:t>MBORREL4: Removed SVSServer as actor</w:t>
            </w:r>
          </w:p>
        </w:tc>
      </w:tr>
      <w:tr w:rsidR="00F30367" w:rsidRPr="00913EF0" w14:paraId="3C6C9088" w14:textId="77777777" w:rsidTr="00F30367">
        <w:trPr>
          <w:trHeight w:val="245"/>
          <w:jc w:val="center"/>
        </w:trPr>
        <w:tc>
          <w:tcPr>
            <w:tcW w:w="1755" w:type="dxa"/>
            <w:tcBorders>
              <w:left w:val="single" w:sz="4" w:space="0" w:color="auto"/>
              <w:bottom w:val="single" w:sz="4" w:space="0" w:color="auto"/>
              <w:right w:val="single" w:sz="4" w:space="0" w:color="auto"/>
            </w:tcBorders>
          </w:tcPr>
          <w:p w14:paraId="239ABF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29F33A8" w14:textId="77777777" w:rsidR="00F30367" w:rsidRPr="00636855" w:rsidRDefault="00B113DE" w:rsidP="00F30367">
            <w:pPr>
              <w:rPr>
                <w:sz w:val="16"/>
                <w:szCs w:val="16"/>
              </w:rPr>
            </w:pPr>
            <w:r w:rsidRPr="00636855">
              <w:rPr>
                <w:sz w:val="16"/>
                <w:szCs w:val="16"/>
              </w:rPr>
              <w:t>SVS-UC-REQ-320188/C-SVS DTC Notifications</w:t>
            </w:r>
          </w:p>
        </w:tc>
        <w:tc>
          <w:tcPr>
            <w:tcW w:w="5911" w:type="dxa"/>
            <w:tcBorders>
              <w:top w:val="single" w:sz="6" w:space="0" w:color="auto"/>
              <w:left w:val="single" w:sz="6" w:space="0" w:color="auto"/>
              <w:bottom w:val="single" w:sz="6" w:space="0" w:color="auto"/>
              <w:right w:val="single" w:sz="6" w:space="0" w:color="auto"/>
            </w:tcBorders>
          </w:tcPr>
          <w:p w14:paraId="308D6BC7" w14:textId="77777777" w:rsidR="00F30367" w:rsidRPr="00636855" w:rsidRDefault="00B113DE" w:rsidP="00F30367">
            <w:pPr>
              <w:rPr>
                <w:sz w:val="16"/>
                <w:szCs w:val="16"/>
              </w:rPr>
            </w:pPr>
            <w:r w:rsidRPr="00636855">
              <w:rPr>
                <w:sz w:val="16"/>
                <w:szCs w:val="16"/>
              </w:rPr>
              <w:t>MBORREL4: Updated FTCP to GRPC</w:t>
            </w:r>
          </w:p>
        </w:tc>
      </w:tr>
      <w:tr w:rsidR="00F30367" w14:paraId="06C6D308"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2BF176B7"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696424FE"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41EC0E4C"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7ED5446" w14:textId="77777777" w:rsidR="00F30367" w:rsidRDefault="00F30367" w:rsidP="00F30367">
            <w:pPr>
              <w:spacing w:line="276" w:lineRule="auto"/>
              <w:rPr>
                <w:rFonts w:cs="Arial"/>
                <w:b/>
                <w:sz w:val="16"/>
              </w:rPr>
            </w:pPr>
          </w:p>
        </w:tc>
      </w:tr>
      <w:tr w:rsidR="00F30367" w:rsidRPr="008D5346" w14:paraId="54E98A70"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149A85F8" w14:textId="77777777" w:rsidR="00F30367" w:rsidRDefault="00B113DE" w:rsidP="00F30367">
            <w:pPr>
              <w:spacing w:line="276" w:lineRule="auto"/>
              <w:rPr>
                <w:rFonts w:cs="Arial"/>
                <w:b/>
                <w:sz w:val="16"/>
                <w:szCs w:val="16"/>
                <w:lang w:val="fr-FR"/>
              </w:rPr>
            </w:pPr>
            <w:r>
              <w:rPr>
                <w:rFonts w:cs="Arial"/>
                <w:b/>
                <w:sz w:val="16"/>
                <w:szCs w:val="16"/>
              </w:rPr>
              <w:t>May 24, 2019</w:t>
            </w:r>
          </w:p>
        </w:tc>
        <w:tc>
          <w:tcPr>
            <w:tcW w:w="650" w:type="dxa"/>
            <w:tcBorders>
              <w:top w:val="single" w:sz="6" w:space="0" w:color="auto"/>
              <w:left w:val="single" w:sz="6" w:space="0" w:color="auto"/>
              <w:bottom w:val="single" w:sz="6" w:space="0" w:color="auto"/>
              <w:right w:val="single" w:sz="6" w:space="0" w:color="auto"/>
            </w:tcBorders>
            <w:hideMark/>
          </w:tcPr>
          <w:p w14:paraId="07122715" w14:textId="77777777" w:rsidR="00F30367" w:rsidRDefault="00B113DE" w:rsidP="00F30367">
            <w:pPr>
              <w:spacing w:line="276" w:lineRule="auto"/>
              <w:jc w:val="center"/>
              <w:rPr>
                <w:rFonts w:cs="Arial"/>
                <w:b/>
                <w:sz w:val="16"/>
                <w:lang w:val="fr-FR"/>
              </w:rPr>
            </w:pPr>
            <w:r>
              <w:rPr>
                <w:rFonts w:cs="Arial"/>
                <w:b/>
                <w:sz w:val="16"/>
                <w:lang w:val="fr-FR"/>
              </w:rPr>
              <w:t>1.7</w:t>
            </w:r>
          </w:p>
        </w:tc>
        <w:tc>
          <w:tcPr>
            <w:tcW w:w="7660" w:type="dxa"/>
            <w:gridSpan w:val="2"/>
            <w:tcBorders>
              <w:top w:val="single" w:sz="6" w:space="0" w:color="auto"/>
              <w:left w:val="single" w:sz="6" w:space="0" w:color="auto"/>
              <w:bottom w:val="single" w:sz="6" w:space="0" w:color="auto"/>
              <w:right w:val="single" w:sz="6" w:space="0" w:color="auto"/>
            </w:tcBorders>
            <w:hideMark/>
          </w:tcPr>
          <w:p w14:paraId="5E71F5A4" w14:textId="77777777" w:rsidR="00F30367" w:rsidRPr="008D5346" w:rsidRDefault="00F30367" w:rsidP="00F30367">
            <w:pPr>
              <w:spacing w:line="276" w:lineRule="auto"/>
              <w:rPr>
                <w:rFonts w:cs="Arial"/>
                <w:b/>
                <w:sz w:val="16"/>
                <w:szCs w:val="16"/>
              </w:rPr>
            </w:pPr>
          </w:p>
        </w:tc>
      </w:tr>
      <w:tr w:rsidR="00F30367" w:rsidRPr="00636855" w14:paraId="182F2536" w14:textId="77777777" w:rsidTr="00F30367">
        <w:trPr>
          <w:trHeight w:val="245"/>
          <w:jc w:val="center"/>
        </w:trPr>
        <w:tc>
          <w:tcPr>
            <w:tcW w:w="1755" w:type="dxa"/>
            <w:tcBorders>
              <w:top w:val="single" w:sz="4" w:space="0" w:color="auto"/>
              <w:left w:val="single" w:sz="4" w:space="0" w:color="auto"/>
              <w:right w:val="single" w:sz="4" w:space="0" w:color="auto"/>
            </w:tcBorders>
          </w:tcPr>
          <w:p w14:paraId="1E70E02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54F0FE" w14:textId="77777777" w:rsidR="00F30367" w:rsidRPr="005F1A7A" w:rsidRDefault="00B113DE" w:rsidP="00F30367">
            <w:pPr>
              <w:rPr>
                <w:sz w:val="16"/>
                <w:szCs w:val="16"/>
              </w:rPr>
            </w:pPr>
            <w:r w:rsidRPr="005F1A7A">
              <w:rPr>
                <w:sz w:val="16"/>
                <w:szCs w:val="16"/>
              </w:rPr>
              <w:t>SVS-CLD-REQ-291115/F-Stolen Vehicle Services OnBoard Client</w:t>
            </w:r>
          </w:p>
        </w:tc>
        <w:tc>
          <w:tcPr>
            <w:tcW w:w="5911" w:type="dxa"/>
            <w:tcBorders>
              <w:top w:val="single" w:sz="6" w:space="0" w:color="auto"/>
              <w:left w:val="single" w:sz="6" w:space="0" w:color="auto"/>
              <w:bottom w:val="single" w:sz="6" w:space="0" w:color="auto"/>
              <w:right w:val="single" w:sz="6" w:space="0" w:color="auto"/>
            </w:tcBorders>
          </w:tcPr>
          <w:p w14:paraId="34AE2787" w14:textId="77777777" w:rsidR="00F30367" w:rsidRPr="005F1A7A" w:rsidRDefault="00B113DE" w:rsidP="00F30367">
            <w:pPr>
              <w:rPr>
                <w:sz w:val="16"/>
                <w:szCs w:val="16"/>
              </w:rPr>
            </w:pPr>
            <w:r w:rsidRPr="005F1A7A">
              <w:rPr>
                <w:sz w:val="16"/>
                <w:szCs w:val="16"/>
              </w:rPr>
              <w:t>MBORREL4: Removed last bullet</w:t>
            </w:r>
          </w:p>
        </w:tc>
      </w:tr>
      <w:tr w:rsidR="00F30367" w:rsidRPr="00636855" w14:paraId="472FE4D8" w14:textId="77777777" w:rsidTr="00F30367">
        <w:trPr>
          <w:trHeight w:val="245"/>
          <w:jc w:val="center"/>
        </w:trPr>
        <w:tc>
          <w:tcPr>
            <w:tcW w:w="1755" w:type="dxa"/>
            <w:tcBorders>
              <w:left w:val="single" w:sz="4" w:space="0" w:color="auto"/>
              <w:right w:val="single" w:sz="4" w:space="0" w:color="auto"/>
            </w:tcBorders>
          </w:tcPr>
          <w:p w14:paraId="63B340D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CA4E3E" w14:textId="77777777" w:rsidR="00F30367" w:rsidRPr="005F1A7A" w:rsidRDefault="00B113DE" w:rsidP="00F30367">
            <w:pPr>
              <w:rPr>
                <w:sz w:val="16"/>
                <w:szCs w:val="16"/>
              </w:rPr>
            </w:pPr>
            <w:r w:rsidRPr="005F1A7A">
              <w:rPr>
                <w:sz w:val="16"/>
                <w:szCs w:val="16"/>
              </w:rPr>
              <w:t>SVS-IIR-REQ-291023/F-SVSServer_Rx</w:t>
            </w:r>
          </w:p>
        </w:tc>
        <w:tc>
          <w:tcPr>
            <w:tcW w:w="5911" w:type="dxa"/>
            <w:tcBorders>
              <w:top w:val="single" w:sz="6" w:space="0" w:color="auto"/>
              <w:left w:val="single" w:sz="6" w:space="0" w:color="auto"/>
              <w:bottom w:val="single" w:sz="6" w:space="0" w:color="auto"/>
              <w:right w:val="single" w:sz="6" w:space="0" w:color="auto"/>
            </w:tcBorders>
          </w:tcPr>
          <w:p w14:paraId="622882D4" w14:textId="77777777" w:rsidR="00F30367" w:rsidRPr="005F1A7A" w:rsidRDefault="00B113DE" w:rsidP="00F30367">
            <w:pPr>
              <w:rPr>
                <w:sz w:val="16"/>
                <w:szCs w:val="16"/>
              </w:rPr>
            </w:pPr>
            <w:r w:rsidRPr="005F1A7A">
              <w:rPr>
                <w:sz w:val="16"/>
                <w:szCs w:val="16"/>
              </w:rPr>
              <w:t>MBORREL4: Added REQ-352781-784. Moved REQ-196616-617, REQ-288949-950, REQ-330585, REQ-297761, REQ-297763, REQ-270436, REQ-273495, REQ-027090, REQ-027102 from SVSOnBoardClient</w:t>
            </w:r>
          </w:p>
        </w:tc>
      </w:tr>
      <w:tr w:rsidR="00F30367" w:rsidRPr="00636855" w14:paraId="340B1188" w14:textId="77777777" w:rsidTr="00F30367">
        <w:trPr>
          <w:trHeight w:val="245"/>
          <w:jc w:val="center"/>
        </w:trPr>
        <w:tc>
          <w:tcPr>
            <w:tcW w:w="1755" w:type="dxa"/>
            <w:tcBorders>
              <w:left w:val="single" w:sz="4" w:space="0" w:color="auto"/>
              <w:right w:val="single" w:sz="4" w:space="0" w:color="auto"/>
            </w:tcBorders>
          </w:tcPr>
          <w:p w14:paraId="136B068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E6AE55" w14:textId="77777777" w:rsidR="00F30367" w:rsidRPr="005F1A7A" w:rsidRDefault="00B113DE" w:rsidP="00F30367">
            <w:pPr>
              <w:rPr>
                <w:sz w:val="16"/>
                <w:szCs w:val="16"/>
              </w:rPr>
            </w:pPr>
            <w:r w:rsidRPr="005F1A7A">
              <w:rPr>
                <w:sz w:val="16"/>
                <w:szCs w:val="16"/>
              </w:rPr>
              <w:t>MD-REQ-352781/A-DriverDoorPresent_St</w:t>
            </w:r>
          </w:p>
        </w:tc>
        <w:tc>
          <w:tcPr>
            <w:tcW w:w="5911" w:type="dxa"/>
            <w:tcBorders>
              <w:top w:val="single" w:sz="6" w:space="0" w:color="auto"/>
              <w:left w:val="single" w:sz="6" w:space="0" w:color="auto"/>
              <w:bottom w:val="single" w:sz="6" w:space="0" w:color="auto"/>
              <w:right w:val="single" w:sz="6" w:space="0" w:color="auto"/>
            </w:tcBorders>
          </w:tcPr>
          <w:p w14:paraId="2BBAB052" w14:textId="77777777" w:rsidR="00F30367" w:rsidRPr="005F1A7A" w:rsidRDefault="00B113DE" w:rsidP="00F30367">
            <w:pPr>
              <w:rPr>
                <w:sz w:val="16"/>
                <w:szCs w:val="16"/>
              </w:rPr>
            </w:pPr>
            <w:r w:rsidRPr="005F1A7A">
              <w:rPr>
                <w:sz w:val="16"/>
                <w:szCs w:val="16"/>
              </w:rPr>
              <w:t>MBORREL4: New req.</w:t>
            </w:r>
          </w:p>
        </w:tc>
      </w:tr>
      <w:tr w:rsidR="00F30367" w:rsidRPr="00636855" w14:paraId="354D8DCF" w14:textId="77777777" w:rsidTr="00F30367">
        <w:trPr>
          <w:trHeight w:val="245"/>
          <w:jc w:val="center"/>
        </w:trPr>
        <w:tc>
          <w:tcPr>
            <w:tcW w:w="1755" w:type="dxa"/>
            <w:tcBorders>
              <w:left w:val="single" w:sz="4" w:space="0" w:color="auto"/>
              <w:right w:val="single" w:sz="4" w:space="0" w:color="auto"/>
            </w:tcBorders>
          </w:tcPr>
          <w:p w14:paraId="27AC5CC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703E59" w14:textId="77777777" w:rsidR="00F30367" w:rsidRPr="005F1A7A" w:rsidRDefault="00B113DE" w:rsidP="00F30367">
            <w:pPr>
              <w:rPr>
                <w:sz w:val="16"/>
                <w:szCs w:val="16"/>
              </w:rPr>
            </w:pPr>
            <w:r w:rsidRPr="005F1A7A">
              <w:rPr>
                <w:sz w:val="16"/>
                <w:szCs w:val="16"/>
              </w:rPr>
              <w:t>MD-REQ-352782/A-DriverDoorRearPresent_St</w:t>
            </w:r>
          </w:p>
        </w:tc>
        <w:tc>
          <w:tcPr>
            <w:tcW w:w="5911" w:type="dxa"/>
            <w:tcBorders>
              <w:top w:val="single" w:sz="6" w:space="0" w:color="auto"/>
              <w:left w:val="single" w:sz="6" w:space="0" w:color="auto"/>
              <w:bottom w:val="single" w:sz="6" w:space="0" w:color="auto"/>
              <w:right w:val="single" w:sz="6" w:space="0" w:color="auto"/>
            </w:tcBorders>
          </w:tcPr>
          <w:p w14:paraId="5F14A011" w14:textId="77777777" w:rsidR="00F30367" w:rsidRPr="005F1A7A" w:rsidRDefault="00B113DE" w:rsidP="00F30367">
            <w:pPr>
              <w:rPr>
                <w:sz w:val="16"/>
                <w:szCs w:val="16"/>
              </w:rPr>
            </w:pPr>
            <w:r w:rsidRPr="005F1A7A">
              <w:rPr>
                <w:sz w:val="16"/>
                <w:szCs w:val="16"/>
              </w:rPr>
              <w:t>MBORREL4: New req.</w:t>
            </w:r>
          </w:p>
        </w:tc>
      </w:tr>
      <w:tr w:rsidR="00F30367" w:rsidRPr="00636855" w14:paraId="2964B236" w14:textId="77777777" w:rsidTr="00F30367">
        <w:trPr>
          <w:trHeight w:val="245"/>
          <w:jc w:val="center"/>
        </w:trPr>
        <w:tc>
          <w:tcPr>
            <w:tcW w:w="1755" w:type="dxa"/>
            <w:tcBorders>
              <w:left w:val="single" w:sz="4" w:space="0" w:color="auto"/>
              <w:right w:val="single" w:sz="4" w:space="0" w:color="auto"/>
            </w:tcBorders>
          </w:tcPr>
          <w:p w14:paraId="7B460BA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3ABEA5" w14:textId="77777777" w:rsidR="00F30367" w:rsidRPr="005F1A7A" w:rsidRDefault="00B113DE" w:rsidP="00F30367">
            <w:pPr>
              <w:rPr>
                <w:sz w:val="16"/>
                <w:szCs w:val="16"/>
              </w:rPr>
            </w:pPr>
            <w:r w:rsidRPr="005F1A7A">
              <w:rPr>
                <w:sz w:val="16"/>
                <w:szCs w:val="16"/>
              </w:rPr>
              <w:t>MD-REQ-352783/A-PassengerDoorPresent_St</w:t>
            </w:r>
          </w:p>
        </w:tc>
        <w:tc>
          <w:tcPr>
            <w:tcW w:w="5911" w:type="dxa"/>
            <w:tcBorders>
              <w:top w:val="single" w:sz="6" w:space="0" w:color="auto"/>
              <w:left w:val="single" w:sz="6" w:space="0" w:color="auto"/>
              <w:bottom w:val="single" w:sz="6" w:space="0" w:color="auto"/>
              <w:right w:val="single" w:sz="6" w:space="0" w:color="auto"/>
            </w:tcBorders>
          </w:tcPr>
          <w:p w14:paraId="6DB08ED7" w14:textId="77777777" w:rsidR="00F30367" w:rsidRPr="005F1A7A" w:rsidRDefault="00B113DE" w:rsidP="00F30367">
            <w:pPr>
              <w:rPr>
                <w:sz w:val="16"/>
                <w:szCs w:val="16"/>
              </w:rPr>
            </w:pPr>
            <w:r w:rsidRPr="005F1A7A">
              <w:rPr>
                <w:sz w:val="16"/>
                <w:szCs w:val="16"/>
              </w:rPr>
              <w:t>MBORREL4: New req.</w:t>
            </w:r>
          </w:p>
        </w:tc>
      </w:tr>
      <w:tr w:rsidR="00F30367" w:rsidRPr="00636855" w14:paraId="1E670AD3" w14:textId="77777777" w:rsidTr="00F30367">
        <w:trPr>
          <w:trHeight w:val="245"/>
          <w:jc w:val="center"/>
        </w:trPr>
        <w:tc>
          <w:tcPr>
            <w:tcW w:w="1755" w:type="dxa"/>
            <w:tcBorders>
              <w:left w:val="single" w:sz="4" w:space="0" w:color="auto"/>
              <w:right w:val="single" w:sz="4" w:space="0" w:color="auto"/>
            </w:tcBorders>
          </w:tcPr>
          <w:p w14:paraId="17158ED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16BEE7" w14:textId="77777777" w:rsidR="00F30367" w:rsidRPr="005F1A7A" w:rsidRDefault="00B113DE" w:rsidP="00F30367">
            <w:pPr>
              <w:rPr>
                <w:sz w:val="16"/>
                <w:szCs w:val="16"/>
              </w:rPr>
            </w:pPr>
            <w:r w:rsidRPr="005F1A7A">
              <w:rPr>
                <w:sz w:val="16"/>
                <w:szCs w:val="16"/>
              </w:rPr>
              <w:t>MD-REQ-352784/A-PassengerDoorRearPresent_St</w:t>
            </w:r>
          </w:p>
        </w:tc>
        <w:tc>
          <w:tcPr>
            <w:tcW w:w="5911" w:type="dxa"/>
            <w:tcBorders>
              <w:top w:val="single" w:sz="6" w:space="0" w:color="auto"/>
              <w:left w:val="single" w:sz="6" w:space="0" w:color="auto"/>
              <w:bottom w:val="single" w:sz="6" w:space="0" w:color="auto"/>
              <w:right w:val="single" w:sz="6" w:space="0" w:color="auto"/>
            </w:tcBorders>
          </w:tcPr>
          <w:p w14:paraId="50A67F1B" w14:textId="77777777" w:rsidR="00F30367" w:rsidRPr="005F1A7A" w:rsidRDefault="00B113DE" w:rsidP="00F30367">
            <w:pPr>
              <w:rPr>
                <w:sz w:val="16"/>
                <w:szCs w:val="16"/>
              </w:rPr>
            </w:pPr>
            <w:r w:rsidRPr="005F1A7A">
              <w:rPr>
                <w:sz w:val="16"/>
                <w:szCs w:val="16"/>
              </w:rPr>
              <w:t>MBORREL4: New req.</w:t>
            </w:r>
          </w:p>
        </w:tc>
      </w:tr>
      <w:tr w:rsidR="00F30367" w:rsidRPr="00636855" w14:paraId="1EEB4DBE" w14:textId="77777777" w:rsidTr="00F30367">
        <w:trPr>
          <w:trHeight w:val="245"/>
          <w:jc w:val="center"/>
        </w:trPr>
        <w:tc>
          <w:tcPr>
            <w:tcW w:w="1755" w:type="dxa"/>
            <w:tcBorders>
              <w:left w:val="single" w:sz="4" w:space="0" w:color="auto"/>
              <w:right w:val="single" w:sz="4" w:space="0" w:color="auto"/>
            </w:tcBorders>
          </w:tcPr>
          <w:p w14:paraId="7216F63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F0E409" w14:textId="77777777" w:rsidR="00F30367" w:rsidRPr="005F1A7A" w:rsidRDefault="00B113DE" w:rsidP="00F30367">
            <w:pPr>
              <w:rPr>
                <w:sz w:val="16"/>
                <w:szCs w:val="16"/>
              </w:rPr>
            </w:pPr>
            <w:r w:rsidRPr="005F1A7A">
              <w:rPr>
                <w:sz w:val="16"/>
                <w:szCs w:val="16"/>
              </w:rPr>
              <w:t>MD-REQ-196616/B-DriverDoorStatus</w:t>
            </w:r>
          </w:p>
        </w:tc>
        <w:tc>
          <w:tcPr>
            <w:tcW w:w="5911" w:type="dxa"/>
            <w:tcBorders>
              <w:top w:val="single" w:sz="6" w:space="0" w:color="auto"/>
              <w:left w:val="single" w:sz="6" w:space="0" w:color="auto"/>
              <w:bottom w:val="single" w:sz="6" w:space="0" w:color="auto"/>
              <w:right w:val="single" w:sz="6" w:space="0" w:color="auto"/>
            </w:tcBorders>
          </w:tcPr>
          <w:p w14:paraId="35692CE0" w14:textId="77777777" w:rsidR="00F30367" w:rsidRPr="005F1A7A" w:rsidRDefault="00B113DE" w:rsidP="00F30367">
            <w:pPr>
              <w:rPr>
                <w:sz w:val="16"/>
                <w:szCs w:val="16"/>
              </w:rPr>
            </w:pPr>
            <w:r w:rsidRPr="005F1A7A">
              <w:rPr>
                <w:sz w:val="16"/>
                <w:szCs w:val="16"/>
              </w:rPr>
              <w:t>asimukhi: revised to update the Logical-Physical Mapping Attachement I</w:t>
            </w:r>
          </w:p>
        </w:tc>
      </w:tr>
      <w:tr w:rsidR="00F30367" w:rsidRPr="00636855" w14:paraId="71CCAA24" w14:textId="77777777" w:rsidTr="00F30367">
        <w:trPr>
          <w:trHeight w:val="245"/>
          <w:jc w:val="center"/>
        </w:trPr>
        <w:tc>
          <w:tcPr>
            <w:tcW w:w="1755" w:type="dxa"/>
            <w:tcBorders>
              <w:left w:val="single" w:sz="4" w:space="0" w:color="auto"/>
              <w:right w:val="single" w:sz="4" w:space="0" w:color="auto"/>
            </w:tcBorders>
          </w:tcPr>
          <w:p w14:paraId="441226A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608F3C" w14:textId="77777777" w:rsidR="00F30367" w:rsidRPr="005F1A7A" w:rsidRDefault="00B113DE" w:rsidP="00F30367">
            <w:pPr>
              <w:rPr>
                <w:sz w:val="16"/>
                <w:szCs w:val="16"/>
              </w:rPr>
            </w:pPr>
            <w:r w:rsidRPr="005F1A7A">
              <w:rPr>
                <w:sz w:val="16"/>
                <w:szCs w:val="16"/>
              </w:rPr>
              <w:t>MD-REQ-196617/B-PassengerDoorStatus</w:t>
            </w:r>
          </w:p>
        </w:tc>
        <w:tc>
          <w:tcPr>
            <w:tcW w:w="5911" w:type="dxa"/>
            <w:tcBorders>
              <w:top w:val="single" w:sz="6" w:space="0" w:color="auto"/>
              <w:left w:val="single" w:sz="6" w:space="0" w:color="auto"/>
              <w:bottom w:val="single" w:sz="6" w:space="0" w:color="auto"/>
              <w:right w:val="single" w:sz="6" w:space="0" w:color="auto"/>
            </w:tcBorders>
          </w:tcPr>
          <w:p w14:paraId="1E63B2BC" w14:textId="77777777" w:rsidR="00F30367" w:rsidRPr="005F1A7A" w:rsidRDefault="00B113DE" w:rsidP="00F30367">
            <w:pPr>
              <w:rPr>
                <w:sz w:val="16"/>
                <w:szCs w:val="16"/>
              </w:rPr>
            </w:pPr>
            <w:r w:rsidRPr="005F1A7A">
              <w:rPr>
                <w:sz w:val="16"/>
                <w:szCs w:val="16"/>
              </w:rPr>
              <w:t>asimukhi: revised to update the Logical-Physical Mapping Attachement I</w:t>
            </w:r>
          </w:p>
        </w:tc>
      </w:tr>
      <w:tr w:rsidR="00F30367" w:rsidRPr="00636855" w14:paraId="0B77B6B0" w14:textId="77777777" w:rsidTr="00F30367">
        <w:trPr>
          <w:trHeight w:val="245"/>
          <w:jc w:val="center"/>
        </w:trPr>
        <w:tc>
          <w:tcPr>
            <w:tcW w:w="1755" w:type="dxa"/>
            <w:tcBorders>
              <w:left w:val="single" w:sz="4" w:space="0" w:color="auto"/>
              <w:right w:val="single" w:sz="4" w:space="0" w:color="auto"/>
            </w:tcBorders>
          </w:tcPr>
          <w:p w14:paraId="53A80AB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B09840" w14:textId="77777777" w:rsidR="00F30367" w:rsidRPr="005F1A7A" w:rsidRDefault="00B113DE" w:rsidP="00F30367">
            <w:pPr>
              <w:rPr>
                <w:sz w:val="16"/>
                <w:szCs w:val="16"/>
              </w:rPr>
            </w:pPr>
            <w:r w:rsidRPr="005F1A7A">
              <w:rPr>
                <w:sz w:val="16"/>
                <w:szCs w:val="16"/>
              </w:rPr>
              <w:t>MD-REQ-288949/B-RearLeftDoorStatus</w:t>
            </w:r>
          </w:p>
        </w:tc>
        <w:tc>
          <w:tcPr>
            <w:tcW w:w="5911" w:type="dxa"/>
            <w:tcBorders>
              <w:top w:val="single" w:sz="6" w:space="0" w:color="auto"/>
              <w:left w:val="single" w:sz="6" w:space="0" w:color="auto"/>
              <w:bottom w:val="single" w:sz="6" w:space="0" w:color="auto"/>
              <w:right w:val="single" w:sz="6" w:space="0" w:color="auto"/>
            </w:tcBorders>
          </w:tcPr>
          <w:p w14:paraId="41CDB3CE" w14:textId="77777777" w:rsidR="00F30367" w:rsidRPr="005F1A7A" w:rsidRDefault="00B113DE" w:rsidP="00F30367">
            <w:pPr>
              <w:rPr>
                <w:sz w:val="16"/>
                <w:szCs w:val="16"/>
              </w:rPr>
            </w:pPr>
            <w:r w:rsidRPr="005F1A7A">
              <w:rPr>
                <w:sz w:val="16"/>
                <w:szCs w:val="16"/>
              </w:rPr>
              <w:t>asimukhi: revised to update the Logical-Physical Mapping Attachement I</w:t>
            </w:r>
          </w:p>
        </w:tc>
      </w:tr>
      <w:tr w:rsidR="00F30367" w:rsidRPr="00636855" w14:paraId="13F171A9" w14:textId="77777777" w:rsidTr="00F30367">
        <w:trPr>
          <w:trHeight w:val="245"/>
          <w:jc w:val="center"/>
        </w:trPr>
        <w:tc>
          <w:tcPr>
            <w:tcW w:w="1755" w:type="dxa"/>
            <w:tcBorders>
              <w:left w:val="single" w:sz="4" w:space="0" w:color="auto"/>
              <w:right w:val="single" w:sz="4" w:space="0" w:color="auto"/>
            </w:tcBorders>
          </w:tcPr>
          <w:p w14:paraId="0AA8310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6E21D3" w14:textId="77777777" w:rsidR="00F30367" w:rsidRPr="005F1A7A" w:rsidRDefault="00B113DE" w:rsidP="00F30367">
            <w:pPr>
              <w:rPr>
                <w:sz w:val="16"/>
                <w:szCs w:val="16"/>
              </w:rPr>
            </w:pPr>
            <w:r w:rsidRPr="005F1A7A">
              <w:rPr>
                <w:sz w:val="16"/>
                <w:szCs w:val="16"/>
              </w:rPr>
              <w:t>MD-REQ-288950/B-RearRightDoorStatus</w:t>
            </w:r>
          </w:p>
        </w:tc>
        <w:tc>
          <w:tcPr>
            <w:tcW w:w="5911" w:type="dxa"/>
            <w:tcBorders>
              <w:top w:val="single" w:sz="6" w:space="0" w:color="auto"/>
              <w:left w:val="single" w:sz="6" w:space="0" w:color="auto"/>
              <w:bottom w:val="single" w:sz="6" w:space="0" w:color="auto"/>
              <w:right w:val="single" w:sz="6" w:space="0" w:color="auto"/>
            </w:tcBorders>
          </w:tcPr>
          <w:p w14:paraId="291489A6" w14:textId="77777777" w:rsidR="00F30367" w:rsidRPr="005F1A7A" w:rsidRDefault="00B113DE" w:rsidP="00F30367">
            <w:pPr>
              <w:rPr>
                <w:sz w:val="16"/>
                <w:szCs w:val="16"/>
              </w:rPr>
            </w:pPr>
            <w:r w:rsidRPr="005F1A7A">
              <w:rPr>
                <w:sz w:val="16"/>
                <w:szCs w:val="16"/>
              </w:rPr>
              <w:t>asimukhi: revised to update the Logical-Physical Mapping Attachement I</w:t>
            </w:r>
          </w:p>
        </w:tc>
      </w:tr>
      <w:tr w:rsidR="00F30367" w:rsidRPr="00636855" w14:paraId="58AD907C" w14:textId="77777777" w:rsidTr="00F30367">
        <w:trPr>
          <w:trHeight w:val="245"/>
          <w:jc w:val="center"/>
        </w:trPr>
        <w:tc>
          <w:tcPr>
            <w:tcW w:w="1755" w:type="dxa"/>
            <w:tcBorders>
              <w:left w:val="single" w:sz="4" w:space="0" w:color="auto"/>
              <w:right w:val="single" w:sz="4" w:space="0" w:color="auto"/>
            </w:tcBorders>
          </w:tcPr>
          <w:p w14:paraId="30A2176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683D9B" w14:textId="77777777" w:rsidR="00F30367" w:rsidRPr="005F1A7A" w:rsidRDefault="00B113DE" w:rsidP="00F30367">
            <w:pPr>
              <w:rPr>
                <w:sz w:val="16"/>
                <w:szCs w:val="16"/>
              </w:rPr>
            </w:pPr>
            <w:r w:rsidRPr="005F1A7A">
              <w:rPr>
                <w:sz w:val="16"/>
                <w:szCs w:val="16"/>
              </w:rPr>
              <w:t>STR-529942/D-Requirements</w:t>
            </w:r>
          </w:p>
        </w:tc>
        <w:tc>
          <w:tcPr>
            <w:tcW w:w="5911" w:type="dxa"/>
            <w:tcBorders>
              <w:top w:val="single" w:sz="6" w:space="0" w:color="auto"/>
              <w:left w:val="single" w:sz="6" w:space="0" w:color="auto"/>
              <w:bottom w:val="single" w:sz="6" w:space="0" w:color="auto"/>
              <w:right w:val="single" w:sz="6" w:space="0" w:color="auto"/>
            </w:tcBorders>
          </w:tcPr>
          <w:p w14:paraId="1B103AD4" w14:textId="77777777" w:rsidR="00F30367" w:rsidRPr="005F1A7A" w:rsidRDefault="00B113DE" w:rsidP="00F30367">
            <w:pPr>
              <w:rPr>
                <w:sz w:val="16"/>
                <w:szCs w:val="16"/>
              </w:rPr>
            </w:pPr>
            <w:r w:rsidRPr="005F1A7A">
              <w:rPr>
                <w:sz w:val="16"/>
                <w:szCs w:val="16"/>
              </w:rPr>
              <w:t>MBORREL4: Removed REQ-306296 &amp; REQ-306297</w:t>
            </w:r>
          </w:p>
        </w:tc>
      </w:tr>
      <w:tr w:rsidR="00F30367" w:rsidRPr="00636855" w14:paraId="49BE5F16" w14:textId="77777777" w:rsidTr="00F30367">
        <w:trPr>
          <w:trHeight w:val="245"/>
          <w:jc w:val="center"/>
        </w:trPr>
        <w:tc>
          <w:tcPr>
            <w:tcW w:w="1755" w:type="dxa"/>
            <w:tcBorders>
              <w:left w:val="single" w:sz="4" w:space="0" w:color="auto"/>
              <w:right w:val="single" w:sz="4" w:space="0" w:color="auto"/>
            </w:tcBorders>
          </w:tcPr>
          <w:p w14:paraId="158CCB1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58670E" w14:textId="77777777" w:rsidR="00F30367" w:rsidRPr="005F1A7A" w:rsidRDefault="00B113DE" w:rsidP="00F30367">
            <w:pPr>
              <w:rPr>
                <w:sz w:val="16"/>
                <w:szCs w:val="16"/>
              </w:rPr>
            </w:pPr>
            <w:r w:rsidRPr="005F1A7A">
              <w:rPr>
                <w:sz w:val="16"/>
                <w:szCs w:val="16"/>
              </w:rPr>
              <w:t>SVS-REQ-325614/C-SVS Location Delta Comparison DID</w:t>
            </w:r>
          </w:p>
        </w:tc>
        <w:tc>
          <w:tcPr>
            <w:tcW w:w="5911" w:type="dxa"/>
            <w:tcBorders>
              <w:top w:val="single" w:sz="6" w:space="0" w:color="auto"/>
              <w:left w:val="single" w:sz="6" w:space="0" w:color="auto"/>
              <w:bottom w:val="single" w:sz="6" w:space="0" w:color="auto"/>
              <w:right w:val="single" w:sz="6" w:space="0" w:color="auto"/>
            </w:tcBorders>
          </w:tcPr>
          <w:p w14:paraId="3B767048" w14:textId="77777777" w:rsidR="00F30367" w:rsidRPr="005F1A7A" w:rsidRDefault="00B113DE" w:rsidP="00F30367">
            <w:pPr>
              <w:rPr>
                <w:sz w:val="16"/>
                <w:szCs w:val="16"/>
              </w:rPr>
            </w:pPr>
            <w:r w:rsidRPr="005F1A7A">
              <w:rPr>
                <w:sz w:val="16"/>
                <w:szCs w:val="16"/>
              </w:rPr>
              <w:t>MBORREL4: Changed to SVSServer</w:t>
            </w:r>
          </w:p>
        </w:tc>
      </w:tr>
      <w:tr w:rsidR="00F30367" w:rsidRPr="00636855" w14:paraId="24DEFD7F" w14:textId="77777777" w:rsidTr="00F30367">
        <w:trPr>
          <w:trHeight w:val="245"/>
          <w:jc w:val="center"/>
        </w:trPr>
        <w:tc>
          <w:tcPr>
            <w:tcW w:w="1755" w:type="dxa"/>
            <w:tcBorders>
              <w:left w:val="single" w:sz="4" w:space="0" w:color="auto"/>
              <w:right w:val="single" w:sz="4" w:space="0" w:color="auto"/>
            </w:tcBorders>
          </w:tcPr>
          <w:p w14:paraId="27529C2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3DFAE9" w14:textId="77777777" w:rsidR="00F30367" w:rsidRPr="005F1A7A" w:rsidRDefault="00B113DE" w:rsidP="00F30367">
            <w:pPr>
              <w:rPr>
                <w:sz w:val="16"/>
                <w:szCs w:val="16"/>
              </w:rPr>
            </w:pPr>
            <w:r w:rsidRPr="005F1A7A">
              <w:rPr>
                <w:sz w:val="16"/>
                <w:szCs w:val="16"/>
              </w:rPr>
              <w:t>SVS-REQ-325617/D-SVS Vehicle Location Data reporting after GRPC early theft alert trigger</w:t>
            </w:r>
          </w:p>
        </w:tc>
        <w:tc>
          <w:tcPr>
            <w:tcW w:w="5911" w:type="dxa"/>
            <w:tcBorders>
              <w:top w:val="single" w:sz="6" w:space="0" w:color="auto"/>
              <w:left w:val="single" w:sz="6" w:space="0" w:color="auto"/>
              <w:bottom w:val="single" w:sz="6" w:space="0" w:color="auto"/>
              <w:right w:val="single" w:sz="6" w:space="0" w:color="auto"/>
            </w:tcBorders>
          </w:tcPr>
          <w:p w14:paraId="0FCF7598" w14:textId="77777777" w:rsidR="00F30367" w:rsidRPr="005F1A7A" w:rsidRDefault="00B113DE" w:rsidP="00F30367">
            <w:pPr>
              <w:rPr>
                <w:sz w:val="16"/>
                <w:szCs w:val="16"/>
              </w:rPr>
            </w:pPr>
            <w:r w:rsidRPr="005F1A7A">
              <w:rPr>
                <w:sz w:val="16"/>
                <w:szCs w:val="16"/>
              </w:rPr>
              <w:t>MBORREL4: Removed SVSOnBoardClient and FTCP, updated title</w:t>
            </w:r>
          </w:p>
        </w:tc>
      </w:tr>
      <w:tr w:rsidR="00F30367" w:rsidRPr="00636855" w14:paraId="0FF899E1" w14:textId="77777777" w:rsidTr="00F30367">
        <w:trPr>
          <w:trHeight w:val="245"/>
          <w:jc w:val="center"/>
        </w:trPr>
        <w:tc>
          <w:tcPr>
            <w:tcW w:w="1755" w:type="dxa"/>
            <w:tcBorders>
              <w:left w:val="single" w:sz="4" w:space="0" w:color="auto"/>
              <w:right w:val="single" w:sz="4" w:space="0" w:color="auto"/>
            </w:tcBorders>
          </w:tcPr>
          <w:p w14:paraId="19AFAA3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228303" w14:textId="77777777" w:rsidR="00F30367" w:rsidRPr="005F1A7A" w:rsidRDefault="00B113DE" w:rsidP="00F30367">
            <w:pPr>
              <w:rPr>
                <w:sz w:val="16"/>
                <w:szCs w:val="16"/>
              </w:rPr>
            </w:pPr>
            <w:r w:rsidRPr="005F1A7A">
              <w:rPr>
                <w:sz w:val="16"/>
                <w:szCs w:val="16"/>
              </w:rPr>
              <w:t>SVS-REQ-306303/F-SVS Configuration Table</w:t>
            </w:r>
          </w:p>
        </w:tc>
        <w:tc>
          <w:tcPr>
            <w:tcW w:w="5911" w:type="dxa"/>
            <w:tcBorders>
              <w:top w:val="single" w:sz="6" w:space="0" w:color="auto"/>
              <w:left w:val="single" w:sz="6" w:space="0" w:color="auto"/>
              <w:bottom w:val="single" w:sz="6" w:space="0" w:color="auto"/>
              <w:right w:val="single" w:sz="6" w:space="0" w:color="auto"/>
            </w:tcBorders>
          </w:tcPr>
          <w:p w14:paraId="5E08BAF1" w14:textId="77777777" w:rsidR="00F30367" w:rsidRPr="005F1A7A" w:rsidRDefault="00B113DE" w:rsidP="00F30367">
            <w:pPr>
              <w:rPr>
                <w:sz w:val="16"/>
                <w:szCs w:val="16"/>
              </w:rPr>
            </w:pPr>
            <w:r w:rsidRPr="005F1A7A">
              <w:rPr>
                <w:sz w:val="16"/>
                <w:szCs w:val="16"/>
              </w:rPr>
              <w:t>MBORREL4: Updated table</w:t>
            </w:r>
          </w:p>
        </w:tc>
      </w:tr>
      <w:tr w:rsidR="00F30367" w:rsidRPr="00636855" w14:paraId="0EC0F8C5" w14:textId="77777777" w:rsidTr="00F30367">
        <w:trPr>
          <w:trHeight w:val="245"/>
          <w:jc w:val="center"/>
        </w:trPr>
        <w:tc>
          <w:tcPr>
            <w:tcW w:w="1755" w:type="dxa"/>
            <w:tcBorders>
              <w:left w:val="single" w:sz="4" w:space="0" w:color="auto"/>
              <w:right w:val="single" w:sz="4" w:space="0" w:color="auto"/>
            </w:tcBorders>
          </w:tcPr>
          <w:p w14:paraId="4F340D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F8B8A3" w14:textId="77777777" w:rsidR="00F30367" w:rsidRPr="005F1A7A" w:rsidRDefault="00B113DE" w:rsidP="00F30367">
            <w:pPr>
              <w:rPr>
                <w:sz w:val="16"/>
                <w:szCs w:val="16"/>
              </w:rPr>
            </w:pPr>
            <w:r w:rsidRPr="005F1A7A">
              <w:rPr>
                <w:sz w:val="16"/>
                <w:szCs w:val="16"/>
              </w:rPr>
              <w:t>SVS-REQ-307228/C-SVSServer DTC List</w:t>
            </w:r>
          </w:p>
        </w:tc>
        <w:tc>
          <w:tcPr>
            <w:tcW w:w="5911" w:type="dxa"/>
            <w:tcBorders>
              <w:top w:val="single" w:sz="6" w:space="0" w:color="auto"/>
              <w:left w:val="single" w:sz="6" w:space="0" w:color="auto"/>
              <w:bottom w:val="single" w:sz="6" w:space="0" w:color="auto"/>
              <w:right w:val="single" w:sz="6" w:space="0" w:color="auto"/>
            </w:tcBorders>
          </w:tcPr>
          <w:p w14:paraId="52CFF398" w14:textId="77777777" w:rsidR="00F30367" w:rsidRPr="005F1A7A" w:rsidRDefault="00B113DE" w:rsidP="00F30367">
            <w:pPr>
              <w:rPr>
                <w:sz w:val="16"/>
                <w:szCs w:val="16"/>
              </w:rPr>
            </w:pPr>
            <w:r w:rsidRPr="005F1A7A">
              <w:rPr>
                <w:sz w:val="16"/>
                <w:szCs w:val="16"/>
              </w:rPr>
              <w:t>MBORREL4: Updated TBD</w:t>
            </w:r>
          </w:p>
        </w:tc>
      </w:tr>
      <w:tr w:rsidR="00F30367" w:rsidRPr="00636855" w14:paraId="00AB673C" w14:textId="77777777" w:rsidTr="00F30367">
        <w:trPr>
          <w:trHeight w:val="245"/>
          <w:jc w:val="center"/>
        </w:trPr>
        <w:tc>
          <w:tcPr>
            <w:tcW w:w="1755" w:type="dxa"/>
            <w:tcBorders>
              <w:left w:val="single" w:sz="4" w:space="0" w:color="auto"/>
              <w:right w:val="single" w:sz="4" w:space="0" w:color="auto"/>
            </w:tcBorders>
          </w:tcPr>
          <w:p w14:paraId="1C145C4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251145" w14:textId="77777777" w:rsidR="00F30367" w:rsidRPr="005F1A7A" w:rsidRDefault="00B113DE" w:rsidP="00F30367">
            <w:pPr>
              <w:rPr>
                <w:sz w:val="16"/>
                <w:szCs w:val="16"/>
              </w:rPr>
            </w:pPr>
            <w:r w:rsidRPr="005F1A7A">
              <w:rPr>
                <w:sz w:val="16"/>
                <w:szCs w:val="16"/>
              </w:rPr>
              <w:t>STR-491838/G-Requirements</w:t>
            </w:r>
          </w:p>
        </w:tc>
        <w:tc>
          <w:tcPr>
            <w:tcW w:w="5911" w:type="dxa"/>
            <w:tcBorders>
              <w:top w:val="single" w:sz="6" w:space="0" w:color="auto"/>
              <w:left w:val="single" w:sz="6" w:space="0" w:color="auto"/>
              <w:bottom w:val="single" w:sz="6" w:space="0" w:color="auto"/>
              <w:right w:val="single" w:sz="6" w:space="0" w:color="auto"/>
            </w:tcBorders>
          </w:tcPr>
          <w:p w14:paraId="2D14591D" w14:textId="77777777" w:rsidR="00F30367" w:rsidRPr="005F1A7A" w:rsidRDefault="00B113DE" w:rsidP="00F30367">
            <w:pPr>
              <w:rPr>
                <w:sz w:val="16"/>
                <w:szCs w:val="16"/>
              </w:rPr>
            </w:pPr>
            <w:r w:rsidRPr="005F1A7A">
              <w:rPr>
                <w:sz w:val="16"/>
                <w:szCs w:val="16"/>
              </w:rPr>
              <w:t>MBORREL4: Removed REQ-325650. Added REQ-352682</w:t>
            </w:r>
          </w:p>
        </w:tc>
      </w:tr>
      <w:tr w:rsidR="00F30367" w:rsidRPr="00636855" w14:paraId="320456FD" w14:textId="77777777" w:rsidTr="00F30367">
        <w:trPr>
          <w:trHeight w:val="245"/>
          <w:jc w:val="center"/>
        </w:trPr>
        <w:tc>
          <w:tcPr>
            <w:tcW w:w="1755" w:type="dxa"/>
            <w:tcBorders>
              <w:left w:val="single" w:sz="4" w:space="0" w:color="auto"/>
              <w:right w:val="single" w:sz="4" w:space="0" w:color="auto"/>
            </w:tcBorders>
          </w:tcPr>
          <w:p w14:paraId="4AA417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144429" w14:textId="77777777" w:rsidR="00F30367" w:rsidRPr="005F1A7A" w:rsidRDefault="00B113DE" w:rsidP="00F30367">
            <w:pPr>
              <w:rPr>
                <w:sz w:val="16"/>
                <w:szCs w:val="16"/>
              </w:rPr>
            </w:pPr>
            <w:r w:rsidRPr="005F1A7A">
              <w:rPr>
                <w:sz w:val="16"/>
                <w:szCs w:val="16"/>
              </w:rPr>
              <w:t>SVS-REQ-325649/B-SVS active subscription update to SVSOnBoardClient and SVSServer</w:t>
            </w:r>
          </w:p>
        </w:tc>
        <w:tc>
          <w:tcPr>
            <w:tcW w:w="5911" w:type="dxa"/>
            <w:tcBorders>
              <w:top w:val="single" w:sz="6" w:space="0" w:color="auto"/>
              <w:left w:val="single" w:sz="6" w:space="0" w:color="auto"/>
              <w:bottom w:val="single" w:sz="6" w:space="0" w:color="auto"/>
              <w:right w:val="single" w:sz="6" w:space="0" w:color="auto"/>
            </w:tcBorders>
          </w:tcPr>
          <w:p w14:paraId="688784F3" w14:textId="77777777" w:rsidR="00F30367" w:rsidRPr="005F1A7A" w:rsidRDefault="00B113DE" w:rsidP="00F30367">
            <w:pPr>
              <w:rPr>
                <w:sz w:val="16"/>
                <w:szCs w:val="16"/>
              </w:rPr>
            </w:pPr>
            <w:r w:rsidRPr="005F1A7A">
              <w:rPr>
                <w:sz w:val="16"/>
                <w:szCs w:val="16"/>
              </w:rPr>
              <w:t>MBORREL4: Updated per CCS change</w:t>
            </w:r>
          </w:p>
        </w:tc>
      </w:tr>
      <w:tr w:rsidR="00F30367" w:rsidRPr="00636855" w14:paraId="35F7AD16" w14:textId="77777777" w:rsidTr="00F30367">
        <w:trPr>
          <w:trHeight w:val="245"/>
          <w:jc w:val="center"/>
        </w:trPr>
        <w:tc>
          <w:tcPr>
            <w:tcW w:w="1755" w:type="dxa"/>
            <w:tcBorders>
              <w:left w:val="single" w:sz="4" w:space="0" w:color="auto"/>
              <w:right w:val="single" w:sz="4" w:space="0" w:color="auto"/>
            </w:tcBorders>
          </w:tcPr>
          <w:p w14:paraId="6B89F34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472D62" w14:textId="77777777" w:rsidR="00F30367" w:rsidRPr="005F1A7A" w:rsidRDefault="00B113DE" w:rsidP="00F30367">
            <w:pPr>
              <w:rPr>
                <w:sz w:val="16"/>
                <w:szCs w:val="16"/>
              </w:rPr>
            </w:pPr>
            <w:r w:rsidRPr="005F1A7A">
              <w:rPr>
                <w:sz w:val="16"/>
                <w:szCs w:val="16"/>
              </w:rPr>
              <w:t>SVS-REQ-352682/A-SVSServer Location support when location in connectivity setting is disabled</w:t>
            </w:r>
          </w:p>
        </w:tc>
        <w:tc>
          <w:tcPr>
            <w:tcW w:w="5911" w:type="dxa"/>
            <w:tcBorders>
              <w:top w:val="single" w:sz="6" w:space="0" w:color="auto"/>
              <w:left w:val="single" w:sz="6" w:space="0" w:color="auto"/>
              <w:bottom w:val="single" w:sz="6" w:space="0" w:color="auto"/>
              <w:right w:val="single" w:sz="6" w:space="0" w:color="auto"/>
            </w:tcBorders>
          </w:tcPr>
          <w:p w14:paraId="13A4D7CE" w14:textId="77777777" w:rsidR="00F30367" w:rsidRPr="005F1A7A" w:rsidRDefault="00B113DE" w:rsidP="00F30367">
            <w:pPr>
              <w:rPr>
                <w:sz w:val="16"/>
                <w:szCs w:val="16"/>
              </w:rPr>
            </w:pPr>
            <w:r w:rsidRPr="005F1A7A">
              <w:rPr>
                <w:sz w:val="16"/>
                <w:szCs w:val="16"/>
              </w:rPr>
              <w:t>MBORREL4: New req.</w:t>
            </w:r>
          </w:p>
        </w:tc>
      </w:tr>
      <w:tr w:rsidR="00F30367" w:rsidRPr="00636855" w14:paraId="146736A6" w14:textId="77777777" w:rsidTr="00F30367">
        <w:trPr>
          <w:trHeight w:val="245"/>
          <w:jc w:val="center"/>
        </w:trPr>
        <w:tc>
          <w:tcPr>
            <w:tcW w:w="1755" w:type="dxa"/>
            <w:tcBorders>
              <w:left w:val="single" w:sz="4" w:space="0" w:color="auto"/>
              <w:right w:val="single" w:sz="4" w:space="0" w:color="auto"/>
            </w:tcBorders>
          </w:tcPr>
          <w:p w14:paraId="79B8081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1C7304" w14:textId="77777777" w:rsidR="00F30367" w:rsidRPr="005F1A7A" w:rsidRDefault="00B113DE" w:rsidP="00F30367">
            <w:pPr>
              <w:rPr>
                <w:sz w:val="16"/>
                <w:szCs w:val="16"/>
              </w:rPr>
            </w:pPr>
            <w:r w:rsidRPr="005F1A7A">
              <w:rPr>
                <w:sz w:val="16"/>
                <w:szCs w:val="16"/>
              </w:rPr>
              <w:t>SVS-REQ-328784/C-Restriction of Dynamic Over the Air Update</w:t>
            </w:r>
          </w:p>
        </w:tc>
        <w:tc>
          <w:tcPr>
            <w:tcW w:w="5911" w:type="dxa"/>
            <w:tcBorders>
              <w:top w:val="single" w:sz="6" w:space="0" w:color="auto"/>
              <w:left w:val="single" w:sz="6" w:space="0" w:color="auto"/>
              <w:bottom w:val="single" w:sz="6" w:space="0" w:color="auto"/>
              <w:right w:val="single" w:sz="6" w:space="0" w:color="auto"/>
            </w:tcBorders>
          </w:tcPr>
          <w:p w14:paraId="72752DB4" w14:textId="77777777" w:rsidR="00F30367" w:rsidRPr="005F1A7A" w:rsidRDefault="00B113DE" w:rsidP="00F30367">
            <w:pPr>
              <w:rPr>
                <w:sz w:val="16"/>
                <w:szCs w:val="16"/>
              </w:rPr>
            </w:pPr>
            <w:r w:rsidRPr="005F1A7A">
              <w:rPr>
                <w:sz w:val="16"/>
                <w:szCs w:val="16"/>
              </w:rPr>
              <w:t>MBORREL4: Updated req</w:t>
            </w:r>
          </w:p>
        </w:tc>
      </w:tr>
      <w:tr w:rsidR="00F30367" w:rsidRPr="00636855" w14:paraId="1828B891" w14:textId="77777777" w:rsidTr="00F30367">
        <w:trPr>
          <w:trHeight w:val="245"/>
          <w:jc w:val="center"/>
        </w:trPr>
        <w:tc>
          <w:tcPr>
            <w:tcW w:w="1755" w:type="dxa"/>
            <w:tcBorders>
              <w:left w:val="single" w:sz="4" w:space="0" w:color="auto"/>
              <w:right w:val="single" w:sz="4" w:space="0" w:color="auto"/>
            </w:tcBorders>
          </w:tcPr>
          <w:p w14:paraId="56A833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C414BF" w14:textId="77777777" w:rsidR="00F30367" w:rsidRPr="005F1A7A" w:rsidRDefault="00B113DE" w:rsidP="00F30367">
            <w:pPr>
              <w:rPr>
                <w:sz w:val="16"/>
                <w:szCs w:val="16"/>
              </w:rPr>
            </w:pPr>
            <w:r w:rsidRPr="005F1A7A">
              <w:rPr>
                <w:sz w:val="16"/>
                <w:szCs w:val="16"/>
              </w:rPr>
              <w:t>SVS-REQ-321964/C-Over the Air Update Scheduled Time Postponed</w:t>
            </w:r>
          </w:p>
        </w:tc>
        <w:tc>
          <w:tcPr>
            <w:tcW w:w="5911" w:type="dxa"/>
            <w:tcBorders>
              <w:top w:val="single" w:sz="6" w:space="0" w:color="auto"/>
              <w:left w:val="single" w:sz="6" w:space="0" w:color="auto"/>
              <w:bottom w:val="single" w:sz="6" w:space="0" w:color="auto"/>
              <w:right w:val="single" w:sz="6" w:space="0" w:color="auto"/>
            </w:tcBorders>
          </w:tcPr>
          <w:p w14:paraId="365C90B8" w14:textId="77777777" w:rsidR="00F30367" w:rsidRPr="005F1A7A" w:rsidRDefault="00B113DE" w:rsidP="00F30367">
            <w:pPr>
              <w:rPr>
                <w:sz w:val="16"/>
                <w:szCs w:val="16"/>
              </w:rPr>
            </w:pPr>
            <w:r w:rsidRPr="005F1A7A">
              <w:rPr>
                <w:sz w:val="16"/>
                <w:szCs w:val="16"/>
              </w:rPr>
              <w:t>MBORREL4: Updated req</w:t>
            </w:r>
          </w:p>
        </w:tc>
      </w:tr>
      <w:tr w:rsidR="00F30367" w:rsidRPr="00636855" w14:paraId="26583D04" w14:textId="77777777" w:rsidTr="00F30367">
        <w:trPr>
          <w:trHeight w:val="245"/>
          <w:jc w:val="center"/>
        </w:trPr>
        <w:tc>
          <w:tcPr>
            <w:tcW w:w="1755" w:type="dxa"/>
            <w:tcBorders>
              <w:left w:val="single" w:sz="4" w:space="0" w:color="auto"/>
              <w:right w:val="single" w:sz="4" w:space="0" w:color="auto"/>
            </w:tcBorders>
          </w:tcPr>
          <w:p w14:paraId="6D3D3E5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8E254A" w14:textId="77777777" w:rsidR="00F30367" w:rsidRPr="005F1A7A" w:rsidRDefault="00B113DE" w:rsidP="00F30367">
            <w:pPr>
              <w:rPr>
                <w:sz w:val="16"/>
                <w:szCs w:val="16"/>
              </w:rPr>
            </w:pPr>
            <w:r w:rsidRPr="005F1A7A">
              <w:rPr>
                <w:sz w:val="16"/>
                <w:szCs w:val="16"/>
              </w:rPr>
              <w:t>SVS-REQ-321965/C-Non-Interruptible OTA activity In-Progress</w:t>
            </w:r>
          </w:p>
        </w:tc>
        <w:tc>
          <w:tcPr>
            <w:tcW w:w="5911" w:type="dxa"/>
            <w:tcBorders>
              <w:top w:val="single" w:sz="6" w:space="0" w:color="auto"/>
              <w:left w:val="single" w:sz="6" w:space="0" w:color="auto"/>
              <w:bottom w:val="single" w:sz="6" w:space="0" w:color="auto"/>
              <w:right w:val="single" w:sz="6" w:space="0" w:color="auto"/>
            </w:tcBorders>
          </w:tcPr>
          <w:p w14:paraId="25396805" w14:textId="77777777" w:rsidR="00F30367" w:rsidRPr="005F1A7A" w:rsidRDefault="00B113DE" w:rsidP="00F30367">
            <w:pPr>
              <w:rPr>
                <w:sz w:val="16"/>
                <w:szCs w:val="16"/>
              </w:rPr>
            </w:pPr>
            <w:r w:rsidRPr="005F1A7A">
              <w:rPr>
                <w:sz w:val="16"/>
                <w:szCs w:val="16"/>
              </w:rPr>
              <w:t>MBORREL4: Updated req</w:t>
            </w:r>
          </w:p>
        </w:tc>
      </w:tr>
      <w:tr w:rsidR="00F30367" w:rsidRPr="00636855" w14:paraId="1D8B3D6B" w14:textId="77777777" w:rsidTr="00F30367">
        <w:trPr>
          <w:trHeight w:val="245"/>
          <w:jc w:val="center"/>
        </w:trPr>
        <w:tc>
          <w:tcPr>
            <w:tcW w:w="1755" w:type="dxa"/>
            <w:tcBorders>
              <w:left w:val="single" w:sz="4" w:space="0" w:color="auto"/>
              <w:right w:val="single" w:sz="4" w:space="0" w:color="auto"/>
            </w:tcBorders>
          </w:tcPr>
          <w:p w14:paraId="22299AF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29FD3F" w14:textId="77777777" w:rsidR="00F30367" w:rsidRPr="005F1A7A" w:rsidRDefault="00B113DE" w:rsidP="00F30367">
            <w:pPr>
              <w:rPr>
                <w:sz w:val="16"/>
                <w:szCs w:val="16"/>
              </w:rPr>
            </w:pPr>
            <w:r w:rsidRPr="005F1A7A">
              <w:rPr>
                <w:sz w:val="16"/>
                <w:szCs w:val="16"/>
              </w:rPr>
              <w:t>STR-491841/F-Requirements</w:t>
            </w:r>
          </w:p>
        </w:tc>
        <w:tc>
          <w:tcPr>
            <w:tcW w:w="5911" w:type="dxa"/>
            <w:tcBorders>
              <w:top w:val="single" w:sz="6" w:space="0" w:color="auto"/>
              <w:left w:val="single" w:sz="6" w:space="0" w:color="auto"/>
              <w:bottom w:val="single" w:sz="6" w:space="0" w:color="auto"/>
              <w:right w:val="single" w:sz="6" w:space="0" w:color="auto"/>
            </w:tcBorders>
          </w:tcPr>
          <w:p w14:paraId="32E530BB" w14:textId="77777777" w:rsidR="00F30367" w:rsidRPr="005F1A7A" w:rsidRDefault="00B113DE" w:rsidP="00F30367">
            <w:pPr>
              <w:rPr>
                <w:sz w:val="16"/>
                <w:szCs w:val="16"/>
              </w:rPr>
            </w:pPr>
            <w:r w:rsidRPr="005F1A7A">
              <w:rPr>
                <w:sz w:val="16"/>
                <w:szCs w:val="16"/>
              </w:rPr>
              <w:t>MBORREL4: Removed REQ-306499-501</w:t>
            </w:r>
          </w:p>
        </w:tc>
      </w:tr>
      <w:tr w:rsidR="00F30367" w:rsidRPr="00636855" w14:paraId="5FFB12F2" w14:textId="77777777" w:rsidTr="00F30367">
        <w:trPr>
          <w:trHeight w:val="245"/>
          <w:jc w:val="center"/>
        </w:trPr>
        <w:tc>
          <w:tcPr>
            <w:tcW w:w="1755" w:type="dxa"/>
            <w:tcBorders>
              <w:left w:val="single" w:sz="4" w:space="0" w:color="auto"/>
              <w:right w:val="single" w:sz="4" w:space="0" w:color="auto"/>
            </w:tcBorders>
          </w:tcPr>
          <w:p w14:paraId="01BFF04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72061F" w14:textId="77777777" w:rsidR="00F30367" w:rsidRPr="005F1A7A" w:rsidRDefault="00B113DE" w:rsidP="00F30367">
            <w:pPr>
              <w:rPr>
                <w:sz w:val="16"/>
                <w:szCs w:val="16"/>
              </w:rPr>
            </w:pPr>
            <w:r w:rsidRPr="005F1A7A">
              <w:rPr>
                <w:sz w:val="16"/>
                <w:szCs w:val="16"/>
              </w:rPr>
              <w:t>STR-492121/G-GRPC Data Communication</w:t>
            </w:r>
          </w:p>
        </w:tc>
        <w:tc>
          <w:tcPr>
            <w:tcW w:w="5911" w:type="dxa"/>
            <w:tcBorders>
              <w:top w:val="single" w:sz="6" w:space="0" w:color="auto"/>
              <w:left w:val="single" w:sz="6" w:space="0" w:color="auto"/>
              <w:bottom w:val="single" w:sz="6" w:space="0" w:color="auto"/>
              <w:right w:val="single" w:sz="6" w:space="0" w:color="auto"/>
            </w:tcBorders>
          </w:tcPr>
          <w:p w14:paraId="2061B8CB" w14:textId="77777777" w:rsidR="00F30367" w:rsidRPr="005F1A7A" w:rsidRDefault="00B113DE" w:rsidP="00F30367">
            <w:pPr>
              <w:rPr>
                <w:sz w:val="16"/>
                <w:szCs w:val="16"/>
              </w:rPr>
            </w:pPr>
            <w:r w:rsidRPr="005F1A7A">
              <w:rPr>
                <w:sz w:val="16"/>
                <w:szCs w:val="16"/>
              </w:rPr>
              <w:t>MBORREL4: Removed REQ-306494 &amp; REQ-318892. Added REQ-352683, REQ-353200</w:t>
            </w:r>
          </w:p>
        </w:tc>
      </w:tr>
      <w:tr w:rsidR="00F30367" w:rsidRPr="00636855" w14:paraId="65C759E9" w14:textId="77777777" w:rsidTr="00F30367">
        <w:trPr>
          <w:trHeight w:val="245"/>
          <w:jc w:val="center"/>
        </w:trPr>
        <w:tc>
          <w:tcPr>
            <w:tcW w:w="1755" w:type="dxa"/>
            <w:tcBorders>
              <w:left w:val="single" w:sz="4" w:space="0" w:color="auto"/>
              <w:right w:val="single" w:sz="4" w:space="0" w:color="auto"/>
            </w:tcBorders>
          </w:tcPr>
          <w:p w14:paraId="3E12A78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B1C92C" w14:textId="77777777" w:rsidR="00F30367" w:rsidRPr="005F1A7A" w:rsidRDefault="00B113DE" w:rsidP="00F30367">
            <w:pPr>
              <w:rPr>
                <w:sz w:val="16"/>
                <w:szCs w:val="16"/>
              </w:rPr>
            </w:pPr>
            <w:r w:rsidRPr="005F1A7A">
              <w:rPr>
                <w:sz w:val="16"/>
                <w:szCs w:val="16"/>
              </w:rPr>
              <w:t>SVS-REQ-291225/F-Theft Mode Response from SVSServer to SVSOffBoardClient</w:t>
            </w:r>
          </w:p>
        </w:tc>
        <w:tc>
          <w:tcPr>
            <w:tcW w:w="5911" w:type="dxa"/>
            <w:tcBorders>
              <w:top w:val="single" w:sz="6" w:space="0" w:color="auto"/>
              <w:left w:val="single" w:sz="6" w:space="0" w:color="auto"/>
              <w:bottom w:val="single" w:sz="6" w:space="0" w:color="auto"/>
              <w:right w:val="single" w:sz="6" w:space="0" w:color="auto"/>
            </w:tcBorders>
          </w:tcPr>
          <w:p w14:paraId="7B7F82BC" w14:textId="77777777" w:rsidR="00F30367" w:rsidRPr="005F1A7A" w:rsidRDefault="00B113DE" w:rsidP="00F30367">
            <w:pPr>
              <w:rPr>
                <w:sz w:val="16"/>
                <w:szCs w:val="16"/>
              </w:rPr>
            </w:pPr>
            <w:r w:rsidRPr="005F1A7A">
              <w:rPr>
                <w:sz w:val="16"/>
                <w:szCs w:val="16"/>
              </w:rPr>
              <w:t>MBORREL4: Updated content</w:t>
            </w:r>
          </w:p>
        </w:tc>
      </w:tr>
      <w:tr w:rsidR="00F30367" w:rsidRPr="00636855" w14:paraId="2C1B7769" w14:textId="77777777" w:rsidTr="00F30367">
        <w:trPr>
          <w:trHeight w:val="245"/>
          <w:jc w:val="center"/>
        </w:trPr>
        <w:tc>
          <w:tcPr>
            <w:tcW w:w="1755" w:type="dxa"/>
            <w:tcBorders>
              <w:left w:val="single" w:sz="4" w:space="0" w:color="auto"/>
              <w:right w:val="single" w:sz="4" w:space="0" w:color="auto"/>
            </w:tcBorders>
          </w:tcPr>
          <w:p w14:paraId="2BD123F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5DE99E" w14:textId="77777777" w:rsidR="00F30367" w:rsidRPr="005F1A7A" w:rsidRDefault="00B113DE" w:rsidP="00F30367">
            <w:pPr>
              <w:rPr>
                <w:sz w:val="16"/>
                <w:szCs w:val="16"/>
              </w:rPr>
            </w:pPr>
            <w:r w:rsidRPr="005F1A7A">
              <w:rPr>
                <w:sz w:val="16"/>
                <w:szCs w:val="16"/>
              </w:rPr>
              <w:t>SVS-REQ-306495/D-SVSServer supported on-demand (reporting frequency 0) response</w:t>
            </w:r>
          </w:p>
        </w:tc>
        <w:tc>
          <w:tcPr>
            <w:tcW w:w="5911" w:type="dxa"/>
            <w:tcBorders>
              <w:top w:val="single" w:sz="6" w:space="0" w:color="auto"/>
              <w:left w:val="single" w:sz="6" w:space="0" w:color="auto"/>
              <w:bottom w:val="single" w:sz="6" w:space="0" w:color="auto"/>
              <w:right w:val="single" w:sz="6" w:space="0" w:color="auto"/>
            </w:tcBorders>
          </w:tcPr>
          <w:p w14:paraId="5AD803ED"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1F8719D1" w14:textId="77777777" w:rsidTr="00F30367">
        <w:trPr>
          <w:trHeight w:val="245"/>
          <w:jc w:val="center"/>
        </w:trPr>
        <w:tc>
          <w:tcPr>
            <w:tcW w:w="1755" w:type="dxa"/>
            <w:tcBorders>
              <w:left w:val="single" w:sz="4" w:space="0" w:color="auto"/>
              <w:right w:val="single" w:sz="4" w:space="0" w:color="auto"/>
            </w:tcBorders>
          </w:tcPr>
          <w:p w14:paraId="34C0C8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DC33B4" w14:textId="77777777" w:rsidR="00F30367" w:rsidRPr="005F1A7A" w:rsidRDefault="00B113DE" w:rsidP="00F30367">
            <w:pPr>
              <w:rPr>
                <w:sz w:val="16"/>
                <w:szCs w:val="16"/>
              </w:rPr>
            </w:pPr>
            <w:r w:rsidRPr="005F1A7A">
              <w:rPr>
                <w:sz w:val="16"/>
                <w:szCs w:val="16"/>
              </w:rPr>
              <w:t>SVS-REQ-352683/A-SVSServer not reporting unchanged locations during active theft mode</w:t>
            </w:r>
          </w:p>
        </w:tc>
        <w:tc>
          <w:tcPr>
            <w:tcW w:w="5911" w:type="dxa"/>
            <w:tcBorders>
              <w:top w:val="single" w:sz="6" w:space="0" w:color="auto"/>
              <w:left w:val="single" w:sz="6" w:space="0" w:color="auto"/>
              <w:bottom w:val="single" w:sz="6" w:space="0" w:color="auto"/>
              <w:right w:val="single" w:sz="6" w:space="0" w:color="auto"/>
            </w:tcBorders>
          </w:tcPr>
          <w:p w14:paraId="34B85AFB" w14:textId="77777777" w:rsidR="00F30367" w:rsidRPr="005F1A7A" w:rsidRDefault="00B113DE" w:rsidP="00F30367">
            <w:pPr>
              <w:rPr>
                <w:sz w:val="16"/>
                <w:szCs w:val="16"/>
              </w:rPr>
            </w:pPr>
            <w:r w:rsidRPr="005F1A7A">
              <w:rPr>
                <w:sz w:val="16"/>
                <w:szCs w:val="16"/>
              </w:rPr>
              <w:t>MBORREL4: New req.</w:t>
            </w:r>
          </w:p>
        </w:tc>
      </w:tr>
      <w:tr w:rsidR="00F30367" w:rsidRPr="00636855" w14:paraId="31636EB1" w14:textId="77777777" w:rsidTr="00F30367">
        <w:trPr>
          <w:trHeight w:val="245"/>
          <w:jc w:val="center"/>
        </w:trPr>
        <w:tc>
          <w:tcPr>
            <w:tcW w:w="1755" w:type="dxa"/>
            <w:tcBorders>
              <w:left w:val="single" w:sz="4" w:space="0" w:color="auto"/>
              <w:right w:val="single" w:sz="4" w:space="0" w:color="auto"/>
            </w:tcBorders>
          </w:tcPr>
          <w:p w14:paraId="1CF6171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E138C8" w14:textId="77777777" w:rsidR="00F30367" w:rsidRPr="005F1A7A" w:rsidRDefault="00B113DE" w:rsidP="00F30367">
            <w:pPr>
              <w:rPr>
                <w:sz w:val="16"/>
                <w:szCs w:val="16"/>
              </w:rPr>
            </w:pPr>
            <w:r w:rsidRPr="005F1A7A">
              <w:rPr>
                <w:sz w:val="16"/>
                <w:szCs w:val="16"/>
              </w:rPr>
              <w:t>SVS-REQ-297606/G-FTCP/GRPC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064C1F8F" w14:textId="77777777" w:rsidR="00F30367" w:rsidRPr="005F1A7A" w:rsidRDefault="00B113DE" w:rsidP="00F30367">
            <w:pPr>
              <w:rPr>
                <w:sz w:val="16"/>
                <w:szCs w:val="16"/>
              </w:rPr>
            </w:pPr>
            <w:r w:rsidRPr="005F1A7A">
              <w:rPr>
                <w:sz w:val="16"/>
                <w:szCs w:val="16"/>
              </w:rPr>
              <w:t>MBORREL4: Updated table (Main Battery)</w:t>
            </w:r>
          </w:p>
        </w:tc>
      </w:tr>
      <w:tr w:rsidR="00F30367" w:rsidRPr="00636855" w14:paraId="7814683C" w14:textId="77777777" w:rsidTr="00F30367">
        <w:trPr>
          <w:trHeight w:val="245"/>
          <w:jc w:val="center"/>
        </w:trPr>
        <w:tc>
          <w:tcPr>
            <w:tcW w:w="1755" w:type="dxa"/>
            <w:tcBorders>
              <w:left w:val="single" w:sz="4" w:space="0" w:color="auto"/>
              <w:right w:val="single" w:sz="4" w:space="0" w:color="auto"/>
            </w:tcBorders>
          </w:tcPr>
          <w:p w14:paraId="4E9A498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048A7B" w14:textId="77777777" w:rsidR="00F30367" w:rsidRPr="005F1A7A" w:rsidRDefault="00B113DE" w:rsidP="00F30367">
            <w:pPr>
              <w:rPr>
                <w:sz w:val="16"/>
                <w:szCs w:val="16"/>
              </w:rPr>
            </w:pPr>
            <w:r w:rsidRPr="005F1A7A">
              <w:rPr>
                <w:sz w:val="16"/>
                <w:szCs w:val="16"/>
              </w:rPr>
              <w:t>SVS-REQ-353200/A-GRPC theft mode response field/parameter status or source changes updates to SVSOffBoardClient</w:t>
            </w:r>
          </w:p>
        </w:tc>
        <w:tc>
          <w:tcPr>
            <w:tcW w:w="5911" w:type="dxa"/>
            <w:tcBorders>
              <w:top w:val="single" w:sz="6" w:space="0" w:color="auto"/>
              <w:left w:val="single" w:sz="6" w:space="0" w:color="auto"/>
              <w:bottom w:val="single" w:sz="6" w:space="0" w:color="auto"/>
              <w:right w:val="single" w:sz="6" w:space="0" w:color="auto"/>
            </w:tcBorders>
          </w:tcPr>
          <w:p w14:paraId="19414583" w14:textId="77777777" w:rsidR="00F30367" w:rsidRPr="005F1A7A" w:rsidRDefault="00B113DE" w:rsidP="00F30367">
            <w:pPr>
              <w:rPr>
                <w:sz w:val="16"/>
                <w:szCs w:val="16"/>
              </w:rPr>
            </w:pPr>
            <w:r w:rsidRPr="005F1A7A">
              <w:rPr>
                <w:sz w:val="16"/>
                <w:szCs w:val="16"/>
              </w:rPr>
              <w:t>MBORREL4: New req.</w:t>
            </w:r>
          </w:p>
        </w:tc>
      </w:tr>
      <w:tr w:rsidR="00F30367" w:rsidRPr="00636855" w14:paraId="6F2B492A" w14:textId="77777777" w:rsidTr="00F30367">
        <w:trPr>
          <w:trHeight w:val="245"/>
          <w:jc w:val="center"/>
        </w:trPr>
        <w:tc>
          <w:tcPr>
            <w:tcW w:w="1755" w:type="dxa"/>
            <w:tcBorders>
              <w:left w:val="single" w:sz="4" w:space="0" w:color="auto"/>
              <w:right w:val="single" w:sz="4" w:space="0" w:color="auto"/>
            </w:tcBorders>
          </w:tcPr>
          <w:p w14:paraId="41EFC81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DC3C21" w14:textId="77777777" w:rsidR="00F30367" w:rsidRPr="005F1A7A" w:rsidRDefault="00B113DE" w:rsidP="00F30367">
            <w:pPr>
              <w:rPr>
                <w:sz w:val="16"/>
                <w:szCs w:val="16"/>
              </w:rPr>
            </w:pPr>
            <w:r w:rsidRPr="005F1A7A">
              <w:rPr>
                <w:sz w:val="16"/>
                <w:szCs w:val="16"/>
              </w:rPr>
              <w:t>STR-523004/D-GRPC Retry Strategies</w:t>
            </w:r>
          </w:p>
        </w:tc>
        <w:tc>
          <w:tcPr>
            <w:tcW w:w="5911" w:type="dxa"/>
            <w:tcBorders>
              <w:top w:val="single" w:sz="6" w:space="0" w:color="auto"/>
              <w:left w:val="single" w:sz="6" w:space="0" w:color="auto"/>
              <w:bottom w:val="single" w:sz="6" w:space="0" w:color="auto"/>
              <w:right w:val="single" w:sz="6" w:space="0" w:color="auto"/>
            </w:tcBorders>
          </w:tcPr>
          <w:p w14:paraId="69FB77AE" w14:textId="77777777" w:rsidR="00F30367" w:rsidRPr="005F1A7A" w:rsidRDefault="00B113DE" w:rsidP="00F30367">
            <w:pPr>
              <w:rPr>
                <w:sz w:val="16"/>
                <w:szCs w:val="16"/>
              </w:rPr>
            </w:pPr>
            <w:r w:rsidRPr="005F1A7A">
              <w:rPr>
                <w:sz w:val="16"/>
                <w:szCs w:val="16"/>
              </w:rPr>
              <w:t>MBORREL4: Added REQ-352684, REQ-353202</w:t>
            </w:r>
          </w:p>
        </w:tc>
      </w:tr>
      <w:tr w:rsidR="00F30367" w:rsidRPr="00636855" w14:paraId="71811568" w14:textId="77777777" w:rsidTr="00F30367">
        <w:trPr>
          <w:trHeight w:val="245"/>
          <w:jc w:val="center"/>
        </w:trPr>
        <w:tc>
          <w:tcPr>
            <w:tcW w:w="1755" w:type="dxa"/>
            <w:tcBorders>
              <w:left w:val="single" w:sz="4" w:space="0" w:color="auto"/>
              <w:right w:val="single" w:sz="4" w:space="0" w:color="auto"/>
            </w:tcBorders>
          </w:tcPr>
          <w:p w14:paraId="6AA2D33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8E6BC2" w14:textId="77777777" w:rsidR="00F30367" w:rsidRPr="005F1A7A" w:rsidRDefault="00B113DE" w:rsidP="00F30367">
            <w:pPr>
              <w:rPr>
                <w:sz w:val="16"/>
                <w:szCs w:val="16"/>
              </w:rPr>
            </w:pPr>
            <w:r w:rsidRPr="005F1A7A">
              <w:rPr>
                <w:sz w:val="16"/>
                <w:szCs w:val="16"/>
              </w:rPr>
              <w:t>SVS-REQ-303353/E-SVSServer SVS application retry for all identified GRPC error code</w:t>
            </w:r>
          </w:p>
        </w:tc>
        <w:tc>
          <w:tcPr>
            <w:tcW w:w="5911" w:type="dxa"/>
            <w:tcBorders>
              <w:top w:val="single" w:sz="6" w:space="0" w:color="auto"/>
              <w:left w:val="single" w:sz="6" w:space="0" w:color="auto"/>
              <w:bottom w:val="single" w:sz="6" w:space="0" w:color="auto"/>
              <w:right w:val="single" w:sz="6" w:space="0" w:color="auto"/>
            </w:tcBorders>
          </w:tcPr>
          <w:p w14:paraId="09C8A57B" w14:textId="77777777" w:rsidR="00F30367" w:rsidRPr="005F1A7A" w:rsidRDefault="00B113DE" w:rsidP="00F30367">
            <w:pPr>
              <w:rPr>
                <w:sz w:val="16"/>
                <w:szCs w:val="16"/>
              </w:rPr>
            </w:pPr>
            <w:r w:rsidRPr="005F1A7A">
              <w:rPr>
                <w:sz w:val="16"/>
                <w:szCs w:val="16"/>
              </w:rPr>
              <w:t>MBORREL4: Updated grammar, no req change</w:t>
            </w:r>
          </w:p>
        </w:tc>
      </w:tr>
      <w:tr w:rsidR="00F30367" w:rsidRPr="00636855" w14:paraId="51E3BDA0" w14:textId="77777777" w:rsidTr="00F30367">
        <w:trPr>
          <w:trHeight w:val="245"/>
          <w:jc w:val="center"/>
        </w:trPr>
        <w:tc>
          <w:tcPr>
            <w:tcW w:w="1755" w:type="dxa"/>
            <w:tcBorders>
              <w:left w:val="single" w:sz="4" w:space="0" w:color="auto"/>
              <w:right w:val="single" w:sz="4" w:space="0" w:color="auto"/>
            </w:tcBorders>
          </w:tcPr>
          <w:p w14:paraId="001F19B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2945C9" w14:textId="77777777" w:rsidR="00F30367" w:rsidRPr="005F1A7A" w:rsidRDefault="00B113DE" w:rsidP="00F30367">
            <w:pPr>
              <w:rPr>
                <w:sz w:val="16"/>
                <w:szCs w:val="16"/>
              </w:rPr>
            </w:pPr>
            <w:r w:rsidRPr="005F1A7A">
              <w:rPr>
                <w:sz w:val="16"/>
                <w:szCs w:val="16"/>
              </w:rPr>
              <w:t>SVS-REQ-352684/A-SVSServer SVS application storing theft mode locations during out of cellular coverage</w:t>
            </w:r>
          </w:p>
        </w:tc>
        <w:tc>
          <w:tcPr>
            <w:tcW w:w="5911" w:type="dxa"/>
            <w:tcBorders>
              <w:top w:val="single" w:sz="6" w:space="0" w:color="auto"/>
              <w:left w:val="single" w:sz="6" w:space="0" w:color="auto"/>
              <w:bottom w:val="single" w:sz="6" w:space="0" w:color="auto"/>
              <w:right w:val="single" w:sz="6" w:space="0" w:color="auto"/>
            </w:tcBorders>
          </w:tcPr>
          <w:p w14:paraId="7E67097B" w14:textId="77777777" w:rsidR="00F30367" w:rsidRPr="005F1A7A" w:rsidRDefault="00B113DE" w:rsidP="00F30367">
            <w:pPr>
              <w:rPr>
                <w:sz w:val="16"/>
                <w:szCs w:val="16"/>
              </w:rPr>
            </w:pPr>
            <w:r w:rsidRPr="005F1A7A">
              <w:rPr>
                <w:sz w:val="16"/>
                <w:szCs w:val="16"/>
              </w:rPr>
              <w:t>MBORREL4: New req.</w:t>
            </w:r>
          </w:p>
        </w:tc>
      </w:tr>
      <w:tr w:rsidR="00F30367" w:rsidRPr="00636855" w14:paraId="2F742E32" w14:textId="77777777" w:rsidTr="00F30367">
        <w:trPr>
          <w:trHeight w:val="245"/>
          <w:jc w:val="center"/>
        </w:trPr>
        <w:tc>
          <w:tcPr>
            <w:tcW w:w="1755" w:type="dxa"/>
            <w:tcBorders>
              <w:left w:val="single" w:sz="4" w:space="0" w:color="auto"/>
              <w:right w:val="single" w:sz="4" w:space="0" w:color="auto"/>
            </w:tcBorders>
          </w:tcPr>
          <w:p w14:paraId="28EE8C6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8D06C2" w14:textId="77777777" w:rsidR="00F30367" w:rsidRPr="005F1A7A" w:rsidRDefault="00B113DE" w:rsidP="00F30367">
            <w:pPr>
              <w:rPr>
                <w:sz w:val="16"/>
                <w:szCs w:val="16"/>
              </w:rPr>
            </w:pPr>
            <w:r w:rsidRPr="005F1A7A">
              <w:rPr>
                <w:sz w:val="16"/>
                <w:szCs w:val="16"/>
              </w:rPr>
              <w:t>SVS-REQ-353202/A-SVSServer not deleting stored theft mode response messages</w:t>
            </w:r>
          </w:p>
        </w:tc>
        <w:tc>
          <w:tcPr>
            <w:tcW w:w="5911" w:type="dxa"/>
            <w:tcBorders>
              <w:top w:val="single" w:sz="6" w:space="0" w:color="auto"/>
              <w:left w:val="single" w:sz="6" w:space="0" w:color="auto"/>
              <w:bottom w:val="single" w:sz="6" w:space="0" w:color="auto"/>
              <w:right w:val="single" w:sz="6" w:space="0" w:color="auto"/>
            </w:tcBorders>
          </w:tcPr>
          <w:p w14:paraId="57493B48" w14:textId="77777777" w:rsidR="00F30367" w:rsidRPr="005F1A7A" w:rsidRDefault="00B113DE" w:rsidP="00F30367">
            <w:pPr>
              <w:rPr>
                <w:sz w:val="16"/>
                <w:szCs w:val="16"/>
              </w:rPr>
            </w:pPr>
            <w:r w:rsidRPr="005F1A7A">
              <w:rPr>
                <w:sz w:val="16"/>
                <w:szCs w:val="16"/>
              </w:rPr>
              <w:t>MBORREL4: New req.</w:t>
            </w:r>
          </w:p>
        </w:tc>
      </w:tr>
      <w:tr w:rsidR="00F30367" w:rsidRPr="00636855" w14:paraId="3F2DCCD4" w14:textId="77777777" w:rsidTr="00F30367">
        <w:trPr>
          <w:trHeight w:val="245"/>
          <w:jc w:val="center"/>
        </w:trPr>
        <w:tc>
          <w:tcPr>
            <w:tcW w:w="1755" w:type="dxa"/>
            <w:tcBorders>
              <w:left w:val="single" w:sz="4" w:space="0" w:color="auto"/>
              <w:right w:val="single" w:sz="4" w:space="0" w:color="auto"/>
            </w:tcBorders>
          </w:tcPr>
          <w:p w14:paraId="171D035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16E066" w14:textId="77777777" w:rsidR="00F30367" w:rsidRPr="005F1A7A" w:rsidRDefault="00B113DE" w:rsidP="00F30367">
            <w:pPr>
              <w:rPr>
                <w:sz w:val="16"/>
                <w:szCs w:val="16"/>
              </w:rPr>
            </w:pPr>
            <w:r w:rsidRPr="005F1A7A">
              <w:rPr>
                <w:sz w:val="16"/>
                <w:szCs w:val="16"/>
              </w:rPr>
              <w:t>STR-530456/D-GRPC</w:t>
            </w:r>
          </w:p>
        </w:tc>
        <w:tc>
          <w:tcPr>
            <w:tcW w:w="5911" w:type="dxa"/>
            <w:tcBorders>
              <w:top w:val="single" w:sz="6" w:space="0" w:color="auto"/>
              <w:left w:val="single" w:sz="6" w:space="0" w:color="auto"/>
              <w:bottom w:val="single" w:sz="6" w:space="0" w:color="auto"/>
              <w:right w:val="single" w:sz="6" w:space="0" w:color="auto"/>
            </w:tcBorders>
          </w:tcPr>
          <w:p w14:paraId="3BAB8C2F" w14:textId="77777777" w:rsidR="00F30367" w:rsidRPr="005F1A7A" w:rsidRDefault="00B113DE" w:rsidP="00F30367">
            <w:pPr>
              <w:rPr>
                <w:sz w:val="16"/>
                <w:szCs w:val="16"/>
              </w:rPr>
            </w:pPr>
            <w:r w:rsidRPr="005F1A7A">
              <w:rPr>
                <w:sz w:val="16"/>
                <w:szCs w:val="16"/>
              </w:rPr>
              <w:t>MBORREL4: Added REQ-352685</w:t>
            </w:r>
          </w:p>
        </w:tc>
      </w:tr>
      <w:tr w:rsidR="00F30367" w:rsidRPr="00636855" w14:paraId="3D72B768" w14:textId="77777777" w:rsidTr="00F30367">
        <w:trPr>
          <w:trHeight w:val="245"/>
          <w:jc w:val="center"/>
        </w:trPr>
        <w:tc>
          <w:tcPr>
            <w:tcW w:w="1755" w:type="dxa"/>
            <w:tcBorders>
              <w:left w:val="single" w:sz="4" w:space="0" w:color="auto"/>
              <w:right w:val="single" w:sz="4" w:space="0" w:color="auto"/>
            </w:tcBorders>
          </w:tcPr>
          <w:p w14:paraId="5B17AE1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7F8B37" w14:textId="77777777" w:rsidR="00F30367" w:rsidRPr="005F1A7A" w:rsidRDefault="00B113DE" w:rsidP="00F30367">
            <w:pPr>
              <w:rPr>
                <w:sz w:val="16"/>
                <w:szCs w:val="16"/>
              </w:rPr>
            </w:pPr>
            <w:r w:rsidRPr="005F1A7A">
              <w:rPr>
                <w:sz w:val="16"/>
                <w:szCs w:val="16"/>
              </w:rPr>
              <w:t>SVS-UC-REQ-352685/A-SVSServer not reporting unchanged locations during active theft mode</w:t>
            </w:r>
          </w:p>
        </w:tc>
        <w:tc>
          <w:tcPr>
            <w:tcW w:w="5911" w:type="dxa"/>
            <w:tcBorders>
              <w:top w:val="single" w:sz="6" w:space="0" w:color="auto"/>
              <w:left w:val="single" w:sz="6" w:space="0" w:color="auto"/>
              <w:bottom w:val="single" w:sz="6" w:space="0" w:color="auto"/>
              <w:right w:val="single" w:sz="6" w:space="0" w:color="auto"/>
            </w:tcBorders>
          </w:tcPr>
          <w:p w14:paraId="560CA069" w14:textId="77777777" w:rsidR="00F30367" w:rsidRPr="005F1A7A" w:rsidRDefault="00B113DE" w:rsidP="00F30367">
            <w:pPr>
              <w:rPr>
                <w:sz w:val="16"/>
                <w:szCs w:val="16"/>
              </w:rPr>
            </w:pPr>
            <w:r w:rsidRPr="005F1A7A">
              <w:rPr>
                <w:sz w:val="16"/>
                <w:szCs w:val="16"/>
              </w:rPr>
              <w:t>MBORREL4: New usecase</w:t>
            </w:r>
          </w:p>
        </w:tc>
      </w:tr>
      <w:tr w:rsidR="00F30367" w:rsidRPr="00636855" w14:paraId="4DA34171" w14:textId="77777777" w:rsidTr="00F30367">
        <w:trPr>
          <w:trHeight w:val="245"/>
          <w:jc w:val="center"/>
        </w:trPr>
        <w:tc>
          <w:tcPr>
            <w:tcW w:w="1755" w:type="dxa"/>
            <w:tcBorders>
              <w:left w:val="single" w:sz="4" w:space="0" w:color="auto"/>
              <w:right w:val="single" w:sz="4" w:space="0" w:color="auto"/>
            </w:tcBorders>
          </w:tcPr>
          <w:p w14:paraId="74F2F3C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7E57A8" w14:textId="77777777" w:rsidR="00F30367" w:rsidRPr="005F1A7A" w:rsidRDefault="00B113DE" w:rsidP="00F30367">
            <w:pPr>
              <w:rPr>
                <w:sz w:val="16"/>
                <w:szCs w:val="16"/>
              </w:rPr>
            </w:pPr>
            <w:r w:rsidRPr="005F1A7A">
              <w:rPr>
                <w:sz w:val="16"/>
                <w:szCs w:val="16"/>
              </w:rPr>
              <w:t>STR-530457/B-SMS</w:t>
            </w:r>
          </w:p>
        </w:tc>
        <w:tc>
          <w:tcPr>
            <w:tcW w:w="5911" w:type="dxa"/>
            <w:tcBorders>
              <w:top w:val="single" w:sz="6" w:space="0" w:color="auto"/>
              <w:left w:val="single" w:sz="6" w:space="0" w:color="auto"/>
              <w:bottom w:val="single" w:sz="6" w:space="0" w:color="auto"/>
              <w:right w:val="single" w:sz="6" w:space="0" w:color="auto"/>
            </w:tcBorders>
          </w:tcPr>
          <w:p w14:paraId="34F59D60" w14:textId="77777777" w:rsidR="00F30367" w:rsidRPr="005F1A7A" w:rsidRDefault="00B113DE" w:rsidP="00F30367">
            <w:pPr>
              <w:rPr>
                <w:sz w:val="16"/>
                <w:szCs w:val="16"/>
              </w:rPr>
            </w:pPr>
            <w:r w:rsidRPr="005F1A7A">
              <w:rPr>
                <w:sz w:val="16"/>
                <w:szCs w:val="16"/>
              </w:rPr>
              <w:t>MBORREL4: Added REQ-352686</w:t>
            </w:r>
          </w:p>
        </w:tc>
      </w:tr>
      <w:tr w:rsidR="00F30367" w:rsidRPr="00636855" w14:paraId="743CE611" w14:textId="77777777" w:rsidTr="00F30367">
        <w:trPr>
          <w:trHeight w:val="245"/>
          <w:jc w:val="center"/>
        </w:trPr>
        <w:tc>
          <w:tcPr>
            <w:tcW w:w="1755" w:type="dxa"/>
            <w:tcBorders>
              <w:left w:val="single" w:sz="4" w:space="0" w:color="auto"/>
              <w:right w:val="single" w:sz="4" w:space="0" w:color="auto"/>
            </w:tcBorders>
          </w:tcPr>
          <w:p w14:paraId="0B12768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59D0CA" w14:textId="77777777" w:rsidR="00F30367" w:rsidRPr="005F1A7A" w:rsidRDefault="00B113DE" w:rsidP="00F30367">
            <w:pPr>
              <w:rPr>
                <w:sz w:val="16"/>
                <w:szCs w:val="16"/>
              </w:rPr>
            </w:pPr>
            <w:r w:rsidRPr="005F1A7A">
              <w:rPr>
                <w:sz w:val="16"/>
                <w:szCs w:val="16"/>
              </w:rPr>
              <w:t>SVS-UC-REQ-352686/A-SVS Server SVS application active theft mode locations storage</w:t>
            </w:r>
          </w:p>
        </w:tc>
        <w:tc>
          <w:tcPr>
            <w:tcW w:w="5911" w:type="dxa"/>
            <w:tcBorders>
              <w:top w:val="single" w:sz="6" w:space="0" w:color="auto"/>
              <w:left w:val="single" w:sz="6" w:space="0" w:color="auto"/>
              <w:bottom w:val="single" w:sz="6" w:space="0" w:color="auto"/>
              <w:right w:val="single" w:sz="6" w:space="0" w:color="auto"/>
            </w:tcBorders>
          </w:tcPr>
          <w:p w14:paraId="36ABB49E" w14:textId="77777777" w:rsidR="00F30367" w:rsidRPr="005F1A7A" w:rsidRDefault="00B113DE" w:rsidP="00F30367">
            <w:pPr>
              <w:rPr>
                <w:sz w:val="16"/>
                <w:szCs w:val="16"/>
              </w:rPr>
            </w:pPr>
            <w:r w:rsidRPr="005F1A7A">
              <w:rPr>
                <w:sz w:val="16"/>
                <w:szCs w:val="16"/>
              </w:rPr>
              <w:t>MBORREL4: New usecase</w:t>
            </w:r>
          </w:p>
        </w:tc>
      </w:tr>
      <w:tr w:rsidR="00F30367" w:rsidRPr="00636855" w14:paraId="6BC243ED" w14:textId="77777777" w:rsidTr="00F30367">
        <w:trPr>
          <w:trHeight w:val="245"/>
          <w:jc w:val="center"/>
        </w:trPr>
        <w:tc>
          <w:tcPr>
            <w:tcW w:w="1755" w:type="dxa"/>
            <w:tcBorders>
              <w:left w:val="single" w:sz="4" w:space="0" w:color="auto"/>
              <w:right w:val="single" w:sz="4" w:space="0" w:color="auto"/>
            </w:tcBorders>
          </w:tcPr>
          <w:p w14:paraId="5F52FDC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DDBE64" w14:textId="77777777" w:rsidR="00F30367" w:rsidRPr="005F1A7A" w:rsidRDefault="00B113DE" w:rsidP="00F30367">
            <w:pPr>
              <w:rPr>
                <w:sz w:val="16"/>
                <w:szCs w:val="16"/>
              </w:rPr>
            </w:pPr>
            <w:r w:rsidRPr="005F1A7A">
              <w:rPr>
                <w:sz w:val="16"/>
                <w:szCs w:val="16"/>
              </w:rPr>
              <w:t>STR-491844/E-Requirements</w:t>
            </w:r>
          </w:p>
        </w:tc>
        <w:tc>
          <w:tcPr>
            <w:tcW w:w="5911" w:type="dxa"/>
            <w:tcBorders>
              <w:top w:val="single" w:sz="6" w:space="0" w:color="auto"/>
              <w:left w:val="single" w:sz="6" w:space="0" w:color="auto"/>
              <w:bottom w:val="single" w:sz="6" w:space="0" w:color="auto"/>
              <w:right w:val="single" w:sz="6" w:space="0" w:color="auto"/>
            </w:tcBorders>
          </w:tcPr>
          <w:p w14:paraId="0EDDBDAD" w14:textId="77777777" w:rsidR="00F30367" w:rsidRPr="005F1A7A" w:rsidRDefault="00B113DE" w:rsidP="00F30367">
            <w:pPr>
              <w:rPr>
                <w:sz w:val="16"/>
                <w:szCs w:val="16"/>
              </w:rPr>
            </w:pPr>
            <w:r w:rsidRPr="005F1A7A">
              <w:rPr>
                <w:sz w:val="16"/>
                <w:szCs w:val="16"/>
              </w:rPr>
              <w:t>MBORREL4: Removed REQ-303149. Added REQ-352687</w:t>
            </w:r>
          </w:p>
        </w:tc>
      </w:tr>
      <w:tr w:rsidR="00F30367" w:rsidRPr="00636855" w14:paraId="60A2D1AC" w14:textId="77777777" w:rsidTr="00F30367">
        <w:trPr>
          <w:trHeight w:val="245"/>
          <w:jc w:val="center"/>
        </w:trPr>
        <w:tc>
          <w:tcPr>
            <w:tcW w:w="1755" w:type="dxa"/>
            <w:tcBorders>
              <w:left w:val="single" w:sz="4" w:space="0" w:color="auto"/>
              <w:right w:val="single" w:sz="4" w:space="0" w:color="auto"/>
            </w:tcBorders>
          </w:tcPr>
          <w:p w14:paraId="16B4D02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A19E11" w14:textId="77777777" w:rsidR="00F30367" w:rsidRPr="005F1A7A" w:rsidRDefault="00B113DE" w:rsidP="00F30367">
            <w:pPr>
              <w:rPr>
                <w:sz w:val="16"/>
                <w:szCs w:val="16"/>
              </w:rPr>
            </w:pPr>
            <w:r w:rsidRPr="005F1A7A">
              <w:rPr>
                <w:sz w:val="16"/>
                <w:szCs w:val="16"/>
              </w:rPr>
              <w:t>SVS-REQ-291085/E-Power Modes</w:t>
            </w:r>
          </w:p>
        </w:tc>
        <w:tc>
          <w:tcPr>
            <w:tcW w:w="5911" w:type="dxa"/>
            <w:tcBorders>
              <w:top w:val="single" w:sz="6" w:space="0" w:color="auto"/>
              <w:left w:val="single" w:sz="6" w:space="0" w:color="auto"/>
              <w:bottom w:val="single" w:sz="6" w:space="0" w:color="auto"/>
              <w:right w:val="single" w:sz="6" w:space="0" w:color="auto"/>
            </w:tcBorders>
          </w:tcPr>
          <w:p w14:paraId="2039B35E" w14:textId="77777777" w:rsidR="00F30367" w:rsidRPr="005F1A7A" w:rsidRDefault="00B113DE" w:rsidP="00F30367">
            <w:pPr>
              <w:rPr>
                <w:sz w:val="16"/>
                <w:szCs w:val="16"/>
              </w:rPr>
            </w:pPr>
            <w:r w:rsidRPr="005F1A7A">
              <w:rPr>
                <w:sz w:val="16"/>
                <w:szCs w:val="16"/>
              </w:rPr>
              <w:t>MBORREL4: Updated table</w:t>
            </w:r>
          </w:p>
        </w:tc>
      </w:tr>
      <w:tr w:rsidR="00F30367" w:rsidRPr="00636855" w14:paraId="47FCC87D" w14:textId="77777777" w:rsidTr="00F30367">
        <w:trPr>
          <w:trHeight w:val="245"/>
          <w:jc w:val="center"/>
        </w:trPr>
        <w:tc>
          <w:tcPr>
            <w:tcW w:w="1755" w:type="dxa"/>
            <w:tcBorders>
              <w:left w:val="single" w:sz="4" w:space="0" w:color="auto"/>
              <w:right w:val="single" w:sz="4" w:space="0" w:color="auto"/>
            </w:tcBorders>
          </w:tcPr>
          <w:p w14:paraId="615299F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EA44F8" w14:textId="77777777" w:rsidR="00F30367" w:rsidRPr="005F1A7A" w:rsidRDefault="00B113DE" w:rsidP="00F30367">
            <w:pPr>
              <w:rPr>
                <w:sz w:val="16"/>
                <w:szCs w:val="16"/>
              </w:rPr>
            </w:pPr>
            <w:r w:rsidRPr="005F1A7A">
              <w:rPr>
                <w:sz w:val="16"/>
                <w:szCs w:val="16"/>
              </w:rPr>
              <w:t>SVS-REQ-303135/D-Main battery power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0E64B191" w14:textId="77777777" w:rsidR="00F30367" w:rsidRPr="005F1A7A" w:rsidRDefault="00B113DE" w:rsidP="00F30367">
            <w:pPr>
              <w:rPr>
                <w:sz w:val="16"/>
                <w:szCs w:val="16"/>
              </w:rPr>
            </w:pPr>
            <w:r w:rsidRPr="005F1A7A">
              <w:rPr>
                <w:sz w:val="16"/>
                <w:szCs w:val="16"/>
              </w:rPr>
              <w:t>MBORREL4: Updated content</w:t>
            </w:r>
          </w:p>
        </w:tc>
      </w:tr>
      <w:tr w:rsidR="00F30367" w:rsidRPr="00636855" w14:paraId="512B8A38" w14:textId="77777777" w:rsidTr="00F30367">
        <w:trPr>
          <w:trHeight w:val="245"/>
          <w:jc w:val="center"/>
        </w:trPr>
        <w:tc>
          <w:tcPr>
            <w:tcW w:w="1755" w:type="dxa"/>
            <w:tcBorders>
              <w:left w:val="single" w:sz="4" w:space="0" w:color="auto"/>
              <w:right w:val="single" w:sz="4" w:space="0" w:color="auto"/>
            </w:tcBorders>
          </w:tcPr>
          <w:p w14:paraId="47A441D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7DEA09" w14:textId="77777777" w:rsidR="00F30367" w:rsidRPr="005F1A7A" w:rsidRDefault="00B113DE" w:rsidP="00F30367">
            <w:pPr>
              <w:rPr>
                <w:sz w:val="16"/>
                <w:szCs w:val="16"/>
              </w:rPr>
            </w:pPr>
            <w:r w:rsidRPr="005F1A7A">
              <w:rPr>
                <w:sz w:val="16"/>
                <w:szCs w:val="16"/>
              </w:rPr>
              <w:t>SVS-REQ-303136/D-Main battery SVS waiting for SMS support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10881F75" w14:textId="77777777" w:rsidR="00F30367" w:rsidRPr="005F1A7A" w:rsidRDefault="00B113DE" w:rsidP="00F30367">
            <w:pPr>
              <w:rPr>
                <w:sz w:val="16"/>
                <w:szCs w:val="16"/>
              </w:rPr>
            </w:pPr>
            <w:r w:rsidRPr="005F1A7A">
              <w:rPr>
                <w:sz w:val="16"/>
                <w:szCs w:val="16"/>
              </w:rPr>
              <w:t>MBORREL4: Updated content and req title</w:t>
            </w:r>
          </w:p>
        </w:tc>
      </w:tr>
      <w:tr w:rsidR="00F30367" w:rsidRPr="00636855" w14:paraId="2C0C281E" w14:textId="77777777" w:rsidTr="00F30367">
        <w:trPr>
          <w:trHeight w:val="245"/>
          <w:jc w:val="center"/>
        </w:trPr>
        <w:tc>
          <w:tcPr>
            <w:tcW w:w="1755" w:type="dxa"/>
            <w:tcBorders>
              <w:left w:val="single" w:sz="4" w:space="0" w:color="auto"/>
              <w:right w:val="single" w:sz="4" w:space="0" w:color="auto"/>
            </w:tcBorders>
          </w:tcPr>
          <w:p w14:paraId="0E62617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419A8C" w14:textId="77777777" w:rsidR="00F30367" w:rsidRPr="005F1A7A" w:rsidRDefault="00B113DE" w:rsidP="00F30367">
            <w:pPr>
              <w:rPr>
                <w:sz w:val="16"/>
                <w:szCs w:val="16"/>
              </w:rPr>
            </w:pPr>
            <w:r w:rsidRPr="005F1A7A">
              <w:rPr>
                <w:sz w:val="16"/>
                <w:szCs w:val="16"/>
              </w:rPr>
              <w:t>SVS-REQ-303147/C-SVSServer BUB power while NOT in “Theft Mode” and Main Battery Disconnected</w:t>
            </w:r>
          </w:p>
        </w:tc>
        <w:tc>
          <w:tcPr>
            <w:tcW w:w="5911" w:type="dxa"/>
            <w:tcBorders>
              <w:top w:val="single" w:sz="6" w:space="0" w:color="auto"/>
              <w:left w:val="single" w:sz="6" w:space="0" w:color="auto"/>
              <w:bottom w:val="single" w:sz="6" w:space="0" w:color="auto"/>
              <w:right w:val="single" w:sz="6" w:space="0" w:color="auto"/>
            </w:tcBorders>
          </w:tcPr>
          <w:p w14:paraId="42D2CCEB" w14:textId="77777777" w:rsidR="00F30367" w:rsidRPr="005F1A7A" w:rsidRDefault="00B113DE" w:rsidP="00F30367">
            <w:pPr>
              <w:rPr>
                <w:sz w:val="16"/>
                <w:szCs w:val="16"/>
              </w:rPr>
            </w:pPr>
            <w:r w:rsidRPr="005F1A7A">
              <w:rPr>
                <w:sz w:val="16"/>
                <w:szCs w:val="16"/>
              </w:rPr>
              <w:t>MBORREL4: Updated content</w:t>
            </w:r>
          </w:p>
        </w:tc>
      </w:tr>
      <w:tr w:rsidR="00F30367" w:rsidRPr="00636855" w14:paraId="0B7CBCB2" w14:textId="77777777" w:rsidTr="00F30367">
        <w:trPr>
          <w:trHeight w:val="245"/>
          <w:jc w:val="center"/>
        </w:trPr>
        <w:tc>
          <w:tcPr>
            <w:tcW w:w="1755" w:type="dxa"/>
            <w:tcBorders>
              <w:left w:val="single" w:sz="4" w:space="0" w:color="auto"/>
              <w:right w:val="single" w:sz="4" w:space="0" w:color="auto"/>
            </w:tcBorders>
          </w:tcPr>
          <w:p w14:paraId="696BCB1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5AC9B5" w14:textId="77777777" w:rsidR="00F30367" w:rsidRPr="005F1A7A" w:rsidRDefault="00B113DE" w:rsidP="00F30367">
            <w:pPr>
              <w:rPr>
                <w:sz w:val="16"/>
                <w:szCs w:val="16"/>
              </w:rPr>
            </w:pPr>
            <w:r w:rsidRPr="005F1A7A">
              <w:rPr>
                <w:sz w:val="16"/>
                <w:szCs w:val="16"/>
              </w:rPr>
              <w:t>SVS-REQ-308663/C-SVSServer BUB SVS Support and China Data Monitor while NOT in “Theft Mode”</w:t>
            </w:r>
          </w:p>
        </w:tc>
        <w:tc>
          <w:tcPr>
            <w:tcW w:w="5911" w:type="dxa"/>
            <w:tcBorders>
              <w:top w:val="single" w:sz="6" w:space="0" w:color="auto"/>
              <w:left w:val="single" w:sz="6" w:space="0" w:color="auto"/>
              <w:bottom w:val="single" w:sz="6" w:space="0" w:color="auto"/>
              <w:right w:val="single" w:sz="6" w:space="0" w:color="auto"/>
            </w:tcBorders>
          </w:tcPr>
          <w:p w14:paraId="20F8FFDE" w14:textId="77777777" w:rsidR="00F30367" w:rsidRPr="005F1A7A" w:rsidRDefault="00B113DE" w:rsidP="00F30367">
            <w:pPr>
              <w:rPr>
                <w:sz w:val="16"/>
                <w:szCs w:val="16"/>
              </w:rPr>
            </w:pPr>
            <w:r w:rsidRPr="005F1A7A">
              <w:rPr>
                <w:sz w:val="16"/>
                <w:szCs w:val="16"/>
              </w:rPr>
              <w:t>MBORREL4: Updated content and req title</w:t>
            </w:r>
          </w:p>
        </w:tc>
      </w:tr>
      <w:tr w:rsidR="00F30367" w:rsidRPr="00636855" w14:paraId="30F1B922" w14:textId="77777777" w:rsidTr="00F30367">
        <w:trPr>
          <w:trHeight w:val="245"/>
          <w:jc w:val="center"/>
        </w:trPr>
        <w:tc>
          <w:tcPr>
            <w:tcW w:w="1755" w:type="dxa"/>
            <w:tcBorders>
              <w:left w:val="single" w:sz="4" w:space="0" w:color="auto"/>
              <w:right w:val="single" w:sz="4" w:space="0" w:color="auto"/>
            </w:tcBorders>
          </w:tcPr>
          <w:p w14:paraId="4B5FB25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4A4804" w14:textId="77777777" w:rsidR="00F30367" w:rsidRPr="005F1A7A" w:rsidRDefault="00B113DE" w:rsidP="00F30367">
            <w:pPr>
              <w:rPr>
                <w:sz w:val="16"/>
                <w:szCs w:val="16"/>
              </w:rPr>
            </w:pPr>
            <w:r w:rsidRPr="005F1A7A">
              <w:rPr>
                <w:sz w:val="16"/>
                <w:szCs w:val="16"/>
              </w:rPr>
              <w:t>SVS-REQ-303151/E-SVSServer BUB SVS Support Termination Alert while NOT in “Theft Mode”</w:t>
            </w:r>
          </w:p>
        </w:tc>
        <w:tc>
          <w:tcPr>
            <w:tcW w:w="5911" w:type="dxa"/>
            <w:tcBorders>
              <w:top w:val="single" w:sz="6" w:space="0" w:color="auto"/>
              <w:left w:val="single" w:sz="6" w:space="0" w:color="auto"/>
              <w:bottom w:val="single" w:sz="6" w:space="0" w:color="auto"/>
              <w:right w:val="single" w:sz="6" w:space="0" w:color="auto"/>
            </w:tcBorders>
          </w:tcPr>
          <w:p w14:paraId="09B99E11" w14:textId="77777777" w:rsidR="00F30367" w:rsidRPr="005F1A7A" w:rsidRDefault="00B113DE" w:rsidP="00F30367">
            <w:pPr>
              <w:rPr>
                <w:sz w:val="16"/>
                <w:szCs w:val="16"/>
              </w:rPr>
            </w:pPr>
            <w:r w:rsidRPr="005F1A7A">
              <w:rPr>
                <w:sz w:val="16"/>
                <w:szCs w:val="16"/>
              </w:rPr>
              <w:t>MBORREL4: Updated req title</w:t>
            </w:r>
          </w:p>
        </w:tc>
      </w:tr>
      <w:tr w:rsidR="00F30367" w:rsidRPr="00636855" w14:paraId="3AFD78FA" w14:textId="77777777" w:rsidTr="00F30367">
        <w:trPr>
          <w:trHeight w:val="245"/>
          <w:jc w:val="center"/>
        </w:trPr>
        <w:tc>
          <w:tcPr>
            <w:tcW w:w="1755" w:type="dxa"/>
            <w:tcBorders>
              <w:left w:val="single" w:sz="4" w:space="0" w:color="auto"/>
              <w:right w:val="single" w:sz="4" w:space="0" w:color="auto"/>
            </w:tcBorders>
          </w:tcPr>
          <w:p w14:paraId="445827B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F87392" w14:textId="77777777" w:rsidR="00F30367" w:rsidRPr="005F1A7A" w:rsidRDefault="00B113DE" w:rsidP="00F30367">
            <w:pPr>
              <w:rPr>
                <w:sz w:val="16"/>
                <w:szCs w:val="16"/>
              </w:rPr>
            </w:pPr>
            <w:r w:rsidRPr="005F1A7A">
              <w:rPr>
                <w:sz w:val="16"/>
                <w:szCs w:val="16"/>
              </w:rPr>
              <w:t>SVS-REQ-303138/D-Main battery SVS Sleep Support Time Termination Alert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4A766495"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28313DE4" w14:textId="77777777" w:rsidTr="00F30367">
        <w:trPr>
          <w:trHeight w:val="245"/>
          <w:jc w:val="center"/>
        </w:trPr>
        <w:tc>
          <w:tcPr>
            <w:tcW w:w="1755" w:type="dxa"/>
            <w:tcBorders>
              <w:left w:val="single" w:sz="4" w:space="0" w:color="auto"/>
              <w:right w:val="single" w:sz="4" w:space="0" w:color="auto"/>
            </w:tcBorders>
          </w:tcPr>
          <w:p w14:paraId="2916E84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DA0DB6" w14:textId="77777777" w:rsidR="00F30367" w:rsidRPr="005F1A7A" w:rsidRDefault="00B113DE" w:rsidP="00F30367">
            <w:pPr>
              <w:rPr>
                <w:sz w:val="16"/>
                <w:szCs w:val="16"/>
              </w:rPr>
            </w:pPr>
            <w:r w:rsidRPr="005F1A7A">
              <w:rPr>
                <w:sz w:val="16"/>
                <w:szCs w:val="16"/>
              </w:rPr>
              <w:t>SVS-REQ-303150/E-SVSServer BUB SVS Support Time Termination NOT in “Theft Mode”</w:t>
            </w:r>
          </w:p>
        </w:tc>
        <w:tc>
          <w:tcPr>
            <w:tcW w:w="5911" w:type="dxa"/>
            <w:tcBorders>
              <w:top w:val="single" w:sz="6" w:space="0" w:color="auto"/>
              <w:left w:val="single" w:sz="6" w:space="0" w:color="auto"/>
              <w:bottom w:val="single" w:sz="6" w:space="0" w:color="auto"/>
              <w:right w:val="single" w:sz="6" w:space="0" w:color="auto"/>
            </w:tcBorders>
          </w:tcPr>
          <w:p w14:paraId="3E4CED1D"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38CF09A8" w14:textId="77777777" w:rsidTr="00F30367">
        <w:trPr>
          <w:trHeight w:val="245"/>
          <w:jc w:val="center"/>
        </w:trPr>
        <w:tc>
          <w:tcPr>
            <w:tcW w:w="1755" w:type="dxa"/>
            <w:tcBorders>
              <w:left w:val="single" w:sz="4" w:space="0" w:color="auto"/>
              <w:right w:val="single" w:sz="4" w:space="0" w:color="auto"/>
            </w:tcBorders>
          </w:tcPr>
          <w:p w14:paraId="04200A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4C26EE" w14:textId="77777777" w:rsidR="00F30367" w:rsidRPr="005F1A7A" w:rsidRDefault="00B113DE" w:rsidP="00F30367">
            <w:pPr>
              <w:rPr>
                <w:sz w:val="16"/>
                <w:szCs w:val="16"/>
              </w:rPr>
            </w:pPr>
            <w:r w:rsidRPr="005F1A7A">
              <w:rPr>
                <w:sz w:val="16"/>
                <w:szCs w:val="16"/>
              </w:rPr>
              <w:t>SVS-REQ-352687/A-SVS Support Termination Goodbye Message NOT in “Theft Mode”</w:t>
            </w:r>
          </w:p>
        </w:tc>
        <w:tc>
          <w:tcPr>
            <w:tcW w:w="5911" w:type="dxa"/>
            <w:tcBorders>
              <w:top w:val="single" w:sz="6" w:space="0" w:color="auto"/>
              <w:left w:val="single" w:sz="6" w:space="0" w:color="auto"/>
              <w:bottom w:val="single" w:sz="6" w:space="0" w:color="auto"/>
              <w:right w:val="single" w:sz="6" w:space="0" w:color="auto"/>
            </w:tcBorders>
          </w:tcPr>
          <w:p w14:paraId="707E4FF9" w14:textId="77777777" w:rsidR="00F30367" w:rsidRPr="005F1A7A" w:rsidRDefault="00B113DE" w:rsidP="00F30367">
            <w:pPr>
              <w:rPr>
                <w:sz w:val="16"/>
                <w:szCs w:val="16"/>
              </w:rPr>
            </w:pPr>
            <w:r w:rsidRPr="005F1A7A">
              <w:rPr>
                <w:sz w:val="16"/>
                <w:szCs w:val="16"/>
              </w:rPr>
              <w:t>MBORREL4: New req.</w:t>
            </w:r>
          </w:p>
        </w:tc>
      </w:tr>
      <w:tr w:rsidR="00F30367" w:rsidRPr="00636855" w14:paraId="0304A823" w14:textId="77777777" w:rsidTr="00F30367">
        <w:trPr>
          <w:trHeight w:val="245"/>
          <w:jc w:val="center"/>
        </w:trPr>
        <w:tc>
          <w:tcPr>
            <w:tcW w:w="1755" w:type="dxa"/>
            <w:tcBorders>
              <w:left w:val="single" w:sz="4" w:space="0" w:color="auto"/>
              <w:right w:val="single" w:sz="4" w:space="0" w:color="auto"/>
            </w:tcBorders>
          </w:tcPr>
          <w:p w14:paraId="79B231C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2D28B0" w14:textId="77777777" w:rsidR="00F30367" w:rsidRPr="005F1A7A" w:rsidRDefault="00B113DE" w:rsidP="00F30367">
            <w:pPr>
              <w:rPr>
                <w:sz w:val="16"/>
                <w:szCs w:val="16"/>
              </w:rPr>
            </w:pPr>
            <w:r w:rsidRPr="005F1A7A">
              <w:rPr>
                <w:sz w:val="16"/>
                <w:szCs w:val="16"/>
              </w:rPr>
              <w:t>STR-491845/C-Use Cases</w:t>
            </w:r>
          </w:p>
        </w:tc>
        <w:tc>
          <w:tcPr>
            <w:tcW w:w="5911" w:type="dxa"/>
            <w:tcBorders>
              <w:top w:val="single" w:sz="6" w:space="0" w:color="auto"/>
              <w:left w:val="single" w:sz="6" w:space="0" w:color="auto"/>
              <w:bottom w:val="single" w:sz="6" w:space="0" w:color="auto"/>
              <w:right w:val="single" w:sz="6" w:space="0" w:color="auto"/>
            </w:tcBorders>
          </w:tcPr>
          <w:p w14:paraId="137ED02A" w14:textId="77777777" w:rsidR="00F30367" w:rsidRPr="005F1A7A" w:rsidRDefault="00B113DE" w:rsidP="00F30367">
            <w:pPr>
              <w:rPr>
                <w:sz w:val="16"/>
                <w:szCs w:val="16"/>
              </w:rPr>
            </w:pPr>
            <w:r w:rsidRPr="005F1A7A">
              <w:rPr>
                <w:sz w:val="16"/>
                <w:szCs w:val="16"/>
              </w:rPr>
              <w:t>MBORREL4: Remvoed REQ-306369</w:t>
            </w:r>
          </w:p>
        </w:tc>
      </w:tr>
      <w:tr w:rsidR="00F30367" w:rsidRPr="00636855" w14:paraId="0C6A2492" w14:textId="77777777" w:rsidTr="00F30367">
        <w:trPr>
          <w:trHeight w:val="245"/>
          <w:jc w:val="center"/>
        </w:trPr>
        <w:tc>
          <w:tcPr>
            <w:tcW w:w="1755" w:type="dxa"/>
            <w:tcBorders>
              <w:left w:val="single" w:sz="4" w:space="0" w:color="auto"/>
              <w:right w:val="single" w:sz="4" w:space="0" w:color="auto"/>
            </w:tcBorders>
          </w:tcPr>
          <w:p w14:paraId="64B3082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4BA36C" w14:textId="77777777" w:rsidR="00F30367" w:rsidRPr="005F1A7A" w:rsidRDefault="00B113DE" w:rsidP="00F30367">
            <w:pPr>
              <w:rPr>
                <w:sz w:val="16"/>
                <w:szCs w:val="16"/>
              </w:rPr>
            </w:pPr>
            <w:r w:rsidRPr="005F1A7A">
              <w:rPr>
                <w:sz w:val="16"/>
                <w:szCs w:val="16"/>
              </w:rPr>
              <w:t>SVS-UC-REQ-306370/B-Main Battery Low Voltage Threshold with Sleep</w:t>
            </w:r>
          </w:p>
        </w:tc>
        <w:tc>
          <w:tcPr>
            <w:tcW w:w="5911" w:type="dxa"/>
            <w:tcBorders>
              <w:top w:val="single" w:sz="6" w:space="0" w:color="auto"/>
              <w:left w:val="single" w:sz="6" w:space="0" w:color="auto"/>
              <w:bottom w:val="single" w:sz="6" w:space="0" w:color="auto"/>
              <w:right w:val="single" w:sz="6" w:space="0" w:color="auto"/>
            </w:tcBorders>
          </w:tcPr>
          <w:p w14:paraId="47C93103" w14:textId="77777777" w:rsidR="00F30367" w:rsidRPr="005F1A7A" w:rsidRDefault="00B113DE" w:rsidP="00F30367">
            <w:pPr>
              <w:rPr>
                <w:sz w:val="16"/>
                <w:szCs w:val="16"/>
              </w:rPr>
            </w:pPr>
            <w:r w:rsidRPr="005F1A7A">
              <w:rPr>
                <w:sz w:val="16"/>
                <w:szCs w:val="16"/>
              </w:rPr>
              <w:t>MBORREL4: Updated req title and preconditions</w:t>
            </w:r>
          </w:p>
        </w:tc>
      </w:tr>
      <w:tr w:rsidR="00F30367" w:rsidRPr="00636855" w14:paraId="2559B267" w14:textId="77777777" w:rsidTr="00F30367">
        <w:trPr>
          <w:trHeight w:val="245"/>
          <w:jc w:val="center"/>
        </w:trPr>
        <w:tc>
          <w:tcPr>
            <w:tcW w:w="1755" w:type="dxa"/>
            <w:tcBorders>
              <w:left w:val="single" w:sz="4" w:space="0" w:color="auto"/>
              <w:right w:val="single" w:sz="4" w:space="0" w:color="auto"/>
            </w:tcBorders>
          </w:tcPr>
          <w:p w14:paraId="5F09BEC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E85B38" w14:textId="77777777" w:rsidR="00F30367" w:rsidRPr="005F1A7A" w:rsidRDefault="00B113DE" w:rsidP="00F30367">
            <w:pPr>
              <w:rPr>
                <w:sz w:val="16"/>
                <w:szCs w:val="16"/>
              </w:rPr>
            </w:pPr>
            <w:r w:rsidRPr="005F1A7A">
              <w:rPr>
                <w:sz w:val="16"/>
                <w:szCs w:val="16"/>
              </w:rPr>
              <w:t>SVS-UC-REQ-306371/C-Main Battery Warning Threshold Goodbye Msg</w:t>
            </w:r>
          </w:p>
        </w:tc>
        <w:tc>
          <w:tcPr>
            <w:tcW w:w="5911" w:type="dxa"/>
            <w:tcBorders>
              <w:top w:val="single" w:sz="6" w:space="0" w:color="auto"/>
              <w:left w:val="single" w:sz="6" w:space="0" w:color="auto"/>
              <w:bottom w:val="single" w:sz="6" w:space="0" w:color="auto"/>
              <w:right w:val="single" w:sz="6" w:space="0" w:color="auto"/>
            </w:tcBorders>
          </w:tcPr>
          <w:p w14:paraId="54002A0A" w14:textId="77777777" w:rsidR="00F30367" w:rsidRPr="005F1A7A" w:rsidRDefault="00B113DE" w:rsidP="00F30367">
            <w:pPr>
              <w:rPr>
                <w:sz w:val="16"/>
                <w:szCs w:val="16"/>
              </w:rPr>
            </w:pPr>
            <w:r w:rsidRPr="005F1A7A">
              <w:rPr>
                <w:sz w:val="16"/>
                <w:szCs w:val="16"/>
              </w:rPr>
              <w:t>MBORREL4: Updated preconditions and scenario</w:t>
            </w:r>
          </w:p>
        </w:tc>
      </w:tr>
      <w:tr w:rsidR="00F30367" w:rsidRPr="00636855" w14:paraId="1BEE3A58" w14:textId="77777777" w:rsidTr="00F30367">
        <w:trPr>
          <w:trHeight w:val="245"/>
          <w:jc w:val="center"/>
        </w:trPr>
        <w:tc>
          <w:tcPr>
            <w:tcW w:w="1755" w:type="dxa"/>
            <w:tcBorders>
              <w:left w:val="single" w:sz="4" w:space="0" w:color="auto"/>
              <w:right w:val="single" w:sz="4" w:space="0" w:color="auto"/>
            </w:tcBorders>
          </w:tcPr>
          <w:p w14:paraId="7D1DDB0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69866B" w14:textId="77777777" w:rsidR="00F30367" w:rsidRPr="005F1A7A" w:rsidRDefault="00B113DE" w:rsidP="00F30367">
            <w:pPr>
              <w:rPr>
                <w:sz w:val="16"/>
                <w:szCs w:val="16"/>
              </w:rPr>
            </w:pPr>
            <w:r w:rsidRPr="005F1A7A">
              <w:rPr>
                <w:sz w:val="16"/>
                <w:szCs w:val="16"/>
              </w:rPr>
              <w:t>SVS-UC-REQ-306376/C-SVS Backup Battery Warning Threshold in Theft Mode</w:t>
            </w:r>
          </w:p>
        </w:tc>
        <w:tc>
          <w:tcPr>
            <w:tcW w:w="5911" w:type="dxa"/>
            <w:tcBorders>
              <w:top w:val="single" w:sz="6" w:space="0" w:color="auto"/>
              <w:left w:val="single" w:sz="6" w:space="0" w:color="auto"/>
              <w:bottom w:val="single" w:sz="6" w:space="0" w:color="auto"/>
              <w:right w:val="single" w:sz="6" w:space="0" w:color="auto"/>
            </w:tcBorders>
          </w:tcPr>
          <w:p w14:paraId="5456AB15" w14:textId="77777777" w:rsidR="00F30367" w:rsidRPr="005F1A7A" w:rsidRDefault="00B113DE" w:rsidP="00F30367">
            <w:pPr>
              <w:rPr>
                <w:sz w:val="16"/>
                <w:szCs w:val="16"/>
              </w:rPr>
            </w:pPr>
            <w:r w:rsidRPr="005F1A7A">
              <w:rPr>
                <w:sz w:val="16"/>
                <w:szCs w:val="16"/>
              </w:rPr>
              <w:t>MBORREL4: Updated postconditions</w:t>
            </w:r>
          </w:p>
        </w:tc>
      </w:tr>
      <w:tr w:rsidR="00F30367" w:rsidRPr="00636855" w14:paraId="28B66BEF" w14:textId="77777777" w:rsidTr="00F30367">
        <w:trPr>
          <w:trHeight w:val="245"/>
          <w:jc w:val="center"/>
        </w:trPr>
        <w:tc>
          <w:tcPr>
            <w:tcW w:w="1755" w:type="dxa"/>
            <w:tcBorders>
              <w:left w:val="single" w:sz="4" w:space="0" w:color="auto"/>
              <w:right w:val="single" w:sz="4" w:space="0" w:color="auto"/>
            </w:tcBorders>
          </w:tcPr>
          <w:p w14:paraId="1D41032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22F06B" w14:textId="77777777" w:rsidR="00F30367" w:rsidRPr="005F1A7A" w:rsidRDefault="00B113DE" w:rsidP="00F30367">
            <w:pPr>
              <w:rPr>
                <w:sz w:val="16"/>
                <w:szCs w:val="16"/>
              </w:rPr>
            </w:pPr>
            <w:r w:rsidRPr="005F1A7A">
              <w:rPr>
                <w:sz w:val="16"/>
                <w:szCs w:val="16"/>
              </w:rPr>
              <w:t>SVS-UC-REQ-306378/B-Main Battery Disconnected SVS Backup Battery Disengaged</w:t>
            </w:r>
          </w:p>
        </w:tc>
        <w:tc>
          <w:tcPr>
            <w:tcW w:w="5911" w:type="dxa"/>
            <w:tcBorders>
              <w:top w:val="single" w:sz="6" w:space="0" w:color="auto"/>
              <w:left w:val="single" w:sz="6" w:space="0" w:color="auto"/>
              <w:bottom w:val="single" w:sz="6" w:space="0" w:color="auto"/>
              <w:right w:val="single" w:sz="6" w:space="0" w:color="auto"/>
            </w:tcBorders>
          </w:tcPr>
          <w:p w14:paraId="716E1F5F" w14:textId="77777777" w:rsidR="00F30367" w:rsidRPr="005F1A7A" w:rsidRDefault="00B113DE" w:rsidP="00F30367">
            <w:pPr>
              <w:rPr>
                <w:sz w:val="16"/>
                <w:szCs w:val="16"/>
              </w:rPr>
            </w:pPr>
            <w:r w:rsidRPr="005F1A7A">
              <w:rPr>
                <w:sz w:val="16"/>
                <w:szCs w:val="16"/>
              </w:rPr>
              <w:t>MBORREL4: Updated preconditions</w:t>
            </w:r>
          </w:p>
        </w:tc>
      </w:tr>
      <w:tr w:rsidR="00F30367" w:rsidRPr="00636855" w14:paraId="72892AA0" w14:textId="77777777" w:rsidTr="00F30367">
        <w:trPr>
          <w:trHeight w:val="245"/>
          <w:jc w:val="center"/>
        </w:trPr>
        <w:tc>
          <w:tcPr>
            <w:tcW w:w="1755" w:type="dxa"/>
            <w:tcBorders>
              <w:left w:val="single" w:sz="4" w:space="0" w:color="auto"/>
              <w:right w:val="single" w:sz="4" w:space="0" w:color="auto"/>
            </w:tcBorders>
          </w:tcPr>
          <w:p w14:paraId="7957835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579B4B" w14:textId="77777777" w:rsidR="00F30367" w:rsidRPr="005F1A7A" w:rsidRDefault="00B113DE" w:rsidP="00F30367">
            <w:pPr>
              <w:rPr>
                <w:sz w:val="16"/>
                <w:szCs w:val="16"/>
              </w:rPr>
            </w:pPr>
            <w:r w:rsidRPr="005F1A7A">
              <w:rPr>
                <w:sz w:val="16"/>
                <w:szCs w:val="16"/>
              </w:rPr>
              <w:t>SVS-UC-REQ-306379/C-Main Battery Disconnected SVS Backup Battery Support</w:t>
            </w:r>
          </w:p>
        </w:tc>
        <w:tc>
          <w:tcPr>
            <w:tcW w:w="5911" w:type="dxa"/>
            <w:tcBorders>
              <w:top w:val="single" w:sz="6" w:space="0" w:color="auto"/>
              <w:left w:val="single" w:sz="6" w:space="0" w:color="auto"/>
              <w:bottom w:val="single" w:sz="6" w:space="0" w:color="auto"/>
              <w:right w:val="single" w:sz="6" w:space="0" w:color="auto"/>
            </w:tcBorders>
          </w:tcPr>
          <w:p w14:paraId="14ED66B0" w14:textId="77777777" w:rsidR="00F30367" w:rsidRPr="005F1A7A" w:rsidRDefault="00B113DE" w:rsidP="00F30367">
            <w:pPr>
              <w:rPr>
                <w:sz w:val="16"/>
                <w:szCs w:val="16"/>
              </w:rPr>
            </w:pPr>
            <w:r w:rsidRPr="005F1A7A">
              <w:rPr>
                <w:sz w:val="16"/>
                <w:szCs w:val="16"/>
              </w:rPr>
              <w:t>MBORREL4: Updated req title and pre &amp; postconditions</w:t>
            </w:r>
          </w:p>
        </w:tc>
      </w:tr>
      <w:tr w:rsidR="00F30367" w:rsidRPr="00636855" w14:paraId="3E882084" w14:textId="77777777" w:rsidTr="00F30367">
        <w:trPr>
          <w:trHeight w:val="245"/>
          <w:jc w:val="center"/>
        </w:trPr>
        <w:tc>
          <w:tcPr>
            <w:tcW w:w="1755" w:type="dxa"/>
            <w:tcBorders>
              <w:left w:val="single" w:sz="4" w:space="0" w:color="auto"/>
              <w:right w:val="single" w:sz="4" w:space="0" w:color="auto"/>
            </w:tcBorders>
          </w:tcPr>
          <w:p w14:paraId="133541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15EBB9" w14:textId="77777777" w:rsidR="00F30367" w:rsidRPr="005F1A7A" w:rsidRDefault="00B113DE" w:rsidP="00F30367">
            <w:pPr>
              <w:rPr>
                <w:sz w:val="16"/>
                <w:szCs w:val="16"/>
              </w:rPr>
            </w:pPr>
            <w:r w:rsidRPr="005F1A7A">
              <w:rPr>
                <w:sz w:val="16"/>
                <w:szCs w:val="16"/>
              </w:rPr>
              <w:t>SVS-UC-REQ-306380/C-SVS Backup Battery Termination Threshold with Goodbye Msg</w:t>
            </w:r>
          </w:p>
        </w:tc>
        <w:tc>
          <w:tcPr>
            <w:tcW w:w="5911" w:type="dxa"/>
            <w:tcBorders>
              <w:top w:val="single" w:sz="6" w:space="0" w:color="auto"/>
              <w:left w:val="single" w:sz="6" w:space="0" w:color="auto"/>
              <w:bottom w:val="single" w:sz="6" w:space="0" w:color="auto"/>
              <w:right w:val="single" w:sz="6" w:space="0" w:color="auto"/>
            </w:tcBorders>
          </w:tcPr>
          <w:p w14:paraId="4D011B7B" w14:textId="77777777" w:rsidR="00F30367" w:rsidRPr="005F1A7A" w:rsidRDefault="00B113DE" w:rsidP="00F30367">
            <w:pPr>
              <w:rPr>
                <w:sz w:val="16"/>
                <w:szCs w:val="16"/>
              </w:rPr>
            </w:pPr>
            <w:r w:rsidRPr="005F1A7A">
              <w:rPr>
                <w:sz w:val="16"/>
                <w:szCs w:val="16"/>
              </w:rPr>
              <w:t>MBORREL4: Updated req title and preconditions</w:t>
            </w:r>
          </w:p>
        </w:tc>
      </w:tr>
      <w:tr w:rsidR="00F30367" w:rsidRPr="00636855" w14:paraId="4E0B6160" w14:textId="77777777" w:rsidTr="00F30367">
        <w:trPr>
          <w:trHeight w:val="245"/>
          <w:jc w:val="center"/>
        </w:trPr>
        <w:tc>
          <w:tcPr>
            <w:tcW w:w="1755" w:type="dxa"/>
            <w:tcBorders>
              <w:left w:val="single" w:sz="4" w:space="0" w:color="auto"/>
              <w:right w:val="single" w:sz="4" w:space="0" w:color="auto"/>
            </w:tcBorders>
          </w:tcPr>
          <w:p w14:paraId="075431D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0895F7" w14:textId="77777777" w:rsidR="00F30367" w:rsidRPr="005F1A7A" w:rsidRDefault="00B113DE" w:rsidP="00F30367">
            <w:pPr>
              <w:rPr>
                <w:sz w:val="16"/>
                <w:szCs w:val="16"/>
              </w:rPr>
            </w:pPr>
            <w:r w:rsidRPr="005F1A7A">
              <w:rPr>
                <w:sz w:val="16"/>
                <w:szCs w:val="16"/>
              </w:rPr>
              <w:t>SVS-ACT-REQ-303152/D-Battery Power Management</w:t>
            </w:r>
          </w:p>
        </w:tc>
        <w:tc>
          <w:tcPr>
            <w:tcW w:w="5911" w:type="dxa"/>
            <w:tcBorders>
              <w:top w:val="single" w:sz="6" w:space="0" w:color="auto"/>
              <w:left w:val="single" w:sz="6" w:space="0" w:color="auto"/>
              <w:bottom w:val="single" w:sz="6" w:space="0" w:color="auto"/>
              <w:right w:val="single" w:sz="6" w:space="0" w:color="auto"/>
            </w:tcBorders>
          </w:tcPr>
          <w:p w14:paraId="186DF98D" w14:textId="77777777" w:rsidR="00F30367" w:rsidRPr="005F1A7A" w:rsidRDefault="00B113DE" w:rsidP="00F30367">
            <w:pPr>
              <w:rPr>
                <w:sz w:val="16"/>
                <w:szCs w:val="16"/>
              </w:rPr>
            </w:pPr>
            <w:r w:rsidRPr="005F1A7A">
              <w:rPr>
                <w:sz w:val="16"/>
                <w:szCs w:val="16"/>
              </w:rPr>
              <w:t>MBORREL4: Updated diagram</w:t>
            </w:r>
          </w:p>
        </w:tc>
      </w:tr>
      <w:tr w:rsidR="00F30367" w:rsidRPr="00636855" w14:paraId="689C576F" w14:textId="77777777" w:rsidTr="00F30367">
        <w:trPr>
          <w:trHeight w:val="245"/>
          <w:jc w:val="center"/>
        </w:trPr>
        <w:tc>
          <w:tcPr>
            <w:tcW w:w="1755" w:type="dxa"/>
            <w:tcBorders>
              <w:left w:val="single" w:sz="4" w:space="0" w:color="auto"/>
              <w:right w:val="single" w:sz="4" w:space="0" w:color="auto"/>
            </w:tcBorders>
          </w:tcPr>
          <w:p w14:paraId="25A380D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9246DF" w14:textId="77777777" w:rsidR="00F30367" w:rsidRPr="005F1A7A" w:rsidRDefault="00B113DE" w:rsidP="00F30367">
            <w:pPr>
              <w:rPr>
                <w:sz w:val="16"/>
                <w:szCs w:val="16"/>
              </w:rPr>
            </w:pPr>
            <w:r w:rsidRPr="005F1A7A">
              <w:rPr>
                <w:sz w:val="16"/>
                <w:szCs w:val="16"/>
              </w:rPr>
              <w:t>STR-555424/D-Requirements</w:t>
            </w:r>
          </w:p>
        </w:tc>
        <w:tc>
          <w:tcPr>
            <w:tcW w:w="5911" w:type="dxa"/>
            <w:tcBorders>
              <w:top w:val="single" w:sz="6" w:space="0" w:color="auto"/>
              <w:left w:val="single" w:sz="6" w:space="0" w:color="auto"/>
              <w:bottom w:val="single" w:sz="6" w:space="0" w:color="auto"/>
              <w:right w:val="single" w:sz="6" w:space="0" w:color="auto"/>
            </w:tcBorders>
          </w:tcPr>
          <w:p w14:paraId="62B5842B" w14:textId="77777777" w:rsidR="00F30367" w:rsidRPr="005F1A7A" w:rsidRDefault="00B113DE" w:rsidP="00F30367">
            <w:pPr>
              <w:rPr>
                <w:sz w:val="16"/>
                <w:szCs w:val="16"/>
              </w:rPr>
            </w:pPr>
            <w:r w:rsidRPr="005F1A7A">
              <w:rPr>
                <w:sz w:val="16"/>
                <w:szCs w:val="16"/>
              </w:rPr>
              <w:t>MBORREL4: Removed REQ-325685, REQ-325686, REQ-325762, REQ-328992, REQ-328993, REQ-328995, REQ-325763, REQ-325764, REQ-326499, REQ-328996, REQ-328997, REQ-329001. Removed "Speed Change Alert" section and REQ-325791. Added REQ-352689-695, REQ-352774, REQ-352776, REQ-352777, REQ-353206, REQ-353207, REQ-353208</w:t>
            </w:r>
          </w:p>
        </w:tc>
      </w:tr>
      <w:tr w:rsidR="00F30367" w:rsidRPr="00636855" w14:paraId="6839CE1C" w14:textId="77777777" w:rsidTr="00F30367">
        <w:trPr>
          <w:trHeight w:val="245"/>
          <w:jc w:val="center"/>
        </w:trPr>
        <w:tc>
          <w:tcPr>
            <w:tcW w:w="1755" w:type="dxa"/>
            <w:tcBorders>
              <w:left w:val="single" w:sz="4" w:space="0" w:color="auto"/>
              <w:right w:val="single" w:sz="4" w:space="0" w:color="auto"/>
            </w:tcBorders>
          </w:tcPr>
          <w:p w14:paraId="50D33A2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6ADB89" w14:textId="77777777" w:rsidR="00F30367" w:rsidRPr="005F1A7A" w:rsidRDefault="00B113DE" w:rsidP="00F30367">
            <w:pPr>
              <w:rPr>
                <w:sz w:val="16"/>
                <w:szCs w:val="16"/>
              </w:rPr>
            </w:pPr>
            <w:r w:rsidRPr="005F1A7A">
              <w:rPr>
                <w:sz w:val="16"/>
                <w:szCs w:val="16"/>
              </w:rPr>
              <w:t>SVS-REQ-325679/C-SVSServer monitoring and triggering of alerts</w:t>
            </w:r>
          </w:p>
        </w:tc>
        <w:tc>
          <w:tcPr>
            <w:tcW w:w="5911" w:type="dxa"/>
            <w:tcBorders>
              <w:top w:val="single" w:sz="6" w:space="0" w:color="auto"/>
              <w:left w:val="single" w:sz="6" w:space="0" w:color="auto"/>
              <w:bottom w:val="single" w:sz="6" w:space="0" w:color="auto"/>
              <w:right w:val="single" w:sz="6" w:space="0" w:color="auto"/>
            </w:tcBorders>
          </w:tcPr>
          <w:p w14:paraId="6874E9CA" w14:textId="77777777" w:rsidR="00F30367" w:rsidRPr="005F1A7A" w:rsidRDefault="00B113DE" w:rsidP="00F30367">
            <w:pPr>
              <w:rPr>
                <w:sz w:val="16"/>
                <w:szCs w:val="16"/>
              </w:rPr>
            </w:pPr>
            <w:r w:rsidRPr="005F1A7A">
              <w:rPr>
                <w:sz w:val="16"/>
                <w:szCs w:val="16"/>
              </w:rPr>
              <w:t>MBORREL4: Update req title, updated content</w:t>
            </w:r>
          </w:p>
        </w:tc>
      </w:tr>
      <w:tr w:rsidR="00F30367" w:rsidRPr="00636855" w14:paraId="5BFF7CF0" w14:textId="77777777" w:rsidTr="00F30367">
        <w:trPr>
          <w:trHeight w:val="245"/>
          <w:jc w:val="center"/>
        </w:trPr>
        <w:tc>
          <w:tcPr>
            <w:tcW w:w="1755" w:type="dxa"/>
            <w:tcBorders>
              <w:left w:val="single" w:sz="4" w:space="0" w:color="auto"/>
              <w:right w:val="single" w:sz="4" w:space="0" w:color="auto"/>
            </w:tcBorders>
          </w:tcPr>
          <w:p w14:paraId="0CA4FF5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E34C32" w14:textId="77777777" w:rsidR="00F30367" w:rsidRPr="005F1A7A" w:rsidRDefault="00B113DE" w:rsidP="00F30367">
            <w:pPr>
              <w:rPr>
                <w:sz w:val="16"/>
                <w:szCs w:val="16"/>
              </w:rPr>
            </w:pPr>
            <w:r w:rsidRPr="005F1A7A">
              <w:rPr>
                <w:sz w:val="16"/>
                <w:szCs w:val="16"/>
              </w:rPr>
              <w:t>SVS-REQ-326482/B-SVSServer stop monitoring and triggering of alerts</w:t>
            </w:r>
          </w:p>
        </w:tc>
        <w:tc>
          <w:tcPr>
            <w:tcW w:w="5911" w:type="dxa"/>
            <w:tcBorders>
              <w:top w:val="single" w:sz="6" w:space="0" w:color="auto"/>
              <w:left w:val="single" w:sz="6" w:space="0" w:color="auto"/>
              <w:bottom w:val="single" w:sz="6" w:space="0" w:color="auto"/>
              <w:right w:val="single" w:sz="6" w:space="0" w:color="auto"/>
            </w:tcBorders>
          </w:tcPr>
          <w:p w14:paraId="1AEEF37B" w14:textId="77777777" w:rsidR="00F30367" w:rsidRPr="005F1A7A" w:rsidRDefault="00B113DE" w:rsidP="00F30367">
            <w:pPr>
              <w:rPr>
                <w:sz w:val="16"/>
                <w:szCs w:val="16"/>
              </w:rPr>
            </w:pPr>
            <w:r w:rsidRPr="005F1A7A">
              <w:rPr>
                <w:sz w:val="16"/>
                <w:szCs w:val="16"/>
              </w:rPr>
              <w:t>MBORREL4: Update req title, updated content</w:t>
            </w:r>
          </w:p>
        </w:tc>
      </w:tr>
      <w:tr w:rsidR="00F30367" w:rsidRPr="00636855" w14:paraId="66A9A174" w14:textId="77777777" w:rsidTr="00F30367">
        <w:trPr>
          <w:trHeight w:val="245"/>
          <w:jc w:val="center"/>
        </w:trPr>
        <w:tc>
          <w:tcPr>
            <w:tcW w:w="1755" w:type="dxa"/>
            <w:tcBorders>
              <w:left w:val="single" w:sz="4" w:space="0" w:color="auto"/>
              <w:right w:val="single" w:sz="4" w:space="0" w:color="auto"/>
            </w:tcBorders>
          </w:tcPr>
          <w:p w14:paraId="7368F96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359634" w14:textId="77777777" w:rsidR="00F30367" w:rsidRPr="005F1A7A" w:rsidRDefault="00B113DE" w:rsidP="00F30367">
            <w:pPr>
              <w:rPr>
                <w:sz w:val="16"/>
                <w:szCs w:val="16"/>
              </w:rPr>
            </w:pPr>
            <w:r w:rsidRPr="005F1A7A">
              <w:rPr>
                <w:sz w:val="16"/>
                <w:szCs w:val="16"/>
              </w:rPr>
              <w:t>SVS-REQ-325681/B-SVSServer Not monitoring and triggering of alerts in “Theft Mode” Active state</w:t>
            </w:r>
          </w:p>
        </w:tc>
        <w:tc>
          <w:tcPr>
            <w:tcW w:w="5911" w:type="dxa"/>
            <w:tcBorders>
              <w:top w:val="single" w:sz="6" w:space="0" w:color="auto"/>
              <w:left w:val="single" w:sz="6" w:space="0" w:color="auto"/>
              <w:bottom w:val="single" w:sz="6" w:space="0" w:color="auto"/>
              <w:right w:val="single" w:sz="6" w:space="0" w:color="auto"/>
            </w:tcBorders>
          </w:tcPr>
          <w:p w14:paraId="2BD00702" w14:textId="77777777" w:rsidR="00F30367" w:rsidRPr="005F1A7A" w:rsidRDefault="00B113DE" w:rsidP="00F30367">
            <w:pPr>
              <w:rPr>
                <w:sz w:val="16"/>
                <w:szCs w:val="16"/>
              </w:rPr>
            </w:pPr>
            <w:r w:rsidRPr="005F1A7A">
              <w:rPr>
                <w:sz w:val="16"/>
                <w:szCs w:val="16"/>
              </w:rPr>
              <w:t>MBORREL4: Update req title, updated content</w:t>
            </w:r>
          </w:p>
        </w:tc>
      </w:tr>
      <w:tr w:rsidR="00F30367" w:rsidRPr="00636855" w14:paraId="38DABCD1" w14:textId="77777777" w:rsidTr="00F30367">
        <w:trPr>
          <w:trHeight w:val="245"/>
          <w:jc w:val="center"/>
        </w:trPr>
        <w:tc>
          <w:tcPr>
            <w:tcW w:w="1755" w:type="dxa"/>
            <w:tcBorders>
              <w:left w:val="single" w:sz="4" w:space="0" w:color="auto"/>
              <w:right w:val="single" w:sz="4" w:space="0" w:color="auto"/>
            </w:tcBorders>
          </w:tcPr>
          <w:p w14:paraId="14A3D52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35163A" w14:textId="77777777" w:rsidR="00F30367" w:rsidRPr="005F1A7A" w:rsidRDefault="00B113DE" w:rsidP="00F30367">
            <w:pPr>
              <w:rPr>
                <w:sz w:val="16"/>
                <w:szCs w:val="16"/>
              </w:rPr>
            </w:pPr>
            <w:r w:rsidRPr="005F1A7A">
              <w:rPr>
                <w:sz w:val="16"/>
                <w:szCs w:val="16"/>
              </w:rPr>
              <w:t>SVS-REQ-318029/B-SVSServer last known location storing upon ignition “OFF”</w:t>
            </w:r>
          </w:p>
        </w:tc>
        <w:tc>
          <w:tcPr>
            <w:tcW w:w="5911" w:type="dxa"/>
            <w:tcBorders>
              <w:top w:val="single" w:sz="6" w:space="0" w:color="auto"/>
              <w:left w:val="single" w:sz="6" w:space="0" w:color="auto"/>
              <w:bottom w:val="single" w:sz="6" w:space="0" w:color="auto"/>
              <w:right w:val="single" w:sz="6" w:space="0" w:color="auto"/>
            </w:tcBorders>
          </w:tcPr>
          <w:p w14:paraId="4BA29FD6" w14:textId="77777777" w:rsidR="00F30367" w:rsidRPr="005F1A7A" w:rsidRDefault="00B113DE" w:rsidP="00F30367">
            <w:pPr>
              <w:rPr>
                <w:sz w:val="16"/>
                <w:szCs w:val="16"/>
              </w:rPr>
            </w:pPr>
            <w:r w:rsidRPr="005F1A7A">
              <w:rPr>
                <w:sz w:val="16"/>
                <w:szCs w:val="16"/>
              </w:rPr>
              <w:t>MBORREL4: Update req title, updated content</w:t>
            </w:r>
          </w:p>
        </w:tc>
      </w:tr>
      <w:tr w:rsidR="00F30367" w:rsidRPr="00636855" w14:paraId="079AA19B" w14:textId="77777777" w:rsidTr="00F30367">
        <w:trPr>
          <w:trHeight w:val="245"/>
          <w:jc w:val="center"/>
        </w:trPr>
        <w:tc>
          <w:tcPr>
            <w:tcW w:w="1755" w:type="dxa"/>
            <w:tcBorders>
              <w:left w:val="single" w:sz="4" w:space="0" w:color="auto"/>
              <w:right w:val="single" w:sz="4" w:space="0" w:color="auto"/>
            </w:tcBorders>
          </w:tcPr>
          <w:p w14:paraId="3A8A833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D93816" w14:textId="77777777" w:rsidR="00F30367" w:rsidRPr="005F1A7A" w:rsidRDefault="00B113DE" w:rsidP="00F30367">
            <w:pPr>
              <w:rPr>
                <w:sz w:val="16"/>
                <w:szCs w:val="16"/>
              </w:rPr>
            </w:pPr>
            <w:r w:rsidRPr="005F1A7A">
              <w:rPr>
                <w:sz w:val="16"/>
                <w:szCs w:val="16"/>
              </w:rPr>
              <w:t>SVS-REQ-325683/C-SVSServer Wakeup in ignition “OFF” to process alerts</w:t>
            </w:r>
          </w:p>
        </w:tc>
        <w:tc>
          <w:tcPr>
            <w:tcW w:w="5911" w:type="dxa"/>
            <w:tcBorders>
              <w:top w:val="single" w:sz="6" w:space="0" w:color="auto"/>
              <w:left w:val="single" w:sz="6" w:space="0" w:color="auto"/>
              <w:bottom w:val="single" w:sz="6" w:space="0" w:color="auto"/>
              <w:right w:val="single" w:sz="6" w:space="0" w:color="auto"/>
            </w:tcBorders>
          </w:tcPr>
          <w:p w14:paraId="1E49930A" w14:textId="77777777" w:rsidR="00F30367" w:rsidRPr="005F1A7A" w:rsidRDefault="00B113DE" w:rsidP="00F30367">
            <w:pPr>
              <w:rPr>
                <w:sz w:val="16"/>
                <w:szCs w:val="16"/>
              </w:rPr>
            </w:pPr>
            <w:r w:rsidRPr="005F1A7A">
              <w:rPr>
                <w:sz w:val="16"/>
                <w:szCs w:val="16"/>
              </w:rPr>
              <w:t>MBORREL4: Update req title, updated content</w:t>
            </w:r>
          </w:p>
        </w:tc>
      </w:tr>
      <w:tr w:rsidR="00F30367" w:rsidRPr="00636855" w14:paraId="11E18476" w14:textId="77777777" w:rsidTr="00F30367">
        <w:trPr>
          <w:trHeight w:val="245"/>
          <w:jc w:val="center"/>
        </w:trPr>
        <w:tc>
          <w:tcPr>
            <w:tcW w:w="1755" w:type="dxa"/>
            <w:tcBorders>
              <w:left w:val="single" w:sz="4" w:space="0" w:color="auto"/>
              <w:right w:val="single" w:sz="4" w:space="0" w:color="auto"/>
            </w:tcBorders>
          </w:tcPr>
          <w:p w14:paraId="523668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6395EE" w14:textId="77777777" w:rsidR="00F30367" w:rsidRPr="005F1A7A" w:rsidRDefault="00B113DE" w:rsidP="00F30367">
            <w:pPr>
              <w:rPr>
                <w:sz w:val="16"/>
                <w:szCs w:val="16"/>
              </w:rPr>
            </w:pPr>
            <w:r w:rsidRPr="005F1A7A">
              <w:rPr>
                <w:sz w:val="16"/>
                <w:szCs w:val="16"/>
              </w:rPr>
              <w:t>SVS-REQ-326498/B-GRPC early theft notification alert</w:t>
            </w:r>
          </w:p>
        </w:tc>
        <w:tc>
          <w:tcPr>
            <w:tcW w:w="5911" w:type="dxa"/>
            <w:tcBorders>
              <w:top w:val="single" w:sz="6" w:space="0" w:color="auto"/>
              <w:left w:val="single" w:sz="6" w:space="0" w:color="auto"/>
              <w:bottom w:val="single" w:sz="6" w:space="0" w:color="auto"/>
              <w:right w:val="single" w:sz="6" w:space="0" w:color="auto"/>
            </w:tcBorders>
          </w:tcPr>
          <w:p w14:paraId="637B726C" w14:textId="77777777" w:rsidR="00F30367" w:rsidRPr="005F1A7A" w:rsidRDefault="00B113DE" w:rsidP="00F30367">
            <w:pPr>
              <w:rPr>
                <w:sz w:val="16"/>
                <w:szCs w:val="16"/>
              </w:rPr>
            </w:pPr>
            <w:r w:rsidRPr="005F1A7A">
              <w:rPr>
                <w:sz w:val="16"/>
                <w:szCs w:val="16"/>
              </w:rPr>
              <w:t>MBORREL4: Updated content</w:t>
            </w:r>
          </w:p>
        </w:tc>
      </w:tr>
      <w:tr w:rsidR="00F30367" w:rsidRPr="00636855" w14:paraId="245313D2" w14:textId="77777777" w:rsidTr="00F30367">
        <w:trPr>
          <w:trHeight w:val="245"/>
          <w:jc w:val="center"/>
        </w:trPr>
        <w:tc>
          <w:tcPr>
            <w:tcW w:w="1755" w:type="dxa"/>
            <w:tcBorders>
              <w:left w:val="single" w:sz="4" w:space="0" w:color="auto"/>
              <w:right w:val="single" w:sz="4" w:space="0" w:color="auto"/>
            </w:tcBorders>
          </w:tcPr>
          <w:p w14:paraId="13A3539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C9E46C" w14:textId="77777777" w:rsidR="00F30367" w:rsidRPr="005F1A7A" w:rsidRDefault="00B113DE" w:rsidP="00F30367">
            <w:pPr>
              <w:rPr>
                <w:sz w:val="16"/>
                <w:szCs w:val="16"/>
              </w:rPr>
            </w:pPr>
            <w:r w:rsidRPr="005F1A7A">
              <w:rPr>
                <w:sz w:val="16"/>
                <w:szCs w:val="16"/>
              </w:rPr>
              <w:t>SVS-REQ-333101/B-Transient retry at SVSServer for all identified GRPC error code</w:t>
            </w:r>
          </w:p>
        </w:tc>
        <w:tc>
          <w:tcPr>
            <w:tcW w:w="5911" w:type="dxa"/>
            <w:tcBorders>
              <w:top w:val="single" w:sz="6" w:space="0" w:color="auto"/>
              <w:left w:val="single" w:sz="6" w:space="0" w:color="auto"/>
              <w:bottom w:val="single" w:sz="6" w:space="0" w:color="auto"/>
              <w:right w:val="single" w:sz="6" w:space="0" w:color="auto"/>
            </w:tcBorders>
          </w:tcPr>
          <w:p w14:paraId="0B4D0204" w14:textId="77777777" w:rsidR="00F30367" w:rsidRPr="005F1A7A" w:rsidRDefault="00B113DE" w:rsidP="00F30367">
            <w:pPr>
              <w:rPr>
                <w:sz w:val="16"/>
                <w:szCs w:val="16"/>
              </w:rPr>
            </w:pPr>
            <w:r w:rsidRPr="005F1A7A">
              <w:rPr>
                <w:sz w:val="16"/>
                <w:szCs w:val="16"/>
              </w:rPr>
              <w:t>MBORREL4: Updated content</w:t>
            </w:r>
          </w:p>
        </w:tc>
      </w:tr>
      <w:tr w:rsidR="00F30367" w:rsidRPr="00636855" w14:paraId="48B76C78" w14:textId="77777777" w:rsidTr="00F30367">
        <w:trPr>
          <w:trHeight w:val="245"/>
          <w:jc w:val="center"/>
        </w:trPr>
        <w:tc>
          <w:tcPr>
            <w:tcW w:w="1755" w:type="dxa"/>
            <w:tcBorders>
              <w:left w:val="single" w:sz="4" w:space="0" w:color="auto"/>
              <w:right w:val="single" w:sz="4" w:space="0" w:color="auto"/>
            </w:tcBorders>
          </w:tcPr>
          <w:p w14:paraId="222C13E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03D8F0" w14:textId="77777777" w:rsidR="00F30367" w:rsidRPr="005F1A7A" w:rsidRDefault="00B113DE" w:rsidP="00F30367">
            <w:pPr>
              <w:rPr>
                <w:sz w:val="16"/>
                <w:szCs w:val="16"/>
              </w:rPr>
            </w:pPr>
            <w:r w:rsidRPr="005F1A7A">
              <w:rPr>
                <w:sz w:val="16"/>
                <w:szCs w:val="16"/>
              </w:rPr>
              <w:t>SVS-REQ-352689/A-SVSServer SVS application storing alerts during out of cellular coverage</w:t>
            </w:r>
          </w:p>
        </w:tc>
        <w:tc>
          <w:tcPr>
            <w:tcW w:w="5911" w:type="dxa"/>
            <w:tcBorders>
              <w:top w:val="single" w:sz="6" w:space="0" w:color="auto"/>
              <w:left w:val="single" w:sz="6" w:space="0" w:color="auto"/>
              <w:bottom w:val="single" w:sz="6" w:space="0" w:color="auto"/>
              <w:right w:val="single" w:sz="6" w:space="0" w:color="auto"/>
            </w:tcBorders>
          </w:tcPr>
          <w:p w14:paraId="7EA6311F" w14:textId="77777777" w:rsidR="00F30367" w:rsidRPr="005F1A7A" w:rsidRDefault="00B113DE" w:rsidP="00F30367">
            <w:pPr>
              <w:rPr>
                <w:sz w:val="16"/>
                <w:szCs w:val="16"/>
              </w:rPr>
            </w:pPr>
            <w:r w:rsidRPr="005F1A7A">
              <w:rPr>
                <w:sz w:val="16"/>
                <w:szCs w:val="16"/>
              </w:rPr>
              <w:t>MBORREL4: New req.</w:t>
            </w:r>
          </w:p>
        </w:tc>
      </w:tr>
      <w:tr w:rsidR="00F30367" w:rsidRPr="00636855" w14:paraId="708FA588" w14:textId="77777777" w:rsidTr="00F30367">
        <w:trPr>
          <w:trHeight w:val="245"/>
          <w:jc w:val="center"/>
        </w:trPr>
        <w:tc>
          <w:tcPr>
            <w:tcW w:w="1755" w:type="dxa"/>
            <w:tcBorders>
              <w:left w:val="single" w:sz="4" w:space="0" w:color="auto"/>
              <w:right w:val="single" w:sz="4" w:space="0" w:color="auto"/>
            </w:tcBorders>
          </w:tcPr>
          <w:p w14:paraId="3FC91B5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2A0FED" w14:textId="77777777" w:rsidR="00F30367" w:rsidRPr="005F1A7A" w:rsidRDefault="00B113DE" w:rsidP="00F30367">
            <w:pPr>
              <w:rPr>
                <w:sz w:val="16"/>
                <w:szCs w:val="16"/>
              </w:rPr>
            </w:pPr>
            <w:r w:rsidRPr="005F1A7A">
              <w:rPr>
                <w:sz w:val="16"/>
                <w:szCs w:val="16"/>
              </w:rPr>
              <w:t>SVS-REQ-352690/A-SVSServer SVS application storing alerts for gRPC retry timeout</w:t>
            </w:r>
          </w:p>
        </w:tc>
        <w:tc>
          <w:tcPr>
            <w:tcW w:w="5911" w:type="dxa"/>
            <w:tcBorders>
              <w:top w:val="single" w:sz="6" w:space="0" w:color="auto"/>
              <w:left w:val="single" w:sz="6" w:space="0" w:color="auto"/>
              <w:bottom w:val="single" w:sz="6" w:space="0" w:color="auto"/>
              <w:right w:val="single" w:sz="6" w:space="0" w:color="auto"/>
            </w:tcBorders>
          </w:tcPr>
          <w:p w14:paraId="65B1C997" w14:textId="77777777" w:rsidR="00F30367" w:rsidRPr="005F1A7A" w:rsidRDefault="00B113DE" w:rsidP="00F30367">
            <w:pPr>
              <w:rPr>
                <w:sz w:val="16"/>
                <w:szCs w:val="16"/>
              </w:rPr>
            </w:pPr>
            <w:r w:rsidRPr="005F1A7A">
              <w:rPr>
                <w:sz w:val="16"/>
                <w:szCs w:val="16"/>
              </w:rPr>
              <w:t>MBORREL4: New req.</w:t>
            </w:r>
          </w:p>
        </w:tc>
      </w:tr>
      <w:tr w:rsidR="00F30367" w:rsidRPr="00636855" w14:paraId="42AB7067" w14:textId="77777777" w:rsidTr="00F30367">
        <w:trPr>
          <w:trHeight w:val="245"/>
          <w:jc w:val="center"/>
        </w:trPr>
        <w:tc>
          <w:tcPr>
            <w:tcW w:w="1755" w:type="dxa"/>
            <w:tcBorders>
              <w:left w:val="single" w:sz="4" w:space="0" w:color="auto"/>
              <w:right w:val="single" w:sz="4" w:space="0" w:color="auto"/>
            </w:tcBorders>
          </w:tcPr>
          <w:p w14:paraId="51CE40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7B1C7D" w14:textId="77777777" w:rsidR="00F30367" w:rsidRPr="005F1A7A" w:rsidRDefault="00B113DE" w:rsidP="00F30367">
            <w:pPr>
              <w:rPr>
                <w:sz w:val="16"/>
                <w:szCs w:val="16"/>
              </w:rPr>
            </w:pPr>
            <w:r w:rsidRPr="005F1A7A">
              <w:rPr>
                <w:sz w:val="16"/>
                <w:szCs w:val="16"/>
              </w:rPr>
              <w:t>SVS-REQ-352691/A-Alert and alert periodic location reports not supported during active eCall</w:t>
            </w:r>
          </w:p>
        </w:tc>
        <w:tc>
          <w:tcPr>
            <w:tcW w:w="5911" w:type="dxa"/>
            <w:tcBorders>
              <w:top w:val="single" w:sz="6" w:space="0" w:color="auto"/>
              <w:left w:val="single" w:sz="6" w:space="0" w:color="auto"/>
              <w:bottom w:val="single" w:sz="6" w:space="0" w:color="auto"/>
              <w:right w:val="single" w:sz="6" w:space="0" w:color="auto"/>
            </w:tcBorders>
          </w:tcPr>
          <w:p w14:paraId="3E00E058" w14:textId="77777777" w:rsidR="00F30367" w:rsidRPr="005F1A7A" w:rsidRDefault="00B113DE" w:rsidP="00F30367">
            <w:pPr>
              <w:rPr>
                <w:sz w:val="16"/>
                <w:szCs w:val="16"/>
              </w:rPr>
            </w:pPr>
            <w:r w:rsidRPr="005F1A7A">
              <w:rPr>
                <w:sz w:val="16"/>
                <w:szCs w:val="16"/>
              </w:rPr>
              <w:t>MBORREL4: New req.</w:t>
            </w:r>
          </w:p>
        </w:tc>
      </w:tr>
      <w:tr w:rsidR="00F30367" w:rsidRPr="00636855" w14:paraId="5682022A" w14:textId="77777777" w:rsidTr="00F30367">
        <w:trPr>
          <w:trHeight w:val="245"/>
          <w:jc w:val="center"/>
        </w:trPr>
        <w:tc>
          <w:tcPr>
            <w:tcW w:w="1755" w:type="dxa"/>
            <w:tcBorders>
              <w:left w:val="single" w:sz="4" w:space="0" w:color="auto"/>
              <w:right w:val="single" w:sz="4" w:space="0" w:color="auto"/>
            </w:tcBorders>
          </w:tcPr>
          <w:p w14:paraId="4603F07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2DD9C8" w14:textId="77777777" w:rsidR="00F30367" w:rsidRPr="005F1A7A" w:rsidRDefault="00B113DE" w:rsidP="00F30367">
            <w:pPr>
              <w:rPr>
                <w:sz w:val="16"/>
                <w:szCs w:val="16"/>
              </w:rPr>
            </w:pPr>
            <w:r w:rsidRPr="005F1A7A">
              <w:rPr>
                <w:sz w:val="16"/>
                <w:szCs w:val="16"/>
              </w:rPr>
              <w:t>SVS-REQ-353206/A-Stored alerts and alert periodic location reports after eCall complete</w:t>
            </w:r>
          </w:p>
        </w:tc>
        <w:tc>
          <w:tcPr>
            <w:tcW w:w="5911" w:type="dxa"/>
            <w:tcBorders>
              <w:top w:val="single" w:sz="6" w:space="0" w:color="auto"/>
              <w:left w:val="single" w:sz="6" w:space="0" w:color="auto"/>
              <w:bottom w:val="single" w:sz="6" w:space="0" w:color="auto"/>
              <w:right w:val="single" w:sz="6" w:space="0" w:color="auto"/>
            </w:tcBorders>
          </w:tcPr>
          <w:p w14:paraId="1A08967D" w14:textId="77777777" w:rsidR="00F30367" w:rsidRPr="005F1A7A" w:rsidRDefault="00B113DE" w:rsidP="00F30367">
            <w:pPr>
              <w:rPr>
                <w:sz w:val="16"/>
                <w:szCs w:val="16"/>
              </w:rPr>
            </w:pPr>
            <w:r w:rsidRPr="005F1A7A">
              <w:rPr>
                <w:sz w:val="16"/>
                <w:szCs w:val="16"/>
              </w:rPr>
              <w:t>MBORREL4: New req.</w:t>
            </w:r>
          </w:p>
        </w:tc>
      </w:tr>
      <w:tr w:rsidR="00F30367" w:rsidRPr="00636855" w14:paraId="3704F5D1" w14:textId="77777777" w:rsidTr="00F30367">
        <w:trPr>
          <w:trHeight w:val="245"/>
          <w:jc w:val="center"/>
        </w:trPr>
        <w:tc>
          <w:tcPr>
            <w:tcW w:w="1755" w:type="dxa"/>
            <w:tcBorders>
              <w:left w:val="single" w:sz="4" w:space="0" w:color="auto"/>
              <w:right w:val="single" w:sz="4" w:space="0" w:color="auto"/>
            </w:tcBorders>
          </w:tcPr>
          <w:p w14:paraId="5499ED6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359B0E" w14:textId="77777777" w:rsidR="00F30367" w:rsidRPr="005F1A7A" w:rsidRDefault="00B113DE" w:rsidP="00F30367">
            <w:pPr>
              <w:rPr>
                <w:sz w:val="16"/>
                <w:szCs w:val="16"/>
              </w:rPr>
            </w:pPr>
            <w:r w:rsidRPr="005F1A7A">
              <w:rPr>
                <w:sz w:val="16"/>
                <w:szCs w:val="16"/>
              </w:rPr>
              <w:t>SVS-REQ-352692/A-Store alert till GRPC communication required to be established</w:t>
            </w:r>
          </w:p>
        </w:tc>
        <w:tc>
          <w:tcPr>
            <w:tcW w:w="5911" w:type="dxa"/>
            <w:tcBorders>
              <w:top w:val="single" w:sz="6" w:space="0" w:color="auto"/>
              <w:left w:val="single" w:sz="6" w:space="0" w:color="auto"/>
              <w:bottom w:val="single" w:sz="6" w:space="0" w:color="auto"/>
              <w:right w:val="single" w:sz="6" w:space="0" w:color="auto"/>
            </w:tcBorders>
          </w:tcPr>
          <w:p w14:paraId="138A2D9F" w14:textId="77777777" w:rsidR="00F30367" w:rsidRPr="005F1A7A" w:rsidRDefault="00B113DE" w:rsidP="00F30367">
            <w:pPr>
              <w:rPr>
                <w:sz w:val="16"/>
                <w:szCs w:val="16"/>
              </w:rPr>
            </w:pPr>
            <w:r w:rsidRPr="005F1A7A">
              <w:rPr>
                <w:sz w:val="16"/>
                <w:szCs w:val="16"/>
              </w:rPr>
              <w:t>MBORREL4: New req.</w:t>
            </w:r>
          </w:p>
        </w:tc>
      </w:tr>
      <w:tr w:rsidR="00F30367" w:rsidRPr="00636855" w14:paraId="549A35C5" w14:textId="77777777" w:rsidTr="00F30367">
        <w:trPr>
          <w:trHeight w:val="245"/>
          <w:jc w:val="center"/>
        </w:trPr>
        <w:tc>
          <w:tcPr>
            <w:tcW w:w="1755" w:type="dxa"/>
            <w:tcBorders>
              <w:left w:val="single" w:sz="4" w:space="0" w:color="auto"/>
              <w:right w:val="single" w:sz="4" w:space="0" w:color="auto"/>
            </w:tcBorders>
          </w:tcPr>
          <w:p w14:paraId="5457309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EFC648" w14:textId="77777777" w:rsidR="00F30367" w:rsidRPr="005F1A7A" w:rsidRDefault="00B113DE" w:rsidP="00F30367">
            <w:pPr>
              <w:rPr>
                <w:sz w:val="16"/>
                <w:szCs w:val="16"/>
              </w:rPr>
            </w:pPr>
            <w:r w:rsidRPr="005F1A7A">
              <w:rPr>
                <w:sz w:val="16"/>
                <w:szCs w:val="16"/>
              </w:rPr>
              <w:t>SVS-REQ-352693/A-SVSServer SVS application stored alerts when Theft Mode is Active</w:t>
            </w:r>
          </w:p>
        </w:tc>
        <w:tc>
          <w:tcPr>
            <w:tcW w:w="5911" w:type="dxa"/>
            <w:tcBorders>
              <w:top w:val="single" w:sz="6" w:space="0" w:color="auto"/>
              <w:left w:val="single" w:sz="6" w:space="0" w:color="auto"/>
              <w:bottom w:val="single" w:sz="6" w:space="0" w:color="auto"/>
              <w:right w:val="single" w:sz="6" w:space="0" w:color="auto"/>
            </w:tcBorders>
          </w:tcPr>
          <w:p w14:paraId="1C967F31" w14:textId="77777777" w:rsidR="00F30367" w:rsidRPr="005F1A7A" w:rsidRDefault="00B113DE" w:rsidP="00F30367">
            <w:pPr>
              <w:rPr>
                <w:sz w:val="16"/>
                <w:szCs w:val="16"/>
              </w:rPr>
            </w:pPr>
            <w:r w:rsidRPr="005F1A7A">
              <w:rPr>
                <w:sz w:val="16"/>
                <w:szCs w:val="16"/>
              </w:rPr>
              <w:t>MBORREL4: New req.</w:t>
            </w:r>
          </w:p>
        </w:tc>
      </w:tr>
      <w:tr w:rsidR="00F30367" w:rsidRPr="00636855" w14:paraId="6606C88F" w14:textId="77777777" w:rsidTr="00F30367">
        <w:trPr>
          <w:trHeight w:val="245"/>
          <w:jc w:val="center"/>
        </w:trPr>
        <w:tc>
          <w:tcPr>
            <w:tcW w:w="1755" w:type="dxa"/>
            <w:tcBorders>
              <w:left w:val="single" w:sz="4" w:space="0" w:color="auto"/>
              <w:right w:val="single" w:sz="4" w:space="0" w:color="auto"/>
            </w:tcBorders>
          </w:tcPr>
          <w:p w14:paraId="3B0D9E8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87AAB0" w14:textId="77777777" w:rsidR="00F30367" w:rsidRPr="005F1A7A" w:rsidRDefault="00B113DE" w:rsidP="00F30367">
            <w:pPr>
              <w:rPr>
                <w:sz w:val="16"/>
                <w:szCs w:val="16"/>
              </w:rPr>
            </w:pPr>
            <w:r w:rsidRPr="005F1A7A">
              <w:rPr>
                <w:sz w:val="16"/>
                <w:szCs w:val="16"/>
              </w:rPr>
              <w:t>SVS-REQ-352694/A-Stored Alerts Message Content</w:t>
            </w:r>
          </w:p>
        </w:tc>
        <w:tc>
          <w:tcPr>
            <w:tcW w:w="5911" w:type="dxa"/>
            <w:tcBorders>
              <w:top w:val="single" w:sz="6" w:space="0" w:color="auto"/>
              <w:left w:val="single" w:sz="6" w:space="0" w:color="auto"/>
              <w:bottom w:val="single" w:sz="6" w:space="0" w:color="auto"/>
              <w:right w:val="single" w:sz="6" w:space="0" w:color="auto"/>
            </w:tcBorders>
          </w:tcPr>
          <w:p w14:paraId="33ABEF44" w14:textId="77777777" w:rsidR="00F30367" w:rsidRPr="005F1A7A" w:rsidRDefault="00B113DE" w:rsidP="00F30367">
            <w:pPr>
              <w:rPr>
                <w:sz w:val="16"/>
                <w:szCs w:val="16"/>
              </w:rPr>
            </w:pPr>
            <w:r w:rsidRPr="005F1A7A">
              <w:rPr>
                <w:sz w:val="16"/>
                <w:szCs w:val="16"/>
              </w:rPr>
              <w:t>MBORREL4: New req.</w:t>
            </w:r>
          </w:p>
        </w:tc>
      </w:tr>
      <w:tr w:rsidR="00F30367" w:rsidRPr="00636855" w14:paraId="6E068ADB" w14:textId="77777777" w:rsidTr="00F30367">
        <w:trPr>
          <w:trHeight w:val="245"/>
          <w:jc w:val="center"/>
        </w:trPr>
        <w:tc>
          <w:tcPr>
            <w:tcW w:w="1755" w:type="dxa"/>
            <w:tcBorders>
              <w:left w:val="single" w:sz="4" w:space="0" w:color="auto"/>
              <w:right w:val="single" w:sz="4" w:space="0" w:color="auto"/>
            </w:tcBorders>
          </w:tcPr>
          <w:p w14:paraId="2D49136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794C9F" w14:textId="77777777" w:rsidR="00F30367" w:rsidRPr="005F1A7A" w:rsidRDefault="00B113DE" w:rsidP="00F30367">
            <w:pPr>
              <w:rPr>
                <w:sz w:val="16"/>
                <w:szCs w:val="16"/>
              </w:rPr>
            </w:pPr>
            <w:r w:rsidRPr="005F1A7A">
              <w:rPr>
                <w:sz w:val="16"/>
                <w:szCs w:val="16"/>
              </w:rPr>
              <w:t>SVS-REQ-352695/A-SVSServer SVS Application storing Alert Periodic Vehicle Location Data Message</w:t>
            </w:r>
          </w:p>
        </w:tc>
        <w:tc>
          <w:tcPr>
            <w:tcW w:w="5911" w:type="dxa"/>
            <w:tcBorders>
              <w:top w:val="single" w:sz="6" w:space="0" w:color="auto"/>
              <w:left w:val="single" w:sz="6" w:space="0" w:color="auto"/>
              <w:bottom w:val="single" w:sz="6" w:space="0" w:color="auto"/>
              <w:right w:val="single" w:sz="6" w:space="0" w:color="auto"/>
            </w:tcBorders>
          </w:tcPr>
          <w:p w14:paraId="337D6E8B" w14:textId="77777777" w:rsidR="00F30367" w:rsidRPr="005F1A7A" w:rsidRDefault="00B113DE" w:rsidP="00F30367">
            <w:pPr>
              <w:rPr>
                <w:sz w:val="16"/>
                <w:szCs w:val="16"/>
              </w:rPr>
            </w:pPr>
            <w:r w:rsidRPr="005F1A7A">
              <w:rPr>
                <w:sz w:val="16"/>
                <w:szCs w:val="16"/>
              </w:rPr>
              <w:t>MBORREL4: New req.</w:t>
            </w:r>
          </w:p>
        </w:tc>
      </w:tr>
      <w:tr w:rsidR="00F30367" w:rsidRPr="00636855" w14:paraId="748DDD61" w14:textId="77777777" w:rsidTr="00F30367">
        <w:trPr>
          <w:trHeight w:val="245"/>
          <w:jc w:val="center"/>
        </w:trPr>
        <w:tc>
          <w:tcPr>
            <w:tcW w:w="1755" w:type="dxa"/>
            <w:tcBorders>
              <w:left w:val="single" w:sz="4" w:space="0" w:color="auto"/>
              <w:right w:val="single" w:sz="4" w:space="0" w:color="auto"/>
            </w:tcBorders>
          </w:tcPr>
          <w:p w14:paraId="0C09F4E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046FB8" w14:textId="77777777" w:rsidR="00F30367" w:rsidRPr="005F1A7A" w:rsidRDefault="00B113DE" w:rsidP="00F30367">
            <w:pPr>
              <w:rPr>
                <w:sz w:val="16"/>
                <w:szCs w:val="16"/>
              </w:rPr>
            </w:pPr>
            <w:r w:rsidRPr="005F1A7A">
              <w:rPr>
                <w:sz w:val="16"/>
                <w:szCs w:val="16"/>
              </w:rPr>
              <w:t>SVS-REQ-353207/A-SVSServer not deleting stored alerts and alert periodic location reports</w:t>
            </w:r>
          </w:p>
        </w:tc>
        <w:tc>
          <w:tcPr>
            <w:tcW w:w="5911" w:type="dxa"/>
            <w:tcBorders>
              <w:top w:val="single" w:sz="6" w:space="0" w:color="auto"/>
              <w:left w:val="single" w:sz="6" w:space="0" w:color="auto"/>
              <w:bottom w:val="single" w:sz="6" w:space="0" w:color="auto"/>
              <w:right w:val="single" w:sz="6" w:space="0" w:color="auto"/>
            </w:tcBorders>
          </w:tcPr>
          <w:p w14:paraId="463EDC15" w14:textId="77777777" w:rsidR="00F30367" w:rsidRPr="005F1A7A" w:rsidRDefault="00B113DE" w:rsidP="00F30367">
            <w:pPr>
              <w:rPr>
                <w:sz w:val="16"/>
                <w:szCs w:val="16"/>
              </w:rPr>
            </w:pPr>
            <w:r w:rsidRPr="005F1A7A">
              <w:rPr>
                <w:sz w:val="16"/>
                <w:szCs w:val="16"/>
              </w:rPr>
              <w:t>MBORREL4: New req.</w:t>
            </w:r>
          </w:p>
        </w:tc>
      </w:tr>
      <w:tr w:rsidR="00F30367" w:rsidRPr="00636855" w14:paraId="4B5D8994" w14:textId="77777777" w:rsidTr="00F30367">
        <w:trPr>
          <w:trHeight w:val="245"/>
          <w:jc w:val="center"/>
        </w:trPr>
        <w:tc>
          <w:tcPr>
            <w:tcW w:w="1755" w:type="dxa"/>
            <w:tcBorders>
              <w:left w:val="single" w:sz="4" w:space="0" w:color="auto"/>
              <w:right w:val="single" w:sz="4" w:space="0" w:color="auto"/>
            </w:tcBorders>
          </w:tcPr>
          <w:p w14:paraId="0172C49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EC42CD" w14:textId="77777777" w:rsidR="00F30367" w:rsidRPr="005F1A7A" w:rsidRDefault="00B113DE" w:rsidP="00F30367">
            <w:pPr>
              <w:rPr>
                <w:sz w:val="16"/>
                <w:szCs w:val="16"/>
              </w:rPr>
            </w:pPr>
            <w:r w:rsidRPr="005F1A7A">
              <w:rPr>
                <w:sz w:val="16"/>
                <w:szCs w:val="16"/>
              </w:rPr>
              <w:t>SVS-REQ-320189/C-Message Payload for Alerts</w:t>
            </w:r>
          </w:p>
        </w:tc>
        <w:tc>
          <w:tcPr>
            <w:tcW w:w="5911" w:type="dxa"/>
            <w:tcBorders>
              <w:top w:val="single" w:sz="6" w:space="0" w:color="auto"/>
              <w:left w:val="single" w:sz="6" w:space="0" w:color="auto"/>
              <w:bottom w:val="single" w:sz="6" w:space="0" w:color="auto"/>
              <w:right w:val="single" w:sz="6" w:space="0" w:color="auto"/>
            </w:tcBorders>
          </w:tcPr>
          <w:p w14:paraId="44CB6E91" w14:textId="77777777" w:rsidR="00F30367" w:rsidRPr="005F1A7A" w:rsidRDefault="00B113DE" w:rsidP="00F30367">
            <w:pPr>
              <w:rPr>
                <w:sz w:val="16"/>
                <w:szCs w:val="16"/>
              </w:rPr>
            </w:pPr>
            <w:r w:rsidRPr="005F1A7A">
              <w:rPr>
                <w:sz w:val="16"/>
                <w:szCs w:val="16"/>
              </w:rPr>
              <w:t>MBORREL4: Updated table</w:t>
            </w:r>
          </w:p>
        </w:tc>
      </w:tr>
      <w:tr w:rsidR="00F30367" w:rsidRPr="00636855" w14:paraId="2BB92474" w14:textId="77777777" w:rsidTr="00F30367">
        <w:trPr>
          <w:trHeight w:val="245"/>
          <w:jc w:val="center"/>
        </w:trPr>
        <w:tc>
          <w:tcPr>
            <w:tcW w:w="1755" w:type="dxa"/>
            <w:tcBorders>
              <w:left w:val="single" w:sz="4" w:space="0" w:color="auto"/>
              <w:right w:val="single" w:sz="4" w:space="0" w:color="auto"/>
            </w:tcBorders>
          </w:tcPr>
          <w:p w14:paraId="5E73CD4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9706D2" w14:textId="77777777" w:rsidR="00F30367" w:rsidRPr="005F1A7A" w:rsidRDefault="00B113DE" w:rsidP="00F30367">
            <w:pPr>
              <w:rPr>
                <w:sz w:val="16"/>
                <w:szCs w:val="16"/>
              </w:rPr>
            </w:pPr>
            <w:r w:rsidRPr="005F1A7A">
              <w:rPr>
                <w:sz w:val="16"/>
                <w:szCs w:val="16"/>
              </w:rPr>
              <w:t>SVS-REQ-325761/C-Vehicle location data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0BED5A98" w14:textId="77777777" w:rsidR="00F30367" w:rsidRPr="005F1A7A" w:rsidRDefault="00B113DE" w:rsidP="00F30367">
            <w:pPr>
              <w:rPr>
                <w:sz w:val="16"/>
                <w:szCs w:val="16"/>
              </w:rPr>
            </w:pPr>
            <w:r w:rsidRPr="005F1A7A">
              <w:rPr>
                <w:sz w:val="16"/>
                <w:szCs w:val="16"/>
              </w:rPr>
              <w:t>MBORREL4: Updated content</w:t>
            </w:r>
          </w:p>
        </w:tc>
      </w:tr>
      <w:tr w:rsidR="00F30367" w:rsidRPr="00636855" w14:paraId="19A3BF4D" w14:textId="77777777" w:rsidTr="00F30367">
        <w:trPr>
          <w:trHeight w:val="245"/>
          <w:jc w:val="center"/>
        </w:trPr>
        <w:tc>
          <w:tcPr>
            <w:tcW w:w="1755" w:type="dxa"/>
            <w:tcBorders>
              <w:left w:val="single" w:sz="4" w:space="0" w:color="auto"/>
              <w:right w:val="single" w:sz="4" w:space="0" w:color="auto"/>
            </w:tcBorders>
          </w:tcPr>
          <w:p w14:paraId="78B8488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C48EA8" w14:textId="77777777" w:rsidR="00F30367" w:rsidRPr="005F1A7A" w:rsidRDefault="00B113DE" w:rsidP="00F30367">
            <w:pPr>
              <w:rPr>
                <w:sz w:val="16"/>
                <w:szCs w:val="16"/>
              </w:rPr>
            </w:pPr>
            <w:r w:rsidRPr="005F1A7A">
              <w:rPr>
                <w:sz w:val="16"/>
                <w:szCs w:val="16"/>
              </w:rPr>
              <w:t>SVS-REQ-328990/B-Periodic vehicle location data for GRPC alerts</w:t>
            </w:r>
          </w:p>
        </w:tc>
        <w:tc>
          <w:tcPr>
            <w:tcW w:w="5911" w:type="dxa"/>
            <w:tcBorders>
              <w:top w:val="single" w:sz="6" w:space="0" w:color="auto"/>
              <w:left w:val="single" w:sz="6" w:space="0" w:color="auto"/>
              <w:bottom w:val="single" w:sz="6" w:space="0" w:color="auto"/>
              <w:right w:val="single" w:sz="6" w:space="0" w:color="auto"/>
            </w:tcBorders>
          </w:tcPr>
          <w:p w14:paraId="1FA1B4DA" w14:textId="77777777" w:rsidR="00F30367" w:rsidRPr="005F1A7A" w:rsidRDefault="00B113DE" w:rsidP="00F30367">
            <w:pPr>
              <w:rPr>
                <w:sz w:val="16"/>
                <w:szCs w:val="16"/>
              </w:rPr>
            </w:pPr>
            <w:r w:rsidRPr="005F1A7A">
              <w:rPr>
                <w:sz w:val="16"/>
                <w:szCs w:val="16"/>
              </w:rPr>
              <w:t>MBORREL4: Updated content</w:t>
            </w:r>
          </w:p>
        </w:tc>
      </w:tr>
      <w:tr w:rsidR="00F30367" w:rsidRPr="00636855" w14:paraId="13939585" w14:textId="77777777" w:rsidTr="00F30367">
        <w:trPr>
          <w:trHeight w:val="245"/>
          <w:jc w:val="center"/>
        </w:trPr>
        <w:tc>
          <w:tcPr>
            <w:tcW w:w="1755" w:type="dxa"/>
            <w:tcBorders>
              <w:left w:val="single" w:sz="4" w:space="0" w:color="auto"/>
              <w:right w:val="single" w:sz="4" w:space="0" w:color="auto"/>
            </w:tcBorders>
          </w:tcPr>
          <w:p w14:paraId="39EEB7F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14C4D8" w14:textId="77777777" w:rsidR="00F30367" w:rsidRPr="005F1A7A" w:rsidRDefault="00B113DE" w:rsidP="00F30367">
            <w:pPr>
              <w:rPr>
                <w:sz w:val="16"/>
                <w:szCs w:val="16"/>
              </w:rPr>
            </w:pPr>
            <w:r w:rsidRPr="005F1A7A">
              <w:rPr>
                <w:sz w:val="16"/>
                <w:szCs w:val="16"/>
              </w:rPr>
              <w:t>SVS-REQ-329640/B-Stopping Periodic vehicle location data message on SVS_ALERT_LOC_DATA Deactivate</w:t>
            </w:r>
          </w:p>
        </w:tc>
        <w:tc>
          <w:tcPr>
            <w:tcW w:w="5911" w:type="dxa"/>
            <w:tcBorders>
              <w:top w:val="single" w:sz="6" w:space="0" w:color="auto"/>
              <w:left w:val="single" w:sz="6" w:space="0" w:color="auto"/>
              <w:bottom w:val="single" w:sz="6" w:space="0" w:color="auto"/>
              <w:right w:val="single" w:sz="6" w:space="0" w:color="auto"/>
            </w:tcBorders>
          </w:tcPr>
          <w:p w14:paraId="35D04FD6" w14:textId="77777777" w:rsidR="00F30367" w:rsidRPr="005F1A7A" w:rsidRDefault="00B113DE" w:rsidP="00F30367">
            <w:pPr>
              <w:rPr>
                <w:sz w:val="16"/>
                <w:szCs w:val="16"/>
              </w:rPr>
            </w:pPr>
            <w:r w:rsidRPr="005F1A7A">
              <w:rPr>
                <w:sz w:val="16"/>
                <w:szCs w:val="16"/>
              </w:rPr>
              <w:t>MBORREL4: Updated content</w:t>
            </w:r>
          </w:p>
        </w:tc>
      </w:tr>
      <w:tr w:rsidR="00F30367" w:rsidRPr="00636855" w14:paraId="73C0EDB1" w14:textId="77777777" w:rsidTr="00F30367">
        <w:trPr>
          <w:trHeight w:val="245"/>
          <w:jc w:val="center"/>
        </w:trPr>
        <w:tc>
          <w:tcPr>
            <w:tcW w:w="1755" w:type="dxa"/>
            <w:tcBorders>
              <w:left w:val="single" w:sz="4" w:space="0" w:color="auto"/>
              <w:right w:val="single" w:sz="4" w:space="0" w:color="auto"/>
            </w:tcBorders>
          </w:tcPr>
          <w:p w14:paraId="1FDBBB7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B30417" w14:textId="77777777" w:rsidR="00F30367" w:rsidRPr="005F1A7A" w:rsidRDefault="00B113DE" w:rsidP="00F30367">
            <w:pPr>
              <w:rPr>
                <w:sz w:val="16"/>
                <w:szCs w:val="16"/>
              </w:rPr>
            </w:pPr>
            <w:r w:rsidRPr="005F1A7A">
              <w:rPr>
                <w:sz w:val="16"/>
                <w:szCs w:val="16"/>
              </w:rPr>
              <w:t>SVS-REQ-353208/A-SVSOffBoardClient updating the SVS_ALERT_LOC_DATA with new Period and Count values</w:t>
            </w:r>
          </w:p>
        </w:tc>
        <w:tc>
          <w:tcPr>
            <w:tcW w:w="5911" w:type="dxa"/>
            <w:tcBorders>
              <w:top w:val="single" w:sz="6" w:space="0" w:color="auto"/>
              <w:left w:val="single" w:sz="6" w:space="0" w:color="auto"/>
              <w:bottom w:val="single" w:sz="6" w:space="0" w:color="auto"/>
              <w:right w:val="single" w:sz="6" w:space="0" w:color="auto"/>
            </w:tcBorders>
          </w:tcPr>
          <w:p w14:paraId="2DB0D3FA" w14:textId="77777777" w:rsidR="00F30367" w:rsidRPr="005F1A7A" w:rsidRDefault="00B113DE" w:rsidP="00F30367">
            <w:pPr>
              <w:rPr>
                <w:sz w:val="16"/>
                <w:szCs w:val="16"/>
              </w:rPr>
            </w:pPr>
            <w:r w:rsidRPr="005F1A7A">
              <w:rPr>
                <w:sz w:val="16"/>
                <w:szCs w:val="16"/>
              </w:rPr>
              <w:t>MBORREL4: New req.</w:t>
            </w:r>
          </w:p>
        </w:tc>
      </w:tr>
      <w:tr w:rsidR="00F30367" w:rsidRPr="00636855" w14:paraId="62DA047C" w14:textId="77777777" w:rsidTr="00F30367">
        <w:trPr>
          <w:trHeight w:val="245"/>
          <w:jc w:val="center"/>
        </w:trPr>
        <w:tc>
          <w:tcPr>
            <w:tcW w:w="1755" w:type="dxa"/>
            <w:tcBorders>
              <w:left w:val="single" w:sz="4" w:space="0" w:color="auto"/>
              <w:right w:val="single" w:sz="4" w:space="0" w:color="auto"/>
            </w:tcBorders>
          </w:tcPr>
          <w:p w14:paraId="4B6B914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B0C22E" w14:textId="77777777" w:rsidR="00F30367" w:rsidRPr="005F1A7A" w:rsidRDefault="00B113DE" w:rsidP="00F30367">
            <w:pPr>
              <w:rPr>
                <w:sz w:val="16"/>
                <w:szCs w:val="16"/>
              </w:rPr>
            </w:pPr>
            <w:r w:rsidRPr="005F1A7A">
              <w:rPr>
                <w:sz w:val="16"/>
                <w:szCs w:val="16"/>
              </w:rPr>
              <w:t>SVS-REQ-328994/B-GRPC concurrent multiple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30164ECE" w14:textId="77777777" w:rsidR="00F30367" w:rsidRPr="005F1A7A" w:rsidRDefault="00B113DE" w:rsidP="00F30367">
            <w:pPr>
              <w:rPr>
                <w:sz w:val="16"/>
                <w:szCs w:val="16"/>
              </w:rPr>
            </w:pPr>
            <w:r w:rsidRPr="005F1A7A">
              <w:rPr>
                <w:sz w:val="16"/>
                <w:szCs w:val="16"/>
              </w:rPr>
              <w:t>MBORREL4: Updated content</w:t>
            </w:r>
          </w:p>
        </w:tc>
      </w:tr>
      <w:tr w:rsidR="00F30367" w:rsidRPr="00636855" w14:paraId="6EEF7AC0" w14:textId="77777777" w:rsidTr="00F30367">
        <w:trPr>
          <w:trHeight w:val="245"/>
          <w:jc w:val="center"/>
        </w:trPr>
        <w:tc>
          <w:tcPr>
            <w:tcW w:w="1755" w:type="dxa"/>
            <w:tcBorders>
              <w:left w:val="single" w:sz="4" w:space="0" w:color="auto"/>
              <w:right w:val="single" w:sz="4" w:space="0" w:color="auto"/>
            </w:tcBorders>
          </w:tcPr>
          <w:p w14:paraId="60EAE61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8A8A94" w14:textId="77777777" w:rsidR="00F30367" w:rsidRPr="005F1A7A" w:rsidRDefault="00B113DE" w:rsidP="00F30367">
            <w:pPr>
              <w:rPr>
                <w:sz w:val="16"/>
                <w:szCs w:val="16"/>
              </w:rPr>
            </w:pPr>
            <w:r w:rsidRPr="005F1A7A">
              <w:rPr>
                <w:sz w:val="16"/>
                <w:szCs w:val="16"/>
              </w:rPr>
              <w:t>SVS-REQ-352774/A-Updating SVS_ALERT_LOC DATA DID for new alerts</w:t>
            </w:r>
          </w:p>
        </w:tc>
        <w:tc>
          <w:tcPr>
            <w:tcW w:w="5911" w:type="dxa"/>
            <w:tcBorders>
              <w:top w:val="single" w:sz="6" w:space="0" w:color="auto"/>
              <w:left w:val="single" w:sz="6" w:space="0" w:color="auto"/>
              <w:bottom w:val="single" w:sz="6" w:space="0" w:color="auto"/>
              <w:right w:val="single" w:sz="6" w:space="0" w:color="auto"/>
            </w:tcBorders>
          </w:tcPr>
          <w:p w14:paraId="13F31168" w14:textId="77777777" w:rsidR="00F30367" w:rsidRPr="005F1A7A" w:rsidRDefault="00B113DE" w:rsidP="00F30367">
            <w:pPr>
              <w:rPr>
                <w:sz w:val="16"/>
                <w:szCs w:val="16"/>
              </w:rPr>
            </w:pPr>
            <w:r w:rsidRPr="005F1A7A">
              <w:rPr>
                <w:sz w:val="16"/>
                <w:szCs w:val="16"/>
              </w:rPr>
              <w:t>MBORREL4: New req.</w:t>
            </w:r>
          </w:p>
        </w:tc>
      </w:tr>
      <w:tr w:rsidR="00F30367" w:rsidRPr="00636855" w14:paraId="0DEA9660" w14:textId="77777777" w:rsidTr="00F30367">
        <w:trPr>
          <w:trHeight w:val="245"/>
          <w:jc w:val="center"/>
        </w:trPr>
        <w:tc>
          <w:tcPr>
            <w:tcW w:w="1755" w:type="dxa"/>
            <w:tcBorders>
              <w:left w:val="single" w:sz="4" w:space="0" w:color="auto"/>
              <w:right w:val="single" w:sz="4" w:space="0" w:color="auto"/>
            </w:tcBorders>
          </w:tcPr>
          <w:p w14:paraId="74450BE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E5F249" w14:textId="77777777" w:rsidR="00F30367" w:rsidRPr="005F1A7A" w:rsidRDefault="00B113DE" w:rsidP="00F30367">
            <w:pPr>
              <w:rPr>
                <w:sz w:val="16"/>
                <w:szCs w:val="16"/>
              </w:rPr>
            </w:pPr>
            <w:r w:rsidRPr="005F1A7A">
              <w:rPr>
                <w:sz w:val="16"/>
                <w:szCs w:val="16"/>
              </w:rPr>
              <w:t>SVS-REQ-352776/A-SVS Location Collection upon Alert Trigger while Main Battery connected and NOT in “Theft Mode”</w:t>
            </w:r>
          </w:p>
        </w:tc>
        <w:tc>
          <w:tcPr>
            <w:tcW w:w="5911" w:type="dxa"/>
            <w:tcBorders>
              <w:top w:val="single" w:sz="6" w:space="0" w:color="auto"/>
              <w:left w:val="single" w:sz="6" w:space="0" w:color="auto"/>
              <w:bottom w:val="single" w:sz="6" w:space="0" w:color="auto"/>
              <w:right w:val="single" w:sz="6" w:space="0" w:color="auto"/>
            </w:tcBorders>
          </w:tcPr>
          <w:p w14:paraId="6B8CA6DE" w14:textId="77777777" w:rsidR="00F30367" w:rsidRPr="005F1A7A" w:rsidRDefault="00B113DE" w:rsidP="00F30367">
            <w:pPr>
              <w:rPr>
                <w:sz w:val="16"/>
                <w:szCs w:val="16"/>
              </w:rPr>
            </w:pPr>
            <w:r w:rsidRPr="005F1A7A">
              <w:rPr>
                <w:sz w:val="16"/>
                <w:szCs w:val="16"/>
              </w:rPr>
              <w:t>MBORREL4: New req.</w:t>
            </w:r>
          </w:p>
        </w:tc>
      </w:tr>
      <w:tr w:rsidR="00F30367" w:rsidRPr="00636855" w14:paraId="5451D32A" w14:textId="77777777" w:rsidTr="00F30367">
        <w:trPr>
          <w:trHeight w:val="245"/>
          <w:jc w:val="center"/>
        </w:trPr>
        <w:tc>
          <w:tcPr>
            <w:tcW w:w="1755" w:type="dxa"/>
            <w:tcBorders>
              <w:left w:val="single" w:sz="4" w:space="0" w:color="auto"/>
              <w:right w:val="single" w:sz="4" w:space="0" w:color="auto"/>
            </w:tcBorders>
          </w:tcPr>
          <w:p w14:paraId="7B97A0E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05FCA5" w14:textId="77777777" w:rsidR="00F30367" w:rsidRPr="005F1A7A" w:rsidRDefault="00B113DE" w:rsidP="00F30367">
            <w:pPr>
              <w:rPr>
                <w:sz w:val="16"/>
                <w:szCs w:val="16"/>
              </w:rPr>
            </w:pPr>
            <w:r w:rsidRPr="005F1A7A">
              <w:rPr>
                <w:sz w:val="16"/>
                <w:szCs w:val="16"/>
              </w:rPr>
              <w:t>SVS-REQ-352777/A-SVS Location Collection upon Alert Trigger while BUB engaged and NOT in “Theft Mode”</w:t>
            </w:r>
          </w:p>
        </w:tc>
        <w:tc>
          <w:tcPr>
            <w:tcW w:w="5911" w:type="dxa"/>
            <w:tcBorders>
              <w:top w:val="single" w:sz="6" w:space="0" w:color="auto"/>
              <w:left w:val="single" w:sz="6" w:space="0" w:color="auto"/>
              <w:bottom w:val="single" w:sz="6" w:space="0" w:color="auto"/>
              <w:right w:val="single" w:sz="6" w:space="0" w:color="auto"/>
            </w:tcBorders>
          </w:tcPr>
          <w:p w14:paraId="17B9F752" w14:textId="77777777" w:rsidR="00F30367" w:rsidRPr="005F1A7A" w:rsidRDefault="00B113DE" w:rsidP="00F30367">
            <w:pPr>
              <w:rPr>
                <w:sz w:val="16"/>
                <w:szCs w:val="16"/>
              </w:rPr>
            </w:pPr>
            <w:r w:rsidRPr="005F1A7A">
              <w:rPr>
                <w:sz w:val="16"/>
                <w:szCs w:val="16"/>
              </w:rPr>
              <w:t>MBORREL4: New req.</w:t>
            </w:r>
          </w:p>
        </w:tc>
      </w:tr>
      <w:tr w:rsidR="00F30367" w:rsidRPr="00636855" w14:paraId="22C14DEF" w14:textId="77777777" w:rsidTr="00F30367">
        <w:trPr>
          <w:trHeight w:val="245"/>
          <w:jc w:val="center"/>
        </w:trPr>
        <w:tc>
          <w:tcPr>
            <w:tcW w:w="1755" w:type="dxa"/>
            <w:tcBorders>
              <w:left w:val="single" w:sz="4" w:space="0" w:color="auto"/>
              <w:right w:val="single" w:sz="4" w:space="0" w:color="auto"/>
            </w:tcBorders>
          </w:tcPr>
          <w:p w14:paraId="621EE2F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F5654F" w14:textId="77777777" w:rsidR="00F30367" w:rsidRPr="005F1A7A" w:rsidRDefault="00B113DE" w:rsidP="00F30367">
            <w:pPr>
              <w:rPr>
                <w:sz w:val="16"/>
                <w:szCs w:val="16"/>
              </w:rPr>
            </w:pPr>
            <w:r w:rsidRPr="005F1A7A">
              <w:rPr>
                <w:sz w:val="16"/>
                <w:szCs w:val="16"/>
              </w:rPr>
              <w:t>SVS-REQ-328785/C-FTCP/</w:t>
            </w:r>
            <w:del w:id="10" w:author="Ekanthappa, Rudresh (R.)" w:date="2019-11-12T10:44:00Z">
              <w:r w:rsidRPr="005F1A7A" w:rsidDel="005C3407">
                <w:rPr>
                  <w:sz w:val="16"/>
                  <w:szCs w:val="16"/>
                </w:rPr>
                <w:delText>Type4</w:delText>
              </w:r>
            </w:del>
            <w:ins w:id="11" w:author="Ekanthappa, Rudresh (R.)" w:date="2019-11-12T10:44:00Z">
              <w:r w:rsidR="005C3407">
                <w:rPr>
                  <w:sz w:val="16"/>
                  <w:szCs w:val="16"/>
                </w:rPr>
                <w:t>Type3</w:t>
              </w:r>
            </w:ins>
            <w:r w:rsidRPr="005F1A7A">
              <w:rPr>
                <w:sz w:val="16"/>
                <w:szCs w:val="16"/>
              </w:rPr>
              <w:t xml:space="preserve"> SMS Vehicle location data stop request command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423C6A28" w14:textId="77777777" w:rsidR="00F30367" w:rsidRPr="005F1A7A" w:rsidRDefault="00B113DE" w:rsidP="00F30367">
            <w:pPr>
              <w:rPr>
                <w:sz w:val="16"/>
                <w:szCs w:val="16"/>
              </w:rPr>
            </w:pPr>
            <w:r w:rsidRPr="005F1A7A">
              <w:rPr>
                <w:sz w:val="16"/>
                <w:szCs w:val="16"/>
              </w:rPr>
              <w:t>MBORREL4: Updated content</w:t>
            </w:r>
          </w:p>
        </w:tc>
      </w:tr>
      <w:tr w:rsidR="00F30367" w:rsidRPr="00636855" w14:paraId="62A287DF" w14:textId="77777777" w:rsidTr="00F30367">
        <w:trPr>
          <w:trHeight w:val="245"/>
          <w:jc w:val="center"/>
        </w:trPr>
        <w:tc>
          <w:tcPr>
            <w:tcW w:w="1755" w:type="dxa"/>
            <w:tcBorders>
              <w:left w:val="single" w:sz="4" w:space="0" w:color="auto"/>
              <w:right w:val="single" w:sz="4" w:space="0" w:color="auto"/>
            </w:tcBorders>
          </w:tcPr>
          <w:p w14:paraId="6CD795A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94FA9E" w14:textId="77777777" w:rsidR="00F30367" w:rsidRPr="005F1A7A" w:rsidRDefault="00B113DE" w:rsidP="00F30367">
            <w:pPr>
              <w:rPr>
                <w:sz w:val="16"/>
                <w:szCs w:val="16"/>
              </w:rPr>
            </w:pPr>
            <w:r w:rsidRPr="005F1A7A">
              <w:rPr>
                <w:sz w:val="16"/>
                <w:szCs w:val="16"/>
              </w:rPr>
              <w:t>SVS-REQ-328786/C-FTCP Vehicle location data stop command ack response &amp; GRPC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5F5F35DF"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561502A3" w14:textId="77777777" w:rsidTr="00F30367">
        <w:trPr>
          <w:trHeight w:val="245"/>
          <w:jc w:val="center"/>
        </w:trPr>
        <w:tc>
          <w:tcPr>
            <w:tcW w:w="1755" w:type="dxa"/>
            <w:tcBorders>
              <w:left w:val="single" w:sz="4" w:space="0" w:color="auto"/>
              <w:right w:val="single" w:sz="4" w:space="0" w:color="auto"/>
            </w:tcBorders>
          </w:tcPr>
          <w:p w14:paraId="10436A6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54C217" w14:textId="77777777" w:rsidR="00F30367" w:rsidRPr="005F1A7A" w:rsidRDefault="00B113DE" w:rsidP="00F30367">
            <w:pPr>
              <w:rPr>
                <w:sz w:val="16"/>
                <w:szCs w:val="16"/>
              </w:rPr>
            </w:pPr>
            <w:r w:rsidRPr="005F1A7A">
              <w:rPr>
                <w:sz w:val="16"/>
                <w:szCs w:val="16"/>
              </w:rPr>
              <w:t>SVS-REQ-328787/C-FTCP/</w:t>
            </w:r>
            <w:del w:id="12" w:author="Ekanthappa, Rudresh (R.)" w:date="2019-11-12T10:44:00Z">
              <w:r w:rsidRPr="005F1A7A" w:rsidDel="005C3407">
                <w:rPr>
                  <w:sz w:val="16"/>
                  <w:szCs w:val="16"/>
                </w:rPr>
                <w:delText>Type4</w:delText>
              </w:r>
            </w:del>
            <w:ins w:id="13" w:author="Ekanthappa, Rudresh (R.)" w:date="2019-11-12T10:44:00Z">
              <w:r w:rsidR="005C3407">
                <w:rPr>
                  <w:sz w:val="16"/>
                  <w:szCs w:val="16"/>
                </w:rPr>
                <w:t>Type3</w:t>
              </w:r>
            </w:ins>
            <w:r w:rsidRPr="005F1A7A">
              <w:rPr>
                <w:sz w:val="16"/>
                <w:szCs w:val="16"/>
              </w:rPr>
              <w:t xml:space="preserve"> SMS early theft alert vehicle location data stop command request</w:t>
            </w:r>
          </w:p>
        </w:tc>
        <w:tc>
          <w:tcPr>
            <w:tcW w:w="5911" w:type="dxa"/>
            <w:tcBorders>
              <w:top w:val="single" w:sz="6" w:space="0" w:color="auto"/>
              <w:left w:val="single" w:sz="6" w:space="0" w:color="auto"/>
              <w:bottom w:val="single" w:sz="6" w:space="0" w:color="auto"/>
              <w:right w:val="single" w:sz="6" w:space="0" w:color="auto"/>
            </w:tcBorders>
          </w:tcPr>
          <w:p w14:paraId="1FA69E56" w14:textId="77777777" w:rsidR="00F30367" w:rsidRPr="005F1A7A" w:rsidRDefault="00B113DE" w:rsidP="00F30367">
            <w:pPr>
              <w:rPr>
                <w:sz w:val="16"/>
                <w:szCs w:val="16"/>
              </w:rPr>
            </w:pPr>
            <w:r w:rsidRPr="005F1A7A">
              <w:rPr>
                <w:sz w:val="16"/>
                <w:szCs w:val="16"/>
              </w:rPr>
              <w:t>MBORREL4: Updated content</w:t>
            </w:r>
          </w:p>
        </w:tc>
      </w:tr>
      <w:tr w:rsidR="00F30367" w:rsidRPr="00636855" w14:paraId="17C71F12" w14:textId="77777777" w:rsidTr="00F30367">
        <w:trPr>
          <w:trHeight w:val="245"/>
          <w:jc w:val="center"/>
        </w:trPr>
        <w:tc>
          <w:tcPr>
            <w:tcW w:w="1755" w:type="dxa"/>
            <w:tcBorders>
              <w:left w:val="single" w:sz="4" w:space="0" w:color="auto"/>
              <w:right w:val="single" w:sz="4" w:space="0" w:color="auto"/>
            </w:tcBorders>
          </w:tcPr>
          <w:p w14:paraId="7F13064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E57EB5" w14:textId="77777777" w:rsidR="00F30367" w:rsidRPr="005F1A7A" w:rsidRDefault="00B113DE" w:rsidP="00F30367">
            <w:pPr>
              <w:rPr>
                <w:sz w:val="16"/>
                <w:szCs w:val="16"/>
              </w:rPr>
            </w:pPr>
            <w:r w:rsidRPr="005F1A7A">
              <w:rPr>
                <w:sz w:val="16"/>
                <w:szCs w:val="16"/>
              </w:rPr>
              <w:t>SVS-REQ-329008/B-FTCP early theft alert vehicle location data stop command response and alert</w:t>
            </w:r>
          </w:p>
        </w:tc>
        <w:tc>
          <w:tcPr>
            <w:tcW w:w="5911" w:type="dxa"/>
            <w:tcBorders>
              <w:top w:val="single" w:sz="6" w:space="0" w:color="auto"/>
              <w:left w:val="single" w:sz="6" w:space="0" w:color="auto"/>
              <w:bottom w:val="single" w:sz="6" w:space="0" w:color="auto"/>
              <w:right w:val="single" w:sz="6" w:space="0" w:color="auto"/>
            </w:tcBorders>
          </w:tcPr>
          <w:p w14:paraId="5A3AAB36" w14:textId="77777777" w:rsidR="00F30367" w:rsidRPr="005F1A7A" w:rsidRDefault="00B113DE" w:rsidP="00F30367">
            <w:pPr>
              <w:rPr>
                <w:sz w:val="16"/>
                <w:szCs w:val="16"/>
              </w:rPr>
            </w:pPr>
            <w:r w:rsidRPr="005F1A7A">
              <w:rPr>
                <w:sz w:val="16"/>
                <w:szCs w:val="16"/>
              </w:rPr>
              <w:t>MBORREL4: Updated content</w:t>
            </w:r>
          </w:p>
        </w:tc>
      </w:tr>
      <w:tr w:rsidR="00F30367" w:rsidRPr="00636855" w14:paraId="6F1BDE2B" w14:textId="77777777" w:rsidTr="00F30367">
        <w:trPr>
          <w:trHeight w:val="245"/>
          <w:jc w:val="center"/>
        </w:trPr>
        <w:tc>
          <w:tcPr>
            <w:tcW w:w="1755" w:type="dxa"/>
            <w:tcBorders>
              <w:left w:val="single" w:sz="4" w:space="0" w:color="auto"/>
              <w:right w:val="single" w:sz="4" w:space="0" w:color="auto"/>
            </w:tcBorders>
          </w:tcPr>
          <w:p w14:paraId="4CFFB0F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34826C" w14:textId="77777777" w:rsidR="00F30367" w:rsidRPr="005F1A7A" w:rsidRDefault="00B113DE" w:rsidP="00F30367">
            <w:pPr>
              <w:rPr>
                <w:sz w:val="16"/>
                <w:szCs w:val="16"/>
              </w:rPr>
            </w:pPr>
            <w:r w:rsidRPr="005F1A7A">
              <w:rPr>
                <w:sz w:val="16"/>
                <w:szCs w:val="16"/>
              </w:rPr>
              <w:t>SVS-REQ-329374/C-GRPC early theft alert vehicle location data stop response</w:t>
            </w:r>
          </w:p>
        </w:tc>
        <w:tc>
          <w:tcPr>
            <w:tcW w:w="5911" w:type="dxa"/>
            <w:tcBorders>
              <w:top w:val="single" w:sz="6" w:space="0" w:color="auto"/>
              <w:left w:val="single" w:sz="6" w:space="0" w:color="auto"/>
              <w:bottom w:val="single" w:sz="6" w:space="0" w:color="auto"/>
              <w:right w:val="single" w:sz="6" w:space="0" w:color="auto"/>
            </w:tcBorders>
          </w:tcPr>
          <w:p w14:paraId="617C0D6C"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38D54A79" w14:textId="77777777" w:rsidTr="00F30367">
        <w:trPr>
          <w:trHeight w:val="245"/>
          <w:jc w:val="center"/>
        </w:trPr>
        <w:tc>
          <w:tcPr>
            <w:tcW w:w="1755" w:type="dxa"/>
            <w:tcBorders>
              <w:left w:val="single" w:sz="4" w:space="0" w:color="auto"/>
              <w:right w:val="single" w:sz="4" w:space="0" w:color="auto"/>
            </w:tcBorders>
          </w:tcPr>
          <w:p w14:paraId="1B27141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3A11DE" w14:textId="77777777" w:rsidR="00F30367" w:rsidRPr="005F1A7A" w:rsidRDefault="00B113DE" w:rsidP="00F30367">
            <w:pPr>
              <w:rPr>
                <w:sz w:val="16"/>
                <w:szCs w:val="16"/>
              </w:rPr>
            </w:pPr>
            <w:r w:rsidRPr="005F1A7A">
              <w:rPr>
                <w:sz w:val="16"/>
                <w:szCs w:val="16"/>
              </w:rPr>
              <w:t>SVS-REQ-331819/B-SVSServer internal variable resetting</w:t>
            </w:r>
          </w:p>
        </w:tc>
        <w:tc>
          <w:tcPr>
            <w:tcW w:w="5911" w:type="dxa"/>
            <w:tcBorders>
              <w:top w:val="single" w:sz="6" w:space="0" w:color="auto"/>
              <w:left w:val="single" w:sz="6" w:space="0" w:color="auto"/>
              <w:bottom w:val="single" w:sz="6" w:space="0" w:color="auto"/>
              <w:right w:val="single" w:sz="6" w:space="0" w:color="auto"/>
            </w:tcBorders>
          </w:tcPr>
          <w:p w14:paraId="5FCC39E1"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2B0438B7" w14:textId="77777777" w:rsidTr="00F30367">
        <w:trPr>
          <w:trHeight w:val="245"/>
          <w:jc w:val="center"/>
        </w:trPr>
        <w:tc>
          <w:tcPr>
            <w:tcW w:w="1755" w:type="dxa"/>
            <w:tcBorders>
              <w:left w:val="single" w:sz="4" w:space="0" w:color="auto"/>
              <w:right w:val="single" w:sz="4" w:space="0" w:color="auto"/>
            </w:tcBorders>
          </w:tcPr>
          <w:p w14:paraId="6996E6B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1DBD64" w14:textId="77777777" w:rsidR="00F30367" w:rsidRPr="005F1A7A" w:rsidRDefault="00B113DE" w:rsidP="00F30367">
            <w:pPr>
              <w:rPr>
                <w:sz w:val="16"/>
                <w:szCs w:val="16"/>
              </w:rPr>
            </w:pPr>
            <w:r w:rsidRPr="005F1A7A">
              <w:rPr>
                <w:sz w:val="16"/>
                <w:szCs w:val="16"/>
              </w:rPr>
              <w:t>STR-555427/C-Accelerometer Alert</w:t>
            </w:r>
          </w:p>
        </w:tc>
        <w:tc>
          <w:tcPr>
            <w:tcW w:w="5911" w:type="dxa"/>
            <w:tcBorders>
              <w:top w:val="single" w:sz="6" w:space="0" w:color="auto"/>
              <w:left w:val="single" w:sz="6" w:space="0" w:color="auto"/>
              <w:bottom w:val="single" w:sz="6" w:space="0" w:color="auto"/>
              <w:right w:val="single" w:sz="6" w:space="0" w:color="auto"/>
            </w:tcBorders>
          </w:tcPr>
          <w:p w14:paraId="58F78709" w14:textId="77777777" w:rsidR="00F30367" w:rsidRPr="005F1A7A" w:rsidRDefault="00B113DE" w:rsidP="00F30367">
            <w:pPr>
              <w:rPr>
                <w:sz w:val="16"/>
                <w:szCs w:val="16"/>
              </w:rPr>
            </w:pPr>
            <w:r w:rsidRPr="005F1A7A">
              <w:rPr>
                <w:sz w:val="16"/>
                <w:szCs w:val="16"/>
              </w:rPr>
              <w:t>MBORREL4: Added REQ-352778-780</w:t>
            </w:r>
          </w:p>
        </w:tc>
      </w:tr>
      <w:tr w:rsidR="00F30367" w:rsidRPr="00636855" w14:paraId="080BB4FE" w14:textId="77777777" w:rsidTr="00F30367">
        <w:trPr>
          <w:trHeight w:val="245"/>
          <w:jc w:val="center"/>
        </w:trPr>
        <w:tc>
          <w:tcPr>
            <w:tcW w:w="1755" w:type="dxa"/>
            <w:tcBorders>
              <w:left w:val="single" w:sz="4" w:space="0" w:color="auto"/>
              <w:right w:val="single" w:sz="4" w:space="0" w:color="auto"/>
            </w:tcBorders>
          </w:tcPr>
          <w:p w14:paraId="5C00932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1A34BC" w14:textId="77777777" w:rsidR="00F30367" w:rsidRPr="005F1A7A" w:rsidRDefault="00B113DE" w:rsidP="00F30367">
            <w:pPr>
              <w:rPr>
                <w:sz w:val="16"/>
                <w:szCs w:val="16"/>
              </w:rPr>
            </w:pPr>
            <w:r w:rsidRPr="005F1A7A">
              <w:rPr>
                <w:sz w:val="16"/>
                <w:szCs w:val="16"/>
              </w:rPr>
              <w:t>SVS-REQ-352778/A-SVSServer monitoring Door presence</w:t>
            </w:r>
          </w:p>
        </w:tc>
        <w:tc>
          <w:tcPr>
            <w:tcW w:w="5911" w:type="dxa"/>
            <w:tcBorders>
              <w:top w:val="single" w:sz="6" w:space="0" w:color="auto"/>
              <w:left w:val="single" w:sz="6" w:space="0" w:color="auto"/>
              <w:bottom w:val="single" w:sz="6" w:space="0" w:color="auto"/>
              <w:right w:val="single" w:sz="6" w:space="0" w:color="auto"/>
            </w:tcBorders>
          </w:tcPr>
          <w:p w14:paraId="1165C38D" w14:textId="77777777" w:rsidR="00F30367" w:rsidRPr="005F1A7A" w:rsidRDefault="00B113DE" w:rsidP="00F30367">
            <w:pPr>
              <w:rPr>
                <w:sz w:val="16"/>
                <w:szCs w:val="16"/>
              </w:rPr>
            </w:pPr>
            <w:r w:rsidRPr="005F1A7A">
              <w:rPr>
                <w:sz w:val="16"/>
                <w:szCs w:val="16"/>
              </w:rPr>
              <w:t>MBORREL4: New req.</w:t>
            </w:r>
          </w:p>
        </w:tc>
      </w:tr>
      <w:tr w:rsidR="00F30367" w:rsidRPr="00636855" w14:paraId="31B8D297" w14:textId="77777777" w:rsidTr="00F30367">
        <w:trPr>
          <w:trHeight w:val="245"/>
          <w:jc w:val="center"/>
        </w:trPr>
        <w:tc>
          <w:tcPr>
            <w:tcW w:w="1755" w:type="dxa"/>
            <w:tcBorders>
              <w:left w:val="single" w:sz="4" w:space="0" w:color="auto"/>
              <w:right w:val="single" w:sz="4" w:space="0" w:color="auto"/>
            </w:tcBorders>
          </w:tcPr>
          <w:p w14:paraId="442B33A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69CDDC" w14:textId="77777777" w:rsidR="00F30367" w:rsidRPr="005F1A7A" w:rsidRDefault="00B113DE" w:rsidP="00F30367">
            <w:pPr>
              <w:rPr>
                <w:sz w:val="16"/>
                <w:szCs w:val="16"/>
              </w:rPr>
            </w:pPr>
            <w:r w:rsidRPr="005F1A7A">
              <w:rPr>
                <w:sz w:val="16"/>
                <w:szCs w:val="16"/>
              </w:rPr>
              <w:t>SVS-REQ-318018/B-SVSServer internal accelerometer monitoring deactivation for vehicle with doors</w:t>
            </w:r>
          </w:p>
        </w:tc>
        <w:tc>
          <w:tcPr>
            <w:tcW w:w="5911" w:type="dxa"/>
            <w:tcBorders>
              <w:top w:val="single" w:sz="6" w:space="0" w:color="auto"/>
              <w:left w:val="single" w:sz="6" w:space="0" w:color="auto"/>
              <w:bottom w:val="single" w:sz="6" w:space="0" w:color="auto"/>
              <w:right w:val="single" w:sz="6" w:space="0" w:color="auto"/>
            </w:tcBorders>
          </w:tcPr>
          <w:p w14:paraId="1E0B473E"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017B16EF" w14:textId="77777777" w:rsidTr="00F30367">
        <w:trPr>
          <w:trHeight w:val="245"/>
          <w:jc w:val="center"/>
        </w:trPr>
        <w:tc>
          <w:tcPr>
            <w:tcW w:w="1755" w:type="dxa"/>
            <w:tcBorders>
              <w:left w:val="single" w:sz="4" w:space="0" w:color="auto"/>
              <w:right w:val="single" w:sz="4" w:space="0" w:color="auto"/>
            </w:tcBorders>
          </w:tcPr>
          <w:p w14:paraId="1A73C6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6844FE0" w14:textId="77777777" w:rsidR="00F30367" w:rsidRPr="005F1A7A" w:rsidRDefault="00B113DE" w:rsidP="00F30367">
            <w:pPr>
              <w:rPr>
                <w:sz w:val="16"/>
                <w:szCs w:val="16"/>
              </w:rPr>
            </w:pPr>
            <w:r w:rsidRPr="005F1A7A">
              <w:rPr>
                <w:sz w:val="16"/>
                <w:szCs w:val="16"/>
              </w:rPr>
              <w:t>SVS-REQ-352779/A-SVSServer internal accelerometer monitoring deactivation for vehicle without doors</w:t>
            </w:r>
          </w:p>
        </w:tc>
        <w:tc>
          <w:tcPr>
            <w:tcW w:w="5911" w:type="dxa"/>
            <w:tcBorders>
              <w:top w:val="single" w:sz="6" w:space="0" w:color="auto"/>
              <w:left w:val="single" w:sz="6" w:space="0" w:color="auto"/>
              <w:bottom w:val="single" w:sz="6" w:space="0" w:color="auto"/>
              <w:right w:val="single" w:sz="6" w:space="0" w:color="auto"/>
            </w:tcBorders>
          </w:tcPr>
          <w:p w14:paraId="7CF9428D" w14:textId="77777777" w:rsidR="00F30367" w:rsidRPr="005F1A7A" w:rsidRDefault="00B113DE" w:rsidP="00F30367">
            <w:pPr>
              <w:rPr>
                <w:sz w:val="16"/>
                <w:szCs w:val="16"/>
              </w:rPr>
            </w:pPr>
            <w:r w:rsidRPr="005F1A7A">
              <w:rPr>
                <w:sz w:val="16"/>
                <w:szCs w:val="16"/>
              </w:rPr>
              <w:t>MBORREL4: New req.</w:t>
            </w:r>
          </w:p>
        </w:tc>
      </w:tr>
      <w:tr w:rsidR="00F30367" w:rsidRPr="00636855" w14:paraId="31502FF7" w14:textId="77777777" w:rsidTr="00F30367">
        <w:trPr>
          <w:trHeight w:val="245"/>
          <w:jc w:val="center"/>
        </w:trPr>
        <w:tc>
          <w:tcPr>
            <w:tcW w:w="1755" w:type="dxa"/>
            <w:tcBorders>
              <w:left w:val="single" w:sz="4" w:space="0" w:color="auto"/>
              <w:right w:val="single" w:sz="4" w:space="0" w:color="auto"/>
            </w:tcBorders>
          </w:tcPr>
          <w:p w14:paraId="6A2B7E1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919CE4" w14:textId="77777777" w:rsidR="00F30367" w:rsidRPr="005F1A7A" w:rsidRDefault="00B113DE" w:rsidP="00F30367">
            <w:pPr>
              <w:rPr>
                <w:sz w:val="16"/>
                <w:szCs w:val="16"/>
              </w:rPr>
            </w:pPr>
            <w:r w:rsidRPr="005F1A7A">
              <w:rPr>
                <w:sz w:val="16"/>
                <w:szCs w:val="16"/>
              </w:rPr>
              <w:t>SVS-REQ-318019/B-SVSServer internal accelerometer pre-conditions for alert trigger for vehicle with doors</w:t>
            </w:r>
          </w:p>
        </w:tc>
        <w:tc>
          <w:tcPr>
            <w:tcW w:w="5911" w:type="dxa"/>
            <w:tcBorders>
              <w:top w:val="single" w:sz="6" w:space="0" w:color="auto"/>
              <w:left w:val="single" w:sz="6" w:space="0" w:color="auto"/>
              <w:bottom w:val="single" w:sz="6" w:space="0" w:color="auto"/>
              <w:right w:val="single" w:sz="6" w:space="0" w:color="auto"/>
            </w:tcBorders>
          </w:tcPr>
          <w:p w14:paraId="6A3C95EA"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51EAA995" w14:textId="77777777" w:rsidTr="00F30367">
        <w:trPr>
          <w:trHeight w:val="245"/>
          <w:jc w:val="center"/>
        </w:trPr>
        <w:tc>
          <w:tcPr>
            <w:tcW w:w="1755" w:type="dxa"/>
            <w:tcBorders>
              <w:left w:val="single" w:sz="4" w:space="0" w:color="auto"/>
              <w:right w:val="single" w:sz="4" w:space="0" w:color="auto"/>
            </w:tcBorders>
          </w:tcPr>
          <w:p w14:paraId="6C4CD72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E76E8D" w14:textId="77777777" w:rsidR="00F30367" w:rsidRPr="005F1A7A" w:rsidRDefault="00B113DE" w:rsidP="00F30367">
            <w:pPr>
              <w:rPr>
                <w:sz w:val="16"/>
                <w:szCs w:val="16"/>
              </w:rPr>
            </w:pPr>
            <w:r w:rsidRPr="005F1A7A">
              <w:rPr>
                <w:sz w:val="16"/>
                <w:szCs w:val="16"/>
              </w:rPr>
              <w:t>SVS-REQ-352780/A-SVSServer internal accelerometer pre-conditions for alert trigger for vehicle without doors</w:t>
            </w:r>
          </w:p>
        </w:tc>
        <w:tc>
          <w:tcPr>
            <w:tcW w:w="5911" w:type="dxa"/>
            <w:tcBorders>
              <w:top w:val="single" w:sz="6" w:space="0" w:color="auto"/>
              <w:left w:val="single" w:sz="6" w:space="0" w:color="auto"/>
              <w:bottom w:val="single" w:sz="6" w:space="0" w:color="auto"/>
              <w:right w:val="single" w:sz="6" w:space="0" w:color="auto"/>
            </w:tcBorders>
          </w:tcPr>
          <w:p w14:paraId="7B8900A5" w14:textId="77777777" w:rsidR="00F30367" w:rsidRPr="005F1A7A" w:rsidRDefault="00B113DE" w:rsidP="00F30367">
            <w:pPr>
              <w:rPr>
                <w:sz w:val="16"/>
                <w:szCs w:val="16"/>
              </w:rPr>
            </w:pPr>
            <w:r w:rsidRPr="005F1A7A">
              <w:rPr>
                <w:sz w:val="16"/>
                <w:szCs w:val="16"/>
              </w:rPr>
              <w:t>MBORREL4: New req.</w:t>
            </w:r>
          </w:p>
        </w:tc>
      </w:tr>
      <w:tr w:rsidR="00F30367" w:rsidRPr="00636855" w14:paraId="0EB9DDC4" w14:textId="77777777" w:rsidTr="00F30367">
        <w:trPr>
          <w:trHeight w:val="245"/>
          <w:jc w:val="center"/>
        </w:trPr>
        <w:tc>
          <w:tcPr>
            <w:tcW w:w="1755" w:type="dxa"/>
            <w:tcBorders>
              <w:left w:val="single" w:sz="4" w:space="0" w:color="auto"/>
              <w:right w:val="single" w:sz="4" w:space="0" w:color="auto"/>
            </w:tcBorders>
          </w:tcPr>
          <w:p w14:paraId="3278ABD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655AD4" w14:textId="77777777" w:rsidR="00F30367" w:rsidRPr="005F1A7A" w:rsidRDefault="00B113DE" w:rsidP="00F30367">
            <w:pPr>
              <w:rPr>
                <w:sz w:val="16"/>
                <w:szCs w:val="16"/>
              </w:rPr>
            </w:pPr>
            <w:r w:rsidRPr="005F1A7A">
              <w:rPr>
                <w:sz w:val="16"/>
                <w:szCs w:val="16"/>
              </w:rPr>
              <w:t>SVS-REQ-333011/B-SVSServer Perimeter Alarm capability check</w:t>
            </w:r>
          </w:p>
        </w:tc>
        <w:tc>
          <w:tcPr>
            <w:tcW w:w="5911" w:type="dxa"/>
            <w:tcBorders>
              <w:top w:val="single" w:sz="6" w:space="0" w:color="auto"/>
              <w:left w:val="single" w:sz="6" w:space="0" w:color="auto"/>
              <w:bottom w:val="single" w:sz="6" w:space="0" w:color="auto"/>
              <w:right w:val="single" w:sz="6" w:space="0" w:color="auto"/>
            </w:tcBorders>
          </w:tcPr>
          <w:p w14:paraId="7D5A5D4A"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3F830638" w14:textId="77777777" w:rsidTr="00F30367">
        <w:trPr>
          <w:trHeight w:val="245"/>
          <w:jc w:val="center"/>
        </w:trPr>
        <w:tc>
          <w:tcPr>
            <w:tcW w:w="1755" w:type="dxa"/>
            <w:tcBorders>
              <w:left w:val="single" w:sz="4" w:space="0" w:color="auto"/>
              <w:right w:val="single" w:sz="4" w:space="0" w:color="auto"/>
            </w:tcBorders>
          </w:tcPr>
          <w:p w14:paraId="0B7D61A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18E989" w14:textId="77777777" w:rsidR="00F30367" w:rsidRPr="005F1A7A" w:rsidRDefault="00B113DE" w:rsidP="00F30367">
            <w:pPr>
              <w:rPr>
                <w:sz w:val="16"/>
                <w:szCs w:val="16"/>
              </w:rPr>
            </w:pPr>
            <w:r w:rsidRPr="005F1A7A">
              <w:rPr>
                <w:sz w:val="16"/>
                <w:szCs w:val="16"/>
              </w:rPr>
              <w:t>SVS-REQ-318024/C-SVSServer door ajar triggered</w:t>
            </w:r>
          </w:p>
        </w:tc>
        <w:tc>
          <w:tcPr>
            <w:tcW w:w="5911" w:type="dxa"/>
            <w:tcBorders>
              <w:top w:val="single" w:sz="6" w:space="0" w:color="auto"/>
              <w:left w:val="single" w:sz="6" w:space="0" w:color="auto"/>
              <w:bottom w:val="single" w:sz="6" w:space="0" w:color="auto"/>
              <w:right w:val="single" w:sz="6" w:space="0" w:color="auto"/>
            </w:tcBorders>
          </w:tcPr>
          <w:p w14:paraId="2AC415BF"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24696E88" w14:textId="77777777" w:rsidTr="00F30367">
        <w:trPr>
          <w:trHeight w:val="245"/>
          <w:jc w:val="center"/>
        </w:trPr>
        <w:tc>
          <w:tcPr>
            <w:tcW w:w="1755" w:type="dxa"/>
            <w:tcBorders>
              <w:left w:val="single" w:sz="4" w:space="0" w:color="auto"/>
              <w:right w:val="single" w:sz="4" w:space="0" w:color="auto"/>
            </w:tcBorders>
          </w:tcPr>
          <w:p w14:paraId="209277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F6859B" w14:textId="77777777" w:rsidR="00F30367" w:rsidRPr="005F1A7A" w:rsidRDefault="00B113DE" w:rsidP="00F30367">
            <w:pPr>
              <w:rPr>
                <w:sz w:val="16"/>
                <w:szCs w:val="16"/>
              </w:rPr>
            </w:pPr>
            <w:r w:rsidRPr="005F1A7A">
              <w:rPr>
                <w:sz w:val="16"/>
                <w:szCs w:val="16"/>
              </w:rPr>
              <w:t>SVS-REQ-318025/C-SVSServer triggering unauthorized access alert</w:t>
            </w:r>
          </w:p>
        </w:tc>
        <w:tc>
          <w:tcPr>
            <w:tcW w:w="5911" w:type="dxa"/>
            <w:tcBorders>
              <w:top w:val="single" w:sz="6" w:space="0" w:color="auto"/>
              <w:left w:val="single" w:sz="6" w:space="0" w:color="auto"/>
              <w:bottom w:val="single" w:sz="6" w:space="0" w:color="auto"/>
              <w:right w:val="single" w:sz="6" w:space="0" w:color="auto"/>
            </w:tcBorders>
          </w:tcPr>
          <w:p w14:paraId="65706898"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38EB469F" w14:textId="77777777" w:rsidTr="00F30367">
        <w:trPr>
          <w:trHeight w:val="245"/>
          <w:jc w:val="center"/>
        </w:trPr>
        <w:tc>
          <w:tcPr>
            <w:tcW w:w="1755" w:type="dxa"/>
            <w:tcBorders>
              <w:left w:val="single" w:sz="4" w:space="0" w:color="auto"/>
              <w:right w:val="single" w:sz="4" w:space="0" w:color="auto"/>
            </w:tcBorders>
          </w:tcPr>
          <w:p w14:paraId="7BC20CA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6D4EAB" w14:textId="77777777" w:rsidR="00F30367" w:rsidRPr="005F1A7A" w:rsidRDefault="00B113DE" w:rsidP="00F30367">
            <w:pPr>
              <w:rPr>
                <w:sz w:val="16"/>
                <w:szCs w:val="16"/>
              </w:rPr>
            </w:pPr>
            <w:r w:rsidRPr="005F1A7A">
              <w:rPr>
                <w:sz w:val="16"/>
                <w:szCs w:val="16"/>
              </w:rPr>
              <w:t>SVS-REQ-318027/C-SVSServer unauthorized access alert</w:t>
            </w:r>
          </w:p>
        </w:tc>
        <w:tc>
          <w:tcPr>
            <w:tcW w:w="5911" w:type="dxa"/>
            <w:tcBorders>
              <w:top w:val="single" w:sz="6" w:space="0" w:color="auto"/>
              <w:left w:val="single" w:sz="6" w:space="0" w:color="auto"/>
              <w:bottom w:val="single" w:sz="6" w:space="0" w:color="auto"/>
              <w:right w:val="single" w:sz="6" w:space="0" w:color="auto"/>
            </w:tcBorders>
          </w:tcPr>
          <w:p w14:paraId="226FDFD9"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1F7B8BEA" w14:textId="77777777" w:rsidTr="00F30367">
        <w:trPr>
          <w:trHeight w:val="245"/>
          <w:jc w:val="center"/>
        </w:trPr>
        <w:tc>
          <w:tcPr>
            <w:tcW w:w="1755" w:type="dxa"/>
            <w:tcBorders>
              <w:left w:val="single" w:sz="4" w:space="0" w:color="auto"/>
              <w:right w:val="single" w:sz="4" w:space="0" w:color="auto"/>
            </w:tcBorders>
          </w:tcPr>
          <w:p w14:paraId="350123D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C8E665" w14:textId="77777777" w:rsidR="00F30367" w:rsidRPr="005F1A7A" w:rsidRDefault="00B113DE" w:rsidP="00F30367">
            <w:pPr>
              <w:rPr>
                <w:sz w:val="16"/>
                <w:szCs w:val="16"/>
              </w:rPr>
            </w:pPr>
            <w:r w:rsidRPr="005F1A7A">
              <w:rPr>
                <w:sz w:val="16"/>
                <w:szCs w:val="16"/>
              </w:rPr>
              <w:t>SVS-REQ-326764/C-SVSServer storing last known door lock status</w:t>
            </w:r>
          </w:p>
        </w:tc>
        <w:tc>
          <w:tcPr>
            <w:tcW w:w="5911" w:type="dxa"/>
            <w:tcBorders>
              <w:top w:val="single" w:sz="6" w:space="0" w:color="auto"/>
              <w:left w:val="single" w:sz="6" w:space="0" w:color="auto"/>
              <w:bottom w:val="single" w:sz="6" w:space="0" w:color="auto"/>
              <w:right w:val="single" w:sz="6" w:space="0" w:color="auto"/>
            </w:tcBorders>
          </w:tcPr>
          <w:p w14:paraId="413B6AC3"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42484495" w14:textId="77777777" w:rsidTr="00F30367">
        <w:trPr>
          <w:trHeight w:val="245"/>
          <w:jc w:val="center"/>
        </w:trPr>
        <w:tc>
          <w:tcPr>
            <w:tcW w:w="1755" w:type="dxa"/>
            <w:tcBorders>
              <w:left w:val="single" w:sz="4" w:space="0" w:color="auto"/>
              <w:right w:val="single" w:sz="4" w:space="0" w:color="auto"/>
            </w:tcBorders>
          </w:tcPr>
          <w:p w14:paraId="61B3580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445A49" w14:textId="77777777" w:rsidR="00F30367" w:rsidRPr="005F1A7A" w:rsidRDefault="00B113DE" w:rsidP="00F30367">
            <w:pPr>
              <w:rPr>
                <w:sz w:val="16"/>
                <w:szCs w:val="16"/>
              </w:rPr>
            </w:pPr>
            <w:r w:rsidRPr="005F1A7A">
              <w:rPr>
                <w:sz w:val="16"/>
                <w:szCs w:val="16"/>
              </w:rPr>
              <w:t>SVS-REQ-318032/D-SVSServer last known location comparison to first fix location upon ignition “ON”</w:t>
            </w:r>
          </w:p>
        </w:tc>
        <w:tc>
          <w:tcPr>
            <w:tcW w:w="5911" w:type="dxa"/>
            <w:tcBorders>
              <w:top w:val="single" w:sz="6" w:space="0" w:color="auto"/>
              <w:left w:val="single" w:sz="6" w:space="0" w:color="auto"/>
              <w:bottom w:val="single" w:sz="6" w:space="0" w:color="auto"/>
              <w:right w:val="single" w:sz="6" w:space="0" w:color="auto"/>
            </w:tcBorders>
          </w:tcPr>
          <w:p w14:paraId="31486B47"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203F0F83" w14:textId="77777777" w:rsidTr="00F30367">
        <w:trPr>
          <w:trHeight w:val="245"/>
          <w:jc w:val="center"/>
        </w:trPr>
        <w:tc>
          <w:tcPr>
            <w:tcW w:w="1755" w:type="dxa"/>
            <w:tcBorders>
              <w:left w:val="single" w:sz="4" w:space="0" w:color="auto"/>
              <w:right w:val="single" w:sz="4" w:space="0" w:color="auto"/>
            </w:tcBorders>
          </w:tcPr>
          <w:p w14:paraId="697BCE0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9C1B2A" w14:textId="77777777" w:rsidR="00F30367" w:rsidRPr="005F1A7A" w:rsidRDefault="00B113DE" w:rsidP="00F30367">
            <w:pPr>
              <w:rPr>
                <w:sz w:val="16"/>
                <w:szCs w:val="16"/>
              </w:rPr>
            </w:pPr>
            <w:r w:rsidRPr="005F1A7A">
              <w:rPr>
                <w:sz w:val="16"/>
                <w:szCs w:val="16"/>
              </w:rPr>
              <w:t>SVS-REQ-320193/C-SVSServer SVS_LOC_DELTA</w:t>
            </w:r>
          </w:p>
        </w:tc>
        <w:tc>
          <w:tcPr>
            <w:tcW w:w="5911" w:type="dxa"/>
            <w:tcBorders>
              <w:top w:val="single" w:sz="6" w:space="0" w:color="auto"/>
              <w:left w:val="single" w:sz="6" w:space="0" w:color="auto"/>
              <w:bottom w:val="single" w:sz="6" w:space="0" w:color="auto"/>
              <w:right w:val="single" w:sz="6" w:space="0" w:color="auto"/>
            </w:tcBorders>
          </w:tcPr>
          <w:p w14:paraId="78CB09AC" w14:textId="77777777" w:rsidR="00F30367" w:rsidRPr="005F1A7A" w:rsidRDefault="00B113DE" w:rsidP="00F30367">
            <w:pPr>
              <w:rPr>
                <w:sz w:val="16"/>
                <w:szCs w:val="16"/>
              </w:rPr>
            </w:pPr>
            <w:r w:rsidRPr="005F1A7A">
              <w:rPr>
                <w:sz w:val="16"/>
                <w:szCs w:val="16"/>
              </w:rPr>
              <w:t>MBORREL4: Updated req title</w:t>
            </w:r>
          </w:p>
        </w:tc>
      </w:tr>
      <w:tr w:rsidR="00F30367" w:rsidRPr="00636855" w14:paraId="7824319B" w14:textId="77777777" w:rsidTr="00F30367">
        <w:trPr>
          <w:trHeight w:val="245"/>
          <w:jc w:val="center"/>
        </w:trPr>
        <w:tc>
          <w:tcPr>
            <w:tcW w:w="1755" w:type="dxa"/>
            <w:tcBorders>
              <w:left w:val="single" w:sz="4" w:space="0" w:color="auto"/>
              <w:right w:val="single" w:sz="4" w:space="0" w:color="auto"/>
            </w:tcBorders>
          </w:tcPr>
          <w:p w14:paraId="2E42CA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52823A" w14:textId="77777777" w:rsidR="00F30367" w:rsidRPr="005F1A7A" w:rsidRDefault="00B113DE" w:rsidP="00F30367">
            <w:pPr>
              <w:rPr>
                <w:sz w:val="16"/>
                <w:szCs w:val="16"/>
              </w:rPr>
            </w:pPr>
            <w:r w:rsidRPr="005F1A7A">
              <w:rPr>
                <w:sz w:val="16"/>
                <w:szCs w:val="16"/>
              </w:rPr>
              <w:t>SVS-REQ-318034/B-SVSServer inconsistent location alert triggered</w:t>
            </w:r>
          </w:p>
        </w:tc>
        <w:tc>
          <w:tcPr>
            <w:tcW w:w="5911" w:type="dxa"/>
            <w:tcBorders>
              <w:top w:val="single" w:sz="6" w:space="0" w:color="auto"/>
              <w:left w:val="single" w:sz="6" w:space="0" w:color="auto"/>
              <w:bottom w:val="single" w:sz="6" w:space="0" w:color="auto"/>
              <w:right w:val="single" w:sz="6" w:space="0" w:color="auto"/>
            </w:tcBorders>
          </w:tcPr>
          <w:p w14:paraId="1F5AC42A"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26A529B1" w14:textId="77777777" w:rsidTr="00F30367">
        <w:trPr>
          <w:trHeight w:val="245"/>
          <w:jc w:val="center"/>
        </w:trPr>
        <w:tc>
          <w:tcPr>
            <w:tcW w:w="1755" w:type="dxa"/>
            <w:tcBorders>
              <w:left w:val="single" w:sz="4" w:space="0" w:color="auto"/>
              <w:right w:val="single" w:sz="4" w:space="0" w:color="auto"/>
            </w:tcBorders>
          </w:tcPr>
          <w:p w14:paraId="1F9009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3D8FA32" w14:textId="77777777" w:rsidR="00F30367" w:rsidRPr="005F1A7A" w:rsidRDefault="00B113DE" w:rsidP="00F30367">
            <w:pPr>
              <w:rPr>
                <w:sz w:val="16"/>
                <w:szCs w:val="16"/>
              </w:rPr>
            </w:pPr>
            <w:r w:rsidRPr="005F1A7A">
              <w:rPr>
                <w:sz w:val="16"/>
                <w:szCs w:val="16"/>
              </w:rPr>
              <w:t>SVS-REQ-318035/C-SVSServer inconsistent location alert NOT triggered</w:t>
            </w:r>
          </w:p>
        </w:tc>
        <w:tc>
          <w:tcPr>
            <w:tcW w:w="5911" w:type="dxa"/>
            <w:tcBorders>
              <w:top w:val="single" w:sz="6" w:space="0" w:color="auto"/>
              <w:left w:val="single" w:sz="6" w:space="0" w:color="auto"/>
              <w:bottom w:val="single" w:sz="6" w:space="0" w:color="auto"/>
              <w:right w:val="single" w:sz="6" w:space="0" w:color="auto"/>
            </w:tcBorders>
          </w:tcPr>
          <w:p w14:paraId="66034619"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09DE4496" w14:textId="77777777" w:rsidTr="00F30367">
        <w:trPr>
          <w:trHeight w:val="245"/>
          <w:jc w:val="center"/>
        </w:trPr>
        <w:tc>
          <w:tcPr>
            <w:tcW w:w="1755" w:type="dxa"/>
            <w:tcBorders>
              <w:left w:val="single" w:sz="4" w:space="0" w:color="auto"/>
              <w:right w:val="single" w:sz="4" w:space="0" w:color="auto"/>
            </w:tcBorders>
          </w:tcPr>
          <w:p w14:paraId="293D216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372571" w14:textId="77777777" w:rsidR="00F30367" w:rsidRPr="005F1A7A" w:rsidRDefault="00B113DE" w:rsidP="00F30367">
            <w:pPr>
              <w:rPr>
                <w:sz w:val="16"/>
                <w:szCs w:val="16"/>
              </w:rPr>
            </w:pPr>
            <w:r w:rsidRPr="005F1A7A">
              <w:rPr>
                <w:sz w:val="16"/>
                <w:szCs w:val="16"/>
              </w:rPr>
              <w:t>SVS-REQ-318042/B-SVSServer detecting listed DTC</w:t>
            </w:r>
          </w:p>
        </w:tc>
        <w:tc>
          <w:tcPr>
            <w:tcW w:w="5911" w:type="dxa"/>
            <w:tcBorders>
              <w:top w:val="single" w:sz="6" w:space="0" w:color="auto"/>
              <w:left w:val="single" w:sz="6" w:space="0" w:color="auto"/>
              <w:bottom w:val="single" w:sz="6" w:space="0" w:color="auto"/>
              <w:right w:val="single" w:sz="6" w:space="0" w:color="auto"/>
            </w:tcBorders>
          </w:tcPr>
          <w:p w14:paraId="43A41C4B" w14:textId="77777777" w:rsidR="00F30367" w:rsidRPr="005F1A7A" w:rsidRDefault="00B113DE" w:rsidP="00F30367">
            <w:pPr>
              <w:rPr>
                <w:sz w:val="16"/>
                <w:szCs w:val="16"/>
              </w:rPr>
            </w:pPr>
            <w:r w:rsidRPr="005F1A7A">
              <w:rPr>
                <w:sz w:val="16"/>
                <w:szCs w:val="16"/>
              </w:rPr>
              <w:t>MBORREL4: Updated table</w:t>
            </w:r>
          </w:p>
        </w:tc>
      </w:tr>
      <w:tr w:rsidR="00F30367" w:rsidRPr="00636855" w14:paraId="1E17C10B" w14:textId="77777777" w:rsidTr="00F30367">
        <w:trPr>
          <w:trHeight w:val="245"/>
          <w:jc w:val="center"/>
        </w:trPr>
        <w:tc>
          <w:tcPr>
            <w:tcW w:w="1755" w:type="dxa"/>
            <w:tcBorders>
              <w:left w:val="single" w:sz="4" w:space="0" w:color="auto"/>
              <w:right w:val="single" w:sz="4" w:space="0" w:color="auto"/>
            </w:tcBorders>
          </w:tcPr>
          <w:p w14:paraId="2EF9F21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C8BCF6" w14:textId="77777777" w:rsidR="00F30367" w:rsidRPr="005F1A7A" w:rsidRDefault="00B113DE" w:rsidP="00F30367">
            <w:pPr>
              <w:rPr>
                <w:sz w:val="16"/>
                <w:szCs w:val="16"/>
              </w:rPr>
            </w:pPr>
            <w:r w:rsidRPr="005F1A7A">
              <w:rPr>
                <w:sz w:val="16"/>
                <w:szCs w:val="16"/>
              </w:rPr>
              <w:t>STR-555425/C-Use Cases</w:t>
            </w:r>
          </w:p>
        </w:tc>
        <w:tc>
          <w:tcPr>
            <w:tcW w:w="5911" w:type="dxa"/>
            <w:tcBorders>
              <w:top w:val="single" w:sz="6" w:space="0" w:color="auto"/>
              <w:left w:val="single" w:sz="6" w:space="0" w:color="auto"/>
              <w:bottom w:val="single" w:sz="6" w:space="0" w:color="auto"/>
              <w:right w:val="single" w:sz="6" w:space="0" w:color="auto"/>
            </w:tcBorders>
          </w:tcPr>
          <w:p w14:paraId="4105FF16" w14:textId="77777777" w:rsidR="00F30367" w:rsidRPr="005F1A7A" w:rsidRDefault="00B113DE" w:rsidP="00F30367">
            <w:pPr>
              <w:rPr>
                <w:sz w:val="16"/>
                <w:szCs w:val="16"/>
              </w:rPr>
            </w:pPr>
            <w:r w:rsidRPr="005F1A7A">
              <w:rPr>
                <w:sz w:val="16"/>
                <w:szCs w:val="16"/>
              </w:rPr>
              <w:t>MBORREL4: Removed REQ-329009, REQ-329011, REQ-329013, REQ-329014</w:t>
            </w:r>
          </w:p>
        </w:tc>
      </w:tr>
      <w:tr w:rsidR="00F30367" w:rsidRPr="00636855" w14:paraId="0F557938" w14:textId="77777777" w:rsidTr="00F30367">
        <w:trPr>
          <w:trHeight w:val="245"/>
          <w:jc w:val="center"/>
        </w:trPr>
        <w:tc>
          <w:tcPr>
            <w:tcW w:w="1755" w:type="dxa"/>
            <w:tcBorders>
              <w:left w:val="single" w:sz="4" w:space="0" w:color="auto"/>
              <w:right w:val="single" w:sz="4" w:space="0" w:color="auto"/>
            </w:tcBorders>
          </w:tcPr>
          <w:p w14:paraId="1055728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16787C" w14:textId="77777777" w:rsidR="00F30367" w:rsidRPr="005F1A7A" w:rsidRDefault="00B113DE" w:rsidP="00F30367">
            <w:pPr>
              <w:rPr>
                <w:sz w:val="16"/>
                <w:szCs w:val="16"/>
              </w:rPr>
            </w:pPr>
            <w:r w:rsidRPr="005F1A7A">
              <w:rPr>
                <w:sz w:val="16"/>
                <w:szCs w:val="16"/>
              </w:rPr>
              <w:t>SVS-UC-REQ-320173/B-Inconsistent Location Last Known Location</w:t>
            </w:r>
          </w:p>
        </w:tc>
        <w:tc>
          <w:tcPr>
            <w:tcW w:w="5911" w:type="dxa"/>
            <w:tcBorders>
              <w:top w:val="single" w:sz="6" w:space="0" w:color="auto"/>
              <w:left w:val="single" w:sz="6" w:space="0" w:color="auto"/>
              <w:bottom w:val="single" w:sz="6" w:space="0" w:color="auto"/>
              <w:right w:val="single" w:sz="6" w:space="0" w:color="auto"/>
            </w:tcBorders>
          </w:tcPr>
          <w:p w14:paraId="2E18FAAD" w14:textId="77777777" w:rsidR="00F30367" w:rsidRPr="005F1A7A" w:rsidRDefault="00B113DE" w:rsidP="00F30367">
            <w:pPr>
              <w:rPr>
                <w:sz w:val="16"/>
                <w:szCs w:val="16"/>
              </w:rPr>
            </w:pPr>
            <w:r w:rsidRPr="005F1A7A">
              <w:rPr>
                <w:sz w:val="16"/>
                <w:szCs w:val="16"/>
              </w:rPr>
              <w:t>MBORREL4: Updated usecase</w:t>
            </w:r>
          </w:p>
        </w:tc>
      </w:tr>
      <w:tr w:rsidR="00F30367" w:rsidRPr="00636855" w14:paraId="23C36F69" w14:textId="77777777" w:rsidTr="00F30367">
        <w:trPr>
          <w:trHeight w:val="245"/>
          <w:jc w:val="center"/>
        </w:trPr>
        <w:tc>
          <w:tcPr>
            <w:tcW w:w="1755" w:type="dxa"/>
            <w:tcBorders>
              <w:left w:val="single" w:sz="4" w:space="0" w:color="auto"/>
              <w:right w:val="single" w:sz="4" w:space="0" w:color="auto"/>
            </w:tcBorders>
          </w:tcPr>
          <w:p w14:paraId="5D181FE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8DA4FD" w14:textId="77777777" w:rsidR="00F30367" w:rsidRPr="005F1A7A" w:rsidRDefault="00B113DE" w:rsidP="00F30367">
            <w:pPr>
              <w:rPr>
                <w:sz w:val="16"/>
                <w:szCs w:val="16"/>
              </w:rPr>
            </w:pPr>
            <w:r w:rsidRPr="005F1A7A">
              <w:rPr>
                <w:sz w:val="16"/>
                <w:szCs w:val="16"/>
              </w:rPr>
              <w:t>SVS-UC-REQ-320174/B-Inconsistent Location First Fix Location</w:t>
            </w:r>
          </w:p>
        </w:tc>
        <w:tc>
          <w:tcPr>
            <w:tcW w:w="5911" w:type="dxa"/>
            <w:tcBorders>
              <w:top w:val="single" w:sz="6" w:space="0" w:color="auto"/>
              <w:left w:val="single" w:sz="6" w:space="0" w:color="auto"/>
              <w:bottom w:val="single" w:sz="6" w:space="0" w:color="auto"/>
              <w:right w:val="single" w:sz="6" w:space="0" w:color="auto"/>
            </w:tcBorders>
          </w:tcPr>
          <w:p w14:paraId="31FF21E0" w14:textId="77777777" w:rsidR="00F30367" w:rsidRPr="005F1A7A" w:rsidRDefault="00B113DE" w:rsidP="00F30367">
            <w:pPr>
              <w:rPr>
                <w:sz w:val="16"/>
                <w:szCs w:val="16"/>
              </w:rPr>
            </w:pPr>
            <w:r w:rsidRPr="005F1A7A">
              <w:rPr>
                <w:sz w:val="16"/>
                <w:szCs w:val="16"/>
              </w:rPr>
              <w:t>MBORREL4: Updated usecase</w:t>
            </w:r>
          </w:p>
        </w:tc>
      </w:tr>
      <w:tr w:rsidR="00F30367" w:rsidRPr="00636855" w14:paraId="72BD5F1C" w14:textId="77777777" w:rsidTr="00F30367">
        <w:trPr>
          <w:trHeight w:val="245"/>
          <w:jc w:val="center"/>
        </w:trPr>
        <w:tc>
          <w:tcPr>
            <w:tcW w:w="1755" w:type="dxa"/>
            <w:tcBorders>
              <w:left w:val="single" w:sz="4" w:space="0" w:color="auto"/>
              <w:right w:val="single" w:sz="4" w:space="0" w:color="auto"/>
            </w:tcBorders>
          </w:tcPr>
          <w:p w14:paraId="1B95D6B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5BECB5" w14:textId="77777777" w:rsidR="00F30367" w:rsidRPr="005F1A7A" w:rsidRDefault="00B113DE" w:rsidP="00F30367">
            <w:pPr>
              <w:rPr>
                <w:sz w:val="16"/>
                <w:szCs w:val="16"/>
              </w:rPr>
            </w:pPr>
            <w:r w:rsidRPr="005F1A7A">
              <w:rPr>
                <w:sz w:val="16"/>
                <w:szCs w:val="16"/>
              </w:rPr>
              <w:t>SVS-UC-REQ-320175/B-Inconsistent Location Delta Parameter DID</w:t>
            </w:r>
          </w:p>
        </w:tc>
        <w:tc>
          <w:tcPr>
            <w:tcW w:w="5911" w:type="dxa"/>
            <w:tcBorders>
              <w:top w:val="single" w:sz="6" w:space="0" w:color="auto"/>
              <w:left w:val="single" w:sz="6" w:space="0" w:color="auto"/>
              <w:bottom w:val="single" w:sz="6" w:space="0" w:color="auto"/>
              <w:right w:val="single" w:sz="6" w:space="0" w:color="auto"/>
            </w:tcBorders>
          </w:tcPr>
          <w:p w14:paraId="0794CE5C" w14:textId="77777777" w:rsidR="00F30367" w:rsidRPr="005F1A7A" w:rsidRDefault="00B113DE" w:rsidP="00F30367">
            <w:pPr>
              <w:rPr>
                <w:sz w:val="16"/>
                <w:szCs w:val="16"/>
              </w:rPr>
            </w:pPr>
            <w:r w:rsidRPr="005F1A7A">
              <w:rPr>
                <w:sz w:val="16"/>
                <w:szCs w:val="16"/>
              </w:rPr>
              <w:t>MBORREL4: Updated usecase</w:t>
            </w:r>
          </w:p>
        </w:tc>
      </w:tr>
      <w:tr w:rsidR="00F30367" w:rsidRPr="00636855" w14:paraId="7FAF1181" w14:textId="77777777" w:rsidTr="00F30367">
        <w:trPr>
          <w:trHeight w:val="245"/>
          <w:jc w:val="center"/>
        </w:trPr>
        <w:tc>
          <w:tcPr>
            <w:tcW w:w="1755" w:type="dxa"/>
            <w:tcBorders>
              <w:left w:val="single" w:sz="4" w:space="0" w:color="auto"/>
              <w:right w:val="single" w:sz="4" w:space="0" w:color="auto"/>
            </w:tcBorders>
          </w:tcPr>
          <w:p w14:paraId="65F69E2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1DDDB7" w14:textId="77777777" w:rsidR="00F30367" w:rsidRPr="005F1A7A" w:rsidRDefault="00B113DE" w:rsidP="00F30367">
            <w:pPr>
              <w:rPr>
                <w:sz w:val="16"/>
                <w:szCs w:val="16"/>
              </w:rPr>
            </w:pPr>
            <w:r w:rsidRPr="005F1A7A">
              <w:rPr>
                <w:sz w:val="16"/>
                <w:szCs w:val="16"/>
              </w:rPr>
              <w:t>SVS-UC-REQ-325793/C-Early theft alert vehicle location data reporting Trigger condition</w:t>
            </w:r>
          </w:p>
        </w:tc>
        <w:tc>
          <w:tcPr>
            <w:tcW w:w="5911" w:type="dxa"/>
            <w:tcBorders>
              <w:top w:val="single" w:sz="6" w:space="0" w:color="auto"/>
              <w:left w:val="single" w:sz="6" w:space="0" w:color="auto"/>
              <w:bottom w:val="single" w:sz="6" w:space="0" w:color="auto"/>
              <w:right w:val="single" w:sz="6" w:space="0" w:color="auto"/>
            </w:tcBorders>
          </w:tcPr>
          <w:p w14:paraId="31CF7B04" w14:textId="77777777" w:rsidR="00F30367" w:rsidRPr="005F1A7A" w:rsidRDefault="00B113DE" w:rsidP="00F30367">
            <w:pPr>
              <w:rPr>
                <w:sz w:val="16"/>
                <w:szCs w:val="16"/>
              </w:rPr>
            </w:pPr>
            <w:r w:rsidRPr="005F1A7A">
              <w:rPr>
                <w:sz w:val="16"/>
                <w:szCs w:val="16"/>
              </w:rPr>
              <w:t>MBORREL4: Updated usecase</w:t>
            </w:r>
          </w:p>
        </w:tc>
      </w:tr>
      <w:tr w:rsidR="00F30367" w:rsidRPr="00636855" w14:paraId="5BCEBC00" w14:textId="77777777" w:rsidTr="00F30367">
        <w:trPr>
          <w:trHeight w:val="245"/>
          <w:jc w:val="center"/>
        </w:trPr>
        <w:tc>
          <w:tcPr>
            <w:tcW w:w="1755" w:type="dxa"/>
            <w:tcBorders>
              <w:left w:val="single" w:sz="4" w:space="0" w:color="auto"/>
              <w:right w:val="single" w:sz="4" w:space="0" w:color="auto"/>
            </w:tcBorders>
          </w:tcPr>
          <w:p w14:paraId="7A3F85E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003166" w14:textId="77777777" w:rsidR="00F30367" w:rsidRPr="005F1A7A" w:rsidRDefault="00B113DE" w:rsidP="00F30367">
            <w:pPr>
              <w:rPr>
                <w:sz w:val="16"/>
                <w:szCs w:val="16"/>
              </w:rPr>
            </w:pPr>
            <w:r w:rsidRPr="005F1A7A">
              <w:rPr>
                <w:sz w:val="16"/>
                <w:szCs w:val="16"/>
              </w:rPr>
              <w:t>SVS-UC-REQ-320176/B-Inconsistent Location Calculation Trigger</w:t>
            </w:r>
          </w:p>
        </w:tc>
        <w:tc>
          <w:tcPr>
            <w:tcW w:w="5911" w:type="dxa"/>
            <w:tcBorders>
              <w:top w:val="single" w:sz="6" w:space="0" w:color="auto"/>
              <w:left w:val="single" w:sz="6" w:space="0" w:color="auto"/>
              <w:bottom w:val="single" w:sz="6" w:space="0" w:color="auto"/>
              <w:right w:val="single" w:sz="6" w:space="0" w:color="auto"/>
            </w:tcBorders>
          </w:tcPr>
          <w:p w14:paraId="0C741177" w14:textId="77777777" w:rsidR="00F30367" w:rsidRPr="005F1A7A" w:rsidRDefault="00B113DE" w:rsidP="00F30367">
            <w:pPr>
              <w:rPr>
                <w:sz w:val="16"/>
                <w:szCs w:val="16"/>
              </w:rPr>
            </w:pPr>
            <w:r w:rsidRPr="005F1A7A">
              <w:rPr>
                <w:sz w:val="16"/>
                <w:szCs w:val="16"/>
              </w:rPr>
              <w:t>MBORREL4: Updated usecase</w:t>
            </w:r>
          </w:p>
        </w:tc>
      </w:tr>
      <w:tr w:rsidR="00F30367" w:rsidRPr="00636855" w14:paraId="75192576" w14:textId="77777777" w:rsidTr="00F30367">
        <w:trPr>
          <w:trHeight w:val="245"/>
          <w:jc w:val="center"/>
        </w:trPr>
        <w:tc>
          <w:tcPr>
            <w:tcW w:w="1755" w:type="dxa"/>
            <w:tcBorders>
              <w:left w:val="single" w:sz="4" w:space="0" w:color="auto"/>
              <w:right w:val="single" w:sz="4" w:space="0" w:color="auto"/>
            </w:tcBorders>
          </w:tcPr>
          <w:p w14:paraId="250F279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6D97CD" w14:textId="77777777" w:rsidR="00F30367" w:rsidRPr="005F1A7A" w:rsidRDefault="00B113DE" w:rsidP="00F30367">
            <w:pPr>
              <w:rPr>
                <w:sz w:val="16"/>
                <w:szCs w:val="16"/>
              </w:rPr>
            </w:pPr>
            <w:r w:rsidRPr="005F1A7A">
              <w:rPr>
                <w:sz w:val="16"/>
                <w:szCs w:val="16"/>
              </w:rPr>
              <w:t>SVS-UC-REQ-320177/B-Inconsistent Location Alert “Theft Mode” NOT active</w:t>
            </w:r>
          </w:p>
        </w:tc>
        <w:tc>
          <w:tcPr>
            <w:tcW w:w="5911" w:type="dxa"/>
            <w:tcBorders>
              <w:top w:val="single" w:sz="6" w:space="0" w:color="auto"/>
              <w:left w:val="single" w:sz="6" w:space="0" w:color="auto"/>
              <w:bottom w:val="single" w:sz="6" w:space="0" w:color="auto"/>
              <w:right w:val="single" w:sz="6" w:space="0" w:color="auto"/>
            </w:tcBorders>
          </w:tcPr>
          <w:p w14:paraId="7465812A" w14:textId="77777777" w:rsidR="00F30367" w:rsidRPr="005F1A7A" w:rsidRDefault="00B113DE" w:rsidP="00F30367">
            <w:pPr>
              <w:rPr>
                <w:sz w:val="16"/>
                <w:szCs w:val="16"/>
              </w:rPr>
            </w:pPr>
            <w:r w:rsidRPr="005F1A7A">
              <w:rPr>
                <w:sz w:val="16"/>
                <w:szCs w:val="16"/>
              </w:rPr>
              <w:t>MBORREL4: Updated usecase</w:t>
            </w:r>
          </w:p>
        </w:tc>
      </w:tr>
      <w:tr w:rsidR="00F30367" w:rsidRPr="00636855" w14:paraId="1B56E45F" w14:textId="77777777" w:rsidTr="00F30367">
        <w:trPr>
          <w:trHeight w:val="245"/>
          <w:jc w:val="center"/>
        </w:trPr>
        <w:tc>
          <w:tcPr>
            <w:tcW w:w="1755" w:type="dxa"/>
            <w:tcBorders>
              <w:left w:val="single" w:sz="4" w:space="0" w:color="auto"/>
              <w:right w:val="single" w:sz="4" w:space="0" w:color="auto"/>
            </w:tcBorders>
          </w:tcPr>
          <w:p w14:paraId="60BF0DC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80C3D8" w14:textId="77777777" w:rsidR="00F30367" w:rsidRPr="005F1A7A" w:rsidRDefault="00B113DE" w:rsidP="00F30367">
            <w:pPr>
              <w:rPr>
                <w:sz w:val="16"/>
                <w:szCs w:val="16"/>
              </w:rPr>
            </w:pPr>
            <w:r w:rsidRPr="005F1A7A">
              <w:rPr>
                <w:sz w:val="16"/>
                <w:szCs w:val="16"/>
              </w:rPr>
              <w:t>SVS-UC-REQ-320178/B-Inconsistent Location Alert “Theft Mode” ACTIVE</w:t>
            </w:r>
          </w:p>
        </w:tc>
        <w:tc>
          <w:tcPr>
            <w:tcW w:w="5911" w:type="dxa"/>
            <w:tcBorders>
              <w:top w:val="single" w:sz="6" w:space="0" w:color="auto"/>
              <w:left w:val="single" w:sz="6" w:space="0" w:color="auto"/>
              <w:bottom w:val="single" w:sz="6" w:space="0" w:color="auto"/>
              <w:right w:val="single" w:sz="6" w:space="0" w:color="auto"/>
            </w:tcBorders>
          </w:tcPr>
          <w:p w14:paraId="12E5F78F" w14:textId="77777777" w:rsidR="00F30367" w:rsidRPr="005F1A7A" w:rsidRDefault="00B113DE" w:rsidP="00F30367">
            <w:pPr>
              <w:rPr>
                <w:sz w:val="16"/>
                <w:szCs w:val="16"/>
              </w:rPr>
            </w:pPr>
            <w:r w:rsidRPr="005F1A7A">
              <w:rPr>
                <w:sz w:val="16"/>
                <w:szCs w:val="16"/>
              </w:rPr>
              <w:t>MBORREL4: Updated usecase</w:t>
            </w:r>
          </w:p>
        </w:tc>
      </w:tr>
      <w:tr w:rsidR="00F30367" w:rsidRPr="00636855" w14:paraId="1FAA2BAC" w14:textId="77777777" w:rsidTr="00F30367">
        <w:trPr>
          <w:trHeight w:val="245"/>
          <w:jc w:val="center"/>
        </w:trPr>
        <w:tc>
          <w:tcPr>
            <w:tcW w:w="1755" w:type="dxa"/>
            <w:tcBorders>
              <w:left w:val="single" w:sz="4" w:space="0" w:color="auto"/>
              <w:right w:val="single" w:sz="4" w:space="0" w:color="auto"/>
            </w:tcBorders>
          </w:tcPr>
          <w:p w14:paraId="6F83C58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3EEFDE" w14:textId="77777777" w:rsidR="00F30367" w:rsidRPr="005F1A7A" w:rsidRDefault="00B113DE" w:rsidP="00F30367">
            <w:pPr>
              <w:rPr>
                <w:sz w:val="16"/>
                <w:szCs w:val="16"/>
              </w:rPr>
            </w:pPr>
            <w:r w:rsidRPr="005F1A7A">
              <w:rPr>
                <w:sz w:val="16"/>
                <w:szCs w:val="16"/>
              </w:rPr>
              <w:t>SVS-UC-REQ-320179/C-Unauthorized Access Vehicle Lock Status storing</w:t>
            </w:r>
          </w:p>
        </w:tc>
        <w:tc>
          <w:tcPr>
            <w:tcW w:w="5911" w:type="dxa"/>
            <w:tcBorders>
              <w:top w:val="single" w:sz="6" w:space="0" w:color="auto"/>
              <w:left w:val="single" w:sz="6" w:space="0" w:color="auto"/>
              <w:bottom w:val="single" w:sz="6" w:space="0" w:color="auto"/>
              <w:right w:val="single" w:sz="6" w:space="0" w:color="auto"/>
            </w:tcBorders>
          </w:tcPr>
          <w:p w14:paraId="6284E74C" w14:textId="77777777" w:rsidR="00F30367" w:rsidRPr="005F1A7A" w:rsidRDefault="00B113DE" w:rsidP="00F30367">
            <w:pPr>
              <w:rPr>
                <w:sz w:val="16"/>
                <w:szCs w:val="16"/>
              </w:rPr>
            </w:pPr>
            <w:r w:rsidRPr="005F1A7A">
              <w:rPr>
                <w:sz w:val="16"/>
                <w:szCs w:val="16"/>
              </w:rPr>
              <w:t>MBORREL4: Updated usecase</w:t>
            </w:r>
          </w:p>
        </w:tc>
      </w:tr>
      <w:tr w:rsidR="00F30367" w:rsidRPr="00636855" w14:paraId="1D69C674" w14:textId="77777777" w:rsidTr="00F30367">
        <w:trPr>
          <w:trHeight w:val="245"/>
          <w:jc w:val="center"/>
        </w:trPr>
        <w:tc>
          <w:tcPr>
            <w:tcW w:w="1755" w:type="dxa"/>
            <w:tcBorders>
              <w:left w:val="single" w:sz="4" w:space="0" w:color="auto"/>
              <w:right w:val="single" w:sz="4" w:space="0" w:color="auto"/>
            </w:tcBorders>
          </w:tcPr>
          <w:p w14:paraId="5E5A2FE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EBFF77" w14:textId="77777777" w:rsidR="00F30367" w:rsidRPr="005F1A7A" w:rsidRDefault="00B113DE" w:rsidP="00F30367">
            <w:pPr>
              <w:rPr>
                <w:sz w:val="16"/>
                <w:szCs w:val="16"/>
              </w:rPr>
            </w:pPr>
            <w:r w:rsidRPr="005F1A7A">
              <w:rPr>
                <w:sz w:val="16"/>
                <w:szCs w:val="16"/>
              </w:rPr>
              <w:t>SVS-UC-REQ-320180/C-Unauthorized Access Alert</w:t>
            </w:r>
          </w:p>
        </w:tc>
        <w:tc>
          <w:tcPr>
            <w:tcW w:w="5911" w:type="dxa"/>
            <w:tcBorders>
              <w:top w:val="single" w:sz="6" w:space="0" w:color="auto"/>
              <w:left w:val="single" w:sz="6" w:space="0" w:color="auto"/>
              <w:bottom w:val="single" w:sz="6" w:space="0" w:color="auto"/>
              <w:right w:val="single" w:sz="6" w:space="0" w:color="auto"/>
            </w:tcBorders>
          </w:tcPr>
          <w:p w14:paraId="2CB45691" w14:textId="77777777" w:rsidR="00F30367" w:rsidRPr="005F1A7A" w:rsidRDefault="00B113DE" w:rsidP="00F30367">
            <w:pPr>
              <w:rPr>
                <w:sz w:val="16"/>
                <w:szCs w:val="16"/>
              </w:rPr>
            </w:pPr>
            <w:r w:rsidRPr="005F1A7A">
              <w:rPr>
                <w:sz w:val="16"/>
                <w:szCs w:val="16"/>
              </w:rPr>
              <w:t>MBORREL4: Updated usecase</w:t>
            </w:r>
          </w:p>
        </w:tc>
      </w:tr>
      <w:tr w:rsidR="00F30367" w:rsidRPr="00636855" w14:paraId="7EC4D60D" w14:textId="77777777" w:rsidTr="00F30367">
        <w:trPr>
          <w:trHeight w:val="245"/>
          <w:jc w:val="center"/>
        </w:trPr>
        <w:tc>
          <w:tcPr>
            <w:tcW w:w="1755" w:type="dxa"/>
            <w:tcBorders>
              <w:left w:val="single" w:sz="4" w:space="0" w:color="auto"/>
              <w:right w:val="single" w:sz="4" w:space="0" w:color="auto"/>
            </w:tcBorders>
          </w:tcPr>
          <w:p w14:paraId="7DEF187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89B21E" w14:textId="77777777" w:rsidR="00F30367" w:rsidRPr="005F1A7A" w:rsidRDefault="00B113DE" w:rsidP="00F30367">
            <w:pPr>
              <w:rPr>
                <w:sz w:val="16"/>
                <w:szCs w:val="16"/>
              </w:rPr>
            </w:pPr>
            <w:r w:rsidRPr="005F1A7A">
              <w:rPr>
                <w:sz w:val="16"/>
                <w:szCs w:val="16"/>
              </w:rPr>
              <w:t>SVS-UC-REQ-320181/B-BUB Alert Trigger</w:t>
            </w:r>
          </w:p>
        </w:tc>
        <w:tc>
          <w:tcPr>
            <w:tcW w:w="5911" w:type="dxa"/>
            <w:tcBorders>
              <w:top w:val="single" w:sz="6" w:space="0" w:color="auto"/>
              <w:left w:val="single" w:sz="6" w:space="0" w:color="auto"/>
              <w:bottom w:val="single" w:sz="6" w:space="0" w:color="auto"/>
              <w:right w:val="single" w:sz="6" w:space="0" w:color="auto"/>
            </w:tcBorders>
          </w:tcPr>
          <w:p w14:paraId="35830789" w14:textId="77777777" w:rsidR="00F30367" w:rsidRPr="005F1A7A" w:rsidRDefault="00B113DE" w:rsidP="00F30367">
            <w:pPr>
              <w:rPr>
                <w:sz w:val="16"/>
                <w:szCs w:val="16"/>
              </w:rPr>
            </w:pPr>
            <w:r w:rsidRPr="005F1A7A">
              <w:rPr>
                <w:sz w:val="16"/>
                <w:szCs w:val="16"/>
              </w:rPr>
              <w:t>MBORREL4: Updated usecase</w:t>
            </w:r>
          </w:p>
        </w:tc>
      </w:tr>
      <w:tr w:rsidR="00F30367" w:rsidRPr="00636855" w14:paraId="7EF56DE0" w14:textId="77777777" w:rsidTr="00F30367">
        <w:trPr>
          <w:trHeight w:val="245"/>
          <w:jc w:val="center"/>
        </w:trPr>
        <w:tc>
          <w:tcPr>
            <w:tcW w:w="1755" w:type="dxa"/>
            <w:tcBorders>
              <w:left w:val="single" w:sz="4" w:space="0" w:color="auto"/>
              <w:right w:val="single" w:sz="4" w:space="0" w:color="auto"/>
            </w:tcBorders>
          </w:tcPr>
          <w:p w14:paraId="6054B54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BAFE58" w14:textId="77777777" w:rsidR="00F30367" w:rsidRPr="005F1A7A" w:rsidRDefault="00B113DE" w:rsidP="00F30367">
            <w:pPr>
              <w:rPr>
                <w:sz w:val="16"/>
                <w:szCs w:val="16"/>
              </w:rPr>
            </w:pPr>
            <w:r w:rsidRPr="005F1A7A">
              <w:rPr>
                <w:sz w:val="16"/>
                <w:szCs w:val="16"/>
              </w:rPr>
              <w:t>SVS-UC-REQ-352787/A-SVSServer Door presence check for accelerometer monitoring setting and unsetting</w:t>
            </w:r>
          </w:p>
        </w:tc>
        <w:tc>
          <w:tcPr>
            <w:tcW w:w="5911" w:type="dxa"/>
            <w:tcBorders>
              <w:top w:val="single" w:sz="6" w:space="0" w:color="auto"/>
              <w:left w:val="single" w:sz="6" w:space="0" w:color="auto"/>
              <w:bottom w:val="single" w:sz="6" w:space="0" w:color="auto"/>
              <w:right w:val="single" w:sz="6" w:space="0" w:color="auto"/>
            </w:tcBorders>
          </w:tcPr>
          <w:p w14:paraId="1CBC4D7D" w14:textId="77777777" w:rsidR="00F30367" w:rsidRPr="005F1A7A" w:rsidRDefault="00B113DE" w:rsidP="00F30367">
            <w:pPr>
              <w:rPr>
                <w:sz w:val="16"/>
                <w:szCs w:val="16"/>
              </w:rPr>
            </w:pPr>
            <w:r w:rsidRPr="005F1A7A">
              <w:rPr>
                <w:sz w:val="16"/>
                <w:szCs w:val="16"/>
              </w:rPr>
              <w:t>MBORREL4: New usecase</w:t>
            </w:r>
          </w:p>
        </w:tc>
      </w:tr>
      <w:tr w:rsidR="00F30367" w:rsidRPr="00636855" w14:paraId="282A9553" w14:textId="77777777" w:rsidTr="00F30367">
        <w:trPr>
          <w:trHeight w:val="245"/>
          <w:jc w:val="center"/>
        </w:trPr>
        <w:tc>
          <w:tcPr>
            <w:tcW w:w="1755" w:type="dxa"/>
            <w:tcBorders>
              <w:left w:val="single" w:sz="4" w:space="0" w:color="auto"/>
              <w:right w:val="single" w:sz="4" w:space="0" w:color="auto"/>
            </w:tcBorders>
          </w:tcPr>
          <w:p w14:paraId="288536C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93CC83" w14:textId="77777777" w:rsidR="00F30367" w:rsidRPr="005F1A7A" w:rsidRDefault="00B113DE" w:rsidP="00F30367">
            <w:pPr>
              <w:rPr>
                <w:sz w:val="16"/>
                <w:szCs w:val="16"/>
              </w:rPr>
            </w:pPr>
            <w:r w:rsidRPr="005F1A7A">
              <w:rPr>
                <w:sz w:val="16"/>
                <w:szCs w:val="16"/>
              </w:rPr>
              <w:t>SVS-UC-REQ-320183/B-Accelerometer Monitoring Setting for vehicles with doors</w:t>
            </w:r>
          </w:p>
        </w:tc>
        <w:tc>
          <w:tcPr>
            <w:tcW w:w="5911" w:type="dxa"/>
            <w:tcBorders>
              <w:top w:val="single" w:sz="6" w:space="0" w:color="auto"/>
              <w:left w:val="single" w:sz="6" w:space="0" w:color="auto"/>
              <w:bottom w:val="single" w:sz="6" w:space="0" w:color="auto"/>
              <w:right w:val="single" w:sz="6" w:space="0" w:color="auto"/>
            </w:tcBorders>
          </w:tcPr>
          <w:p w14:paraId="56196AFF"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0424F253" w14:textId="77777777" w:rsidTr="00F30367">
        <w:trPr>
          <w:trHeight w:val="245"/>
          <w:jc w:val="center"/>
        </w:trPr>
        <w:tc>
          <w:tcPr>
            <w:tcW w:w="1755" w:type="dxa"/>
            <w:tcBorders>
              <w:left w:val="single" w:sz="4" w:space="0" w:color="auto"/>
              <w:right w:val="single" w:sz="4" w:space="0" w:color="auto"/>
            </w:tcBorders>
          </w:tcPr>
          <w:p w14:paraId="04AF5F1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DF5882" w14:textId="77777777" w:rsidR="00F30367" w:rsidRPr="005F1A7A" w:rsidRDefault="00B113DE" w:rsidP="00F30367">
            <w:pPr>
              <w:rPr>
                <w:sz w:val="16"/>
                <w:szCs w:val="16"/>
              </w:rPr>
            </w:pPr>
            <w:r w:rsidRPr="005F1A7A">
              <w:rPr>
                <w:sz w:val="16"/>
                <w:szCs w:val="16"/>
              </w:rPr>
              <w:t>SVS-UC-REQ-352788/A-Accelerometer Monitoring Setting for vehicles without doors</w:t>
            </w:r>
          </w:p>
        </w:tc>
        <w:tc>
          <w:tcPr>
            <w:tcW w:w="5911" w:type="dxa"/>
            <w:tcBorders>
              <w:top w:val="single" w:sz="6" w:space="0" w:color="auto"/>
              <w:left w:val="single" w:sz="6" w:space="0" w:color="auto"/>
              <w:bottom w:val="single" w:sz="6" w:space="0" w:color="auto"/>
              <w:right w:val="single" w:sz="6" w:space="0" w:color="auto"/>
            </w:tcBorders>
          </w:tcPr>
          <w:p w14:paraId="51534FB0" w14:textId="77777777" w:rsidR="00F30367" w:rsidRPr="005F1A7A" w:rsidRDefault="00B113DE" w:rsidP="00F30367">
            <w:pPr>
              <w:rPr>
                <w:sz w:val="16"/>
                <w:szCs w:val="16"/>
              </w:rPr>
            </w:pPr>
            <w:r w:rsidRPr="005F1A7A">
              <w:rPr>
                <w:sz w:val="16"/>
                <w:szCs w:val="16"/>
              </w:rPr>
              <w:t>MBORREL4: New usecase</w:t>
            </w:r>
          </w:p>
        </w:tc>
      </w:tr>
      <w:tr w:rsidR="00F30367" w:rsidRPr="00636855" w14:paraId="6C9BEF77" w14:textId="77777777" w:rsidTr="00F30367">
        <w:trPr>
          <w:trHeight w:val="245"/>
          <w:jc w:val="center"/>
        </w:trPr>
        <w:tc>
          <w:tcPr>
            <w:tcW w:w="1755" w:type="dxa"/>
            <w:tcBorders>
              <w:left w:val="single" w:sz="4" w:space="0" w:color="auto"/>
              <w:right w:val="single" w:sz="4" w:space="0" w:color="auto"/>
            </w:tcBorders>
          </w:tcPr>
          <w:p w14:paraId="1871166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74FC07" w14:textId="77777777" w:rsidR="00F30367" w:rsidRPr="005F1A7A" w:rsidRDefault="00B113DE" w:rsidP="00F30367">
            <w:pPr>
              <w:rPr>
                <w:sz w:val="16"/>
                <w:szCs w:val="16"/>
              </w:rPr>
            </w:pPr>
            <w:r w:rsidRPr="005F1A7A">
              <w:rPr>
                <w:sz w:val="16"/>
                <w:szCs w:val="16"/>
              </w:rPr>
              <w:t>SVS-UC-REQ-320184/B-Accelerometer Monitoring Unsetting for vehicles with doors</w:t>
            </w:r>
          </w:p>
        </w:tc>
        <w:tc>
          <w:tcPr>
            <w:tcW w:w="5911" w:type="dxa"/>
            <w:tcBorders>
              <w:top w:val="single" w:sz="6" w:space="0" w:color="auto"/>
              <w:left w:val="single" w:sz="6" w:space="0" w:color="auto"/>
              <w:bottom w:val="single" w:sz="6" w:space="0" w:color="auto"/>
              <w:right w:val="single" w:sz="6" w:space="0" w:color="auto"/>
            </w:tcBorders>
          </w:tcPr>
          <w:p w14:paraId="33F5827E"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2615029E" w14:textId="77777777" w:rsidTr="00F30367">
        <w:trPr>
          <w:trHeight w:val="245"/>
          <w:jc w:val="center"/>
        </w:trPr>
        <w:tc>
          <w:tcPr>
            <w:tcW w:w="1755" w:type="dxa"/>
            <w:tcBorders>
              <w:left w:val="single" w:sz="4" w:space="0" w:color="auto"/>
              <w:right w:val="single" w:sz="4" w:space="0" w:color="auto"/>
            </w:tcBorders>
          </w:tcPr>
          <w:p w14:paraId="353EA45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32631C" w14:textId="77777777" w:rsidR="00F30367" w:rsidRPr="005F1A7A" w:rsidRDefault="00B113DE" w:rsidP="00F30367">
            <w:pPr>
              <w:rPr>
                <w:sz w:val="16"/>
                <w:szCs w:val="16"/>
              </w:rPr>
            </w:pPr>
            <w:r w:rsidRPr="005F1A7A">
              <w:rPr>
                <w:sz w:val="16"/>
                <w:szCs w:val="16"/>
              </w:rPr>
              <w:t>SVS-UC-REQ-352789/A-Accelerometer Monitoring Unsetting for vehicles without doors</w:t>
            </w:r>
          </w:p>
        </w:tc>
        <w:tc>
          <w:tcPr>
            <w:tcW w:w="5911" w:type="dxa"/>
            <w:tcBorders>
              <w:top w:val="single" w:sz="6" w:space="0" w:color="auto"/>
              <w:left w:val="single" w:sz="6" w:space="0" w:color="auto"/>
              <w:bottom w:val="single" w:sz="6" w:space="0" w:color="auto"/>
              <w:right w:val="single" w:sz="6" w:space="0" w:color="auto"/>
            </w:tcBorders>
          </w:tcPr>
          <w:p w14:paraId="0B10FF0B" w14:textId="77777777" w:rsidR="00F30367" w:rsidRPr="005F1A7A" w:rsidRDefault="00B113DE" w:rsidP="00F30367">
            <w:pPr>
              <w:rPr>
                <w:sz w:val="16"/>
                <w:szCs w:val="16"/>
              </w:rPr>
            </w:pPr>
            <w:r w:rsidRPr="005F1A7A">
              <w:rPr>
                <w:sz w:val="16"/>
                <w:szCs w:val="16"/>
              </w:rPr>
              <w:t>MBORREL4: New usecase</w:t>
            </w:r>
          </w:p>
        </w:tc>
      </w:tr>
      <w:tr w:rsidR="00F30367" w:rsidRPr="00636855" w14:paraId="6C3018BD" w14:textId="77777777" w:rsidTr="00F30367">
        <w:trPr>
          <w:trHeight w:val="245"/>
          <w:jc w:val="center"/>
        </w:trPr>
        <w:tc>
          <w:tcPr>
            <w:tcW w:w="1755" w:type="dxa"/>
            <w:tcBorders>
              <w:left w:val="single" w:sz="4" w:space="0" w:color="auto"/>
              <w:right w:val="single" w:sz="4" w:space="0" w:color="auto"/>
            </w:tcBorders>
          </w:tcPr>
          <w:p w14:paraId="0F1235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8907E9" w14:textId="77777777" w:rsidR="00F30367" w:rsidRPr="005F1A7A" w:rsidRDefault="00B113DE" w:rsidP="00F30367">
            <w:pPr>
              <w:rPr>
                <w:sz w:val="16"/>
                <w:szCs w:val="16"/>
              </w:rPr>
            </w:pPr>
            <w:r w:rsidRPr="005F1A7A">
              <w:rPr>
                <w:sz w:val="16"/>
                <w:szCs w:val="16"/>
              </w:rPr>
              <w:t>SVS-UC-REQ-326618/C-Periodic GRPC Vehicle location data for GRPC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4C016297" w14:textId="77777777" w:rsidR="00F30367" w:rsidRPr="005F1A7A" w:rsidRDefault="00B113DE" w:rsidP="00F30367">
            <w:pPr>
              <w:rPr>
                <w:sz w:val="16"/>
                <w:szCs w:val="16"/>
              </w:rPr>
            </w:pPr>
            <w:r w:rsidRPr="005F1A7A">
              <w:rPr>
                <w:sz w:val="16"/>
                <w:szCs w:val="16"/>
              </w:rPr>
              <w:t>MBORREL4: Updated Usecase</w:t>
            </w:r>
          </w:p>
        </w:tc>
      </w:tr>
      <w:tr w:rsidR="00F30367" w:rsidRPr="00636855" w14:paraId="51164018" w14:textId="77777777" w:rsidTr="00F30367">
        <w:trPr>
          <w:trHeight w:val="245"/>
          <w:jc w:val="center"/>
        </w:trPr>
        <w:tc>
          <w:tcPr>
            <w:tcW w:w="1755" w:type="dxa"/>
            <w:tcBorders>
              <w:left w:val="single" w:sz="4" w:space="0" w:color="auto"/>
              <w:right w:val="single" w:sz="4" w:space="0" w:color="auto"/>
            </w:tcBorders>
          </w:tcPr>
          <w:p w14:paraId="0C31FB5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848CB9" w14:textId="77777777" w:rsidR="00F30367" w:rsidRPr="005F1A7A" w:rsidRDefault="00B113DE" w:rsidP="00F30367">
            <w:pPr>
              <w:rPr>
                <w:sz w:val="16"/>
                <w:szCs w:val="16"/>
              </w:rPr>
            </w:pPr>
            <w:r w:rsidRPr="005F1A7A">
              <w:rPr>
                <w:sz w:val="16"/>
                <w:szCs w:val="16"/>
              </w:rPr>
              <w:t>SVS-UC-REQ-329010/B-Controlling GRPC Vehicle location data for concurrent multiple GRPC early theft notification alerts</w:t>
            </w:r>
          </w:p>
        </w:tc>
        <w:tc>
          <w:tcPr>
            <w:tcW w:w="5911" w:type="dxa"/>
            <w:tcBorders>
              <w:top w:val="single" w:sz="6" w:space="0" w:color="auto"/>
              <w:left w:val="single" w:sz="6" w:space="0" w:color="auto"/>
              <w:bottom w:val="single" w:sz="6" w:space="0" w:color="auto"/>
              <w:right w:val="single" w:sz="6" w:space="0" w:color="auto"/>
            </w:tcBorders>
          </w:tcPr>
          <w:p w14:paraId="1C179E07" w14:textId="77777777" w:rsidR="00F30367" w:rsidRPr="005F1A7A" w:rsidRDefault="00B113DE" w:rsidP="00F30367">
            <w:pPr>
              <w:rPr>
                <w:sz w:val="16"/>
                <w:szCs w:val="16"/>
              </w:rPr>
            </w:pPr>
            <w:r w:rsidRPr="005F1A7A">
              <w:rPr>
                <w:sz w:val="16"/>
                <w:szCs w:val="16"/>
              </w:rPr>
              <w:t>MBORREL4: Updated Usecase</w:t>
            </w:r>
          </w:p>
        </w:tc>
      </w:tr>
      <w:tr w:rsidR="00F30367" w:rsidRPr="00636855" w14:paraId="7A7A2030" w14:textId="77777777" w:rsidTr="00F30367">
        <w:trPr>
          <w:trHeight w:val="245"/>
          <w:jc w:val="center"/>
        </w:trPr>
        <w:tc>
          <w:tcPr>
            <w:tcW w:w="1755" w:type="dxa"/>
            <w:tcBorders>
              <w:left w:val="single" w:sz="4" w:space="0" w:color="auto"/>
              <w:right w:val="single" w:sz="4" w:space="0" w:color="auto"/>
            </w:tcBorders>
          </w:tcPr>
          <w:p w14:paraId="5DA5B27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BD09C0" w14:textId="77777777" w:rsidR="00F30367" w:rsidRPr="005F1A7A" w:rsidRDefault="00B113DE" w:rsidP="00F30367">
            <w:pPr>
              <w:rPr>
                <w:sz w:val="16"/>
                <w:szCs w:val="16"/>
              </w:rPr>
            </w:pPr>
            <w:r w:rsidRPr="005F1A7A">
              <w:rPr>
                <w:sz w:val="16"/>
                <w:szCs w:val="16"/>
              </w:rPr>
              <w:t>SVS-UC-REQ-329012/B-Period and Count for concurrent multiple GRPC early theft notification alert reporting</w:t>
            </w:r>
          </w:p>
        </w:tc>
        <w:tc>
          <w:tcPr>
            <w:tcW w:w="5911" w:type="dxa"/>
            <w:tcBorders>
              <w:top w:val="single" w:sz="6" w:space="0" w:color="auto"/>
              <w:left w:val="single" w:sz="6" w:space="0" w:color="auto"/>
              <w:bottom w:val="single" w:sz="6" w:space="0" w:color="auto"/>
              <w:right w:val="single" w:sz="6" w:space="0" w:color="auto"/>
            </w:tcBorders>
          </w:tcPr>
          <w:p w14:paraId="472BE843" w14:textId="77777777" w:rsidR="00F30367" w:rsidRPr="005F1A7A" w:rsidRDefault="00B113DE" w:rsidP="00F30367">
            <w:pPr>
              <w:rPr>
                <w:sz w:val="16"/>
                <w:szCs w:val="16"/>
              </w:rPr>
            </w:pPr>
            <w:r w:rsidRPr="005F1A7A">
              <w:rPr>
                <w:sz w:val="16"/>
                <w:szCs w:val="16"/>
              </w:rPr>
              <w:t>MBORREL4: Updated Usecase</w:t>
            </w:r>
          </w:p>
        </w:tc>
      </w:tr>
      <w:tr w:rsidR="00F30367" w:rsidRPr="00636855" w14:paraId="6A9F1AFE" w14:textId="77777777" w:rsidTr="00F30367">
        <w:trPr>
          <w:trHeight w:val="245"/>
          <w:jc w:val="center"/>
        </w:trPr>
        <w:tc>
          <w:tcPr>
            <w:tcW w:w="1755" w:type="dxa"/>
            <w:tcBorders>
              <w:left w:val="single" w:sz="4" w:space="0" w:color="auto"/>
              <w:right w:val="single" w:sz="4" w:space="0" w:color="auto"/>
            </w:tcBorders>
          </w:tcPr>
          <w:p w14:paraId="3A31C71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AF04A3" w14:textId="77777777" w:rsidR="00F30367" w:rsidRPr="005F1A7A" w:rsidRDefault="00B113DE" w:rsidP="00F30367">
            <w:pPr>
              <w:rPr>
                <w:sz w:val="16"/>
                <w:szCs w:val="16"/>
              </w:rPr>
            </w:pPr>
            <w:r w:rsidRPr="005F1A7A">
              <w:rPr>
                <w:sz w:val="16"/>
                <w:szCs w:val="16"/>
              </w:rPr>
              <w:t>SVS-UC-REQ-326619/C-Stopping GRPC early theft alert vehicle location data reporting when “Theft Mode” DID activated</w:t>
            </w:r>
          </w:p>
        </w:tc>
        <w:tc>
          <w:tcPr>
            <w:tcW w:w="5911" w:type="dxa"/>
            <w:tcBorders>
              <w:top w:val="single" w:sz="6" w:space="0" w:color="auto"/>
              <w:left w:val="single" w:sz="6" w:space="0" w:color="auto"/>
              <w:bottom w:val="single" w:sz="6" w:space="0" w:color="auto"/>
              <w:right w:val="single" w:sz="6" w:space="0" w:color="auto"/>
            </w:tcBorders>
          </w:tcPr>
          <w:p w14:paraId="2F51A7CC"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34421DE2" w14:textId="77777777" w:rsidTr="00F30367">
        <w:trPr>
          <w:trHeight w:val="245"/>
          <w:jc w:val="center"/>
        </w:trPr>
        <w:tc>
          <w:tcPr>
            <w:tcW w:w="1755" w:type="dxa"/>
            <w:tcBorders>
              <w:left w:val="single" w:sz="4" w:space="0" w:color="auto"/>
              <w:right w:val="single" w:sz="4" w:space="0" w:color="auto"/>
            </w:tcBorders>
          </w:tcPr>
          <w:p w14:paraId="74DB72F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D64EC4" w14:textId="77777777" w:rsidR="00F30367" w:rsidRPr="005F1A7A" w:rsidRDefault="00B113DE" w:rsidP="00F30367">
            <w:pPr>
              <w:rPr>
                <w:sz w:val="16"/>
                <w:szCs w:val="16"/>
              </w:rPr>
            </w:pPr>
            <w:r w:rsidRPr="005F1A7A">
              <w:rPr>
                <w:sz w:val="16"/>
                <w:szCs w:val="16"/>
              </w:rPr>
              <w:t>SVS-UC-REQ-328789/B-FTCP early theft alert vehicle location data stop command request to SVSServer</w:t>
            </w:r>
          </w:p>
        </w:tc>
        <w:tc>
          <w:tcPr>
            <w:tcW w:w="5911" w:type="dxa"/>
            <w:tcBorders>
              <w:top w:val="single" w:sz="6" w:space="0" w:color="auto"/>
              <w:left w:val="single" w:sz="6" w:space="0" w:color="auto"/>
              <w:bottom w:val="single" w:sz="6" w:space="0" w:color="auto"/>
              <w:right w:val="single" w:sz="6" w:space="0" w:color="auto"/>
            </w:tcBorders>
          </w:tcPr>
          <w:p w14:paraId="3598715F"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0AEEF73E" w14:textId="77777777" w:rsidTr="00F30367">
        <w:trPr>
          <w:trHeight w:val="245"/>
          <w:jc w:val="center"/>
        </w:trPr>
        <w:tc>
          <w:tcPr>
            <w:tcW w:w="1755" w:type="dxa"/>
            <w:tcBorders>
              <w:left w:val="single" w:sz="4" w:space="0" w:color="auto"/>
              <w:right w:val="single" w:sz="4" w:space="0" w:color="auto"/>
            </w:tcBorders>
          </w:tcPr>
          <w:p w14:paraId="67812EC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ED8E85" w14:textId="77777777" w:rsidR="00F30367" w:rsidRPr="005F1A7A" w:rsidRDefault="00B113DE" w:rsidP="00F30367">
            <w:pPr>
              <w:rPr>
                <w:sz w:val="16"/>
                <w:szCs w:val="16"/>
              </w:rPr>
            </w:pPr>
            <w:r w:rsidRPr="005F1A7A">
              <w:rPr>
                <w:sz w:val="16"/>
                <w:szCs w:val="16"/>
              </w:rPr>
              <w:t>SVS-UC-REQ-328790/B-SMS early theft alert vehicle location data stop command request to SVSServer</w:t>
            </w:r>
          </w:p>
        </w:tc>
        <w:tc>
          <w:tcPr>
            <w:tcW w:w="5911" w:type="dxa"/>
            <w:tcBorders>
              <w:top w:val="single" w:sz="6" w:space="0" w:color="auto"/>
              <w:left w:val="single" w:sz="6" w:space="0" w:color="auto"/>
              <w:bottom w:val="single" w:sz="6" w:space="0" w:color="auto"/>
              <w:right w:val="single" w:sz="6" w:space="0" w:color="auto"/>
            </w:tcBorders>
          </w:tcPr>
          <w:p w14:paraId="71815D8E"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5DDC0943" w14:textId="77777777" w:rsidTr="00F30367">
        <w:trPr>
          <w:trHeight w:val="245"/>
          <w:jc w:val="center"/>
        </w:trPr>
        <w:tc>
          <w:tcPr>
            <w:tcW w:w="1755" w:type="dxa"/>
            <w:tcBorders>
              <w:left w:val="single" w:sz="4" w:space="0" w:color="auto"/>
              <w:right w:val="single" w:sz="4" w:space="0" w:color="auto"/>
            </w:tcBorders>
          </w:tcPr>
          <w:p w14:paraId="0C8FB34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DE907F" w14:textId="77777777" w:rsidR="00F30367" w:rsidRPr="005F1A7A" w:rsidRDefault="00B113DE" w:rsidP="00F30367">
            <w:pPr>
              <w:rPr>
                <w:sz w:val="16"/>
                <w:szCs w:val="16"/>
              </w:rPr>
            </w:pPr>
            <w:r w:rsidRPr="005F1A7A">
              <w:rPr>
                <w:sz w:val="16"/>
                <w:szCs w:val="16"/>
              </w:rPr>
              <w:t>SVS-UC-REQ-328791/B-FTCP early theft alert vehicle location data stop command ack response to SVSOffBoardClient</w:t>
            </w:r>
          </w:p>
        </w:tc>
        <w:tc>
          <w:tcPr>
            <w:tcW w:w="5911" w:type="dxa"/>
            <w:tcBorders>
              <w:top w:val="single" w:sz="6" w:space="0" w:color="auto"/>
              <w:left w:val="single" w:sz="6" w:space="0" w:color="auto"/>
              <w:bottom w:val="single" w:sz="6" w:space="0" w:color="auto"/>
              <w:right w:val="single" w:sz="6" w:space="0" w:color="auto"/>
            </w:tcBorders>
          </w:tcPr>
          <w:p w14:paraId="185A5E30" w14:textId="77777777" w:rsidR="00F30367" w:rsidRPr="005F1A7A" w:rsidRDefault="00B113DE" w:rsidP="00F30367">
            <w:pPr>
              <w:rPr>
                <w:sz w:val="16"/>
                <w:szCs w:val="16"/>
              </w:rPr>
            </w:pPr>
            <w:r w:rsidRPr="005F1A7A">
              <w:rPr>
                <w:sz w:val="16"/>
                <w:szCs w:val="16"/>
              </w:rPr>
              <w:t>MBORREL4: Updated req title and content</w:t>
            </w:r>
          </w:p>
        </w:tc>
      </w:tr>
      <w:tr w:rsidR="00F30367" w:rsidRPr="00636855" w14:paraId="79CADB9E" w14:textId="77777777" w:rsidTr="00F30367">
        <w:trPr>
          <w:trHeight w:val="245"/>
          <w:jc w:val="center"/>
        </w:trPr>
        <w:tc>
          <w:tcPr>
            <w:tcW w:w="1755" w:type="dxa"/>
            <w:tcBorders>
              <w:left w:val="single" w:sz="4" w:space="0" w:color="auto"/>
              <w:right w:val="single" w:sz="4" w:space="0" w:color="auto"/>
            </w:tcBorders>
          </w:tcPr>
          <w:p w14:paraId="5D5C478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30C702" w14:textId="77777777" w:rsidR="00F30367" w:rsidRPr="005F1A7A" w:rsidRDefault="00B113DE" w:rsidP="00F30367">
            <w:pPr>
              <w:rPr>
                <w:sz w:val="16"/>
                <w:szCs w:val="16"/>
              </w:rPr>
            </w:pPr>
            <w:r w:rsidRPr="005F1A7A">
              <w:rPr>
                <w:sz w:val="16"/>
                <w:szCs w:val="16"/>
              </w:rPr>
              <w:t>SVS-UC-REQ-352790/A-GRPC early theft alert vehicle location data stop response to SVSOffBoardClient</w:t>
            </w:r>
          </w:p>
        </w:tc>
        <w:tc>
          <w:tcPr>
            <w:tcW w:w="5911" w:type="dxa"/>
            <w:tcBorders>
              <w:top w:val="single" w:sz="6" w:space="0" w:color="auto"/>
              <w:left w:val="single" w:sz="6" w:space="0" w:color="auto"/>
              <w:bottom w:val="single" w:sz="6" w:space="0" w:color="auto"/>
              <w:right w:val="single" w:sz="6" w:space="0" w:color="auto"/>
            </w:tcBorders>
          </w:tcPr>
          <w:p w14:paraId="424F5DB6" w14:textId="77777777" w:rsidR="00F30367" w:rsidRPr="005F1A7A" w:rsidRDefault="00B113DE" w:rsidP="00F30367">
            <w:pPr>
              <w:rPr>
                <w:sz w:val="16"/>
                <w:szCs w:val="16"/>
              </w:rPr>
            </w:pPr>
            <w:r w:rsidRPr="005F1A7A">
              <w:rPr>
                <w:sz w:val="16"/>
                <w:szCs w:val="16"/>
              </w:rPr>
              <w:t>MBORREL4: New usecase</w:t>
            </w:r>
          </w:p>
        </w:tc>
      </w:tr>
      <w:tr w:rsidR="00F30367" w:rsidRPr="00636855" w14:paraId="280431E9" w14:textId="77777777" w:rsidTr="00F30367">
        <w:trPr>
          <w:trHeight w:val="245"/>
          <w:jc w:val="center"/>
        </w:trPr>
        <w:tc>
          <w:tcPr>
            <w:tcW w:w="1755" w:type="dxa"/>
            <w:tcBorders>
              <w:left w:val="single" w:sz="4" w:space="0" w:color="auto"/>
              <w:right w:val="single" w:sz="4" w:space="0" w:color="auto"/>
            </w:tcBorders>
          </w:tcPr>
          <w:p w14:paraId="765827B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F7B5B3" w14:textId="77777777" w:rsidR="00F30367" w:rsidRPr="005F1A7A" w:rsidRDefault="00B113DE" w:rsidP="00F30367">
            <w:pPr>
              <w:rPr>
                <w:sz w:val="16"/>
                <w:szCs w:val="16"/>
              </w:rPr>
            </w:pPr>
            <w:r w:rsidRPr="005F1A7A">
              <w:rPr>
                <w:sz w:val="16"/>
                <w:szCs w:val="16"/>
              </w:rPr>
              <w:t>SVS-UC-REQ-352791/A-Alert Triggered Location Collection Termination Message while Main Battery Connected NOT in Theft Mode</w:t>
            </w:r>
          </w:p>
        </w:tc>
        <w:tc>
          <w:tcPr>
            <w:tcW w:w="5911" w:type="dxa"/>
            <w:tcBorders>
              <w:top w:val="single" w:sz="6" w:space="0" w:color="auto"/>
              <w:left w:val="single" w:sz="6" w:space="0" w:color="auto"/>
              <w:bottom w:val="single" w:sz="6" w:space="0" w:color="auto"/>
              <w:right w:val="single" w:sz="6" w:space="0" w:color="auto"/>
            </w:tcBorders>
          </w:tcPr>
          <w:p w14:paraId="70026C5D" w14:textId="77777777" w:rsidR="00F30367" w:rsidRPr="005F1A7A" w:rsidRDefault="00B113DE" w:rsidP="00F30367">
            <w:pPr>
              <w:rPr>
                <w:sz w:val="16"/>
                <w:szCs w:val="16"/>
              </w:rPr>
            </w:pPr>
            <w:r w:rsidRPr="005F1A7A">
              <w:rPr>
                <w:sz w:val="16"/>
                <w:szCs w:val="16"/>
              </w:rPr>
              <w:t>MBORREL4: New usecase</w:t>
            </w:r>
          </w:p>
        </w:tc>
      </w:tr>
      <w:tr w:rsidR="00F30367" w:rsidRPr="00636855" w14:paraId="41CA19CE" w14:textId="77777777" w:rsidTr="00F30367">
        <w:trPr>
          <w:trHeight w:val="245"/>
          <w:jc w:val="center"/>
        </w:trPr>
        <w:tc>
          <w:tcPr>
            <w:tcW w:w="1755" w:type="dxa"/>
            <w:tcBorders>
              <w:left w:val="single" w:sz="4" w:space="0" w:color="auto"/>
              <w:right w:val="single" w:sz="4" w:space="0" w:color="auto"/>
            </w:tcBorders>
          </w:tcPr>
          <w:p w14:paraId="43FB708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184CA0" w14:textId="77777777" w:rsidR="00F30367" w:rsidRPr="005F1A7A" w:rsidRDefault="00B113DE" w:rsidP="00F30367">
            <w:pPr>
              <w:rPr>
                <w:sz w:val="16"/>
                <w:szCs w:val="16"/>
              </w:rPr>
            </w:pPr>
            <w:r w:rsidRPr="005F1A7A">
              <w:rPr>
                <w:sz w:val="16"/>
                <w:szCs w:val="16"/>
              </w:rPr>
              <w:t>SVS-UC-REQ-352792/A-Alert Triggered Location Collection Termination on BUB NOT in Theft Mode</w:t>
            </w:r>
          </w:p>
        </w:tc>
        <w:tc>
          <w:tcPr>
            <w:tcW w:w="5911" w:type="dxa"/>
            <w:tcBorders>
              <w:top w:val="single" w:sz="6" w:space="0" w:color="auto"/>
              <w:left w:val="single" w:sz="6" w:space="0" w:color="auto"/>
              <w:bottom w:val="single" w:sz="6" w:space="0" w:color="auto"/>
              <w:right w:val="single" w:sz="6" w:space="0" w:color="auto"/>
            </w:tcBorders>
          </w:tcPr>
          <w:p w14:paraId="5F405357" w14:textId="77777777" w:rsidR="00F30367" w:rsidRPr="005F1A7A" w:rsidRDefault="00B113DE" w:rsidP="00F30367">
            <w:pPr>
              <w:rPr>
                <w:sz w:val="16"/>
                <w:szCs w:val="16"/>
              </w:rPr>
            </w:pPr>
            <w:r w:rsidRPr="005F1A7A">
              <w:rPr>
                <w:sz w:val="16"/>
                <w:szCs w:val="16"/>
              </w:rPr>
              <w:t>MBORREL4: New usecase</w:t>
            </w:r>
          </w:p>
        </w:tc>
      </w:tr>
      <w:tr w:rsidR="00F30367" w:rsidRPr="00636855" w14:paraId="26873607" w14:textId="77777777" w:rsidTr="00F30367">
        <w:trPr>
          <w:trHeight w:val="245"/>
          <w:jc w:val="center"/>
        </w:trPr>
        <w:tc>
          <w:tcPr>
            <w:tcW w:w="1755" w:type="dxa"/>
            <w:tcBorders>
              <w:left w:val="single" w:sz="4" w:space="0" w:color="auto"/>
              <w:right w:val="single" w:sz="4" w:space="0" w:color="auto"/>
            </w:tcBorders>
          </w:tcPr>
          <w:p w14:paraId="014CCE9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9DB5F7" w14:textId="77777777" w:rsidR="00F30367" w:rsidRPr="005F1A7A" w:rsidRDefault="00B113DE" w:rsidP="00F30367">
            <w:pPr>
              <w:rPr>
                <w:sz w:val="16"/>
                <w:szCs w:val="16"/>
              </w:rPr>
            </w:pPr>
            <w:r w:rsidRPr="005F1A7A">
              <w:rPr>
                <w:sz w:val="16"/>
                <w:szCs w:val="16"/>
              </w:rPr>
              <w:t>SVS-UC-REQ-352793/A-SVSServer SVS application alerts storage</w:t>
            </w:r>
          </w:p>
        </w:tc>
        <w:tc>
          <w:tcPr>
            <w:tcW w:w="5911" w:type="dxa"/>
            <w:tcBorders>
              <w:top w:val="single" w:sz="6" w:space="0" w:color="auto"/>
              <w:left w:val="single" w:sz="6" w:space="0" w:color="auto"/>
              <w:bottom w:val="single" w:sz="6" w:space="0" w:color="auto"/>
              <w:right w:val="single" w:sz="6" w:space="0" w:color="auto"/>
            </w:tcBorders>
          </w:tcPr>
          <w:p w14:paraId="0F5AB966" w14:textId="77777777" w:rsidR="00F30367" w:rsidRPr="005F1A7A" w:rsidRDefault="00B113DE" w:rsidP="00F30367">
            <w:pPr>
              <w:rPr>
                <w:sz w:val="16"/>
                <w:szCs w:val="16"/>
              </w:rPr>
            </w:pPr>
            <w:r w:rsidRPr="005F1A7A">
              <w:rPr>
                <w:sz w:val="16"/>
                <w:szCs w:val="16"/>
              </w:rPr>
              <w:t>MBORREL4: New usecase</w:t>
            </w:r>
          </w:p>
        </w:tc>
      </w:tr>
      <w:tr w:rsidR="00F30367" w:rsidRPr="00636855" w14:paraId="3C53F0DF" w14:textId="77777777" w:rsidTr="00F30367">
        <w:trPr>
          <w:trHeight w:val="245"/>
          <w:jc w:val="center"/>
        </w:trPr>
        <w:tc>
          <w:tcPr>
            <w:tcW w:w="1755" w:type="dxa"/>
            <w:tcBorders>
              <w:left w:val="single" w:sz="4" w:space="0" w:color="auto"/>
              <w:right w:val="single" w:sz="4" w:space="0" w:color="auto"/>
            </w:tcBorders>
          </w:tcPr>
          <w:p w14:paraId="2C30785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84AA18" w14:textId="77777777" w:rsidR="00F30367" w:rsidRPr="005F1A7A" w:rsidRDefault="00B113DE" w:rsidP="00F30367">
            <w:pPr>
              <w:rPr>
                <w:sz w:val="16"/>
                <w:szCs w:val="16"/>
              </w:rPr>
            </w:pPr>
            <w:r w:rsidRPr="005F1A7A">
              <w:rPr>
                <w:sz w:val="16"/>
                <w:szCs w:val="16"/>
              </w:rPr>
              <w:t>SD-REQ-329376/B-FTCP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2E7E3F6C" w14:textId="77777777" w:rsidR="00F30367" w:rsidRPr="005F1A7A" w:rsidRDefault="00B113DE" w:rsidP="00F30367">
            <w:pPr>
              <w:rPr>
                <w:sz w:val="16"/>
                <w:szCs w:val="16"/>
              </w:rPr>
            </w:pPr>
            <w:r w:rsidRPr="005F1A7A">
              <w:rPr>
                <w:sz w:val="16"/>
                <w:szCs w:val="16"/>
              </w:rPr>
              <w:t>MBORREL4: Updated req title, content and diagram</w:t>
            </w:r>
          </w:p>
        </w:tc>
      </w:tr>
      <w:tr w:rsidR="00F30367" w:rsidRPr="00636855" w14:paraId="20EC66B3" w14:textId="77777777" w:rsidTr="00F30367">
        <w:trPr>
          <w:trHeight w:val="245"/>
          <w:jc w:val="center"/>
        </w:trPr>
        <w:tc>
          <w:tcPr>
            <w:tcW w:w="1755" w:type="dxa"/>
            <w:tcBorders>
              <w:left w:val="single" w:sz="4" w:space="0" w:color="auto"/>
              <w:bottom w:val="single" w:sz="4" w:space="0" w:color="auto"/>
              <w:right w:val="single" w:sz="4" w:space="0" w:color="auto"/>
            </w:tcBorders>
          </w:tcPr>
          <w:p w14:paraId="7B4C5E4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CA67CB" w14:textId="77777777" w:rsidR="00F30367" w:rsidRPr="005F1A7A" w:rsidRDefault="00B113DE" w:rsidP="00F30367">
            <w:pPr>
              <w:rPr>
                <w:sz w:val="16"/>
                <w:szCs w:val="16"/>
              </w:rPr>
            </w:pPr>
            <w:r w:rsidRPr="005F1A7A">
              <w:rPr>
                <w:sz w:val="16"/>
                <w:szCs w:val="16"/>
              </w:rPr>
              <w:t>SD-REQ-329377/B-SMS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EFCBD06" w14:textId="77777777" w:rsidR="00F30367" w:rsidRPr="005F1A7A" w:rsidRDefault="00B113DE" w:rsidP="00F30367">
            <w:pPr>
              <w:rPr>
                <w:sz w:val="16"/>
                <w:szCs w:val="16"/>
              </w:rPr>
            </w:pPr>
            <w:r w:rsidRPr="005F1A7A">
              <w:rPr>
                <w:sz w:val="16"/>
                <w:szCs w:val="16"/>
              </w:rPr>
              <w:t>MBORREL4: Updated req title, content and diagram</w:t>
            </w:r>
          </w:p>
        </w:tc>
      </w:tr>
      <w:tr w:rsidR="00F30367" w14:paraId="575CC088" w14:textId="77777777" w:rsidTr="00F3036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282C9A80" w14:textId="77777777" w:rsidR="00F30367" w:rsidRDefault="00F30367" w:rsidP="00F30367">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522FE030" w14:textId="77777777" w:rsidR="00F30367" w:rsidRDefault="00F30367" w:rsidP="00F30367">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11B87A6A" w14:textId="77777777" w:rsidR="00F30367" w:rsidRDefault="00F30367" w:rsidP="00F30367">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6D3CFA57" w14:textId="77777777" w:rsidR="00F30367" w:rsidRDefault="00F30367" w:rsidP="00F30367">
            <w:pPr>
              <w:spacing w:line="276" w:lineRule="auto"/>
              <w:rPr>
                <w:rFonts w:cs="Arial"/>
                <w:b/>
                <w:sz w:val="16"/>
              </w:rPr>
            </w:pPr>
          </w:p>
        </w:tc>
      </w:tr>
      <w:tr w:rsidR="00F30367" w:rsidRPr="008D5346" w14:paraId="2F8E2195" w14:textId="77777777" w:rsidTr="00F30367">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1C531506" w14:textId="77777777" w:rsidR="00F30367" w:rsidRDefault="00B113DE" w:rsidP="00F30367">
            <w:pPr>
              <w:spacing w:line="276" w:lineRule="auto"/>
              <w:rPr>
                <w:rFonts w:cs="Arial"/>
                <w:b/>
                <w:sz w:val="16"/>
                <w:szCs w:val="16"/>
                <w:lang w:val="fr-FR"/>
              </w:rPr>
            </w:pPr>
            <w:r>
              <w:rPr>
                <w:rFonts w:cs="Arial"/>
                <w:b/>
                <w:sz w:val="16"/>
                <w:szCs w:val="16"/>
              </w:rPr>
              <w:t>August 9, 2019</w:t>
            </w:r>
          </w:p>
        </w:tc>
        <w:tc>
          <w:tcPr>
            <w:tcW w:w="650" w:type="dxa"/>
            <w:tcBorders>
              <w:top w:val="single" w:sz="6" w:space="0" w:color="auto"/>
              <w:left w:val="single" w:sz="6" w:space="0" w:color="auto"/>
              <w:bottom w:val="single" w:sz="6" w:space="0" w:color="auto"/>
              <w:right w:val="single" w:sz="6" w:space="0" w:color="auto"/>
            </w:tcBorders>
            <w:hideMark/>
          </w:tcPr>
          <w:p w14:paraId="3A5A4512" w14:textId="77777777" w:rsidR="00F30367" w:rsidRDefault="00B113DE" w:rsidP="00F30367">
            <w:pPr>
              <w:spacing w:line="276" w:lineRule="auto"/>
              <w:jc w:val="center"/>
              <w:rPr>
                <w:rFonts w:cs="Arial"/>
                <w:b/>
                <w:sz w:val="16"/>
                <w:lang w:val="fr-FR"/>
              </w:rPr>
            </w:pPr>
            <w:r>
              <w:rPr>
                <w:rFonts w:cs="Arial"/>
                <w:b/>
                <w:sz w:val="16"/>
                <w:lang w:val="fr-FR"/>
              </w:rPr>
              <w:t>1.8</w:t>
            </w:r>
          </w:p>
        </w:tc>
        <w:tc>
          <w:tcPr>
            <w:tcW w:w="7660" w:type="dxa"/>
            <w:gridSpan w:val="2"/>
            <w:tcBorders>
              <w:top w:val="single" w:sz="6" w:space="0" w:color="auto"/>
              <w:left w:val="single" w:sz="6" w:space="0" w:color="auto"/>
              <w:bottom w:val="single" w:sz="6" w:space="0" w:color="auto"/>
              <w:right w:val="single" w:sz="6" w:space="0" w:color="auto"/>
            </w:tcBorders>
            <w:hideMark/>
          </w:tcPr>
          <w:p w14:paraId="34189EBA" w14:textId="77777777" w:rsidR="00F30367" w:rsidRPr="008D5346" w:rsidRDefault="00F30367" w:rsidP="00F30367">
            <w:pPr>
              <w:spacing w:line="276" w:lineRule="auto"/>
              <w:rPr>
                <w:rFonts w:cs="Arial"/>
                <w:b/>
                <w:sz w:val="16"/>
                <w:szCs w:val="16"/>
              </w:rPr>
            </w:pPr>
          </w:p>
        </w:tc>
      </w:tr>
      <w:tr w:rsidR="00F30367" w:rsidRPr="005F1A7A" w14:paraId="5BDD57DD" w14:textId="77777777" w:rsidTr="00F30367">
        <w:trPr>
          <w:trHeight w:val="245"/>
          <w:jc w:val="center"/>
        </w:trPr>
        <w:tc>
          <w:tcPr>
            <w:tcW w:w="1755" w:type="dxa"/>
            <w:tcBorders>
              <w:top w:val="single" w:sz="4" w:space="0" w:color="auto"/>
              <w:left w:val="single" w:sz="4" w:space="0" w:color="auto"/>
              <w:right w:val="single" w:sz="4" w:space="0" w:color="auto"/>
            </w:tcBorders>
          </w:tcPr>
          <w:p w14:paraId="7AAB2D1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ECBA26" w14:textId="77777777" w:rsidR="00F30367" w:rsidRPr="004F4254" w:rsidRDefault="00B113DE" w:rsidP="00F30367">
            <w:pPr>
              <w:rPr>
                <w:sz w:val="16"/>
                <w:szCs w:val="16"/>
              </w:rPr>
            </w:pPr>
            <w:r w:rsidRPr="004F4254">
              <w:rPr>
                <w:sz w:val="16"/>
                <w:szCs w:val="16"/>
              </w:rPr>
              <w:t>SVS-CLD-REQ-291017/F-Stolen Vehicle Services Server</w:t>
            </w:r>
          </w:p>
        </w:tc>
        <w:tc>
          <w:tcPr>
            <w:tcW w:w="5911" w:type="dxa"/>
            <w:tcBorders>
              <w:top w:val="single" w:sz="6" w:space="0" w:color="auto"/>
              <w:left w:val="single" w:sz="6" w:space="0" w:color="auto"/>
              <w:bottom w:val="single" w:sz="6" w:space="0" w:color="auto"/>
              <w:right w:val="single" w:sz="6" w:space="0" w:color="auto"/>
            </w:tcBorders>
          </w:tcPr>
          <w:p w14:paraId="7BADF6AD" w14:textId="77777777" w:rsidR="00F30367" w:rsidRPr="004F4254" w:rsidRDefault="00B113DE" w:rsidP="00F30367">
            <w:pPr>
              <w:rPr>
                <w:sz w:val="16"/>
                <w:szCs w:val="16"/>
              </w:rPr>
            </w:pPr>
            <w:r w:rsidRPr="004F4254">
              <w:rPr>
                <w:sz w:val="16"/>
                <w:szCs w:val="16"/>
              </w:rPr>
              <w:t>MBORREL4: Updated req.</w:t>
            </w:r>
          </w:p>
        </w:tc>
      </w:tr>
      <w:tr w:rsidR="00F30367" w:rsidRPr="005F1A7A" w14:paraId="3D594BD1" w14:textId="77777777" w:rsidTr="00F30367">
        <w:trPr>
          <w:trHeight w:val="245"/>
          <w:jc w:val="center"/>
        </w:trPr>
        <w:tc>
          <w:tcPr>
            <w:tcW w:w="1755" w:type="dxa"/>
            <w:tcBorders>
              <w:left w:val="single" w:sz="4" w:space="0" w:color="auto"/>
              <w:right w:val="single" w:sz="4" w:space="0" w:color="auto"/>
            </w:tcBorders>
          </w:tcPr>
          <w:p w14:paraId="55808D6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BE8E20" w14:textId="77777777" w:rsidR="00F30367" w:rsidRPr="004F4254" w:rsidRDefault="00B113DE" w:rsidP="00F30367">
            <w:pPr>
              <w:rPr>
                <w:sz w:val="16"/>
                <w:szCs w:val="16"/>
              </w:rPr>
            </w:pPr>
            <w:r w:rsidRPr="004F4254">
              <w:rPr>
                <w:sz w:val="16"/>
                <w:szCs w:val="16"/>
              </w:rPr>
              <w:t>SVS-CLD-REQ-291018/E-Stolen Vehicle Services Interface Client</w:t>
            </w:r>
          </w:p>
        </w:tc>
        <w:tc>
          <w:tcPr>
            <w:tcW w:w="5911" w:type="dxa"/>
            <w:tcBorders>
              <w:top w:val="single" w:sz="6" w:space="0" w:color="auto"/>
              <w:left w:val="single" w:sz="6" w:space="0" w:color="auto"/>
              <w:bottom w:val="single" w:sz="6" w:space="0" w:color="auto"/>
              <w:right w:val="single" w:sz="6" w:space="0" w:color="auto"/>
            </w:tcBorders>
          </w:tcPr>
          <w:p w14:paraId="0C5F4150" w14:textId="77777777" w:rsidR="00F30367" w:rsidRPr="004F4254" w:rsidRDefault="00B113DE" w:rsidP="00F30367">
            <w:pPr>
              <w:rPr>
                <w:sz w:val="16"/>
                <w:szCs w:val="16"/>
              </w:rPr>
            </w:pPr>
            <w:r w:rsidRPr="004F4254">
              <w:rPr>
                <w:sz w:val="16"/>
                <w:szCs w:val="16"/>
              </w:rPr>
              <w:t>MBORREL4: Updated req.</w:t>
            </w:r>
          </w:p>
        </w:tc>
      </w:tr>
      <w:tr w:rsidR="00F30367" w:rsidRPr="005F1A7A" w14:paraId="723BC8DF" w14:textId="77777777" w:rsidTr="00F30367">
        <w:trPr>
          <w:trHeight w:val="245"/>
          <w:jc w:val="center"/>
        </w:trPr>
        <w:tc>
          <w:tcPr>
            <w:tcW w:w="1755" w:type="dxa"/>
            <w:tcBorders>
              <w:left w:val="single" w:sz="4" w:space="0" w:color="auto"/>
              <w:right w:val="single" w:sz="4" w:space="0" w:color="auto"/>
            </w:tcBorders>
          </w:tcPr>
          <w:p w14:paraId="25BE5BC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D3CCBE" w14:textId="77777777" w:rsidR="00F30367" w:rsidRPr="004F4254" w:rsidRDefault="00B113DE" w:rsidP="00F30367">
            <w:pPr>
              <w:rPr>
                <w:sz w:val="16"/>
                <w:szCs w:val="16"/>
              </w:rPr>
            </w:pPr>
            <w:r w:rsidRPr="004F4254">
              <w:rPr>
                <w:sz w:val="16"/>
                <w:szCs w:val="16"/>
              </w:rPr>
              <w:t>SVS-CLD-REQ-291116/E-Stolen Vehicle Services OffBoard Client</w:t>
            </w:r>
          </w:p>
        </w:tc>
        <w:tc>
          <w:tcPr>
            <w:tcW w:w="5911" w:type="dxa"/>
            <w:tcBorders>
              <w:top w:val="single" w:sz="6" w:space="0" w:color="auto"/>
              <w:left w:val="single" w:sz="6" w:space="0" w:color="auto"/>
              <w:bottom w:val="single" w:sz="6" w:space="0" w:color="auto"/>
              <w:right w:val="single" w:sz="6" w:space="0" w:color="auto"/>
            </w:tcBorders>
          </w:tcPr>
          <w:p w14:paraId="62625AA1" w14:textId="77777777" w:rsidR="00F30367" w:rsidRPr="004F4254" w:rsidRDefault="00B113DE" w:rsidP="00F30367">
            <w:pPr>
              <w:rPr>
                <w:sz w:val="16"/>
                <w:szCs w:val="16"/>
              </w:rPr>
            </w:pPr>
            <w:r w:rsidRPr="004F4254">
              <w:rPr>
                <w:sz w:val="16"/>
                <w:szCs w:val="16"/>
              </w:rPr>
              <w:t>MBORREL4: Updated req.</w:t>
            </w:r>
          </w:p>
        </w:tc>
      </w:tr>
      <w:tr w:rsidR="00F30367" w:rsidRPr="005F1A7A" w14:paraId="458B9CA0" w14:textId="77777777" w:rsidTr="00F30367">
        <w:trPr>
          <w:trHeight w:val="245"/>
          <w:jc w:val="center"/>
        </w:trPr>
        <w:tc>
          <w:tcPr>
            <w:tcW w:w="1755" w:type="dxa"/>
            <w:tcBorders>
              <w:left w:val="single" w:sz="4" w:space="0" w:color="auto"/>
              <w:right w:val="single" w:sz="4" w:space="0" w:color="auto"/>
            </w:tcBorders>
          </w:tcPr>
          <w:p w14:paraId="7A9612E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60773E" w14:textId="77777777" w:rsidR="00F30367" w:rsidRPr="004F4254" w:rsidRDefault="00B113DE" w:rsidP="00F30367">
            <w:pPr>
              <w:rPr>
                <w:sz w:val="16"/>
                <w:szCs w:val="16"/>
              </w:rPr>
            </w:pPr>
            <w:r w:rsidRPr="004F4254">
              <w:rPr>
                <w:sz w:val="16"/>
                <w:szCs w:val="16"/>
              </w:rPr>
              <w:t>MD-REQ-027102/B-PerimeterAlarmEvent_St (TcSE ROIN-281166-1)</w:t>
            </w:r>
          </w:p>
        </w:tc>
        <w:tc>
          <w:tcPr>
            <w:tcW w:w="5911" w:type="dxa"/>
            <w:tcBorders>
              <w:top w:val="single" w:sz="6" w:space="0" w:color="auto"/>
              <w:left w:val="single" w:sz="6" w:space="0" w:color="auto"/>
              <w:bottom w:val="single" w:sz="6" w:space="0" w:color="auto"/>
              <w:right w:val="single" w:sz="6" w:space="0" w:color="auto"/>
            </w:tcBorders>
          </w:tcPr>
          <w:p w14:paraId="11CB7672" w14:textId="77777777" w:rsidR="00F30367" w:rsidRPr="004F4254" w:rsidRDefault="00B113DE" w:rsidP="00F30367">
            <w:pPr>
              <w:rPr>
                <w:sz w:val="16"/>
                <w:szCs w:val="16"/>
              </w:rPr>
            </w:pPr>
            <w:r w:rsidRPr="004F4254">
              <w:rPr>
                <w:sz w:val="16"/>
                <w:szCs w:val="16"/>
              </w:rPr>
              <w:t>rpaquet2 - made 0xF as Diag_Tamper</w:t>
            </w:r>
          </w:p>
        </w:tc>
      </w:tr>
      <w:tr w:rsidR="00F30367" w:rsidRPr="005F1A7A" w14:paraId="39EA095D" w14:textId="77777777" w:rsidTr="00F30367">
        <w:trPr>
          <w:trHeight w:val="245"/>
          <w:jc w:val="center"/>
        </w:trPr>
        <w:tc>
          <w:tcPr>
            <w:tcW w:w="1755" w:type="dxa"/>
            <w:tcBorders>
              <w:left w:val="single" w:sz="4" w:space="0" w:color="auto"/>
              <w:right w:val="single" w:sz="4" w:space="0" w:color="auto"/>
            </w:tcBorders>
          </w:tcPr>
          <w:p w14:paraId="18047C3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1E3EDD" w14:textId="77777777" w:rsidR="00F30367" w:rsidRPr="004F4254" w:rsidRDefault="00B113DE" w:rsidP="00F30367">
            <w:pPr>
              <w:rPr>
                <w:sz w:val="16"/>
                <w:szCs w:val="16"/>
              </w:rPr>
            </w:pPr>
            <w:r w:rsidRPr="004F4254">
              <w:rPr>
                <w:sz w:val="16"/>
                <w:szCs w:val="16"/>
              </w:rPr>
              <w:t>STR-491612/D-General Requirements</w:t>
            </w:r>
          </w:p>
        </w:tc>
        <w:tc>
          <w:tcPr>
            <w:tcW w:w="5911" w:type="dxa"/>
            <w:tcBorders>
              <w:top w:val="single" w:sz="6" w:space="0" w:color="auto"/>
              <w:left w:val="single" w:sz="6" w:space="0" w:color="auto"/>
              <w:bottom w:val="single" w:sz="6" w:space="0" w:color="auto"/>
              <w:right w:val="single" w:sz="6" w:space="0" w:color="auto"/>
            </w:tcBorders>
          </w:tcPr>
          <w:p w14:paraId="465EB246" w14:textId="77777777" w:rsidR="00F30367" w:rsidRPr="004F4254" w:rsidRDefault="00B113DE" w:rsidP="00F30367">
            <w:pPr>
              <w:rPr>
                <w:sz w:val="16"/>
                <w:szCs w:val="16"/>
              </w:rPr>
            </w:pPr>
            <w:r w:rsidRPr="004F4254">
              <w:rPr>
                <w:sz w:val="16"/>
                <w:szCs w:val="16"/>
              </w:rPr>
              <w:t>MBORREL4: Added REQ-358744</w:t>
            </w:r>
          </w:p>
        </w:tc>
      </w:tr>
      <w:tr w:rsidR="00F30367" w:rsidRPr="005F1A7A" w14:paraId="1DDCF6E2" w14:textId="77777777" w:rsidTr="00F30367">
        <w:trPr>
          <w:trHeight w:val="245"/>
          <w:jc w:val="center"/>
        </w:trPr>
        <w:tc>
          <w:tcPr>
            <w:tcW w:w="1755" w:type="dxa"/>
            <w:tcBorders>
              <w:left w:val="single" w:sz="4" w:space="0" w:color="auto"/>
              <w:right w:val="single" w:sz="4" w:space="0" w:color="auto"/>
            </w:tcBorders>
          </w:tcPr>
          <w:p w14:paraId="6275F7C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AF293D" w14:textId="77777777" w:rsidR="00F30367" w:rsidRPr="004F4254" w:rsidRDefault="00B113DE" w:rsidP="00F30367">
            <w:pPr>
              <w:rPr>
                <w:sz w:val="16"/>
                <w:szCs w:val="16"/>
              </w:rPr>
            </w:pPr>
            <w:r w:rsidRPr="004F4254">
              <w:rPr>
                <w:sz w:val="16"/>
                <w:szCs w:val="16"/>
              </w:rPr>
              <w:t>SVS-REQ-358744/A-States Ignored by SVSServer During Active Theft Mode</w:t>
            </w:r>
          </w:p>
        </w:tc>
        <w:tc>
          <w:tcPr>
            <w:tcW w:w="5911" w:type="dxa"/>
            <w:tcBorders>
              <w:top w:val="single" w:sz="6" w:space="0" w:color="auto"/>
              <w:left w:val="single" w:sz="6" w:space="0" w:color="auto"/>
              <w:bottom w:val="single" w:sz="6" w:space="0" w:color="auto"/>
              <w:right w:val="single" w:sz="6" w:space="0" w:color="auto"/>
            </w:tcBorders>
          </w:tcPr>
          <w:p w14:paraId="74CDFFD8" w14:textId="77777777" w:rsidR="00F30367" w:rsidRPr="004F4254" w:rsidRDefault="00B113DE" w:rsidP="00F30367">
            <w:pPr>
              <w:rPr>
                <w:sz w:val="16"/>
                <w:szCs w:val="16"/>
              </w:rPr>
            </w:pPr>
            <w:r w:rsidRPr="004F4254">
              <w:rPr>
                <w:sz w:val="16"/>
                <w:szCs w:val="16"/>
              </w:rPr>
              <w:t>MBORREL4: New req.</w:t>
            </w:r>
          </w:p>
        </w:tc>
      </w:tr>
      <w:tr w:rsidR="00F30367" w:rsidRPr="005F1A7A" w14:paraId="61C20B2F" w14:textId="77777777" w:rsidTr="00F30367">
        <w:trPr>
          <w:trHeight w:val="245"/>
          <w:jc w:val="center"/>
        </w:trPr>
        <w:tc>
          <w:tcPr>
            <w:tcW w:w="1755" w:type="dxa"/>
            <w:tcBorders>
              <w:left w:val="single" w:sz="4" w:space="0" w:color="auto"/>
              <w:right w:val="single" w:sz="4" w:space="0" w:color="auto"/>
            </w:tcBorders>
          </w:tcPr>
          <w:p w14:paraId="40F807D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52288A" w14:textId="77777777" w:rsidR="00F30367" w:rsidRPr="004F4254" w:rsidRDefault="00B113DE" w:rsidP="00F30367">
            <w:pPr>
              <w:rPr>
                <w:sz w:val="16"/>
                <w:szCs w:val="16"/>
              </w:rPr>
            </w:pPr>
            <w:r w:rsidRPr="004F4254">
              <w:rPr>
                <w:sz w:val="16"/>
                <w:szCs w:val="16"/>
              </w:rPr>
              <w:t>SVS-REQ-321935/D-SVS Subscription State</w:t>
            </w:r>
          </w:p>
        </w:tc>
        <w:tc>
          <w:tcPr>
            <w:tcW w:w="5911" w:type="dxa"/>
            <w:tcBorders>
              <w:top w:val="single" w:sz="6" w:space="0" w:color="auto"/>
              <w:left w:val="single" w:sz="6" w:space="0" w:color="auto"/>
              <w:bottom w:val="single" w:sz="6" w:space="0" w:color="auto"/>
              <w:right w:val="single" w:sz="6" w:space="0" w:color="auto"/>
            </w:tcBorders>
          </w:tcPr>
          <w:p w14:paraId="18E9F0A8" w14:textId="77777777" w:rsidR="00F30367" w:rsidRPr="004F4254" w:rsidRDefault="00B113DE" w:rsidP="00F30367">
            <w:pPr>
              <w:rPr>
                <w:sz w:val="16"/>
                <w:szCs w:val="16"/>
              </w:rPr>
            </w:pPr>
            <w:r w:rsidRPr="004F4254">
              <w:rPr>
                <w:sz w:val="16"/>
                <w:szCs w:val="16"/>
              </w:rPr>
              <w:t>MBORREL4: Updated req.</w:t>
            </w:r>
          </w:p>
        </w:tc>
      </w:tr>
      <w:tr w:rsidR="00F30367" w:rsidRPr="005F1A7A" w14:paraId="2F121B60" w14:textId="77777777" w:rsidTr="00F30367">
        <w:trPr>
          <w:trHeight w:val="245"/>
          <w:jc w:val="center"/>
        </w:trPr>
        <w:tc>
          <w:tcPr>
            <w:tcW w:w="1755" w:type="dxa"/>
            <w:tcBorders>
              <w:left w:val="single" w:sz="4" w:space="0" w:color="auto"/>
              <w:right w:val="single" w:sz="4" w:space="0" w:color="auto"/>
            </w:tcBorders>
          </w:tcPr>
          <w:p w14:paraId="6C34061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DA1EB6" w14:textId="77777777" w:rsidR="00F30367" w:rsidRPr="004F4254" w:rsidRDefault="00B113DE" w:rsidP="00F30367">
            <w:pPr>
              <w:rPr>
                <w:sz w:val="16"/>
                <w:szCs w:val="16"/>
              </w:rPr>
            </w:pPr>
            <w:r w:rsidRPr="004F4254">
              <w:rPr>
                <w:sz w:val="16"/>
                <w:szCs w:val="16"/>
              </w:rPr>
              <w:t>SVS-REQ-306303/G-SVS Configuration Table</w:t>
            </w:r>
          </w:p>
        </w:tc>
        <w:tc>
          <w:tcPr>
            <w:tcW w:w="5911" w:type="dxa"/>
            <w:tcBorders>
              <w:top w:val="single" w:sz="6" w:space="0" w:color="auto"/>
              <w:left w:val="single" w:sz="6" w:space="0" w:color="auto"/>
              <w:bottom w:val="single" w:sz="6" w:space="0" w:color="auto"/>
              <w:right w:val="single" w:sz="6" w:space="0" w:color="auto"/>
            </w:tcBorders>
          </w:tcPr>
          <w:p w14:paraId="24D8DFE5" w14:textId="77777777" w:rsidR="00F30367" w:rsidRPr="004F4254" w:rsidRDefault="00B113DE" w:rsidP="00F30367">
            <w:pPr>
              <w:rPr>
                <w:sz w:val="16"/>
                <w:szCs w:val="16"/>
              </w:rPr>
            </w:pPr>
            <w:r w:rsidRPr="004F4254">
              <w:rPr>
                <w:sz w:val="16"/>
                <w:szCs w:val="16"/>
              </w:rPr>
              <w:t>MBORREL4: Updated table</w:t>
            </w:r>
          </w:p>
        </w:tc>
      </w:tr>
      <w:tr w:rsidR="00F30367" w:rsidRPr="005F1A7A" w14:paraId="713FA06C" w14:textId="77777777" w:rsidTr="00F30367">
        <w:trPr>
          <w:trHeight w:val="245"/>
          <w:jc w:val="center"/>
        </w:trPr>
        <w:tc>
          <w:tcPr>
            <w:tcW w:w="1755" w:type="dxa"/>
            <w:tcBorders>
              <w:left w:val="single" w:sz="4" w:space="0" w:color="auto"/>
              <w:right w:val="single" w:sz="4" w:space="0" w:color="auto"/>
            </w:tcBorders>
          </w:tcPr>
          <w:p w14:paraId="64B0FAC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919A61" w14:textId="77777777" w:rsidR="00F30367" w:rsidRPr="004F4254" w:rsidRDefault="00B113DE" w:rsidP="00F30367">
            <w:pPr>
              <w:rPr>
                <w:sz w:val="16"/>
                <w:szCs w:val="16"/>
              </w:rPr>
            </w:pPr>
            <w:r w:rsidRPr="004F4254">
              <w:rPr>
                <w:sz w:val="16"/>
                <w:szCs w:val="16"/>
              </w:rPr>
              <w:t>SVS-UC-REQ-304493/C-Theft Mode Activation</w:t>
            </w:r>
          </w:p>
        </w:tc>
        <w:tc>
          <w:tcPr>
            <w:tcW w:w="5911" w:type="dxa"/>
            <w:tcBorders>
              <w:top w:val="single" w:sz="6" w:space="0" w:color="auto"/>
              <w:left w:val="single" w:sz="6" w:space="0" w:color="auto"/>
              <w:bottom w:val="single" w:sz="6" w:space="0" w:color="auto"/>
              <w:right w:val="single" w:sz="6" w:space="0" w:color="auto"/>
            </w:tcBorders>
          </w:tcPr>
          <w:p w14:paraId="10DC5F45" w14:textId="77777777" w:rsidR="00F30367" w:rsidRPr="004F4254" w:rsidRDefault="00B113DE" w:rsidP="00F30367">
            <w:pPr>
              <w:rPr>
                <w:sz w:val="16"/>
                <w:szCs w:val="16"/>
              </w:rPr>
            </w:pPr>
            <w:r w:rsidRPr="004F4254">
              <w:rPr>
                <w:sz w:val="16"/>
                <w:szCs w:val="16"/>
              </w:rPr>
              <w:t>MBORREL4: Added SMS Type</w:t>
            </w:r>
          </w:p>
        </w:tc>
      </w:tr>
      <w:tr w:rsidR="00F30367" w:rsidRPr="005F1A7A" w14:paraId="08EA9EF3" w14:textId="77777777" w:rsidTr="00F30367">
        <w:trPr>
          <w:trHeight w:val="245"/>
          <w:jc w:val="center"/>
        </w:trPr>
        <w:tc>
          <w:tcPr>
            <w:tcW w:w="1755" w:type="dxa"/>
            <w:tcBorders>
              <w:left w:val="single" w:sz="4" w:space="0" w:color="auto"/>
              <w:right w:val="single" w:sz="4" w:space="0" w:color="auto"/>
            </w:tcBorders>
          </w:tcPr>
          <w:p w14:paraId="30FA3E9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3F8A9C" w14:textId="77777777" w:rsidR="00F30367" w:rsidRPr="004F4254" w:rsidRDefault="00B113DE" w:rsidP="00F30367">
            <w:pPr>
              <w:rPr>
                <w:sz w:val="16"/>
                <w:szCs w:val="16"/>
              </w:rPr>
            </w:pPr>
            <w:r w:rsidRPr="004F4254">
              <w:rPr>
                <w:sz w:val="16"/>
                <w:szCs w:val="16"/>
              </w:rPr>
              <w:t>SVS-UC-REQ-304495/C-Theft Mode De-Activation</w:t>
            </w:r>
          </w:p>
        </w:tc>
        <w:tc>
          <w:tcPr>
            <w:tcW w:w="5911" w:type="dxa"/>
            <w:tcBorders>
              <w:top w:val="single" w:sz="6" w:space="0" w:color="auto"/>
              <w:left w:val="single" w:sz="6" w:space="0" w:color="auto"/>
              <w:bottom w:val="single" w:sz="6" w:space="0" w:color="auto"/>
              <w:right w:val="single" w:sz="6" w:space="0" w:color="auto"/>
            </w:tcBorders>
          </w:tcPr>
          <w:p w14:paraId="1FB54A28" w14:textId="77777777" w:rsidR="00F30367" w:rsidRPr="004F4254" w:rsidRDefault="00B113DE" w:rsidP="00F30367">
            <w:pPr>
              <w:rPr>
                <w:sz w:val="16"/>
                <w:szCs w:val="16"/>
              </w:rPr>
            </w:pPr>
            <w:r w:rsidRPr="004F4254">
              <w:rPr>
                <w:sz w:val="16"/>
                <w:szCs w:val="16"/>
              </w:rPr>
              <w:t>MBORREL4: Added SMS Type</w:t>
            </w:r>
          </w:p>
        </w:tc>
      </w:tr>
      <w:tr w:rsidR="00F30367" w:rsidRPr="005F1A7A" w14:paraId="425EC634" w14:textId="77777777" w:rsidTr="00F30367">
        <w:trPr>
          <w:trHeight w:val="245"/>
          <w:jc w:val="center"/>
        </w:trPr>
        <w:tc>
          <w:tcPr>
            <w:tcW w:w="1755" w:type="dxa"/>
            <w:tcBorders>
              <w:left w:val="single" w:sz="4" w:space="0" w:color="auto"/>
              <w:right w:val="single" w:sz="4" w:space="0" w:color="auto"/>
            </w:tcBorders>
          </w:tcPr>
          <w:p w14:paraId="2BE08F8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EEA07B" w14:textId="77777777" w:rsidR="00F30367" w:rsidRPr="004F4254" w:rsidRDefault="00B113DE" w:rsidP="00F30367">
            <w:pPr>
              <w:rPr>
                <w:sz w:val="16"/>
                <w:szCs w:val="16"/>
              </w:rPr>
            </w:pPr>
            <w:r w:rsidRPr="004F4254">
              <w:rPr>
                <w:sz w:val="16"/>
                <w:szCs w:val="16"/>
              </w:rPr>
              <w:t>SVS-SD-REQ-306770/D-Theft Mode Activation</w:t>
            </w:r>
          </w:p>
        </w:tc>
        <w:tc>
          <w:tcPr>
            <w:tcW w:w="5911" w:type="dxa"/>
            <w:tcBorders>
              <w:top w:val="single" w:sz="6" w:space="0" w:color="auto"/>
              <w:left w:val="single" w:sz="6" w:space="0" w:color="auto"/>
              <w:bottom w:val="single" w:sz="6" w:space="0" w:color="auto"/>
              <w:right w:val="single" w:sz="6" w:space="0" w:color="auto"/>
            </w:tcBorders>
          </w:tcPr>
          <w:p w14:paraId="3D8F6D3E" w14:textId="77777777" w:rsidR="00F30367" w:rsidRPr="004F4254" w:rsidRDefault="00B113DE" w:rsidP="00F30367">
            <w:pPr>
              <w:rPr>
                <w:sz w:val="16"/>
                <w:szCs w:val="16"/>
              </w:rPr>
            </w:pPr>
            <w:r w:rsidRPr="004F4254">
              <w:rPr>
                <w:sz w:val="16"/>
                <w:szCs w:val="16"/>
              </w:rPr>
              <w:t>MBORREL4: Added SMS Type</w:t>
            </w:r>
          </w:p>
        </w:tc>
      </w:tr>
      <w:tr w:rsidR="00F30367" w:rsidRPr="005F1A7A" w14:paraId="0E20982B" w14:textId="77777777" w:rsidTr="00F30367">
        <w:trPr>
          <w:trHeight w:val="245"/>
          <w:jc w:val="center"/>
        </w:trPr>
        <w:tc>
          <w:tcPr>
            <w:tcW w:w="1755" w:type="dxa"/>
            <w:tcBorders>
              <w:left w:val="single" w:sz="4" w:space="0" w:color="auto"/>
              <w:right w:val="single" w:sz="4" w:space="0" w:color="auto"/>
            </w:tcBorders>
          </w:tcPr>
          <w:p w14:paraId="48E69B3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DCB2FE" w14:textId="77777777" w:rsidR="00F30367" w:rsidRPr="004F4254" w:rsidRDefault="00B113DE" w:rsidP="00F30367">
            <w:pPr>
              <w:rPr>
                <w:sz w:val="16"/>
                <w:szCs w:val="16"/>
              </w:rPr>
            </w:pPr>
            <w:r w:rsidRPr="004F4254">
              <w:rPr>
                <w:sz w:val="16"/>
                <w:szCs w:val="16"/>
              </w:rPr>
              <w:t>SVS-SD-REQ-306771/E-Theft Mode De-Activation</w:t>
            </w:r>
          </w:p>
        </w:tc>
        <w:tc>
          <w:tcPr>
            <w:tcW w:w="5911" w:type="dxa"/>
            <w:tcBorders>
              <w:top w:val="single" w:sz="6" w:space="0" w:color="auto"/>
              <w:left w:val="single" w:sz="6" w:space="0" w:color="auto"/>
              <w:bottom w:val="single" w:sz="6" w:space="0" w:color="auto"/>
              <w:right w:val="single" w:sz="6" w:space="0" w:color="auto"/>
            </w:tcBorders>
          </w:tcPr>
          <w:p w14:paraId="1ACB8E58" w14:textId="77777777" w:rsidR="00F30367" w:rsidRPr="004F4254" w:rsidRDefault="00B113DE" w:rsidP="00F30367">
            <w:pPr>
              <w:rPr>
                <w:sz w:val="16"/>
                <w:szCs w:val="16"/>
              </w:rPr>
            </w:pPr>
            <w:r w:rsidRPr="004F4254">
              <w:rPr>
                <w:sz w:val="16"/>
                <w:szCs w:val="16"/>
              </w:rPr>
              <w:t>MBORREL4: Added SMS Type</w:t>
            </w:r>
          </w:p>
        </w:tc>
      </w:tr>
      <w:tr w:rsidR="00F30367" w:rsidRPr="005F1A7A" w14:paraId="6E8D400E" w14:textId="77777777" w:rsidTr="00F30367">
        <w:trPr>
          <w:trHeight w:val="245"/>
          <w:jc w:val="center"/>
        </w:trPr>
        <w:tc>
          <w:tcPr>
            <w:tcW w:w="1755" w:type="dxa"/>
            <w:tcBorders>
              <w:left w:val="single" w:sz="4" w:space="0" w:color="auto"/>
              <w:right w:val="single" w:sz="4" w:space="0" w:color="auto"/>
            </w:tcBorders>
          </w:tcPr>
          <w:p w14:paraId="137A6711"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D0A88D" w14:textId="77777777" w:rsidR="00F30367" w:rsidRPr="004F4254" w:rsidRDefault="00B113DE" w:rsidP="00F30367">
            <w:pPr>
              <w:rPr>
                <w:sz w:val="16"/>
                <w:szCs w:val="16"/>
              </w:rPr>
            </w:pPr>
            <w:r w:rsidRPr="004F4254">
              <w:rPr>
                <w:sz w:val="16"/>
                <w:szCs w:val="16"/>
              </w:rPr>
              <w:t>SVS-REQ-307228/D-SVSServer DTC List</w:t>
            </w:r>
          </w:p>
        </w:tc>
        <w:tc>
          <w:tcPr>
            <w:tcW w:w="5911" w:type="dxa"/>
            <w:tcBorders>
              <w:top w:val="single" w:sz="6" w:space="0" w:color="auto"/>
              <w:left w:val="single" w:sz="6" w:space="0" w:color="auto"/>
              <w:bottom w:val="single" w:sz="6" w:space="0" w:color="auto"/>
              <w:right w:val="single" w:sz="6" w:space="0" w:color="auto"/>
            </w:tcBorders>
          </w:tcPr>
          <w:p w14:paraId="34DF1DF6" w14:textId="77777777" w:rsidR="00F30367" w:rsidRPr="004F4254" w:rsidRDefault="00B113DE" w:rsidP="00F30367">
            <w:pPr>
              <w:rPr>
                <w:sz w:val="16"/>
                <w:szCs w:val="16"/>
              </w:rPr>
            </w:pPr>
            <w:r w:rsidRPr="004F4254">
              <w:rPr>
                <w:sz w:val="16"/>
                <w:szCs w:val="16"/>
              </w:rPr>
              <w:t>MBORREL4: Updated table</w:t>
            </w:r>
          </w:p>
        </w:tc>
      </w:tr>
      <w:tr w:rsidR="00F30367" w:rsidRPr="005F1A7A" w14:paraId="42595E61" w14:textId="77777777" w:rsidTr="00F30367">
        <w:trPr>
          <w:trHeight w:val="245"/>
          <w:jc w:val="center"/>
        </w:trPr>
        <w:tc>
          <w:tcPr>
            <w:tcW w:w="1755" w:type="dxa"/>
            <w:tcBorders>
              <w:left w:val="single" w:sz="4" w:space="0" w:color="auto"/>
              <w:right w:val="single" w:sz="4" w:space="0" w:color="auto"/>
            </w:tcBorders>
          </w:tcPr>
          <w:p w14:paraId="3BDF43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2143B4" w14:textId="77777777" w:rsidR="00F30367" w:rsidRPr="004F4254" w:rsidRDefault="00B113DE" w:rsidP="00F30367">
            <w:pPr>
              <w:rPr>
                <w:sz w:val="16"/>
                <w:szCs w:val="16"/>
              </w:rPr>
            </w:pPr>
            <w:r w:rsidRPr="004F4254">
              <w:rPr>
                <w:sz w:val="16"/>
                <w:szCs w:val="16"/>
              </w:rPr>
              <w:t>STR-491838/H-Requirements</w:t>
            </w:r>
          </w:p>
        </w:tc>
        <w:tc>
          <w:tcPr>
            <w:tcW w:w="5911" w:type="dxa"/>
            <w:tcBorders>
              <w:top w:val="single" w:sz="6" w:space="0" w:color="auto"/>
              <w:left w:val="single" w:sz="6" w:space="0" w:color="auto"/>
              <w:bottom w:val="single" w:sz="6" w:space="0" w:color="auto"/>
              <w:right w:val="single" w:sz="6" w:space="0" w:color="auto"/>
            </w:tcBorders>
          </w:tcPr>
          <w:p w14:paraId="3A2F443B" w14:textId="77777777" w:rsidR="00F30367" w:rsidRPr="004F4254" w:rsidRDefault="00B113DE" w:rsidP="00F30367">
            <w:pPr>
              <w:rPr>
                <w:sz w:val="16"/>
                <w:szCs w:val="16"/>
              </w:rPr>
            </w:pPr>
            <w:r w:rsidRPr="004F4254">
              <w:rPr>
                <w:sz w:val="16"/>
                <w:szCs w:val="16"/>
              </w:rPr>
              <w:t>MBORREL4: Removed REQ-303129</w:t>
            </w:r>
          </w:p>
        </w:tc>
      </w:tr>
      <w:tr w:rsidR="00F30367" w:rsidRPr="005F1A7A" w14:paraId="3D04A0C5" w14:textId="77777777" w:rsidTr="00F30367">
        <w:trPr>
          <w:trHeight w:val="245"/>
          <w:jc w:val="center"/>
        </w:trPr>
        <w:tc>
          <w:tcPr>
            <w:tcW w:w="1755" w:type="dxa"/>
            <w:tcBorders>
              <w:left w:val="single" w:sz="4" w:space="0" w:color="auto"/>
              <w:right w:val="single" w:sz="4" w:space="0" w:color="auto"/>
            </w:tcBorders>
          </w:tcPr>
          <w:p w14:paraId="79868BF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B5B0E5" w14:textId="77777777" w:rsidR="00F30367" w:rsidRPr="004F4254" w:rsidRDefault="00B113DE" w:rsidP="00F30367">
            <w:pPr>
              <w:rPr>
                <w:sz w:val="16"/>
                <w:szCs w:val="16"/>
              </w:rPr>
            </w:pPr>
            <w:r w:rsidRPr="004F4254">
              <w:rPr>
                <w:sz w:val="16"/>
                <w:szCs w:val="16"/>
              </w:rPr>
              <w:t>SVS-REQ-303128/F-SVSServer Theft Activation To SVSInterfaceClient while in Ignition “OFF”</w:t>
            </w:r>
          </w:p>
        </w:tc>
        <w:tc>
          <w:tcPr>
            <w:tcW w:w="5911" w:type="dxa"/>
            <w:tcBorders>
              <w:top w:val="single" w:sz="6" w:space="0" w:color="auto"/>
              <w:left w:val="single" w:sz="6" w:space="0" w:color="auto"/>
              <w:bottom w:val="single" w:sz="6" w:space="0" w:color="auto"/>
              <w:right w:val="single" w:sz="6" w:space="0" w:color="auto"/>
            </w:tcBorders>
          </w:tcPr>
          <w:p w14:paraId="0A501364" w14:textId="77777777" w:rsidR="00F30367" w:rsidRPr="004F4254" w:rsidRDefault="00B113DE" w:rsidP="00F30367">
            <w:pPr>
              <w:rPr>
                <w:sz w:val="16"/>
                <w:szCs w:val="16"/>
              </w:rPr>
            </w:pPr>
            <w:r w:rsidRPr="004F4254">
              <w:rPr>
                <w:sz w:val="16"/>
                <w:szCs w:val="16"/>
              </w:rPr>
              <w:t>MBORREL4: Updated req.</w:t>
            </w:r>
          </w:p>
        </w:tc>
      </w:tr>
      <w:tr w:rsidR="00F30367" w:rsidRPr="005F1A7A" w14:paraId="4C15F2C5" w14:textId="77777777" w:rsidTr="00F30367">
        <w:trPr>
          <w:trHeight w:val="245"/>
          <w:jc w:val="center"/>
        </w:trPr>
        <w:tc>
          <w:tcPr>
            <w:tcW w:w="1755" w:type="dxa"/>
            <w:tcBorders>
              <w:left w:val="single" w:sz="4" w:space="0" w:color="auto"/>
              <w:right w:val="single" w:sz="4" w:space="0" w:color="auto"/>
            </w:tcBorders>
          </w:tcPr>
          <w:p w14:paraId="75987D4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0C0E12" w14:textId="77777777" w:rsidR="00F30367" w:rsidRPr="004F4254" w:rsidRDefault="00B113DE" w:rsidP="00F30367">
            <w:pPr>
              <w:rPr>
                <w:sz w:val="16"/>
                <w:szCs w:val="16"/>
              </w:rPr>
            </w:pPr>
            <w:r w:rsidRPr="004F4254">
              <w:rPr>
                <w:sz w:val="16"/>
                <w:szCs w:val="16"/>
              </w:rPr>
              <w:t>SVS-REQ-291077/D-SVSServer Theft De-Activation To SVSInterfaceClient while Ignition "ON"</w:t>
            </w:r>
          </w:p>
        </w:tc>
        <w:tc>
          <w:tcPr>
            <w:tcW w:w="5911" w:type="dxa"/>
            <w:tcBorders>
              <w:top w:val="single" w:sz="6" w:space="0" w:color="auto"/>
              <w:left w:val="single" w:sz="6" w:space="0" w:color="auto"/>
              <w:bottom w:val="single" w:sz="6" w:space="0" w:color="auto"/>
              <w:right w:val="single" w:sz="6" w:space="0" w:color="auto"/>
            </w:tcBorders>
          </w:tcPr>
          <w:p w14:paraId="4784C8BE" w14:textId="77777777" w:rsidR="00F30367" w:rsidRPr="004F4254" w:rsidRDefault="00B113DE" w:rsidP="00F30367">
            <w:pPr>
              <w:rPr>
                <w:sz w:val="16"/>
                <w:szCs w:val="16"/>
              </w:rPr>
            </w:pPr>
            <w:r w:rsidRPr="004F4254">
              <w:rPr>
                <w:sz w:val="16"/>
                <w:szCs w:val="16"/>
              </w:rPr>
              <w:t>MBORREL4: Updated req.</w:t>
            </w:r>
          </w:p>
        </w:tc>
      </w:tr>
      <w:tr w:rsidR="00F30367" w:rsidRPr="005F1A7A" w14:paraId="4C7A37BC" w14:textId="77777777" w:rsidTr="00F30367">
        <w:trPr>
          <w:trHeight w:val="245"/>
          <w:jc w:val="center"/>
        </w:trPr>
        <w:tc>
          <w:tcPr>
            <w:tcW w:w="1755" w:type="dxa"/>
            <w:tcBorders>
              <w:left w:val="single" w:sz="4" w:space="0" w:color="auto"/>
              <w:right w:val="single" w:sz="4" w:space="0" w:color="auto"/>
            </w:tcBorders>
          </w:tcPr>
          <w:p w14:paraId="010F4FE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7A0134" w14:textId="77777777" w:rsidR="00F30367" w:rsidRPr="004F4254" w:rsidRDefault="00B113DE" w:rsidP="00F30367">
            <w:pPr>
              <w:rPr>
                <w:sz w:val="16"/>
                <w:szCs w:val="16"/>
              </w:rPr>
            </w:pPr>
            <w:r w:rsidRPr="004F4254">
              <w:rPr>
                <w:sz w:val="16"/>
                <w:szCs w:val="16"/>
              </w:rPr>
              <w:t>SVS-REQ-303130/E-SVSServer Theft De-Activation To SVSInterfaceClient while Ignition “OFF”</w:t>
            </w:r>
          </w:p>
        </w:tc>
        <w:tc>
          <w:tcPr>
            <w:tcW w:w="5911" w:type="dxa"/>
            <w:tcBorders>
              <w:top w:val="single" w:sz="6" w:space="0" w:color="auto"/>
              <w:left w:val="single" w:sz="6" w:space="0" w:color="auto"/>
              <w:bottom w:val="single" w:sz="6" w:space="0" w:color="auto"/>
              <w:right w:val="single" w:sz="6" w:space="0" w:color="auto"/>
            </w:tcBorders>
          </w:tcPr>
          <w:p w14:paraId="3A8CF405" w14:textId="77777777" w:rsidR="00F30367" w:rsidRPr="004F4254" w:rsidRDefault="00B113DE" w:rsidP="00F30367">
            <w:pPr>
              <w:rPr>
                <w:sz w:val="16"/>
                <w:szCs w:val="16"/>
              </w:rPr>
            </w:pPr>
            <w:r w:rsidRPr="004F4254">
              <w:rPr>
                <w:sz w:val="16"/>
                <w:szCs w:val="16"/>
              </w:rPr>
              <w:t>MBORREL4: Updated req.</w:t>
            </w:r>
          </w:p>
        </w:tc>
      </w:tr>
      <w:tr w:rsidR="00F30367" w:rsidRPr="005F1A7A" w14:paraId="7C4CC6B3" w14:textId="77777777" w:rsidTr="00F30367">
        <w:trPr>
          <w:trHeight w:val="245"/>
          <w:jc w:val="center"/>
        </w:trPr>
        <w:tc>
          <w:tcPr>
            <w:tcW w:w="1755" w:type="dxa"/>
            <w:tcBorders>
              <w:left w:val="single" w:sz="4" w:space="0" w:color="auto"/>
              <w:right w:val="single" w:sz="4" w:space="0" w:color="auto"/>
            </w:tcBorders>
          </w:tcPr>
          <w:p w14:paraId="07B911E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F1506A" w14:textId="77777777" w:rsidR="00F30367" w:rsidRPr="004F4254" w:rsidRDefault="00B113DE" w:rsidP="00F30367">
            <w:pPr>
              <w:rPr>
                <w:sz w:val="16"/>
                <w:szCs w:val="16"/>
              </w:rPr>
            </w:pPr>
            <w:r w:rsidRPr="004F4254">
              <w:rPr>
                <w:sz w:val="16"/>
                <w:szCs w:val="16"/>
              </w:rPr>
              <w:t>SVS-REQ-325649/C-SVS active subscription update to SVSOnBoardClient, SVSInterfaceClient and SVSServer</w:t>
            </w:r>
          </w:p>
        </w:tc>
        <w:tc>
          <w:tcPr>
            <w:tcW w:w="5911" w:type="dxa"/>
            <w:tcBorders>
              <w:top w:val="single" w:sz="6" w:space="0" w:color="auto"/>
              <w:left w:val="single" w:sz="6" w:space="0" w:color="auto"/>
              <w:bottom w:val="single" w:sz="6" w:space="0" w:color="auto"/>
              <w:right w:val="single" w:sz="6" w:space="0" w:color="auto"/>
            </w:tcBorders>
          </w:tcPr>
          <w:p w14:paraId="01A6EFDE" w14:textId="77777777" w:rsidR="00F30367" w:rsidRPr="004F4254" w:rsidRDefault="00B113DE" w:rsidP="00F30367">
            <w:pPr>
              <w:rPr>
                <w:sz w:val="16"/>
                <w:szCs w:val="16"/>
              </w:rPr>
            </w:pPr>
            <w:r w:rsidRPr="004F4254">
              <w:rPr>
                <w:sz w:val="16"/>
                <w:szCs w:val="16"/>
              </w:rPr>
              <w:t>MBORREL4: Updated req. and title</w:t>
            </w:r>
          </w:p>
        </w:tc>
      </w:tr>
      <w:tr w:rsidR="00F30367" w:rsidRPr="005F1A7A" w14:paraId="32507E1B" w14:textId="77777777" w:rsidTr="00F30367">
        <w:trPr>
          <w:trHeight w:val="245"/>
          <w:jc w:val="center"/>
        </w:trPr>
        <w:tc>
          <w:tcPr>
            <w:tcW w:w="1755" w:type="dxa"/>
            <w:tcBorders>
              <w:left w:val="single" w:sz="4" w:space="0" w:color="auto"/>
              <w:right w:val="single" w:sz="4" w:space="0" w:color="auto"/>
            </w:tcBorders>
          </w:tcPr>
          <w:p w14:paraId="286FC3E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BC4D10" w14:textId="77777777" w:rsidR="00F30367" w:rsidRPr="004F4254" w:rsidRDefault="00B113DE" w:rsidP="00F30367">
            <w:pPr>
              <w:rPr>
                <w:sz w:val="16"/>
                <w:szCs w:val="16"/>
              </w:rPr>
            </w:pPr>
            <w:r w:rsidRPr="004F4254">
              <w:rPr>
                <w:sz w:val="16"/>
                <w:szCs w:val="16"/>
              </w:rPr>
              <w:t>STR-564456/C-Requirements</w:t>
            </w:r>
          </w:p>
        </w:tc>
        <w:tc>
          <w:tcPr>
            <w:tcW w:w="5911" w:type="dxa"/>
            <w:tcBorders>
              <w:top w:val="single" w:sz="6" w:space="0" w:color="auto"/>
              <w:left w:val="single" w:sz="6" w:space="0" w:color="auto"/>
              <w:bottom w:val="single" w:sz="6" w:space="0" w:color="auto"/>
              <w:right w:val="single" w:sz="6" w:space="0" w:color="auto"/>
            </w:tcBorders>
          </w:tcPr>
          <w:p w14:paraId="6CE54337" w14:textId="77777777" w:rsidR="00F30367" w:rsidRPr="004F4254" w:rsidRDefault="00B113DE" w:rsidP="00F30367">
            <w:pPr>
              <w:rPr>
                <w:sz w:val="16"/>
                <w:szCs w:val="16"/>
              </w:rPr>
            </w:pPr>
            <w:r w:rsidRPr="004F4254">
              <w:rPr>
                <w:sz w:val="16"/>
                <w:szCs w:val="16"/>
              </w:rPr>
              <w:t>MBORREL4: Removed REQ-321961, REQ-321962</w:t>
            </w:r>
          </w:p>
        </w:tc>
      </w:tr>
      <w:tr w:rsidR="00F30367" w:rsidRPr="005F1A7A" w14:paraId="4F4D359F" w14:textId="77777777" w:rsidTr="00F30367">
        <w:trPr>
          <w:trHeight w:val="245"/>
          <w:jc w:val="center"/>
        </w:trPr>
        <w:tc>
          <w:tcPr>
            <w:tcW w:w="1755" w:type="dxa"/>
            <w:tcBorders>
              <w:left w:val="single" w:sz="4" w:space="0" w:color="auto"/>
              <w:right w:val="single" w:sz="4" w:space="0" w:color="auto"/>
            </w:tcBorders>
          </w:tcPr>
          <w:p w14:paraId="5502A5A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99DB52" w14:textId="77777777" w:rsidR="00F30367" w:rsidRPr="004F4254" w:rsidRDefault="00B113DE" w:rsidP="00F30367">
            <w:pPr>
              <w:rPr>
                <w:sz w:val="16"/>
                <w:szCs w:val="16"/>
              </w:rPr>
            </w:pPr>
            <w:r w:rsidRPr="004F4254">
              <w:rPr>
                <w:sz w:val="16"/>
                <w:szCs w:val="16"/>
              </w:rPr>
              <w:t>SVS-REQ-326479/C-Master Reset/Feature Reset Blocking</w:t>
            </w:r>
          </w:p>
        </w:tc>
        <w:tc>
          <w:tcPr>
            <w:tcW w:w="5911" w:type="dxa"/>
            <w:tcBorders>
              <w:top w:val="single" w:sz="6" w:space="0" w:color="auto"/>
              <w:left w:val="single" w:sz="6" w:space="0" w:color="auto"/>
              <w:bottom w:val="single" w:sz="6" w:space="0" w:color="auto"/>
              <w:right w:val="single" w:sz="6" w:space="0" w:color="auto"/>
            </w:tcBorders>
          </w:tcPr>
          <w:p w14:paraId="667FC8F4" w14:textId="77777777" w:rsidR="00F30367" w:rsidRPr="004F4254" w:rsidRDefault="00B113DE" w:rsidP="00F30367">
            <w:pPr>
              <w:rPr>
                <w:sz w:val="16"/>
                <w:szCs w:val="16"/>
              </w:rPr>
            </w:pPr>
            <w:r w:rsidRPr="004F4254">
              <w:rPr>
                <w:sz w:val="16"/>
                <w:szCs w:val="16"/>
              </w:rPr>
              <w:t>MBORREL4: Updated HMI reference</w:t>
            </w:r>
          </w:p>
        </w:tc>
      </w:tr>
      <w:tr w:rsidR="00F30367" w:rsidRPr="005F1A7A" w14:paraId="1A3A722D" w14:textId="77777777" w:rsidTr="00F30367">
        <w:trPr>
          <w:trHeight w:val="245"/>
          <w:jc w:val="center"/>
        </w:trPr>
        <w:tc>
          <w:tcPr>
            <w:tcW w:w="1755" w:type="dxa"/>
            <w:tcBorders>
              <w:left w:val="single" w:sz="4" w:space="0" w:color="auto"/>
              <w:right w:val="single" w:sz="4" w:space="0" w:color="auto"/>
            </w:tcBorders>
          </w:tcPr>
          <w:p w14:paraId="600EEDB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C1DD2B" w14:textId="77777777" w:rsidR="00F30367" w:rsidRPr="004F4254" w:rsidRDefault="00B113DE" w:rsidP="00F30367">
            <w:pPr>
              <w:rPr>
                <w:sz w:val="16"/>
                <w:szCs w:val="16"/>
              </w:rPr>
            </w:pPr>
            <w:r w:rsidRPr="004F4254">
              <w:rPr>
                <w:sz w:val="16"/>
                <w:szCs w:val="16"/>
              </w:rPr>
              <w:t>SVS-REQ-326480/C-Master Reset/Feature Reset Unblocking</w:t>
            </w:r>
          </w:p>
        </w:tc>
        <w:tc>
          <w:tcPr>
            <w:tcW w:w="5911" w:type="dxa"/>
            <w:tcBorders>
              <w:top w:val="single" w:sz="6" w:space="0" w:color="auto"/>
              <w:left w:val="single" w:sz="6" w:space="0" w:color="auto"/>
              <w:bottom w:val="single" w:sz="6" w:space="0" w:color="auto"/>
              <w:right w:val="single" w:sz="6" w:space="0" w:color="auto"/>
            </w:tcBorders>
          </w:tcPr>
          <w:p w14:paraId="234E9F1A" w14:textId="77777777" w:rsidR="00F30367" w:rsidRPr="004F4254" w:rsidRDefault="00B113DE" w:rsidP="00F30367">
            <w:pPr>
              <w:rPr>
                <w:sz w:val="16"/>
                <w:szCs w:val="16"/>
              </w:rPr>
            </w:pPr>
            <w:r w:rsidRPr="004F4254">
              <w:rPr>
                <w:sz w:val="16"/>
                <w:szCs w:val="16"/>
              </w:rPr>
              <w:t>MBORREL4: Updated HMI reference</w:t>
            </w:r>
          </w:p>
        </w:tc>
      </w:tr>
      <w:tr w:rsidR="00F30367" w:rsidRPr="005F1A7A" w14:paraId="490F2AF6" w14:textId="77777777" w:rsidTr="00F30367">
        <w:trPr>
          <w:trHeight w:val="245"/>
          <w:jc w:val="center"/>
        </w:trPr>
        <w:tc>
          <w:tcPr>
            <w:tcW w:w="1755" w:type="dxa"/>
            <w:tcBorders>
              <w:left w:val="single" w:sz="4" w:space="0" w:color="auto"/>
              <w:right w:val="single" w:sz="4" w:space="0" w:color="auto"/>
            </w:tcBorders>
          </w:tcPr>
          <w:p w14:paraId="4F3AF7F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48CEB3" w14:textId="77777777" w:rsidR="00F30367" w:rsidRPr="004F4254" w:rsidRDefault="00B113DE" w:rsidP="00F30367">
            <w:pPr>
              <w:rPr>
                <w:sz w:val="16"/>
                <w:szCs w:val="16"/>
              </w:rPr>
            </w:pPr>
            <w:r w:rsidRPr="004F4254">
              <w:rPr>
                <w:sz w:val="16"/>
                <w:szCs w:val="16"/>
              </w:rPr>
              <w:t>SVS-UC-REQ-326481/C-Master Reset/Feature Reset blocking upon Theft Mode Activation</w:t>
            </w:r>
          </w:p>
        </w:tc>
        <w:tc>
          <w:tcPr>
            <w:tcW w:w="5911" w:type="dxa"/>
            <w:tcBorders>
              <w:top w:val="single" w:sz="6" w:space="0" w:color="auto"/>
              <w:left w:val="single" w:sz="6" w:space="0" w:color="auto"/>
              <w:bottom w:val="single" w:sz="6" w:space="0" w:color="auto"/>
              <w:right w:val="single" w:sz="6" w:space="0" w:color="auto"/>
            </w:tcBorders>
          </w:tcPr>
          <w:p w14:paraId="182E736F" w14:textId="77777777" w:rsidR="00F30367" w:rsidRPr="004F4254" w:rsidRDefault="00B113DE" w:rsidP="00F30367">
            <w:pPr>
              <w:rPr>
                <w:sz w:val="16"/>
                <w:szCs w:val="16"/>
              </w:rPr>
            </w:pPr>
            <w:r w:rsidRPr="004F4254">
              <w:rPr>
                <w:sz w:val="16"/>
                <w:szCs w:val="16"/>
              </w:rPr>
              <w:t>MBORREL4: Added SMS Type</w:t>
            </w:r>
          </w:p>
        </w:tc>
      </w:tr>
      <w:tr w:rsidR="00F30367" w:rsidRPr="005F1A7A" w14:paraId="77204DCC" w14:textId="77777777" w:rsidTr="00F30367">
        <w:trPr>
          <w:trHeight w:val="245"/>
          <w:jc w:val="center"/>
        </w:trPr>
        <w:tc>
          <w:tcPr>
            <w:tcW w:w="1755" w:type="dxa"/>
            <w:tcBorders>
              <w:left w:val="single" w:sz="4" w:space="0" w:color="auto"/>
              <w:right w:val="single" w:sz="4" w:space="0" w:color="auto"/>
            </w:tcBorders>
          </w:tcPr>
          <w:p w14:paraId="65EFFDB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E4B02B" w14:textId="77777777" w:rsidR="00F30367" w:rsidRPr="004F4254" w:rsidRDefault="00B113DE" w:rsidP="00F30367">
            <w:pPr>
              <w:rPr>
                <w:sz w:val="16"/>
                <w:szCs w:val="16"/>
              </w:rPr>
            </w:pPr>
            <w:r w:rsidRPr="004F4254">
              <w:rPr>
                <w:sz w:val="16"/>
                <w:szCs w:val="16"/>
              </w:rPr>
              <w:t>SVS-UC-REQ-326827/C-Master Reset/Feature Reset unblock upon Theft Mode Deactivation</w:t>
            </w:r>
          </w:p>
        </w:tc>
        <w:tc>
          <w:tcPr>
            <w:tcW w:w="5911" w:type="dxa"/>
            <w:tcBorders>
              <w:top w:val="single" w:sz="6" w:space="0" w:color="auto"/>
              <w:left w:val="single" w:sz="6" w:space="0" w:color="auto"/>
              <w:bottom w:val="single" w:sz="6" w:space="0" w:color="auto"/>
              <w:right w:val="single" w:sz="6" w:space="0" w:color="auto"/>
            </w:tcBorders>
          </w:tcPr>
          <w:p w14:paraId="5A4729ED" w14:textId="77777777" w:rsidR="00F30367" w:rsidRPr="004F4254" w:rsidRDefault="00B113DE" w:rsidP="00F30367">
            <w:pPr>
              <w:rPr>
                <w:sz w:val="16"/>
                <w:szCs w:val="16"/>
              </w:rPr>
            </w:pPr>
            <w:r w:rsidRPr="004F4254">
              <w:rPr>
                <w:sz w:val="16"/>
                <w:szCs w:val="16"/>
              </w:rPr>
              <w:t>MBORREL4: Added SMS Type</w:t>
            </w:r>
          </w:p>
        </w:tc>
      </w:tr>
      <w:tr w:rsidR="00F30367" w:rsidRPr="005F1A7A" w14:paraId="61F9EB07" w14:textId="77777777" w:rsidTr="00F30367">
        <w:trPr>
          <w:trHeight w:val="245"/>
          <w:jc w:val="center"/>
        </w:trPr>
        <w:tc>
          <w:tcPr>
            <w:tcW w:w="1755" w:type="dxa"/>
            <w:tcBorders>
              <w:left w:val="single" w:sz="4" w:space="0" w:color="auto"/>
              <w:right w:val="single" w:sz="4" w:space="0" w:color="auto"/>
            </w:tcBorders>
          </w:tcPr>
          <w:p w14:paraId="2D55901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864588" w14:textId="77777777" w:rsidR="00F30367" w:rsidRPr="004F4254" w:rsidRDefault="00B113DE" w:rsidP="00F30367">
            <w:pPr>
              <w:rPr>
                <w:sz w:val="16"/>
                <w:szCs w:val="16"/>
              </w:rPr>
            </w:pPr>
            <w:r w:rsidRPr="004F4254">
              <w:rPr>
                <w:sz w:val="16"/>
                <w:szCs w:val="16"/>
              </w:rPr>
              <w:t xml:space="preserve">SVS-REQ-304029/D-SVSOffBoardClient </w:t>
            </w:r>
            <w:del w:id="14" w:author="Ekanthappa, Rudresh (R.)" w:date="2019-11-12T10:44:00Z">
              <w:r w:rsidRPr="004F4254" w:rsidDel="005C3407">
                <w:rPr>
                  <w:sz w:val="16"/>
                  <w:szCs w:val="16"/>
                </w:rPr>
                <w:delText>Type4</w:delText>
              </w:r>
            </w:del>
            <w:ins w:id="15" w:author="Ekanthappa, Rudresh (R.)" w:date="2019-11-12T10:44:00Z">
              <w:r w:rsidR="005C3407">
                <w:rPr>
                  <w:sz w:val="16"/>
                  <w:szCs w:val="16"/>
                </w:rPr>
                <w:t>Type3</w:t>
              </w:r>
            </w:ins>
            <w:r w:rsidRPr="004F4254">
              <w:rPr>
                <w:sz w:val="16"/>
                <w:szCs w:val="16"/>
              </w:rPr>
              <w:t xml:space="preserve"> SMS Messages</w:t>
            </w:r>
          </w:p>
        </w:tc>
        <w:tc>
          <w:tcPr>
            <w:tcW w:w="5911" w:type="dxa"/>
            <w:tcBorders>
              <w:top w:val="single" w:sz="6" w:space="0" w:color="auto"/>
              <w:left w:val="single" w:sz="6" w:space="0" w:color="auto"/>
              <w:bottom w:val="single" w:sz="6" w:space="0" w:color="auto"/>
              <w:right w:val="single" w:sz="6" w:space="0" w:color="auto"/>
            </w:tcBorders>
          </w:tcPr>
          <w:p w14:paraId="28265790" w14:textId="77777777" w:rsidR="00F30367" w:rsidRPr="004F4254" w:rsidRDefault="00B113DE" w:rsidP="00F30367">
            <w:pPr>
              <w:rPr>
                <w:sz w:val="16"/>
                <w:szCs w:val="16"/>
              </w:rPr>
            </w:pPr>
            <w:r w:rsidRPr="004F4254">
              <w:rPr>
                <w:sz w:val="16"/>
                <w:szCs w:val="16"/>
              </w:rPr>
              <w:t>MBORREL4: Added SMS Type</w:t>
            </w:r>
          </w:p>
        </w:tc>
      </w:tr>
      <w:tr w:rsidR="00F30367" w:rsidRPr="005F1A7A" w14:paraId="2EF24634" w14:textId="77777777" w:rsidTr="00F30367">
        <w:trPr>
          <w:trHeight w:val="245"/>
          <w:jc w:val="center"/>
        </w:trPr>
        <w:tc>
          <w:tcPr>
            <w:tcW w:w="1755" w:type="dxa"/>
            <w:tcBorders>
              <w:left w:val="single" w:sz="4" w:space="0" w:color="auto"/>
              <w:right w:val="single" w:sz="4" w:space="0" w:color="auto"/>
            </w:tcBorders>
          </w:tcPr>
          <w:p w14:paraId="4BBA62D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6E3F73" w14:textId="77777777" w:rsidR="00F30367" w:rsidRPr="004F4254" w:rsidRDefault="00B113DE" w:rsidP="00F30367">
            <w:pPr>
              <w:rPr>
                <w:sz w:val="16"/>
                <w:szCs w:val="16"/>
              </w:rPr>
            </w:pPr>
            <w:r w:rsidRPr="004F4254">
              <w:rPr>
                <w:sz w:val="16"/>
                <w:szCs w:val="16"/>
              </w:rPr>
              <w:t>STR-546269/B-FTCP/</w:t>
            </w:r>
            <w:del w:id="16" w:author="Ekanthappa, Rudresh (R.)" w:date="2019-11-12T10:44:00Z">
              <w:r w:rsidRPr="004F4254" w:rsidDel="005C3407">
                <w:rPr>
                  <w:sz w:val="16"/>
                  <w:szCs w:val="16"/>
                </w:rPr>
                <w:delText>Type4</w:delText>
              </w:r>
            </w:del>
            <w:ins w:id="17" w:author="Ekanthappa, Rudresh (R.)" w:date="2019-11-12T10:44:00Z">
              <w:r w:rsidR="005C3407">
                <w:rPr>
                  <w:sz w:val="16"/>
                  <w:szCs w:val="16"/>
                </w:rPr>
                <w:t>Type3</w:t>
              </w:r>
            </w:ins>
            <w:r w:rsidRPr="004F4254">
              <w:rPr>
                <w:sz w:val="16"/>
                <w:szCs w:val="16"/>
              </w:rPr>
              <w:t xml:space="preserve"> SMS Data Payload</w:t>
            </w:r>
          </w:p>
        </w:tc>
        <w:tc>
          <w:tcPr>
            <w:tcW w:w="5911" w:type="dxa"/>
            <w:tcBorders>
              <w:top w:val="single" w:sz="6" w:space="0" w:color="auto"/>
              <w:left w:val="single" w:sz="6" w:space="0" w:color="auto"/>
              <w:bottom w:val="single" w:sz="6" w:space="0" w:color="auto"/>
              <w:right w:val="single" w:sz="6" w:space="0" w:color="auto"/>
            </w:tcBorders>
          </w:tcPr>
          <w:p w14:paraId="4884EFD9" w14:textId="77777777" w:rsidR="00F30367" w:rsidRPr="004F4254" w:rsidRDefault="00B113DE" w:rsidP="00F30367">
            <w:pPr>
              <w:rPr>
                <w:sz w:val="16"/>
                <w:szCs w:val="16"/>
              </w:rPr>
            </w:pPr>
            <w:r w:rsidRPr="004F4254">
              <w:rPr>
                <w:sz w:val="16"/>
                <w:szCs w:val="16"/>
              </w:rPr>
              <w:t>MBORREL4: Added SMS Type</w:t>
            </w:r>
          </w:p>
        </w:tc>
      </w:tr>
      <w:tr w:rsidR="00F30367" w:rsidRPr="005F1A7A" w14:paraId="29B19360" w14:textId="77777777" w:rsidTr="00F30367">
        <w:trPr>
          <w:trHeight w:val="245"/>
          <w:jc w:val="center"/>
        </w:trPr>
        <w:tc>
          <w:tcPr>
            <w:tcW w:w="1755" w:type="dxa"/>
            <w:tcBorders>
              <w:left w:val="single" w:sz="4" w:space="0" w:color="auto"/>
              <w:right w:val="single" w:sz="4" w:space="0" w:color="auto"/>
            </w:tcBorders>
          </w:tcPr>
          <w:p w14:paraId="1F7C01B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35ADEF6" w14:textId="77777777" w:rsidR="00F30367" w:rsidRPr="004F4254" w:rsidRDefault="00B113DE" w:rsidP="00F30367">
            <w:pPr>
              <w:rPr>
                <w:sz w:val="16"/>
                <w:szCs w:val="16"/>
              </w:rPr>
            </w:pPr>
            <w:r w:rsidRPr="004F4254">
              <w:rPr>
                <w:sz w:val="16"/>
                <w:szCs w:val="16"/>
              </w:rPr>
              <w:t>SVS-REQ-297604/F-FTCP/</w:t>
            </w:r>
            <w:del w:id="18" w:author="Ekanthappa, Rudresh (R.)" w:date="2019-11-12T10:44:00Z">
              <w:r w:rsidRPr="004F4254" w:rsidDel="005C3407">
                <w:rPr>
                  <w:sz w:val="16"/>
                  <w:szCs w:val="16"/>
                </w:rPr>
                <w:delText>Type4</w:delText>
              </w:r>
            </w:del>
            <w:ins w:id="19" w:author="Ekanthappa, Rudresh (R.)" w:date="2019-11-12T10:44:00Z">
              <w:r w:rsidR="005C3407">
                <w:rPr>
                  <w:sz w:val="16"/>
                  <w:szCs w:val="16"/>
                </w:rPr>
                <w:t>Type3</w:t>
              </w:r>
            </w:ins>
            <w:r w:rsidRPr="004F4254">
              <w:rPr>
                <w:sz w:val="16"/>
                <w:szCs w:val="16"/>
              </w:rPr>
              <w:t xml:space="preserve"> SMS Message Payload SVSOffBoardClient to Vehicle</w:t>
            </w:r>
          </w:p>
        </w:tc>
        <w:tc>
          <w:tcPr>
            <w:tcW w:w="5911" w:type="dxa"/>
            <w:tcBorders>
              <w:top w:val="single" w:sz="6" w:space="0" w:color="auto"/>
              <w:left w:val="single" w:sz="6" w:space="0" w:color="auto"/>
              <w:bottom w:val="single" w:sz="6" w:space="0" w:color="auto"/>
              <w:right w:val="single" w:sz="6" w:space="0" w:color="auto"/>
            </w:tcBorders>
          </w:tcPr>
          <w:p w14:paraId="00286B86" w14:textId="77777777" w:rsidR="00F30367" w:rsidRPr="004F4254" w:rsidRDefault="00B113DE" w:rsidP="00F30367">
            <w:pPr>
              <w:rPr>
                <w:sz w:val="16"/>
                <w:szCs w:val="16"/>
              </w:rPr>
            </w:pPr>
            <w:r w:rsidRPr="004F4254">
              <w:rPr>
                <w:sz w:val="16"/>
                <w:szCs w:val="16"/>
              </w:rPr>
              <w:t>MBORREL4: Added SMS Type</w:t>
            </w:r>
          </w:p>
        </w:tc>
      </w:tr>
      <w:tr w:rsidR="00F30367" w:rsidRPr="005F1A7A" w14:paraId="3C902FF3" w14:textId="77777777" w:rsidTr="00F30367">
        <w:trPr>
          <w:trHeight w:val="245"/>
          <w:jc w:val="center"/>
        </w:trPr>
        <w:tc>
          <w:tcPr>
            <w:tcW w:w="1755" w:type="dxa"/>
            <w:tcBorders>
              <w:left w:val="single" w:sz="4" w:space="0" w:color="auto"/>
              <w:right w:val="single" w:sz="4" w:space="0" w:color="auto"/>
            </w:tcBorders>
          </w:tcPr>
          <w:p w14:paraId="1C6F9D5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F42E89" w14:textId="77777777" w:rsidR="00F30367" w:rsidRPr="004F4254" w:rsidRDefault="00B113DE" w:rsidP="00F30367">
            <w:pPr>
              <w:rPr>
                <w:sz w:val="16"/>
                <w:szCs w:val="16"/>
              </w:rPr>
            </w:pPr>
            <w:r w:rsidRPr="004F4254">
              <w:rPr>
                <w:sz w:val="16"/>
                <w:szCs w:val="16"/>
              </w:rPr>
              <w:t>SVS-REQ-297606/H-FTCP/GRPC Message Payload Vehicle to SVSOffBoardClient</w:t>
            </w:r>
          </w:p>
        </w:tc>
        <w:tc>
          <w:tcPr>
            <w:tcW w:w="5911" w:type="dxa"/>
            <w:tcBorders>
              <w:top w:val="single" w:sz="6" w:space="0" w:color="auto"/>
              <w:left w:val="single" w:sz="6" w:space="0" w:color="auto"/>
              <w:bottom w:val="single" w:sz="6" w:space="0" w:color="auto"/>
              <w:right w:val="single" w:sz="6" w:space="0" w:color="auto"/>
            </w:tcBorders>
          </w:tcPr>
          <w:p w14:paraId="32A9F106" w14:textId="77777777" w:rsidR="00F30367" w:rsidRPr="004F4254" w:rsidRDefault="00B113DE" w:rsidP="00F30367">
            <w:pPr>
              <w:rPr>
                <w:sz w:val="16"/>
                <w:szCs w:val="16"/>
              </w:rPr>
            </w:pPr>
            <w:r w:rsidRPr="004F4254">
              <w:rPr>
                <w:sz w:val="16"/>
                <w:szCs w:val="16"/>
              </w:rPr>
              <w:t>MBORREL4: Updated table</w:t>
            </w:r>
          </w:p>
        </w:tc>
      </w:tr>
      <w:tr w:rsidR="00F30367" w:rsidRPr="005F1A7A" w14:paraId="3398C0CB" w14:textId="77777777" w:rsidTr="00F30367">
        <w:trPr>
          <w:trHeight w:val="245"/>
          <w:jc w:val="center"/>
        </w:trPr>
        <w:tc>
          <w:tcPr>
            <w:tcW w:w="1755" w:type="dxa"/>
            <w:tcBorders>
              <w:left w:val="single" w:sz="4" w:space="0" w:color="auto"/>
              <w:right w:val="single" w:sz="4" w:space="0" w:color="auto"/>
            </w:tcBorders>
          </w:tcPr>
          <w:p w14:paraId="028C482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B97555" w14:textId="77777777" w:rsidR="00F30367" w:rsidRPr="004F4254" w:rsidRDefault="00B113DE" w:rsidP="00F30367">
            <w:pPr>
              <w:rPr>
                <w:sz w:val="16"/>
                <w:szCs w:val="16"/>
              </w:rPr>
            </w:pPr>
            <w:r w:rsidRPr="004F4254">
              <w:rPr>
                <w:sz w:val="16"/>
                <w:szCs w:val="16"/>
              </w:rPr>
              <w:t>STR-492122/E-</w:t>
            </w:r>
            <w:del w:id="20" w:author="Ekanthappa, Rudresh (R.)" w:date="2019-11-12T10:44:00Z">
              <w:r w:rsidRPr="004F4254" w:rsidDel="005C3407">
                <w:rPr>
                  <w:sz w:val="16"/>
                  <w:szCs w:val="16"/>
                </w:rPr>
                <w:delText>Type4</w:delText>
              </w:r>
            </w:del>
            <w:ins w:id="21" w:author="Ekanthappa, Rudresh (R.)" w:date="2019-11-12T10:44:00Z">
              <w:r w:rsidR="005C3407">
                <w:rPr>
                  <w:sz w:val="16"/>
                  <w:szCs w:val="16"/>
                </w:rPr>
                <w:t>Type3</w:t>
              </w:r>
            </w:ins>
            <w:r w:rsidRPr="004F4254">
              <w:rPr>
                <w:sz w:val="16"/>
                <w:szCs w:val="16"/>
              </w:rPr>
              <w:t xml:space="preserve"> SMS Data Communication</w:t>
            </w:r>
          </w:p>
        </w:tc>
        <w:tc>
          <w:tcPr>
            <w:tcW w:w="5911" w:type="dxa"/>
            <w:tcBorders>
              <w:top w:val="single" w:sz="6" w:space="0" w:color="auto"/>
              <w:left w:val="single" w:sz="6" w:space="0" w:color="auto"/>
              <w:bottom w:val="single" w:sz="6" w:space="0" w:color="auto"/>
              <w:right w:val="single" w:sz="6" w:space="0" w:color="auto"/>
            </w:tcBorders>
          </w:tcPr>
          <w:p w14:paraId="17D72450" w14:textId="77777777" w:rsidR="00F30367" w:rsidRPr="004F4254" w:rsidRDefault="00B113DE" w:rsidP="00F30367">
            <w:pPr>
              <w:rPr>
                <w:sz w:val="16"/>
                <w:szCs w:val="16"/>
              </w:rPr>
            </w:pPr>
            <w:r w:rsidRPr="004F4254">
              <w:rPr>
                <w:sz w:val="16"/>
                <w:szCs w:val="16"/>
              </w:rPr>
              <w:t>MBORREL4: Added SMS Type</w:t>
            </w:r>
          </w:p>
        </w:tc>
      </w:tr>
      <w:tr w:rsidR="00F30367" w:rsidRPr="005F1A7A" w14:paraId="31F63910" w14:textId="77777777" w:rsidTr="00F30367">
        <w:trPr>
          <w:trHeight w:val="245"/>
          <w:jc w:val="center"/>
        </w:trPr>
        <w:tc>
          <w:tcPr>
            <w:tcW w:w="1755" w:type="dxa"/>
            <w:tcBorders>
              <w:left w:val="single" w:sz="4" w:space="0" w:color="auto"/>
              <w:right w:val="single" w:sz="4" w:space="0" w:color="auto"/>
            </w:tcBorders>
          </w:tcPr>
          <w:p w14:paraId="0628FA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1610B1" w14:textId="77777777" w:rsidR="00F30367" w:rsidRPr="004F4254" w:rsidRDefault="00B113DE" w:rsidP="00F30367">
            <w:pPr>
              <w:rPr>
                <w:sz w:val="16"/>
                <w:szCs w:val="16"/>
              </w:rPr>
            </w:pPr>
            <w:r w:rsidRPr="004F4254">
              <w:rPr>
                <w:sz w:val="16"/>
                <w:szCs w:val="16"/>
              </w:rPr>
              <w:t>SVS-REQ-291229/F-</w:t>
            </w:r>
            <w:del w:id="22" w:author="Ekanthappa, Rudresh (R.)" w:date="2019-11-12T10:44:00Z">
              <w:r w:rsidRPr="004F4254" w:rsidDel="005C3407">
                <w:rPr>
                  <w:sz w:val="16"/>
                  <w:szCs w:val="16"/>
                </w:rPr>
                <w:delText>Type4</w:delText>
              </w:r>
            </w:del>
            <w:ins w:id="23" w:author="Ekanthappa, Rudresh (R.)" w:date="2019-11-12T10:44:00Z">
              <w:r w:rsidR="005C3407">
                <w:rPr>
                  <w:sz w:val="16"/>
                  <w:szCs w:val="16"/>
                </w:rPr>
                <w:t>Type3</w:t>
              </w:r>
            </w:ins>
            <w:r w:rsidRPr="004F4254">
              <w:rPr>
                <w:sz w:val="16"/>
                <w:szCs w:val="16"/>
              </w:rPr>
              <w:t xml:space="preserve"> SMS Activate Theft Mode request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028B3829"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5A7A987E" w14:textId="77777777" w:rsidTr="00F30367">
        <w:trPr>
          <w:trHeight w:val="245"/>
          <w:jc w:val="center"/>
        </w:trPr>
        <w:tc>
          <w:tcPr>
            <w:tcW w:w="1755" w:type="dxa"/>
            <w:tcBorders>
              <w:left w:val="single" w:sz="4" w:space="0" w:color="auto"/>
              <w:right w:val="single" w:sz="4" w:space="0" w:color="auto"/>
            </w:tcBorders>
          </w:tcPr>
          <w:p w14:paraId="4DF7EF2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9FBCC9" w14:textId="77777777" w:rsidR="00F30367" w:rsidRPr="004F4254" w:rsidRDefault="00B113DE" w:rsidP="00F30367">
            <w:pPr>
              <w:rPr>
                <w:sz w:val="16"/>
                <w:szCs w:val="16"/>
              </w:rPr>
            </w:pPr>
            <w:r w:rsidRPr="004F4254">
              <w:rPr>
                <w:sz w:val="16"/>
                <w:szCs w:val="16"/>
              </w:rPr>
              <w:t>SVS-REQ-291233/F-</w:t>
            </w:r>
            <w:del w:id="24" w:author="Ekanthappa, Rudresh (R.)" w:date="2019-11-12T10:44:00Z">
              <w:r w:rsidRPr="004F4254" w:rsidDel="005C3407">
                <w:rPr>
                  <w:sz w:val="16"/>
                  <w:szCs w:val="16"/>
                </w:rPr>
                <w:delText>Type4</w:delText>
              </w:r>
            </w:del>
            <w:ins w:id="25" w:author="Ekanthappa, Rudresh (R.)" w:date="2019-11-12T10:44:00Z">
              <w:r w:rsidR="005C3407">
                <w:rPr>
                  <w:sz w:val="16"/>
                  <w:szCs w:val="16"/>
                </w:rPr>
                <w:t>Type3</w:t>
              </w:r>
            </w:ins>
            <w:r w:rsidRPr="004F4254">
              <w:rPr>
                <w:sz w:val="16"/>
                <w:szCs w:val="16"/>
              </w:rPr>
              <w:t xml:space="preserve"> SMS Deactivate Theft Mode Command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A1A3545"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0F49888C" w14:textId="77777777" w:rsidTr="00F30367">
        <w:trPr>
          <w:trHeight w:val="245"/>
          <w:jc w:val="center"/>
        </w:trPr>
        <w:tc>
          <w:tcPr>
            <w:tcW w:w="1755" w:type="dxa"/>
            <w:tcBorders>
              <w:left w:val="single" w:sz="4" w:space="0" w:color="auto"/>
              <w:right w:val="single" w:sz="4" w:space="0" w:color="auto"/>
            </w:tcBorders>
          </w:tcPr>
          <w:p w14:paraId="2C39008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D50977" w14:textId="77777777" w:rsidR="00F30367" w:rsidRPr="004F4254" w:rsidRDefault="00B113DE" w:rsidP="00F30367">
            <w:pPr>
              <w:rPr>
                <w:sz w:val="16"/>
                <w:szCs w:val="16"/>
              </w:rPr>
            </w:pPr>
            <w:r w:rsidRPr="004F4254">
              <w:rPr>
                <w:sz w:val="16"/>
                <w:szCs w:val="16"/>
              </w:rPr>
              <w:t>SVS-REQ-306576/D-</w:t>
            </w:r>
            <w:del w:id="26" w:author="Ekanthappa, Rudresh (R.)" w:date="2019-11-12T10:44:00Z">
              <w:r w:rsidRPr="004F4254" w:rsidDel="005C3407">
                <w:rPr>
                  <w:sz w:val="16"/>
                  <w:szCs w:val="16"/>
                </w:rPr>
                <w:delText>Type4</w:delText>
              </w:r>
            </w:del>
            <w:ins w:id="27" w:author="Ekanthappa, Rudresh (R.)" w:date="2019-11-12T10:44:00Z">
              <w:r w:rsidR="005C3407">
                <w:rPr>
                  <w:sz w:val="16"/>
                  <w:szCs w:val="16"/>
                </w:rPr>
                <w:t>Type3</w:t>
              </w:r>
            </w:ins>
            <w:r w:rsidRPr="004F4254">
              <w:rPr>
                <w:sz w:val="16"/>
                <w:szCs w:val="16"/>
              </w:rPr>
              <w:t xml:space="preserve"> SMS Activate/Deactivate Theft Mode command security</w:t>
            </w:r>
          </w:p>
        </w:tc>
        <w:tc>
          <w:tcPr>
            <w:tcW w:w="5911" w:type="dxa"/>
            <w:tcBorders>
              <w:top w:val="single" w:sz="6" w:space="0" w:color="auto"/>
              <w:left w:val="single" w:sz="6" w:space="0" w:color="auto"/>
              <w:bottom w:val="single" w:sz="6" w:space="0" w:color="auto"/>
              <w:right w:val="single" w:sz="6" w:space="0" w:color="auto"/>
            </w:tcBorders>
          </w:tcPr>
          <w:p w14:paraId="04D8E157"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6FD1CB0E" w14:textId="77777777" w:rsidTr="00F30367">
        <w:trPr>
          <w:trHeight w:val="245"/>
          <w:jc w:val="center"/>
        </w:trPr>
        <w:tc>
          <w:tcPr>
            <w:tcW w:w="1755" w:type="dxa"/>
            <w:tcBorders>
              <w:left w:val="single" w:sz="4" w:space="0" w:color="auto"/>
              <w:right w:val="single" w:sz="4" w:space="0" w:color="auto"/>
            </w:tcBorders>
          </w:tcPr>
          <w:p w14:paraId="1308105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67BD43" w14:textId="77777777" w:rsidR="00F30367" w:rsidRPr="004F4254" w:rsidRDefault="00B113DE" w:rsidP="00F30367">
            <w:pPr>
              <w:rPr>
                <w:sz w:val="16"/>
                <w:szCs w:val="16"/>
              </w:rPr>
            </w:pPr>
            <w:r w:rsidRPr="004F4254">
              <w:rPr>
                <w:sz w:val="16"/>
                <w:szCs w:val="16"/>
              </w:rPr>
              <w:t>STR-530457/C-</w:t>
            </w:r>
            <w:del w:id="28" w:author="Ekanthappa, Rudresh (R.)" w:date="2019-11-12T10:44:00Z">
              <w:r w:rsidRPr="004F4254" w:rsidDel="005C3407">
                <w:rPr>
                  <w:sz w:val="16"/>
                  <w:szCs w:val="16"/>
                </w:rPr>
                <w:delText>Type4</w:delText>
              </w:r>
            </w:del>
            <w:ins w:id="29" w:author="Ekanthappa, Rudresh (R.)" w:date="2019-11-12T10:44:00Z">
              <w:r w:rsidR="005C3407">
                <w:rPr>
                  <w:sz w:val="16"/>
                  <w:szCs w:val="16"/>
                </w:rPr>
                <w:t>Type3</w:t>
              </w:r>
            </w:ins>
            <w:r w:rsidRPr="004F4254">
              <w:rPr>
                <w:sz w:val="16"/>
                <w:szCs w:val="16"/>
              </w:rPr>
              <w:t xml:space="preserve"> SMS</w:t>
            </w:r>
          </w:p>
        </w:tc>
        <w:tc>
          <w:tcPr>
            <w:tcW w:w="5911" w:type="dxa"/>
            <w:tcBorders>
              <w:top w:val="single" w:sz="6" w:space="0" w:color="auto"/>
              <w:left w:val="single" w:sz="6" w:space="0" w:color="auto"/>
              <w:bottom w:val="single" w:sz="6" w:space="0" w:color="auto"/>
              <w:right w:val="single" w:sz="6" w:space="0" w:color="auto"/>
            </w:tcBorders>
          </w:tcPr>
          <w:p w14:paraId="21D47D25" w14:textId="77777777" w:rsidR="00F30367" w:rsidRPr="004F4254" w:rsidRDefault="00B113DE" w:rsidP="00F30367">
            <w:pPr>
              <w:rPr>
                <w:sz w:val="16"/>
                <w:szCs w:val="16"/>
              </w:rPr>
            </w:pPr>
            <w:r w:rsidRPr="004F4254">
              <w:rPr>
                <w:sz w:val="16"/>
                <w:szCs w:val="16"/>
              </w:rPr>
              <w:t>MBORREL4: Added SMS Type</w:t>
            </w:r>
          </w:p>
        </w:tc>
      </w:tr>
      <w:tr w:rsidR="00F30367" w:rsidRPr="005F1A7A" w14:paraId="52DEEC81" w14:textId="77777777" w:rsidTr="00F30367">
        <w:trPr>
          <w:trHeight w:val="245"/>
          <w:jc w:val="center"/>
        </w:trPr>
        <w:tc>
          <w:tcPr>
            <w:tcW w:w="1755" w:type="dxa"/>
            <w:tcBorders>
              <w:left w:val="single" w:sz="4" w:space="0" w:color="auto"/>
              <w:right w:val="single" w:sz="4" w:space="0" w:color="auto"/>
            </w:tcBorders>
          </w:tcPr>
          <w:p w14:paraId="5E67D76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BEE22E" w14:textId="77777777" w:rsidR="00F30367" w:rsidRPr="004F4254" w:rsidRDefault="00B113DE" w:rsidP="00F30367">
            <w:pPr>
              <w:rPr>
                <w:sz w:val="16"/>
                <w:szCs w:val="16"/>
              </w:rPr>
            </w:pPr>
            <w:r w:rsidRPr="004F4254">
              <w:rPr>
                <w:sz w:val="16"/>
                <w:szCs w:val="16"/>
              </w:rPr>
              <w:t xml:space="preserve">SVS-UC-REQ-306604/D-Main battery supported activate theft mode request through </w:t>
            </w:r>
            <w:del w:id="30" w:author="Ekanthappa, Rudresh (R.)" w:date="2019-11-12T10:44:00Z">
              <w:r w:rsidRPr="004F4254" w:rsidDel="005C3407">
                <w:rPr>
                  <w:sz w:val="16"/>
                  <w:szCs w:val="16"/>
                </w:rPr>
                <w:delText>Type4</w:delText>
              </w:r>
            </w:del>
            <w:ins w:id="31" w:author="Ekanthappa, Rudresh (R.)" w:date="2019-11-12T10:44:00Z">
              <w:r w:rsidR="005C3407">
                <w:rPr>
                  <w:sz w:val="16"/>
                  <w:szCs w:val="16"/>
                </w:rPr>
                <w:t>Type3</w:t>
              </w:r>
            </w:ins>
            <w:r w:rsidRPr="004F4254">
              <w:rPr>
                <w:sz w:val="16"/>
                <w:szCs w:val="16"/>
              </w:rPr>
              <w:t xml:space="preserve"> SMS</w:t>
            </w:r>
          </w:p>
        </w:tc>
        <w:tc>
          <w:tcPr>
            <w:tcW w:w="5911" w:type="dxa"/>
            <w:tcBorders>
              <w:top w:val="single" w:sz="6" w:space="0" w:color="auto"/>
              <w:left w:val="single" w:sz="6" w:space="0" w:color="auto"/>
              <w:bottom w:val="single" w:sz="6" w:space="0" w:color="auto"/>
              <w:right w:val="single" w:sz="6" w:space="0" w:color="auto"/>
            </w:tcBorders>
          </w:tcPr>
          <w:p w14:paraId="45F7EA28"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198C66B5" w14:textId="77777777" w:rsidTr="00F30367">
        <w:trPr>
          <w:trHeight w:val="245"/>
          <w:jc w:val="center"/>
        </w:trPr>
        <w:tc>
          <w:tcPr>
            <w:tcW w:w="1755" w:type="dxa"/>
            <w:tcBorders>
              <w:left w:val="single" w:sz="4" w:space="0" w:color="auto"/>
              <w:right w:val="single" w:sz="4" w:space="0" w:color="auto"/>
            </w:tcBorders>
          </w:tcPr>
          <w:p w14:paraId="4D23E0E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773E00" w14:textId="77777777" w:rsidR="00F30367" w:rsidRPr="004F4254" w:rsidRDefault="00B113DE" w:rsidP="00F30367">
            <w:pPr>
              <w:rPr>
                <w:sz w:val="16"/>
                <w:szCs w:val="16"/>
              </w:rPr>
            </w:pPr>
            <w:r w:rsidRPr="004F4254">
              <w:rPr>
                <w:sz w:val="16"/>
                <w:szCs w:val="16"/>
              </w:rPr>
              <w:t xml:space="preserve">SVS-UC-REQ-306605/D-BUB supported activate theft mode request through </w:t>
            </w:r>
            <w:del w:id="32" w:author="Ekanthappa, Rudresh (R.)" w:date="2019-11-12T10:44:00Z">
              <w:r w:rsidRPr="004F4254" w:rsidDel="005C3407">
                <w:rPr>
                  <w:sz w:val="16"/>
                  <w:szCs w:val="16"/>
                </w:rPr>
                <w:delText>Type4</w:delText>
              </w:r>
            </w:del>
            <w:ins w:id="33" w:author="Ekanthappa, Rudresh (R.)" w:date="2019-11-12T10:44:00Z">
              <w:r w:rsidR="005C3407">
                <w:rPr>
                  <w:sz w:val="16"/>
                  <w:szCs w:val="16"/>
                </w:rPr>
                <w:t>Type3</w:t>
              </w:r>
            </w:ins>
            <w:r w:rsidRPr="004F4254">
              <w:rPr>
                <w:sz w:val="16"/>
                <w:szCs w:val="16"/>
              </w:rPr>
              <w:t xml:space="preserve"> SMS</w:t>
            </w:r>
          </w:p>
        </w:tc>
        <w:tc>
          <w:tcPr>
            <w:tcW w:w="5911" w:type="dxa"/>
            <w:tcBorders>
              <w:top w:val="single" w:sz="6" w:space="0" w:color="auto"/>
              <w:left w:val="single" w:sz="6" w:space="0" w:color="auto"/>
              <w:bottom w:val="single" w:sz="6" w:space="0" w:color="auto"/>
              <w:right w:val="single" w:sz="6" w:space="0" w:color="auto"/>
            </w:tcBorders>
          </w:tcPr>
          <w:p w14:paraId="1D928887"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158C2BFC" w14:textId="77777777" w:rsidTr="00F30367">
        <w:trPr>
          <w:trHeight w:val="245"/>
          <w:jc w:val="center"/>
        </w:trPr>
        <w:tc>
          <w:tcPr>
            <w:tcW w:w="1755" w:type="dxa"/>
            <w:tcBorders>
              <w:left w:val="single" w:sz="4" w:space="0" w:color="auto"/>
              <w:right w:val="single" w:sz="4" w:space="0" w:color="auto"/>
            </w:tcBorders>
          </w:tcPr>
          <w:p w14:paraId="3A4CE20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28904AF" w14:textId="77777777" w:rsidR="00F30367" w:rsidRPr="004F4254" w:rsidRDefault="00B113DE" w:rsidP="00F30367">
            <w:pPr>
              <w:rPr>
                <w:sz w:val="16"/>
                <w:szCs w:val="16"/>
              </w:rPr>
            </w:pPr>
            <w:r w:rsidRPr="004F4254">
              <w:rPr>
                <w:sz w:val="16"/>
                <w:szCs w:val="16"/>
              </w:rPr>
              <w:t xml:space="preserve">SVS-UC-REQ-306606/D-Deactivate theft mode request through </w:t>
            </w:r>
            <w:del w:id="34" w:author="Ekanthappa, Rudresh (R.)" w:date="2019-11-12T10:44:00Z">
              <w:r w:rsidRPr="004F4254" w:rsidDel="005C3407">
                <w:rPr>
                  <w:sz w:val="16"/>
                  <w:szCs w:val="16"/>
                </w:rPr>
                <w:delText>Type4</w:delText>
              </w:r>
            </w:del>
            <w:ins w:id="35" w:author="Ekanthappa, Rudresh (R.)" w:date="2019-11-12T10:44:00Z">
              <w:r w:rsidR="005C3407">
                <w:rPr>
                  <w:sz w:val="16"/>
                  <w:szCs w:val="16"/>
                </w:rPr>
                <w:t>Type3</w:t>
              </w:r>
            </w:ins>
            <w:r w:rsidRPr="004F4254">
              <w:rPr>
                <w:sz w:val="16"/>
                <w:szCs w:val="16"/>
              </w:rPr>
              <w:t xml:space="preserve"> SMS</w:t>
            </w:r>
          </w:p>
        </w:tc>
        <w:tc>
          <w:tcPr>
            <w:tcW w:w="5911" w:type="dxa"/>
            <w:tcBorders>
              <w:top w:val="single" w:sz="6" w:space="0" w:color="auto"/>
              <w:left w:val="single" w:sz="6" w:space="0" w:color="auto"/>
              <w:bottom w:val="single" w:sz="6" w:space="0" w:color="auto"/>
              <w:right w:val="single" w:sz="6" w:space="0" w:color="auto"/>
            </w:tcBorders>
          </w:tcPr>
          <w:p w14:paraId="4D857FFF"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25EC4A67" w14:textId="77777777" w:rsidTr="00F30367">
        <w:trPr>
          <w:trHeight w:val="245"/>
          <w:jc w:val="center"/>
        </w:trPr>
        <w:tc>
          <w:tcPr>
            <w:tcW w:w="1755" w:type="dxa"/>
            <w:tcBorders>
              <w:left w:val="single" w:sz="4" w:space="0" w:color="auto"/>
              <w:right w:val="single" w:sz="4" w:space="0" w:color="auto"/>
            </w:tcBorders>
          </w:tcPr>
          <w:p w14:paraId="3D802DE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6EAC98" w14:textId="77777777" w:rsidR="00F30367" w:rsidRPr="004F4254" w:rsidRDefault="00B113DE" w:rsidP="00F30367">
            <w:pPr>
              <w:rPr>
                <w:sz w:val="16"/>
                <w:szCs w:val="16"/>
              </w:rPr>
            </w:pPr>
            <w:r w:rsidRPr="004F4254">
              <w:rPr>
                <w:sz w:val="16"/>
                <w:szCs w:val="16"/>
              </w:rPr>
              <w:t>SVS-SD-REQ-303285/F-FTCP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25E038B5" w14:textId="77777777" w:rsidR="00F30367" w:rsidRPr="004F4254" w:rsidRDefault="00B113DE" w:rsidP="00F30367">
            <w:pPr>
              <w:rPr>
                <w:sz w:val="16"/>
                <w:szCs w:val="16"/>
              </w:rPr>
            </w:pPr>
            <w:r w:rsidRPr="004F4254">
              <w:rPr>
                <w:sz w:val="16"/>
                <w:szCs w:val="16"/>
              </w:rPr>
              <w:t>MBORREL4: Updated diagram</w:t>
            </w:r>
          </w:p>
        </w:tc>
      </w:tr>
      <w:tr w:rsidR="00F30367" w:rsidRPr="005F1A7A" w14:paraId="6DC9303C" w14:textId="77777777" w:rsidTr="00F30367">
        <w:trPr>
          <w:trHeight w:val="245"/>
          <w:jc w:val="center"/>
        </w:trPr>
        <w:tc>
          <w:tcPr>
            <w:tcW w:w="1755" w:type="dxa"/>
            <w:tcBorders>
              <w:left w:val="single" w:sz="4" w:space="0" w:color="auto"/>
              <w:right w:val="single" w:sz="4" w:space="0" w:color="auto"/>
            </w:tcBorders>
          </w:tcPr>
          <w:p w14:paraId="74EF124E"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29E1FB8" w14:textId="77777777" w:rsidR="00F30367" w:rsidRPr="004F4254" w:rsidRDefault="00B113DE" w:rsidP="00F30367">
            <w:pPr>
              <w:rPr>
                <w:sz w:val="16"/>
                <w:szCs w:val="16"/>
              </w:rPr>
            </w:pPr>
            <w:r w:rsidRPr="004F4254">
              <w:rPr>
                <w:sz w:val="16"/>
                <w:szCs w:val="16"/>
              </w:rPr>
              <w:t>SVS-SD-REQ-303698/E-</w:t>
            </w:r>
            <w:del w:id="36" w:author="Ekanthappa, Rudresh (R.)" w:date="2019-11-12T10:44:00Z">
              <w:r w:rsidRPr="004F4254" w:rsidDel="005C3407">
                <w:rPr>
                  <w:sz w:val="16"/>
                  <w:szCs w:val="16"/>
                </w:rPr>
                <w:delText>Type4</w:delText>
              </w:r>
            </w:del>
            <w:ins w:id="37" w:author="Ekanthappa, Rudresh (R.)" w:date="2019-11-12T10:44:00Z">
              <w:r w:rsidR="005C3407">
                <w:rPr>
                  <w:sz w:val="16"/>
                  <w:szCs w:val="16"/>
                </w:rPr>
                <w:t>Type3</w:t>
              </w:r>
            </w:ins>
            <w:r w:rsidRPr="004F4254">
              <w:rPr>
                <w:sz w:val="16"/>
                <w:szCs w:val="16"/>
              </w:rPr>
              <w:t xml:space="preserve"> 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5733802D" w14:textId="77777777" w:rsidR="00F30367" w:rsidRPr="004F4254" w:rsidRDefault="00B113DE" w:rsidP="00F30367">
            <w:pPr>
              <w:rPr>
                <w:sz w:val="16"/>
                <w:szCs w:val="16"/>
              </w:rPr>
            </w:pPr>
            <w:r w:rsidRPr="004F4254">
              <w:rPr>
                <w:sz w:val="16"/>
                <w:szCs w:val="16"/>
              </w:rPr>
              <w:t>MBORREL4: Updated diagram and added SMS Type</w:t>
            </w:r>
          </w:p>
        </w:tc>
      </w:tr>
      <w:tr w:rsidR="00F30367" w:rsidRPr="005F1A7A" w14:paraId="0630D53A" w14:textId="77777777" w:rsidTr="00F30367">
        <w:trPr>
          <w:trHeight w:val="245"/>
          <w:jc w:val="center"/>
        </w:trPr>
        <w:tc>
          <w:tcPr>
            <w:tcW w:w="1755" w:type="dxa"/>
            <w:tcBorders>
              <w:left w:val="single" w:sz="4" w:space="0" w:color="auto"/>
              <w:right w:val="single" w:sz="4" w:space="0" w:color="auto"/>
            </w:tcBorders>
          </w:tcPr>
          <w:p w14:paraId="5A4C71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AEC18A" w14:textId="77777777" w:rsidR="00F30367" w:rsidRPr="004F4254" w:rsidRDefault="00B113DE" w:rsidP="00F30367">
            <w:pPr>
              <w:rPr>
                <w:sz w:val="16"/>
                <w:szCs w:val="16"/>
              </w:rPr>
            </w:pPr>
            <w:r w:rsidRPr="004F4254">
              <w:rPr>
                <w:sz w:val="16"/>
                <w:szCs w:val="16"/>
              </w:rPr>
              <w:t>SVS-SD-REQ-303710/E-</w:t>
            </w:r>
            <w:del w:id="38" w:author="Ekanthappa, Rudresh (R.)" w:date="2019-11-12T10:44:00Z">
              <w:r w:rsidRPr="004F4254" w:rsidDel="005C3407">
                <w:rPr>
                  <w:sz w:val="16"/>
                  <w:szCs w:val="16"/>
                </w:rPr>
                <w:delText>Type4</w:delText>
              </w:r>
            </w:del>
            <w:ins w:id="39" w:author="Ekanthappa, Rudresh (R.)" w:date="2019-11-12T10:44:00Z">
              <w:r w:rsidR="005C3407">
                <w:rPr>
                  <w:sz w:val="16"/>
                  <w:szCs w:val="16"/>
                </w:rPr>
                <w:t>Type3</w:t>
              </w:r>
            </w:ins>
            <w:r w:rsidRPr="004F4254">
              <w:rPr>
                <w:sz w:val="16"/>
                <w:szCs w:val="16"/>
              </w:rPr>
              <w:t xml:space="preserve"> SMS Retry Strategies</w:t>
            </w:r>
          </w:p>
        </w:tc>
        <w:tc>
          <w:tcPr>
            <w:tcW w:w="5911" w:type="dxa"/>
            <w:tcBorders>
              <w:top w:val="single" w:sz="6" w:space="0" w:color="auto"/>
              <w:left w:val="single" w:sz="6" w:space="0" w:color="auto"/>
              <w:bottom w:val="single" w:sz="6" w:space="0" w:color="auto"/>
              <w:right w:val="single" w:sz="6" w:space="0" w:color="auto"/>
            </w:tcBorders>
          </w:tcPr>
          <w:p w14:paraId="6843A57F" w14:textId="77777777" w:rsidR="00F30367" w:rsidRPr="004F4254" w:rsidRDefault="00B113DE" w:rsidP="00F30367">
            <w:pPr>
              <w:rPr>
                <w:sz w:val="16"/>
                <w:szCs w:val="16"/>
              </w:rPr>
            </w:pPr>
            <w:r w:rsidRPr="004F4254">
              <w:rPr>
                <w:sz w:val="16"/>
                <w:szCs w:val="16"/>
              </w:rPr>
              <w:t>MBORREL4: Added SMS Type to title only</w:t>
            </w:r>
          </w:p>
        </w:tc>
      </w:tr>
      <w:tr w:rsidR="00F30367" w:rsidRPr="005F1A7A" w14:paraId="662C6004" w14:textId="77777777" w:rsidTr="00F30367">
        <w:trPr>
          <w:trHeight w:val="245"/>
          <w:jc w:val="center"/>
        </w:trPr>
        <w:tc>
          <w:tcPr>
            <w:tcW w:w="1755" w:type="dxa"/>
            <w:tcBorders>
              <w:left w:val="single" w:sz="4" w:space="0" w:color="auto"/>
              <w:right w:val="single" w:sz="4" w:space="0" w:color="auto"/>
            </w:tcBorders>
          </w:tcPr>
          <w:p w14:paraId="1A70CE9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B32DE1" w14:textId="77777777" w:rsidR="00F30367" w:rsidRPr="004F4254" w:rsidRDefault="00B113DE" w:rsidP="00F30367">
            <w:pPr>
              <w:rPr>
                <w:sz w:val="16"/>
                <w:szCs w:val="16"/>
              </w:rPr>
            </w:pPr>
            <w:r w:rsidRPr="004F4254">
              <w:rPr>
                <w:sz w:val="16"/>
                <w:szCs w:val="16"/>
              </w:rPr>
              <w:t>STR-491844/F-Requirements</w:t>
            </w:r>
          </w:p>
        </w:tc>
        <w:tc>
          <w:tcPr>
            <w:tcW w:w="5911" w:type="dxa"/>
            <w:tcBorders>
              <w:top w:val="single" w:sz="6" w:space="0" w:color="auto"/>
              <w:left w:val="single" w:sz="6" w:space="0" w:color="auto"/>
              <w:bottom w:val="single" w:sz="6" w:space="0" w:color="auto"/>
              <w:right w:val="single" w:sz="6" w:space="0" w:color="auto"/>
            </w:tcBorders>
          </w:tcPr>
          <w:p w14:paraId="18F41092" w14:textId="77777777" w:rsidR="00F30367" w:rsidRPr="004F4254" w:rsidRDefault="00B113DE" w:rsidP="00F30367">
            <w:pPr>
              <w:rPr>
                <w:sz w:val="16"/>
                <w:szCs w:val="16"/>
              </w:rPr>
            </w:pPr>
            <w:r w:rsidRPr="004F4254">
              <w:rPr>
                <w:sz w:val="16"/>
                <w:szCs w:val="16"/>
              </w:rPr>
              <w:t>MBORREL4: Removed REQ-303136, Added REQ-360728, REQ-360729</w:t>
            </w:r>
          </w:p>
        </w:tc>
      </w:tr>
      <w:tr w:rsidR="00F30367" w:rsidRPr="005F1A7A" w14:paraId="0BD10054" w14:textId="77777777" w:rsidTr="00F30367">
        <w:trPr>
          <w:trHeight w:val="245"/>
          <w:jc w:val="center"/>
        </w:trPr>
        <w:tc>
          <w:tcPr>
            <w:tcW w:w="1755" w:type="dxa"/>
            <w:tcBorders>
              <w:left w:val="single" w:sz="4" w:space="0" w:color="auto"/>
              <w:right w:val="single" w:sz="4" w:space="0" w:color="auto"/>
            </w:tcBorders>
          </w:tcPr>
          <w:p w14:paraId="4F6C756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E01B14" w14:textId="77777777" w:rsidR="00F30367" w:rsidRPr="004F4254" w:rsidRDefault="00B113DE" w:rsidP="00F30367">
            <w:pPr>
              <w:rPr>
                <w:sz w:val="16"/>
                <w:szCs w:val="16"/>
              </w:rPr>
            </w:pPr>
            <w:r w:rsidRPr="004F4254">
              <w:rPr>
                <w:sz w:val="16"/>
                <w:szCs w:val="16"/>
              </w:rPr>
              <w:t>SVS-REQ-291085/F-Power Modes</w:t>
            </w:r>
          </w:p>
        </w:tc>
        <w:tc>
          <w:tcPr>
            <w:tcW w:w="5911" w:type="dxa"/>
            <w:tcBorders>
              <w:top w:val="single" w:sz="6" w:space="0" w:color="auto"/>
              <w:left w:val="single" w:sz="6" w:space="0" w:color="auto"/>
              <w:bottom w:val="single" w:sz="6" w:space="0" w:color="auto"/>
              <w:right w:val="single" w:sz="6" w:space="0" w:color="auto"/>
            </w:tcBorders>
          </w:tcPr>
          <w:p w14:paraId="467B8603" w14:textId="77777777" w:rsidR="00F30367" w:rsidRPr="004F4254" w:rsidRDefault="00B113DE" w:rsidP="00F30367">
            <w:pPr>
              <w:rPr>
                <w:sz w:val="16"/>
                <w:szCs w:val="16"/>
              </w:rPr>
            </w:pPr>
            <w:r w:rsidRPr="004F4254">
              <w:rPr>
                <w:sz w:val="16"/>
                <w:szCs w:val="16"/>
              </w:rPr>
              <w:t>MBORREL4: Updated table</w:t>
            </w:r>
          </w:p>
        </w:tc>
      </w:tr>
      <w:tr w:rsidR="00F30367" w:rsidRPr="005F1A7A" w14:paraId="5CE65F70" w14:textId="77777777" w:rsidTr="00F30367">
        <w:trPr>
          <w:trHeight w:val="245"/>
          <w:jc w:val="center"/>
        </w:trPr>
        <w:tc>
          <w:tcPr>
            <w:tcW w:w="1755" w:type="dxa"/>
            <w:tcBorders>
              <w:left w:val="single" w:sz="4" w:space="0" w:color="auto"/>
              <w:right w:val="single" w:sz="4" w:space="0" w:color="auto"/>
            </w:tcBorders>
          </w:tcPr>
          <w:p w14:paraId="6C0644D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8B0FDE" w14:textId="77777777" w:rsidR="00F30367" w:rsidRPr="004F4254" w:rsidRDefault="00B113DE" w:rsidP="00F30367">
            <w:pPr>
              <w:rPr>
                <w:sz w:val="16"/>
                <w:szCs w:val="16"/>
              </w:rPr>
            </w:pPr>
            <w:r w:rsidRPr="004F4254">
              <w:rPr>
                <w:sz w:val="16"/>
                <w:szCs w:val="16"/>
              </w:rPr>
              <w:t>SVS-REQ-360728/A-Ignition ON and Main Battery Thresholds</w:t>
            </w:r>
          </w:p>
        </w:tc>
        <w:tc>
          <w:tcPr>
            <w:tcW w:w="5911" w:type="dxa"/>
            <w:tcBorders>
              <w:top w:val="single" w:sz="6" w:space="0" w:color="auto"/>
              <w:left w:val="single" w:sz="6" w:space="0" w:color="auto"/>
              <w:bottom w:val="single" w:sz="6" w:space="0" w:color="auto"/>
              <w:right w:val="single" w:sz="6" w:space="0" w:color="auto"/>
            </w:tcBorders>
          </w:tcPr>
          <w:p w14:paraId="3CECA0EC" w14:textId="77777777" w:rsidR="00F30367" w:rsidRPr="004F4254" w:rsidRDefault="00B113DE" w:rsidP="00F30367">
            <w:pPr>
              <w:rPr>
                <w:sz w:val="16"/>
                <w:szCs w:val="16"/>
              </w:rPr>
            </w:pPr>
            <w:r w:rsidRPr="004F4254">
              <w:rPr>
                <w:sz w:val="16"/>
                <w:szCs w:val="16"/>
              </w:rPr>
              <w:t>MBORREL4: New req.</w:t>
            </w:r>
          </w:p>
        </w:tc>
      </w:tr>
      <w:tr w:rsidR="00F30367" w:rsidRPr="005F1A7A" w14:paraId="61764874" w14:textId="77777777" w:rsidTr="00F30367">
        <w:trPr>
          <w:trHeight w:val="245"/>
          <w:jc w:val="center"/>
        </w:trPr>
        <w:tc>
          <w:tcPr>
            <w:tcW w:w="1755" w:type="dxa"/>
            <w:tcBorders>
              <w:left w:val="single" w:sz="4" w:space="0" w:color="auto"/>
              <w:right w:val="single" w:sz="4" w:space="0" w:color="auto"/>
            </w:tcBorders>
          </w:tcPr>
          <w:p w14:paraId="0CE84680"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E544D0" w14:textId="77777777" w:rsidR="00F30367" w:rsidRPr="004F4254" w:rsidRDefault="00B113DE" w:rsidP="00F30367">
            <w:pPr>
              <w:rPr>
                <w:sz w:val="16"/>
                <w:szCs w:val="16"/>
              </w:rPr>
            </w:pPr>
            <w:r w:rsidRPr="004F4254">
              <w:rPr>
                <w:sz w:val="16"/>
                <w:szCs w:val="16"/>
              </w:rPr>
              <w:t>SVS-REQ-360730/A-Ignition ON to OFF Transitions and Main Battery Thresholds</w:t>
            </w:r>
          </w:p>
        </w:tc>
        <w:tc>
          <w:tcPr>
            <w:tcW w:w="5911" w:type="dxa"/>
            <w:tcBorders>
              <w:top w:val="single" w:sz="6" w:space="0" w:color="auto"/>
              <w:left w:val="single" w:sz="6" w:space="0" w:color="auto"/>
              <w:bottom w:val="single" w:sz="6" w:space="0" w:color="auto"/>
              <w:right w:val="single" w:sz="6" w:space="0" w:color="auto"/>
            </w:tcBorders>
          </w:tcPr>
          <w:p w14:paraId="078DAEC4" w14:textId="77777777" w:rsidR="00F30367" w:rsidRPr="004F4254" w:rsidRDefault="00B113DE" w:rsidP="00F30367">
            <w:pPr>
              <w:rPr>
                <w:sz w:val="16"/>
                <w:szCs w:val="16"/>
              </w:rPr>
            </w:pPr>
            <w:r w:rsidRPr="004F4254">
              <w:rPr>
                <w:sz w:val="16"/>
                <w:szCs w:val="16"/>
              </w:rPr>
              <w:t>MBORREL4: New req.</w:t>
            </w:r>
          </w:p>
        </w:tc>
      </w:tr>
      <w:tr w:rsidR="00F30367" w:rsidRPr="005F1A7A" w14:paraId="720120A5" w14:textId="77777777" w:rsidTr="00F30367">
        <w:trPr>
          <w:trHeight w:val="245"/>
          <w:jc w:val="center"/>
        </w:trPr>
        <w:tc>
          <w:tcPr>
            <w:tcW w:w="1755" w:type="dxa"/>
            <w:tcBorders>
              <w:left w:val="single" w:sz="4" w:space="0" w:color="auto"/>
              <w:right w:val="single" w:sz="4" w:space="0" w:color="auto"/>
            </w:tcBorders>
          </w:tcPr>
          <w:p w14:paraId="11C66D46"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5AD5D3" w14:textId="77777777" w:rsidR="00F30367" w:rsidRPr="004F4254" w:rsidRDefault="00B113DE" w:rsidP="00F30367">
            <w:pPr>
              <w:rPr>
                <w:sz w:val="16"/>
                <w:szCs w:val="16"/>
              </w:rPr>
            </w:pPr>
            <w:r w:rsidRPr="004F4254">
              <w:rPr>
                <w:sz w:val="16"/>
                <w:szCs w:val="16"/>
              </w:rPr>
              <w:t>SVS-REQ-303142/E-Main battery Depletion while “Theft Mode” active and NO BUB available</w:t>
            </w:r>
          </w:p>
        </w:tc>
        <w:tc>
          <w:tcPr>
            <w:tcW w:w="5911" w:type="dxa"/>
            <w:tcBorders>
              <w:top w:val="single" w:sz="6" w:space="0" w:color="auto"/>
              <w:left w:val="single" w:sz="6" w:space="0" w:color="auto"/>
              <w:bottom w:val="single" w:sz="6" w:space="0" w:color="auto"/>
              <w:right w:val="single" w:sz="6" w:space="0" w:color="auto"/>
            </w:tcBorders>
          </w:tcPr>
          <w:p w14:paraId="2BC9A664" w14:textId="77777777" w:rsidR="00F30367" w:rsidRPr="004F4254" w:rsidRDefault="00B113DE" w:rsidP="00F30367">
            <w:pPr>
              <w:rPr>
                <w:sz w:val="16"/>
                <w:szCs w:val="16"/>
              </w:rPr>
            </w:pPr>
            <w:r w:rsidRPr="004F4254">
              <w:rPr>
                <w:sz w:val="16"/>
                <w:szCs w:val="16"/>
              </w:rPr>
              <w:t>MBORREL4: Updated content</w:t>
            </w:r>
          </w:p>
        </w:tc>
      </w:tr>
      <w:tr w:rsidR="00F30367" w:rsidRPr="005F1A7A" w14:paraId="026F025B" w14:textId="77777777" w:rsidTr="00F30367">
        <w:trPr>
          <w:trHeight w:val="245"/>
          <w:jc w:val="center"/>
        </w:trPr>
        <w:tc>
          <w:tcPr>
            <w:tcW w:w="1755" w:type="dxa"/>
            <w:tcBorders>
              <w:left w:val="single" w:sz="4" w:space="0" w:color="auto"/>
              <w:right w:val="single" w:sz="4" w:space="0" w:color="auto"/>
            </w:tcBorders>
          </w:tcPr>
          <w:p w14:paraId="304E3D5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9540D9" w14:textId="77777777" w:rsidR="00F30367" w:rsidRPr="004F4254" w:rsidRDefault="00B113DE" w:rsidP="00F30367">
            <w:pPr>
              <w:rPr>
                <w:sz w:val="16"/>
                <w:szCs w:val="16"/>
              </w:rPr>
            </w:pPr>
            <w:r w:rsidRPr="004F4254">
              <w:rPr>
                <w:sz w:val="16"/>
                <w:szCs w:val="16"/>
              </w:rPr>
              <w:t>SVS-REQ-303146/E-SVSServer BUB SVS Depletion while in “Theft Mode”</w:t>
            </w:r>
          </w:p>
        </w:tc>
        <w:tc>
          <w:tcPr>
            <w:tcW w:w="5911" w:type="dxa"/>
            <w:tcBorders>
              <w:top w:val="single" w:sz="6" w:space="0" w:color="auto"/>
              <w:left w:val="single" w:sz="6" w:space="0" w:color="auto"/>
              <w:bottom w:val="single" w:sz="6" w:space="0" w:color="auto"/>
              <w:right w:val="single" w:sz="6" w:space="0" w:color="auto"/>
            </w:tcBorders>
          </w:tcPr>
          <w:p w14:paraId="2CE5AEC8" w14:textId="77777777" w:rsidR="00F30367" w:rsidRPr="004F4254" w:rsidRDefault="00B113DE" w:rsidP="00F30367">
            <w:pPr>
              <w:rPr>
                <w:sz w:val="16"/>
                <w:szCs w:val="16"/>
              </w:rPr>
            </w:pPr>
            <w:r w:rsidRPr="004F4254">
              <w:rPr>
                <w:sz w:val="16"/>
                <w:szCs w:val="16"/>
              </w:rPr>
              <w:t>MBORREL4: Updated content</w:t>
            </w:r>
          </w:p>
        </w:tc>
      </w:tr>
      <w:tr w:rsidR="00F30367" w:rsidRPr="005F1A7A" w14:paraId="64B2D36B" w14:textId="77777777" w:rsidTr="00F30367">
        <w:trPr>
          <w:trHeight w:val="245"/>
          <w:jc w:val="center"/>
        </w:trPr>
        <w:tc>
          <w:tcPr>
            <w:tcW w:w="1755" w:type="dxa"/>
            <w:tcBorders>
              <w:left w:val="single" w:sz="4" w:space="0" w:color="auto"/>
              <w:right w:val="single" w:sz="4" w:space="0" w:color="auto"/>
            </w:tcBorders>
          </w:tcPr>
          <w:p w14:paraId="77BA0C6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7B108F" w14:textId="77777777" w:rsidR="00F30367" w:rsidRPr="004F4254" w:rsidRDefault="00B113DE" w:rsidP="00F30367">
            <w:pPr>
              <w:rPr>
                <w:sz w:val="16"/>
                <w:szCs w:val="16"/>
              </w:rPr>
            </w:pPr>
            <w:r w:rsidRPr="004F4254">
              <w:rPr>
                <w:sz w:val="16"/>
                <w:szCs w:val="16"/>
              </w:rPr>
              <w:t>SVS-REQ-303138/E-Main battery SVS Sleep Support Time Termination Alert while SVS Subscription active while NOT in “Theft Mode”</w:t>
            </w:r>
          </w:p>
        </w:tc>
        <w:tc>
          <w:tcPr>
            <w:tcW w:w="5911" w:type="dxa"/>
            <w:tcBorders>
              <w:top w:val="single" w:sz="6" w:space="0" w:color="auto"/>
              <w:left w:val="single" w:sz="6" w:space="0" w:color="auto"/>
              <w:bottom w:val="single" w:sz="6" w:space="0" w:color="auto"/>
              <w:right w:val="single" w:sz="6" w:space="0" w:color="auto"/>
            </w:tcBorders>
          </w:tcPr>
          <w:p w14:paraId="07370476" w14:textId="77777777" w:rsidR="00F30367" w:rsidRPr="004F4254" w:rsidRDefault="00B113DE" w:rsidP="00F30367">
            <w:pPr>
              <w:rPr>
                <w:sz w:val="16"/>
                <w:szCs w:val="16"/>
              </w:rPr>
            </w:pPr>
            <w:r w:rsidRPr="004F4254">
              <w:rPr>
                <w:sz w:val="16"/>
                <w:szCs w:val="16"/>
              </w:rPr>
              <w:t>MBORREL4: Updated content</w:t>
            </w:r>
          </w:p>
        </w:tc>
      </w:tr>
      <w:tr w:rsidR="00F30367" w:rsidRPr="005F1A7A" w14:paraId="7F11E526" w14:textId="77777777" w:rsidTr="00F30367">
        <w:trPr>
          <w:trHeight w:val="245"/>
          <w:jc w:val="center"/>
        </w:trPr>
        <w:tc>
          <w:tcPr>
            <w:tcW w:w="1755" w:type="dxa"/>
            <w:tcBorders>
              <w:left w:val="single" w:sz="4" w:space="0" w:color="auto"/>
              <w:right w:val="single" w:sz="4" w:space="0" w:color="auto"/>
            </w:tcBorders>
          </w:tcPr>
          <w:p w14:paraId="3B65A4A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6BAE3B" w14:textId="77777777" w:rsidR="00F30367" w:rsidRPr="004F4254" w:rsidRDefault="00B113DE" w:rsidP="00F30367">
            <w:pPr>
              <w:rPr>
                <w:sz w:val="16"/>
                <w:szCs w:val="16"/>
              </w:rPr>
            </w:pPr>
            <w:r w:rsidRPr="004F4254">
              <w:rPr>
                <w:sz w:val="16"/>
                <w:szCs w:val="16"/>
              </w:rPr>
              <w:t>SVS-REQ-303150/F-SVSServer BUB SVS Support Time Termination NOT in “Theft Mode”</w:t>
            </w:r>
          </w:p>
        </w:tc>
        <w:tc>
          <w:tcPr>
            <w:tcW w:w="5911" w:type="dxa"/>
            <w:tcBorders>
              <w:top w:val="single" w:sz="6" w:space="0" w:color="auto"/>
              <w:left w:val="single" w:sz="6" w:space="0" w:color="auto"/>
              <w:bottom w:val="single" w:sz="6" w:space="0" w:color="auto"/>
              <w:right w:val="single" w:sz="6" w:space="0" w:color="auto"/>
            </w:tcBorders>
          </w:tcPr>
          <w:p w14:paraId="4F07F369" w14:textId="77777777" w:rsidR="00F30367" w:rsidRPr="004F4254" w:rsidRDefault="00B113DE" w:rsidP="00F30367">
            <w:pPr>
              <w:rPr>
                <w:sz w:val="16"/>
                <w:szCs w:val="16"/>
              </w:rPr>
            </w:pPr>
            <w:r w:rsidRPr="004F4254">
              <w:rPr>
                <w:sz w:val="16"/>
                <w:szCs w:val="16"/>
              </w:rPr>
              <w:t>MBORREL4: Updated content</w:t>
            </w:r>
          </w:p>
        </w:tc>
      </w:tr>
      <w:tr w:rsidR="00F30367" w:rsidRPr="005F1A7A" w14:paraId="0C18196B" w14:textId="77777777" w:rsidTr="00F30367">
        <w:trPr>
          <w:trHeight w:val="245"/>
          <w:jc w:val="center"/>
        </w:trPr>
        <w:tc>
          <w:tcPr>
            <w:tcW w:w="1755" w:type="dxa"/>
            <w:tcBorders>
              <w:left w:val="single" w:sz="4" w:space="0" w:color="auto"/>
              <w:right w:val="single" w:sz="4" w:space="0" w:color="auto"/>
            </w:tcBorders>
          </w:tcPr>
          <w:p w14:paraId="6C90D31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0030E5" w14:textId="77777777" w:rsidR="00F30367" w:rsidRPr="004F4254" w:rsidRDefault="00B113DE" w:rsidP="00F30367">
            <w:pPr>
              <w:rPr>
                <w:sz w:val="16"/>
                <w:szCs w:val="16"/>
              </w:rPr>
            </w:pPr>
            <w:r w:rsidRPr="004F4254">
              <w:rPr>
                <w:sz w:val="16"/>
                <w:szCs w:val="16"/>
              </w:rPr>
              <w:t>SVS-REQ-352687/B-SVS Support Termination Data NOT in “Theft Mode”</w:t>
            </w:r>
          </w:p>
        </w:tc>
        <w:tc>
          <w:tcPr>
            <w:tcW w:w="5911" w:type="dxa"/>
            <w:tcBorders>
              <w:top w:val="single" w:sz="6" w:space="0" w:color="auto"/>
              <w:left w:val="single" w:sz="6" w:space="0" w:color="auto"/>
              <w:bottom w:val="single" w:sz="6" w:space="0" w:color="auto"/>
              <w:right w:val="single" w:sz="6" w:space="0" w:color="auto"/>
            </w:tcBorders>
          </w:tcPr>
          <w:p w14:paraId="21607292" w14:textId="77777777" w:rsidR="00F30367" w:rsidRPr="004F4254" w:rsidRDefault="00B113DE" w:rsidP="00F30367">
            <w:pPr>
              <w:rPr>
                <w:sz w:val="16"/>
                <w:szCs w:val="16"/>
              </w:rPr>
            </w:pPr>
            <w:r w:rsidRPr="004F4254">
              <w:rPr>
                <w:sz w:val="16"/>
                <w:szCs w:val="16"/>
              </w:rPr>
              <w:t>MBORREL4: Updated title and table</w:t>
            </w:r>
          </w:p>
        </w:tc>
      </w:tr>
      <w:tr w:rsidR="00F30367" w:rsidRPr="005F1A7A" w14:paraId="656039EE" w14:textId="77777777" w:rsidTr="00F30367">
        <w:trPr>
          <w:trHeight w:val="245"/>
          <w:jc w:val="center"/>
        </w:trPr>
        <w:tc>
          <w:tcPr>
            <w:tcW w:w="1755" w:type="dxa"/>
            <w:tcBorders>
              <w:left w:val="single" w:sz="4" w:space="0" w:color="auto"/>
              <w:right w:val="single" w:sz="4" w:space="0" w:color="auto"/>
            </w:tcBorders>
          </w:tcPr>
          <w:p w14:paraId="1393D13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CD5544" w14:textId="77777777" w:rsidR="00F30367" w:rsidRPr="004F4254" w:rsidRDefault="00B113DE" w:rsidP="00F30367">
            <w:pPr>
              <w:rPr>
                <w:sz w:val="16"/>
                <w:szCs w:val="16"/>
              </w:rPr>
            </w:pPr>
            <w:r w:rsidRPr="004F4254">
              <w:rPr>
                <w:sz w:val="16"/>
                <w:szCs w:val="16"/>
              </w:rPr>
              <w:t>SVS-UC-REQ-306371/D-Main Battery Warning Threshold Goodbye Msg</w:t>
            </w:r>
          </w:p>
        </w:tc>
        <w:tc>
          <w:tcPr>
            <w:tcW w:w="5911" w:type="dxa"/>
            <w:tcBorders>
              <w:top w:val="single" w:sz="6" w:space="0" w:color="auto"/>
              <w:left w:val="single" w:sz="6" w:space="0" w:color="auto"/>
              <w:bottom w:val="single" w:sz="6" w:space="0" w:color="auto"/>
              <w:right w:val="single" w:sz="6" w:space="0" w:color="auto"/>
            </w:tcBorders>
          </w:tcPr>
          <w:p w14:paraId="684CCCF8" w14:textId="77777777" w:rsidR="00F30367" w:rsidRPr="004F4254" w:rsidRDefault="00B113DE" w:rsidP="00F30367">
            <w:pPr>
              <w:rPr>
                <w:sz w:val="16"/>
                <w:szCs w:val="16"/>
              </w:rPr>
            </w:pPr>
            <w:r w:rsidRPr="004F4254">
              <w:rPr>
                <w:sz w:val="16"/>
                <w:szCs w:val="16"/>
              </w:rPr>
              <w:t>MBORREL4: Updated Post-conditions</w:t>
            </w:r>
          </w:p>
        </w:tc>
      </w:tr>
      <w:tr w:rsidR="00F30367" w:rsidRPr="005F1A7A" w14:paraId="6A0B76DC" w14:textId="77777777" w:rsidTr="00F30367">
        <w:trPr>
          <w:trHeight w:val="245"/>
          <w:jc w:val="center"/>
        </w:trPr>
        <w:tc>
          <w:tcPr>
            <w:tcW w:w="1755" w:type="dxa"/>
            <w:tcBorders>
              <w:left w:val="single" w:sz="4" w:space="0" w:color="auto"/>
              <w:right w:val="single" w:sz="4" w:space="0" w:color="auto"/>
            </w:tcBorders>
          </w:tcPr>
          <w:p w14:paraId="379B589F"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A39A96" w14:textId="77777777" w:rsidR="00F30367" w:rsidRPr="004F4254" w:rsidRDefault="00B113DE" w:rsidP="00F30367">
            <w:pPr>
              <w:rPr>
                <w:sz w:val="16"/>
                <w:szCs w:val="16"/>
              </w:rPr>
            </w:pPr>
            <w:r w:rsidRPr="004F4254">
              <w:rPr>
                <w:sz w:val="16"/>
                <w:szCs w:val="16"/>
              </w:rPr>
              <w:t>SVS-UC-REQ-306374/C-Main Battery Discharged Threshold Goodbye Msg no BUB</w:t>
            </w:r>
          </w:p>
        </w:tc>
        <w:tc>
          <w:tcPr>
            <w:tcW w:w="5911" w:type="dxa"/>
            <w:tcBorders>
              <w:top w:val="single" w:sz="6" w:space="0" w:color="auto"/>
              <w:left w:val="single" w:sz="6" w:space="0" w:color="auto"/>
              <w:bottom w:val="single" w:sz="6" w:space="0" w:color="auto"/>
              <w:right w:val="single" w:sz="6" w:space="0" w:color="auto"/>
            </w:tcBorders>
          </w:tcPr>
          <w:p w14:paraId="686E49A0" w14:textId="77777777" w:rsidR="00F30367" w:rsidRPr="004F4254" w:rsidRDefault="00B113DE" w:rsidP="00F30367">
            <w:pPr>
              <w:rPr>
                <w:sz w:val="16"/>
                <w:szCs w:val="16"/>
              </w:rPr>
            </w:pPr>
            <w:r w:rsidRPr="004F4254">
              <w:rPr>
                <w:sz w:val="16"/>
                <w:szCs w:val="16"/>
              </w:rPr>
              <w:t>MBORREL4: Updated Post-conditions</w:t>
            </w:r>
          </w:p>
        </w:tc>
      </w:tr>
      <w:tr w:rsidR="00F30367" w:rsidRPr="005F1A7A" w14:paraId="5B72FD94" w14:textId="77777777" w:rsidTr="00F30367">
        <w:trPr>
          <w:trHeight w:val="245"/>
          <w:jc w:val="center"/>
        </w:trPr>
        <w:tc>
          <w:tcPr>
            <w:tcW w:w="1755" w:type="dxa"/>
            <w:tcBorders>
              <w:left w:val="single" w:sz="4" w:space="0" w:color="auto"/>
              <w:right w:val="single" w:sz="4" w:space="0" w:color="auto"/>
            </w:tcBorders>
          </w:tcPr>
          <w:p w14:paraId="54DBB9C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73CC2F" w14:textId="77777777" w:rsidR="00F30367" w:rsidRPr="004F4254" w:rsidRDefault="00B113DE" w:rsidP="00F30367">
            <w:pPr>
              <w:rPr>
                <w:sz w:val="16"/>
                <w:szCs w:val="16"/>
              </w:rPr>
            </w:pPr>
            <w:r w:rsidRPr="004F4254">
              <w:rPr>
                <w:sz w:val="16"/>
                <w:szCs w:val="16"/>
              </w:rPr>
              <w:t>SVS-UC-REQ-306377/C-SVS Backup Battery SVS Unsupported Threshold in Theft Mode</w:t>
            </w:r>
          </w:p>
        </w:tc>
        <w:tc>
          <w:tcPr>
            <w:tcW w:w="5911" w:type="dxa"/>
            <w:tcBorders>
              <w:top w:val="single" w:sz="6" w:space="0" w:color="auto"/>
              <w:left w:val="single" w:sz="6" w:space="0" w:color="auto"/>
              <w:bottom w:val="single" w:sz="6" w:space="0" w:color="auto"/>
              <w:right w:val="single" w:sz="6" w:space="0" w:color="auto"/>
            </w:tcBorders>
          </w:tcPr>
          <w:p w14:paraId="516CF154" w14:textId="77777777" w:rsidR="00F30367" w:rsidRPr="004F4254" w:rsidRDefault="00B113DE" w:rsidP="00F30367">
            <w:pPr>
              <w:rPr>
                <w:sz w:val="16"/>
                <w:szCs w:val="16"/>
              </w:rPr>
            </w:pPr>
            <w:r w:rsidRPr="004F4254">
              <w:rPr>
                <w:sz w:val="16"/>
                <w:szCs w:val="16"/>
              </w:rPr>
              <w:t>MBORREL4: Updated Post-conditions</w:t>
            </w:r>
          </w:p>
        </w:tc>
      </w:tr>
      <w:tr w:rsidR="00F30367" w:rsidRPr="005F1A7A" w14:paraId="01E7491A" w14:textId="77777777" w:rsidTr="00F30367">
        <w:trPr>
          <w:trHeight w:val="245"/>
          <w:jc w:val="center"/>
        </w:trPr>
        <w:tc>
          <w:tcPr>
            <w:tcW w:w="1755" w:type="dxa"/>
            <w:tcBorders>
              <w:left w:val="single" w:sz="4" w:space="0" w:color="auto"/>
              <w:right w:val="single" w:sz="4" w:space="0" w:color="auto"/>
            </w:tcBorders>
          </w:tcPr>
          <w:p w14:paraId="6576FD5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E1E5FF" w14:textId="77777777" w:rsidR="00F30367" w:rsidRPr="004F4254" w:rsidRDefault="00B113DE" w:rsidP="00F30367">
            <w:pPr>
              <w:rPr>
                <w:sz w:val="16"/>
                <w:szCs w:val="16"/>
              </w:rPr>
            </w:pPr>
            <w:r w:rsidRPr="004F4254">
              <w:rPr>
                <w:sz w:val="16"/>
                <w:szCs w:val="16"/>
              </w:rPr>
              <w:t>SVS-UC-REQ-306378/C-Main Battery Discharged SVS Backup Battery Disengaged</w:t>
            </w:r>
          </w:p>
        </w:tc>
        <w:tc>
          <w:tcPr>
            <w:tcW w:w="5911" w:type="dxa"/>
            <w:tcBorders>
              <w:top w:val="single" w:sz="6" w:space="0" w:color="auto"/>
              <w:left w:val="single" w:sz="6" w:space="0" w:color="auto"/>
              <w:bottom w:val="single" w:sz="6" w:space="0" w:color="auto"/>
              <w:right w:val="single" w:sz="6" w:space="0" w:color="auto"/>
            </w:tcBorders>
          </w:tcPr>
          <w:p w14:paraId="154136FD" w14:textId="77777777" w:rsidR="00F30367" w:rsidRPr="004F4254" w:rsidRDefault="00B113DE" w:rsidP="00F30367">
            <w:pPr>
              <w:rPr>
                <w:sz w:val="16"/>
                <w:szCs w:val="16"/>
              </w:rPr>
            </w:pPr>
            <w:r w:rsidRPr="004F4254">
              <w:rPr>
                <w:sz w:val="16"/>
                <w:szCs w:val="16"/>
              </w:rPr>
              <w:t>MBORREL4: Updated Pre &amp; Post-conditions and title</w:t>
            </w:r>
          </w:p>
        </w:tc>
      </w:tr>
      <w:tr w:rsidR="00F30367" w:rsidRPr="005F1A7A" w14:paraId="5D4D0C58" w14:textId="77777777" w:rsidTr="00F30367">
        <w:trPr>
          <w:trHeight w:val="245"/>
          <w:jc w:val="center"/>
        </w:trPr>
        <w:tc>
          <w:tcPr>
            <w:tcW w:w="1755" w:type="dxa"/>
            <w:tcBorders>
              <w:left w:val="single" w:sz="4" w:space="0" w:color="auto"/>
              <w:right w:val="single" w:sz="4" w:space="0" w:color="auto"/>
            </w:tcBorders>
          </w:tcPr>
          <w:p w14:paraId="20EC1EF9"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6CF69A" w14:textId="77777777" w:rsidR="00F30367" w:rsidRPr="004F4254" w:rsidRDefault="00B113DE" w:rsidP="00F30367">
            <w:pPr>
              <w:rPr>
                <w:sz w:val="16"/>
                <w:szCs w:val="16"/>
              </w:rPr>
            </w:pPr>
            <w:r w:rsidRPr="004F4254">
              <w:rPr>
                <w:sz w:val="16"/>
                <w:szCs w:val="16"/>
              </w:rPr>
              <w:t>SVS-UC-REQ-306379/D-Main Battery Disconnected SVS Backup Battery Support</w:t>
            </w:r>
          </w:p>
        </w:tc>
        <w:tc>
          <w:tcPr>
            <w:tcW w:w="5911" w:type="dxa"/>
            <w:tcBorders>
              <w:top w:val="single" w:sz="6" w:space="0" w:color="auto"/>
              <w:left w:val="single" w:sz="6" w:space="0" w:color="auto"/>
              <w:bottom w:val="single" w:sz="6" w:space="0" w:color="auto"/>
              <w:right w:val="single" w:sz="6" w:space="0" w:color="auto"/>
            </w:tcBorders>
          </w:tcPr>
          <w:p w14:paraId="783D28A4" w14:textId="77777777" w:rsidR="00F30367" w:rsidRPr="004F4254" w:rsidRDefault="00B113DE" w:rsidP="00F30367">
            <w:pPr>
              <w:rPr>
                <w:sz w:val="16"/>
                <w:szCs w:val="16"/>
              </w:rPr>
            </w:pPr>
            <w:r w:rsidRPr="004F4254">
              <w:rPr>
                <w:sz w:val="16"/>
                <w:szCs w:val="16"/>
              </w:rPr>
              <w:t>MBORREL4: Updated Pre &amp; Post-conditions</w:t>
            </w:r>
          </w:p>
        </w:tc>
      </w:tr>
      <w:tr w:rsidR="00F30367" w:rsidRPr="005F1A7A" w14:paraId="1D54772C" w14:textId="77777777" w:rsidTr="00F30367">
        <w:trPr>
          <w:trHeight w:val="245"/>
          <w:jc w:val="center"/>
        </w:trPr>
        <w:tc>
          <w:tcPr>
            <w:tcW w:w="1755" w:type="dxa"/>
            <w:tcBorders>
              <w:left w:val="single" w:sz="4" w:space="0" w:color="auto"/>
              <w:right w:val="single" w:sz="4" w:space="0" w:color="auto"/>
            </w:tcBorders>
          </w:tcPr>
          <w:p w14:paraId="6FDF740B"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73AF4C" w14:textId="77777777" w:rsidR="00F30367" w:rsidRPr="004F4254" w:rsidRDefault="00B113DE" w:rsidP="00F30367">
            <w:pPr>
              <w:rPr>
                <w:sz w:val="16"/>
                <w:szCs w:val="16"/>
              </w:rPr>
            </w:pPr>
            <w:r w:rsidRPr="004F4254">
              <w:rPr>
                <w:sz w:val="16"/>
                <w:szCs w:val="16"/>
              </w:rPr>
              <w:t>SVS-UC-REQ-306380/D-SVS Backup Battery Termination Threshold with Goodbye Msg</w:t>
            </w:r>
          </w:p>
        </w:tc>
        <w:tc>
          <w:tcPr>
            <w:tcW w:w="5911" w:type="dxa"/>
            <w:tcBorders>
              <w:top w:val="single" w:sz="6" w:space="0" w:color="auto"/>
              <w:left w:val="single" w:sz="6" w:space="0" w:color="auto"/>
              <w:bottom w:val="single" w:sz="6" w:space="0" w:color="auto"/>
              <w:right w:val="single" w:sz="6" w:space="0" w:color="auto"/>
            </w:tcBorders>
          </w:tcPr>
          <w:p w14:paraId="7318E6A0" w14:textId="77777777" w:rsidR="00F30367" w:rsidRPr="004F4254" w:rsidRDefault="00B113DE" w:rsidP="00F30367">
            <w:pPr>
              <w:rPr>
                <w:sz w:val="16"/>
                <w:szCs w:val="16"/>
              </w:rPr>
            </w:pPr>
            <w:r w:rsidRPr="004F4254">
              <w:rPr>
                <w:sz w:val="16"/>
                <w:szCs w:val="16"/>
              </w:rPr>
              <w:t>MBORREL4: Updated Post-conditions</w:t>
            </w:r>
          </w:p>
        </w:tc>
      </w:tr>
      <w:tr w:rsidR="00F30367" w:rsidRPr="005F1A7A" w14:paraId="42696042" w14:textId="77777777" w:rsidTr="00F30367">
        <w:trPr>
          <w:trHeight w:val="245"/>
          <w:jc w:val="center"/>
        </w:trPr>
        <w:tc>
          <w:tcPr>
            <w:tcW w:w="1755" w:type="dxa"/>
            <w:tcBorders>
              <w:left w:val="single" w:sz="4" w:space="0" w:color="auto"/>
              <w:right w:val="single" w:sz="4" w:space="0" w:color="auto"/>
            </w:tcBorders>
          </w:tcPr>
          <w:p w14:paraId="4C6C8DF4"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8EA19A" w14:textId="77777777" w:rsidR="00F30367" w:rsidRPr="004F4254" w:rsidRDefault="00B113DE" w:rsidP="00F30367">
            <w:pPr>
              <w:rPr>
                <w:sz w:val="16"/>
                <w:szCs w:val="16"/>
              </w:rPr>
            </w:pPr>
            <w:r w:rsidRPr="004F4254">
              <w:rPr>
                <w:sz w:val="16"/>
                <w:szCs w:val="16"/>
              </w:rPr>
              <w:t>SVS-ACT-REQ-303152/E-Battery Power Management</w:t>
            </w:r>
          </w:p>
        </w:tc>
        <w:tc>
          <w:tcPr>
            <w:tcW w:w="5911" w:type="dxa"/>
            <w:tcBorders>
              <w:top w:val="single" w:sz="6" w:space="0" w:color="auto"/>
              <w:left w:val="single" w:sz="6" w:space="0" w:color="auto"/>
              <w:bottom w:val="single" w:sz="6" w:space="0" w:color="auto"/>
              <w:right w:val="single" w:sz="6" w:space="0" w:color="auto"/>
            </w:tcBorders>
          </w:tcPr>
          <w:p w14:paraId="29DA9A97" w14:textId="77777777" w:rsidR="00F30367" w:rsidRPr="004F4254" w:rsidRDefault="00B113DE" w:rsidP="00F30367">
            <w:pPr>
              <w:rPr>
                <w:sz w:val="16"/>
                <w:szCs w:val="16"/>
              </w:rPr>
            </w:pPr>
            <w:r w:rsidRPr="004F4254">
              <w:rPr>
                <w:sz w:val="16"/>
                <w:szCs w:val="16"/>
              </w:rPr>
              <w:t>MBORREL4: Updated diagram</w:t>
            </w:r>
          </w:p>
        </w:tc>
      </w:tr>
      <w:tr w:rsidR="00F30367" w:rsidRPr="005F1A7A" w14:paraId="161602C5" w14:textId="77777777" w:rsidTr="00F30367">
        <w:trPr>
          <w:trHeight w:val="245"/>
          <w:jc w:val="center"/>
        </w:trPr>
        <w:tc>
          <w:tcPr>
            <w:tcW w:w="1755" w:type="dxa"/>
            <w:tcBorders>
              <w:left w:val="single" w:sz="4" w:space="0" w:color="auto"/>
              <w:right w:val="single" w:sz="4" w:space="0" w:color="auto"/>
            </w:tcBorders>
          </w:tcPr>
          <w:p w14:paraId="5F9E8FC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FFA4C8" w14:textId="77777777" w:rsidR="00F30367" w:rsidRPr="004F4254" w:rsidRDefault="00B113DE" w:rsidP="00F30367">
            <w:pPr>
              <w:rPr>
                <w:sz w:val="16"/>
                <w:szCs w:val="16"/>
              </w:rPr>
            </w:pPr>
            <w:r w:rsidRPr="004F4254">
              <w:rPr>
                <w:sz w:val="16"/>
                <w:szCs w:val="16"/>
              </w:rPr>
              <w:t>STR-555424/E-Requirements</w:t>
            </w:r>
          </w:p>
        </w:tc>
        <w:tc>
          <w:tcPr>
            <w:tcW w:w="5911" w:type="dxa"/>
            <w:tcBorders>
              <w:top w:val="single" w:sz="6" w:space="0" w:color="auto"/>
              <w:left w:val="single" w:sz="6" w:space="0" w:color="auto"/>
              <w:bottom w:val="single" w:sz="6" w:space="0" w:color="auto"/>
              <w:right w:val="single" w:sz="6" w:space="0" w:color="auto"/>
            </w:tcBorders>
          </w:tcPr>
          <w:p w14:paraId="4A61696B" w14:textId="77777777" w:rsidR="00F30367" w:rsidRPr="004F4254" w:rsidRDefault="00B113DE" w:rsidP="00F30367">
            <w:pPr>
              <w:rPr>
                <w:sz w:val="16"/>
                <w:szCs w:val="16"/>
              </w:rPr>
            </w:pPr>
            <w:r w:rsidRPr="004F4254">
              <w:rPr>
                <w:sz w:val="16"/>
                <w:szCs w:val="16"/>
              </w:rPr>
              <w:t>MBORREL4: Added REQ-358745, REQ-358746</w:t>
            </w:r>
          </w:p>
        </w:tc>
      </w:tr>
      <w:tr w:rsidR="00F30367" w:rsidRPr="005F1A7A" w14:paraId="31B34DEE" w14:textId="77777777" w:rsidTr="00F30367">
        <w:trPr>
          <w:trHeight w:val="245"/>
          <w:jc w:val="center"/>
        </w:trPr>
        <w:tc>
          <w:tcPr>
            <w:tcW w:w="1755" w:type="dxa"/>
            <w:tcBorders>
              <w:left w:val="single" w:sz="4" w:space="0" w:color="auto"/>
              <w:right w:val="single" w:sz="4" w:space="0" w:color="auto"/>
            </w:tcBorders>
          </w:tcPr>
          <w:p w14:paraId="6574EB53"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74ABFD" w14:textId="77777777" w:rsidR="00F30367" w:rsidRPr="004F4254" w:rsidRDefault="00B113DE" w:rsidP="00F30367">
            <w:pPr>
              <w:rPr>
                <w:sz w:val="16"/>
                <w:szCs w:val="16"/>
              </w:rPr>
            </w:pPr>
            <w:r w:rsidRPr="004F4254">
              <w:rPr>
                <w:sz w:val="16"/>
                <w:szCs w:val="16"/>
              </w:rPr>
              <w:t>SVS-REQ-358745/A-States applied by SVSServer during active alert periodic location reports</w:t>
            </w:r>
          </w:p>
        </w:tc>
        <w:tc>
          <w:tcPr>
            <w:tcW w:w="5911" w:type="dxa"/>
            <w:tcBorders>
              <w:top w:val="single" w:sz="6" w:space="0" w:color="auto"/>
              <w:left w:val="single" w:sz="6" w:space="0" w:color="auto"/>
              <w:bottom w:val="single" w:sz="6" w:space="0" w:color="auto"/>
              <w:right w:val="single" w:sz="6" w:space="0" w:color="auto"/>
            </w:tcBorders>
          </w:tcPr>
          <w:p w14:paraId="03F6E4C7" w14:textId="77777777" w:rsidR="00F30367" w:rsidRPr="004F4254" w:rsidRDefault="00B113DE" w:rsidP="00F30367">
            <w:pPr>
              <w:rPr>
                <w:sz w:val="16"/>
                <w:szCs w:val="16"/>
              </w:rPr>
            </w:pPr>
            <w:r w:rsidRPr="004F4254">
              <w:rPr>
                <w:sz w:val="16"/>
                <w:szCs w:val="16"/>
              </w:rPr>
              <w:t>MBORREL4: New req.</w:t>
            </w:r>
          </w:p>
        </w:tc>
      </w:tr>
      <w:tr w:rsidR="00F30367" w:rsidRPr="005F1A7A" w14:paraId="58B9EF3A" w14:textId="77777777" w:rsidTr="00F30367">
        <w:trPr>
          <w:trHeight w:val="245"/>
          <w:jc w:val="center"/>
        </w:trPr>
        <w:tc>
          <w:tcPr>
            <w:tcW w:w="1755" w:type="dxa"/>
            <w:tcBorders>
              <w:left w:val="single" w:sz="4" w:space="0" w:color="auto"/>
              <w:right w:val="single" w:sz="4" w:space="0" w:color="auto"/>
            </w:tcBorders>
          </w:tcPr>
          <w:p w14:paraId="46C180AC"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721ED4" w14:textId="77777777" w:rsidR="00F30367" w:rsidRPr="004F4254" w:rsidRDefault="00B113DE" w:rsidP="00F30367">
            <w:pPr>
              <w:rPr>
                <w:sz w:val="16"/>
                <w:szCs w:val="16"/>
              </w:rPr>
            </w:pPr>
            <w:r w:rsidRPr="004F4254">
              <w:rPr>
                <w:sz w:val="16"/>
                <w:szCs w:val="16"/>
              </w:rPr>
              <w:t>SVS-REQ-326498/C-GRPC early theft notification alert and periodic location messages</w:t>
            </w:r>
          </w:p>
        </w:tc>
        <w:tc>
          <w:tcPr>
            <w:tcW w:w="5911" w:type="dxa"/>
            <w:tcBorders>
              <w:top w:val="single" w:sz="6" w:space="0" w:color="auto"/>
              <w:left w:val="single" w:sz="6" w:space="0" w:color="auto"/>
              <w:bottom w:val="single" w:sz="6" w:space="0" w:color="auto"/>
              <w:right w:val="single" w:sz="6" w:space="0" w:color="auto"/>
            </w:tcBorders>
          </w:tcPr>
          <w:p w14:paraId="1D15646A" w14:textId="77777777" w:rsidR="00F30367" w:rsidRPr="004F4254" w:rsidRDefault="00B113DE" w:rsidP="00F30367">
            <w:pPr>
              <w:rPr>
                <w:sz w:val="16"/>
                <w:szCs w:val="16"/>
              </w:rPr>
            </w:pPr>
            <w:r w:rsidRPr="004F4254">
              <w:rPr>
                <w:sz w:val="16"/>
                <w:szCs w:val="16"/>
              </w:rPr>
              <w:t>MBORREL4: Updated title and content</w:t>
            </w:r>
          </w:p>
        </w:tc>
      </w:tr>
      <w:tr w:rsidR="00F30367" w:rsidRPr="005F1A7A" w14:paraId="0ABE7D23" w14:textId="77777777" w:rsidTr="00F30367">
        <w:trPr>
          <w:trHeight w:val="245"/>
          <w:jc w:val="center"/>
        </w:trPr>
        <w:tc>
          <w:tcPr>
            <w:tcW w:w="1755" w:type="dxa"/>
            <w:tcBorders>
              <w:left w:val="single" w:sz="4" w:space="0" w:color="auto"/>
              <w:right w:val="single" w:sz="4" w:space="0" w:color="auto"/>
            </w:tcBorders>
          </w:tcPr>
          <w:p w14:paraId="701B712A"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D14414" w14:textId="77777777" w:rsidR="00F30367" w:rsidRPr="004F4254" w:rsidRDefault="00B113DE" w:rsidP="00F30367">
            <w:pPr>
              <w:rPr>
                <w:sz w:val="16"/>
                <w:szCs w:val="16"/>
              </w:rPr>
            </w:pPr>
            <w:r w:rsidRPr="004F4254">
              <w:rPr>
                <w:sz w:val="16"/>
                <w:szCs w:val="16"/>
              </w:rPr>
              <w:t>SVS-REQ-352691/B-Alert and alert periodic location reports not supported during active eCall</w:t>
            </w:r>
          </w:p>
        </w:tc>
        <w:tc>
          <w:tcPr>
            <w:tcW w:w="5911" w:type="dxa"/>
            <w:tcBorders>
              <w:top w:val="single" w:sz="6" w:space="0" w:color="auto"/>
              <w:left w:val="single" w:sz="6" w:space="0" w:color="auto"/>
              <w:bottom w:val="single" w:sz="6" w:space="0" w:color="auto"/>
              <w:right w:val="single" w:sz="6" w:space="0" w:color="auto"/>
            </w:tcBorders>
          </w:tcPr>
          <w:p w14:paraId="622D9BCA" w14:textId="77777777" w:rsidR="00F30367" w:rsidRPr="004F4254" w:rsidRDefault="00B113DE" w:rsidP="00F30367">
            <w:pPr>
              <w:rPr>
                <w:sz w:val="16"/>
                <w:szCs w:val="16"/>
              </w:rPr>
            </w:pPr>
            <w:r w:rsidRPr="004F4254">
              <w:rPr>
                <w:sz w:val="16"/>
                <w:szCs w:val="16"/>
              </w:rPr>
              <w:t>MBORREL4: Updated content</w:t>
            </w:r>
          </w:p>
        </w:tc>
      </w:tr>
      <w:tr w:rsidR="00F30367" w:rsidRPr="005F1A7A" w14:paraId="66CCA4BC" w14:textId="77777777" w:rsidTr="00F30367">
        <w:trPr>
          <w:trHeight w:val="245"/>
          <w:jc w:val="center"/>
        </w:trPr>
        <w:tc>
          <w:tcPr>
            <w:tcW w:w="1755" w:type="dxa"/>
            <w:tcBorders>
              <w:left w:val="single" w:sz="4" w:space="0" w:color="auto"/>
              <w:right w:val="single" w:sz="4" w:space="0" w:color="auto"/>
            </w:tcBorders>
          </w:tcPr>
          <w:p w14:paraId="48D358A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FC7CDE" w14:textId="77777777" w:rsidR="00F30367" w:rsidRPr="004F4254" w:rsidRDefault="00B113DE" w:rsidP="00F30367">
            <w:pPr>
              <w:rPr>
                <w:sz w:val="16"/>
                <w:szCs w:val="16"/>
              </w:rPr>
            </w:pPr>
            <w:r w:rsidRPr="004F4254">
              <w:rPr>
                <w:sz w:val="16"/>
                <w:szCs w:val="16"/>
              </w:rPr>
              <w:t>SVS-REQ-358746/A-Alert Location Reports Paused during active eCall</w:t>
            </w:r>
          </w:p>
        </w:tc>
        <w:tc>
          <w:tcPr>
            <w:tcW w:w="5911" w:type="dxa"/>
            <w:tcBorders>
              <w:top w:val="single" w:sz="6" w:space="0" w:color="auto"/>
              <w:left w:val="single" w:sz="6" w:space="0" w:color="auto"/>
              <w:bottom w:val="single" w:sz="6" w:space="0" w:color="auto"/>
              <w:right w:val="single" w:sz="6" w:space="0" w:color="auto"/>
            </w:tcBorders>
          </w:tcPr>
          <w:p w14:paraId="674F4310" w14:textId="77777777" w:rsidR="00F30367" w:rsidRPr="004F4254" w:rsidRDefault="00B113DE" w:rsidP="00F30367">
            <w:pPr>
              <w:rPr>
                <w:sz w:val="16"/>
                <w:szCs w:val="16"/>
              </w:rPr>
            </w:pPr>
            <w:r w:rsidRPr="004F4254">
              <w:rPr>
                <w:sz w:val="16"/>
                <w:szCs w:val="16"/>
              </w:rPr>
              <w:t>MBORREL4: New req.</w:t>
            </w:r>
          </w:p>
        </w:tc>
      </w:tr>
      <w:tr w:rsidR="00F30367" w:rsidRPr="005F1A7A" w14:paraId="0C76A76A" w14:textId="77777777" w:rsidTr="00F30367">
        <w:trPr>
          <w:trHeight w:val="245"/>
          <w:jc w:val="center"/>
        </w:trPr>
        <w:tc>
          <w:tcPr>
            <w:tcW w:w="1755" w:type="dxa"/>
            <w:tcBorders>
              <w:left w:val="single" w:sz="4" w:space="0" w:color="auto"/>
              <w:right w:val="single" w:sz="4" w:space="0" w:color="auto"/>
            </w:tcBorders>
          </w:tcPr>
          <w:p w14:paraId="53D8BE07"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FEE471" w14:textId="77777777" w:rsidR="00F30367" w:rsidRPr="004F4254" w:rsidRDefault="00B113DE" w:rsidP="00F30367">
            <w:pPr>
              <w:rPr>
                <w:sz w:val="16"/>
                <w:szCs w:val="16"/>
              </w:rPr>
            </w:pPr>
            <w:r w:rsidRPr="004F4254">
              <w:rPr>
                <w:sz w:val="16"/>
                <w:szCs w:val="16"/>
              </w:rPr>
              <w:t>SVS-REQ-352693/B-SVSServer SVS application stored alerts and periodic location reports when Theft Mode is Active</w:t>
            </w:r>
          </w:p>
        </w:tc>
        <w:tc>
          <w:tcPr>
            <w:tcW w:w="5911" w:type="dxa"/>
            <w:tcBorders>
              <w:top w:val="single" w:sz="6" w:space="0" w:color="auto"/>
              <w:left w:val="single" w:sz="6" w:space="0" w:color="auto"/>
              <w:bottom w:val="single" w:sz="6" w:space="0" w:color="auto"/>
              <w:right w:val="single" w:sz="6" w:space="0" w:color="auto"/>
            </w:tcBorders>
          </w:tcPr>
          <w:p w14:paraId="198E8AFC" w14:textId="77777777" w:rsidR="00F30367" w:rsidRPr="004F4254" w:rsidRDefault="00B113DE" w:rsidP="00F30367">
            <w:pPr>
              <w:rPr>
                <w:sz w:val="16"/>
                <w:szCs w:val="16"/>
              </w:rPr>
            </w:pPr>
            <w:r w:rsidRPr="004F4254">
              <w:rPr>
                <w:sz w:val="16"/>
                <w:szCs w:val="16"/>
              </w:rPr>
              <w:t>MBORREL4: Updated title and content</w:t>
            </w:r>
          </w:p>
        </w:tc>
      </w:tr>
      <w:tr w:rsidR="00F30367" w:rsidRPr="005F1A7A" w14:paraId="311A2D72" w14:textId="77777777" w:rsidTr="00F30367">
        <w:trPr>
          <w:trHeight w:val="245"/>
          <w:jc w:val="center"/>
        </w:trPr>
        <w:tc>
          <w:tcPr>
            <w:tcW w:w="1755" w:type="dxa"/>
            <w:tcBorders>
              <w:left w:val="single" w:sz="4" w:space="0" w:color="auto"/>
              <w:right w:val="single" w:sz="4" w:space="0" w:color="auto"/>
            </w:tcBorders>
          </w:tcPr>
          <w:p w14:paraId="3F01340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358B98" w14:textId="77777777" w:rsidR="00F30367" w:rsidRPr="004F4254" w:rsidRDefault="00B113DE" w:rsidP="00F30367">
            <w:pPr>
              <w:rPr>
                <w:sz w:val="16"/>
                <w:szCs w:val="16"/>
              </w:rPr>
            </w:pPr>
            <w:r w:rsidRPr="004F4254">
              <w:rPr>
                <w:sz w:val="16"/>
                <w:szCs w:val="16"/>
              </w:rPr>
              <w:t>SVS-REQ-328785/D-FTCP/</w:t>
            </w:r>
            <w:del w:id="40" w:author="Ekanthappa, Rudresh (R.)" w:date="2019-11-12T10:44:00Z">
              <w:r w:rsidRPr="004F4254" w:rsidDel="005C3407">
                <w:rPr>
                  <w:sz w:val="16"/>
                  <w:szCs w:val="16"/>
                </w:rPr>
                <w:delText>Type4</w:delText>
              </w:r>
            </w:del>
            <w:ins w:id="41" w:author="Ekanthappa, Rudresh (R.)" w:date="2019-11-12T10:44:00Z">
              <w:r w:rsidR="005C3407">
                <w:rPr>
                  <w:sz w:val="16"/>
                  <w:szCs w:val="16"/>
                </w:rPr>
                <w:t>Type3</w:t>
              </w:r>
            </w:ins>
            <w:r w:rsidRPr="004F4254">
              <w:rPr>
                <w:sz w:val="16"/>
                <w:szCs w:val="16"/>
              </w:rPr>
              <w:t xml:space="preserve"> SMS Vehicle location data stop request command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1D390FA7" w14:textId="77777777" w:rsidR="00F30367" w:rsidRPr="004F4254" w:rsidRDefault="00B113DE" w:rsidP="00F30367">
            <w:pPr>
              <w:rPr>
                <w:sz w:val="16"/>
                <w:szCs w:val="16"/>
              </w:rPr>
            </w:pPr>
            <w:r w:rsidRPr="004F4254">
              <w:rPr>
                <w:sz w:val="16"/>
                <w:szCs w:val="16"/>
              </w:rPr>
              <w:t>MBORREL4: Added SMS Type</w:t>
            </w:r>
          </w:p>
        </w:tc>
      </w:tr>
      <w:tr w:rsidR="00F30367" w:rsidRPr="005F1A7A" w14:paraId="08806A62" w14:textId="77777777" w:rsidTr="00F30367">
        <w:trPr>
          <w:trHeight w:val="245"/>
          <w:jc w:val="center"/>
        </w:trPr>
        <w:tc>
          <w:tcPr>
            <w:tcW w:w="1755" w:type="dxa"/>
            <w:tcBorders>
              <w:left w:val="single" w:sz="4" w:space="0" w:color="auto"/>
              <w:right w:val="single" w:sz="4" w:space="0" w:color="auto"/>
            </w:tcBorders>
          </w:tcPr>
          <w:p w14:paraId="544E3598"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6AF77C" w14:textId="77777777" w:rsidR="00F30367" w:rsidRPr="004F4254" w:rsidRDefault="00B113DE" w:rsidP="00F30367">
            <w:pPr>
              <w:rPr>
                <w:sz w:val="16"/>
                <w:szCs w:val="16"/>
              </w:rPr>
            </w:pPr>
            <w:r w:rsidRPr="004F4254">
              <w:rPr>
                <w:sz w:val="16"/>
                <w:szCs w:val="16"/>
              </w:rPr>
              <w:t>SVS-REQ-328786/D-FTCP Vehicle location data stop command ack response &amp; GRPC payload for early theft notification alert trigger</w:t>
            </w:r>
          </w:p>
        </w:tc>
        <w:tc>
          <w:tcPr>
            <w:tcW w:w="5911" w:type="dxa"/>
            <w:tcBorders>
              <w:top w:val="single" w:sz="6" w:space="0" w:color="auto"/>
              <w:left w:val="single" w:sz="6" w:space="0" w:color="auto"/>
              <w:bottom w:val="single" w:sz="6" w:space="0" w:color="auto"/>
              <w:right w:val="single" w:sz="6" w:space="0" w:color="auto"/>
            </w:tcBorders>
          </w:tcPr>
          <w:p w14:paraId="3DA54622" w14:textId="77777777" w:rsidR="00F30367" w:rsidRPr="004F4254" w:rsidRDefault="00B113DE" w:rsidP="00F30367">
            <w:pPr>
              <w:rPr>
                <w:sz w:val="16"/>
                <w:szCs w:val="16"/>
              </w:rPr>
            </w:pPr>
            <w:r w:rsidRPr="004F4254">
              <w:rPr>
                <w:sz w:val="16"/>
                <w:szCs w:val="16"/>
              </w:rPr>
              <w:t>MBORREL4: Updated table</w:t>
            </w:r>
          </w:p>
        </w:tc>
      </w:tr>
      <w:tr w:rsidR="00F30367" w:rsidRPr="005F1A7A" w14:paraId="73E8F7E2" w14:textId="77777777" w:rsidTr="00F30367">
        <w:trPr>
          <w:trHeight w:val="245"/>
          <w:jc w:val="center"/>
        </w:trPr>
        <w:tc>
          <w:tcPr>
            <w:tcW w:w="1755" w:type="dxa"/>
            <w:tcBorders>
              <w:left w:val="single" w:sz="4" w:space="0" w:color="auto"/>
              <w:right w:val="single" w:sz="4" w:space="0" w:color="auto"/>
            </w:tcBorders>
          </w:tcPr>
          <w:p w14:paraId="417DF7E2"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9B817B" w14:textId="77777777" w:rsidR="00F30367" w:rsidRPr="004F4254" w:rsidRDefault="00B113DE" w:rsidP="00F30367">
            <w:pPr>
              <w:rPr>
                <w:sz w:val="16"/>
                <w:szCs w:val="16"/>
              </w:rPr>
            </w:pPr>
            <w:r w:rsidRPr="004F4254">
              <w:rPr>
                <w:sz w:val="16"/>
                <w:szCs w:val="16"/>
              </w:rPr>
              <w:t>SVS-REQ-318042/C-SVSServer detecting listed DTC</w:t>
            </w:r>
          </w:p>
        </w:tc>
        <w:tc>
          <w:tcPr>
            <w:tcW w:w="5911" w:type="dxa"/>
            <w:tcBorders>
              <w:top w:val="single" w:sz="6" w:space="0" w:color="auto"/>
              <w:left w:val="single" w:sz="6" w:space="0" w:color="auto"/>
              <w:bottom w:val="single" w:sz="6" w:space="0" w:color="auto"/>
              <w:right w:val="single" w:sz="6" w:space="0" w:color="auto"/>
            </w:tcBorders>
          </w:tcPr>
          <w:p w14:paraId="20C30023" w14:textId="77777777" w:rsidR="00F30367" w:rsidRPr="004F4254" w:rsidRDefault="00B113DE" w:rsidP="00F30367">
            <w:pPr>
              <w:rPr>
                <w:sz w:val="16"/>
                <w:szCs w:val="16"/>
              </w:rPr>
            </w:pPr>
            <w:r w:rsidRPr="004F4254">
              <w:rPr>
                <w:sz w:val="16"/>
                <w:szCs w:val="16"/>
              </w:rPr>
              <w:t>MBORREL4: Updated table</w:t>
            </w:r>
          </w:p>
        </w:tc>
      </w:tr>
      <w:tr w:rsidR="00F30367" w:rsidRPr="005F1A7A" w14:paraId="45E08387" w14:textId="77777777" w:rsidTr="00F30367">
        <w:trPr>
          <w:trHeight w:val="245"/>
          <w:jc w:val="center"/>
        </w:trPr>
        <w:tc>
          <w:tcPr>
            <w:tcW w:w="1755" w:type="dxa"/>
            <w:tcBorders>
              <w:left w:val="single" w:sz="4" w:space="0" w:color="auto"/>
              <w:right w:val="single" w:sz="4" w:space="0" w:color="auto"/>
            </w:tcBorders>
          </w:tcPr>
          <w:p w14:paraId="4B7A89A5"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FF5230" w14:textId="77777777" w:rsidR="00F30367" w:rsidRPr="004F4254" w:rsidRDefault="00B113DE" w:rsidP="00F30367">
            <w:pPr>
              <w:rPr>
                <w:sz w:val="16"/>
                <w:szCs w:val="16"/>
              </w:rPr>
            </w:pPr>
            <w:r w:rsidRPr="004F4254">
              <w:rPr>
                <w:sz w:val="16"/>
                <w:szCs w:val="16"/>
              </w:rPr>
              <w:t>SD-REQ-329376/C-FTCP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C00CDB5" w14:textId="77777777" w:rsidR="00F30367" w:rsidRPr="004F4254" w:rsidRDefault="00B113DE" w:rsidP="00F30367">
            <w:pPr>
              <w:rPr>
                <w:sz w:val="16"/>
                <w:szCs w:val="16"/>
              </w:rPr>
            </w:pPr>
            <w:r w:rsidRPr="004F4254">
              <w:rPr>
                <w:sz w:val="16"/>
                <w:szCs w:val="16"/>
              </w:rPr>
              <w:t>MBORREL4: Updated diagram</w:t>
            </w:r>
          </w:p>
        </w:tc>
      </w:tr>
      <w:tr w:rsidR="00F30367" w:rsidRPr="005F1A7A" w14:paraId="36F77663" w14:textId="77777777" w:rsidTr="00F30367">
        <w:trPr>
          <w:trHeight w:val="245"/>
          <w:jc w:val="center"/>
        </w:trPr>
        <w:tc>
          <w:tcPr>
            <w:tcW w:w="1755" w:type="dxa"/>
            <w:tcBorders>
              <w:left w:val="single" w:sz="4" w:space="0" w:color="auto"/>
              <w:bottom w:val="single" w:sz="4" w:space="0" w:color="auto"/>
              <w:right w:val="single" w:sz="4" w:space="0" w:color="auto"/>
            </w:tcBorders>
          </w:tcPr>
          <w:p w14:paraId="5122A5BD" w14:textId="77777777" w:rsidR="00F30367" w:rsidRPr="008D5346" w:rsidRDefault="00F30367" w:rsidP="00F30367">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3D1961" w14:textId="77777777" w:rsidR="00F30367" w:rsidRPr="004F4254" w:rsidRDefault="00B113DE" w:rsidP="00F30367">
            <w:pPr>
              <w:rPr>
                <w:sz w:val="16"/>
                <w:szCs w:val="16"/>
              </w:rPr>
            </w:pPr>
            <w:r w:rsidRPr="004F4254">
              <w:rPr>
                <w:sz w:val="16"/>
                <w:szCs w:val="16"/>
              </w:rPr>
              <w:t>SD-REQ-329377/C-</w:t>
            </w:r>
            <w:del w:id="42" w:author="Ekanthappa, Rudresh (R.)" w:date="2019-11-12T10:44:00Z">
              <w:r w:rsidRPr="004F4254" w:rsidDel="005C3407">
                <w:rPr>
                  <w:sz w:val="16"/>
                  <w:szCs w:val="16"/>
                </w:rPr>
                <w:delText>Type4</w:delText>
              </w:r>
            </w:del>
            <w:ins w:id="43" w:author="Ekanthappa, Rudresh (R.)" w:date="2019-11-12T10:44:00Z">
              <w:r w:rsidR="005C3407">
                <w:rPr>
                  <w:sz w:val="16"/>
                  <w:szCs w:val="16"/>
                </w:rPr>
                <w:t>Type3</w:t>
              </w:r>
            </w:ins>
            <w:r w:rsidRPr="004F4254">
              <w:rPr>
                <w:sz w:val="16"/>
                <w:szCs w:val="16"/>
              </w:rPr>
              <w:t xml:space="preserve"> SMS Data Comm. from SVSOffBoardClient to SVSServer</w:t>
            </w:r>
          </w:p>
        </w:tc>
        <w:tc>
          <w:tcPr>
            <w:tcW w:w="5911" w:type="dxa"/>
            <w:tcBorders>
              <w:top w:val="single" w:sz="6" w:space="0" w:color="auto"/>
              <w:left w:val="single" w:sz="6" w:space="0" w:color="auto"/>
              <w:bottom w:val="single" w:sz="6" w:space="0" w:color="auto"/>
              <w:right w:val="single" w:sz="6" w:space="0" w:color="auto"/>
            </w:tcBorders>
          </w:tcPr>
          <w:p w14:paraId="78037048" w14:textId="77777777" w:rsidR="00F30367" w:rsidRPr="004F4254" w:rsidRDefault="00B113DE" w:rsidP="00F30367">
            <w:pPr>
              <w:rPr>
                <w:sz w:val="16"/>
                <w:szCs w:val="16"/>
              </w:rPr>
            </w:pPr>
            <w:r w:rsidRPr="004F4254">
              <w:rPr>
                <w:sz w:val="16"/>
                <w:szCs w:val="16"/>
              </w:rPr>
              <w:t>MBORREL4: Updated diagram and title</w:t>
            </w:r>
          </w:p>
        </w:tc>
      </w:tr>
    </w:tbl>
    <w:p w14:paraId="4E859419" w14:textId="77777777" w:rsidR="00F30367" w:rsidRDefault="00F30367">
      <w:pPr>
        <w:rPr>
          <w:rFonts w:cs="Arial"/>
        </w:rPr>
      </w:pPr>
    </w:p>
    <w:p w14:paraId="758F5EA4" w14:textId="77777777" w:rsidR="00F30367" w:rsidRDefault="00F30367">
      <w:pPr>
        <w:rPr>
          <w:rFonts w:cs="Arial"/>
        </w:rPr>
      </w:pPr>
    </w:p>
    <w:p w14:paraId="182EB86F" w14:textId="77777777" w:rsidR="00F30367" w:rsidRDefault="00B113DE">
      <w:pPr>
        <w:jc w:val="center"/>
        <w:rPr>
          <w:rFonts w:cs="Arial"/>
          <w:b/>
          <w:sz w:val="36"/>
          <w:szCs w:val="36"/>
        </w:rPr>
      </w:pPr>
      <w:r>
        <w:rPr>
          <w:b/>
          <w:sz w:val="36"/>
          <w:szCs w:val="36"/>
        </w:rPr>
        <w:br w:type="page"/>
      </w:r>
      <w:r>
        <w:rPr>
          <w:rFonts w:cs="Arial"/>
          <w:b/>
          <w:sz w:val="36"/>
          <w:szCs w:val="36"/>
        </w:rPr>
        <w:t>Table of Contents</w:t>
      </w:r>
    </w:p>
    <w:p w14:paraId="536641BB" w14:textId="77777777" w:rsidR="009B4C29" w:rsidRDefault="00B113DE">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6252817" w:history="1">
        <w:r w:rsidR="009B4C29" w:rsidRPr="0023204B">
          <w:rPr>
            <w:rStyle w:val="Hyperlink"/>
            <w:rFonts w:cs="Arial"/>
            <w:bCs/>
            <w:noProof/>
          </w:rPr>
          <w:t>Revision History</w:t>
        </w:r>
        <w:r w:rsidR="009B4C29">
          <w:rPr>
            <w:noProof/>
            <w:webHidden/>
          </w:rPr>
          <w:tab/>
        </w:r>
        <w:r w:rsidR="009B4C29">
          <w:rPr>
            <w:noProof/>
            <w:webHidden/>
          </w:rPr>
          <w:fldChar w:fldCharType="begin"/>
        </w:r>
        <w:r w:rsidR="009B4C29">
          <w:rPr>
            <w:noProof/>
            <w:webHidden/>
          </w:rPr>
          <w:instrText xml:space="preserve"> PAGEREF _Toc16252817 \h </w:instrText>
        </w:r>
        <w:r w:rsidR="009B4C29">
          <w:rPr>
            <w:noProof/>
            <w:webHidden/>
          </w:rPr>
        </w:r>
        <w:r w:rsidR="009B4C29">
          <w:rPr>
            <w:noProof/>
            <w:webHidden/>
          </w:rPr>
          <w:fldChar w:fldCharType="separate"/>
        </w:r>
        <w:r w:rsidR="009B4C29">
          <w:rPr>
            <w:noProof/>
            <w:webHidden/>
          </w:rPr>
          <w:t>2</w:t>
        </w:r>
        <w:r w:rsidR="009B4C29">
          <w:rPr>
            <w:noProof/>
            <w:webHidden/>
          </w:rPr>
          <w:fldChar w:fldCharType="end"/>
        </w:r>
      </w:hyperlink>
    </w:p>
    <w:p w14:paraId="14F480BF" w14:textId="77777777" w:rsidR="009B4C29" w:rsidRDefault="00ED459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6252818" w:history="1">
        <w:r w:rsidR="009B4C29" w:rsidRPr="0023204B">
          <w:rPr>
            <w:rStyle w:val="Hyperlink"/>
            <w:noProof/>
          </w:rPr>
          <w:t>1</w:t>
        </w:r>
        <w:r w:rsidR="009B4C29">
          <w:rPr>
            <w:rFonts w:asciiTheme="minorHAnsi" w:eastAsiaTheme="minorEastAsia" w:hAnsiTheme="minorHAnsi" w:cstheme="minorBidi"/>
            <w:b w:val="0"/>
            <w:smallCaps w:val="0"/>
            <w:noProof/>
            <w:sz w:val="22"/>
            <w:szCs w:val="22"/>
          </w:rPr>
          <w:tab/>
        </w:r>
        <w:r w:rsidR="009B4C29" w:rsidRPr="0023204B">
          <w:rPr>
            <w:rStyle w:val="Hyperlink"/>
            <w:noProof/>
          </w:rPr>
          <w:t>Overview</w:t>
        </w:r>
        <w:r w:rsidR="009B4C29">
          <w:rPr>
            <w:noProof/>
            <w:webHidden/>
          </w:rPr>
          <w:tab/>
        </w:r>
        <w:r w:rsidR="009B4C29">
          <w:rPr>
            <w:noProof/>
            <w:webHidden/>
          </w:rPr>
          <w:fldChar w:fldCharType="begin"/>
        </w:r>
        <w:r w:rsidR="009B4C29">
          <w:rPr>
            <w:noProof/>
            <w:webHidden/>
          </w:rPr>
          <w:instrText xml:space="preserve"> PAGEREF _Toc16252818 \h </w:instrText>
        </w:r>
        <w:r w:rsidR="009B4C29">
          <w:rPr>
            <w:noProof/>
            <w:webHidden/>
          </w:rPr>
        </w:r>
        <w:r w:rsidR="009B4C29">
          <w:rPr>
            <w:noProof/>
            <w:webHidden/>
          </w:rPr>
          <w:fldChar w:fldCharType="separate"/>
        </w:r>
        <w:r w:rsidR="009B4C29">
          <w:rPr>
            <w:noProof/>
            <w:webHidden/>
          </w:rPr>
          <w:t>45</w:t>
        </w:r>
        <w:r w:rsidR="009B4C29">
          <w:rPr>
            <w:noProof/>
            <w:webHidden/>
          </w:rPr>
          <w:fldChar w:fldCharType="end"/>
        </w:r>
      </w:hyperlink>
    </w:p>
    <w:p w14:paraId="02FBE2C0"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19" w:history="1">
        <w:r w:rsidR="009B4C29" w:rsidRPr="0023204B">
          <w:rPr>
            <w:rStyle w:val="Hyperlink"/>
            <w:noProof/>
          </w:rPr>
          <w:t>1.1</w:t>
        </w:r>
        <w:r w:rsidR="009B4C29">
          <w:rPr>
            <w:rFonts w:asciiTheme="minorHAnsi" w:eastAsiaTheme="minorEastAsia" w:hAnsiTheme="minorHAnsi" w:cstheme="minorBidi"/>
            <w:i w:val="0"/>
            <w:noProof/>
            <w:sz w:val="22"/>
            <w:szCs w:val="22"/>
          </w:rPr>
          <w:tab/>
        </w:r>
        <w:r w:rsidR="009B4C29" w:rsidRPr="0023204B">
          <w:rPr>
            <w:rStyle w:val="Hyperlink"/>
            <w:noProof/>
          </w:rPr>
          <w:t>Terminology and Abbreviations</w:t>
        </w:r>
        <w:r w:rsidR="009B4C29">
          <w:rPr>
            <w:noProof/>
            <w:webHidden/>
          </w:rPr>
          <w:tab/>
        </w:r>
        <w:r w:rsidR="009B4C29">
          <w:rPr>
            <w:noProof/>
            <w:webHidden/>
          </w:rPr>
          <w:fldChar w:fldCharType="begin"/>
        </w:r>
        <w:r w:rsidR="009B4C29">
          <w:rPr>
            <w:noProof/>
            <w:webHidden/>
          </w:rPr>
          <w:instrText xml:space="preserve"> PAGEREF _Toc16252819 \h </w:instrText>
        </w:r>
        <w:r w:rsidR="009B4C29">
          <w:rPr>
            <w:noProof/>
            <w:webHidden/>
          </w:rPr>
        </w:r>
        <w:r w:rsidR="009B4C29">
          <w:rPr>
            <w:noProof/>
            <w:webHidden/>
          </w:rPr>
          <w:fldChar w:fldCharType="separate"/>
        </w:r>
        <w:r w:rsidR="009B4C29">
          <w:rPr>
            <w:noProof/>
            <w:webHidden/>
          </w:rPr>
          <w:t>45</w:t>
        </w:r>
        <w:r w:rsidR="009B4C29">
          <w:rPr>
            <w:noProof/>
            <w:webHidden/>
          </w:rPr>
          <w:fldChar w:fldCharType="end"/>
        </w:r>
      </w:hyperlink>
    </w:p>
    <w:p w14:paraId="14369E8B" w14:textId="77777777" w:rsidR="009B4C29" w:rsidRDefault="00ED459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6252820" w:history="1">
        <w:r w:rsidR="009B4C29" w:rsidRPr="0023204B">
          <w:rPr>
            <w:rStyle w:val="Hyperlink"/>
            <w:noProof/>
          </w:rPr>
          <w:t>2</w:t>
        </w:r>
        <w:r w:rsidR="009B4C29">
          <w:rPr>
            <w:rFonts w:asciiTheme="minorHAnsi" w:eastAsiaTheme="minorEastAsia" w:hAnsiTheme="minorHAnsi" w:cstheme="minorBidi"/>
            <w:b w:val="0"/>
            <w:smallCaps w:val="0"/>
            <w:noProof/>
            <w:sz w:val="22"/>
            <w:szCs w:val="22"/>
          </w:rPr>
          <w:tab/>
        </w:r>
        <w:r w:rsidR="009B4C29" w:rsidRPr="0023204B">
          <w:rPr>
            <w:rStyle w:val="Hyperlink"/>
            <w:noProof/>
          </w:rPr>
          <w:t>Architectural Design</w:t>
        </w:r>
        <w:r w:rsidR="009B4C29">
          <w:rPr>
            <w:noProof/>
            <w:webHidden/>
          </w:rPr>
          <w:tab/>
        </w:r>
        <w:r w:rsidR="009B4C29">
          <w:rPr>
            <w:noProof/>
            <w:webHidden/>
          </w:rPr>
          <w:fldChar w:fldCharType="begin"/>
        </w:r>
        <w:r w:rsidR="009B4C29">
          <w:rPr>
            <w:noProof/>
            <w:webHidden/>
          </w:rPr>
          <w:instrText xml:space="preserve"> PAGEREF _Toc16252820 \h </w:instrText>
        </w:r>
        <w:r w:rsidR="009B4C29">
          <w:rPr>
            <w:noProof/>
            <w:webHidden/>
          </w:rPr>
        </w:r>
        <w:r w:rsidR="009B4C29">
          <w:rPr>
            <w:noProof/>
            <w:webHidden/>
          </w:rPr>
          <w:fldChar w:fldCharType="separate"/>
        </w:r>
        <w:r w:rsidR="009B4C29">
          <w:rPr>
            <w:noProof/>
            <w:webHidden/>
          </w:rPr>
          <w:t>46</w:t>
        </w:r>
        <w:r w:rsidR="009B4C29">
          <w:rPr>
            <w:noProof/>
            <w:webHidden/>
          </w:rPr>
          <w:fldChar w:fldCharType="end"/>
        </w:r>
      </w:hyperlink>
    </w:p>
    <w:p w14:paraId="0E6CF638"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21" w:history="1">
        <w:r w:rsidR="009B4C29" w:rsidRPr="0023204B">
          <w:rPr>
            <w:rStyle w:val="Hyperlink"/>
            <w:noProof/>
          </w:rPr>
          <w:t>2.1</w:t>
        </w:r>
        <w:r w:rsidR="009B4C29">
          <w:rPr>
            <w:rFonts w:asciiTheme="minorHAnsi" w:eastAsiaTheme="minorEastAsia" w:hAnsiTheme="minorHAnsi" w:cstheme="minorBidi"/>
            <w:i w:val="0"/>
            <w:noProof/>
            <w:sz w:val="22"/>
            <w:szCs w:val="22"/>
          </w:rPr>
          <w:tab/>
        </w:r>
        <w:r w:rsidR="009B4C29" w:rsidRPr="0023204B">
          <w:rPr>
            <w:rStyle w:val="Hyperlink"/>
            <w:noProof/>
          </w:rPr>
          <w:t>SVS-CLD-REQ-291017/F-Stolen Vehicle Services Server</w:t>
        </w:r>
        <w:r w:rsidR="009B4C29">
          <w:rPr>
            <w:noProof/>
            <w:webHidden/>
          </w:rPr>
          <w:tab/>
        </w:r>
        <w:r w:rsidR="009B4C29">
          <w:rPr>
            <w:noProof/>
            <w:webHidden/>
          </w:rPr>
          <w:fldChar w:fldCharType="begin"/>
        </w:r>
        <w:r w:rsidR="009B4C29">
          <w:rPr>
            <w:noProof/>
            <w:webHidden/>
          </w:rPr>
          <w:instrText xml:space="preserve"> PAGEREF _Toc16252821 \h </w:instrText>
        </w:r>
        <w:r w:rsidR="009B4C29">
          <w:rPr>
            <w:noProof/>
            <w:webHidden/>
          </w:rPr>
        </w:r>
        <w:r w:rsidR="009B4C29">
          <w:rPr>
            <w:noProof/>
            <w:webHidden/>
          </w:rPr>
          <w:fldChar w:fldCharType="separate"/>
        </w:r>
        <w:r w:rsidR="009B4C29">
          <w:rPr>
            <w:noProof/>
            <w:webHidden/>
          </w:rPr>
          <w:t>46</w:t>
        </w:r>
        <w:r w:rsidR="009B4C29">
          <w:rPr>
            <w:noProof/>
            <w:webHidden/>
          </w:rPr>
          <w:fldChar w:fldCharType="end"/>
        </w:r>
      </w:hyperlink>
    </w:p>
    <w:p w14:paraId="052E83E9"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22" w:history="1">
        <w:r w:rsidR="009B4C29" w:rsidRPr="0023204B">
          <w:rPr>
            <w:rStyle w:val="Hyperlink"/>
            <w:noProof/>
          </w:rPr>
          <w:t>2.2</w:t>
        </w:r>
        <w:r w:rsidR="009B4C29">
          <w:rPr>
            <w:rFonts w:asciiTheme="minorHAnsi" w:eastAsiaTheme="minorEastAsia" w:hAnsiTheme="minorHAnsi" w:cstheme="minorBidi"/>
            <w:i w:val="0"/>
            <w:noProof/>
            <w:sz w:val="22"/>
            <w:szCs w:val="22"/>
          </w:rPr>
          <w:tab/>
        </w:r>
        <w:r w:rsidR="009B4C29" w:rsidRPr="0023204B">
          <w:rPr>
            <w:rStyle w:val="Hyperlink"/>
            <w:noProof/>
          </w:rPr>
          <w:t>SVS-CLD-REQ-291018/E-Stolen Vehicle Services Interface Client</w:t>
        </w:r>
        <w:r w:rsidR="009B4C29">
          <w:rPr>
            <w:noProof/>
            <w:webHidden/>
          </w:rPr>
          <w:tab/>
        </w:r>
        <w:r w:rsidR="009B4C29">
          <w:rPr>
            <w:noProof/>
            <w:webHidden/>
          </w:rPr>
          <w:fldChar w:fldCharType="begin"/>
        </w:r>
        <w:r w:rsidR="009B4C29">
          <w:rPr>
            <w:noProof/>
            <w:webHidden/>
          </w:rPr>
          <w:instrText xml:space="preserve"> PAGEREF _Toc16252822 \h </w:instrText>
        </w:r>
        <w:r w:rsidR="009B4C29">
          <w:rPr>
            <w:noProof/>
            <w:webHidden/>
          </w:rPr>
        </w:r>
        <w:r w:rsidR="009B4C29">
          <w:rPr>
            <w:noProof/>
            <w:webHidden/>
          </w:rPr>
          <w:fldChar w:fldCharType="separate"/>
        </w:r>
        <w:r w:rsidR="009B4C29">
          <w:rPr>
            <w:noProof/>
            <w:webHidden/>
          </w:rPr>
          <w:t>46</w:t>
        </w:r>
        <w:r w:rsidR="009B4C29">
          <w:rPr>
            <w:noProof/>
            <w:webHidden/>
          </w:rPr>
          <w:fldChar w:fldCharType="end"/>
        </w:r>
      </w:hyperlink>
    </w:p>
    <w:p w14:paraId="648732A5"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23" w:history="1">
        <w:r w:rsidR="009B4C29" w:rsidRPr="0023204B">
          <w:rPr>
            <w:rStyle w:val="Hyperlink"/>
            <w:noProof/>
          </w:rPr>
          <w:t>2.3</w:t>
        </w:r>
        <w:r w:rsidR="009B4C29">
          <w:rPr>
            <w:rFonts w:asciiTheme="minorHAnsi" w:eastAsiaTheme="minorEastAsia" w:hAnsiTheme="minorHAnsi" w:cstheme="minorBidi"/>
            <w:i w:val="0"/>
            <w:noProof/>
            <w:sz w:val="22"/>
            <w:szCs w:val="22"/>
          </w:rPr>
          <w:tab/>
        </w:r>
        <w:r w:rsidR="009B4C29" w:rsidRPr="0023204B">
          <w:rPr>
            <w:rStyle w:val="Hyperlink"/>
            <w:noProof/>
          </w:rPr>
          <w:t>SVS-CLD-REQ-291115/F-Stolen Vehicle Services OnBoard Client</w:t>
        </w:r>
        <w:r w:rsidR="009B4C29">
          <w:rPr>
            <w:noProof/>
            <w:webHidden/>
          </w:rPr>
          <w:tab/>
        </w:r>
        <w:r w:rsidR="009B4C29">
          <w:rPr>
            <w:noProof/>
            <w:webHidden/>
          </w:rPr>
          <w:fldChar w:fldCharType="begin"/>
        </w:r>
        <w:r w:rsidR="009B4C29">
          <w:rPr>
            <w:noProof/>
            <w:webHidden/>
          </w:rPr>
          <w:instrText xml:space="preserve"> PAGEREF _Toc16252823 \h </w:instrText>
        </w:r>
        <w:r w:rsidR="009B4C29">
          <w:rPr>
            <w:noProof/>
            <w:webHidden/>
          </w:rPr>
        </w:r>
        <w:r w:rsidR="009B4C29">
          <w:rPr>
            <w:noProof/>
            <w:webHidden/>
          </w:rPr>
          <w:fldChar w:fldCharType="separate"/>
        </w:r>
        <w:r w:rsidR="009B4C29">
          <w:rPr>
            <w:noProof/>
            <w:webHidden/>
          </w:rPr>
          <w:t>46</w:t>
        </w:r>
        <w:r w:rsidR="009B4C29">
          <w:rPr>
            <w:noProof/>
            <w:webHidden/>
          </w:rPr>
          <w:fldChar w:fldCharType="end"/>
        </w:r>
      </w:hyperlink>
    </w:p>
    <w:p w14:paraId="31AEDC34"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24" w:history="1">
        <w:r w:rsidR="009B4C29" w:rsidRPr="0023204B">
          <w:rPr>
            <w:rStyle w:val="Hyperlink"/>
            <w:noProof/>
          </w:rPr>
          <w:t>2.4</w:t>
        </w:r>
        <w:r w:rsidR="009B4C29">
          <w:rPr>
            <w:rFonts w:asciiTheme="minorHAnsi" w:eastAsiaTheme="minorEastAsia" w:hAnsiTheme="minorHAnsi" w:cstheme="minorBidi"/>
            <w:i w:val="0"/>
            <w:noProof/>
            <w:sz w:val="22"/>
            <w:szCs w:val="22"/>
          </w:rPr>
          <w:tab/>
        </w:r>
        <w:r w:rsidR="009B4C29" w:rsidRPr="0023204B">
          <w:rPr>
            <w:rStyle w:val="Hyperlink"/>
            <w:noProof/>
          </w:rPr>
          <w:t>SVS-CLD-REQ-291116/E-Stolen Vehicle Services OffBoard Client</w:t>
        </w:r>
        <w:r w:rsidR="009B4C29">
          <w:rPr>
            <w:noProof/>
            <w:webHidden/>
          </w:rPr>
          <w:tab/>
        </w:r>
        <w:r w:rsidR="009B4C29">
          <w:rPr>
            <w:noProof/>
            <w:webHidden/>
          </w:rPr>
          <w:fldChar w:fldCharType="begin"/>
        </w:r>
        <w:r w:rsidR="009B4C29">
          <w:rPr>
            <w:noProof/>
            <w:webHidden/>
          </w:rPr>
          <w:instrText xml:space="preserve"> PAGEREF _Toc16252824 \h </w:instrText>
        </w:r>
        <w:r w:rsidR="009B4C29">
          <w:rPr>
            <w:noProof/>
            <w:webHidden/>
          </w:rPr>
        </w:r>
        <w:r w:rsidR="009B4C29">
          <w:rPr>
            <w:noProof/>
            <w:webHidden/>
          </w:rPr>
          <w:fldChar w:fldCharType="separate"/>
        </w:r>
        <w:r w:rsidR="009B4C29">
          <w:rPr>
            <w:noProof/>
            <w:webHidden/>
          </w:rPr>
          <w:t>46</w:t>
        </w:r>
        <w:r w:rsidR="009B4C29">
          <w:rPr>
            <w:noProof/>
            <w:webHidden/>
          </w:rPr>
          <w:fldChar w:fldCharType="end"/>
        </w:r>
      </w:hyperlink>
    </w:p>
    <w:p w14:paraId="1C427ED3"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25" w:history="1">
        <w:r w:rsidR="009B4C29" w:rsidRPr="0023204B">
          <w:rPr>
            <w:rStyle w:val="Hyperlink"/>
            <w:noProof/>
          </w:rPr>
          <w:t>2.5</w:t>
        </w:r>
        <w:r w:rsidR="009B4C29">
          <w:rPr>
            <w:rFonts w:asciiTheme="minorHAnsi" w:eastAsiaTheme="minorEastAsia" w:hAnsiTheme="minorHAnsi" w:cstheme="minorBidi"/>
            <w:i w:val="0"/>
            <w:noProof/>
            <w:sz w:val="22"/>
            <w:szCs w:val="22"/>
          </w:rPr>
          <w:tab/>
        </w:r>
        <w:r w:rsidR="009B4C29" w:rsidRPr="0023204B">
          <w:rPr>
            <w:rStyle w:val="Hyperlink"/>
            <w:noProof/>
          </w:rPr>
          <w:t>Physical Mapping of Classes</w:t>
        </w:r>
        <w:r w:rsidR="009B4C29">
          <w:rPr>
            <w:noProof/>
            <w:webHidden/>
          </w:rPr>
          <w:tab/>
        </w:r>
        <w:r w:rsidR="009B4C29">
          <w:rPr>
            <w:noProof/>
            <w:webHidden/>
          </w:rPr>
          <w:fldChar w:fldCharType="begin"/>
        </w:r>
        <w:r w:rsidR="009B4C29">
          <w:rPr>
            <w:noProof/>
            <w:webHidden/>
          </w:rPr>
          <w:instrText xml:space="preserve"> PAGEREF _Toc16252825 \h </w:instrText>
        </w:r>
        <w:r w:rsidR="009B4C29">
          <w:rPr>
            <w:noProof/>
            <w:webHidden/>
          </w:rPr>
        </w:r>
        <w:r w:rsidR="009B4C29">
          <w:rPr>
            <w:noProof/>
            <w:webHidden/>
          </w:rPr>
          <w:fldChar w:fldCharType="separate"/>
        </w:r>
        <w:r w:rsidR="009B4C29">
          <w:rPr>
            <w:noProof/>
            <w:webHidden/>
          </w:rPr>
          <w:t>47</w:t>
        </w:r>
        <w:r w:rsidR="009B4C29">
          <w:rPr>
            <w:noProof/>
            <w:webHidden/>
          </w:rPr>
          <w:fldChar w:fldCharType="end"/>
        </w:r>
      </w:hyperlink>
    </w:p>
    <w:p w14:paraId="3E082684"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26" w:history="1">
        <w:r w:rsidR="009B4C29" w:rsidRPr="0023204B">
          <w:rPr>
            <w:rStyle w:val="Hyperlink"/>
            <w:noProof/>
          </w:rPr>
          <w:t>2.6</w:t>
        </w:r>
        <w:r w:rsidR="009B4C29">
          <w:rPr>
            <w:rFonts w:asciiTheme="minorHAnsi" w:eastAsiaTheme="minorEastAsia" w:hAnsiTheme="minorHAnsi" w:cstheme="minorBidi"/>
            <w:i w:val="0"/>
            <w:noProof/>
            <w:sz w:val="22"/>
            <w:szCs w:val="22"/>
          </w:rPr>
          <w:tab/>
        </w:r>
        <w:r w:rsidR="009B4C29" w:rsidRPr="0023204B">
          <w:rPr>
            <w:rStyle w:val="Hyperlink"/>
            <w:noProof/>
          </w:rPr>
          <w:t>SVSServer Interface</w:t>
        </w:r>
        <w:r w:rsidR="009B4C29">
          <w:rPr>
            <w:noProof/>
            <w:webHidden/>
          </w:rPr>
          <w:tab/>
        </w:r>
        <w:r w:rsidR="009B4C29">
          <w:rPr>
            <w:noProof/>
            <w:webHidden/>
          </w:rPr>
          <w:fldChar w:fldCharType="begin"/>
        </w:r>
        <w:r w:rsidR="009B4C29">
          <w:rPr>
            <w:noProof/>
            <w:webHidden/>
          </w:rPr>
          <w:instrText xml:space="preserve"> PAGEREF _Toc16252826 \h </w:instrText>
        </w:r>
        <w:r w:rsidR="009B4C29">
          <w:rPr>
            <w:noProof/>
            <w:webHidden/>
          </w:rPr>
        </w:r>
        <w:r w:rsidR="009B4C29">
          <w:rPr>
            <w:noProof/>
            <w:webHidden/>
          </w:rPr>
          <w:fldChar w:fldCharType="separate"/>
        </w:r>
        <w:r w:rsidR="009B4C29">
          <w:rPr>
            <w:noProof/>
            <w:webHidden/>
          </w:rPr>
          <w:t>48</w:t>
        </w:r>
        <w:r w:rsidR="009B4C29">
          <w:rPr>
            <w:noProof/>
            <w:webHidden/>
          </w:rPr>
          <w:fldChar w:fldCharType="end"/>
        </w:r>
      </w:hyperlink>
    </w:p>
    <w:p w14:paraId="59BA62D4"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27" w:history="1">
        <w:r w:rsidR="009B4C29" w:rsidRPr="0023204B">
          <w:rPr>
            <w:rStyle w:val="Hyperlink"/>
            <w:noProof/>
          </w:rPr>
          <w:t>2.6.1</w:t>
        </w:r>
        <w:r w:rsidR="009B4C29">
          <w:rPr>
            <w:rFonts w:asciiTheme="minorHAnsi" w:eastAsiaTheme="minorEastAsia" w:hAnsiTheme="minorHAnsi" w:cstheme="minorBidi"/>
            <w:noProof/>
            <w:sz w:val="22"/>
            <w:szCs w:val="22"/>
          </w:rPr>
          <w:tab/>
        </w:r>
        <w:r w:rsidR="009B4C29" w:rsidRPr="0023204B">
          <w:rPr>
            <w:rStyle w:val="Hyperlink"/>
            <w:noProof/>
          </w:rPr>
          <w:t>SVS-IIR-REQ-291022/B-SVSServer_Tx</w:t>
        </w:r>
        <w:r w:rsidR="009B4C29">
          <w:rPr>
            <w:noProof/>
            <w:webHidden/>
          </w:rPr>
          <w:tab/>
        </w:r>
        <w:r w:rsidR="009B4C29">
          <w:rPr>
            <w:noProof/>
            <w:webHidden/>
          </w:rPr>
          <w:fldChar w:fldCharType="begin"/>
        </w:r>
        <w:r w:rsidR="009B4C29">
          <w:rPr>
            <w:noProof/>
            <w:webHidden/>
          </w:rPr>
          <w:instrText xml:space="preserve"> PAGEREF _Toc16252827 \h </w:instrText>
        </w:r>
        <w:r w:rsidR="009B4C29">
          <w:rPr>
            <w:noProof/>
            <w:webHidden/>
          </w:rPr>
        </w:r>
        <w:r w:rsidR="009B4C29">
          <w:rPr>
            <w:noProof/>
            <w:webHidden/>
          </w:rPr>
          <w:fldChar w:fldCharType="separate"/>
        </w:r>
        <w:r w:rsidR="009B4C29">
          <w:rPr>
            <w:noProof/>
            <w:webHidden/>
          </w:rPr>
          <w:t>48</w:t>
        </w:r>
        <w:r w:rsidR="009B4C29">
          <w:rPr>
            <w:noProof/>
            <w:webHidden/>
          </w:rPr>
          <w:fldChar w:fldCharType="end"/>
        </w:r>
      </w:hyperlink>
    </w:p>
    <w:p w14:paraId="5E6E46CA"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28" w:history="1">
        <w:r w:rsidR="009B4C29" w:rsidRPr="0023204B">
          <w:rPr>
            <w:rStyle w:val="Hyperlink"/>
            <w:noProof/>
          </w:rPr>
          <w:t>2.6.2</w:t>
        </w:r>
        <w:r w:rsidR="009B4C29">
          <w:rPr>
            <w:rFonts w:asciiTheme="minorHAnsi" w:eastAsiaTheme="minorEastAsia" w:hAnsiTheme="minorHAnsi" w:cstheme="minorBidi"/>
            <w:noProof/>
            <w:sz w:val="22"/>
            <w:szCs w:val="22"/>
          </w:rPr>
          <w:tab/>
        </w:r>
        <w:r w:rsidR="009B4C29" w:rsidRPr="0023204B">
          <w:rPr>
            <w:rStyle w:val="Hyperlink"/>
            <w:noProof/>
          </w:rPr>
          <w:t>SVS-IIR-REQ-291023/F-SVSServer_Rx</w:t>
        </w:r>
        <w:r w:rsidR="009B4C29">
          <w:rPr>
            <w:noProof/>
            <w:webHidden/>
          </w:rPr>
          <w:tab/>
        </w:r>
        <w:r w:rsidR="009B4C29">
          <w:rPr>
            <w:noProof/>
            <w:webHidden/>
          </w:rPr>
          <w:fldChar w:fldCharType="begin"/>
        </w:r>
        <w:r w:rsidR="009B4C29">
          <w:rPr>
            <w:noProof/>
            <w:webHidden/>
          </w:rPr>
          <w:instrText xml:space="preserve"> PAGEREF _Toc16252828 \h </w:instrText>
        </w:r>
        <w:r w:rsidR="009B4C29">
          <w:rPr>
            <w:noProof/>
            <w:webHidden/>
          </w:rPr>
        </w:r>
        <w:r w:rsidR="009B4C29">
          <w:rPr>
            <w:noProof/>
            <w:webHidden/>
          </w:rPr>
          <w:fldChar w:fldCharType="separate"/>
        </w:r>
        <w:r w:rsidR="009B4C29">
          <w:rPr>
            <w:noProof/>
            <w:webHidden/>
          </w:rPr>
          <w:t>49</w:t>
        </w:r>
        <w:r w:rsidR="009B4C29">
          <w:rPr>
            <w:noProof/>
            <w:webHidden/>
          </w:rPr>
          <w:fldChar w:fldCharType="end"/>
        </w:r>
      </w:hyperlink>
    </w:p>
    <w:p w14:paraId="479EA32D" w14:textId="77777777" w:rsidR="009B4C29" w:rsidRDefault="00ED459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6252829" w:history="1">
        <w:r w:rsidR="009B4C29" w:rsidRPr="0023204B">
          <w:rPr>
            <w:rStyle w:val="Hyperlink"/>
            <w:noProof/>
          </w:rPr>
          <w:t>3</w:t>
        </w:r>
        <w:r w:rsidR="009B4C29">
          <w:rPr>
            <w:rFonts w:asciiTheme="minorHAnsi" w:eastAsiaTheme="minorEastAsia" w:hAnsiTheme="minorHAnsi" w:cstheme="minorBidi"/>
            <w:b w:val="0"/>
            <w:smallCaps w:val="0"/>
            <w:noProof/>
            <w:sz w:val="22"/>
            <w:szCs w:val="22"/>
          </w:rPr>
          <w:tab/>
        </w:r>
        <w:r w:rsidR="009B4C29" w:rsidRPr="0023204B">
          <w:rPr>
            <w:rStyle w:val="Hyperlink"/>
            <w:noProof/>
          </w:rPr>
          <w:t>General Requirements</w:t>
        </w:r>
        <w:r w:rsidR="009B4C29">
          <w:rPr>
            <w:noProof/>
            <w:webHidden/>
          </w:rPr>
          <w:tab/>
        </w:r>
        <w:r w:rsidR="009B4C29">
          <w:rPr>
            <w:noProof/>
            <w:webHidden/>
          </w:rPr>
          <w:fldChar w:fldCharType="begin"/>
        </w:r>
        <w:r w:rsidR="009B4C29">
          <w:rPr>
            <w:noProof/>
            <w:webHidden/>
          </w:rPr>
          <w:instrText xml:space="preserve"> PAGEREF _Toc16252829 \h </w:instrText>
        </w:r>
        <w:r w:rsidR="009B4C29">
          <w:rPr>
            <w:noProof/>
            <w:webHidden/>
          </w:rPr>
        </w:r>
        <w:r w:rsidR="009B4C29">
          <w:rPr>
            <w:noProof/>
            <w:webHidden/>
          </w:rPr>
          <w:fldChar w:fldCharType="separate"/>
        </w:r>
        <w:r w:rsidR="009B4C29">
          <w:rPr>
            <w:noProof/>
            <w:webHidden/>
          </w:rPr>
          <w:t>57</w:t>
        </w:r>
        <w:r w:rsidR="009B4C29">
          <w:rPr>
            <w:noProof/>
            <w:webHidden/>
          </w:rPr>
          <w:fldChar w:fldCharType="end"/>
        </w:r>
      </w:hyperlink>
    </w:p>
    <w:p w14:paraId="2BE6CF7D"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30" w:history="1">
        <w:r w:rsidR="009B4C29" w:rsidRPr="0023204B">
          <w:rPr>
            <w:rStyle w:val="Hyperlink"/>
            <w:noProof/>
          </w:rPr>
          <w:t>3.1</w:t>
        </w:r>
        <w:r w:rsidR="009B4C29">
          <w:rPr>
            <w:rFonts w:asciiTheme="minorHAnsi" w:eastAsiaTheme="minorEastAsia" w:hAnsiTheme="minorHAnsi" w:cstheme="minorBidi"/>
            <w:i w:val="0"/>
            <w:noProof/>
            <w:sz w:val="22"/>
            <w:szCs w:val="22"/>
          </w:rPr>
          <w:tab/>
        </w:r>
        <w:r w:rsidR="009B4C29" w:rsidRPr="0023204B">
          <w:rPr>
            <w:rStyle w:val="Hyperlink"/>
            <w:noProof/>
          </w:rPr>
          <w:t>SVS-REQ-306291/A-Factory Mode SVS Disablement</w:t>
        </w:r>
        <w:r w:rsidR="009B4C29">
          <w:rPr>
            <w:noProof/>
            <w:webHidden/>
          </w:rPr>
          <w:tab/>
        </w:r>
        <w:r w:rsidR="009B4C29">
          <w:rPr>
            <w:noProof/>
            <w:webHidden/>
          </w:rPr>
          <w:fldChar w:fldCharType="begin"/>
        </w:r>
        <w:r w:rsidR="009B4C29">
          <w:rPr>
            <w:noProof/>
            <w:webHidden/>
          </w:rPr>
          <w:instrText xml:space="preserve"> PAGEREF _Toc16252830 \h </w:instrText>
        </w:r>
        <w:r w:rsidR="009B4C29">
          <w:rPr>
            <w:noProof/>
            <w:webHidden/>
          </w:rPr>
        </w:r>
        <w:r w:rsidR="009B4C29">
          <w:rPr>
            <w:noProof/>
            <w:webHidden/>
          </w:rPr>
          <w:fldChar w:fldCharType="separate"/>
        </w:r>
        <w:r w:rsidR="009B4C29">
          <w:rPr>
            <w:noProof/>
            <w:webHidden/>
          </w:rPr>
          <w:t>57</w:t>
        </w:r>
        <w:r w:rsidR="009B4C29">
          <w:rPr>
            <w:noProof/>
            <w:webHidden/>
          </w:rPr>
          <w:fldChar w:fldCharType="end"/>
        </w:r>
      </w:hyperlink>
    </w:p>
    <w:p w14:paraId="50B2B597"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31" w:history="1">
        <w:r w:rsidR="009B4C29" w:rsidRPr="0023204B">
          <w:rPr>
            <w:rStyle w:val="Hyperlink"/>
            <w:noProof/>
          </w:rPr>
          <w:t>3.2</w:t>
        </w:r>
        <w:r w:rsidR="009B4C29">
          <w:rPr>
            <w:rFonts w:asciiTheme="minorHAnsi" w:eastAsiaTheme="minorEastAsia" w:hAnsiTheme="minorHAnsi" w:cstheme="minorBidi"/>
            <w:i w:val="0"/>
            <w:noProof/>
            <w:sz w:val="22"/>
            <w:szCs w:val="22"/>
          </w:rPr>
          <w:tab/>
        </w:r>
        <w:r w:rsidR="009B4C29" w:rsidRPr="0023204B">
          <w:rPr>
            <w:rStyle w:val="Hyperlink"/>
            <w:noProof/>
          </w:rPr>
          <w:t>SVS-REQ-306292/A-Transport Mode SVS Disablement</w:t>
        </w:r>
        <w:r w:rsidR="009B4C29">
          <w:rPr>
            <w:noProof/>
            <w:webHidden/>
          </w:rPr>
          <w:tab/>
        </w:r>
        <w:r w:rsidR="009B4C29">
          <w:rPr>
            <w:noProof/>
            <w:webHidden/>
          </w:rPr>
          <w:fldChar w:fldCharType="begin"/>
        </w:r>
        <w:r w:rsidR="009B4C29">
          <w:rPr>
            <w:noProof/>
            <w:webHidden/>
          </w:rPr>
          <w:instrText xml:space="preserve"> PAGEREF _Toc16252831 \h </w:instrText>
        </w:r>
        <w:r w:rsidR="009B4C29">
          <w:rPr>
            <w:noProof/>
            <w:webHidden/>
          </w:rPr>
        </w:r>
        <w:r w:rsidR="009B4C29">
          <w:rPr>
            <w:noProof/>
            <w:webHidden/>
          </w:rPr>
          <w:fldChar w:fldCharType="separate"/>
        </w:r>
        <w:r w:rsidR="009B4C29">
          <w:rPr>
            <w:noProof/>
            <w:webHidden/>
          </w:rPr>
          <w:t>57</w:t>
        </w:r>
        <w:r w:rsidR="009B4C29">
          <w:rPr>
            <w:noProof/>
            <w:webHidden/>
          </w:rPr>
          <w:fldChar w:fldCharType="end"/>
        </w:r>
      </w:hyperlink>
    </w:p>
    <w:p w14:paraId="72ED511F"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32" w:history="1">
        <w:r w:rsidR="009B4C29" w:rsidRPr="0023204B">
          <w:rPr>
            <w:rStyle w:val="Hyperlink"/>
            <w:noProof/>
          </w:rPr>
          <w:t>3.3</w:t>
        </w:r>
        <w:r w:rsidR="009B4C29">
          <w:rPr>
            <w:rFonts w:asciiTheme="minorHAnsi" w:eastAsiaTheme="minorEastAsia" w:hAnsiTheme="minorHAnsi" w:cstheme="minorBidi"/>
            <w:i w:val="0"/>
            <w:noProof/>
            <w:sz w:val="22"/>
            <w:szCs w:val="22"/>
          </w:rPr>
          <w:tab/>
        </w:r>
        <w:r w:rsidR="009B4C29" w:rsidRPr="0023204B">
          <w:rPr>
            <w:rStyle w:val="Hyperlink"/>
            <w:noProof/>
          </w:rPr>
          <w:t>SVS-REQ-358744/A-States Ignored by SVSServer During Active Theft Mode</w:t>
        </w:r>
        <w:r w:rsidR="009B4C29">
          <w:rPr>
            <w:noProof/>
            <w:webHidden/>
          </w:rPr>
          <w:tab/>
        </w:r>
        <w:r w:rsidR="009B4C29">
          <w:rPr>
            <w:noProof/>
            <w:webHidden/>
          </w:rPr>
          <w:fldChar w:fldCharType="begin"/>
        </w:r>
        <w:r w:rsidR="009B4C29">
          <w:rPr>
            <w:noProof/>
            <w:webHidden/>
          </w:rPr>
          <w:instrText xml:space="preserve"> PAGEREF _Toc16252832 \h </w:instrText>
        </w:r>
        <w:r w:rsidR="009B4C29">
          <w:rPr>
            <w:noProof/>
            <w:webHidden/>
          </w:rPr>
        </w:r>
        <w:r w:rsidR="009B4C29">
          <w:rPr>
            <w:noProof/>
            <w:webHidden/>
          </w:rPr>
          <w:fldChar w:fldCharType="separate"/>
        </w:r>
        <w:r w:rsidR="009B4C29">
          <w:rPr>
            <w:noProof/>
            <w:webHidden/>
          </w:rPr>
          <w:t>57</w:t>
        </w:r>
        <w:r w:rsidR="009B4C29">
          <w:rPr>
            <w:noProof/>
            <w:webHidden/>
          </w:rPr>
          <w:fldChar w:fldCharType="end"/>
        </w:r>
      </w:hyperlink>
    </w:p>
    <w:p w14:paraId="154E085A" w14:textId="77777777" w:rsidR="009B4C29" w:rsidRDefault="00ED459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6252833" w:history="1">
        <w:r w:rsidR="009B4C29" w:rsidRPr="0023204B">
          <w:rPr>
            <w:rStyle w:val="Hyperlink"/>
            <w:noProof/>
          </w:rPr>
          <w:t>4</w:t>
        </w:r>
        <w:r w:rsidR="009B4C29">
          <w:rPr>
            <w:rFonts w:asciiTheme="minorHAnsi" w:eastAsiaTheme="minorEastAsia" w:hAnsiTheme="minorHAnsi" w:cstheme="minorBidi"/>
            <w:b w:val="0"/>
            <w:smallCaps w:val="0"/>
            <w:noProof/>
            <w:sz w:val="22"/>
            <w:szCs w:val="22"/>
          </w:rPr>
          <w:tab/>
        </w:r>
        <w:r w:rsidR="009B4C29" w:rsidRPr="0023204B">
          <w:rPr>
            <w:rStyle w:val="Hyperlink"/>
            <w:noProof/>
          </w:rPr>
          <w:t>Functional Definition</w:t>
        </w:r>
        <w:r w:rsidR="009B4C29">
          <w:rPr>
            <w:noProof/>
            <w:webHidden/>
          </w:rPr>
          <w:tab/>
        </w:r>
        <w:r w:rsidR="009B4C29">
          <w:rPr>
            <w:noProof/>
            <w:webHidden/>
          </w:rPr>
          <w:fldChar w:fldCharType="begin"/>
        </w:r>
        <w:r w:rsidR="009B4C29">
          <w:rPr>
            <w:noProof/>
            <w:webHidden/>
          </w:rPr>
          <w:instrText xml:space="preserve"> PAGEREF _Toc16252833 \h </w:instrText>
        </w:r>
        <w:r w:rsidR="009B4C29">
          <w:rPr>
            <w:noProof/>
            <w:webHidden/>
          </w:rPr>
        </w:r>
        <w:r w:rsidR="009B4C29">
          <w:rPr>
            <w:noProof/>
            <w:webHidden/>
          </w:rPr>
          <w:fldChar w:fldCharType="separate"/>
        </w:r>
        <w:r w:rsidR="009B4C29">
          <w:rPr>
            <w:noProof/>
            <w:webHidden/>
          </w:rPr>
          <w:t>58</w:t>
        </w:r>
        <w:r w:rsidR="009B4C29">
          <w:rPr>
            <w:noProof/>
            <w:webHidden/>
          </w:rPr>
          <w:fldChar w:fldCharType="end"/>
        </w:r>
      </w:hyperlink>
    </w:p>
    <w:p w14:paraId="6DA3225C"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34" w:history="1">
        <w:r w:rsidR="009B4C29" w:rsidRPr="0023204B">
          <w:rPr>
            <w:rStyle w:val="Hyperlink"/>
            <w:noProof/>
          </w:rPr>
          <w:t>4.1</w:t>
        </w:r>
        <w:r w:rsidR="009B4C29">
          <w:rPr>
            <w:rFonts w:asciiTheme="minorHAnsi" w:eastAsiaTheme="minorEastAsia" w:hAnsiTheme="minorHAnsi" w:cstheme="minorBidi"/>
            <w:i w:val="0"/>
            <w:noProof/>
            <w:sz w:val="22"/>
            <w:szCs w:val="22"/>
          </w:rPr>
          <w:tab/>
        </w:r>
        <w:r w:rsidR="009B4C29" w:rsidRPr="0023204B">
          <w:rPr>
            <w:rStyle w:val="Hyperlink"/>
            <w:noProof/>
          </w:rPr>
          <w:t>FUN-REQ-306285/A-Configuration</w:t>
        </w:r>
        <w:r w:rsidR="009B4C29">
          <w:rPr>
            <w:noProof/>
            <w:webHidden/>
          </w:rPr>
          <w:tab/>
        </w:r>
        <w:r w:rsidR="009B4C29">
          <w:rPr>
            <w:noProof/>
            <w:webHidden/>
          </w:rPr>
          <w:fldChar w:fldCharType="begin"/>
        </w:r>
        <w:r w:rsidR="009B4C29">
          <w:rPr>
            <w:noProof/>
            <w:webHidden/>
          </w:rPr>
          <w:instrText xml:space="preserve"> PAGEREF _Toc16252834 \h </w:instrText>
        </w:r>
        <w:r w:rsidR="009B4C29">
          <w:rPr>
            <w:noProof/>
            <w:webHidden/>
          </w:rPr>
        </w:r>
        <w:r w:rsidR="009B4C29">
          <w:rPr>
            <w:noProof/>
            <w:webHidden/>
          </w:rPr>
          <w:fldChar w:fldCharType="separate"/>
        </w:r>
        <w:r w:rsidR="009B4C29">
          <w:rPr>
            <w:noProof/>
            <w:webHidden/>
          </w:rPr>
          <w:t>58</w:t>
        </w:r>
        <w:r w:rsidR="009B4C29">
          <w:rPr>
            <w:noProof/>
            <w:webHidden/>
          </w:rPr>
          <w:fldChar w:fldCharType="end"/>
        </w:r>
      </w:hyperlink>
    </w:p>
    <w:p w14:paraId="266A1012"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35" w:history="1">
        <w:r w:rsidR="009B4C29" w:rsidRPr="0023204B">
          <w:rPr>
            <w:rStyle w:val="Hyperlink"/>
            <w:noProof/>
          </w:rPr>
          <w:t>4.1.1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_Toc16252835 \h </w:instrText>
        </w:r>
        <w:r w:rsidR="009B4C29">
          <w:rPr>
            <w:noProof/>
            <w:webHidden/>
          </w:rPr>
        </w:r>
        <w:r w:rsidR="009B4C29">
          <w:rPr>
            <w:noProof/>
            <w:webHidden/>
          </w:rPr>
          <w:fldChar w:fldCharType="separate"/>
        </w:r>
        <w:r w:rsidR="009B4C29">
          <w:rPr>
            <w:noProof/>
            <w:webHidden/>
          </w:rPr>
          <w:t>58</w:t>
        </w:r>
        <w:r w:rsidR="009B4C29">
          <w:rPr>
            <w:noProof/>
            <w:webHidden/>
          </w:rPr>
          <w:fldChar w:fldCharType="end"/>
        </w:r>
      </w:hyperlink>
    </w:p>
    <w:p w14:paraId="4DF744B3"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36" w:history="1">
        <w:r w:rsidR="009B4C29" w:rsidRPr="0023204B">
          <w:rPr>
            <w:rStyle w:val="Hyperlink"/>
            <w:noProof/>
          </w:rPr>
          <w:t>4.1.2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_Toc16252836 \h </w:instrText>
        </w:r>
        <w:r w:rsidR="009B4C29">
          <w:rPr>
            <w:noProof/>
            <w:webHidden/>
          </w:rPr>
        </w:r>
        <w:r w:rsidR="009B4C29">
          <w:rPr>
            <w:noProof/>
            <w:webHidden/>
          </w:rPr>
          <w:fldChar w:fldCharType="separate"/>
        </w:r>
        <w:r w:rsidR="009B4C29">
          <w:rPr>
            <w:noProof/>
            <w:webHidden/>
          </w:rPr>
          <w:t>60</w:t>
        </w:r>
        <w:r w:rsidR="009B4C29">
          <w:rPr>
            <w:noProof/>
            <w:webHidden/>
          </w:rPr>
          <w:fldChar w:fldCharType="end"/>
        </w:r>
      </w:hyperlink>
    </w:p>
    <w:p w14:paraId="22136FC7"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37" w:history="1">
        <w:r w:rsidR="009B4C29" w:rsidRPr="0023204B">
          <w:rPr>
            <w:rStyle w:val="Hyperlink"/>
            <w:noProof/>
          </w:rPr>
          <w:t>4.1.3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_Toc16252837 \h </w:instrText>
        </w:r>
        <w:r w:rsidR="009B4C29">
          <w:rPr>
            <w:noProof/>
            <w:webHidden/>
          </w:rPr>
        </w:r>
        <w:r w:rsidR="009B4C29">
          <w:rPr>
            <w:noProof/>
            <w:webHidden/>
          </w:rPr>
          <w:fldChar w:fldCharType="separate"/>
        </w:r>
        <w:r w:rsidR="009B4C29">
          <w:rPr>
            <w:noProof/>
            <w:webHidden/>
          </w:rPr>
          <w:t>61</w:t>
        </w:r>
        <w:r w:rsidR="009B4C29">
          <w:rPr>
            <w:noProof/>
            <w:webHidden/>
          </w:rPr>
          <w:fldChar w:fldCharType="end"/>
        </w:r>
      </w:hyperlink>
    </w:p>
    <w:p w14:paraId="5EB3FC95"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38" w:history="1">
        <w:r w:rsidR="009B4C29" w:rsidRPr="0023204B">
          <w:rPr>
            <w:rStyle w:val="Hyperlink"/>
            <w:noProof/>
          </w:rPr>
          <w:t>4.2</w:t>
        </w:r>
        <w:r w:rsidR="009B4C29">
          <w:rPr>
            <w:rFonts w:asciiTheme="minorHAnsi" w:eastAsiaTheme="minorEastAsia" w:hAnsiTheme="minorHAnsi" w:cstheme="minorBidi"/>
            <w:i w:val="0"/>
            <w:noProof/>
            <w:sz w:val="22"/>
            <w:szCs w:val="22"/>
          </w:rPr>
          <w:tab/>
        </w:r>
        <w:r w:rsidR="009B4C29" w:rsidRPr="0023204B">
          <w:rPr>
            <w:rStyle w:val="Hyperlink"/>
            <w:noProof/>
          </w:rPr>
          <w:t>SVS-FUN-REQ-307227/A-Diagnostics</w:t>
        </w:r>
        <w:r w:rsidR="009B4C29">
          <w:rPr>
            <w:noProof/>
            <w:webHidden/>
          </w:rPr>
          <w:tab/>
        </w:r>
        <w:r w:rsidR="009B4C29">
          <w:rPr>
            <w:noProof/>
            <w:webHidden/>
          </w:rPr>
          <w:fldChar w:fldCharType="begin"/>
        </w:r>
        <w:r w:rsidR="009B4C29">
          <w:rPr>
            <w:noProof/>
            <w:webHidden/>
          </w:rPr>
          <w:instrText xml:space="preserve"> PAGEREF _Toc16252838 \h </w:instrText>
        </w:r>
        <w:r w:rsidR="009B4C29">
          <w:rPr>
            <w:noProof/>
            <w:webHidden/>
          </w:rPr>
        </w:r>
        <w:r w:rsidR="009B4C29">
          <w:rPr>
            <w:noProof/>
            <w:webHidden/>
          </w:rPr>
          <w:fldChar w:fldCharType="separate"/>
        </w:r>
        <w:r w:rsidR="009B4C29">
          <w:rPr>
            <w:noProof/>
            <w:webHidden/>
          </w:rPr>
          <w:t>69</w:t>
        </w:r>
        <w:r w:rsidR="009B4C29">
          <w:rPr>
            <w:noProof/>
            <w:webHidden/>
          </w:rPr>
          <w:fldChar w:fldCharType="end"/>
        </w:r>
      </w:hyperlink>
    </w:p>
    <w:p w14:paraId="39EDD16C"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39" w:history="1">
        <w:r w:rsidR="009B4C29" w:rsidRPr="0023204B">
          <w:rPr>
            <w:rStyle w:val="Hyperlink"/>
            <w:noProof/>
          </w:rPr>
          <w:t>4.2.1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_Toc16252839 \h </w:instrText>
        </w:r>
        <w:r w:rsidR="009B4C29">
          <w:rPr>
            <w:noProof/>
            <w:webHidden/>
          </w:rPr>
        </w:r>
        <w:r w:rsidR="009B4C29">
          <w:rPr>
            <w:noProof/>
            <w:webHidden/>
          </w:rPr>
          <w:fldChar w:fldCharType="separate"/>
        </w:r>
        <w:r w:rsidR="009B4C29">
          <w:rPr>
            <w:noProof/>
            <w:webHidden/>
          </w:rPr>
          <w:t>69</w:t>
        </w:r>
        <w:r w:rsidR="009B4C29">
          <w:rPr>
            <w:noProof/>
            <w:webHidden/>
          </w:rPr>
          <w:fldChar w:fldCharType="end"/>
        </w:r>
      </w:hyperlink>
    </w:p>
    <w:p w14:paraId="7387E849"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0" w:history="1">
        <w:r w:rsidR="009B4C29" w:rsidRPr="0023204B">
          <w:rPr>
            <w:rStyle w:val="Hyperlink"/>
            <w:noProof/>
          </w:rPr>
          <w:t>4.2.2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_Toc16252840 \h </w:instrText>
        </w:r>
        <w:r w:rsidR="009B4C29">
          <w:rPr>
            <w:noProof/>
            <w:webHidden/>
          </w:rPr>
        </w:r>
        <w:r w:rsidR="009B4C29">
          <w:rPr>
            <w:noProof/>
            <w:webHidden/>
          </w:rPr>
          <w:fldChar w:fldCharType="separate"/>
        </w:r>
        <w:r w:rsidR="009B4C29">
          <w:rPr>
            <w:noProof/>
            <w:webHidden/>
          </w:rPr>
          <w:t>69</w:t>
        </w:r>
        <w:r w:rsidR="009B4C29">
          <w:rPr>
            <w:noProof/>
            <w:webHidden/>
          </w:rPr>
          <w:fldChar w:fldCharType="end"/>
        </w:r>
      </w:hyperlink>
    </w:p>
    <w:p w14:paraId="3FE7205F"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1" w:history="1">
        <w:r w:rsidR="009B4C29" w:rsidRPr="0023204B">
          <w:rPr>
            <w:rStyle w:val="Hyperlink"/>
            <w:noProof/>
          </w:rPr>
          <w:t>4.2.3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_Toc16252841 \h </w:instrText>
        </w:r>
        <w:r w:rsidR="009B4C29">
          <w:rPr>
            <w:noProof/>
            <w:webHidden/>
          </w:rPr>
        </w:r>
        <w:r w:rsidR="009B4C29">
          <w:rPr>
            <w:noProof/>
            <w:webHidden/>
          </w:rPr>
          <w:fldChar w:fldCharType="separate"/>
        </w:r>
        <w:r w:rsidR="009B4C29">
          <w:rPr>
            <w:noProof/>
            <w:webHidden/>
          </w:rPr>
          <w:t>69</w:t>
        </w:r>
        <w:r w:rsidR="009B4C29">
          <w:rPr>
            <w:noProof/>
            <w:webHidden/>
          </w:rPr>
          <w:fldChar w:fldCharType="end"/>
        </w:r>
      </w:hyperlink>
    </w:p>
    <w:p w14:paraId="20D1AD10"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42" w:history="1">
        <w:r w:rsidR="009B4C29" w:rsidRPr="0023204B">
          <w:rPr>
            <w:rStyle w:val="Hyperlink"/>
            <w:noProof/>
          </w:rPr>
          <w:t>4.3</w:t>
        </w:r>
        <w:r w:rsidR="009B4C29">
          <w:rPr>
            <w:rFonts w:asciiTheme="minorHAnsi" w:eastAsiaTheme="minorEastAsia" w:hAnsiTheme="minorHAnsi" w:cstheme="minorBidi"/>
            <w:i w:val="0"/>
            <w:noProof/>
            <w:sz w:val="22"/>
            <w:szCs w:val="22"/>
          </w:rPr>
          <w:tab/>
        </w:r>
        <w:r w:rsidR="009B4C29" w:rsidRPr="0023204B">
          <w:rPr>
            <w:rStyle w:val="Hyperlink"/>
            <w:noProof/>
          </w:rPr>
          <w:t>SVS-FUN-REQ-291043/A-GNSS Location</w:t>
        </w:r>
        <w:r w:rsidR="009B4C29">
          <w:rPr>
            <w:noProof/>
            <w:webHidden/>
          </w:rPr>
          <w:tab/>
        </w:r>
        <w:r w:rsidR="009B4C29">
          <w:rPr>
            <w:noProof/>
            <w:webHidden/>
          </w:rPr>
          <w:fldChar w:fldCharType="begin"/>
        </w:r>
        <w:r w:rsidR="009B4C29">
          <w:rPr>
            <w:noProof/>
            <w:webHidden/>
          </w:rPr>
          <w:instrText xml:space="preserve"> PAGEREF _Toc16252842 \h </w:instrText>
        </w:r>
        <w:r w:rsidR="009B4C29">
          <w:rPr>
            <w:noProof/>
            <w:webHidden/>
          </w:rPr>
        </w:r>
        <w:r w:rsidR="009B4C29">
          <w:rPr>
            <w:noProof/>
            <w:webHidden/>
          </w:rPr>
          <w:fldChar w:fldCharType="separate"/>
        </w:r>
        <w:r w:rsidR="009B4C29">
          <w:rPr>
            <w:noProof/>
            <w:webHidden/>
          </w:rPr>
          <w:t>70</w:t>
        </w:r>
        <w:r w:rsidR="009B4C29">
          <w:rPr>
            <w:noProof/>
            <w:webHidden/>
          </w:rPr>
          <w:fldChar w:fldCharType="end"/>
        </w:r>
      </w:hyperlink>
    </w:p>
    <w:p w14:paraId="26E8FC68"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3" w:history="1">
        <w:r w:rsidR="009B4C29" w:rsidRPr="0023204B">
          <w:rPr>
            <w:rStyle w:val="Hyperlink"/>
            <w:noProof/>
          </w:rPr>
          <w:t>4.3.1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_Toc16252843 \h </w:instrText>
        </w:r>
        <w:r w:rsidR="009B4C29">
          <w:rPr>
            <w:noProof/>
            <w:webHidden/>
          </w:rPr>
        </w:r>
        <w:r w:rsidR="009B4C29">
          <w:rPr>
            <w:noProof/>
            <w:webHidden/>
          </w:rPr>
          <w:fldChar w:fldCharType="separate"/>
        </w:r>
        <w:r w:rsidR="009B4C29">
          <w:rPr>
            <w:noProof/>
            <w:webHidden/>
          </w:rPr>
          <w:t>70</w:t>
        </w:r>
        <w:r w:rsidR="009B4C29">
          <w:rPr>
            <w:noProof/>
            <w:webHidden/>
          </w:rPr>
          <w:fldChar w:fldCharType="end"/>
        </w:r>
      </w:hyperlink>
    </w:p>
    <w:p w14:paraId="5327E118"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4" w:history="1">
        <w:r w:rsidR="009B4C29" w:rsidRPr="0023204B">
          <w:rPr>
            <w:rStyle w:val="Hyperlink"/>
            <w:noProof/>
          </w:rPr>
          <w:t>4.3.2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_Toc16252844 \h </w:instrText>
        </w:r>
        <w:r w:rsidR="009B4C29">
          <w:rPr>
            <w:noProof/>
            <w:webHidden/>
          </w:rPr>
        </w:r>
        <w:r w:rsidR="009B4C29">
          <w:rPr>
            <w:noProof/>
            <w:webHidden/>
          </w:rPr>
          <w:fldChar w:fldCharType="separate"/>
        </w:r>
        <w:r w:rsidR="009B4C29">
          <w:rPr>
            <w:noProof/>
            <w:webHidden/>
          </w:rPr>
          <w:t>70</w:t>
        </w:r>
        <w:r w:rsidR="009B4C29">
          <w:rPr>
            <w:noProof/>
            <w:webHidden/>
          </w:rPr>
          <w:fldChar w:fldCharType="end"/>
        </w:r>
      </w:hyperlink>
    </w:p>
    <w:p w14:paraId="3BF34237"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5" w:history="1">
        <w:r w:rsidR="009B4C29" w:rsidRPr="0023204B">
          <w:rPr>
            <w:rStyle w:val="Hyperlink"/>
            <w:noProof/>
          </w:rPr>
          <w:t>4.3.3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_Toc16252845 \h </w:instrText>
        </w:r>
        <w:r w:rsidR="009B4C29">
          <w:rPr>
            <w:noProof/>
            <w:webHidden/>
          </w:rPr>
        </w:r>
        <w:r w:rsidR="009B4C29">
          <w:rPr>
            <w:noProof/>
            <w:webHidden/>
          </w:rPr>
          <w:fldChar w:fldCharType="separate"/>
        </w:r>
        <w:r w:rsidR="009B4C29">
          <w:rPr>
            <w:noProof/>
            <w:webHidden/>
          </w:rPr>
          <w:t>74</w:t>
        </w:r>
        <w:r w:rsidR="009B4C29">
          <w:rPr>
            <w:noProof/>
            <w:webHidden/>
          </w:rPr>
          <w:fldChar w:fldCharType="end"/>
        </w:r>
      </w:hyperlink>
    </w:p>
    <w:p w14:paraId="7E40126A"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46" w:history="1">
        <w:r w:rsidR="009B4C29" w:rsidRPr="0023204B">
          <w:rPr>
            <w:rStyle w:val="Hyperlink"/>
            <w:noProof/>
          </w:rPr>
          <w:t>4.4</w:t>
        </w:r>
        <w:r w:rsidR="009B4C29">
          <w:rPr>
            <w:rFonts w:asciiTheme="minorHAnsi" w:eastAsiaTheme="minorEastAsia" w:hAnsiTheme="minorHAnsi" w:cstheme="minorBidi"/>
            <w:i w:val="0"/>
            <w:noProof/>
            <w:sz w:val="22"/>
            <w:szCs w:val="22"/>
          </w:rPr>
          <w:tab/>
        </w:r>
        <w:r w:rsidR="009B4C29" w:rsidRPr="0023204B">
          <w:rPr>
            <w:rStyle w:val="Hyperlink"/>
            <w:noProof/>
          </w:rPr>
          <w:t>SVS-FUN-REQ-291044/B-CCS Updates</w:t>
        </w:r>
        <w:r w:rsidR="009B4C29">
          <w:rPr>
            <w:noProof/>
            <w:webHidden/>
          </w:rPr>
          <w:tab/>
        </w:r>
        <w:r w:rsidR="009B4C29">
          <w:rPr>
            <w:noProof/>
            <w:webHidden/>
          </w:rPr>
          <w:fldChar w:fldCharType="begin"/>
        </w:r>
        <w:r w:rsidR="009B4C29">
          <w:rPr>
            <w:noProof/>
            <w:webHidden/>
          </w:rPr>
          <w:instrText xml:space="preserve"> PAGEREF _Toc16252846 \h </w:instrText>
        </w:r>
        <w:r w:rsidR="009B4C29">
          <w:rPr>
            <w:noProof/>
            <w:webHidden/>
          </w:rPr>
        </w:r>
        <w:r w:rsidR="009B4C29">
          <w:rPr>
            <w:noProof/>
            <w:webHidden/>
          </w:rPr>
          <w:fldChar w:fldCharType="separate"/>
        </w:r>
        <w:r w:rsidR="009B4C29">
          <w:rPr>
            <w:noProof/>
            <w:webHidden/>
          </w:rPr>
          <w:t>75</w:t>
        </w:r>
        <w:r w:rsidR="009B4C29">
          <w:rPr>
            <w:noProof/>
            <w:webHidden/>
          </w:rPr>
          <w:fldChar w:fldCharType="end"/>
        </w:r>
      </w:hyperlink>
    </w:p>
    <w:p w14:paraId="7B0F75EC"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7" w:history="1">
        <w:r w:rsidR="009B4C29" w:rsidRPr="0023204B">
          <w:rPr>
            <w:rStyle w:val="Hyperlink"/>
            <w:noProof/>
          </w:rPr>
          <w:t>4.4.1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_Toc16252847 \h </w:instrText>
        </w:r>
        <w:r w:rsidR="009B4C29">
          <w:rPr>
            <w:noProof/>
            <w:webHidden/>
          </w:rPr>
        </w:r>
        <w:r w:rsidR="009B4C29">
          <w:rPr>
            <w:noProof/>
            <w:webHidden/>
          </w:rPr>
          <w:fldChar w:fldCharType="separate"/>
        </w:r>
        <w:r w:rsidR="009B4C29">
          <w:rPr>
            <w:noProof/>
            <w:webHidden/>
          </w:rPr>
          <w:t>75</w:t>
        </w:r>
        <w:r w:rsidR="009B4C29">
          <w:rPr>
            <w:noProof/>
            <w:webHidden/>
          </w:rPr>
          <w:fldChar w:fldCharType="end"/>
        </w:r>
      </w:hyperlink>
    </w:p>
    <w:p w14:paraId="1B2BE409"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8" w:history="1">
        <w:r w:rsidR="009B4C29" w:rsidRPr="0023204B">
          <w:rPr>
            <w:rStyle w:val="Hyperlink"/>
            <w:noProof/>
          </w:rPr>
          <w:t>4.4.2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_Toc16252848 \h </w:instrText>
        </w:r>
        <w:r w:rsidR="009B4C29">
          <w:rPr>
            <w:noProof/>
            <w:webHidden/>
          </w:rPr>
        </w:r>
        <w:r w:rsidR="009B4C29">
          <w:rPr>
            <w:noProof/>
            <w:webHidden/>
          </w:rPr>
          <w:fldChar w:fldCharType="separate"/>
        </w:r>
        <w:r w:rsidR="009B4C29">
          <w:rPr>
            <w:noProof/>
            <w:webHidden/>
          </w:rPr>
          <w:t>75</w:t>
        </w:r>
        <w:r w:rsidR="009B4C29">
          <w:rPr>
            <w:noProof/>
            <w:webHidden/>
          </w:rPr>
          <w:fldChar w:fldCharType="end"/>
        </w:r>
      </w:hyperlink>
    </w:p>
    <w:p w14:paraId="7DD7E623"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49" w:history="1">
        <w:r w:rsidR="009B4C29" w:rsidRPr="0023204B">
          <w:rPr>
            <w:rStyle w:val="Hyperlink"/>
            <w:noProof/>
          </w:rPr>
          <w:t>4.4.3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_Toc16252849 \h </w:instrText>
        </w:r>
        <w:r w:rsidR="009B4C29">
          <w:rPr>
            <w:noProof/>
            <w:webHidden/>
          </w:rPr>
        </w:r>
        <w:r w:rsidR="009B4C29">
          <w:rPr>
            <w:noProof/>
            <w:webHidden/>
          </w:rPr>
          <w:fldChar w:fldCharType="separate"/>
        </w:r>
        <w:r w:rsidR="009B4C29">
          <w:rPr>
            <w:noProof/>
            <w:webHidden/>
          </w:rPr>
          <w:t>75</w:t>
        </w:r>
        <w:r w:rsidR="009B4C29">
          <w:rPr>
            <w:noProof/>
            <w:webHidden/>
          </w:rPr>
          <w:fldChar w:fldCharType="end"/>
        </w:r>
      </w:hyperlink>
    </w:p>
    <w:p w14:paraId="5EA4C7BF"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50" w:history="1">
        <w:r w:rsidR="009B4C29" w:rsidRPr="0023204B">
          <w:rPr>
            <w:rStyle w:val="Hyperlink"/>
            <w:noProof/>
          </w:rPr>
          <w:t>4.5</w:t>
        </w:r>
        <w:r w:rsidR="009B4C29">
          <w:rPr>
            <w:rFonts w:asciiTheme="minorHAnsi" w:eastAsiaTheme="minorEastAsia" w:hAnsiTheme="minorHAnsi" w:cstheme="minorBidi"/>
            <w:i w:val="0"/>
            <w:noProof/>
            <w:sz w:val="22"/>
            <w:szCs w:val="22"/>
          </w:rPr>
          <w:tab/>
        </w:r>
        <w:r w:rsidR="009B4C29" w:rsidRPr="0023204B">
          <w:rPr>
            <w:rStyle w:val="Hyperlink"/>
            <w:noProof/>
          </w:rPr>
          <w:t>SVS-FUN-REQ-321954/A-Feature Blocking &amp; Unblocking</w:t>
        </w:r>
        <w:r w:rsidR="009B4C29">
          <w:rPr>
            <w:noProof/>
            <w:webHidden/>
          </w:rPr>
          <w:tab/>
        </w:r>
        <w:r w:rsidR="009B4C29">
          <w:rPr>
            <w:noProof/>
            <w:webHidden/>
          </w:rPr>
          <w:fldChar w:fldCharType="begin"/>
        </w:r>
        <w:r w:rsidR="009B4C29">
          <w:rPr>
            <w:noProof/>
            <w:webHidden/>
          </w:rPr>
          <w:instrText xml:space="preserve"> PAGEREF _Toc16252850 \h </w:instrText>
        </w:r>
        <w:r w:rsidR="009B4C29">
          <w:rPr>
            <w:noProof/>
            <w:webHidden/>
          </w:rPr>
        </w:r>
        <w:r w:rsidR="009B4C29">
          <w:rPr>
            <w:noProof/>
            <w:webHidden/>
          </w:rPr>
          <w:fldChar w:fldCharType="separate"/>
        </w:r>
        <w:r w:rsidR="009B4C29">
          <w:rPr>
            <w:noProof/>
            <w:webHidden/>
          </w:rPr>
          <w:t>76</w:t>
        </w:r>
        <w:r w:rsidR="009B4C29">
          <w:rPr>
            <w:noProof/>
            <w:webHidden/>
          </w:rPr>
          <w:fldChar w:fldCharType="end"/>
        </w:r>
      </w:hyperlink>
    </w:p>
    <w:p w14:paraId="728FCE1D"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1" w:history="1">
        <w:r w:rsidR="009B4C29" w:rsidRPr="0023204B">
          <w:rPr>
            <w:rStyle w:val="Hyperlink"/>
            <w:noProof/>
          </w:rPr>
          <w:t>4.5.1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_Toc16252851 \h </w:instrText>
        </w:r>
        <w:r w:rsidR="009B4C29">
          <w:rPr>
            <w:noProof/>
            <w:webHidden/>
          </w:rPr>
        </w:r>
        <w:r w:rsidR="009B4C29">
          <w:rPr>
            <w:noProof/>
            <w:webHidden/>
          </w:rPr>
          <w:fldChar w:fldCharType="separate"/>
        </w:r>
        <w:r w:rsidR="009B4C29">
          <w:rPr>
            <w:noProof/>
            <w:webHidden/>
          </w:rPr>
          <w:t>76</w:t>
        </w:r>
        <w:r w:rsidR="009B4C29">
          <w:rPr>
            <w:noProof/>
            <w:webHidden/>
          </w:rPr>
          <w:fldChar w:fldCharType="end"/>
        </w:r>
      </w:hyperlink>
    </w:p>
    <w:p w14:paraId="11E325AD"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2" w:history="1">
        <w:r w:rsidR="009B4C29" w:rsidRPr="0023204B">
          <w:rPr>
            <w:rStyle w:val="Hyperlink"/>
            <w:noProof/>
          </w:rPr>
          <w:t>4.5.2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_Toc16252852 \h </w:instrText>
        </w:r>
        <w:r w:rsidR="009B4C29">
          <w:rPr>
            <w:noProof/>
            <w:webHidden/>
          </w:rPr>
        </w:r>
        <w:r w:rsidR="009B4C29">
          <w:rPr>
            <w:noProof/>
            <w:webHidden/>
          </w:rPr>
          <w:fldChar w:fldCharType="separate"/>
        </w:r>
        <w:r w:rsidR="009B4C29">
          <w:rPr>
            <w:noProof/>
            <w:webHidden/>
          </w:rPr>
          <w:t>76</w:t>
        </w:r>
        <w:r w:rsidR="009B4C29">
          <w:rPr>
            <w:noProof/>
            <w:webHidden/>
          </w:rPr>
          <w:fldChar w:fldCharType="end"/>
        </w:r>
      </w:hyperlink>
    </w:p>
    <w:p w14:paraId="52290A21"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3" w:history="1">
        <w:r w:rsidR="009B4C29" w:rsidRPr="0023204B">
          <w:rPr>
            <w:rStyle w:val="Hyperlink"/>
            <w:noProof/>
          </w:rPr>
          <w:t>4.5.3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_Toc16252853 \h </w:instrText>
        </w:r>
        <w:r w:rsidR="009B4C29">
          <w:rPr>
            <w:noProof/>
            <w:webHidden/>
          </w:rPr>
        </w:r>
        <w:r w:rsidR="009B4C29">
          <w:rPr>
            <w:noProof/>
            <w:webHidden/>
          </w:rPr>
          <w:fldChar w:fldCharType="separate"/>
        </w:r>
        <w:r w:rsidR="009B4C29">
          <w:rPr>
            <w:noProof/>
            <w:webHidden/>
          </w:rPr>
          <w:t>77</w:t>
        </w:r>
        <w:r w:rsidR="009B4C29">
          <w:rPr>
            <w:noProof/>
            <w:webHidden/>
          </w:rPr>
          <w:fldChar w:fldCharType="end"/>
        </w:r>
      </w:hyperlink>
    </w:p>
    <w:p w14:paraId="0B767B3E"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54" w:history="1">
        <w:r w:rsidR="009B4C29" w:rsidRPr="0023204B">
          <w:rPr>
            <w:rStyle w:val="Hyperlink"/>
            <w:noProof/>
          </w:rPr>
          <w:t>4.6</w:t>
        </w:r>
        <w:r w:rsidR="009B4C29">
          <w:rPr>
            <w:rFonts w:asciiTheme="minorHAnsi" w:eastAsiaTheme="minorEastAsia" w:hAnsiTheme="minorHAnsi" w:cstheme="minorBidi"/>
            <w:i w:val="0"/>
            <w:noProof/>
            <w:sz w:val="22"/>
            <w:szCs w:val="22"/>
          </w:rPr>
          <w:tab/>
        </w:r>
        <w:r w:rsidR="009B4C29" w:rsidRPr="0023204B">
          <w:rPr>
            <w:rStyle w:val="Hyperlink"/>
            <w:noProof/>
          </w:rPr>
          <w:t>SVS-FUN-REQ-291045/A-SVSOffBoardClient Communication</w:t>
        </w:r>
        <w:r w:rsidR="009B4C29">
          <w:rPr>
            <w:noProof/>
            <w:webHidden/>
          </w:rPr>
          <w:tab/>
        </w:r>
        <w:r w:rsidR="009B4C29">
          <w:rPr>
            <w:noProof/>
            <w:webHidden/>
          </w:rPr>
          <w:fldChar w:fldCharType="begin"/>
        </w:r>
        <w:r w:rsidR="009B4C29">
          <w:rPr>
            <w:noProof/>
            <w:webHidden/>
          </w:rPr>
          <w:instrText xml:space="preserve"> PAGEREF _Toc16252854 \h </w:instrText>
        </w:r>
        <w:r w:rsidR="009B4C29">
          <w:rPr>
            <w:noProof/>
            <w:webHidden/>
          </w:rPr>
        </w:r>
        <w:r w:rsidR="009B4C29">
          <w:rPr>
            <w:noProof/>
            <w:webHidden/>
          </w:rPr>
          <w:fldChar w:fldCharType="separate"/>
        </w:r>
        <w:r w:rsidR="009B4C29">
          <w:rPr>
            <w:noProof/>
            <w:webHidden/>
          </w:rPr>
          <w:t>78</w:t>
        </w:r>
        <w:r w:rsidR="009B4C29">
          <w:rPr>
            <w:noProof/>
            <w:webHidden/>
          </w:rPr>
          <w:fldChar w:fldCharType="end"/>
        </w:r>
      </w:hyperlink>
    </w:p>
    <w:p w14:paraId="5B62B889"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5" w:history="1">
        <w:r w:rsidR="009B4C29" w:rsidRPr="0023204B">
          <w:rPr>
            <w:rStyle w:val="Hyperlink"/>
            <w:noProof/>
          </w:rPr>
          <w:t>4.6.1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_Toc16252855 \h </w:instrText>
        </w:r>
        <w:r w:rsidR="009B4C29">
          <w:rPr>
            <w:noProof/>
            <w:webHidden/>
          </w:rPr>
        </w:r>
        <w:r w:rsidR="009B4C29">
          <w:rPr>
            <w:noProof/>
            <w:webHidden/>
          </w:rPr>
          <w:fldChar w:fldCharType="separate"/>
        </w:r>
        <w:r w:rsidR="009B4C29">
          <w:rPr>
            <w:noProof/>
            <w:webHidden/>
          </w:rPr>
          <w:t>78</w:t>
        </w:r>
        <w:r w:rsidR="009B4C29">
          <w:rPr>
            <w:noProof/>
            <w:webHidden/>
          </w:rPr>
          <w:fldChar w:fldCharType="end"/>
        </w:r>
      </w:hyperlink>
    </w:p>
    <w:p w14:paraId="754E56C1"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6" w:history="1">
        <w:r w:rsidR="009B4C29" w:rsidRPr="0023204B">
          <w:rPr>
            <w:rStyle w:val="Hyperlink"/>
            <w:noProof/>
          </w:rPr>
          <w:t>4.6.2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_Toc16252856 \h </w:instrText>
        </w:r>
        <w:r w:rsidR="009B4C29">
          <w:rPr>
            <w:noProof/>
            <w:webHidden/>
          </w:rPr>
        </w:r>
        <w:r w:rsidR="009B4C29">
          <w:rPr>
            <w:noProof/>
            <w:webHidden/>
          </w:rPr>
          <w:fldChar w:fldCharType="separate"/>
        </w:r>
        <w:r w:rsidR="009B4C29">
          <w:rPr>
            <w:noProof/>
            <w:webHidden/>
          </w:rPr>
          <w:t>82</w:t>
        </w:r>
        <w:r w:rsidR="009B4C29">
          <w:rPr>
            <w:noProof/>
            <w:webHidden/>
          </w:rPr>
          <w:fldChar w:fldCharType="end"/>
        </w:r>
      </w:hyperlink>
    </w:p>
    <w:p w14:paraId="59631509"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7" w:history="1">
        <w:r w:rsidR="009B4C29" w:rsidRPr="0023204B">
          <w:rPr>
            <w:rStyle w:val="Hyperlink"/>
            <w:noProof/>
          </w:rPr>
          <w:t>4.6.3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_Toc16252857 \h </w:instrText>
        </w:r>
        <w:r w:rsidR="009B4C29">
          <w:rPr>
            <w:noProof/>
            <w:webHidden/>
          </w:rPr>
        </w:r>
        <w:r w:rsidR="009B4C29">
          <w:rPr>
            <w:noProof/>
            <w:webHidden/>
          </w:rPr>
          <w:fldChar w:fldCharType="separate"/>
        </w:r>
        <w:r w:rsidR="009B4C29">
          <w:rPr>
            <w:noProof/>
            <w:webHidden/>
          </w:rPr>
          <w:t>88</w:t>
        </w:r>
        <w:r w:rsidR="009B4C29">
          <w:rPr>
            <w:noProof/>
            <w:webHidden/>
          </w:rPr>
          <w:fldChar w:fldCharType="end"/>
        </w:r>
      </w:hyperlink>
    </w:p>
    <w:p w14:paraId="492ADBE7"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58" w:history="1">
        <w:r w:rsidR="009B4C29" w:rsidRPr="0023204B">
          <w:rPr>
            <w:rStyle w:val="Hyperlink"/>
            <w:noProof/>
          </w:rPr>
          <w:t>4.7</w:t>
        </w:r>
        <w:r w:rsidR="009B4C29">
          <w:rPr>
            <w:rFonts w:asciiTheme="minorHAnsi" w:eastAsiaTheme="minorEastAsia" w:hAnsiTheme="minorHAnsi" w:cstheme="minorBidi"/>
            <w:i w:val="0"/>
            <w:noProof/>
            <w:sz w:val="22"/>
            <w:szCs w:val="22"/>
          </w:rPr>
          <w:tab/>
        </w:r>
        <w:r w:rsidR="009B4C29" w:rsidRPr="0023204B">
          <w:rPr>
            <w:rStyle w:val="Hyperlink"/>
            <w:noProof/>
          </w:rPr>
          <w:t>SVS-FUN-REQ-291046/A-Power Moding</w:t>
        </w:r>
        <w:r w:rsidR="009B4C29">
          <w:rPr>
            <w:noProof/>
            <w:webHidden/>
          </w:rPr>
          <w:tab/>
        </w:r>
        <w:r w:rsidR="009B4C29">
          <w:rPr>
            <w:noProof/>
            <w:webHidden/>
          </w:rPr>
          <w:fldChar w:fldCharType="begin"/>
        </w:r>
        <w:r w:rsidR="009B4C29">
          <w:rPr>
            <w:noProof/>
            <w:webHidden/>
          </w:rPr>
          <w:instrText xml:space="preserve"> PAGEREF _Toc16252858 \h </w:instrText>
        </w:r>
        <w:r w:rsidR="009B4C29">
          <w:rPr>
            <w:noProof/>
            <w:webHidden/>
          </w:rPr>
        </w:r>
        <w:r w:rsidR="009B4C29">
          <w:rPr>
            <w:noProof/>
            <w:webHidden/>
          </w:rPr>
          <w:fldChar w:fldCharType="separate"/>
        </w:r>
        <w:r w:rsidR="009B4C29">
          <w:rPr>
            <w:noProof/>
            <w:webHidden/>
          </w:rPr>
          <w:t>94</w:t>
        </w:r>
        <w:r w:rsidR="009B4C29">
          <w:rPr>
            <w:noProof/>
            <w:webHidden/>
          </w:rPr>
          <w:fldChar w:fldCharType="end"/>
        </w:r>
      </w:hyperlink>
    </w:p>
    <w:p w14:paraId="0C42FA66"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59" w:history="1">
        <w:r w:rsidR="009B4C29" w:rsidRPr="0023204B">
          <w:rPr>
            <w:rStyle w:val="Hyperlink"/>
            <w:noProof/>
          </w:rPr>
          <w:t>4.7.1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_Toc16252859 \h </w:instrText>
        </w:r>
        <w:r w:rsidR="009B4C29">
          <w:rPr>
            <w:noProof/>
            <w:webHidden/>
          </w:rPr>
        </w:r>
        <w:r w:rsidR="009B4C29">
          <w:rPr>
            <w:noProof/>
            <w:webHidden/>
          </w:rPr>
          <w:fldChar w:fldCharType="separate"/>
        </w:r>
        <w:r w:rsidR="009B4C29">
          <w:rPr>
            <w:noProof/>
            <w:webHidden/>
          </w:rPr>
          <w:t>94</w:t>
        </w:r>
        <w:r w:rsidR="009B4C29">
          <w:rPr>
            <w:noProof/>
            <w:webHidden/>
          </w:rPr>
          <w:fldChar w:fldCharType="end"/>
        </w:r>
      </w:hyperlink>
    </w:p>
    <w:p w14:paraId="008CC77E"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60" w:history="1">
        <w:r w:rsidR="009B4C29" w:rsidRPr="0023204B">
          <w:rPr>
            <w:rStyle w:val="Hyperlink"/>
            <w:noProof/>
          </w:rPr>
          <w:t>4.7.2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_Toc16252860 \h </w:instrText>
        </w:r>
        <w:r w:rsidR="009B4C29">
          <w:rPr>
            <w:noProof/>
            <w:webHidden/>
          </w:rPr>
        </w:r>
        <w:r w:rsidR="009B4C29">
          <w:rPr>
            <w:noProof/>
            <w:webHidden/>
          </w:rPr>
          <w:fldChar w:fldCharType="separate"/>
        </w:r>
        <w:r w:rsidR="009B4C29">
          <w:rPr>
            <w:noProof/>
            <w:webHidden/>
          </w:rPr>
          <w:t>96</w:t>
        </w:r>
        <w:r w:rsidR="009B4C29">
          <w:rPr>
            <w:noProof/>
            <w:webHidden/>
          </w:rPr>
          <w:fldChar w:fldCharType="end"/>
        </w:r>
      </w:hyperlink>
    </w:p>
    <w:p w14:paraId="33CDD53C"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61" w:history="1">
        <w:r w:rsidR="009B4C29" w:rsidRPr="0023204B">
          <w:rPr>
            <w:rStyle w:val="Hyperlink"/>
            <w:noProof/>
          </w:rPr>
          <w:t>4.7.3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_Toc16252861 \h </w:instrText>
        </w:r>
        <w:r w:rsidR="009B4C29">
          <w:rPr>
            <w:noProof/>
            <w:webHidden/>
          </w:rPr>
        </w:r>
        <w:r w:rsidR="009B4C29">
          <w:rPr>
            <w:noProof/>
            <w:webHidden/>
          </w:rPr>
          <w:fldChar w:fldCharType="separate"/>
        </w:r>
        <w:r w:rsidR="009B4C29">
          <w:rPr>
            <w:noProof/>
            <w:webHidden/>
          </w:rPr>
          <w:t>102</w:t>
        </w:r>
        <w:r w:rsidR="009B4C29">
          <w:rPr>
            <w:noProof/>
            <w:webHidden/>
          </w:rPr>
          <w:fldChar w:fldCharType="end"/>
        </w:r>
      </w:hyperlink>
    </w:p>
    <w:p w14:paraId="7A7A3BEE" w14:textId="77777777" w:rsidR="009B4C29" w:rsidRDefault="00ED4590">
      <w:pPr>
        <w:pStyle w:val="TOC2"/>
        <w:tabs>
          <w:tab w:val="left" w:pos="880"/>
          <w:tab w:val="right" w:leader="dot" w:pos="11107"/>
        </w:tabs>
        <w:rPr>
          <w:rFonts w:asciiTheme="minorHAnsi" w:eastAsiaTheme="minorEastAsia" w:hAnsiTheme="minorHAnsi" w:cstheme="minorBidi"/>
          <w:i w:val="0"/>
          <w:noProof/>
          <w:sz w:val="22"/>
          <w:szCs w:val="22"/>
        </w:rPr>
      </w:pPr>
      <w:hyperlink w:anchor="_Toc16252862" w:history="1">
        <w:r w:rsidR="009B4C29" w:rsidRPr="0023204B">
          <w:rPr>
            <w:rStyle w:val="Hyperlink"/>
            <w:noProof/>
          </w:rPr>
          <w:t>4.8</w:t>
        </w:r>
        <w:r w:rsidR="009B4C29">
          <w:rPr>
            <w:rFonts w:asciiTheme="minorHAnsi" w:eastAsiaTheme="minorEastAsia" w:hAnsiTheme="minorHAnsi" w:cstheme="minorBidi"/>
            <w:i w:val="0"/>
            <w:noProof/>
            <w:sz w:val="22"/>
            <w:szCs w:val="22"/>
          </w:rPr>
          <w:tab/>
        </w:r>
        <w:r w:rsidR="009B4C29" w:rsidRPr="0023204B">
          <w:rPr>
            <w:rStyle w:val="Hyperlink"/>
            <w:noProof/>
          </w:rPr>
          <w:t>SVS-FUN-REQ-318009/A-SVS Enhanced Early Theft Notifications</w:t>
        </w:r>
        <w:r w:rsidR="009B4C29">
          <w:rPr>
            <w:noProof/>
            <w:webHidden/>
          </w:rPr>
          <w:tab/>
        </w:r>
        <w:r w:rsidR="009B4C29">
          <w:rPr>
            <w:noProof/>
            <w:webHidden/>
          </w:rPr>
          <w:fldChar w:fldCharType="begin"/>
        </w:r>
        <w:r w:rsidR="009B4C29">
          <w:rPr>
            <w:noProof/>
            <w:webHidden/>
          </w:rPr>
          <w:instrText xml:space="preserve"> PAGEREF _Toc16252862 \h </w:instrText>
        </w:r>
        <w:r w:rsidR="009B4C29">
          <w:rPr>
            <w:noProof/>
            <w:webHidden/>
          </w:rPr>
        </w:r>
        <w:r w:rsidR="009B4C29">
          <w:rPr>
            <w:noProof/>
            <w:webHidden/>
          </w:rPr>
          <w:fldChar w:fldCharType="separate"/>
        </w:r>
        <w:r w:rsidR="009B4C29">
          <w:rPr>
            <w:noProof/>
            <w:webHidden/>
          </w:rPr>
          <w:t>103</w:t>
        </w:r>
        <w:r w:rsidR="009B4C29">
          <w:rPr>
            <w:noProof/>
            <w:webHidden/>
          </w:rPr>
          <w:fldChar w:fldCharType="end"/>
        </w:r>
      </w:hyperlink>
    </w:p>
    <w:p w14:paraId="3E5A1CB3"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63" w:history="1">
        <w:r w:rsidR="009B4C29" w:rsidRPr="0023204B">
          <w:rPr>
            <w:rStyle w:val="Hyperlink"/>
            <w:noProof/>
          </w:rPr>
          <w:t>4.8.1</w:t>
        </w:r>
        <w:r w:rsidR="009B4C29">
          <w:rPr>
            <w:rFonts w:asciiTheme="minorHAnsi" w:eastAsiaTheme="minorEastAsia" w:hAnsiTheme="minorHAnsi" w:cstheme="minorBidi"/>
            <w:noProof/>
            <w:sz w:val="22"/>
            <w:szCs w:val="22"/>
          </w:rPr>
          <w:tab/>
        </w:r>
        <w:r w:rsidR="009B4C29" w:rsidRPr="0023204B">
          <w:rPr>
            <w:rStyle w:val="Hyperlink"/>
            <w:noProof/>
          </w:rPr>
          <w:t>Requirements</w:t>
        </w:r>
        <w:r w:rsidR="009B4C29">
          <w:rPr>
            <w:noProof/>
            <w:webHidden/>
          </w:rPr>
          <w:tab/>
        </w:r>
        <w:r w:rsidR="009B4C29">
          <w:rPr>
            <w:noProof/>
            <w:webHidden/>
          </w:rPr>
          <w:fldChar w:fldCharType="begin"/>
        </w:r>
        <w:r w:rsidR="009B4C29">
          <w:rPr>
            <w:noProof/>
            <w:webHidden/>
          </w:rPr>
          <w:instrText xml:space="preserve"> PAGEREF _Toc16252863 \h </w:instrText>
        </w:r>
        <w:r w:rsidR="009B4C29">
          <w:rPr>
            <w:noProof/>
            <w:webHidden/>
          </w:rPr>
        </w:r>
        <w:r w:rsidR="009B4C29">
          <w:rPr>
            <w:noProof/>
            <w:webHidden/>
          </w:rPr>
          <w:fldChar w:fldCharType="separate"/>
        </w:r>
        <w:r w:rsidR="009B4C29">
          <w:rPr>
            <w:noProof/>
            <w:webHidden/>
          </w:rPr>
          <w:t>103</w:t>
        </w:r>
        <w:r w:rsidR="009B4C29">
          <w:rPr>
            <w:noProof/>
            <w:webHidden/>
          </w:rPr>
          <w:fldChar w:fldCharType="end"/>
        </w:r>
      </w:hyperlink>
    </w:p>
    <w:p w14:paraId="220BCB3B"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64" w:history="1">
        <w:r w:rsidR="009B4C29" w:rsidRPr="0023204B">
          <w:rPr>
            <w:rStyle w:val="Hyperlink"/>
            <w:noProof/>
          </w:rPr>
          <w:t>4.8.2</w:t>
        </w:r>
        <w:r w:rsidR="009B4C29">
          <w:rPr>
            <w:rFonts w:asciiTheme="minorHAnsi" w:eastAsiaTheme="minorEastAsia" w:hAnsiTheme="minorHAnsi" w:cstheme="minorBidi"/>
            <w:noProof/>
            <w:sz w:val="22"/>
            <w:szCs w:val="22"/>
          </w:rPr>
          <w:tab/>
        </w:r>
        <w:r w:rsidR="009B4C29" w:rsidRPr="0023204B">
          <w:rPr>
            <w:rStyle w:val="Hyperlink"/>
            <w:noProof/>
          </w:rPr>
          <w:t>Use Cases</w:t>
        </w:r>
        <w:r w:rsidR="009B4C29">
          <w:rPr>
            <w:noProof/>
            <w:webHidden/>
          </w:rPr>
          <w:tab/>
        </w:r>
        <w:r w:rsidR="009B4C29">
          <w:rPr>
            <w:noProof/>
            <w:webHidden/>
          </w:rPr>
          <w:fldChar w:fldCharType="begin"/>
        </w:r>
        <w:r w:rsidR="009B4C29">
          <w:rPr>
            <w:noProof/>
            <w:webHidden/>
          </w:rPr>
          <w:instrText xml:space="preserve"> PAGEREF _Toc16252864 \h </w:instrText>
        </w:r>
        <w:r w:rsidR="009B4C29">
          <w:rPr>
            <w:noProof/>
            <w:webHidden/>
          </w:rPr>
        </w:r>
        <w:r w:rsidR="009B4C29">
          <w:rPr>
            <w:noProof/>
            <w:webHidden/>
          </w:rPr>
          <w:fldChar w:fldCharType="separate"/>
        </w:r>
        <w:r w:rsidR="009B4C29">
          <w:rPr>
            <w:noProof/>
            <w:webHidden/>
          </w:rPr>
          <w:t>112</w:t>
        </w:r>
        <w:r w:rsidR="009B4C29">
          <w:rPr>
            <w:noProof/>
            <w:webHidden/>
          </w:rPr>
          <w:fldChar w:fldCharType="end"/>
        </w:r>
      </w:hyperlink>
    </w:p>
    <w:p w14:paraId="398065DC" w14:textId="77777777" w:rsidR="009B4C29" w:rsidRDefault="00ED4590">
      <w:pPr>
        <w:pStyle w:val="TOC3"/>
        <w:tabs>
          <w:tab w:val="left" w:pos="1100"/>
          <w:tab w:val="right" w:leader="dot" w:pos="11107"/>
        </w:tabs>
        <w:rPr>
          <w:rFonts w:asciiTheme="minorHAnsi" w:eastAsiaTheme="minorEastAsia" w:hAnsiTheme="minorHAnsi" w:cstheme="minorBidi"/>
          <w:noProof/>
          <w:sz w:val="22"/>
          <w:szCs w:val="22"/>
        </w:rPr>
      </w:pPr>
      <w:hyperlink w:anchor="_Toc16252865" w:history="1">
        <w:r w:rsidR="009B4C29" w:rsidRPr="0023204B">
          <w:rPr>
            <w:rStyle w:val="Hyperlink"/>
            <w:noProof/>
          </w:rPr>
          <w:t>4.8.3</w:t>
        </w:r>
        <w:r w:rsidR="009B4C29">
          <w:rPr>
            <w:rFonts w:asciiTheme="minorHAnsi" w:eastAsiaTheme="minorEastAsia" w:hAnsiTheme="minorHAnsi" w:cstheme="minorBidi"/>
            <w:noProof/>
            <w:sz w:val="22"/>
            <w:szCs w:val="22"/>
          </w:rPr>
          <w:tab/>
        </w:r>
        <w:r w:rsidR="009B4C29" w:rsidRPr="0023204B">
          <w:rPr>
            <w:rStyle w:val="Hyperlink"/>
            <w:noProof/>
          </w:rPr>
          <w:t>White Box View</w:t>
        </w:r>
        <w:r w:rsidR="009B4C29">
          <w:rPr>
            <w:noProof/>
            <w:webHidden/>
          </w:rPr>
          <w:tab/>
        </w:r>
        <w:r w:rsidR="009B4C29">
          <w:rPr>
            <w:noProof/>
            <w:webHidden/>
          </w:rPr>
          <w:fldChar w:fldCharType="begin"/>
        </w:r>
        <w:r w:rsidR="009B4C29">
          <w:rPr>
            <w:noProof/>
            <w:webHidden/>
          </w:rPr>
          <w:instrText xml:space="preserve"> PAGEREF _Toc16252865 \h </w:instrText>
        </w:r>
        <w:r w:rsidR="009B4C29">
          <w:rPr>
            <w:noProof/>
            <w:webHidden/>
          </w:rPr>
        </w:r>
        <w:r w:rsidR="009B4C29">
          <w:rPr>
            <w:noProof/>
            <w:webHidden/>
          </w:rPr>
          <w:fldChar w:fldCharType="separate"/>
        </w:r>
        <w:r w:rsidR="009B4C29">
          <w:rPr>
            <w:noProof/>
            <w:webHidden/>
          </w:rPr>
          <w:t>122</w:t>
        </w:r>
        <w:r w:rsidR="009B4C29">
          <w:rPr>
            <w:noProof/>
            <w:webHidden/>
          </w:rPr>
          <w:fldChar w:fldCharType="end"/>
        </w:r>
      </w:hyperlink>
    </w:p>
    <w:p w14:paraId="0DD07115" w14:textId="77777777" w:rsidR="009B4C29" w:rsidRDefault="00ED459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6252866" w:history="1">
        <w:r w:rsidR="009B4C29" w:rsidRPr="0023204B">
          <w:rPr>
            <w:rStyle w:val="Hyperlink"/>
            <w:noProof/>
          </w:rPr>
          <w:t>5</w:t>
        </w:r>
        <w:r w:rsidR="009B4C29">
          <w:rPr>
            <w:rFonts w:asciiTheme="minorHAnsi" w:eastAsiaTheme="minorEastAsia" w:hAnsiTheme="minorHAnsi" w:cstheme="minorBidi"/>
            <w:b w:val="0"/>
            <w:smallCaps w:val="0"/>
            <w:noProof/>
            <w:sz w:val="22"/>
            <w:szCs w:val="22"/>
          </w:rPr>
          <w:tab/>
        </w:r>
        <w:r w:rsidR="009B4C29" w:rsidRPr="0023204B">
          <w:rPr>
            <w:rStyle w:val="Hyperlink"/>
            <w:noProof/>
          </w:rPr>
          <w:t>Appendix: Reference Documents</w:t>
        </w:r>
        <w:r w:rsidR="009B4C29">
          <w:rPr>
            <w:noProof/>
            <w:webHidden/>
          </w:rPr>
          <w:tab/>
        </w:r>
        <w:r w:rsidR="009B4C29">
          <w:rPr>
            <w:noProof/>
            <w:webHidden/>
          </w:rPr>
          <w:fldChar w:fldCharType="begin"/>
        </w:r>
        <w:r w:rsidR="009B4C29">
          <w:rPr>
            <w:noProof/>
            <w:webHidden/>
          </w:rPr>
          <w:instrText xml:space="preserve"> PAGEREF _Toc16252866 \h </w:instrText>
        </w:r>
        <w:r w:rsidR="009B4C29">
          <w:rPr>
            <w:noProof/>
            <w:webHidden/>
          </w:rPr>
        </w:r>
        <w:r w:rsidR="009B4C29">
          <w:rPr>
            <w:noProof/>
            <w:webHidden/>
          </w:rPr>
          <w:fldChar w:fldCharType="separate"/>
        </w:r>
        <w:r w:rsidR="009B4C29">
          <w:rPr>
            <w:noProof/>
            <w:webHidden/>
          </w:rPr>
          <w:t>124</w:t>
        </w:r>
        <w:r w:rsidR="009B4C29">
          <w:rPr>
            <w:noProof/>
            <w:webHidden/>
          </w:rPr>
          <w:fldChar w:fldCharType="end"/>
        </w:r>
      </w:hyperlink>
    </w:p>
    <w:p w14:paraId="108EE309" w14:textId="77777777" w:rsidR="00F30367" w:rsidRDefault="00B113DE">
      <w:pPr>
        <w:rPr>
          <w:b/>
          <w:sz w:val="36"/>
          <w:szCs w:val="36"/>
        </w:rPr>
      </w:pPr>
      <w:r>
        <w:rPr>
          <w:b/>
          <w:sz w:val="36"/>
          <w:szCs w:val="36"/>
        </w:rPr>
        <w:fldChar w:fldCharType="end"/>
      </w:r>
    </w:p>
    <w:p w14:paraId="54A890C8" w14:textId="77777777" w:rsidR="00F30367" w:rsidRDefault="00F30367">
      <w:pPr>
        <w:rPr>
          <w:b/>
          <w:sz w:val="36"/>
          <w:szCs w:val="36"/>
        </w:rPr>
      </w:pPr>
    </w:p>
    <w:p w14:paraId="61C7318E" w14:textId="77777777" w:rsidR="00F30367" w:rsidRDefault="00B113DE" w:rsidP="009B4C29">
      <w:pPr>
        <w:pStyle w:val="Heading1"/>
      </w:pPr>
      <w:bookmarkStart w:id="44" w:name="_Toc16252818"/>
      <w:r>
        <w:t>Overview</w:t>
      </w:r>
      <w:bookmarkEnd w:id="44"/>
    </w:p>
    <w:p w14:paraId="31C4F9D1" w14:textId="77777777" w:rsidR="00F30367" w:rsidRDefault="00B113DE" w:rsidP="00F30367">
      <w:r>
        <w:t>Stolen Vehicle Services (SVS) will allow the customers to receive vehicle alarm activation alerts for capable vehicles through the FordPass application. SVS will also feature an easy call button to the Call Center of the FordPass interface. SVS provides capability to the Call Center to track the customer’s vehicle and communicate relevant information to responding Law Enforcement agencies.</w:t>
      </w:r>
    </w:p>
    <w:p w14:paraId="6CB0899C" w14:textId="77777777" w:rsidR="00F30367" w:rsidRDefault="00F30367" w:rsidP="00F30367"/>
    <w:p w14:paraId="4B9C18D6" w14:textId="77777777" w:rsidR="00F30367" w:rsidRDefault="00B113DE" w:rsidP="00F30367">
      <w:r>
        <w:t>SVS provides the customer with a robust system that will assist in the safe retrieval of a vehicle in the case that it is stolen. This is achieved by utilizing the vehicles SVSServer which utilizes:</w:t>
      </w:r>
    </w:p>
    <w:p w14:paraId="3E71AAA0" w14:textId="77777777" w:rsidR="00F30367" w:rsidRDefault="00B113DE" w:rsidP="00B113DE">
      <w:pPr>
        <w:numPr>
          <w:ilvl w:val="0"/>
          <w:numId w:val="7"/>
        </w:numPr>
      </w:pPr>
      <w:r>
        <w:t>Vehicle’s Cellular and GPS antennas for tracking and establishing a communication link to send vehicle data and location to the Ford backend system which is then communicated to the Call Center</w:t>
      </w:r>
    </w:p>
    <w:p w14:paraId="29AB90A5" w14:textId="77777777" w:rsidR="00F30367" w:rsidRDefault="00B113DE" w:rsidP="00B113DE">
      <w:pPr>
        <w:numPr>
          <w:ilvl w:val="0"/>
          <w:numId w:val="7"/>
        </w:numPr>
      </w:pPr>
      <w:r>
        <w:t>Internal back-up Cellular and GPS antenna in the case the primary antennas are damaged, removed, or unable to detect signal for equipped vehicles</w:t>
      </w:r>
    </w:p>
    <w:p w14:paraId="35D8DF96" w14:textId="77777777" w:rsidR="00F30367" w:rsidRDefault="00B113DE" w:rsidP="00B113DE">
      <w:pPr>
        <w:numPr>
          <w:ilvl w:val="0"/>
          <w:numId w:val="7"/>
        </w:numPr>
      </w:pPr>
      <w:r>
        <w:t>Internal to the TCU back-up battery in the case that the main battery source is removed for equipped vehicles</w:t>
      </w:r>
    </w:p>
    <w:p w14:paraId="5C064892" w14:textId="77777777" w:rsidR="00F30367" w:rsidRDefault="00F30367" w:rsidP="00F30367"/>
    <w:p w14:paraId="781AE306" w14:textId="77777777" w:rsidR="00F30367" w:rsidRPr="005A02F9" w:rsidRDefault="00B113DE" w:rsidP="00F30367">
      <w:r>
        <w:t>As this will be a service provided by subscription ONLY, the customer will be expected to subscribe and accept the terms and conditions associated with the feature using the Ford Subscription Management platform and the FordPass/LincolnWay Application. The terms and conditions may include permission of setting changes in order to allow vehicle location collection.</w:t>
      </w:r>
    </w:p>
    <w:p w14:paraId="3A846327" w14:textId="77777777" w:rsidR="00F30367" w:rsidRDefault="00B113DE" w:rsidP="009B4C29">
      <w:pPr>
        <w:pStyle w:val="Heading2"/>
      </w:pPr>
      <w:bookmarkStart w:id="45" w:name="_Toc16252819"/>
      <w:r>
        <w:t>Terminology and Abbreviations</w:t>
      </w:r>
      <w:bookmarkEnd w:id="45"/>
    </w:p>
    <w:p w14:paraId="03DCA052" w14:textId="77777777" w:rsidR="00F30367" w:rsidRDefault="00B113DE" w:rsidP="00F30367">
      <w:pPr>
        <w:rPr>
          <w:lang w:eastAsia="ja-JP"/>
        </w:rPr>
      </w:pPr>
      <w:r>
        <w:rPr>
          <w:lang w:eastAsia="ja-JP"/>
        </w:rPr>
        <w:t>The following table lists terminologies that are used in this document along with a brief description.</w:t>
      </w:r>
    </w:p>
    <w:p w14:paraId="41FF1267" w14:textId="77777777" w:rsidR="00F30367" w:rsidRDefault="00F30367" w:rsidP="00F30367">
      <w:pPr>
        <w:rPr>
          <w:lang w:eastAsia="ja-JP"/>
        </w:rPr>
      </w:pP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6930"/>
      </w:tblGrid>
      <w:tr w:rsidR="00F30367" w14:paraId="5FD88087" w14:textId="77777777" w:rsidTr="00F30367">
        <w:trPr>
          <w:trHeight w:hRule="exact" w:val="288"/>
          <w:tblHeader/>
          <w:jc w:val="center"/>
        </w:trPr>
        <w:tc>
          <w:tcPr>
            <w:tcW w:w="1255" w:type="dxa"/>
            <w:tcBorders>
              <w:top w:val="single" w:sz="4" w:space="0" w:color="auto"/>
              <w:left w:val="single" w:sz="4" w:space="0" w:color="auto"/>
              <w:bottom w:val="single" w:sz="4" w:space="0" w:color="auto"/>
              <w:right w:val="single" w:sz="4" w:space="0" w:color="auto"/>
            </w:tcBorders>
            <w:shd w:val="clear" w:color="auto" w:fill="D9D9D9"/>
            <w:vAlign w:val="center"/>
          </w:tcPr>
          <w:p w14:paraId="7171BE20" w14:textId="77777777" w:rsidR="00F30367" w:rsidRDefault="00B113DE" w:rsidP="00F30367">
            <w:pPr>
              <w:ind w:right="166"/>
              <w:jc w:val="center"/>
              <w:rPr>
                <w:rFonts w:eastAsia="MS Mincho" w:cs="Arial"/>
                <w:b/>
                <w:bCs/>
              </w:rPr>
            </w:pPr>
            <w:r>
              <w:rPr>
                <w:rFonts w:eastAsia="MS Mincho" w:cs="Arial"/>
                <w:b/>
                <w:bCs/>
              </w:rPr>
              <w:t>Term</w:t>
            </w:r>
          </w:p>
        </w:tc>
        <w:tc>
          <w:tcPr>
            <w:tcW w:w="6930" w:type="dxa"/>
            <w:tcBorders>
              <w:top w:val="single" w:sz="4" w:space="0" w:color="auto"/>
              <w:left w:val="single" w:sz="4" w:space="0" w:color="auto"/>
              <w:bottom w:val="single" w:sz="4" w:space="0" w:color="auto"/>
              <w:right w:val="single" w:sz="4" w:space="0" w:color="auto"/>
            </w:tcBorders>
            <w:shd w:val="clear" w:color="auto" w:fill="D9D9D9"/>
            <w:vAlign w:val="center"/>
          </w:tcPr>
          <w:p w14:paraId="3397C11F" w14:textId="77777777" w:rsidR="00F30367" w:rsidRDefault="00B113DE" w:rsidP="00F30367">
            <w:pPr>
              <w:ind w:right="166"/>
              <w:jc w:val="center"/>
              <w:rPr>
                <w:rFonts w:eastAsia="MS Mincho" w:cs="Arial"/>
                <w:b/>
                <w:bCs/>
              </w:rPr>
            </w:pPr>
            <w:r>
              <w:rPr>
                <w:rFonts w:eastAsia="MS Mincho" w:cs="Arial"/>
                <w:b/>
                <w:bCs/>
              </w:rPr>
              <w:t>Description</w:t>
            </w:r>
          </w:p>
        </w:tc>
      </w:tr>
      <w:tr w:rsidR="00F30367" w14:paraId="13174D7E"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FC792B6" w14:textId="77777777" w:rsidR="00F30367" w:rsidRDefault="00B113DE" w:rsidP="00F30367">
            <w:r w:rsidRPr="00902B55">
              <w:t>API Application Programming Interface</w:t>
            </w:r>
          </w:p>
        </w:tc>
        <w:tc>
          <w:tcPr>
            <w:tcW w:w="6930" w:type="dxa"/>
            <w:tcBorders>
              <w:top w:val="single" w:sz="4" w:space="0" w:color="auto"/>
              <w:left w:val="single" w:sz="4" w:space="0" w:color="auto"/>
              <w:bottom w:val="single" w:sz="4" w:space="0" w:color="auto"/>
              <w:right w:val="single" w:sz="4" w:space="0" w:color="auto"/>
            </w:tcBorders>
          </w:tcPr>
          <w:p w14:paraId="76541785" w14:textId="77777777" w:rsidR="00F30367" w:rsidRDefault="00B113DE" w:rsidP="00F30367">
            <w:r w:rsidRPr="00902B55">
              <w:t>API Application Programming Interface</w:t>
            </w:r>
          </w:p>
        </w:tc>
      </w:tr>
      <w:tr w:rsidR="00F30367" w14:paraId="6A7D2DF2"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0049E23" w14:textId="77777777" w:rsidR="00F30367" w:rsidRPr="00734228" w:rsidRDefault="00B113DE" w:rsidP="00F30367">
            <w:r>
              <w:t>BUB</w:t>
            </w:r>
          </w:p>
        </w:tc>
        <w:tc>
          <w:tcPr>
            <w:tcW w:w="6930" w:type="dxa"/>
            <w:tcBorders>
              <w:top w:val="single" w:sz="4" w:space="0" w:color="auto"/>
              <w:left w:val="single" w:sz="4" w:space="0" w:color="auto"/>
              <w:bottom w:val="single" w:sz="4" w:space="0" w:color="auto"/>
              <w:right w:val="single" w:sz="4" w:space="0" w:color="auto"/>
            </w:tcBorders>
          </w:tcPr>
          <w:p w14:paraId="4C336381" w14:textId="77777777" w:rsidR="00F30367" w:rsidRPr="00734228" w:rsidRDefault="00B113DE" w:rsidP="00F30367">
            <w:r>
              <w:t>Back Up Battery</w:t>
            </w:r>
          </w:p>
        </w:tc>
      </w:tr>
      <w:tr w:rsidR="00F30367" w14:paraId="4F1C9431"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F587BB2" w14:textId="77777777" w:rsidR="00F30367" w:rsidRPr="00734228" w:rsidRDefault="00B113DE" w:rsidP="00F30367">
            <w:r w:rsidRPr="00734228">
              <w:t>CAN</w:t>
            </w:r>
          </w:p>
        </w:tc>
        <w:tc>
          <w:tcPr>
            <w:tcW w:w="6930" w:type="dxa"/>
            <w:tcBorders>
              <w:top w:val="single" w:sz="4" w:space="0" w:color="auto"/>
              <w:left w:val="single" w:sz="4" w:space="0" w:color="auto"/>
              <w:bottom w:val="single" w:sz="4" w:space="0" w:color="auto"/>
              <w:right w:val="single" w:sz="4" w:space="0" w:color="auto"/>
            </w:tcBorders>
          </w:tcPr>
          <w:p w14:paraId="608E533F" w14:textId="77777777" w:rsidR="00F30367" w:rsidRDefault="00B113DE" w:rsidP="00F30367">
            <w:r w:rsidRPr="00734228">
              <w:t>Controller Area Network</w:t>
            </w:r>
          </w:p>
        </w:tc>
      </w:tr>
      <w:tr w:rsidR="00F30367" w14:paraId="7C02E181"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66E02C1" w14:textId="77777777" w:rsidR="00F30367" w:rsidRPr="00734228" w:rsidRDefault="00B113DE" w:rsidP="00F30367">
            <w:r w:rsidRPr="00734228">
              <w:t>CCS</w:t>
            </w:r>
          </w:p>
        </w:tc>
        <w:tc>
          <w:tcPr>
            <w:tcW w:w="6930" w:type="dxa"/>
            <w:tcBorders>
              <w:top w:val="single" w:sz="4" w:space="0" w:color="auto"/>
              <w:left w:val="single" w:sz="4" w:space="0" w:color="auto"/>
              <w:bottom w:val="single" w:sz="4" w:space="0" w:color="auto"/>
              <w:right w:val="single" w:sz="4" w:space="0" w:color="auto"/>
            </w:tcBorders>
          </w:tcPr>
          <w:p w14:paraId="156C6F9F" w14:textId="77777777" w:rsidR="00F30367" w:rsidRPr="00734228" w:rsidRDefault="00B113DE" w:rsidP="00F30367">
            <w:r w:rsidRPr="00734228">
              <w:t>Customer Connectivity Settings</w:t>
            </w:r>
          </w:p>
        </w:tc>
      </w:tr>
      <w:tr w:rsidR="00F30367" w14:paraId="78EF6A54"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591FB4A" w14:textId="77777777" w:rsidR="00F30367" w:rsidRPr="00734228" w:rsidRDefault="00B113DE" w:rsidP="00F30367">
            <w:r>
              <w:t>CDM</w:t>
            </w:r>
          </w:p>
        </w:tc>
        <w:tc>
          <w:tcPr>
            <w:tcW w:w="6930" w:type="dxa"/>
            <w:tcBorders>
              <w:top w:val="single" w:sz="4" w:space="0" w:color="auto"/>
              <w:left w:val="single" w:sz="4" w:space="0" w:color="auto"/>
              <w:bottom w:val="single" w:sz="4" w:space="0" w:color="auto"/>
              <w:right w:val="single" w:sz="4" w:space="0" w:color="auto"/>
            </w:tcBorders>
          </w:tcPr>
          <w:p w14:paraId="1C620F3D" w14:textId="77777777" w:rsidR="00F30367" w:rsidRPr="00734228" w:rsidRDefault="00B113DE" w:rsidP="00F30367">
            <w:r>
              <w:t>China Data Monitor</w:t>
            </w:r>
          </w:p>
        </w:tc>
      </w:tr>
      <w:tr w:rsidR="00F30367" w14:paraId="409D6E6D"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3CF0A2F" w14:textId="77777777" w:rsidR="00F30367" w:rsidRDefault="00B113DE" w:rsidP="00F30367">
            <w:r w:rsidRPr="00E7137B">
              <w:t>DTC Diagnostic Trouble Codes</w:t>
            </w:r>
          </w:p>
        </w:tc>
        <w:tc>
          <w:tcPr>
            <w:tcW w:w="6930" w:type="dxa"/>
            <w:tcBorders>
              <w:top w:val="single" w:sz="4" w:space="0" w:color="auto"/>
              <w:left w:val="single" w:sz="4" w:space="0" w:color="auto"/>
              <w:bottom w:val="single" w:sz="4" w:space="0" w:color="auto"/>
              <w:right w:val="single" w:sz="4" w:space="0" w:color="auto"/>
            </w:tcBorders>
          </w:tcPr>
          <w:p w14:paraId="08C675AF" w14:textId="77777777" w:rsidR="00F30367" w:rsidRDefault="00B113DE" w:rsidP="00F30367">
            <w:r w:rsidRPr="00E7137B">
              <w:t>Diagnostic Trouble Codes</w:t>
            </w:r>
          </w:p>
        </w:tc>
      </w:tr>
      <w:tr w:rsidR="00F30367" w14:paraId="786F1B04"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72A219BF" w14:textId="77777777" w:rsidR="00F30367" w:rsidRPr="00734228" w:rsidRDefault="00B113DE" w:rsidP="00F30367">
            <w:r w:rsidRPr="00734228">
              <w:t>ECG</w:t>
            </w:r>
          </w:p>
        </w:tc>
        <w:tc>
          <w:tcPr>
            <w:tcW w:w="6930" w:type="dxa"/>
            <w:tcBorders>
              <w:top w:val="single" w:sz="4" w:space="0" w:color="auto"/>
              <w:left w:val="single" w:sz="4" w:space="0" w:color="auto"/>
              <w:bottom w:val="single" w:sz="4" w:space="0" w:color="auto"/>
              <w:right w:val="single" w:sz="4" w:space="0" w:color="auto"/>
            </w:tcBorders>
          </w:tcPr>
          <w:p w14:paraId="4FC29F89" w14:textId="77777777" w:rsidR="00F30367" w:rsidRPr="00734228" w:rsidRDefault="00B113DE" w:rsidP="00F30367">
            <w:r w:rsidRPr="00734228">
              <w:t>Enhanced Central Gateway</w:t>
            </w:r>
          </w:p>
        </w:tc>
      </w:tr>
      <w:tr w:rsidR="00F30367" w14:paraId="5B64786F"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96C56E5" w14:textId="77777777" w:rsidR="00F30367" w:rsidRPr="00734228" w:rsidRDefault="00B113DE" w:rsidP="00F30367">
            <w:r w:rsidRPr="00734228">
              <w:t>ECU</w:t>
            </w:r>
          </w:p>
        </w:tc>
        <w:tc>
          <w:tcPr>
            <w:tcW w:w="6930" w:type="dxa"/>
            <w:tcBorders>
              <w:top w:val="single" w:sz="4" w:space="0" w:color="auto"/>
              <w:left w:val="single" w:sz="4" w:space="0" w:color="auto"/>
              <w:bottom w:val="single" w:sz="4" w:space="0" w:color="auto"/>
              <w:right w:val="single" w:sz="4" w:space="0" w:color="auto"/>
            </w:tcBorders>
          </w:tcPr>
          <w:p w14:paraId="2C4E8581" w14:textId="77777777" w:rsidR="00F30367" w:rsidRPr="00734228" w:rsidRDefault="00B113DE" w:rsidP="00F30367">
            <w:r w:rsidRPr="00734228">
              <w:t>Electronic Control Unit</w:t>
            </w:r>
          </w:p>
        </w:tc>
      </w:tr>
      <w:tr w:rsidR="00F30367" w14:paraId="1459F673"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386D1A9C" w14:textId="77777777" w:rsidR="00F30367" w:rsidRPr="00734228" w:rsidRDefault="00B113DE" w:rsidP="00F30367">
            <w:r w:rsidRPr="00734228">
              <w:t>FNV</w:t>
            </w:r>
          </w:p>
        </w:tc>
        <w:tc>
          <w:tcPr>
            <w:tcW w:w="6930" w:type="dxa"/>
            <w:tcBorders>
              <w:top w:val="single" w:sz="4" w:space="0" w:color="auto"/>
              <w:left w:val="single" w:sz="4" w:space="0" w:color="auto"/>
              <w:bottom w:val="single" w:sz="4" w:space="0" w:color="auto"/>
              <w:right w:val="single" w:sz="4" w:space="0" w:color="auto"/>
            </w:tcBorders>
          </w:tcPr>
          <w:p w14:paraId="4CA295CF" w14:textId="77777777" w:rsidR="00F30367" w:rsidRPr="00734228" w:rsidRDefault="00B113DE" w:rsidP="00F30367">
            <w:r w:rsidRPr="00734228">
              <w:t>Fully Networked Vehicle</w:t>
            </w:r>
          </w:p>
        </w:tc>
      </w:tr>
      <w:tr w:rsidR="00F30367" w14:paraId="660CF1D7"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A5061DB" w14:textId="77777777" w:rsidR="00F30367" w:rsidRPr="00734228" w:rsidRDefault="00B113DE" w:rsidP="00F30367">
            <w:r w:rsidRPr="00734228">
              <w:t>FTCP</w:t>
            </w:r>
          </w:p>
        </w:tc>
        <w:tc>
          <w:tcPr>
            <w:tcW w:w="6930" w:type="dxa"/>
            <w:tcBorders>
              <w:top w:val="single" w:sz="4" w:space="0" w:color="auto"/>
              <w:left w:val="single" w:sz="4" w:space="0" w:color="auto"/>
              <w:bottom w:val="single" w:sz="4" w:space="0" w:color="auto"/>
              <w:right w:val="single" w:sz="4" w:space="0" w:color="auto"/>
            </w:tcBorders>
          </w:tcPr>
          <w:p w14:paraId="58C704B8" w14:textId="77777777" w:rsidR="00F30367" w:rsidRPr="00734228" w:rsidRDefault="00B113DE" w:rsidP="00F30367">
            <w:r w:rsidRPr="00734228">
              <w:t>Ford Telematics Control Protocol</w:t>
            </w:r>
          </w:p>
        </w:tc>
      </w:tr>
      <w:tr w:rsidR="00F30367" w14:paraId="3B771574"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9A6ADA2" w14:textId="77777777" w:rsidR="00F30367" w:rsidRDefault="00B113DE" w:rsidP="00F30367">
            <w:r w:rsidRPr="00357519">
              <w:t>GPS Global Positioning System</w:t>
            </w:r>
          </w:p>
        </w:tc>
        <w:tc>
          <w:tcPr>
            <w:tcW w:w="6930" w:type="dxa"/>
            <w:tcBorders>
              <w:top w:val="single" w:sz="4" w:space="0" w:color="auto"/>
              <w:left w:val="single" w:sz="4" w:space="0" w:color="auto"/>
              <w:bottom w:val="single" w:sz="4" w:space="0" w:color="auto"/>
              <w:right w:val="single" w:sz="4" w:space="0" w:color="auto"/>
            </w:tcBorders>
          </w:tcPr>
          <w:p w14:paraId="2A5FE23D" w14:textId="77777777" w:rsidR="00F30367" w:rsidRDefault="00B113DE" w:rsidP="00F30367">
            <w:r w:rsidRPr="00357519">
              <w:t>Global Positioning System</w:t>
            </w:r>
          </w:p>
        </w:tc>
      </w:tr>
      <w:tr w:rsidR="00F30367" w14:paraId="621E0CB4"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627ECE11" w14:textId="77777777" w:rsidR="00F30367" w:rsidRPr="00734228" w:rsidRDefault="00B113DE" w:rsidP="00F30367">
            <w:r w:rsidRPr="00734228">
              <w:t>GRE</w:t>
            </w:r>
          </w:p>
        </w:tc>
        <w:tc>
          <w:tcPr>
            <w:tcW w:w="6930" w:type="dxa"/>
            <w:tcBorders>
              <w:top w:val="single" w:sz="4" w:space="0" w:color="auto"/>
              <w:left w:val="single" w:sz="4" w:space="0" w:color="auto"/>
              <w:bottom w:val="single" w:sz="4" w:space="0" w:color="auto"/>
              <w:right w:val="single" w:sz="4" w:space="0" w:color="auto"/>
            </w:tcBorders>
          </w:tcPr>
          <w:p w14:paraId="35B45498" w14:textId="77777777" w:rsidR="00F30367" w:rsidRPr="00734228" w:rsidRDefault="00B113DE" w:rsidP="00F30367">
            <w:r w:rsidRPr="00734228">
              <w:t xml:space="preserve">Generic Routing and </w:t>
            </w:r>
            <w:r>
              <w:t>E</w:t>
            </w:r>
            <w:r w:rsidRPr="00734228">
              <w:t>ncapsulation</w:t>
            </w:r>
          </w:p>
        </w:tc>
      </w:tr>
      <w:tr w:rsidR="00F30367" w14:paraId="5D32DAFE"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hideMark/>
          </w:tcPr>
          <w:p w14:paraId="35DA4C27" w14:textId="77777777" w:rsidR="00F30367" w:rsidRDefault="00B113DE">
            <w:pPr>
              <w:spacing w:line="256" w:lineRule="auto"/>
              <w:rPr>
                <w:rFonts w:cs="Arial"/>
              </w:rPr>
            </w:pPr>
            <w:r>
              <w:rPr>
                <w:rFonts w:cs="Arial"/>
              </w:rPr>
              <w:t>GRPC</w:t>
            </w:r>
          </w:p>
        </w:tc>
        <w:tc>
          <w:tcPr>
            <w:tcW w:w="6930" w:type="dxa"/>
            <w:tcBorders>
              <w:top w:val="single" w:sz="4" w:space="0" w:color="auto"/>
              <w:left w:val="single" w:sz="4" w:space="0" w:color="auto"/>
              <w:bottom w:val="single" w:sz="4" w:space="0" w:color="auto"/>
              <w:right w:val="single" w:sz="4" w:space="0" w:color="auto"/>
            </w:tcBorders>
            <w:hideMark/>
          </w:tcPr>
          <w:p w14:paraId="12A84A30" w14:textId="77777777" w:rsidR="00F30367" w:rsidRDefault="00B113DE">
            <w:pPr>
              <w:spacing w:line="256" w:lineRule="auto"/>
              <w:rPr>
                <w:rFonts w:cs="Arial"/>
              </w:rPr>
            </w:pPr>
            <w:r>
              <w:rPr>
                <w:rFonts w:cs="Arial"/>
              </w:rPr>
              <w:t>gRPC Remote Procedure Calls</w:t>
            </w:r>
          </w:p>
        </w:tc>
      </w:tr>
      <w:tr w:rsidR="00F30367" w14:paraId="3253E484"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3082E06" w14:textId="77777777" w:rsidR="00F30367" w:rsidRPr="00734228" w:rsidRDefault="00B113DE" w:rsidP="00F30367">
            <w:r w:rsidRPr="00734228">
              <w:t>HMI</w:t>
            </w:r>
          </w:p>
        </w:tc>
        <w:tc>
          <w:tcPr>
            <w:tcW w:w="6930" w:type="dxa"/>
            <w:tcBorders>
              <w:top w:val="single" w:sz="4" w:space="0" w:color="auto"/>
              <w:left w:val="single" w:sz="4" w:space="0" w:color="auto"/>
              <w:bottom w:val="single" w:sz="4" w:space="0" w:color="auto"/>
              <w:right w:val="single" w:sz="4" w:space="0" w:color="auto"/>
            </w:tcBorders>
          </w:tcPr>
          <w:p w14:paraId="6BDA574C" w14:textId="77777777" w:rsidR="00F30367" w:rsidRPr="00734228" w:rsidRDefault="00B113DE" w:rsidP="00F30367">
            <w:r w:rsidRPr="00734228">
              <w:t>Human Machine Interface</w:t>
            </w:r>
          </w:p>
        </w:tc>
      </w:tr>
      <w:tr w:rsidR="00F30367" w14:paraId="5D6924D0"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77267B4" w14:textId="77777777" w:rsidR="00F30367" w:rsidRPr="00734228" w:rsidRDefault="00B113DE" w:rsidP="00F30367">
            <w:r w:rsidRPr="00734228">
              <w:t>IPC</w:t>
            </w:r>
          </w:p>
        </w:tc>
        <w:tc>
          <w:tcPr>
            <w:tcW w:w="6930" w:type="dxa"/>
            <w:tcBorders>
              <w:top w:val="single" w:sz="4" w:space="0" w:color="auto"/>
              <w:left w:val="single" w:sz="4" w:space="0" w:color="auto"/>
              <w:bottom w:val="single" w:sz="4" w:space="0" w:color="auto"/>
              <w:right w:val="single" w:sz="4" w:space="0" w:color="auto"/>
            </w:tcBorders>
          </w:tcPr>
          <w:p w14:paraId="5B0156BB" w14:textId="77777777" w:rsidR="00F30367" w:rsidRPr="00734228" w:rsidRDefault="00B113DE" w:rsidP="00F30367">
            <w:r w:rsidRPr="00734228">
              <w:t>Inter Process Communication</w:t>
            </w:r>
          </w:p>
        </w:tc>
      </w:tr>
      <w:tr w:rsidR="00F30367" w14:paraId="50B4F387"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25B63A72" w14:textId="77777777" w:rsidR="00F30367" w:rsidRDefault="00B113DE" w:rsidP="00F30367">
            <w:r>
              <w:t>IPPT</w:t>
            </w:r>
          </w:p>
        </w:tc>
        <w:tc>
          <w:tcPr>
            <w:tcW w:w="6930" w:type="dxa"/>
            <w:tcBorders>
              <w:top w:val="single" w:sz="4" w:space="0" w:color="auto"/>
              <w:left w:val="single" w:sz="4" w:space="0" w:color="auto"/>
              <w:bottom w:val="single" w:sz="4" w:space="0" w:color="auto"/>
              <w:right w:val="single" w:sz="4" w:space="0" w:color="auto"/>
            </w:tcBorders>
          </w:tcPr>
          <w:p w14:paraId="5AECFD0E" w14:textId="77777777" w:rsidR="00F30367" w:rsidRPr="002A2236" w:rsidRDefault="00B113DE" w:rsidP="00F30367">
            <w:r>
              <w:t>IP Pass-through</w:t>
            </w:r>
          </w:p>
        </w:tc>
      </w:tr>
      <w:tr w:rsidR="00F30367" w14:paraId="24C45F1A"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48EF5C08" w14:textId="77777777" w:rsidR="00F30367" w:rsidRDefault="00B113DE" w:rsidP="00F30367">
            <w:r>
              <w:t>LPR</w:t>
            </w:r>
          </w:p>
        </w:tc>
        <w:tc>
          <w:tcPr>
            <w:tcW w:w="6930" w:type="dxa"/>
            <w:tcBorders>
              <w:top w:val="single" w:sz="4" w:space="0" w:color="auto"/>
              <w:left w:val="single" w:sz="4" w:space="0" w:color="auto"/>
              <w:bottom w:val="single" w:sz="4" w:space="0" w:color="auto"/>
              <w:right w:val="single" w:sz="4" w:space="0" w:color="auto"/>
            </w:tcBorders>
          </w:tcPr>
          <w:p w14:paraId="21AA7E84" w14:textId="77777777" w:rsidR="00F30367" w:rsidRDefault="00B113DE" w:rsidP="00F30367">
            <w:r w:rsidRPr="002A2236">
              <w:t xml:space="preserve">Low-Power </w:t>
            </w:r>
            <w:r>
              <w:t>Register (</w:t>
            </w:r>
            <w:r w:rsidRPr="002A2236">
              <w:t>Mode</w:t>
            </w:r>
            <w:r>
              <w:t>)</w:t>
            </w:r>
          </w:p>
        </w:tc>
      </w:tr>
      <w:tr w:rsidR="00F30367" w14:paraId="10D6830C"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C81376C" w14:textId="77777777" w:rsidR="00F30367" w:rsidRPr="00734228" w:rsidRDefault="00B113DE" w:rsidP="00F30367">
            <w:r w:rsidRPr="00734228">
              <w:t>SDN</w:t>
            </w:r>
          </w:p>
        </w:tc>
        <w:tc>
          <w:tcPr>
            <w:tcW w:w="6930" w:type="dxa"/>
            <w:tcBorders>
              <w:top w:val="single" w:sz="4" w:space="0" w:color="auto"/>
              <w:left w:val="single" w:sz="4" w:space="0" w:color="auto"/>
              <w:bottom w:val="single" w:sz="4" w:space="0" w:color="auto"/>
              <w:right w:val="single" w:sz="4" w:space="0" w:color="auto"/>
            </w:tcBorders>
          </w:tcPr>
          <w:p w14:paraId="2437EEF2" w14:textId="77777777" w:rsidR="00F30367" w:rsidRPr="00734228" w:rsidRDefault="00B113DE" w:rsidP="00F30367">
            <w:r w:rsidRPr="00734228">
              <w:t>Software Delivery Network</w:t>
            </w:r>
          </w:p>
        </w:tc>
      </w:tr>
      <w:tr w:rsidR="00F30367" w14:paraId="42660927"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06E21A1" w14:textId="77777777" w:rsidR="00F30367" w:rsidRPr="00734228" w:rsidRDefault="00B113DE" w:rsidP="00F30367">
            <w:r w:rsidRPr="00734228">
              <w:t>S</w:t>
            </w:r>
            <w:r>
              <w:t>o</w:t>
            </w:r>
            <w:r w:rsidRPr="00734228">
              <w:t>A</w:t>
            </w:r>
          </w:p>
        </w:tc>
        <w:tc>
          <w:tcPr>
            <w:tcW w:w="6930" w:type="dxa"/>
            <w:tcBorders>
              <w:top w:val="single" w:sz="4" w:space="0" w:color="auto"/>
              <w:left w:val="single" w:sz="4" w:space="0" w:color="auto"/>
              <w:bottom w:val="single" w:sz="4" w:space="0" w:color="auto"/>
              <w:right w:val="single" w:sz="4" w:space="0" w:color="auto"/>
            </w:tcBorders>
          </w:tcPr>
          <w:p w14:paraId="6C0CCECA" w14:textId="77777777" w:rsidR="00F30367" w:rsidRPr="00734228" w:rsidRDefault="00B113DE" w:rsidP="00F30367">
            <w:r w:rsidRPr="00734228">
              <w:t>Service Oriented Architecture</w:t>
            </w:r>
          </w:p>
        </w:tc>
      </w:tr>
      <w:tr w:rsidR="00F30367" w14:paraId="6F4C4D8A"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F79FB0D" w14:textId="77777777" w:rsidR="00F30367" w:rsidRPr="00734228" w:rsidRDefault="00B113DE" w:rsidP="00F30367">
            <w:r>
              <w:t>SVS</w:t>
            </w:r>
          </w:p>
        </w:tc>
        <w:tc>
          <w:tcPr>
            <w:tcW w:w="6930" w:type="dxa"/>
            <w:tcBorders>
              <w:top w:val="single" w:sz="4" w:space="0" w:color="auto"/>
              <w:left w:val="single" w:sz="4" w:space="0" w:color="auto"/>
              <w:bottom w:val="single" w:sz="4" w:space="0" w:color="auto"/>
              <w:right w:val="single" w:sz="4" w:space="0" w:color="auto"/>
            </w:tcBorders>
          </w:tcPr>
          <w:p w14:paraId="65A1126A" w14:textId="77777777" w:rsidR="00F30367" w:rsidRPr="00734228" w:rsidRDefault="00B113DE" w:rsidP="00F30367">
            <w:r>
              <w:t>Stolen Vehicle Services</w:t>
            </w:r>
          </w:p>
        </w:tc>
      </w:tr>
      <w:tr w:rsidR="00F30367" w14:paraId="7D9EF68B"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D478996" w14:textId="77777777" w:rsidR="00F30367" w:rsidRPr="00734228" w:rsidRDefault="00B113DE" w:rsidP="00F30367">
            <w:r w:rsidRPr="00734228">
              <w:t>TCU</w:t>
            </w:r>
          </w:p>
        </w:tc>
        <w:tc>
          <w:tcPr>
            <w:tcW w:w="6930" w:type="dxa"/>
            <w:tcBorders>
              <w:top w:val="single" w:sz="4" w:space="0" w:color="auto"/>
              <w:left w:val="single" w:sz="4" w:space="0" w:color="auto"/>
              <w:bottom w:val="single" w:sz="4" w:space="0" w:color="auto"/>
              <w:right w:val="single" w:sz="4" w:space="0" w:color="auto"/>
            </w:tcBorders>
          </w:tcPr>
          <w:p w14:paraId="1C763369" w14:textId="77777777" w:rsidR="00F30367" w:rsidRPr="00734228" w:rsidRDefault="00B113DE" w:rsidP="00F30367">
            <w:r w:rsidRPr="00734228">
              <w:t>Telematics Control Unit</w:t>
            </w:r>
          </w:p>
        </w:tc>
      </w:tr>
      <w:tr w:rsidR="00F30367" w14:paraId="30B7D460"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56652390" w14:textId="77777777" w:rsidR="00F30367" w:rsidRPr="00734228" w:rsidRDefault="00B113DE" w:rsidP="00F30367">
            <w:r>
              <w:t>TMC</w:t>
            </w:r>
          </w:p>
        </w:tc>
        <w:tc>
          <w:tcPr>
            <w:tcW w:w="6930" w:type="dxa"/>
            <w:tcBorders>
              <w:top w:val="single" w:sz="4" w:space="0" w:color="auto"/>
              <w:left w:val="single" w:sz="4" w:space="0" w:color="auto"/>
              <w:bottom w:val="single" w:sz="4" w:space="0" w:color="auto"/>
              <w:right w:val="single" w:sz="4" w:space="0" w:color="auto"/>
            </w:tcBorders>
          </w:tcPr>
          <w:p w14:paraId="011228E7" w14:textId="77777777" w:rsidR="00F30367" w:rsidRPr="00734228" w:rsidRDefault="00B113DE" w:rsidP="00F30367">
            <w:r>
              <w:t>Transportation Mobility Cloud</w:t>
            </w:r>
          </w:p>
        </w:tc>
      </w:tr>
      <w:tr w:rsidR="00F30367" w14:paraId="7A9AA122"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75B3208" w14:textId="77777777" w:rsidR="00F30367" w:rsidRPr="00C61382" w:rsidRDefault="00B113DE" w:rsidP="00F30367">
            <w:r w:rsidRPr="00C61382">
              <w:t>VHA</w:t>
            </w:r>
          </w:p>
        </w:tc>
        <w:tc>
          <w:tcPr>
            <w:tcW w:w="6930" w:type="dxa"/>
            <w:tcBorders>
              <w:top w:val="single" w:sz="4" w:space="0" w:color="auto"/>
              <w:left w:val="single" w:sz="4" w:space="0" w:color="auto"/>
              <w:bottom w:val="single" w:sz="4" w:space="0" w:color="auto"/>
              <w:right w:val="single" w:sz="4" w:space="0" w:color="auto"/>
            </w:tcBorders>
          </w:tcPr>
          <w:p w14:paraId="209B2301" w14:textId="77777777" w:rsidR="00F30367" w:rsidRDefault="00B113DE" w:rsidP="00F30367">
            <w:r w:rsidRPr="00C61382">
              <w:t>Vehicle Health and Alerts</w:t>
            </w:r>
          </w:p>
        </w:tc>
      </w:tr>
      <w:tr w:rsidR="00F30367" w14:paraId="7EE69BD5"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19248DA7" w14:textId="77777777" w:rsidR="00F30367" w:rsidRPr="00C61382" w:rsidRDefault="00B113DE" w:rsidP="00F30367">
            <w:r>
              <w:t>WIR</w:t>
            </w:r>
          </w:p>
        </w:tc>
        <w:tc>
          <w:tcPr>
            <w:tcW w:w="6930" w:type="dxa"/>
            <w:tcBorders>
              <w:top w:val="single" w:sz="4" w:space="0" w:color="auto"/>
              <w:left w:val="single" w:sz="4" w:space="0" w:color="auto"/>
              <w:bottom w:val="single" w:sz="4" w:space="0" w:color="auto"/>
              <w:right w:val="single" w:sz="4" w:space="0" w:color="auto"/>
            </w:tcBorders>
          </w:tcPr>
          <w:p w14:paraId="2A5AF7F1" w14:textId="77777777" w:rsidR="00F30367" w:rsidRPr="00C61382" w:rsidRDefault="00B113DE" w:rsidP="00F30367">
            <w:r>
              <w:t>Wireless Interface Router</w:t>
            </w:r>
          </w:p>
        </w:tc>
      </w:tr>
      <w:tr w:rsidR="00F30367" w14:paraId="63C16A77" w14:textId="77777777" w:rsidTr="00F30367">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6FF53EED" w14:textId="77777777" w:rsidR="00F30367" w:rsidRPr="00734228" w:rsidRDefault="00B113DE" w:rsidP="00F30367">
            <w:r w:rsidRPr="00734228">
              <w:t>WLAN</w:t>
            </w:r>
          </w:p>
        </w:tc>
        <w:tc>
          <w:tcPr>
            <w:tcW w:w="6930" w:type="dxa"/>
            <w:tcBorders>
              <w:top w:val="single" w:sz="4" w:space="0" w:color="auto"/>
              <w:left w:val="single" w:sz="4" w:space="0" w:color="auto"/>
              <w:bottom w:val="single" w:sz="4" w:space="0" w:color="auto"/>
              <w:right w:val="single" w:sz="4" w:space="0" w:color="auto"/>
            </w:tcBorders>
          </w:tcPr>
          <w:p w14:paraId="2E7BF060" w14:textId="77777777" w:rsidR="00F30367" w:rsidRPr="00734228" w:rsidRDefault="00B113DE" w:rsidP="00F30367">
            <w:r w:rsidRPr="00734228">
              <w:t>Wireless Local Area Network</w:t>
            </w:r>
          </w:p>
        </w:tc>
      </w:tr>
    </w:tbl>
    <w:p w14:paraId="0E1E3E09" w14:textId="77777777" w:rsidR="00F30367" w:rsidRDefault="00F30367" w:rsidP="00F30367"/>
    <w:p w14:paraId="393E9AD7" w14:textId="77777777" w:rsidR="00F30367" w:rsidRDefault="00B113DE" w:rsidP="009B4C29">
      <w:pPr>
        <w:pStyle w:val="Heading1"/>
      </w:pPr>
      <w:bookmarkStart w:id="46" w:name="_Toc16252820"/>
      <w:r>
        <w:t>Architectural Design</w:t>
      </w:r>
      <w:bookmarkEnd w:id="46"/>
    </w:p>
    <w:p w14:paraId="31C6ED18" w14:textId="77777777" w:rsidR="00F30367" w:rsidRDefault="00B113DE" w:rsidP="009B4C29">
      <w:pPr>
        <w:pStyle w:val="Heading2"/>
      </w:pPr>
      <w:bookmarkStart w:id="47" w:name="_Toc16252821"/>
      <w:r w:rsidRPr="00B9479B">
        <w:t>SVS-CLD-REQ-291017/F-Stolen Vehicle Services Server</w:t>
      </w:r>
      <w:bookmarkEnd w:id="47"/>
    </w:p>
    <w:p w14:paraId="37827408" w14:textId="77777777" w:rsidR="00F30367" w:rsidRDefault="00B113DE" w:rsidP="00F30367">
      <w:r>
        <w:t xml:space="preserve">The </w:t>
      </w:r>
      <w:r w:rsidRPr="00616F80">
        <w:t xml:space="preserve">Stolen Vehicle Services Server </w:t>
      </w:r>
      <w:r>
        <w:t>(SVSServer) is responsible for the tasks listed below:</w:t>
      </w:r>
    </w:p>
    <w:p w14:paraId="22AA273B" w14:textId="77777777" w:rsidR="00F30367" w:rsidRDefault="00B113DE" w:rsidP="00B113DE">
      <w:pPr>
        <w:numPr>
          <w:ilvl w:val="0"/>
          <w:numId w:val="8"/>
        </w:numPr>
      </w:pPr>
      <w:r>
        <w:t>Receive forwarded FTCP requests from SVSOnBoardClient for SVS Theft Mode activation/de-activation</w:t>
      </w:r>
    </w:p>
    <w:p w14:paraId="74AFD17B" w14:textId="77777777" w:rsidR="00F30367" w:rsidRDefault="00B113DE" w:rsidP="00B113DE">
      <w:pPr>
        <w:numPr>
          <w:ilvl w:val="0"/>
          <w:numId w:val="8"/>
        </w:numPr>
      </w:pPr>
      <w:r>
        <w:t xml:space="preserve">Receive a </w:t>
      </w:r>
      <w:del w:id="48" w:author="Ekanthappa, Rudresh (R.)" w:date="2019-11-12T10:45:00Z">
        <w:r w:rsidDel="005C3407">
          <w:delText>Type 4</w:delText>
        </w:r>
      </w:del>
      <w:ins w:id="49" w:author="Ekanthappa, Rudresh (R.)" w:date="2019-11-12T10:45:00Z">
        <w:r w:rsidR="005C3407">
          <w:t>Type3</w:t>
        </w:r>
      </w:ins>
      <w:r>
        <w:t xml:space="preserve"> SMS which includes SVS Theft Mode request to activate, deactivate, tracking</w:t>
      </w:r>
    </w:p>
    <w:p w14:paraId="18044DBA" w14:textId="77777777" w:rsidR="00F30367" w:rsidRDefault="00B113DE" w:rsidP="00B113DE">
      <w:pPr>
        <w:numPr>
          <w:ilvl w:val="0"/>
          <w:numId w:val="8"/>
        </w:numPr>
      </w:pPr>
      <w:r>
        <w:t>SVSServer shall manage “Theft Mode” DID and once change is made SVSOnBoardClient and SVSInterfaceClient shall be made aware of the change</w:t>
      </w:r>
    </w:p>
    <w:p w14:paraId="78269DBA" w14:textId="77777777" w:rsidR="00F30367" w:rsidRPr="006D41DB" w:rsidRDefault="00B113DE" w:rsidP="00B113DE">
      <w:pPr>
        <w:numPr>
          <w:ilvl w:val="0"/>
          <w:numId w:val="8"/>
        </w:numPr>
      </w:pPr>
      <w:r>
        <w:t>SVSServer shall send FTCP acknowledgement response message for FTCP Theft Mode activate/de-activate command.</w:t>
      </w:r>
    </w:p>
    <w:p w14:paraId="7C7DDB82" w14:textId="77777777" w:rsidR="00F30367" w:rsidRDefault="00B113DE" w:rsidP="00B113DE">
      <w:pPr>
        <w:numPr>
          <w:ilvl w:val="0"/>
          <w:numId w:val="8"/>
        </w:numPr>
      </w:pPr>
      <w:r>
        <w:t>Gather location data, vehicle state, power source, any system failures and send in GRPC message to SVSOffBoardClient</w:t>
      </w:r>
    </w:p>
    <w:p w14:paraId="035AFCA5" w14:textId="77777777" w:rsidR="00F30367" w:rsidRDefault="00B113DE" w:rsidP="00B113DE">
      <w:pPr>
        <w:numPr>
          <w:ilvl w:val="0"/>
          <w:numId w:val="8"/>
        </w:numPr>
      </w:pPr>
      <w:r>
        <w:t>Support an GRPC message and GPS positioning failure retry strategy</w:t>
      </w:r>
    </w:p>
    <w:p w14:paraId="549B0781" w14:textId="77777777" w:rsidR="00F30367" w:rsidRDefault="00B113DE" w:rsidP="00B113DE">
      <w:pPr>
        <w:numPr>
          <w:ilvl w:val="0"/>
          <w:numId w:val="9"/>
        </w:numPr>
      </w:pPr>
      <w:r>
        <w:t>Storing of location information including (GPS Data Format, Latitude, Longitude, Altitude, GPS time, Direction of Travel, Fix (2D, 3D), Location Accuracy, Location Status)</w:t>
      </w:r>
      <w:r w:rsidRPr="00F13BCE">
        <w:t xml:space="preserve"> </w:t>
      </w:r>
      <w:r>
        <w:t>when connectivity is not available and retry strategy has failed</w:t>
      </w:r>
    </w:p>
    <w:p w14:paraId="5A7BB73A" w14:textId="77777777" w:rsidR="00F30367" w:rsidRDefault="00B113DE" w:rsidP="00B113DE">
      <w:pPr>
        <w:numPr>
          <w:ilvl w:val="0"/>
          <w:numId w:val="10"/>
        </w:numPr>
      </w:pPr>
      <w:r w:rsidRPr="00B55E72">
        <w:t xml:space="preserve">Manage SVS_CAPABILITY DID to specify if vehicle is capable of SVS or not, while taking target </w:t>
      </w:r>
      <w:r>
        <w:t xml:space="preserve">countries </w:t>
      </w:r>
      <w:r w:rsidRPr="00B55E72">
        <w:t>into consideration</w:t>
      </w:r>
      <w:r>
        <w:t xml:space="preserve"> and based on the selected country determine if vehicle is SVS capable</w:t>
      </w:r>
      <w:r w:rsidRPr="00B55E72">
        <w:t>.</w:t>
      </w:r>
      <w:r w:rsidRPr="00990269">
        <w:t xml:space="preserve"> </w:t>
      </w:r>
    </w:p>
    <w:p w14:paraId="57312454" w14:textId="77777777" w:rsidR="00F30367" w:rsidRPr="00B55E72" w:rsidRDefault="00B113DE" w:rsidP="00B113DE">
      <w:pPr>
        <w:numPr>
          <w:ilvl w:val="0"/>
          <w:numId w:val="9"/>
        </w:numPr>
      </w:pPr>
      <w:r>
        <w:t xml:space="preserve">SVSServer to rely on </w:t>
      </w:r>
      <w:r w:rsidRPr="006819C3">
        <w:t xml:space="preserve">CCS </w:t>
      </w:r>
      <w:r>
        <w:t>API to obtain information about current subscription status</w:t>
      </w:r>
      <w:r w:rsidRPr="006819C3">
        <w:t xml:space="preserve"> </w:t>
      </w:r>
      <w:r>
        <w:t>to start/stop monitoring the early theft alerts and trigger to SVSOffBoardClient during the event (Refer to IIR-REQ-313614-Customer Connectivity Settings API).</w:t>
      </w:r>
    </w:p>
    <w:p w14:paraId="134B98D0" w14:textId="77777777" w:rsidR="00F30367" w:rsidRPr="00B55E72" w:rsidRDefault="00F30367" w:rsidP="00F30367">
      <w:pPr>
        <w:ind w:left="720"/>
      </w:pPr>
    </w:p>
    <w:p w14:paraId="5632256C" w14:textId="77777777" w:rsidR="00F30367" w:rsidRDefault="00B113DE" w:rsidP="00F30367">
      <w:r>
        <w:t>Please review the implementation guide/ block diagram to locate the SVSServer class.</w:t>
      </w:r>
    </w:p>
    <w:p w14:paraId="5CD29379" w14:textId="77777777" w:rsidR="00F30367" w:rsidRDefault="00B113DE" w:rsidP="009B4C29">
      <w:pPr>
        <w:pStyle w:val="Heading2"/>
      </w:pPr>
      <w:bookmarkStart w:id="50" w:name="_Toc16252822"/>
      <w:r w:rsidRPr="00B9479B">
        <w:t>SVS-CLD-REQ-291018/E-Stolen Vehicle Services Interface Client</w:t>
      </w:r>
      <w:bookmarkEnd w:id="50"/>
    </w:p>
    <w:p w14:paraId="157070BC" w14:textId="77777777" w:rsidR="00F30367" w:rsidRDefault="00B113DE" w:rsidP="00F30367">
      <w:r>
        <w:t>The Stolen Vehicle Services Interface Client (SVSInterfaceClient) is responsible for the tasks listed below:</w:t>
      </w:r>
    </w:p>
    <w:p w14:paraId="15A1A5BB" w14:textId="77777777" w:rsidR="00F30367" w:rsidRDefault="00B113DE" w:rsidP="00B113DE">
      <w:pPr>
        <w:numPr>
          <w:ilvl w:val="0"/>
          <w:numId w:val="11"/>
        </w:numPr>
      </w:pPr>
      <w:r>
        <w:t>SVSServer to broadcast DID change for “Theft Mode”, DID shall be communicated to SVSInterfaceClient</w:t>
      </w:r>
    </w:p>
    <w:p w14:paraId="755FAAB5" w14:textId="77777777" w:rsidR="00F30367" w:rsidRDefault="00B113DE" w:rsidP="00B113DE">
      <w:pPr>
        <w:numPr>
          <w:ilvl w:val="0"/>
          <w:numId w:val="12"/>
        </w:numPr>
      </w:pPr>
      <w:r>
        <w:t>Make appropriate changes to HMI based on SVS subscription and “Theft Mode” state</w:t>
      </w:r>
    </w:p>
    <w:p w14:paraId="7224CF4C" w14:textId="77777777" w:rsidR="00F30367" w:rsidRDefault="00B113DE" w:rsidP="00B113DE">
      <w:pPr>
        <w:numPr>
          <w:ilvl w:val="0"/>
          <w:numId w:val="13"/>
        </w:numPr>
      </w:pPr>
      <w:r>
        <w:t>CCS to manage SVS Subscription Information</w:t>
      </w:r>
    </w:p>
    <w:p w14:paraId="09318608" w14:textId="77777777" w:rsidR="00F30367" w:rsidRDefault="00B113DE" w:rsidP="00B113DE">
      <w:pPr>
        <w:numPr>
          <w:ilvl w:val="0"/>
          <w:numId w:val="14"/>
        </w:numPr>
      </w:pPr>
      <w:r>
        <w:t>CCS Manager synchronizes the subscription state across all involved components (SVSServer, SVSOnBoardClient, SVSInterfaceClient)</w:t>
      </w:r>
    </w:p>
    <w:p w14:paraId="4BEF9847" w14:textId="77777777" w:rsidR="00F30367" w:rsidRDefault="00B113DE" w:rsidP="00B113DE">
      <w:pPr>
        <w:numPr>
          <w:ilvl w:val="0"/>
          <w:numId w:val="11"/>
        </w:numPr>
      </w:pPr>
      <w:r>
        <w:t xml:space="preserve">If stolen vehicle service is overall disabled (bAllow) by CCS then SVS will be disabled. </w:t>
      </w:r>
    </w:p>
    <w:p w14:paraId="41B1BE8C" w14:textId="77777777" w:rsidR="00F30367" w:rsidRDefault="00F30367" w:rsidP="00F30367"/>
    <w:p w14:paraId="5AE7EA22" w14:textId="77777777" w:rsidR="00F30367" w:rsidRDefault="00B113DE" w:rsidP="00F30367">
      <w:r>
        <w:t>Please review the implementation guide/ block diagram to locate the SVSInterfaceClient class.</w:t>
      </w:r>
    </w:p>
    <w:p w14:paraId="0E0DFC10" w14:textId="77777777" w:rsidR="00F30367" w:rsidRPr="00F13401" w:rsidRDefault="00F30367" w:rsidP="00F30367"/>
    <w:p w14:paraId="498B9FE5" w14:textId="77777777" w:rsidR="00F30367" w:rsidRDefault="00B113DE" w:rsidP="009B4C29">
      <w:pPr>
        <w:pStyle w:val="Heading2"/>
      </w:pPr>
      <w:bookmarkStart w:id="51" w:name="_Toc16252823"/>
      <w:r w:rsidRPr="00B9479B">
        <w:t>SVS-CLD-REQ-291115/F-Stolen Vehicle Services OnBoard Client</w:t>
      </w:r>
      <w:bookmarkEnd w:id="51"/>
    </w:p>
    <w:p w14:paraId="0C81E2DF" w14:textId="77777777" w:rsidR="00F30367" w:rsidRDefault="00B113DE" w:rsidP="00F30367">
      <w:r>
        <w:t>The Stolen Vehicle Services OnBoard Client (SVSOnBoardClient) is responsible for the tasks listed below:</w:t>
      </w:r>
    </w:p>
    <w:p w14:paraId="6DE92DD8" w14:textId="77777777" w:rsidR="00F30367" w:rsidRDefault="00B113DE" w:rsidP="00B113DE">
      <w:pPr>
        <w:numPr>
          <w:ilvl w:val="0"/>
          <w:numId w:val="15"/>
        </w:numPr>
      </w:pPr>
      <w:r>
        <w:t>Receive/Get communicated change for “Theft Mode” DID</w:t>
      </w:r>
    </w:p>
    <w:p w14:paraId="2590B773" w14:textId="77777777" w:rsidR="00F30367" w:rsidRDefault="00B113DE" w:rsidP="00B113DE">
      <w:pPr>
        <w:numPr>
          <w:ilvl w:val="0"/>
          <w:numId w:val="15"/>
        </w:numPr>
      </w:pPr>
      <w:r>
        <w:t>Forward FTCP SVS requests for SVS Theft Activation/De-activation to SVSServer</w:t>
      </w:r>
    </w:p>
    <w:p w14:paraId="3BDA738B" w14:textId="77777777" w:rsidR="00F30367" w:rsidRDefault="00B113DE" w:rsidP="00B113DE">
      <w:pPr>
        <w:numPr>
          <w:ilvl w:val="0"/>
          <w:numId w:val="16"/>
        </w:numPr>
      </w:pPr>
      <w:r>
        <w:t>Restrict other applications such as Software Update OTA, C&amp;C when vehicle in Theft Mode</w:t>
      </w:r>
    </w:p>
    <w:p w14:paraId="468F8140" w14:textId="77777777" w:rsidR="00F30367" w:rsidRDefault="00F30367" w:rsidP="00F30367"/>
    <w:p w14:paraId="0A5E415B" w14:textId="77777777" w:rsidR="00F30367" w:rsidRDefault="00B113DE" w:rsidP="00F30367">
      <w:r>
        <w:t>Please review the implementation guide/ block diagram to locate the SVSOnBoardClient class.</w:t>
      </w:r>
    </w:p>
    <w:p w14:paraId="5CFDF003" w14:textId="77777777" w:rsidR="00F30367" w:rsidRPr="00F13401" w:rsidRDefault="00F30367" w:rsidP="00F30367"/>
    <w:p w14:paraId="14ED8686" w14:textId="77777777" w:rsidR="00F30367" w:rsidRDefault="00B113DE" w:rsidP="009B4C29">
      <w:pPr>
        <w:pStyle w:val="Heading2"/>
      </w:pPr>
      <w:bookmarkStart w:id="52" w:name="_Toc16252824"/>
      <w:r w:rsidRPr="00B9479B">
        <w:t>SVS-CLD-REQ-291116/E-Stolen Vehicle Services OffBoard Client</w:t>
      </w:r>
      <w:bookmarkEnd w:id="52"/>
    </w:p>
    <w:p w14:paraId="774E7793" w14:textId="77777777" w:rsidR="00F30367" w:rsidRDefault="00B113DE" w:rsidP="00F30367">
      <w:r>
        <w:t>The Stolen Vehicle Services OffBoard Client (SVSOffBoardClient) is responsible for the tasks listed below:</w:t>
      </w:r>
    </w:p>
    <w:p w14:paraId="184E4BC0" w14:textId="77777777" w:rsidR="00F30367" w:rsidRDefault="00B113DE" w:rsidP="00B113DE">
      <w:pPr>
        <w:numPr>
          <w:ilvl w:val="0"/>
          <w:numId w:val="18"/>
        </w:numPr>
      </w:pPr>
      <w:r>
        <w:t xml:space="preserve">SVSOffBoardClient to send “Theft Mode” activation/de-activation request to SVSServer via </w:t>
      </w:r>
      <w:del w:id="53" w:author="Ekanthappa, Rudresh (R.)" w:date="2019-11-12T10:45:00Z">
        <w:r w:rsidDel="005C3407">
          <w:delText>Type 4</w:delText>
        </w:r>
      </w:del>
      <w:ins w:id="54" w:author="Ekanthappa, Rudresh (R.)" w:date="2019-11-12T10:45:00Z">
        <w:r w:rsidR="005C3407">
          <w:t>Type3</w:t>
        </w:r>
      </w:ins>
      <w:r>
        <w:t xml:space="preserve"> SMS or FTCP message via the SVSOnBoardClient.</w:t>
      </w:r>
    </w:p>
    <w:p w14:paraId="0EBCB648" w14:textId="77777777" w:rsidR="00F30367" w:rsidRDefault="00B113DE" w:rsidP="00B113DE">
      <w:pPr>
        <w:numPr>
          <w:ilvl w:val="0"/>
          <w:numId w:val="18"/>
        </w:numPr>
      </w:pPr>
      <w:r>
        <w:t>SVSOffBoardClient to receive GRPC “Theft Mode Response” message from SVSServer.</w:t>
      </w:r>
    </w:p>
    <w:p w14:paraId="78A99E1A" w14:textId="77777777" w:rsidR="00F30367" w:rsidRPr="007F62D0" w:rsidRDefault="00B113DE" w:rsidP="00B113DE">
      <w:pPr>
        <w:numPr>
          <w:ilvl w:val="0"/>
          <w:numId w:val="18"/>
        </w:numPr>
      </w:pPr>
      <w:r w:rsidRPr="007F62D0">
        <w:t xml:space="preserve">SVSOffBoardClient to send update for </w:t>
      </w:r>
      <w:r>
        <w:t xml:space="preserve">SVS </w:t>
      </w:r>
      <w:r w:rsidRPr="007F62D0">
        <w:t>DID value change</w:t>
      </w:r>
      <w:r>
        <w:t>s</w:t>
      </w:r>
      <w:r w:rsidRPr="007F62D0">
        <w:t xml:space="preserve"> if </w:t>
      </w:r>
      <w:r>
        <w:t>needed</w:t>
      </w:r>
      <w:r w:rsidRPr="007F62D0">
        <w:t>.</w:t>
      </w:r>
    </w:p>
    <w:p w14:paraId="1E234342" w14:textId="77777777" w:rsidR="00F30367" w:rsidRPr="007F62D0" w:rsidRDefault="00B113DE" w:rsidP="00B113DE">
      <w:pPr>
        <w:numPr>
          <w:ilvl w:val="0"/>
          <w:numId w:val="17"/>
        </w:numPr>
      </w:pPr>
      <w:r w:rsidRPr="007F62D0">
        <w:t>SVSOffBoardClient t</w:t>
      </w:r>
      <w:r>
        <w:t xml:space="preserve">o handle retry strategy for </w:t>
      </w:r>
      <w:del w:id="55" w:author="Ekanthappa, Rudresh (R.)" w:date="2019-11-12T10:44:00Z">
        <w:r w:rsidDel="005C3407">
          <w:delText>Type4</w:delText>
        </w:r>
      </w:del>
      <w:ins w:id="56" w:author="Ekanthappa, Rudresh (R.)" w:date="2019-11-12T10:44:00Z">
        <w:r w:rsidR="005C3407">
          <w:t>Type3</w:t>
        </w:r>
      </w:ins>
      <w:r>
        <w:t xml:space="preserve"> SMS and </w:t>
      </w:r>
      <w:r w:rsidRPr="007F62D0">
        <w:t>FTCP</w:t>
      </w:r>
      <w:r>
        <w:t xml:space="preserve"> messages</w:t>
      </w:r>
      <w:r w:rsidRPr="007F62D0">
        <w:t>.</w:t>
      </w:r>
    </w:p>
    <w:p w14:paraId="49D7FF89" w14:textId="77777777" w:rsidR="00F30367" w:rsidRPr="007F62D0" w:rsidRDefault="00F30367" w:rsidP="00F30367"/>
    <w:p w14:paraId="7E730C53" w14:textId="77777777" w:rsidR="00F30367" w:rsidRDefault="00B113DE" w:rsidP="00F30367">
      <w:r w:rsidRPr="007F62D0">
        <w:t>Please review</w:t>
      </w:r>
      <w:r>
        <w:t xml:space="preserve"> the implementation guide/ block diagram to locate the SVSOffBoardClient class.</w:t>
      </w:r>
    </w:p>
    <w:p w14:paraId="1EACB907" w14:textId="77777777" w:rsidR="00F30367" w:rsidRPr="00F13401" w:rsidRDefault="00F30367" w:rsidP="00F30367"/>
    <w:p w14:paraId="6342F22B" w14:textId="77777777" w:rsidR="00F30367" w:rsidRDefault="00B113DE" w:rsidP="009B4C29">
      <w:pPr>
        <w:pStyle w:val="Heading2"/>
      </w:pPr>
      <w:bookmarkStart w:id="57" w:name="_Toc16252825"/>
      <w:r>
        <w:t>Physical Mapping of Classes</w:t>
      </w:r>
      <w:bookmarkEnd w:id="57"/>
    </w:p>
    <w:p w14:paraId="1A515768" w14:textId="77777777" w:rsidR="00F30367" w:rsidRDefault="00B113DE" w:rsidP="00F30367">
      <w:r>
        <w:t xml:space="preserve">The table below shows an example of how the logical classes that make up the SVS feature may be mapped into physical modules. This mapping example is specific to the FNV2 architecture and does not necessarily carryover to other carlines or vehicle architectures. </w:t>
      </w:r>
    </w:p>
    <w:p w14:paraId="3D92E6F4" w14:textId="77777777" w:rsidR="00F30367" w:rsidRDefault="00F30367" w:rsidP="00F30367"/>
    <w:tbl>
      <w:tblPr>
        <w:tblStyle w:val="TableGrid"/>
        <w:tblW w:w="4765" w:type="dxa"/>
        <w:jc w:val="center"/>
        <w:tblLook w:val="04A0" w:firstRow="1" w:lastRow="0" w:firstColumn="1" w:lastColumn="0" w:noHBand="0" w:noVBand="1"/>
      </w:tblPr>
      <w:tblGrid>
        <w:gridCol w:w="2065"/>
        <w:gridCol w:w="2700"/>
      </w:tblGrid>
      <w:tr w:rsidR="00F30367" w14:paraId="7D80882F" w14:textId="77777777" w:rsidTr="00F30367">
        <w:trPr>
          <w:trHeight w:val="235"/>
          <w:jc w:val="center"/>
        </w:trPr>
        <w:tc>
          <w:tcPr>
            <w:tcW w:w="2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B304FE" w14:textId="77777777" w:rsidR="00F30367" w:rsidRPr="0045218E" w:rsidRDefault="00B113DE" w:rsidP="00F30367">
            <w:pPr>
              <w:tabs>
                <w:tab w:val="left" w:pos="1695"/>
                <w:tab w:val="center" w:pos="2327"/>
              </w:tabs>
              <w:rPr>
                <w:b/>
              </w:rPr>
            </w:pPr>
            <w:r w:rsidRPr="0045218E">
              <w:rPr>
                <w:b/>
              </w:rPr>
              <w:t>Logical Class</w:t>
            </w:r>
            <w:r w:rsidRPr="0045218E">
              <w:rPr>
                <w:b/>
              </w:rPr>
              <w:tab/>
            </w:r>
            <w:r>
              <w:rPr>
                <w:b/>
              </w:rPr>
              <w:tab/>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D362C2" w14:textId="77777777" w:rsidR="00F30367" w:rsidRPr="0045218E" w:rsidRDefault="00B113DE">
            <w:pPr>
              <w:rPr>
                <w:b/>
              </w:rPr>
            </w:pPr>
            <w:r w:rsidRPr="0045218E">
              <w:rPr>
                <w:b/>
              </w:rPr>
              <w:t>Physical Module (ECU)</w:t>
            </w:r>
          </w:p>
        </w:tc>
      </w:tr>
      <w:tr w:rsidR="00F30367" w14:paraId="05D8D820" w14:textId="77777777" w:rsidTr="00F30367">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46F57FDD" w14:textId="77777777" w:rsidR="00F30367" w:rsidRDefault="00B113DE" w:rsidP="00F30367">
            <w:r>
              <w:t>SVSServer</w:t>
            </w:r>
          </w:p>
        </w:tc>
        <w:tc>
          <w:tcPr>
            <w:tcW w:w="2700" w:type="dxa"/>
            <w:tcBorders>
              <w:top w:val="single" w:sz="4" w:space="0" w:color="auto"/>
              <w:left w:val="single" w:sz="4" w:space="0" w:color="auto"/>
              <w:bottom w:val="single" w:sz="4" w:space="0" w:color="auto"/>
              <w:right w:val="single" w:sz="4" w:space="0" w:color="auto"/>
            </w:tcBorders>
            <w:vAlign w:val="center"/>
          </w:tcPr>
          <w:p w14:paraId="533726D0" w14:textId="77777777" w:rsidR="00F30367" w:rsidRDefault="00B113DE" w:rsidP="00F30367">
            <w:pPr>
              <w:jc w:val="center"/>
            </w:pPr>
            <w:r>
              <w:t>TCU</w:t>
            </w:r>
          </w:p>
        </w:tc>
      </w:tr>
      <w:tr w:rsidR="00F30367" w14:paraId="3A3E9163" w14:textId="77777777" w:rsidTr="00F30367">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6AE7FFF1" w14:textId="77777777" w:rsidR="00F30367" w:rsidRPr="003D3A68" w:rsidRDefault="00B113DE" w:rsidP="00F30367">
            <w:r>
              <w:t>SVSInterfaceClient</w:t>
            </w:r>
          </w:p>
        </w:tc>
        <w:tc>
          <w:tcPr>
            <w:tcW w:w="2700" w:type="dxa"/>
            <w:tcBorders>
              <w:top w:val="single" w:sz="4" w:space="0" w:color="auto"/>
              <w:left w:val="single" w:sz="4" w:space="0" w:color="auto"/>
              <w:bottom w:val="single" w:sz="4" w:space="0" w:color="auto"/>
              <w:right w:val="single" w:sz="4" w:space="0" w:color="auto"/>
            </w:tcBorders>
            <w:vAlign w:val="center"/>
          </w:tcPr>
          <w:p w14:paraId="6152A2DB" w14:textId="77777777" w:rsidR="00F30367" w:rsidRDefault="00C51B16" w:rsidP="00F30367">
            <w:pPr>
              <w:jc w:val="center"/>
            </w:pPr>
            <w:ins w:id="58" w:author="Ekanthappa, Rudresh (R.)" w:date="2019-11-12T10:45:00Z">
              <w:r>
                <w:t>SYNC+(DuerOS)</w:t>
              </w:r>
            </w:ins>
            <w:ins w:id="59" w:author="Ekanthappa, Rudresh (R.)" w:date="2019-11-14T09:37:00Z">
              <w:r>
                <w:t>/</w:t>
              </w:r>
            </w:ins>
            <w:r w:rsidR="00B113DE">
              <w:t>SYNC</w:t>
            </w:r>
          </w:p>
        </w:tc>
      </w:tr>
      <w:tr w:rsidR="00F30367" w14:paraId="1C61A70A" w14:textId="77777777" w:rsidTr="00F30367">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0D5C570A" w14:textId="77777777" w:rsidR="00F30367" w:rsidRDefault="00B113DE" w:rsidP="00F30367">
            <w:r>
              <w:t>SVSOnBoardClient</w:t>
            </w:r>
          </w:p>
        </w:tc>
        <w:tc>
          <w:tcPr>
            <w:tcW w:w="2700" w:type="dxa"/>
            <w:tcBorders>
              <w:top w:val="single" w:sz="4" w:space="0" w:color="auto"/>
              <w:left w:val="single" w:sz="4" w:space="0" w:color="auto"/>
              <w:bottom w:val="single" w:sz="4" w:space="0" w:color="auto"/>
              <w:right w:val="single" w:sz="4" w:space="0" w:color="auto"/>
            </w:tcBorders>
            <w:vAlign w:val="center"/>
          </w:tcPr>
          <w:p w14:paraId="2A83C678" w14:textId="77777777" w:rsidR="00F30367" w:rsidRDefault="00B113DE" w:rsidP="00F30367">
            <w:pPr>
              <w:jc w:val="center"/>
            </w:pPr>
            <w:r>
              <w:t>ECG</w:t>
            </w:r>
          </w:p>
        </w:tc>
      </w:tr>
      <w:tr w:rsidR="00F30367" w14:paraId="2B4707EC" w14:textId="77777777" w:rsidTr="00F30367">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6951DC02" w14:textId="77777777" w:rsidR="00F30367" w:rsidRDefault="00B113DE" w:rsidP="00F30367">
            <w:r>
              <w:t>SVSOffBoardClient</w:t>
            </w:r>
          </w:p>
        </w:tc>
        <w:tc>
          <w:tcPr>
            <w:tcW w:w="2700" w:type="dxa"/>
            <w:tcBorders>
              <w:top w:val="single" w:sz="4" w:space="0" w:color="auto"/>
              <w:left w:val="single" w:sz="4" w:space="0" w:color="auto"/>
              <w:bottom w:val="single" w:sz="4" w:space="0" w:color="auto"/>
              <w:right w:val="single" w:sz="4" w:space="0" w:color="auto"/>
            </w:tcBorders>
            <w:vAlign w:val="center"/>
          </w:tcPr>
          <w:p w14:paraId="04722D78" w14:textId="77777777" w:rsidR="00F30367" w:rsidRDefault="00B113DE" w:rsidP="00F30367">
            <w:pPr>
              <w:jc w:val="center"/>
            </w:pPr>
            <w:r>
              <w:t>SDN</w:t>
            </w:r>
          </w:p>
        </w:tc>
      </w:tr>
    </w:tbl>
    <w:p w14:paraId="5F07AC78" w14:textId="77777777" w:rsidR="00F30367" w:rsidRDefault="00F30367" w:rsidP="00F30367"/>
    <w:p w14:paraId="4470593A" w14:textId="77777777" w:rsidR="00C51B16" w:rsidRDefault="00C51B16" w:rsidP="00C51B16">
      <w:pPr>
        <w:rPr>
          <w:ins w:id="60" w:author="Ekanthappa, Rudresh (R.)" w:date="2019-11-14T09:36:00Z"/>
        </w:rPr>
      </w:pPr>
      <w:ins w:id="61" w:author="Ekanthappa, Rudresh (R.)" w:date="2019-11-14T09:36:00Z">
        <w:r>
          <w:t xml:space="preserve">Requirement Applicability:  </w:t>
        </w:r>
      </w:ins>
      <w:ins w:id="62" w:author="Ekanthappa, Rudresh (R.)" w:date="2019-11-14T09:37:00Z">
        <w:r>
          <w:t>SYNC+</w:t>
        </w:r>
      </w:ins>
      <w:ins w:id="63" w:author="Ekanthappa, Rudresh (R.)" w:date="2019-11-14T09:36:00Z">
        <w:r>
          <w:t xml:space="preserve"> is only applicable for China</w:t>
        </w:r>
      </w:ins>
    </w:p>
    <w:p w14:paraId="251BD38C" w14:textId="77777777" w:rsidR="00F30367" w:rsidRDefault="009B4C29" w:rsidP="009B4C29">
      <w:pPr>
        <w:pStyle w:val="Heading2"/>
      </w:pPr>
      <w:r>
        <w:br w:type="page"/>
      </w:r>
      <w:bookmarkStart w:id="64" w:name="_Toc16252826"/>
      <w:r w:rsidR="00B113DE">
        <w:t>SVSServer Interface</w:t>
      </w:r>
      <w:bookmarkEnd w:id="64"/>
    </w:p>
    <w:p w14:paraId="378F74A8" w14:textId="77777777" w:rsidR="00F30367" w:rsidRDefault="00B113DE" w:rsidP="009B4C29">
      <w:pPr>
        <w:pStyle w:val="Heading3"/>
      </w:pPr>
      <w:bookmarkStart w:id="65" w:name="_Toc16252827"/>
      <w:r w:rsidRPr="00B9479B">
        <w:t>SVS-IIR-REQ-291022/B-SVSServer_Tx</w:t>
      </w:r>
      <w:bookmarkEnd w:id="65"/>
    </w:p>
    <w:p w14:paraId="157B1FDC" w14:textId="77777777" w:rsidR="00F30367" w:rsidRDefault="00B113DE" w:rsidP="009B4C29">
      <w:pPr>
        <w:pStyle w:val="Heading4"/>
      </w:pPr>
      <w:r w:rsidRPr="00B9479B">
        <w:t>MD-REQ-304069/C-getTcuDidData</w:t>
      </w:r>
    </w:p>
    <w:p w14:paraId="2F81F1B2" w14:textId="77777777" w:rsidR="00F30367" w:rsidRDefault="00B113DE" w:rsidP="00F30367">
      <w:r>
        <w:t>This API is used to request DID information from the TCU. The TCU also uses this API for its response.</w:t>
      </w:r>
    </w:p>
    <w:p w14:paraId="27220B0A" w14:textId="77777777" w:rsidR="00F30367" w:rsidRDefault="00F3036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810"/>
        <w:gridCol w:w="3150"/>
        <w:gridCol w:w="1620"/>
        <w:gridCol w:w="1620"/>
      </w:tblGrid>
      <w:tr w:rsidR="00F30367" w14:paraId="1D265C84"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600E3C26" w14:textId="77777777" w:rsidR="00F30367" w:rsidRDefault="00F30367">
            <w:pPr>
              <w:spacing w:line="254" w:lineRule="auto"/>
              <w:rPr>
                <w:sz w:val="8"/>
              </w:rPr>
            </w:pPr>
          </w:p>
        </w:tc>
      </w:tr>
      <w:tr w:rsidR="00F30367" w14:paraId="2BC53701"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63B7FE35" w14:textId="77777777" w:rsidR="00F30367" w:rsidRDefault="00B113DE">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4A01152" w14:textId="77777777" w:rsidR="00F30367" w:rsidRDefault="00B113DE">
            <w:pPr>
              <w:spacing w:line="254" w:lineRule="auto"/>
            </w:pPr>
            <w:r>
              <w:t xml:space="preserve">One-Shot (Synch) </w:t>
            </w:r>
          </w:p>
        </w:tc>
      </w:tr>
      <w:tr w:rsidR="00F30367" w14:paraId="70C57165"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7DBEE64" w14:textId="77777777" w:rsidR="00F30367" w:rsidRDefault="00B113DE">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B5541AD" w14:textId="77777777" w:rsidR="00F30367" w:rsidRDefault="00B113DE">
            <w:pPr>
              <w:spacing w:line="254" w:lineRule="auto"/>
            </w:pPr>
            <w:r>
              <w:t xml:space="preserve">Default </w:t>
            </w:r>
          </w:p>
        </w:tc>
      </w:tr>
      <w:tr w:rsidR="00F30367" w14:paraId="0589E305"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619C30F1" w14:textId="77777777" w:rsidR="00F30367" w:rsidRDefault="00B113DE">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00E7421" w14:textId="77777777" w:rsidR="00F30367" w:rsidRDefault="00B113DE">
            <w:pPr>
              <w:spacing w:line="254" w:lineRule="auto"/>
            </w:pPr>
            <w:r>
              <w:t>No</w:t>
            </w:r>
          </w:p>
        </w:tc>
      </w:tr>
      <w:tr w:rsidR="00F30367" w14:paraId="6F54A305" w14:textId="77777777" w:rsidTr="00F30367">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15D6DFCE" w14:textId="77777777" w:rsidR="00F30367" w:rsidRDefault="00F30367">
            <w:pPr>
              <w:spacing w:line="254" w:lineRule="auto"/>
              <w:rPr>
                <w:sz w:val="8"/>
              </w:rPr>
            </w:pPr>
          </w:p>
        </w:tc>
      </w:tr>
      <w:tr w:rsidR="00F30367" w14:paraId="7E8EFCCD"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CFEF812" w14:textId="77777777" w:rsidR="00F30367" w:rsidRDefault="00B113DE">
            <w:pPr>
              <w:spacing w:line="276" w:lineRule="auto"/>
              <w:jc w:val="center"/>
              <w:rPr>
                <w:b/>
              </w:rPr>
            </w:pPr>
            <w:r>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C7F8AC0" w14:textId="77777777" w:rsidR="00F30367" w:rsidRDefault="00B113DE">
            <w:pPr>
              <w:spacing w:line="276"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FADB24" w14:textId="77777777" w:rsidR="00F30367" w:rsidRDefault="00B113DE">
            <w:pPr>
              <w:spacing w:line="276" w:lineRule="auto"/>
              <w:rPr>
                <w:b/>
              </w:rPr>
            </w:pPr>
            <w:r>
              <w:rPr>
                <w:b/>
              </w:rPr>
              <w:t>Type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9B5C36E" w14:textId="77777777" w:rsidR="00F30367" w:rsidRDefault="00B113DE">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D171427" w14:textId="77777777" w:rsidR="00F30367" w:rsidRDefault="00B113DE">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96CD0B2" w14:textId="77777777" w:rsidR="00F30367" w:rsidRDefault="00B113DE">
            <w:pPr>
              <w:spacing w:line="276" w:lineRule="auto"/>
              <w:rPr>
                <w:b/>
              </w:rPr>
            </w:pPr>
            <w:r>
              <w:rPr>
                <w:b/>
              </w:rPr>
              <w:t>Description</w:t>
            </w:r>
          </w:p>
        </w:tc>
      </w:tr>
      <w:tr w:rsidR="00F30367" w14:paraId="66B194BC"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8530E5" w14:textId="77777777" w:rsidR="00F30367" w:rsidRDefault="00B113DE">
            <w:pPr>
              <w:spacing w:line="276" w:lineRule="auto"/>
              <w:rPr>
                <w:b/>
              </w:rPr>
            </w:pPr>
            <w:r>
              <w:rPr>
                <w:b/>
              </w:rPr>
              <w:t>Request (_Rq)</w:t>
            </w:r>
          </w:p>
        </w:tc>
      </w:tr>
      <w:tr w:rsidR="00F30367" w14:paraId="3A1CAFA6"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tcPr>
          <w:p w14:paraId="45A3DE71" w14:textId="77777777" w:rsidR="00F30367" w:rsidRDefault="00B113DE" w:rsidP="00F30367">
            <w:pPr>
              <w:spacing w:line="276" w:lineRule="auto"/>
              <w:jc w:val="center"/>
              <w:rPr>
                <w:rFonts w:cs="Arial"/>
              </w:rPr>
            </w:pPr>
            <w:r>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3A996F57" w14:textId="77777777" w:rsidR="00F30367" w:rsidRDefault="00B113DE" w:rsidP="00F30367">
            <w:pPr>
              <w:spacing w:line="276" w:lineRule="auto"/>
              <w:rPr>
                <w:rFonts w:cs="Arial"/>
              </w:rPr>
            </w:pPr>
            <w:r>
              <w:rPr>
                <w:rFonts w:cs="Arial"/>
              </w:rPr>
              <w:t>RequestTcuDid</w:t>
            </w:r>
          </w:p>
          <w:p w14:paraId="2B5131BA" w14:textId="77777777" w:rsidR="00F30367" w:rsidRDefault="00B113DE" w:rsidP="00F30367">
            <w:pPr>
              <w:spacing w:line="276" w:lineRule="auto"/>
              <w:rPr>
                <w:rFonts w:cs="Arial"/>
              </w:rPr>
            </w:pPr>
            <w:r>
              <w:rPr>
                <w:rFonts w:cs="Arial"/>
              </w:rPr>
              <w:t>Address</w:t>
            </w:r>
          </w:p>
        </w:tc>
        <w:tc>
          <w:tcPr>
            <w:tcW w:w="810" w:type="dxa"/>
            <w:tcBorders>
              <w:top w:val="single" w:sz="4" w:space="0" w:color="auto"/>
              <w:left w:val="single" w:sz="4" w:space="0" w:color="auto"/>
              <w:bottom w:val="single" w:sz="4" w:space="0" w:color="auto"/>
              <w:right w:val="single" w:sz="4" w:space="0" w:color="auto"/>
            </w:tcBorders>
          </w:tcPr>
          <w:p w14:paraId="64ED6D3B" w14:textId="77777777" w:rsidR="00F30367" w:rsidRDefault="00B113DE" w:rsidP="00F30367">
            <w:pPr>
              <w:spacing w:line="276" w:lineRule="auto"/>
              <w:rPr>
                <w:rFonts w:cs="Arial"/>
              </w:rPr>
            </w:pPr>
            <w:r>
              <w:rPr>
                <w:rFonts w:cs="Arial"/>
              </w:rPr>
              <w:t>Int32</w:t>
            </w:r>
          </w:p>
        </w:tc>
        <w:tc>
          <w:tcPr>
            <w:tcW w:w="3150" w:type="dxa"/>
            <w:tcBorders>
              <w:top w:val="single" w:sz="4" w:space="0" w:color="auto"/>
              <w:left w:val="single" w:sz="4" w:space="0" w:color="auto"/>
              <w:bottom w:val="single" w:sz="4" w:space="0" w:color="auto"/>
              <w:right w:val="single" w:sz="4" w:space="0" w:color="auto"/>
            </w:tcBorders>
          </w:tcPr>
          <w:p w14:paraId="03846746" w14:textId="77777777" w:rsidR="00F30367" w:rsidRDefault="00B113DE" w:rsidP="00F30367">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14:paraId="097A9F0E" w14:textId="77777777" w:rsidR="00F30367" w:rsidRDefault="00B113DE" w:rsidP="00F30367">
            <w:pPr>
              <w:spacing w:line="276" w:lineRule="auto"/>
              <w:rPr>
                <w:rFonts w:cs="Arial"/>
              </w:rPr>
            </w:pPr>
            <w:r>
              <w:rPr>
                <w:rFonts w:cs="Arial"/>
              </w:rPr>
              <w:t>0x00000000 -</w:t>
            </w:r>
          </w:p>
          <w:p w14:paraId="40349F86" w14:textId="77777777" w:rsidR="00F30367" w:rsidRDefault="00B113DE" w:rsidP="00F30367">
            <w:pPr>
              <w:spacing w:line="276" w:lineRule="auto"/>
              <w:rPr>
                <w:rFonts w:cs="Arial"/>
              </w:rPr>
            </w:pPr>
            <w:r>
              <w:rPr>
                <w:rFonts w:cs="Arial"/>
              </w:rPr>
              <w:t>0xFFFFFFFF</w:t>
            </w:r>
          </w:p>
        </w:tc>
        <w:tc>
          <w:tcPr>
            <w:tcW w:w="1620" w:type="dxa"/>
            <w:tcBorders>
              <w:top w:val="single" w:sz="4" w:space="0" w:color="auto"/>
              <w:left w:val="single" w:sz="4" w:space="0" w:color="auto"/>
              <w:bottom w:val="single" w:sz="4" w:space="0" w:color="auto"/>
              <w:right w:val="single" w:sz="4" w:space="0" w:color="auto"/>
            </w:tcBorders>
          </w:tcPr>
          <w:p w14:paraId="3DD89D70" w14:textId="77777777" w:rsidR="00F30367" w:rsidRDefault="00B113DE" w:rsidP="00F30367">
            <w:pPr>
              <w:spacing w:line="276" w:lineRule="auto"/>
              <w:rPr>
                <w:rFonts w:cs="Arial"/>
              </w:rPr>
            </w:pPr>
            <w:r>
              <w:rPr>
                <w:rFonts w:cs="Arial"/>
              </w:rPr>
              <w:t>Requested DID address</w:t>
            </w:r>
          </w:p>
        </w:tc>
      </w:tr>
      <w:tr w:rsidR="00F30367" w14:paraId="6ED3A4DB"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B4499" w14:textId="77777777" w:rsidR="00F30367" w:rsidRDefault="00B113DE" w:rsidP="00F30367">
            <w:pPr>
              <w:spacing w:line="276" w:lineRule="auto"/>
            </w:pPr>
            <w:r>
              <w:rPr>
                <w:b/>
              </w:rPr>
              <w:t>Response (_Rsp)</w:t>
            </w:r>
          </w:p>
        </w:tc>
      </w:tr>
      <w:tr w:rsidR="00F30367" w14:paraId="23A26EB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684864" w14:textId="77777777" w:rsidR="00F30367" w:rsidRDefault="00B113DE">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3ADEE48" w14:textId="77777777" w:rsidR="00F30367" w:rsidRDefault="00B113DE" w:rsidP="00F30367">
            <w:pPr>
              <w:spacing w:line="276" w:lineRule="auto"/>
            </w:pPr>
            <w:r>
              <w:t>TcuResponseStatus</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9B24B6" w14:textId="77777777" w:rsidR="00F30367" w:rsidRDefault="00B113DE">
            <w:pPr>
              <w:spacing w:line="276" w:lineRule="auto"/>
            </w:pPr>
            <w:r>
              <w:t>Enum</w:t>
            </w: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C2AD1"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635F73"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851C293" w14:textId="77777777" w:rsidR="00F30367" w:rsidRDefault="00B113DE">
            <w:pPr>
              <w:spacing w:line="276" w:lineRule="auto"/>
            </w:pPr>
            <w:r>
              <w:t>Response to initial request</w:t>
            </w:r>
          </w:p>
        </w:tc>
      </w:tr>
      <w:tr w:rsidR="00F30367" w14:paraId="29556B80"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97E8992"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670821F"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53CE888"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17A42" w14:textId="77777777" w:rsidR="00F30367" w:rsidRDefault="00B113DE" w:rsidP="00F30367">
            <w:r>
              <w:t xml:space="preserve">Success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FABE913" w14:textId="77777777" w:rsidR="00F30367" w:rsidRDefault="00B113DE" w:rsidP="00F30367">
            <w:r>
              <w:t xml:space="preserve">0x00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97975" w14:textId="77777777" w:rsidR="00F30367" w:rsidRDefault="00F30367" w:rsidP="00F30367">
            <w:pPr>
              <w:spacing w:line="276" w:lineRule="auto"/>
            </w:pPr>
          </w:p>
        </w:tc>
      </w:tr>
      <w:tr w:rsidR="00F30367" w14:paraId="375D4AF1"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4D09D9DA"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DF75D8F"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65CCF6DC"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753CE" w14:textId="77777777" w:rsidR="00F30367" w:rsidRDefault="00B113DE" w:rsidP="00F30367">
            <w:r>
              <w:t xml:space="preserve">Wait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6C6BF4F" w14:textId="77777777" w:rsidR="00F30367" w:rsidRDefault="00B113DE" w:rsidP="00F30367">
            <w:r>
              <w:t xml:space="preserve">0x01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1A5F964" w14:textId="77777777" w:rsidR="00F30367" w:rsidRDefault="00F30367" w:rsidP="00F30367">
            <w:pPr>
              <w:spacing w:line="276" w:lineRule="auto"/>
            </w:pPr>
          </w:p>
        </w:tc>
      </w:tr>
      <w:tr w:rsidR="00F30367" w14:paraId="461A962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1110E2AF"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FD512F7"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3C455AD5"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4BBA73B2" w14:textId="77777777" w:rsidR="00F30367" w:rsidRDefault="00B113DE" w:rsidP="00F30367">
            <w:r>
              <w:t xml:space="preserve">Fail-Param Does Not Exist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55718" w14:textId="77777777" w:rsidR="00F30367" w:rsidRDefault="00B113DE" w:rsidP="00F30367">
            <w:r>
              <w:t xml:space="preserve">0x02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B0EFB" w14:textId="77777777" w:rsidR="00F30367" w:rsidRDefault="00F30367" w:rsidP="00F30367">
            <w:pPr>
              <w:spacing w:line="276" w:lineRule="auto"/>
            </w:pPr>
          </w:p>
        </w:tc>
      </w:tr>
      <w:tr w:rsidR="00F30367" w14:paraId="0A1B018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04FFA114"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DD32B3F"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092EE575"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67257D9D" w14:textId="77777777" w:rsidR="00F30367" w:rsidRDefault="00B113DE" w:rsidP="00F30367">
            <w:r>
              <w:t xml:space="preserve">Fail-Param Read Only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450CE26" w14:textId="77777777" w:rsidR="00F30367" w:rsidRDefault="00B113DE" w:rsidP="00F30367">
            <w:r>
              <w:t xml:space="preserve">0x03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140AD" w14:textId="77777777" w:rsidR="00F30367" w:rsidRDefault="00F30367" w:rsidP="00F30367">
            <w:pPr>
              <w:spacing w:line="276" w:lineRule="auto"/>
            </w:pPr>
          </w:p>
        </w:tc>
      </w:tr>
      <w:tr w:rsidR="00F30367" w14:paraId="554ABE5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49160888"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D52329A"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056C3F0D"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24BB8800" w14:textId="77777777" w:rsidR="00F30367" w:rsidRDefault="00B113DE" w:rsidP="00F30367">
            <w:r>
              <w:t xml:space="preserve">Fail-Param Out Of Range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95D3D45" w14:textId="77777777" w:rsidR="00F30367" w:rsidRDefault="00B113DE" w:rsidP="00F30367">
            <w:r>
              <w:t xml:space="preserve">0x04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9044EAB" w14:textId="77777777" w:rsidR="00F30367" w:rsidRDefault="00F30367" w:rsidP="00F30367">
            <w:pPr>
              <w:spacing w:line="276" w:lineRule="auto"/>
            </w:pPr>
          </w:p>
        </w:tc>
      </w:tr>
      <w:tr w:rsidR="00F30367" w14:paraId="68DC69A7"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F75606F"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5013EB7"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BCFDBC1"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502E5CD2" w14:textId="77777777" w:rsidR="00F30367" w:rsidRDefault="00B113DE" w:rsidP="00F30367">
            <w:r>
              <w:t xml:space="preserve">Fail-Param Size Incorrect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BB8BC" w14:textId="77777777" w:rsidR="00F30367" w:rsidRDefault="00B113DE" w:rsidP="00F30367">
            <w:r>
              <w:t xml:space="preserve">0x05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FDAD2F8" w14:textId="77777777" w:rsidR="00F30367" w:rsidRDefault="00F30367" w:rsidP="00F30367">
            <w:pPr>
              <w:spacing w:line="276" w:lineRule="auto"/>
            </w:pPr>
          </w:p>
        </w:tc>
      </w:tr>
      <w:tr w:rsidR="00F30367" w14:paraId="7049146F"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ACE2BA5"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26D3C13"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6645E"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53E39" w14:textId="77777777" w:rsidR="00F30367" w:rsidRDefault="00B113DE" w:rsidP="00F30367">
            <w:r>
              <w:t xml:space="preserve">Fail-Unknown Command Type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0D38A" w14:textId="77777777" w:rsidR="00F30367" w:rsidRDefault="00B113DE" w:rsidP="00F30367">
            <w:r>
              <w:t xml:space="preserve">0x06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490563C" w14:textId="77777777" w:rsidR="00F30367" w:rsidRDefault="00F30367" w:rsidP="00F30367">
            <w:pPr>
              <w:spacing w:line="276" w:lineRule="auto"/>
            </w:pPr>
          </w:p>
        </w:tc>
      </w:tr>
      <w:tr w:rsidR="00F30367" w14:paraId="69EDF7D1"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1E1F5"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36642C0"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651BBC47"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2EBA6" w14:textId="77777777" w:rsidR="00F30367" w:rsidRDefault="00B113DE" w:rsidP="00F30367">
            <w:r>
              <w:t xml:space="preserve">Fail-TCU Internal Error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4E722D0" w14:textId="77777777" w:rsidR="00F30367" w:rsidRDefault="00B113DE" w:rsidP="00F30367">
            <w:r>
              <w:t xml:space="preserve">0x07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022F416F" w14:textId="77777777" w:rsidR="00F30367" w:rsidRDefault="00F30367" w:rsidP="00F30367">
            <w:pPr>
              <w:spacing w:line="276" w:lineRule="auto"/>
            </w:pPr>
          </w:p>
        </w:tc>
      </w:tr>
      <w:tr w:rsidR="00F30367" w14:paraId="2B9ED959"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90B7B"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24A5682"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68E5977C"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15D38" w14:textId="77777777" w:rsidR="00F30367" w:rsidRDefault="00B113DE" w:rsidP="00F30367">
            <w:r>
              <w:t xml:space="preserve">Fail-Command Already In Progress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891F9C6" w14:textId="77777777" w:rsidR="00F30367" w:rsidRDefault="00B113DE" w:rsidP="00F30367">
            <w:r>
              <w:t xml:space="preserve">0x08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7DEE6" w14:textId="77777777" w:rsidR="00F30367" w:rsidRDefault="00F30367" w:rsidP="00F30367">
            <w:pPr>
              <w:spacing w:line="276" w:lineRule="auto"/>
            </w:pPr>
          </w:p>
        </w:tc>
      </w:tr>
      <w:tr w:rsidR="00F30367" w14:paraId="1AE701CE"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0805033B"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3599506"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EB6CF8F"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58CA0" w14:textId="77777777" w:rsidR="00F30367" w:rsidRDefault="00B113DE" w:rsidP="00F30367">
            <w:r>
              <w:t xml:space="preserve">Fail-Command Not Permitted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5308A46" w14:textId="77777777" w:rsidR="00F30367" w:rsidRDefault="00B113DE" w:rsidP="00F30367">
            <w:r>
              <w:t>0x09</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2358974" w14:textId="77777777" w:rsidR="00F30367" w:rsidRDefault="00F30367" w:rsidP="00F30367">
            <w:pPr>
              <w:spacing w:line="276" w:lineRule="auto"/>
            </w:pPr>
          </w:p>
        </w:tc>
      </w:tr>
      <w:tr w:rsidR="00F30367" w14:paraId="42600518"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D0D6F"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0392DBE"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0C9CCABD"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761A59AC" w14:textId="77777777" w:rsidR="00F30367" w:rsidRDefault="00B113DE" w:rsidP="00F30367">
            <w:r>
              <w:t xml:space="preserve">Fail-Internal Memory Error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BEF1158" w14:textId="77777777" w:rsidR="00F30367" w:rsidRDefault="00B113DE" w:rsidP="00F30367">
            <w:r>
              <w:t>0x0A</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D795288" w14:textId="77777777" w:rsidR="00F30367" w:rsidRDefault="00F30367" w:rsidP="00F30367">
            <w:pPr>
              <w:spacing w:line="276" w:lineRule="auto"/>
            </w:pPr>
          </w:p>
        </w:tc>
      </w:tr>
      <w:tr w:rsidR="00F30367" w14:paraId="14708A19"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78B053D0"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F8C5A8F"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ED7F"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14F62144" w14:textId="77777777" w:rsidR="00F30367" w:rsidRDefault="00B113DE" w:rsidP="00F30367">
            <w:r>
              <w:t xml:space="preserve">Fail-Invalid Config Data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166F868" w14:textId="77777777" w:rsidR="00F30367" w:rsidRDefault="00B113DE" w:rsidP="00F30367">
            <w:r>
              <w:t>0x0B</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6548B4B" w14:textId="77777777" w:rsidR="00F30367" w:rsidRDefault="00F30367" w:rsidP="00F30367">
            <w:pPr>
              <w:spacing w:line="276" w:lineRule="auto"/>
            </w:pPr>
          </w:p>
        </w:tc>
      </w:tr>
      <w:tr w:rsidR="00F30367" w14:paraId="6CB13383"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C6EB05B"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D7073A3"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13996"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55DB159E" w14:textId="77777777" w:rsidR="00F30367" w:rsidRDefault="00B113DE" w:rsidP="00F30367">
            <w:r>
              <w:t xml:space="preserve">Fail-Part2No Mismatch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93E57" w14:textId="77777777" w:rsidR="00F30367" w:rsidRDefault="00B113DE" w:rsidP="00F30367">
            <w:r>
              <w:t>0x0C</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7AE" w14:textId="77777777" w:rsidR="00F30367" w:rsidRDefault="00F30367" w:rsidP="00F30367">
            <w:pPr>
              <w:spacing w:line="276" w:lineRule="auto"/>
            </w:pPr>
          </w:p>
        </w:tc>
      </w:tr>
      <w:tr w:rsidR="00F30367" w14:paraId="6E8A120B"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512189B"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246E16E"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7442FABF"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489A5DA9" w14:textId="77777777" w:rsidR="00F30367" w:rsidRDefault="00B113DE" w:rsidP="00F30367">
            <w:r>
              <w:t xml:space="preserve">Fail-Invalid Apply Type Combo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507F8EE" w14:textId="77777777" w:rsidR="00F30367" w:rsidRDefault="00B113DE" w:rsidP="00F30367">
            <w:r>
              <w:t>0x0D</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DE5A8CF" w14:textId="77777777" w:rsidR="00F30367" w:rsidRDefault="00F30367" w:rsidP="00F30367">
            <w:pPr>
              <w:spacing w:line="276" w:lineRule="auto"/>
            </w:pPr>
          </w:p>
        </w:tc>
      </w:tr>
      <w:tr w:rsidR="00F30367" w14:paraId="17763DE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41E33226"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407A2E9"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7401ACF1"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7F5493C1" w14:textId="77777777" w:rsidR="00F30367" w:rsidRDefault="00B113DE" w:rsidP="00F30367">
            <w:r>
              <w:t xml:space="preserve">Fail-Access Denied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AB55D34" w14:textId="77777777" w:rsidR="00F30367" w:rsidRDefault="00B113DE" w:rsidP="00F30367">
            <w:r>
              <w:t>0x0E</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58B1A" w14:textId="77777777" w:rsidR="00F30367" w:rsidRDefault="00F30367" w:rsidP="00F30367">
            <w:pPr>
              <w:spacing w:line="276" w:lineRule="auto"/>
            </w:pPr>
          </w:p>
        </w:tc>
      </w:tr>
      <w:tr w:rsidR="00F30367" w14:paraId="22104FA7"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E8D7"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BBE47BD"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DD2EA03"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7F685272" w14:textId="77777777" w:rsidR="00F30367" w:rsidRDefault="00B113DE" w:rsidP="00F30367">
            <w:r>
              <w:t xml:space="preserve">Fail-Config Item Mismatch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02FEC0E" w14:textId="77777777" w:rsidR="00F30367" w:rsidRDefault="00B113DE" w:rsidP="00F30367">
            <w:r>
              <w:t>0x0F</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97FACAE" w14:textId="77777777" w:rsidR="00F30367" w:rsidRDefault="00F30367" w:rsidP="00F30367">
            <w:pPr>
              <w:spacing w:line="276" w:lineRule="auto"/>
            </w:pPr>
          </w:p>
        </w:tc>
      </w:tr>
      <w:tr w:rsidR="00F30367" w14:paraId="6B71D18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C753C"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CBA6825"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63A3C1E"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23211B39" w14:textId="77777777" w:rsidR="00F30367" w:rsidRDefault="00B113DE" w:rsidP="00F30367">
            <w:r>
              <w:t xml:space="preserve">Fail-Already In Same State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81E28C2" w14:textId="77777777" w:rsidR="00F30367" w:rsidRDefault="00B113DE" w:rsidP="00F30367">
            <w:r>
              <w:t xml:space="preserve">0x10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80E6627" w14:textId="77777777" w:rsidR="00F30367" w:rsidRDefault="00F30367" w:rsidP="00F30367">
            <w:pPr>
              <w:spacing w:line="276" w:lineRule="auto"/>
            </w:pPr>
          </w:p>
        </w:tc>
      </w:tr>
      <w:tr w:rsidR="00F30367" w14:paraId="3E324286"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808024" w14:textId="77777777" w:rsidR="00F30367" w:rsidRDefault="00B113DE">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092DC" w14:textId="77777777" w:rsidR="00F30367" w:rsidRDefault="00B113DE" w:rsidP="00F30367">
            <w:pPr>
              <w:spacing w:line="276" w:lineRule="auto"/>
            </w:pPr>
            <w:r>
              <w:t>tcuDidAddress</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CEDB17" w14:textId="77777777" w:rsidR="00F30367" w:rsidRDefault="00B113DE" w:rsidP="00F30367">
            <w:pPr>
              <w:spacing w:line="276" w:lineRule="auto"/>
            </w:pPr>
            <w:r>
              <w:t>Int32</w:t>
            </w: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7BAAD"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156F7" w14:textId="77777777" w:rsidR="00F30367" w:rsidRDefault="00B113DE" w:rsidP="00F30367">
            <w:pPr>
              <w:spacing w:line="276" w:lineRule="auto"/>
              <w:rPr>
                <w:rFonts w:cs="Arial"/>
              </w:rPr>
            </w:pPr>
            <w:r>
              <w:rPr>
                <w:rFonts w:cs="Arial"/>
              </w:rPr>
              <w:t>0x00000000 -</w:t>
            </w:r>
          </w:p>
          <w:p w14:paraId="6FF20C95" w14:textId="77777777" w:rsidR="00F30367" w:rsidRPr="00441DFF" w:rsidRDefault="00B113DE" w:rsidP="00F30367">
            <w:pPr>
              <w:spacing w:line="276" w:lineRule="auto"/>
            </w:pPr>
            <w:r>
              <w:rPr>
                <w:rFonts w:cs="Arial"/>
              </w:rPr>
              <w:t>0xFFFFFFFF</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99B94" w14:textId="77777777" w:rsidR="00F30367" w:rsidRDefault="00B113DE">
            <w:pPr>
              <w:spacing w:line="276" w:lineRule="auto"/>
            </w:pPr>
            <w:r w:rsidRPr="000F5DC2">
              <w:t>DID address</w:t>
            </w:r>
          </w:p>
        </w:tc>
      </w:tr>
      <w:tr w:rsidR="00F30367" w14:paraId="08E215BC"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92EECA4" w14:textId="77777777" w:rsidR="00F30367" w:rsidRDefault="00B113DE">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83920E1" w14:textId="77777777" w:rsidR="00F30367" w:rsidRDefault="00B113DE" w:rsidP="00F30367">
            <w:pPr>
              <w:spacing w:line="276" w:lineRule="auto"/>
            </w:pPr>
            <w:r>
              <w:t>tcuDidConfigData</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12AF0E4A" w14:textId="77777777" w:rsidR="00F30367" w:rsidRDefault="00B113DE">
            <w:pPr>
              <w:spacing w:line="276" w:lineRule="auto"/>
            </w:pPr>
            <w:r>
              <w:t>Bytes</w:t>
            </w: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60C3E959"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6DBEB93"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943FD" w14:textId="77777777" w:rsidR="00F30367" w:rsidRDefault="00B113DE">
            <w:pPr>
              <w:spacing w:line="276" w:lineRule="auto"/>
            </w:pPr>
            <w:r>
              <w:t>DID Data</w:t>
            </w:r>
          </w:p>
        </w:tc>
      </w:tr>
    </w:tbl>
    <w:p w14:paraId="64687216" w14:textId="77777777" w:rsidR="00F30367" w:rsidRDefault="00F30367" w:rsidP="00F30367"/>
    <w:p w14:paraId="15ED96F4" w14:textId="77777777" w:rsidR="00F30367" w:rsidRDefault="00B113DE" w:rsidP="009B4C29">
      <w:pPr>
        <w:pStyle w:val="Heading4"/>
      </w:pPr>
      <w:r w:rsidRPr="00B9479B">
        <w:t>MD-REQ-304070/B-getTcuDidUpdateData</w:t>
      </w:r>
    </w:p>
    <w:p w14:paraId="56C4C3C4" w14:textId="77777777" w:rsidR="00F30367" w:rsidRDefault="00B113DE" w:rsidP="00F30367">
      <w:r>
        <w:t>This API is used to receive updated DID information from the TCU. The TCU publishes all updated DID information (OnChange) via this API.</w:t>
      </w:r>
    </w:p>
    <w:p w14:paraId="559707B9" w14:textId="77777777" w:rsidR="00F30367" w:rsidRDefault="00F3036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1440"/>
        <w:gridCol w:w="810"/>
        <w:gridCol w:w="1530"/>
        <w:gridCol w:w="1620"/>
        <w:gridCol w:w="2520"/>
      </w:tblGrid>
      <w:tr w:rsidR="00F30367" w14:paraId="6EF55AA5"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1E103607" w14:textId="77777777" w:rsidR="00F30367" w:rsidRDefault="00F30367">
            <w:pPr>
              <w:spacing w:line="254" w:lineRule="auto"/>
              <w:rPr>
                <w:sz w:val="8"/>
              </w:rPr>
            </w:pPr>
          </w:p>
        </w:tc>
      </w:tr>
      <w:tr w:rsidR="00F30367" w14:paraId="5823C071"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55A35D4F" w14:textId="77777777" w:rsidR="00F30367" w:rsidRDefault="00B113DE">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73F72CB" w14:textId="77777777" w:rsidR="00F30367" w:rsidRDefault="00B113DE" w:rsidP="00F30367">
            <w:pPr>
              <w:spacing w:line="254" w:lineRule="auto"/>
            </w:pPr>
            <w:r>
              <w:t>OnChange</w:t>
            </w:r>
          </w:p>
        </w:tc>
      </w:tr>
      <w:tr w:rsidR="00F30367" w14:paraId="16C1574E"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6E9AA210" w14:textId="77777777" w:rsidR="00F30367" w:rsidRDefault="00B113DE">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D48390C" w14:textId="77777777" w:rsidR="00F30367" w:rsidRDefault="00B113DE">
            <w:pPr>
              <w:spacing w:line="254" w:lineRule="auto"/>
            </w:pPr>
            <w:r>
              <w:t xml:space="preserve">Default </w:t>
            </w:r>
          </w:p>
        </w:tc>
      </w:tr>
      <w:tr w:rsidR="00F30367" w14:paraId="3ABC910E"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123F0BED" w14:textId="77777777" w:rsidR="00F30367" w:rsidRDefault="00B113DE">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7B94C9B" w14:textId="77777777" w:rsidR="00F30367" w:rsidRDefault="00B113DE">
            <w:pPr>
              <w:spacing w:line="254" w:lineRule="auto"/>
            </w:pPr>
            <w:r>
              <w:t>Yes</w:t>
            </w:r>
          </w:p>
        </w:tc>
      </w:tr>
      <w:tr w:rsidR="00F30367" w14:paraId="283B4016" w14:textId="77777777" w:rsidTr="00F30367">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6F158925" w14:textId="77777777" w:rsidR="00F30367" w:rsidRDefault="00F30367">
            <w:pPr>
              <w:spacing w:line="254" w:lineRule="auto"/>
              <w:rPr>
                <w:sz w:val="8"/>
              </w:rPr>
            </w:pPr>
          </w:p>
        </w:tc>
      </w:tr>
      <w:tr w:rsidR="00F30367" w14:paraId="5DD20552"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4165859" w14:textId="77777777" w:rsidR="00F30367" w:rsidRDefault="00B113DE">
            <w:pPr>
              <w:spacing w:line="276" w:lineRule="auto"/>
              <w:jc w:val="center"/>
              <w:rPr>
                <w:b/>
              </w:rPr>
            </w:pPr>
            <w:r>
              <w:rPr>
                <w:b/>
              </w:rPr>
              <w:t>R/O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8480554" w14:textId="77777777" w:rsidR="00F30367" w:rsidRDefault="00B113DE">
            <w:pPr>
              <w:spacing w:line="276"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E014DCB" w14:textId="77777777" w:rsidR="00F30367" w:rsidRDefault="00B113DE">
            <w:pPr>
              <w:spacing w:line="276" w:lineRule="auto"/>
              <w:rPr>
                <w:b/>
              </w:rPr>
            </w:pPr>
            <w:r>
              <w:rPr>
                <w:b/>
              </w:rPr>
              <w:t>Type</w:t>
            </w:r>
          </w:p>
        </w:tc>
        <w:tc>
          <w:tcPr>
            <w:tcW w:w="15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3123C44" w14:textId="77777777" w:rsidR="00F30367" w:rsidRDefault="00B113DE">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D9EB62C" w14:textId="77777777" w:rsidR="00F30367" w:rsidRDefault="00B113DE">
            <w:pPr>
              <w:spacing w:line="276" w:lineRule="auto"/>
              <w:rPr>
                <w:b/>
              </w:rPr>
            </w:pPr>
            <w:r>
              <w:rPr>
                <w:b/>
              </w:rPr>
              <w:t>Value</w:t>
            </w:r>
          </w:p>
        </w:tc>
        <w:tc>
          <w:tcPr>
            <w:tcW w:w="25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CBF9C09" w14:textId="77777777" w:rsidR="00F30367" w:rsidRDefault="00B113DE">
            <w:pPr>
              <w:spacing w:line="276" w:lineRule="auto"/>
              <w:rPr>
                <w:b/>
              </w:rPr>
            </w:pPr>
            <w:r>
              <w:rPr>
                <w:b/>
              </w:rPr>
              <w:t>Description</w:t>
            </w:r>
          </w:p>
        </w:tc>
      </w:tr>
      <w:tr w:rsidR="00F30367" w14:paraId="238239F8"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2304F6" w14:textId="77777777" w:rsidR="00F30367" w:rsidRDefault="00B113DE">
            <w:pPr>
              <w:spacing w:line="276" w:lineRule="auto"/>
              <w:rPr>
                <w:b/>
              </w:rPr>
            </w:pPr>
            <w:r>
              <w:rPr>
                <w:b/>
              </w:rPr>
              <w:t>Request (_Rq)</w:t>
            </w:r>
          </w:p>
        </w:tc>
      </w:tr>
      <w:tr w:rsidR="00F30367" w14:paraId="4CCF75CF"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tcPr>
          <w:p w14:paraId="55F6A873" w14:textId="77777777" w:rsidR="00F30367" w:rsidRDefault="00B113DE" w:rsidP="00F30367">
            <w:pPr>
              <w:spacing w:line="276" w:lineRule="auto"/>
              <w:jc w:val="center"/>
              <w:rPr>
                <w:rFonts w:cs="Arial"/>
              </w:rPr>
            </w:pPr>
            <w:r>
              <w:rPr>
                <w:rFonts w:cs="Arial"/>
              </w:rPr>
              <w:t>-</w:t>
            </w:r>
          </w:p>
        </w:tc>
        <w:tc>
          <w:tcPr>
            <w:tcW w:w="2970" w:type="dxa"/>
            <w:gridSpan w:val="2"/>
            <w:tcBorders>
              <w:top w:val="single" w:sz="4" w:space="0" w:color="auto"/>
              <w:left w:val="single" w:sz="4" w:space="0" w:color="auto"/>
              <w:bottom w:val="single" w:sz="4" w:space="0" w:color="auto"/>
              <w:right w:val="single" w:sz="4" w:space="0" w:color="auto"/>
            </w:tcBorders>
          </w:tcPr>
          <w:p w14:paraId="72A916F2" w14:textId="77777777" w:rsidR="00F30367" w:rsidRDefault="00B113DE" w:rsidP="00F30367">
            <w:pPr>
              <w:spacing w:line="276" w:lineRule="auto"/>
              <w:rPr>
                <w:rFonts w:cs="Arial"/>
              </w:rPr>
            </w:pPr>
            <w:r>
              <w:rPr>
                <w:rFonts w:cs="Arial"/>
              </w:rPr>
              <w:t>-</w:t>
            </w:r>
          </w:p>
        </w:tc>
        <w:tc>
          <w:tcPr>
            <w:tcW w:w="810" w:type="dxa"/>
            <w:tcBorders>
              <w:top w:val="single" w:sz="4" w:space="0" w:color="auto"/>
              <w:left w:val="single" w:sz="4" w:space="0" w:color="auto"/>
              <w:bottom w:val="single" w:sz="4" w:space="0" w:color="auto"/>
              <w:right w:val="single" w:sz="4" w:space="0" w:color="auto"/>
            </w:tcBorders>
          </w:tcPr>
          <w:p w14:paraId="5BE23394" w14:textId="77777777" w:rsidR="00F30367" w:rsidRDefault="00B113DE" w:rsidP="00F30367">
            <w:pPr>
              <w:spacing w:line="276" w:lineRule="auto"/>
              <w:rPr>
                <w:rFonts w:cs="Arial"/>
              </w:rPr>
            </w:pPr>
            <w:r>
              <w:rPr>
                <w:rFonts w:cs="Arial"/>
              </w:rPr>
              <w:t>-</w:t>
            </w:r>
          </w:p>
        </w:tc>
        <w:tc>
          <w:tcPr>
            <w:tcW w:w="1530" w:type="dxa"/>
            <w:tcBorders>
              <w:top w:val="single" w:sz="4" w:space="0" w:color="auto"/>
              <w:left w:val="single" w:sz="4" w:space="0" w:color="auto"/>
              <w:bottom w:val="single" w:sz="4" w:space="0" w:color="auto"/>
              <w:right w:val="single" w:sz="4" w:space="0" w:color="auto"/>
            </w:tcBorders>
          </w:tcPr>
          <w:p w14:paraId="0FE1A3BD" w14:textId="77777777" w:rsidR="00F30367" w:rsidRDefault="00B113DE" w:rsidP="00F30367">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14:paraId="5E533D82" w14:textId="77777777" w:rsidR="00F30367" w:rsidRDefault="00B113DE" w:rsidP="00F30367">
            <w:pPr>
              <w:spacing w:line="276" w:lineRule="auto"/>
              <w:rPr>
                <w:rFonts w:cs="Arial"/>
              </w:rPr>
            </w:pPr>
            <w:r>
              <w:rPr>
                <w:rFonts w:cs="Arial"/>
              </w:rPr>
              <w:t>-</w:t>
            </w:r>
          </w:p>
        </w:tc>
        <w:tc>
          <w:tcPr>
            <w:tcW w:w="2520" w:type="dxa"/>
            <w:tcBorders>
              <w:top w:val="single" w:sz="4" w:space="0" w:color="auto"/>
              <w:left w:val="single" w:sz="4" w:space="0" w:color="auto"/>
              <w:bottom w:val="single" w:sz="4" w:space="0" w:color="auto"/>
              <w:right w:val="single" w:sz="4" w:space="0" w:color="auto"/>
            </w:tcBorders>
          </w:tcPr>
          <w:p w14:paraId="3A6B98BE" w14:textId="77777777" w:rsidR="00F30367" w:rsidRDefault="00B113DE" w:rsidP="00F30367">
            <w:pPr>
              <w:spacing w:line="276" w:lineRule="auto"/>
              <w:rPr>
                <w:rFonts w:cs="Arial"/>
              </w:rPr>
            </w:pPr>
            <w:r>
              <w:rPr>
                <w:rFonts w:cs="Arial"/>
              </w:rPr>
              <w:t>N/A</w:t>
            </w:r>
          </w:p>
        </w:tc>
      </w:tr>
      <w:tr w:rsidR="00F30367" w14:paraId="3EE6821E"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E7564C" w14:textId="77777777" w:rsidR="00F30367" w:rsidRDefault="00B113DE" w:rsidP="00F30367">
            <w:pPr>
              <w:spacing w:line="276" w:lineRule="auto"/>
            </w:pPr>
            <w:r>
              <w:rPr>
                <w:b/>
              </w:rPr>
              <w:t>Response (_Rsp)</w:t>
            </w:r>
          </w:p>
        </w:tc>
      </w:tr>
      <w:tr w:rsidR="00F30367" w14:paraId="33B4BDA6"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A90F1" w14:textId="77777777" w:rsidR="00F30367" w:rsidRDefault="00B113DE">
            <w:pPr>
              <w:spacing w:line="276" w:lineRule="auto"/>
              <w:jc w:val="center"/>
            </w:pPr>
            <w:r>
              <w:t>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73170" w14:textId="77777777" w:rsidR="00F30367" w:rsidRDefault="00B113DE" w:rsidP="00F30367">
            <w:pPr>
              <w:spacing w:line="276" w:lineRule="auto"/>
            </w:pPr>
            <w:r>
              <w:t>tcuDidAddress</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705EE4" w14:textId="77777777" w:rsidR="00F30367" w:rsidRDefault="00B113DE" w:rsidP="00F30367">
            <w:pPr>
              <w:spacing w:line="276" w:lineRule="auto"/>
            </w:pPr>
            <w:r>
              <w:t>Int32</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F53C6C"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1BF525" w14:textId="77777777" w:rsidR="00F30367" w:rsidRDefault="00B113DE" w:rsidP="00F30367">
            <w:pPr>
              <w:spacing w:line="276" w:lineRule="auto"/>
              <w:rPr>
                <w:rFonts w:cs="Arial"/>
              </w:rPr>
            </w:pPr>
            <w:r>
              <w:rPr>
                <w:rFonts w:cs="Arial"/>
              </w:rPr>
              <w:t>0x00000000 -</w:t>
            </w:r>
          </w:p>
          <w:p w14:paraId="2598544D" w14:textId="77777777" w:rsidR="00F30367" w:rsidRDefault="00B113DE" w:rsidP="00F30367">
            <w:pPr>
              <w:spacing w:line="276" w:lineRule="auto"/>
            </w:pPr>
            <w:r>
              <w:rPr>
                <w:rFonts w:cs="Arial"/>
              </w:rPr>
              <w:t>0xFFFFFFFF</w:t>
            </w:r>
          </w:p>
        </w:tc>
        <w:tc>
          <w:tcPr>
            <w:tcW w:w="2520" w:type="dxa"/>
            <w:tcBorders>
              <w:top w:val="single" w:sz="4" w:space="0" w:color="auto"/>
              <w:left w:val="single" w:sz="4" w:space="0" w:color="auto"/>
              <w:bottom w:val="single" w:sz="4" w:space="0" w:color="auto"/>
              <w:right w:val="single" w:sz="4" w:space="0" w:color="auto"/>
            </w:tcBorders>
            <w:shd w:val="clear" w:color="auto" w:fill="FFFFFF" w:themeFill="background1"/>
          </w:tcPr>
          <w:p w14:paraId="5FE6C8DD" w14:textId="77777777" w:rsidR="00F30367" w:rsidRDefault="00B113DE" w:rsidP="00F30367">
            <w:pPr>
              <w:spacing w:line="276" w:lineRule="auto"/>
            </w:pPr>
            <w:r w:rsidRPr="000F5DC2">
              <w:t>DID address</w:t>
            </w:r>
            <w:r>
              <w:t xml:space="preserve"> that was updated</w:t>
            </w:r>
          </w:p>
        </w:tc>
      </w:tr>
      <w:tr w:rsidR="00F30367" w14:paraId="0B4B53BD"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7DC4A58" w14:textId="77777777" w:rsidR="00F30367" w:rsidRDefault="00B113DE">
            <w:pPr>
              <w:spacing w:line="276" w:lineRule="auto"/>
              <w:jc w:val="center"/>
            </w:pPr>
            <w:r>
              <w:t>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91CDEEC" w14:textId="77777777" w:rsidR="00F30367" w:rsidRDefault="00B113DE" w:rsidP="00F30367">
            <w:pPr>
              <w:spacing w:line="276" w:lineRule="auto"/>
            </w:pPr>
            <w:r>
              <w:t>tcuDidConfigData</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03A0CC1E" w14:textId="77777777" w:rsidR="00F30367" w:rsidRDefault="00B113DE">
            <w:pPr>
              <w:spacing w:line="276" w:lineRule="auto"/>
            </w:pPr>
            <w:r>
              <w:t>Bytes</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36035"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44EABC4" w14:textId="77777777" w:rsidR="00F30367" w:rsidRDefault="00B113DE">
            <w:pPr>
              <w:spacing w:line="276" w:lineRule="auto"/>
            </w:pPr>
            <w:r>
              <w:t>-</w:t>
            </w:r>
          </w:p>
        </w:tc>
        <w:tc>
          <w:tcPr>
            <w:tcW w:w="2520" w:type="dxa"/>
            <w:tcBorders>
              <w:top w:val="single" w:sz="4" w:space="0" w:color="auto"/>
              <w:left w:val="single" w:sz="4" w:space="0" w:color="auto"/>
              <w:bottom w:val="single" w:sz="4" w:space="0" w:color="auto"/>
              <w:right w:val="single" w:sz="4" w:space="0" w:color="auto"/>
            </w:tcBorders>
            <w:shd w:val="clear" w:color="auto" w:fill="FFFFFF" w:themeFill="background1"/>
          </w:tcPr>
          <w:p w14:paraId="1920683B" w14:textId="77777777" w:rsidR="00F30367" w:rsidRDefault="00B113DE" w:rsidP="00F30367">
            <w:pPr>
              <w:spacing w:line="276" w:lineRule="auto"/>
            </w:pPr>
            <w:r>
              <w:t>Corresponding updated DID Data</w:t>
            </w:r>
          </w:p>
        </w:tc>
      </w:tr>
    </w:tbl>
    <w:p w14:paraId="63D824E4" w14:textId="77777777" w:rsidR="00F30367" w:rsidRDefault="00F30367" w:rsidP="00F30367"/>
    <w:p w14:paraId="760C379C" w14:textId="77777777" w:rsidR="00F30367" w:rsidRDefault="00B113DE" w:rsidP="009B4C29">
      <w:pPr>
        <w:pStyle w:val="Heading3"/>
      </w:pPr>
      <w:bookmarkStart w:id="66" w:name="_Toc16252828"/>
      <w:r w:rsidRPr="00B9479B">
        <w:t>SVS-IIR-REQ-291023/F-SVSServer_Rx</w:t>
      </w:r>
      <w:bookmarkEnd w:id="66"/>
    </w:p>
    <w:p w14:paraId="4DBE5461" w14:textId="77777777" w:rsidR="00F30367" w:rsidRDefault="00B113DE" w:rsidP="009B4C29">
      <w:pPr>
        <w:pStyle w:val="Heading4"/>
      </w:pPr>
      <w:r w:rsidRPr="00B9479B">
        <w:t>MD-REQ-304069/C-getTcuDidData</w:t>
      </w:r>
    </w:p>
    <w:p w14:paraId="19B7FF0F" w14:textId="77777777" w:rsidR="00F30367" w:rsidRDefault="00B113DE" w:rsidP="00F30367">
      <w:r>
        <w:t>This API is used to request DID information from the TCU. The TCU also uses this API for its response.</w:t>
      </w:r>
    </w:p>
    <w:p w14:paraId="42C0928E" w14:textId="77777777" w:rsidR="00F30367" w:rsidRDefault="00F3036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810"/>
        <w:gridCol w:w="3150"/>
        <w:gridCol w:w="1620"/>
        <w:gridCol w:w="1620"/>
      </w:tblGrid>
      <w:tr w:rsidR="00F30367" w14:paraId="082C9FE1"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70C31C96" w14:textId="77777777" w:rsidR="00F30367" w:rsidRDefault="00F30367">
            <w:pPr>
              <w:spacing w:line="254" w:lineRule="auto"/>
              <w:rPr>
                <w:sz w:val="8"/>
              </w:rPr>
            </w:pPr>
          </w:p>
        </w:tc>
      </w:tr>
      <w:tr w:rsidR="00F30367" w14:paraId="71DD0A9F"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32FE381B" w14:textId="77777777" w:rsidR="00F30367" w:rsidRDefault="00B113DE">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DBB3494" w14:textId="77777777" w:rsidR="00F30367" w:rsidRDefault="00B113DE">
            <w:pPr>
              <w:spacing w:line="254" w:lineRule="auto"/>
            </w:pPr>
            <w:r>
              <w:t xml:space="preserve">One-Shot (Synch) </w:t>
            </w:r>
          </w:p>
        </w:tc>
      </w:tr>
      <w:tr w:rsidR="00F30367" w14:paraId="71B9A192"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7ED7570" w14:textId="77777777" w:rsidR="00F30367" w:rsidRDefault="00B113DE">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BBF374E" w14:textId="77777777" w:rsidR="00F30367" w:rsidRDefault="00B113DE">
            <w:pPr>
              <w:spacing w:line="254" w:lineRule="auto"/>
            </w:pPr>
            <w:r>
              <w:t xml:space="preserve">Default </w:t>
            </w:r>
          </w:p>
        </w:tc>
      </w:tr>
      <w:tr w:rsidR="00F30367" w14:paraId="1D796E0F"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9785027" w14:textId="77777777" w:rsidR="00F30367" w:rsidRDefault="00B113DE">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7A7DA96" w14:textId="77777777" w:rsidR="00F30367" w:rsidRDefault="00B113DE">
            <w:pPr>
              <w:spacing w:line="254" w:lineRule="auto"/>
            </w:pPr>
            <w:r>
              <w:t>No</w:t>
            </w:r>
          </w:p>
        </w:tc>
      </w:tr>
      <w:tr w:rsidR="00F30367" w14:paraId="03B8C20B" w14:textId="77777777" w:rsidTr="00F30367">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567FE674" w14:textId="77777777" w:rsidR="00F30367" w:rsidRDefault="00F30367">
            <w:pPr>
              <w:spacing w:line="254" w:lineRule="auto"/>
              <w:rPr>
                <w:sz w:val="8"/>
              </w:rPr>
            </w:pPr>
          </w:p>
        </w:tc>
      </w:tr>
      <w:tr w:rsidR="00F30367" w14:paraId="4A6F9A2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1F8C190" w14:textId="77777777" w:rsidR="00F30367" w:rsidRDefault="00B113DE">
            <w:pPr>
              <w:spacing w:line="276" w:lineRule="auto"/>
              <w:jc w:val="center"/>
              <w:rPr>
                <w:b/>
              </w:rPr>
            </w:pPr>
            <w:r>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F26998A" w14:textId="77777777" w:rsidR="00F30367" w:rsidRDefault="00B113DE">
            <w:pPr>
              <w:spacing w:line="276"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6DD1003" w14:textId="77777777" w:rsidR="00F30367" w:rsidRDefault="00B113DE">
            <w:pPr>
              <w:spacing w:line="276" w:lineRule="auto"/>
              <w:rPr>
                <w:b/>
              </w:rPr>
            </w:pPr>
            <w:r>
              <w:rPr>
                <w:b/>
              </w:rPr>
              <w:t>Type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9BC0482" w14:textId="77777777" w:rsidR="00F30367" w:rsidRDefault="00B113DE">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D05924C" w14:textId="77777777" w:rsidR="00F30367" w:rsidRDefault="00B113DE">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9CA2163" w14:textId="77777777" w:rsidR="00F30367" w:rsidRDefault="00B113DE">
            <w:pPr>
              <w:spacing w:line="276" w:lineRule="auto"/>
              <w:rPr>
                <w:b/>
              </w:rPr>
            </w:pPr>
            <w:r>
              <w:rPr>
                <w:b/>
              </w:rPr>
              <w:t>Description</w:t>
            </w:r>
          </w:p>
        </w:tc>
      </w:tr>
      <w:tr w:rsidR="00F30367" w14:paraId="6B4C51D7"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796CB6" w14:textId="77777777" w:rsidR="00F30367" w:rsidRDefault="00B113DE">
            <w:pPr>
              <w:spacing w:line="276" w:lineRule="auto"/>
              <w:rPr>
                <w:b/>
              </w:rPr>
            </w:pPr>
            <w:r>
              <w:rPr>
                <w:b/>
              </w:rPr>
              <w:t>Request (_Rq)</w:t>
            </w:r>
          </w:p>
        </w:tc>
      </w:tr>
      <w:tr w:rsidR="00F30367" w14:paraId="436E8C0C"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tcPr>
          <w:p w14:paraId="69EC8922" w14:textId="77777777" w:rsidR="00F30367" w:rsidRDefault="00B113DE" w:rsidP="00F30367">
            <w:pPr>
              <w:spacing w:line="276" w:lineRule="auto"/>
              <w:jc w:val="center"/>
              <w:rPr>
                <w:rFonts w:cs="Arial"/>
              </w:rPr>
            </w:pPr>
            <w:r>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3255CA13" w14:textId="77777777" w:rsidR="00F30367" w:rsidRDefault="00B113DE" w:rsidP="00F30367">
            <w:pPr>
              <w:spacing w:line="276" w:lineRule="auto"/>
              <w:rPr>
                <w:rFonts w:cs="Arial"/>
              </w:rPr>
            </w:pPr>
            <w:r>
              <w:rPr>
                <w:rFonts w:cs="Arial"/>
              </w:rPr>
              <w:t>RequestTcuDid</w:t>
            </w:r>
          </w:p>
          <w:p w14:paraId="203603E3" w14:textId="77777777" w:rsidR="00F30367" w:rsidRDefault="00B113DE" w:rsidP="00F30367">
            <w:pPr>
              <w:spacing w:line="276" w:lineRule="auto"/>
              <w:rPr>
                <w:rFonts w:cs="Arial"/>
              </w:rPr>
            </w:pPr>
            <w:r>
              <w:rPr>
                <w:rFonts w:cs="Arial"/>
              </w:rPr>
              <w:t>Address</w:t>
            </w:r>
          </w:p>
        </w:tc>
        <w:tc>
          <w:tcPr>
            <w:tcW w:w="810" w:type="dxa"/>
            <w:tcBorders>
              <w:top w:val="single" w:sz="4" w:space="0" w:color="auto"/>
              <w:left w:val="single" w:sz="4" w:space="0" w:color="auto"/>
              <w:bottom w:val="single" w:sz="4" w:space="0" w:color="auto"/>
              <w:right w:val="single" w:sz="4" w:space="0" w:color="auto"/>
            </w:tcBorders>
          </w:tcPr>
          <w:p w14:paraId="533FCBCB" w14:textId="77777777" w:rsidR="00F30367" w:rsidRDefault="00B113DE" w:rsidP="00F30367">
            <w:pPr>
              <w:spacing w:line="276" w:lineRule="auto"/>
              <w:rPr>
                <w:rFonts w:cs="Arial"/>
              </w:rPr>
            </w:pPr>
            <w:r>
              <w:rPr>
                <w:rFonts w:cs="Arial"/>
              </w:rPr>
              <w:t>Int32</w:t>
            </w:r>
          </w:p>
        </w:tc>
        <w:tc>
          <w:tcPr>
            <w:tcW w:w="3150" w:type="dxa"/>
            <w:tcBorders>
              <w:top w:val="single" w:sz="4" w:space="0" w:color="auto"/>
              <w:left w:val="single" w:sz="4" w:space="0" w:color="auto"/>
              <w:bottom w:val="single" w:sz="4" w:space="0" w:color="auto"/>
              <w:right w:val="single" w:sz="4" w:space="0" w:color="auto"/>
            </w:tcBorders>
          </w:tcPr>
          <w:p w14:paraId="517A0AA7" w14:textId="77777777" w:rsidR="00F30367" w:rsidRDefault="00B113DE" w:rsidP="00F30367">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14:paraId="51F795B0" w14:textId="77777777" w:rsidR="00F30367" w:rsidRDefault="00B113DE" w:rsidP="00F30367">
            <w:pPr>
              <w:spacing w:line="276" w:lineRule="auto"/>
              <w:rPr>
                <w:rFonts w:cs="Arial"/>
              </w:rPr>
            </w:pPr>
            <w:r>
              <w:rPr>
                <w:rFonts w:cs="Arial"/>
              </w:rPr>
              <w:t>0x00000000 -</w:t>
            </w:r>
          </w:p>
          <w:p w14:paraId="223665CB" w14:textId="77777777" w:rsidR="00F30367" w:rsidRDefault="00B113DE" w:rsidP="00F30367">
            <w:pPr>
              <w:spacing w:line="276" w:lineRule="auto"/>
              <w:rPr>
                <w:rFonts w:cs="Arial"/>
              </w:rPr>
            </w:pPr>
            <w:r>
              <w:rPr>
                <w:rFonts w:cs="Arial"/>
              </w:rPr>
              <w:t>0xFFFFFFFF</w:t>
            </w:r>
          </w:p>
        </w:tc>
        <w:tc>
          <w:tcPr>
            <w:tcW w:w="1620" w:type="dxa"/>
            <w:tcBorders>
              <w:top w:val="single" w:sz="4" w:space="0" w:color="auto"/>
              <w:left w:val="single" w:sz="4" w:space="0" w:color="auto"/>
              <w:bottom w:val="single" w:sz="4" w:space="0" w:color="auto"/>
              <w:right w:val="single" w:sz="4" w:space="0" w:color="auto"/>
            </w:tcBorders>
          </w:tcPr>
          <w:p w14:paraId="1BEBE2F5" w14:textId="77777777" w:rsidR="00F30367" w:rsidRDefault="00B113DE" w:rsidP="00F30367">
            <w:pPr>
              <w:spacing w:line="276" w:lineRule="auto"/>
              <w:rPr>
                <w:rFonts w:cs="Arial"/>
              </w:rPr>
            </w:pPr>
            <w:r>
              <w:rPr>
                <w:rFonts w:cs="Arial"/>
              </w:rPr>
              <w:t>Requested DID address</w:t>
            </w:r>
          </w:p>
        </w:tc>
      </w:tr>
      <w:tr w:rsidR="00F30367" w14:paraId="1FF62768" w14:textId="77777777" w:rsidTr="00F30367">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FF874C" w14:textId="77777777" w:rsidR="00F30367" w:rsidRDefault="00B113DE" w:rsidP="00F30367">
            <w:pPr>
              <w:spacing w:line="276" w:lineRule="auto"/>
            </w:pPr>
            <w:r>
              <w:rPr>
                <w:b/>
              </w:rPr>
              <w:t>Response (_Rsp)</w:t>
            </w:r>
          </w:p>
        </w:tc>
      </w:tr>
      <w:tr w:rsidR="00F30367" w14:paraId="22A0F51B"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528E7C" w14:textId="77777777" w:rsidR="00F30367" w:rsidRDefault="00B113DE">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7310364" w14:textId="77777777" w:rsidR="00F30367" w:rsidRDefault="00B113DE" w:rsidP="00F30367">
            <w:pPr>
              <w:spacing w:line="276" w:lineRule="auto"/>
            </w:pPr>
            <w:r>
              <w:t>TcuResponseStatus</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5BCCB9" w14:textId="77777777" w:rsidR="00F30367" w:rsidRDefault="00B113DE">
            <w:pPr>
              <w:spacing w:line="276" w:lineRule="auto"/>
            </w:pPr>
            <w:r>
              <w:t>Enum</w:t>
            </w: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C9B44B"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1667FA"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99FCDA5" w14:textId="77777777" w:rsidR="00F30367" w:rsidRDefault="00B113DE">
            <w:pPr>
              <w:spacing w:line="276" w:lineRule="auto"/>
            </w:pPr>
            <w:r>
              <w:t>Response to initial request</w:t>
            </w:r>
          </w:p>
        </w:tc>
      </w:tr>
      <w:tr w:rsidR="00F30367" w14:paraId="28BE7E1D"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13E7CF33"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048875"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BF3BB6F"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406A5D60" w14:textId="77777777" w:rsidR="00F30367" w:rsidRDefault="00B113DE" w:rsidP="00F30367">
            <w:r>
              <w:t xml:space="preserve">Success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B8D13BA" w14:textId="77777777" w:rsidR="00F30367" w:rsidRDefault="00B113DE" w:rsidP="00F30367">
            <w:r>
              <w:t xml:space="preserve">0x00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A96F7" w14:textId="77777777" w:rsidR="00F30367" w:rsidRDefault="00F30367" w:rsidP="00F30367">
            <w:pPr>
              <w:spacing w:line="276" w:lineRule="auto"/>
            </w:pPr>
          </w:p>
        </w:tc>
      </w:tr>
      <w:tr w:rsidR="00F30367" w14:paraId="460A23EF"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EF8E618"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D9FEC1B"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1B3182EE"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8A400" w14:textId="77777777" w:rsidR="00F30367" w:rsidRDefault="00B113DE" w:rsidP="00F30367">
            <w:r>
              <w:t xml:space="preserve">Wait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0386F0B" w14:textId="77777777" w:rsidR="00F30367" w:rsidRDefault="00B113DE" w:rsidP="00F30367">
            <w:r>
              <w:t xml:space="preserve">0x01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8A0B5" w14:textId="77777777" w:rsidR="00F30367" w:rsidRDefault="00F30367" w:rsidP="00F30367">
            <w:pPr>
              <w:spacing w:line="276" w:lineRule="auto"/>
            </w:pPr>
          </w:p>
        </w:tc>
      </w:tr>
      <w:tr w:rsidR="00F30367" w14:paraId="511D6643"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0E115C0C"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B04F221"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B78E"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309374B7" w14:textId="77777777" w:rsidR="00F30367" w:rsidRDefault="00B113DE" w:rsidP="00F30367">
            <w:r>
              <w:t xml:space="preserve">Fail-Param Does Not Exist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3F157D0" w14:textId="77777777" w:rsidR="00F30367" w:rsidRDefault="00B113DE" w:rsidP="00F30367">
            <w:r>
              <w:t xml:space="preserve">0x02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CC29D67" w14:textId="77777777" w:rsidR="00F30367" w:rsidRDefault="00F30367" w:rsidP="00F30367">
            <w:pPr>
              <w:spacing w:line="276" w:lineRule="auto"/>
            </w:pPr>
          </w:p>
        </w:tc>
      </w:tr>
      <w:tr w:rsidR="00F30367" w14:paraId="0D7ED457"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8FD44"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8490D3E"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058DE0F7"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2EFC0440" w14:textId="77777777" w:rsidR="00F30367" w:rsidRDefault="00B113DE" w:rsidP="00F30367">
            <w:r>
              <w:t xml:space="preserve">Fail-Param Read Only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53BDEA6" w14:textId="77777777" w:rsidR="00F30367" w:rsidRDefault="00B113DE" w:rsidP="00F30367">
            <w:r>
              <w:t xml:space="preserve">0x03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4D94026" w14:textId="77777777" w:rsidR="00F30367" w:rsidRDefault="00F30367" w:rsidP="00F30367">
            <w:pPr>
              <w:spacing w:line="276" w:lineRule="auto"/>
            </w:pPr>
          </w:p>
        </w:tc>
      </w:tr>
      <w:tr w:rsidR="00F30367" w14:paraId="58C9280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4BB9C"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BBE3DBE"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3C537558"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68C98A35" w14:textId="77777777" w:rsidR="00F30367" w:rsidRDefault="00B113DE" w:rsidP="00F30367">
            <w:r>
              <w:t xml:space="preserve">Fail-Param Out Of Range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6C7F9E9" w14:textId="77777777" w:rsidR="00F30367" w:rsidRDefault="00B113DE" w:rsidP="00F30367">
            <w:r>
              <w:t xml:space="preserve">0x04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0CB0D47" w14:textId="77777777" w:rsidR="00F30367" w:rsidRDefault="00F30367" w:rsidP="00F30367">
            <w:pPr>
              <w:spacing w:line="276" w:lineRule="auto"/>
            </w:pPr>
          </w:p>
        </w:tc>
      </w:tr>
      <w:tr w:rsidR="00F30367" w14:paraId="505CEED7"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8112FBE"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6616365"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612EC539"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5A510A00" w14:textId="77777777" w:rsidR="00F30367" w:rsidRDefault="00B113DE" w:rsidP="00F30367">
            <w:r>
              <w:t xml:space="preserve">Fail-Param Size Incorrect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1F98A39" w14:textId="77777777" w:rsidR="00F30367" w:rsidRDefault="00B113DE" w:rsidP="00F30367">
            <w:r>
              <w:t xml:space="preserve">0x05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0D389FF3" w14:textId="77777777" w:rsidR="00F30367" w:rsidRDefault="00F30367" w:rsidP="00F30367">
            <w:pPr>
              <w:spacing w:line="276" w:lineRule="auto"/>
            </w:pPr>
          </w:p>
        </w:tc>
      </w:tr>
      <w:tr w:rsidR="00F30367" w14:paraId="03ED29C9"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18438579"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16444DA"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EB24D7E"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09539CA4" w14:textId="77777777" w:rsidR="00F30367" w:rsidRDefault="00B113DE" w:rsidP="00F30367">
            <w:r>
              <w:t xml:space="preserve">Fail-Unknown Command Type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CE617" w14:textId="77777777" w:rsidR="00F30367" w:rsidRDefault="00B113DE" w:rsidP="00F30367">
            <w:r>
              <w:t xml:space="preserve">0x06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F03E821" w14:textId="77777777" w:rsidR="00F30367" w:rsidRDefault="00F30367" w:rsidP="00F30367">
            <w:pPr>
              <w:spacing w:line="276" w:lineRule="auto"/>
            </w:pPr>
          </w:p>
        </w:tc>
      </w:tr>
      <w:tr w:rsidR="00F30367" w14:paraId="1C72244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C68B7CC"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85FD44B"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F600A27"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127249E5" w14:textId="77777777" w:rsidR="00F30367" w:rsidRDefault="00B113DE" w:rsidP="00F30367">
            <w:r>
              <w:t xml:space="preserve">Fail-TCU Internal Error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58993DB" w14:textId="77777777" w:rsidR="00F30367" w:rsidRDefault="00B113DE" w:rsidP="00F30367">
            <w:r>
              <w:t xml:space="preserve">0x07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9FA2534" w14:textId="77777777" w:rsidR="00F30367" w:rsidRDefault="00F30367" w:rsidP="00F30367">
            <w:pPr>
              <w:spacing w:line="276" w:lineRule="auto"/>
            </w:pPr>
          </w:p>
        </w:tc>
      </w:tr>
      <w:tr w:rsidR="00F30367" w14:paraId="1661B5D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1E61F84"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453EA7C"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32578797"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62F97EF3" w14:textId="77777777" w:rsidR="00F30367" w:rsidRDefault="00B113DE" w:rsidP="00F30367">
            <w:r>
              <w:t xml:space="preserve">Fail-Command Already In Progress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8881AFA" w14:textId="77777777" w:rsidR="00F30367" w:rsidRDefault="00B113DE" w:rsidP="00F30367">
            <w:r>
              <w:t xml:space="preserve">0x08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87FB579" w14:textId="77777777" w:rsidR="00F30367" w:rsidRDefault="00F30367" w:rsidP="00F30367">
            <w:pPr>
              <w:spacing w:line="276" w:lineRule="auto"/>
            </w:pPr>
          </w:p>
        </w:tc>
      </w:tr>
      <w:tr w:rsidR="00F30367" w14:paraId="2688AC2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D895BCF"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993ED36"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1B0028BB"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702747ED" w14:textId="77777777" w:rsidR="00F30367" w:rsidRDefault="00B113DE" w:rsidP="00F30367">
            <w:r>
              <w:t xml:space="preserve">Fail-Command Not Permitted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F3F91" w14:textId="77777777" w:rsidR="00F30367" w:rsidRDefault="00B113DE" w:rsidP="00F30367">
            <w:r>
              <w:t>0x09</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43669E1" w14:textId="77777777" w:rsidR="00F30367" w:rsidRDefault="00F30367" w:rsidP="00F30367">
            <w:pPr>
              <w:spacing w:line="276" w:lineRule="auto"/>
            </w:pPr>
          </w:p>
        </w:tc>
      </w:tr>
      <w:tr w:rsidR="00F30367" w14:paraId="6FFECF1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4418F69"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227AC46"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0708E04F"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1F93B" w14:textId="77777777" w:rsidR="00F30367" w:rsidRDefault="00B113DE" w:rsidP="00F30367">
            <w:r>
              <w:t xml:space="preserve">Fail-Internal Memory Error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D135806" w14:textId="77777777" w:rsidR="00F30367" w:rsidRDefault="00B113DE" w:rsidP="00F30367">
            <w:r>
              <w:t>0x0A</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A24C74D" w14:textId="77777777" w:rsidR="00F30367" w:rsidRDefault="00F30367" w:rsidP="00F30367">
            <w:pPr>
              <w:spacing w:line="276" w:lineRule="auto"/>
            </w:pPr>
          </w:p>
        </w:tc>
      </w:tr>
      <w:tr w:rsidR="00F30367" w14:paraId="7E5339F1"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1D5C1BA6"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19D64E0"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3E33E0B5"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674058FE" w14:textId="77777777" w:rsidR="00F30367" w:rsidRDefault="00B113DE" w:rsidP="00F30367">
            <w:r>
              <w:t xml:space="preserve">Fail-Invalid Config Data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2AA2EEED" w14:textId="77777777" w:rsidR="00F30367" w:rsidRDefault="00B113DE" w:rsidP="00F30367">
            <w:r>
              <w:t>0x0B</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7B4CE18" w14:textId="77777777" w:rsidR="00F30367" w:rsidRDefault="00F30367" w:rsidP="00F30367">
            <w:pPr>
              <w:spacing w:line="276" w:lineRule="auto"/>
            </w:pPr>
          </w:p>
        </w:tc>
      </w:tr>
      <w:tr w:rsidR="00F30367" w14:paraId="3AB76D8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59E2E0D7"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FD86F8B"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D3C26B9"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67187" w14:textId="77777777" w:rsidR="00F30367" w:rsidRDefault="00B113DE" w:rsidP="00F30367">
            <w:r>
              <w:t xml:space="preserve">Fail-Part2No Mismatch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75E3E94" w14:textId="77777777" w:rsidR="00F30367" w:rsidRDefault="00B113DE" w:rsidP="00F30367">
            <w:r>
              <w:t>0x0C</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39B3D" w14:textId="77777777" w:rsidR="00F30367" w:rsidRDefault="00F30367" w:rsidP="00F30367">
            <w:pPr>
              <w:spacing w:line="276" w:lineRule="auto"/>
            </w:pPr>
          </w:p>
        </w:tc>
      </w:tr>
      <w:tr w:rsidR="00F30367" w14:paraId="7764672F"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29F1529F"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9FB664B"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901E7E"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2FEE9A0C" w14:textId="77777777" w:rsidR="00F30367" w:rsidRDefault="00B113DE" w:rsidP="00F30367">
            <w:r>
              <w:t xml:space="preserve">Fail-Invalid Apply Type Combo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F9882C4" w14:textId="77777777" w:rsidR="00F30367" w:rsidRDefault="00B113DE" w:rsidP="00F30367">
            <w:r>
              <w:t>0x0D</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8DD9330" w14:textId="77777777" w:rsidR="00F30367" w:rsidRDefault="00F30367" w:rsidP="00F30367">
            <w:pPr>
              <w:spacing w:line="276" w:lineRule="auto"/>
            </w:pPr>
          </w:p>
        </w:tc>
      </w:tr>
      <w:tr w:rsidR="00F30367" w14:paraId="52AE036C"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1D7729A"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15479F4"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40D750B8"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1F407CD6" w14:textId="77777777" w:rsidR="00F30367" w:rsidRDefault="00B113DE" w:rsidP="00F30367">
            <w:r>
              <w:t xml:space="preserve">Fail-Access Denied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1D6FE" w14:textId="77777777" w:rsidR="00F30367" w:rsidRDefault="00B113DE" w:rsidP="00F30367">
            <w:r>
              <w:t>0x0E</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9A1790F" w14:textId="77777777" w:rsidR="00F30367" w:rsidRDefault="00F30367" w:rsidP="00F30367">
            <w:pPr>
              <w:spacing w:line="276" w:lineRule="auto"/>
            </w:pPr>
          </w:p>
        </w:tc>
      </w:tr>
      <w:tr w:rsidR="00F30367" w14:paraId="53BF3DA0"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78C6314E"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65E6CD4"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81E5A5"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4553C29C" w14:textId="77777777" w:rsidR="00F30367" w:rsidRDefault="00B113DE" w:rsidP="00F30367">
            <w:r>
              <w:t xml:space="preserve">Fail-Config Item Mismatch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95DA214" w14:textId="77777777" w:rsidR="00F30367" w:rsidRDefault="00B113DE" w:rsidP="00F30367">
            <w:r>
              <w:t>0x0F</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81FB713" w14:textId="77777777" w:rsidR="00F30367" w:rsidRDefault="00F30367" w:rsidP="00F30367">
            <w:pPr>
              <w:spacing w:line="276" w:lineRule="auto"/>
            </w:pPr>
          </w:p>
        </w:tc>
      </w:tr>
      <w:tr w:rsidR="00F30367" w14:paraId="2DB7C3B1"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AAC0847" w14:textId="77777777" w:rsidR="00F30367" w:rsidRDefault="00F30367" w:rsidP="00F30367">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4C66DDF" w14:textId="77777777" w:rsidR="00F30367" w:rsidRDefault="00F30367" w:rsidP="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B71FB4D" w14:textId="77777777" w:rsidR="00F30367" w:rsidRDefault="00F30367" w:rsidP="00F30367">
            <w:pPr>
              <w:spacing w:line="276" w:lineRule="auto"/>
            </w:pP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4EC2730B" w14:textId="77777777" w:rsidR="00F30367" w:rsidRDefault="00B113DE" w:rsidP="00F30367">
            <w:r>
              <w:t xml:space="preserve">Fail-Already In Same State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4C43E12" w14:textId="77777777" w:rsidR="00F30367" w:rsidRDefault="00B113DE" w:rsidP="00F30367">
            <w:r>
              <w:t xml:space="preserve">0x10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78E008C" w14:textId="77777777" w:rsidR="00F30367" w:rsidRDefault="00F30367" w:rsidP="00F30367">
            <w:pPr>
              <w:spacing w:line="276" w:lineRule="auto"/>
            </w:pPr>
          </w:p>
        </w:tc>
      </w:tr>
      <w:tr w:rsidR="00F30367" w14:paraId="5FC652B4"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B260D" w14:textId="77777777" w:rsidR="00F30367" w:rsidRDefault="00B113DE">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FCF3C" w14:textId="77777777" w:rsidR="00F30367" w:rsidRDefault="00B113DE" w:rsidP="00F30367">
            <w:pPr>
              <w:spacing w:line="276" w:lineRule="auto"/>
            </w:pPr>
            <w:r>
              <w:t>tcuDidAddress</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E1D38" w14:textId="77777777" w:rsidR="00F30367" w:rsidRDefault="00B113DE" w:rsidP="00F30367">
            <w:pPr>
              <w:spacing w:line="276" w:lineRule="auto"/>
            </w:pPr>
            <w:r>
              <w:t>Int32</w:t>
            </w: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3C0D0"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8D2BD" w14:textId="77777777" w:rsidR="00F30367" w:rsidRDefault="00B113DE" w:rsidP="00F30367">
            <w:pPr>
              <w:spacing w:line="276" w:lineRule="auto"/>
              <w:rPr>
                <w:rFonts w:cs="Arial"/>
              </w:rPr>
            </w:pPr>
            <w:r>
              <w:rPr>
                <w:rFonts w:cs="Arial"/>
              </w:rPr>
              <w:t>0x00000000 -</w:t>
            </w:r>
          </w:p>
          <w:p w14:paraId="07C97B13" w14:textId="77777777" w:rsidR="00F30367" w:rsidRPr="00441DFF" w:rsidRDefault="00B113DE" w:rsidP="00F30367">
            <w:pPr>
              <w:spacing w:line="276" w:lineRule="auto"/>
            </w:pPr>
            <w:r>
              <w:rPr>
                <w:rFonts w:cs="Arial"/>
              </w:rPr>
              <w:t>0xFFFFFFFF</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7833648" w14:textId="77777777" w:rsidR="00F30367" w:rsidRDefault="00B113DE">
            <w:pPr>
              <w:spacing w:line="276" w:lineRule="auto"/>
            </w:pPr>
            <w:r w:rsidRPr="000F5DC2">
              <w:t>DID address</w:t>
            </w:r>
          </w:p>
        </w:tc>
      </w:tr>
      <w:tr w:rsidR="00F30367" w14:paraId="1CB9012E"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14:paraId="565FA878" w14:textId="77777777" w:rsidR="00F30367" w:rsidRDefault="00B113DE">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ECEDEB5" w14:textId="77777777" w:rsidR="00F30367" w:rsidRDefault="00B113DE" w:rsidP="00F30367">
            <w:pPr>
              <w:spacing w:line="276" w:lineRule="auto"/>
            </w:pPr>
            <w:r>
              <w:t>tcuDidConfigData</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1429ACC" w14:textId="77777777" w:rsidR="00F30367" w:rsidRDefault="00B113DE">
            <w:pPr>
              <w:spacing w:line="276" w:lineRule="auto"/>
            </w:pPr>
            <w:r>
              <w:t>Bytes</w:t>
            </w:r>
          </w:p>
        </w:tc>
        <w:tc>
          <w:tcPr>
            <w:tcW w:w="3150" w:type="dxa"/>
            <w:tcBorders>
              <w:top w:val="single" w:sz="4" w:space="0" w:color="auto"/>
              <w:left w:val="single" w:sz="4" w:space="0" w:color="auto"/>
              <w:bottom w:val="single" w:sz="4" w:space="0" w:color="auto"/>
              <w:right w:val="single" w:sz="4" w:space="0" w:color="auto"/>
            </w:tcBorders>
            <w:shd w:val="clear" w:color="auto" w:fill="FFFFFF" w:themeFill="background1"/>
          </w:tcPr>
          <w:p w14:paraId="0339642C"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BC49A37" w14:textId="77777777" w:rsidR="00F30367" w:rsidRDefault="00B113DE">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D0C98" w14:textId="77777777" w:rsidR="00F30367" w:rsidRDefault="00B113DE">
            <w:pPr>
              <w:spacing w:line="276" w:lineRule="auto"/>
            </w:pPr>
            <w:r>
              <w:t>DID Data</w:t>
            </w:r>
          </w:p>
        </w:tc>
      </w:tr>
    </w:tbl>
    <w:p w14:paraId="006F1303" w14:textId="77777777" w:rsidR="00F30367" w:rsidRDefault="00F30367" w:rsidP="00F30367"/>
    <w:p w14:paraId="403910A3" w14:textId="77777777" w:rsidR="00F30367" w:rsidRDefault="00B113DE" w:rsidP="009B4C29">
      <w:pPr>
        <w:pStyle w:val="Heading4"/>
      </w:pPr>
      <w:r w:rsidRPr="00B9479B">
        <w:t>MD-REQ-328795/A-sendSYNCTheftModeConfirmation</w:t>
      </w:r>
    </w:p>
    <w:p w14:paraId="6840200B" w14:textId="77777777" w:rsidR="00F30367" w:rsidRDefault="00B113DE" w:rsidP="00F30367">
      <w:r>
        <w:t>This API is used to receive the Theft Mode confirmation response from SYNC after either successfully activating or deactivating Theft Mode. SYNC publishes its Theft Mode confirmation (OnChange) via this API.</w:t>
      </w:r>
    </w:p>
    <w:p w14:paraId="7F1A41B3" w14:textId="77777777" w:rsidR="00F30367" w:rsidRDefault="00F30367"/>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1800"/>
        <w:gridCol w:w="810"/>
        <w:gridCol w:w="1440"/>
        <w:gridCol w:w="900"/>
        <w:gridCol w:w="3060"/>
      </w:tblGrid>
      <w:tr w:rsidR="00F30367" w14:paraId="0DD580A1" w14:textId="77777777" w:rsidTr="00F30367">
        <w:trPr>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2D576BF6" w14:textId="77777777" w:rsidR="00F30367" w:rsidRDefault="00F30367">
            <w:pPr>
              <w:spacing w:line="254" w:lineRule="auto"/>
              <w:rPr>
                <w:sz w:val="8"/>
              </w:rPr>
            </w:pPr>
          </w:p>
        </w:tc>
      </w:tr>
      <w:tr w:rsidR="00F30367" w14:paraId="0C87583E"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52B4662C" w14:textId="77777777" w:rsidR="00F30367" w:rsidRDefault="00B113DE">
            <w:pPr>
              <w:spacing w:line="254" w:lineRule="auto"/>
              <w:jc w:val="right"/>
            </w:pPr>
            <w:r>
              <w:rPr>
                <w:b/>
              </w:rPr>
              <w:t>Method Type</w:t>
            </w:r>
          </w:p>
        </w:tc>
        <w:tc>
          <w:tcPr>
            <w:tcW w:w="8010" w:type="dxa"/>
            <w:gridSpan w:val="5"/>
            <w:tcBorders>
              <w:top w:val="single" w:sz="4" w:space="0" w:color="auto"/>
              <w:left w:val="single" w:sz="4" w:space="0" w:color="auto"/>
              <w:bottom w:val="single" w:sz="4" w:space="0" w:color="auto"/>
              <w:right w:val="single" w:sz="4" w:space="0" w:color="auto"/>
            </w:tcBorders>
            <w:vAlign w:val="center"/>
            <w:hideMark/>
          </w:tcPr>
          <w:p w14:paraId="6DC07CF9" w14:textId="77777777" w:rsidR="00F30367" w:rsidRDefault="00B113DE" w:rsidP="00F30367">
            <w:pPr>
              <w:spacing w:line="254" w:lineRule="auto"/>
            </w:pPr>
            <w:r>
              <w:t>OnChange</w:t>
            </w:r>
          </w:p>
        </w:tc>
      </w:tr>
      <w:tr w:rsidR="00F30367" w14:paraId="5DEA96F0"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3F50F8B2" w14:textId="77777777" w:rsidR="00F30367" w:rsidRDefault="00B113DE">
            <w:pPr>
              <w:spacing w:line="254" w:lineRule="auto"/>
              <w:jc w:val="right"/>
            </w:pPr>
            <w:r>
              <w:rPr>
                <w:b/>
              </w:rPr>
              <w:t>QoS Level</w:t>
            </w:r>
          </w:p>
        </w:tc>
        <w:tc>
          <w:tcPr>
            <w:tcW w:w="8010" w:type="dxa"/>
            <w:gridSpan w:val="5"/>
            <w:tcBorders>
              <w:top w:val="single" w:sz="4" w:space="0" w:color="auto"/>
              <w:left w:val="single" w:sz="4" w:space="0" w:color="auto"/>
              <w:bottom w:val="single" w:sz="4" w:space="0" w:color="auto"/>
              <w:right w:val="single" w:sz="4" w:space="0" w:color="auto"/>
            </w:tcBorders>
            <w:vAlign w:val="center"/>
            <w:hideMark/>
          </w:tcPr>
          <w:p w14:paraId="2061AB05" w14:textId="77777777" w:rsidR="00F30367" w:rsidRDefault="00B113DE">
            <w:pPr>
              <w:spacing w:line="254" w:lineRule="auto"/>
            </w:pPr>
            <w:r>
              <w:t xml:space="preserve">Default </w:t>
            </w:r>
          </w:p>
        </w:tc>
      </w:tr>
      <w:tr w:rsidR="00F30367" w14:paraId="52591BA3"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BAD50E7" w14:textId="77777777" w:rsidR="00F30367" w:rsidRDefault="00B113DE">
            <w:pPr>
              <w:spacing w:line="254" w:lineRule="auto"/>
              <w:jc w:val="right"/>
            </w:pPr>
            <w:r>
              <w:rPr>
                <w:b/>
              </w:rPr>
              <w:t>Retained</w:t>
            </w:r>
          </w:p>
        </w:tc>
        <w:tc>
          <w:tcPr>
            <w:tcW w:w="8010" w:type="dxa"/>
            <w:gridSpan w:val="5"/>
            <w:tcBorders>
              <w:top w:val="single" w:sz="4" w:space="0" w:color="auto"/>
              <w:left w:val="single" w:sz="4" w:space="0" w:color="auto"/>
              <w:bottom w:val="single" w:sz="4" w:space="0" w:color="auto"/>
              <w:right w:val="single" w:sz="4" w:space="0" w:color="auto"/>
            </w:tcBorders>
            <w:vAlign w:val="center"/>
            <w:hideMark/>
          </w:tcPr>
          <w:p w14:paraId="13056DFC" w14:textId="77777777" w:rsidR="00F30367" w:rsidRDefault="00B113DE">
            <w:pPr>
              <w:spacing w:line="254" w:lineRule="auto"/>
            </w:pPr>
            <w:r>
              <w:t>Yes</w:t>
            </w:r>
          </w:p>
        </w:tc>
      </w:tr>
      <w:tr w:rsidR="00F30367" w14:paraId="15B2ACA4" w14:textId="77777777" w:rsidTr="00F30367">
        <w:trPr>
          <w:trHeight w:val="70"/>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3F8613CE" w14:textId="77777777" w:rsidR="00F30367" w:rsidRDefault="00F30367">
            <w:pPr>
              <w:spacing w:line="254" w:lineRule="auto"/>
              <w:rPr>
                <w:sz w:val="8"/>
              </w:rPr>
            </w:pPr>
          </w:p>
        </w:tc>
      </w:tr>
      <w:tr w:rsidR="00F30367" w14:paraId="7A79B38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295CB26" w14:textId="77777777" w:rsidR="00F30367" w:rsidRDefault="00B113DE">
            <w:pPr>
              <w:spacing w:line="276" w:lineRule="auto"/>
              <w:jc w:val="center"/>
              <w:rPr>
                <w:b/>
              </w:rPr>
            </w:pPr>
            <w:r>
              <w:rPr>
                <w:b/>
              </w:rPr>
              <w:t>R/O</w:t>
            </w:r>
          </w:p>
        </w:tc>
        <w:tc>
          <w:tcPr>
            <w:tcW w:w="33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79F33CA" w14:textId="77777777" w:rsidR="00F30367" w:rsidRDefault="00B113DE">
            <w:pPr>
              <w:spacing w:line="276"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192B50F" w14:textId="77777777" w:rsidR="00F30367" w:rsidRDefault="00B113DE">
            <w:pPr>
              <w:spacing w:line="276" w:lineRule="auto"/>
              <w:rPr>
                <w:b/>
              </w:rPr>
            </w:pPr>
            <w:r>
              <w:rPr>
                <w:b/>
              </w:rPr>
              <w:t>Type</w:t>
            </w:r>
          </w:p>
        </w:tc>
        <w:tc>
          <w:tcPr>
            <w:tcW w:w="14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438E7C7" w14:textId="77777777" w:rsidR="00F30367" w:rsidRDefault="00B113DE">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6208348" w14:textId="77777777" w:rsidR="00F30367" w:rsidRDefault="00B113DE">
            <w:pPr>
              <w:spacing w:line="276" w:lineRule="auto"/>
              <w:rPr>
                <w:b/>
              </w:rPr>
            </w:pPr>
            <w:r>
              <w:rPr>
                <w:b/>
              </w:rPr>
              <w:t>Value</w:t>
            </w:r>
          </w:p>
        </w:tc>
        <w:tc>
          <w:tcPr>
            <w:tcW w:w="306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859074C" w14:textId="77777777" w:rsidR="00F30367" w:rsidRDefault="00B113DE">
            <w:pPr>
              <w:spacing w:line="276" w:lineRule="auto"/>
              <w:rPr>
                <w:b/>
              </w:rPr>
            </w:pPr>
            <w:r>
              <w:rPr>
                <w:b/>
              </w:rPr>
              <w:t>Description</w:t>
            </w:r>
          </w:p>
        </w:tc>
      </w:tr>
      <w:tr w:rsidR="00F30367" w14:paraId="067F6EC0" w14:textId="77777777" w:rsidTr="00F30367">
        <w:trPr>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9B988" w14:textId="77777777" w:rsidR="00F30367" w:rsidRDefault="00B113DE">
            <w:pPr>
              <w:spacing w:line="276" w:lineRule="auto"/>
              <w:rPr>
                <w:b/>
              </w:rPr>
            </w:pPr>
            <w:r>
              <w:rPr>
                <w:b/>
              </w:rPr>
              <w:t>Request (_Rq)</w:t>
            </w:r>
          </w:p>
        </w:tc>
      </w:tr>
      <w:tr w:rsidR="00F30367" w14:paraId="0F4E511D"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tcPr>
          <w:p w14:paraId="61C87525" w14:textId="77777777" w:rsidR="00F30367" w:rsidRDefault="00B113DE" w:rsidP="00F30367">
            <w:pPr>
              <w:spacing w:line="276" w:lineRule="auto"/>
              <w:jc w:val="center"/>
              <w:rPr>
                <w:rFonts w:cs="Arial"/>
              </w:rPr>
            </w:pPr>
            <w:r>
              <w:rPr>
                <w:rFonts w:cs="Arial"/>
              </w:rPr>
              <w:t>-</w:t>
            </w:r>
          </w:p>
        </w:tc>
        <w:tc>
          <w:tcPr>
            <w:tcW w:w="3330" w:type="dxa"/>
            <w:gridSpan w:val="2"/>
            <w:tcBorders>
              <w:top w:val="single" w:sz="4" w:space="0" w:color="auto"/>
              <w:left w:val="single" w:sz="4" w:space="0" w:color="auto"/>
              <w:bottom w:val="single" w:sz="4" w:space="0" w:color="auto"/>
              <w:right w:val="single" w:sz="4" w:space="0" w:color="auto"/>
            </w:tcBorders>
          </w:tcPr>
          <w:p w14:paraId="6242EB86" w14:textId="77777777" w:rsidR="00F30367" w:rsidRDefault="00B113DE" w:rsidP="00F30367">
            <w:pPr>
              <w:spacing w:line="276" w:lineRule="auto"/>
              <w:rPr>
                <w:rFonts w:cs="Arial"/>
              </w:rPr>
            </w:pPr>
            <w:r>
              <w:rPr>
                <w:rFonts w:cs="Arial"/>
              </w:rPr>
              <w:t>-</w:t>
            </w:r>
          </w:p>
        </w:tc>
        <w:tc>
          <w:tcPr>
            <w:tcW w:w="810" w:type="dxa"/>
            <w:tcBorders>
              <w:top w:val="single" w:sz="4" w:space="0" w:color="auto"/>
              <w:left w:val="single" w:sz="4" w:space="0" w:color="auto"/>
              <w:bottom w:val="single" w:sz="4" w:space="0" w:color="auto"/>
              <w:right w:val="single" w:sz="4" w:space="0" w:color="auto"/>
            </w:tcBorders>
          </w:tcPr>
          <w:p w14:paraId="3C5260C7" w14:textId="77777777" w:rsidR="00F30367" w:rsidRDefault="00B113DE" w:rsidP="00F30367">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F5777C0" w14:textId="77777777" w:rsidR="00F30367" w:rsidRDefault="00B113DE" w:rsidP="00F30367">
            <w:pPr>
              <w:spacing w:line="276" w:lineRule="auto"/>
              <w:rPr>
                <w:rFonts w:cs="Arial"/>
              </w:rPr>
            </w:pPr>
            <w:r>
              <w:rPr>
                <w:rFonts w:cs="Arial"/>
              </w:rPr>
              <w:t>-</w:t>
            </w:r>
          </w:p>
        </w:tc>
        <w:tc>
          <w:tcPr>
            <w:tcW w:w="900" w:type="dxa"/>
            <w:tcBorders>
              <w:top w:val="single" w:sz="4" w:space="0" w:color="auto"/>
              <w:left w:val="single" w:sz="4" w:space="0" w:color="auto"/>
              <w:bottom w:val="single" w:sz="4" w:space="0" w:color="auto"/>
              <w:right w:val="single" w:sz="4" w:space="0" w:color="auto"/>
            </w:tcBorders>
          </w:tcPr>
          <w:p w14:paraId="1999E934" w14:textId="77777777" w:rsidR="00F30367" w:rsidRDefault="00B113DE" w:rsidP="00F30367">
            <w:pPr>
              <w:spacing w:line="276" w:lineRule="auto"/>
              <w:rPr>
                <w:rFonts w:cs="Arial"/>
              </w:rPr>
            </w:pPr>
            <w:r>
              <w:rPr>
                <w:rFonts w:cs="Arial"/>
              </w:rPr>
              <w:t>-</w:t>
            </w:r>
          </w:p>
        </w:tc>
        <w:tc>
          <w:tcPr>
            <w:tcW w:w="3060" w:type="dxa"/>
            <w:tcBorders>
              <w:top w:val="single" w:sz="4" w:space="0" w:color="auto"/>
              <w:left w:val="single" w:sz="4" w:space="0" w:color="auto"/>
              <w:bottom w:val="single" w:sz="4" w:space="0" w:color="auto"/>
              <w:right w:val="single" w:sz="4" w:space="0" w:color="auto"/>
            </w:tcBorders>
          </w:tcPr>
          <w:p w14:paraId="40942B4F" w14:textId="77777777" w:rsidR="00F30367" w:rsidRDefault="00B113DE" w:rsidP="00F30367">
            <w:pPr>
              <w:spacing w:line="276" w:lineRule="auto"/>
              <w:rPr>
                <w:rFonts w:cs="Arial"/>
              </w:rPr>
            </w:pPr>
            <w:r>
              <w:rPr>
                <w:rFonts w:cs="Arial"/>
              </w:rPr>
              <w:t>N/A</w:t>
            </w:r>
          </w:p>
        </w:tc>
      </w:tr>
      <w:tr w:rsidR="00F30367" w14:paraId="40C691EE" w14:textId="77777777" w:rsidTr="00F30367">
        <w:trPr>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8A9017" w14:textId="77777777" w:rsidR="00F30367" w:rsidRDefault="00B113DE" w:rsidP="00F30367">
            <w:pPr>
              <w:spacing w:line="276" w:lineRule="auto"/>
            </w:pPr>
            <w:r>
              <w:rPr>
                <w:b/>
              </w:rPr>
              <w:t>Response (_Rsp)</w:t>
            </w:r>
          </w:p>
        </w:tc>
      </w:tr>
      <w:tr w:rsidR="00F30367" w14:paraId="640AE10A"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92D8E" w14:textId="77777777" w:rsidR="00F30367" w:rsidRPr="00312CAC" w:rsidRDefault="00B113DE" w:rsidP="00F30367">
            <w:pPr>
              <w:spacing w:line="276" w:lineRule="auto"/>
              <w:jc w:val="center"/>
            </w:pPr>
            <w:r>
              <w:t>R</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56F1C" w14:textId="77777777" w:rsidR="00F30367" w:rsidRDefault="00B113DE">
            <w:pPr>
              <w:spacing w:line="276" w:lineRule="auto"/>
            </w:pPr>
            <w:r>
              <w:t>SYNCResponseStatus</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46CCD" w14:textId="77777777" w:rsidR="00F30367" w:rsidRDefault="00B113DE">
            <w:pPr>
              <w:spacing w:line="276" w:lineRule="auto"/>
            </w:pPr>
            <w:r>
              <w:t>Enum</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EAFF8" w14:textId="77777777" w:rsidR="00F30367" w:rsidRDefault="00B113DE">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31791C" w14:textId="77777777" w:rsidR="00F30367" w:rsidRPr="00312CAC" w:rsidRDefault="00B113DE">
            <w:pPr>
              <w:spacing w:line="276" w:lineRule="auto"/>
              <w:rPr>
                <w:rFonts w:cs="Arial"/>
              </w:rPr>
            </w:pPr>
            <w:r w:rsidRPr="00312CAC">
              <w:rPr>
                <w:rFonts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0013F7" w14:textId="77777777" w:rsidR="00F30367" w:rsidRDefault="00B113DE" w:rsidP="00F30367">
            <w:pPr>
              <w:spacing w:line="276" w:lineRule="auto"/>
            </w:pPr>
            <w:r>
              <w:t>Theft Mode confirmation response</w:t>
            </w:r>
          </w:p>
        </w:tc>
      </w:tr>
      <w:tr w:rsidR="00F30367" w14:paraId="72D4CA50"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6835A5" w14:textId="77777777" w:rsidR="00F30367" w:rsidRDefault="00F30367">
            <w:pPr>
              <w:spacing w:line="276" w:lineRule="auto"/>
              <w:jc w:val="center"/>
            </w:pPr>
          </w:p>
        </w:tc>
        <w:tc>
          <w:tcPr>
            <w:tcW w:w="333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EBBD5" w14:textId="77777777" w:rsidR="00F30367" w:rsidRDefault="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89964" w14:textId="77777777" w:rsidR="00F30367" w:rsidRDefault="00F30367">
            <w:pPr>
              <w:spacing w:line="276" w:lineRule="auto"/>
            </w:pP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818851" w14:textId="77777777" w:rsidR="00F30367" w:rsidRDefault="00B113DE" w:rsidP="00F30367">
            <w:pPr>
              <w:spacing w:line="276" w:lineRule="auto"/>
            </w:pPr>
            <w:r>
              <w:t xml:space="preserve">Success </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74FFD" w14:textId="77777777" w:rsidR="00F30367" w:rsidRPr="00312CAC" w:rsidRDefault="00B113DE" w:rsidP="00F30367">
            <w:pPr>
              <w:spacing w:line="276" w:lineRule="auto"/>
              <w:rPr>
                <w:rFonts w:cs="Arial"/>
              </w:rPr>
            </w:pPr>
            <w:r w:rsidRPr="00312CAC">
              <w:rPr>
                <w:rFonts w:cs="Arial"/>
              </w:rPr>
              <w:t xml:space="preserve">0x00 </w:t>
            </w: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A4581B" w14:textId="77777777" w:rsidR="00F30367" w:rsidRDefault="00F30367">
            <w:pPr>
              <w:spacing w:line="276" w:lineRule="auto"/>
            </w:pPr>
          </w:p>
        </w:tc>
      </w:tr>
      <w:tr w:rsidR="00F30367" w14:paraId="39004FDD"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25C57" w14:textId="77777777" w:rsidR="00F30367" w:rsidRDefault="00F30367">
            <w:pPr>
              <w:spacing w:line="276" w:lineRule="auto"/>
              <w:jc w:val="center"/>
            </w:pPr>
          </w:p>
        </w:tc>
        <w:tc>
          <w:tcPr>
            <w:tcW w:w="333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07D6A6C" w14:textId="77777777" w:rsidR="00F30367" w:rsidRDefault="00F30367">
            <w:pPr>
              <w:spacing w:line="276" w:lineRule="auto"/>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686B88" w14:textId="77777777" w:rsidR="00F30367" w:rsidRDefault="00F30367">
            <w:pPr>
              <w:spacing w:line="276" w:lineRule="auto"/>
            </w:pP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20005" w14:textId="77777777" w:rsidR="00F30367" w:rsidRDefault="00B113DE" w:rsidP="00F30367">
            <w:pPr>
              <w:spacing w:line="276" w:lineRule="auto"/>
            </w:pPr>
            <w:r>
              <w:t xml:space="preserve">Failure </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7A1D2" w14:textId="77777777" w:rsidR="00F30367" w:rsidRPr="00312CAC" w:rsidRDefault="00B113DE" w:rsidP="00F30367">
            <w:pPr>
              <w:spacing w:line="276" w:lineRule="auto"/>
              <w:rPr>
                <w:rFonts w:cs="Arial"/>
              </w:rPr>
            </w:pPr>
            <w:r w:rsidRPr="00312CAC">
              <w:rPr>
                <w:rFonts w:cs="Arial"/>
              </w:rPr>
              <w:t xml:space="preserve">0x01 </w:t>
            </w: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tcPr>
          <w:p w14:paraId="3B07E59B" w14:textId="77777777" w:rsidR="00F30367" w:rsidRDefault="00F30367">
            <w:pPr>
              <w:spacing w:line="276" w:lineRule="auto"/>
            </w:pPr>
          </w:p>
        </w:tc>
      </w:tr>
      <w:tr w:rsidR="00F30367" w14:paraId="330E2B87"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4A1FB" w14:textId="77777777" w:rsidR="00F30367" w:rsidRDefault="00B113DE">
            <w:pPr>
              <w:spacing w:line="276" w:lineRule="auto"/>
              <w:jc w:val="center"/>
            </w:pPr>
            <w:r>
              <w:t>O</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70C13" w14:textId="77777777" w:rsidR="00F30367" w:rsidRDefault="00B113DE">
            <w:pPr>
              <w:spacing w:line="276" w:lineRule="auto"/>
            </w:pPr>
            <w:r>
              <w:t>SYNCResponseFailureReason</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271256" w14:textId="77777777" w:rsidR="00F30367" w:rsidRDefault="00B113DE">
            <w:pPr>
              <w:spacing w:line="276" w:lineRule="auto"/>
            </w:pPr>
            <w:r>
              <w:t>Enum</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75A7D" w14:textId="77777777" w:rsidR="00F30367" w:rsidRDefault="00B113DE" w:rsidP="00F30367">
            <w:pPr>
              <w:spacing w:line="276" w:lineRule="auto"/>
            </w:pPr>
            <w:r>
              <w:t>TBD</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740CE" w14:textId="77777777" w:rsidR="00F30367" w:rsidRPr="00312CAC" w:rsidRDefault="00B113DE" w:rsidP="00F30367">
            <w:pPr>
              <w:spacing w:line="276" w:lineRule="auto"/>
              <w:rPr>
                <w:rFonts w:cs="Arial"/>
              </w:rPr>
            </w:pPr>
            <w:r>
              <w:rPr>
                <w:rFonts w:cs="Arial"/>
              </w:rPr>
              <w:t>TBD</w:t>
            </w: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5DFF0B" w14:textId="77777777" w:rsidR="00F30367" w:rsidRDefault="00F30367">
            <w:pPr>
              <w:spacing w:line="276" w:lineRule="auto"/>
            </w:pPr>
          </w:p>
        </w:tc>
      </w:tr>
    </w:tbl>
    <w:p w14:paraId="41A8AE6A" w14:textId="77777777" w:rsidR="00F30367" w:rsidRDefault="00F30367" w:rsidP="00F30367"/>
    <w:p w14:paraId="7F37E036" w14:textId="77777777" w:rsidR="00F30367" w:rsidRDefault="00B113DE" w:rsidP="009B4C29">
      <w:pPr>
        <w:pStyle w:val="Heading4"/>
      </w:pPr>
      <w:r w:rsidRPr="00B9479B">
        <w:t>MD-REQ-328796/A-sendECGTheftModeConfirmation</w:t>
      </w:r>
    </w:p>
    <w:p w14:paraId="1DA1714E" w14:textId="77777777" w:rsidR="00F30367" w:rsidRDefault="00B113DE" w:rsidP="00F30367">
      <w:r>
        <w:t>This API is used to receive the Theft Mode confirmation response from ECG after either successfully activating or deactivating Theft Mode. ECG publishes its Theft Mode confirmation (OnChange) via this API.</w:t>
      </w:r>
    </w:p>
    <w:p w14:paraId="55847036" w14:textId="77777777" w:rsidR="00F30367" w:rsidRDefault="00F30367" w:rsidP="00F30367"/>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1710"/>
        <w:gridCol w:w="900"/>
        <w:gridCol w:w="1530"/>
        <w:gridCol w:w="900"/>
        <w:gridCol w:w="2970"/>
      </w:tblGrid>
      <w:tr w:rsidR="00F30367" w14:paraId="0B176111" w14:textId="77777777" w:rsidTr="00F30367">
        <w:trPr>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54D1AE45" w14:textId="77777777" w:rsidR="00F30367" w:rsidRDefault="00F30367">
            <w:pPr>
              <w:spacing w:line="252" w:lineRule="auto"/>
              <w:rPr>
                <w:sz w:val="8"/>
              </w:rPr>
            </w:pPr>
          </w:p>
        </w:tc>
      </w:tr>
      <w:tr w:rsidR="00F30367" w14:paraId="05FF0E52"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1AF36E0B" w14:textId="77777777" w:rsidR="00F30367" w:rsidRDefault="00B113DE">
            <w:pPr>
              <w:spacing w:line="252" w:lineRule="auto"/>
              <w:jc w:val="right"/>
            </w:pPr>
            <w:r>
              <w:rPr>
                <w:b/>
              </w:rPr>
              <w:t>Method Type</w:t>
            </w:r>
          </w:p>
        </w:tc>
        <w:tc>
          <w:tcPr>
            <w:tcW w:w="8010" w:type="dxa"/>
            <w:gridSpan w:val="5"/>
            <w:tcBorders>
              <w:top w:val="single" w:sz="4" w:space="0" w:color="auto"/>
              <w:left w:val="single" w:sz="4" w:space="0" w:color="auto"/>
              <w:bottom w:val="single" w:sz="4" w:space="0" w:color="auto"/>
              <w:right w:val="single" w:sz="4" w:space="0" w:color="auto"/>
            </w:tcBorders>
            <w:vAlign w:val="center"/>
            <w:hideMark/>
          </w:tcPr>
          <w:p w14:paraId="07D15D90" w14:textId="77777777" w:rsidR="00F30367" w:rsidRDefault="00B113DE">
            <w:pPr>
              <w:spacing w:line="252" w:lineRule="auto"/>
            </w:pPr>
            <w:r>
              <w:t>OnChange</w:t>
            </w:r>
          </w:p>
        </w:tc>
      </w:tr>
      <w:tr w:rsidR="00F30367" w14:paraId="1AEE08DB"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24D50B53" w14:textId="77777777" w:rsidR="00F30367" w:rsidRDefault="00B113DE">
            <w:pPr>
              <w:spacing w:line="252" w:lineRule="auto"/>
              <w:jc w:val="right"/>
            </w:pPr>
            <w:r>
              <w:rPr>
                <w:b/>
              </w:rPr>
              <w:t>QoS Level</w:t>
            </w:r>
          </w:p>
        </w:tc>
        <w:tc>
          <w:tcPr>
            <w:tcW w:w="8010" w:type="dxa"/>
            <w:gridSpan w:val="5"/>
            <w:tcBorders>
              <w:top w:val="single" w:sz="4" w:space="0" w:color="auto"/>
              <w:left w:val="single" w:sz="4" w:space="0" w:color="auto"/>
              <w:bottom w:val="single" w:sz="4" w:space="0" w:color="auto"/>
              <w:right w:val="single" w:sz="4" w:space="0" w:color="auto"/>
            </w:tcBorders>
            <w:vAlign w:val="center"/>
            <w:hideMark/>
          </w:tcPr>
          <w:p w14:paraId="1C203716" w14:textId="77777777" w:rsidR="00F30367" w:rsidRDefault="00B113DE">
            <w:pPr>
              <w:spacing w:line="252" w:lineRule="auto"/>
            </w:pPr>
            <w:r>
              <w:t xml:space="preserve">Default </w:t>
            </w:r>
          </w:p>
        </w:tc>
      </w:tr>
      <w:tr w:rsidR="00F30367" w14:paraId="52A506E0" w14:textId="77777777" w:rsidTr="00F30367">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38D68670" w14:textId="77777777" w:rsidR="00F30367" w:rsidRDefault="00B113DE">
            <w:pPr>
              <w:spacing w:line="252" w:lineRule="auto"/>
              <w:jc w:val="right"/>
            </w:pPr>
            <w:r>
              <w:rPr>
                <w:b/>
              </w:rPr>
              <w:t>Retained</w:t>
            </w:r>
          </w:p>
        </w:tc>
        <w:tc>
          <w:tcPr>
            <w:tcW w:w="8010" w:type="dxa"/>
            <w:gridSpan w:val="5"/>
            <w:tcBorders>
              <w:top w:val="single" w:sz="4" w:space="0" w:color="auto"/>
              <w:left w:val="single" w:sz="4" w:space="0" w:color="auto"/>
              <w:bottom w:val="single" w:sz="4" w:space="0" w:color="auto"/>
              <w:right w:val="single" w:sz="4" w:space="0" w:color="auto"/>
            </w:tcBorders>
            <w:vAlign w:val="center"/>
            <w:hideMark/>
          </w:tcPr>
          <w:p w14:paraId="18F0381A" w14:textId="77777777" w:rsidR="00F30367" w:rsidRDefault="00B113DE">
            <w:pPr>
              <w:spacing w:line="252" w:lineRule="auto"/>
            </w:pPr>
            <w:r>
              <w:t>Yes</w:t>
            </w:r>
          </w:p>
        </w:tc>
      </w:tr>
      <w:tr w:rsidR="00F30367" w14:paraId="11DF2423" w14:textId="77777777" w:rsidTr="00F30367">
        <w:trPr>
          <w:trHeight w:val="70"/>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20059984" w14:textId="77777777" w:rsidR="00F30367" w:rsidRDefault="00F30367">
            <w:pPr>
              <w:spacing w:line="252" w:lineRule="auto"/>
              <w:rPr>
                <w:sz w:val="8"/>
              </w:rPr>
            </w:pPr>
          </w:p>
        </w:tc>
      </w:tr>
      <w:tr w:rsidR="00F30367" w14:paraId="19691F35"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87A1B9F" w14:textId="77777777" w:rsidR="00F30367" w:rsidRDefault="00B113DE">
            <w:pPr>
              <w:spacing w:line="276" w:lineRule="auto"/>
              <w:jc w:val="center"/>
              <w:rPr>
                <w:b/>
              </w:rPr>
            </w:pPr>
            <w:r>
              <w:rPr>
                <w:b/>
              </w:rPr>
              <w:t>R/O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F82727C" w14:textId="77777777" w:rsidR="00F30367" w:rsidRDefault="00B113DE">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A6EE314" w14:textId="77777777" w:rsidR="00F30367" w:rsidRDefault="00B113DE">
            <w:pPr>
              <w:spacing w:line="276" w:lineRule="auto"/>
              <w:rPr>
                <w:b/>
              </w:rPr>
            </w:pPr>
            <w:r>
              <w:rPr>
                <w:b/>
              </w:rPr>
              <w:t>Type</w:t>
            </w:r>
          </w:p>
        </w:tc>
        <w:tc>
          <w:tcPr>
            <w:tcW w:w="15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B0A3C8C" w14:textId="77777777" w:rsidR="00F30367" w:rsidRDefault="00B113DE">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2C1AF3C" w14:textId="77777777" w:rsidR="00F30367" w:rsidRDefault="00B113DE">
            <w:pPr>
              <w:spacing w:line="276" w:lineRule="auto"/>
              <w:rPr>
                <w:b/>
              </w:rPr>
            </w:pPr>
            <w:r>
              <w:rPr>
                <w:b/>
              </w:rPr>
              <w:t>Value</w:t>
            </w:r>
          </w:p>
        </w:tc>
        <w:tc>
          <w:tcPr>
            <w:tcW w:w="297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B6C6B9C" w14:textId="77777777" w:rsidR="00F30367" w:rsidRDefault="00B113DE">
            <w:pPr>
              <w:spacing w:line="276" w:lineRule="auto"/>
              <w:rPr>
                <w:b/>
              </w:rPr>
            </w:pPr>
            <w:r>
              <w:rPr>
                <w:b/>
              </w:rPr>
              <w:t>Description</w:t>
            </w:r>
          </w:p>
        </w:tc>
      </w:tr>
      <w:tr w:rsidR="00F30367" w14:paraId="35D3BB6C" w14:textId="77777777" w:rsidTr="00F30367">
        <w:trPr>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DEFE6E" w14:textId="77777777" w:rsidR="00F30367" w:rsidRDefault="00B113DE">
            <w:pPr>
              <w:spacing w:line="276" w:lineRule="auto"/>
              <w:rPr>
                <w:b/>
              </w:rPr>
            </w:pPr>
            <w:r>
              <w:rPr>
                <w:b/>
              </w:rPr>
              <w:t>Request (_Rq)</w:t>
            </w:r>
          </w:p>
        </w:tc>
      </w:tr>
      <w:tr w:rsidR="00F30367" w14:paraId="03CC05EE"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hideMark/>
          </w:tcPr>
          <w:p w14:paraId="16C9E2A6" w14:textId="77777777" w:rsidR="00F30367" w:rsidRDefault="00B113DE">
            <w:pPr>
              <w:spacing w:line="276" w:lineRule="auto"/>
              <w:jc w:val="center"/>
              <w:rPr>
                <w:rFonts w:cs="Arial"/>
              </w:rPr>
            </w:pPr>
            <w:r>
              <w:rPr>
                <w:rFonts w:cs="Arial"/>
              </w:rPr>
              <w:t>-</w:t>
            </w:r>
          </w:p>
        </w:tc>
        <w:tc>
          <w:tcPr>
            <w:tcW w:w="3240" w:type="dxa"/>
            <w:gridSpan w:val="2"/>
            <w:tcBorders>
              <w:top w:val="single" w:sz="4" w:space="0" w:color="auto"/>
              <w:left w:val="single" w:sz="4" w:space="0" w:color="auto"/>
              <w:bottom w:val="single" w:sz="4" w:space="0" w:color="auto"/>
              <w:right w:val="single" w:sz="4" w:space="0" w:color="auto"/>
            </w:tcBorders>
            <w:hideMark/>
          </w:tcPr>
          <w:p w14:paraId="5A08A78F" w14:textId="77777777" w:rsidR="00F30367" w:rsidRDefault="00B113DE">
            <w:pPr>
              <w:spacing w:line="276" w:lineRule="auto"/>
              <w:rPr>
                <w:rFonts w:cs="Arial"/>
              </w:rPr>
            </w:pPr>
            <w:r>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19110E11" w14:textId="77777777" w:rsidR="00F30367" w:rsidRDefault="00B113DE">
            <w:pPr>
              <w:spacing w:line="276" w:lineRule="auto"/>
              <w:rPr>
                <w:rFonts w:cs="Arial"/>
              </w:rPr>
            </w:pPr>
            <w:r>
              <w:rPr>
                <w:rFonts w:cs="Arial"/>
              </w:rPr>
              <w:t>-</w:t>
            </w:r>
          </w:p>
        </w:tc>
        <w:tc>
          <w:tcPr>
            <w:tcW w:w="1530" w:type="dxa"/>
            <w:tcBorders>
              <w:top w:val="single" w:sz="4" w:space="0" w:color="auto"/>
              <w:left w:val="single" w:sz="4" w:space="0" w:color="auto"/>
              <w:bottom w:val="single" w:sz="4" w:space="0" w:color="auto"/>
              <w:right w:val="single" w:sz="4" w:space="0" w:color="auto"/>
            </w:tcBorders>
            <w:hideMark/>
          </w:tcPr>
          <w:p w14:paraId="3E5551FB" w14:textId="77777777" w:rsidR="00F30367" w:rsidRDefault="00B113DE">
            <w:pPr>
              <w:spacing w:line="276" w:lineRule="auto"/>
              <w:rPr>
                <w:rFonts w:cs="Arial"/>
              </w:rPr>
            </w:pPr>
            <w:r>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6A36DFAD" w14:textId="77777777" w:rsidR="00F30367" w:rsidRDefault="00B113DE">
            <w:pPr>
              <w:spacing w:line="276" w:lineRule="auto"/>
              <w:rPr>
                <w:rFonts w:cs="Arial"/>
              </w:rPr>
            </w:pPr>
            <w:r>
              <w:rPr>
                <w:rFonts w:cs="Arial"/>
              </w:rPr>
              <w:t>-</w:t>
            </w:r>
          </w:p>
        </w:tc>
        <w:tc>
          <w:tcPr>
            <w:tcW w:w="2970" w:type="dxa"/>
            <w:tcBorders>
              <w:top w:val="single" w:sz="4" w:space="0" w:color="auto"/>
              <w:left w:val="single" w:sz="4" w:space="0" w:color="auto"/>
              <w:bottom w:val="single" w:sz="4" w:space="0" w:color="auto"/>
              <w:right w:val="single" w:sz="4" w:space="0" w:color="auto"/>
            </w:tcBorders>
            <w:hideMark/>
          </w:tcPr>
          <w:p w14:paraId="562FD35A" w14:textId="77777777" w:rsidR="00F30367" w:rsidRDefault="00B113DE">
            <w:pPr>
              <w:spacing w:line="276" w:lineRule="auto"/>
              <w:rPr>
                <w:rFonts w:cs="Arial"/>
              </w:rPr>
            </w:pPr>
            <w:r>
              <w:rPr>
                <w:rFonts w:cs="Arial"/>
              </w:rPr>
              <w:t>N/A</w:t>
            </w:r>
          </w:p>
        </w:tc>
      </w:tr>
      <w:tr w:rsidR="00F30367" w14:paraId="00321633" w14:textId="77777777" w:rsidTr="00F30367">
        <w:trPr>
          <w:jc w:val="center"/>
        </w:trPr>
        <w:tc>
          <w:tcPr>
            <w:tcW w:w="1016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C33F5" w14:textId="77777777" w:rsidR="00F30367" w:rsidRDefault="00B113DE">
            <w:pPr>
              <w:spacing w:line="276" w:lineRule="auto"/>
            </w:pPr>
            <w:r>
              <w:rPr>
                <w:b/>
              </w:rPr>
              <w:t>Response (_Rsp)</w:t>
            </w:r>
          </w:p>
        </w:tc>
      </w:tr>
      <w:tr w:rsidR="00F30367" w14:paraId="215291B8"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A4DFD" w14:textId="77777777" w:rsidR="00F30367" w:rsidRDefault="00B113DE">
            <w:pPr>
              <w:spacing w:line="276" w:lineRule="auto"/>
              <w:jc w:val="center"/>
            </w:pPr>
            <w:r>
              <w:t>R</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EA3E1" w14:textId="77777777" w:rsidR="00F30367" w:rsidRDefault="00B113DE">
            <w:pPr>
              <w:spacing w:line="276" w:lineRule="auto"/>
            </w:pPr>
            <w:r>
              <w:t>ECGResponseStatus</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19CBE" w14:textId="77777777" w:rsidR="00F30367" w:rsidRDefault="00B113DE">
            <w:pPr>
              <w:spacing w:line="276" w:lineRule="auto"/>
            </w:pPr>
            <w:r>
              <w:t>Enum</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271319" w14:textId="77777777" w:rsidR="00F30367" w:rsidRDefault="00B113DE">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145EA7" w14:textId="77777777" w:rsidR="00F30367" w:rsidRDefault="00B113DE">
            <w:pPr>
              <w:spacing w:line="276" w:lineRule="auto"/>
              <w:rPr>
                <w:rFonts w:cs="Arial"/>
              </w:rPr>
            </w:pPr>
            <w:r>
              <w:rPr>
                <w:rFonts w:cs="Arial"/>
              </w:rPr>
              <w: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800BD4" w14:textId="77777777" w:rsidR="00F30367" w:rsidRDefault="00B113DE">
            <w:pPr>
              <w:spacing w:line="276" w:lineRule="auto"/>
            </w:pPr>
            <w:r>
              <w:t>Theft Mode confirmation response</w:t>
            </w:r>
          </w:p>
        </w:tc>
      </w:tr>
      <w:tr w:rsidR="00F30367" w14:paraId="1BA31F33"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AD012E" w14:textId="77777777" w:rsidR="00F30367" w:rsidRDefault="00F30367"/>
        </w:tc>
        <w:tc>
          <w:tcPr>
            <w:tcW w:w="324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32A89" w14:textId="77777777" w:rsidR="00F30367" w:rsidRDefault="00F30367">
            <w:pPr>
              <w:spacing w:line="276" w:lineRule="auto"/>
              <w:rPr>
                <w:rFonts w:asciiTheme="minorHAnsi" w:eastAsiaTheme="minorHAnsi" w:hAnsiTheme="minorHAnsi" w:cstheme="minorBidi"/>
              </w:rPr>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3A81B" w14:textId="77777777" w:rsidR="00F30367" w:rsidRDefault="00F30367">
            <w:pPr>
              <w:spacing w:line="276" w:lineRule="auto"/>
              <w:rPr>
                <w:rFonts w:asciiTheme="minorHAnsi" w:eastAsiaTheme="minorHAnsi" w:hAnsiTheme="minorHAnsi" w:cstheme="minorBidi"/>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4E196" w14:textId="77777777" w:rsidR="00F30367" w:rsidRDefault="00B113DE">
            <w:pPr>
              <w:spacing w:line="276" w:lineRule="auto"/>
            </w:pPr>
            <w:r>
              <w:t xml:space="preserve">Success </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EFFCC" w14:textId="77777777" w:rsidR="00F30367" w:rsidRDefault="00B113DE">
            <w:pPr>
              <w:spacing w:line="276" w:lineRule="auto"/>
              <w:rPr>
                <w:rFonts w:cs="Arial"/>
              </w:rPr>
            </w:pPr>
            <w:r>
              <w:rPr>
                <w:rFonts w:cs="Arial"/>
              </w:rPr>
              <w:t xml:space="preserve">0x00 </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41819D0" w14:textId="77777777" w:rsidR="00F30367" w:rsidRDefault="00F30367">
            <w:pPr>
              <w:spacing w:line="276" w:lineRule="auto"/>
            </w:pPr>
          </w:p>
        </w:tc>
      </w:tr>
      <w:tr w:rsidR="00F30367" w14:paraId="69E25C02"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F0AAD0" w14:textId="77777777" w:rsidR="00F30367" w:rsidRDefault="00F30367" w:rsidP="00F30367">
            <w:pPr>
              <w:rPr>
                <w:rFonts w:ascii="Times New Roman" w:hAnsi="Times New Roman"/>
              </w:rPr>
            </w:pPr>
          </w:p>
        </w:tc>
        <w:tc>
          <w:tcPr>
            <w:tcW w:w="324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CBBF" w14:textId="77777777" w:rsidR="00F30367" w:rsidRDefault="00F30367" w:rsidP="00F30367">
            <w:pPr>
              <w:spacing w:after="200" w:line="276" w:lineRule="auto"/>
              <w:rPr>
                <w:rFonts w:asciiTheme="minorHAnsi" w:eastAsiaTheme="minorHAnsi" w:hAnsiTheme="minorHAnsi" w:cstheme="minorBidi"/>
              </w:rPr>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64497" w14:textId="77777777" w:rsidR="00F30367" w:rsidRDefault="00F30367" w:rsidP="00F30367">
            <w:pPr>
              <w:spacing w:after="200" w:line="276" w:lineRule="auto"/>
              <w:rPr>
                <w:rFonts w:asciiTheme="minorHAnsi" w:eastAsiaTheme="minorHAnsi" w:hAnsiTheme="minorHAnsi" w:cstheme="minorBidi"/>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B22568" w14:textId="77777777" w:rsidR="00F30367" w:rsidRDefault="00B113DE" w:rsidP="00F30367">
            <w:pPr>
              <w:spacing w:line="276" w:lineRule="auto"/>
            </w:pPr>
            <w:r>
              <w:t xml:space="preserve">Failure </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1C45F" w14:textId="77777777" w:rsidR="00F30367" w:rsidRDefault="00B113DE" w:rsidP="00F30367">
            <w:pPr>
              <w:spacing w:line="276" w:lineRule="auto"/>
              <w:rPr>
                <w:rFonts w:cs="Arial"/>
              </w:rPr>
            </w:pPr>
            <w:r>
              <w:rPr>
                <w:rFonts w:cs="Arial"/>
              </w:rPr>
              <w:t xml:space="preserve">0x01 </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75630" w14:textId="77777777" w:rsidR="00F30367" w:rsidRDefault="00F30367" w:rsidP="00F30367">
            <w:pPr>
              <w:spacing w:line="276" w:lineRule="auto"/>
            </w:pPr>
          </w:p>
        </w:tc>
      </w:tr>
      <w:tr w:rsidR="00F30367" w14:paraId="2900B829" w14:textId="77777777" w:rsidTr="00F3036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09A36" w14:textId="77777777" w:rsidR="00F30367" w:rsidRDefault="00B113DE" w:rsidP="00F30367">
            <w:pPr>
              <w:spacing w:line="276" w:lineRule="auto"/>
              <w:jc w:val="center"/>
            </w:pPr>
            <w:r>
              <w:t>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58C928" w14:textId="77777777" w:rsidR="00F30367" w:rsidRDefault="00B113DE" w:rsidP="00F30367">
            <w:pPr>
              <w:spacing w:line="276" w:lineRule="auto"/>
            </w:pPr>
            <w:r>
              <w:t>ECGResponseFailureReason</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29DE93" w14:textId="77777777" w:rsidR="00F30367" w:rsidRDefault="00B113DE" w:rsidP="00F30367">
            <w:pPr>
              <w:spacing w:line="276" w:lineRule="auto"/>
            </w:pPr>
            <w:r>
              <w:t>Enum</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C551E" w14:textId="77777777" w:rsidR="00F30367" w:rsidRDefault="00B113DE" w:rsidP="00F30367">
            <w:pPr>
              <w:spacing w:line="276" w:lineRule="auto"/>
            </w:pPr>
            <w:r>
              <w:t>TBD</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216A1DB7" w14:textId="77777777" w:rsidR="00F30367" w:rsidRDefault="00B113DE" w:rsidP="00F30367">
            <w:pPr>
              <w:spacing w:line="276" w:lineRule="auto"/>
              <w:rPr>
                <w:rFonts w:cs="Arial"/>
              </w:rPr>
            </w:pPr>
            <w:r>
              <w:rPr>
                <w:rFonts w:cs="Arial"/>
              </w:rPr>
              <w:t>TBD</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02C9B2" w14:textId="77777777" w:rsidR="00F30367" w:rsidRDefault="00F30367" w:rsidP="00F30367">
            <w:pPr>
              <w:spacing w:line="276" w:lineRule="auto"/>
            </w:pPr>
          </w:p>
        </w:tc>
      </w:tr>
    </w:tbl>
    <w:p w14:paraId="1BA5D889" w14:textId="77777777" w:rsidR="00F30367" w:rsidRPr="004E2400" w:rsidRDefault="00F30367" w:rsidP="00F30367"/>
    <w:p w14:paraId="4470B8DD" w14:textId="77777777" w:rsidR="00F30367" w:rsidRDefault="00B113DE" w:rsidP="009B4C29">
      <w:pPr>
        <w:pStyle w:val="Heading4"/>
      </w:pPr>
      <w:r w:rsidRPr="00B9479B">
        <w:t>MD-REQ-027149/A-IgnitionStatus_St (TcSE ROIN-225464-1)</w:t>
      </w:r>
    </w:p>
    <w:p w14:paraId="3370DFDC" w14:textId="77777777" w:rsidR="004920BA" w:rsidRDefault="00B113DE">
      <w:pPr>
        <w:rPr>
          <w:rFonts w:cs="Arial"/>
          <w:szCs w:val="20"/>
        </w:rPr>
      </w:pPr>
      <w:r>
        <w:rPr>
          <w:rFonts w:cs="Arial"/>
          <w:szCs w:val="20"/>
        </w:rPr>
        <w:t>Message Type: Status</w:t>
      </w:r>
    </w:p>
    <w:p w14:paraId="0C48D224" w14:textId="77777777" w:rsidR="004920BA" w:rsidRDefault="004920BA">
      <w:pPr>
        <w:rPr>
          <w:rFonts w:cs="Arial"/>
          <w:szCs w:val="20"/>
        </w:rPr>
      </w:pPr>
    </w:p>
    <w:p w14:paraId="60B27309" w14:textId="77777777" w:rsidR="004920BA" w:rsidRDefault="00B113DE">
      <w:pPr>
        <w:rPr>
          <w:rFonts w:cs="Arial"/>
          <w:szCs w:val="20"/>
        </w:rPr>
      </w:pPr>
      <w:r>
        <w:rPr>
          <w:rFonts w:cs="Arial"/>
          <w:szCs w:val="20"/>
        </w:rPr>
        <w:t>Signal used to indicate ignition state.</w:t>
      </w:r>
    </w:p>
    <w:p w14:paraId="38F416CF" w14:textId="77777777" w:rsidR="004920BA" w:rsidRDefault="004920BA">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4920BA" w14:paraId="2EED2A3F"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71BC451" w14:textId="77777777" w:rsidR="004920BA" w:rsidRDefault="00B113DE">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4F4704FB" w14:textId="77777777" w:rsidR="004920BA" w:rsidRDefault="00B113DE">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7296FBCE" w14:textId="77777777" w:rsidR="004920BA" w:rsidRDefault="00B113DE">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2546F9E2" w14:textId="77777777" w:rsidR="004920BA" w:rsidRDefault="00B113DE">
            <w:pPr>
              <w:rPr>
                <w:rFonts w:cs="Arial"/>
                <w:b/>
                <w:szCs w:val="20"/>
              </w:rPr>
            </w:pPr>
            <w:r>
              <w:rPr>
                <w:rFonts w:cs="Arial"/>
                <w:b/>
                <w:szCs w:val="20"/>
              </w:rPr>
              <w:t>Description</w:t>
            </w:r>
          </w:p>
        </w:tc>
      </w:tr>
      <w:tr w:rsidR="004920BA" w14:paraId="0A5C3A7E"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B7A6FE1" w14:textId="77777777" w:rsidR="004920BA" w:rsidRDefault="00B113DE">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0322DF09" w14:textId="77777777" w:rsidR="004920BA" w:rsidRDefault="00B113DE">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6BD31D01" w14:textId="77777777" w:rsidR="004920BA" w:rsidRDefault="00B113DE">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1D0CAD2C" w14:textId="77777777" w:rsidR="004920BA" w:rsidRDefault="00B113DE">
            <w:pPr>
              <w:rPr>
                <w:rFonts w:cs="Arial"/>
                <w:szCs w:val="20"/>
              </w:rPr>
            </w:pPr>
            <w:r>
              <w:rPr>
                <w:rFonts w:cs="Arial"/>
                <w:szCs w:val="20"/>
              </w:rPr>
              <w:t>Indicates ignition state</w:t>
            </w:r>
          </w:p>
        </w:tc>
      </w:tr>
      <w:tr w:rsidR="004920BA" w14:paraId="031534B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F3CAE85" w14:textId="77777777" w:rsidR="004920BA" w:rsidRDefault="004920B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5FFE761" w14:textId="77777777" w:rsidR="004920BA" w:rsidRDefault="00B113DE">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655C3D84" w14:textId="77777777" w:rsidR="004920BA" w:rsidRDefault="00B113DE">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1EB0E385" w14:textId="77777777" w:rsidR="004920BA" w:rsidRDefault="004920BA">
            <w:pPr>
              <w:rPr>
                <w:rFonts w:cs="Arial"/>
                <w:szCs w:val="20"/>
              </w:rPr>
            </w:pPr>
          </w:p>
        </w:tc>
      </w:tr>
      <w:tr w:rsidR="004920BA" w14:paraId="5683757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F95252E" w14:textId="77777777" w:rsidR="004920BA" w:rsidRDefault="004920B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77C02C7A" w14:textId="77777777" w:rsidR="004920BA" w:rsidRDefault="00B113DE">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22774234" w14:textId="77777777" w:rsidR="004920BA" w:rsidRDefault="00B113DE">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54337E5C" w14:textId="77777777" w:rsidR="004920BA" w:rsidRDefault="004920BA">
            <w:pPr>
              <w:rPr>
                <w:rFonts w:cs="Arial"/>
                <w:szCs w:val="20"/>
              </w:rPr>
            </w:pPr>
          </w:p>
        </w:tc>
      </w:tr>
      <w:tr w:rsidR="004920BA" w14:paraId="1DF835C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C3E8BEF" w14:textId="77777777" w:rsidR="004920BA" w:rsidRDefault="004920B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568B15A8" w14:textId="77777777" w:rsidR="004920BA" w:rsidRDefault="00B113DE">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30CAB2F6" w14:textId="77777777" w:rsidR="004920BA" w:rsidRDefault="00B113DE">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6B40548A" w14:textId="77777777" w:rsidR="004920BA" w:rsidRDefault="004920BA">
            <w:pPr>
              <w:rPr>
                <w:rFonts w:cs="Arial"/>
                <w:szCs w:val="20"/>
              </w:rPr>
            </w:pPr>
          </w:p>
        </w:tc>
      </w:tr>
      <w:tr w:rsidR="004920BA" w14:paraId="768E93A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34190A" w14:textId="77777777" w:rsidR="004920BA" w:rsidRDefault="004920B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7B1773E" w14:textId="77777777" w:rsidR="004920BA" w:rsidRDefault="00B113DE">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5E383A7F" w14:textId="77777777" w:rsidR="004920BA" w:rsidRDefault="00B113DE">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2E290416" w14:textId="77777777" w:rsidR="004920BA" w:rsidRDefault="004920BA">
            <w:pPr>
              <w:rPr>
                <w:rFonts w:cs="Arial"/>
                <w:szCs w:val="20"/>
              </w:rPr>
            </w:pPr>
          </w:p>
        </w:tc>
      </w:tr>
      <w:tr w:rsidR="004920BA" w14:paraId="4B5D5CD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C49CA8" w14:textId="77777777" w:rsidR="004920BA" w:rsidRDefault="004920B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4FBAAB14" w14:textId="77777777" w:rsidR="004920BA" w:rsidRDefault="00B113DE">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4741F422" w14:textId="77777777" w:rsidR="004920BA" w:rsidRDefault="00B113DE">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483F9C56" w14:textId="77777777" w:rsidR="004920BA" w:rsidRDefault="004920BA">
            <w:pPr>
              <w:rPr>
                <w:rFonts w:cs="Arial"/>
                <w:szCs w:val="20"/>
              </w:rPr>
            </w:pPr>
          </w:p>
        </w:tc>
      </w:tr>
      <w:tr w:rsidR="004920BA" w14:paraId="642B0FB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7C09161" w14:textId="77777777" w:rsidR="004920BA" w:rsidRDefault="004920B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1962330" w14:textId="77777777" w:rsidR="004920BA" w:rsidRDefault="00B113DE">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47D09FF6" w14:textId="77777777" w:rsidR="004920BA" w:rsidRDefault="00B113DE">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29956AB3" w14:textId="77777777" w:rsidR="004920BA" w:rsidRDefault="004920BA">
            <w:pPr>
              <w:rPr>
                <w:rFonts w:cs="Arial"/>
                <w:szCs w:val="20"/>
              </w:rPr>
            </w:pPr>
          </w:p>
        </w:tc>
      </w:tr>
    </w:tbl>
    <w:p w14:paraId="6306021E" w14:textId="77777777" w:rsidR="004920BA" w:rsidRDefault="004920BA"/>
    <w:p w14:paraId="788C2CA9" w14:textId="77777777" w:rsidR="00F30367" w:rsidRDefault="00B113DE" w:rsidP="009B4C29">
      <w:pPr>
        <w:pStyle w:val="Heading4"/>
      </w:pPr>
      <w:r w:rsidRPr="00B9479B">
        <w:t>MD-REQ-086348/A-CarMode_St</w:t>
      </w:r>
    </w:p>
    <w:p w14:paraId="349A4196" w14:textId="77777777" w:rsidR="00F30367" w:rsidRDefault="00B113DE" w:rsidP="00F30367">
      <w:r>
        <w:t>Message Type: Status</w:t>
      </w:r>
    </w:p>
    <w:p w14:paraId="1CD2EA71" w14:textId="77777777" w:rsidR="00F30367" w:rsidRDefault="00F30367" w:rsidP="00F30367"/>
    <w:tbl>
      <w:tblPr>
        <w:tblStyle w:val="TableGrid"/>
        <w:tblW w:w="0" w:type="auto"/>
        <w:jc w:val="center"/>
        <w:tblLook w:val="04A0" w:firstRow="1" w:lastRow="0" w:firstColumn="1" w:lastColumn="0" w:noHBand="0" w:noVBand="1"/>
      </w:tblPr>
      <w:tblGrid>
        <w:gridCol w:w="1008"/>
        <w:gridCol w:w="2250"/>
        <w:gridCol w:w="990"/>
        <w:gridCol w:w="4140"/>
      </w:tblGrid>
      <w:tr w:rsidR="00F30367" w14:paraId="0DE5C14F" w14:textId="77777777" w:rsidTr="00F30367">
        <w:trPr>
          <w:jc w:val="center"/>
        </w:trPr>
        <w:tc>
          <w:tcPr>
            <w:tcW w:w="1008" w:type="dxa"/>
          </w:tcPr>
          <w:p w14:paraId="6278A772" w14:textId="77777777" w:rsidR="00F30367" w:rsidRDefault="00B113DE" w:rsidP="00F30367">
            <w:r>
              <w:t>Name</w:t>
            </w:r>
          </w:p>
        </w:tc>
        <w:tc>
          <w:tcPr>
            <w:tcW w:w="2250" w:type="dxa"/>
          </w:tcPr>
          <w:p w14:paraId="49BCBBAC" w14:textId="77777777" w:rsidR="00F30367" w:rsidRDefault="00B113DE" w:rsidP="00F30367">
            <w:r>
              <w:t>Literals</w:t>
            </w:r>
          </w:p>
        </w:tc>
        <w:tc>
          <w:tcPr>
            <w:tcW w:w="990" w:type="dxa"/>
          </w:tcPr>
          <w:p w14:paraId="6878879B" w14:textId="77777777" w:rsidR="00F30367" w:rsidRDefault="00B113DE" w:rsidP="00F30367">
            <w:r>
              <w:t>Value</w:t>
            </w:r>
          </w:p>
        </w:tc>
        <w:tc>
          <w:tcPr>
            <w:tcW w:w="4140" w:type="dxa"/>
          </w:tcPr>
          <w:p w14:paraId="72F72224" w14:textId="77777777" w:rsidR="00F30367" w:rsidRDefault="00B113DE" w:rsidP="00F30367">
            <w:r>
              <w:t>Description</w:t>
            </w:r>
          </w:p>
        </w:tc>
      </w:tr>
      <w:tr w:rsidR="00F30367" w14:paraId="6E81A7DF" w14:textId="77777777" w:rsidTr="00F30367">
        <w:trPr>
          <w:jc w:val="center"/>
        </w:trPr>
        <w:tc>
          <w:tcPr>
            <w:tcW w:w="1008" w:type="dxa"/>
          </w:tcPr>
          <w:p w14:paraId="42359B7D" w14:textId="77777777" w:rsidR="00F30367" w:rsidRDefault="00B113DE" w:rsidP="00F30367">
            <w:r>
              <w:t>Type</w:t>
            </w:r>
          </w:p>
        </w:tc>
        <w:tc>
          <w:tcPr>
            <w:tcW w:w="2250" w:type="dxa"/>
          </w:tcPr>
          <w:p w14:paraId="1D9ACF32" w14:textId="77777777" w:rsidR="00F30367" w:rsidRDefault="00B113DE" w:rsidP="00F30367">
            <w:r>
              <w:t>-</w:t>
            </w:r>
          </w:p>
        </w:tc>
        <w:tc>
          <w:tcPr>
            <w:tcW w:w="990" w:type="dxa"/>
          </w:tcPr>
          <w:p w14:paraId="570B8143" w14:textId="77777777" w:rsidR="00F30367" w:rsidRDefault="00B113DE" w:rsidP="00F30367">
            <w:r>
              <w:t>-</w:t>
            </w:r>
          </w:p>
        </w:tc>
        <w:tc>
          <w:tcPr>
            <w:tcW w:w="4140" w:type="dxa"/>
          </w:tcPr>
          <w:p w14:paraId="6F6AC7D8" w14:textId="77777777" w:rsidR="00F30367" w:rsidRPr="00B62577" w:rsidRDefault="00B113DE" w:rsidP="00F30367">
            <w:pPr>
              <w:rPr>
                <w:szCs w:val="22"/>
              </w:rPr>
            </w:pPr>
            <w:r w:rsidRPr="00B62577">
              <w:rPr>
                <w:rFonts w:ascii="Helvetica" w:eastAsiaTheme="minorHAnsi" w:hAnsi="Helvetica" w:cs="Helvetica"/>
                <w:szCs w:val="22"/>
              </w:rPr>
              <w:t>Defines what car mode state is active.</w:t>
            </w:r>
          </w:p>
        </w:tc>
      </w:tr>
      <w:tr w:rsidR="00F30367" w14:paraId="118884D2" w14:textId="77777777" w:rsidTr="00F30367">
        <w:trPr>
          <w:jc w:val="center"/>
        </w:trPr>
        <w:tc>
          <w:tcPr>
            <w:tcW w:w="1008" w:type="dxa"/>
          </w:tcPr>
          <w:p w14:paraId="7F120055" w14:textId="77777777" w:rsidR="00F30367" w:rsidRDefault="00F30367" w:rsidP="00F30367"/>
        </w:tc>
        <w:tc>
          <w:tcPr>
            <w:tcW w:w="2250" w:type="dxa"/>
          </w:tcPr>
          <w:p w14:paraId="70A3B37D" w14:textId="77777777" w:rsidR="00F30367" w:rsidRDefault="00B113DE" w:rsidP="00F30367">
            <w:r>
              <w:t>Normal</w:t>
            </w:r>
          </w:p>
        </w:tc>
        <w:tc>
          <w:tcPr>
            <w:tcW w:w="990" w:type="dxa"/>
          </w:tcPr>
          <w:p w14:paraId="5329B0EE" w14:textId="77777777" w:rsidR="00F30367" w:rsidRDefault="00B113DE" w:rsidP="00F30367">
            <w:r>
              <w:t>0x0</w:t>
            </w:r>
          </w:p>
        </w:tc>
        <w:tc>
          <w:tcPr>
            <w:tcW w:w="4140" w:type="dxa"/>
          </w:tcPr>
          <w:p w14:paraId="0175714F" w14:textId="77777777" w:rsidR="00F30367" w:rsidRDefault="00F30367" w:rsidP="00F30367"/>
        </w:tc>
      </w:tr>
      <w:tr w:rsidR="00F30367" w14:paraId="4EABCFD7" w14:textId="77777777" w:rsidTr="00F30367">
        <w:trPr>
          <w:jc w:val="center"/>
        </w:trPr>
        <w:tc>
          <w:tcPr>
            <w:tcW w:w="1008" w:type="dxa"/>
          </w:tcPr>
          <w:p w14:paraId="3D5C2AB5" w14:textId="77777777" w:rsidR="00F30367" w:rsidRDefault="00F30367" w:rsidP="00F30367"/>
        </w:tc>
        <w:tc>
          <w:tcPr>
            <w:tcW w:w="2250" w:type="dxa"/>
          </w:tcPr>
          <w:p w14:paraId="13DF2C7F" w14:textId="77777777" w:rsidR="00F30367" w:rsidRDefault="00B113DE" w:rsidP="00F30367">
            <w:r>
              <w:t>Factory</w:t>
            </w:r>
          </w:p>
        </w:tc>
        <w:tc>
          <w:tcPr>
            <w:tcW w:w="990" w:type="dxa"/>
          </w:tcPr>
          <w:p w14:paraId="73BAD1E9" w14:textId="77777777" w:rsidR="00F30367" w:rsidRDefault="00B113DE" w:rsidP="00F30367">
            <w:r>
              <w:t>0x1</w:t>
            </w:r>
          </w:p>
        </w:tc>
        <w:tc>
          <w:tcPr>
            <w:tcW w:w="4140" w:type="dxa"/>
          </w:tcPr>
          <w:p w14:paraId="6113C650" w14:textId="77777777" w:rsidR="00F30367" w:rsidRDefault="00F30367" w:rsidP="00F30367"/>
        </w:tc>
      </w:tr>
      <w:tr w:rsidR="00F30367" w14:paraId="1D4F0B34" w14:textId="77777777" w:rsidTr="00F30367">
        <w:trPr>
          <w:jc w:val="center"/>
        </w:trPr>
        <w:tc>
          <w:tcPr>
            <w:tcW w:w="1008" w:type="dxa"/>
          </w:tcPr>
          <w:p w14:paraId="305150B6" w14:textId="77777777" w:rsidR="00F30367" w:rsidRDefault="00F30367" w:rsidP="00F30367"/>
        </w:tc>
        <w:tc>
          <w:tcPr>
            <w:tcW w:w="2250" w:type="dxa"/>
          </w:tcPr>
          <w:p w14:paraId="3A921548" w14:textId="77777777" w:rsidR="00F30367" w:rsidRDefault="00B113DE" w:rsidP="00F30367">
            <w:r>
              <w:t>NotUsed</w:t>
            </w:r>
          </w:p>
        </w:tc>
        <w:tc>
          <w:tcPr>
            <w:tcW w:w="990" w:type="dxa"/>
          </w:tcPr>
          <w:p w14:paraId="114749B8" w14:textId="77777777" w:rsidR="00F30367" w:rsidRDefault="00B113DE" w:rsidP="00F30367">
            <w:r>
              <w:t>0x2</w:t>
            </w:r>
          </w:p>
        </w:tc>
        <w:tc>
          <w:tcPr>
            <w:tcW w:w="4140" w:type="dxa"/>
          </w:tcPr>
          <w:p w14:paraId="76E3D428" w14:textId="77777777" w:rsidR="00F30367" w:rsidRDefault="00F30367" w:rsidP="00F30367"/>
        </w:tc>
      </w:tr>
      <w:tr w:rsidR="00F30367" w14:paraId="6EFBE942" w14:textId="77777777" w:rsidTr="00F30367">
        <w:trPr>
          <w:jc w:val="center"/>
        </w:trPr>
        <w:tc>
          <w:tcPr>
            <w:tcW w:w="1008" w:type="dxa"/>
          </w:tcPr>
          <w:p w14:paraId="7C6D895A" w14:textId="77777777" w:rsidR="00F30367" w:rsidRDefault="00F30367" w:rsidP="00F30367"/>
        </w:tc>
        <w:tc>
          <w:tcPr>
            <w:tcW w:w="2250" w:type="dxa"/>
          </w:tcPr>
          <w:p w14:paraId="113B3C22" w14:textId="77777777" w:rsidR="00F30367" w:rsidRDefault="00B113DE" w:rsidP="00F30367">
            <w:r>
              <w:t>Transportation</w:t>
            </w:r>
          </w:p>
        </w:tc>
        <w:tc>
          <w:tcPr>
            <w:tcW w:w="990" w:type="dxa"/>
          </w:tcPr>
          <w:p w14:paraId="287E9056" w14:textId="77777777" w:rsidR="00F30367" w:rsidRDefault="00B113DE" w:rsidP="00F30367">
            <w:r>
              <w:t>0x3</w:t>
            </w:r>
          </w:p>
        </w:tc>
        <w:tc>
          <w:tcPr>
            <w:tcW w:w="4140" w:type="dxa"/>
          </w:tcPr>
          <w:p w14:paraId="1A73FE9F" w14:textId="77777777" w:rsidR="00F30367" w:rsidRDefault="00F30367" w:rsidP="00F30367"/>
        </w:tc>
      </w:tr>
    </w:tbl>
    <w:p w14:paraId="51307E77" w14:textId="77777777" w:rsidR="00F30367" w:rsidRDefault="00F30367" w:rsidP="00F30367"/>
    <w:p w14:paraId="4C706DE0" w14:textId="77777777" w:rsidR="00F30367" w:rsidRDefault="00B113DE" w:rsidP="009B4C29">
      <w:pPr>
        <w:pStyle w:val="Heading4"/>
      </w:pPr>
      <w:r w:rsidRPr="00B9479B">
        <w:t>MD-REQ-201601/A-Delay_Accy</w:t>
      </w:r>
    </w:p>
    <w:p w14:paraId="103411A1" w14:textId="77777777" w:rsidR="00F30367" w:rsidRPr="00E40509" w:rsidRDefault="00B113DE" w:rsidP="00F30367">
      <w:r w:rsidRPr="00E40509">
        <w:t>Message Type: Status</w:t>
      </w:r>
    </w:p>
    <w:p w14:paraId="38950C81" w14:textId="77777777" w:rsidR="00F30367" w:rsidRPr="00E40509" w:rsidRDefault="00F30367" w:rsidP="00F30367"/>
    <w:p w14:paraId="490D817C" w14:textId="77777777" w:rsidR="00F30367" w:rsidRDefault="00B113DE" w:rsidP="00F30367">
      <w:r>
        <w:t>This signal is used indicate whether Delayed Accessory is active or not.</w:t>
      </w:r>
    </w:p>
    <w:p w14:paraId="262D5CF9" w14:textId="77777777" w:rsidR="00F30367" w:rsidRPr="00E40509" w:rsidRDefault="00F30367" w:rsidP="00F30367"/>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7"/>
        <w:gridCol w:w="1957"/>
        <w:gridCol w:w="861"/>
        <w:gridCol w:w="5499"/>
      </w:tblGrid>
      <w:tr w:rsidR="00F30367" w14:paraId="2B6380D4" w14:textId="77777777" w:rsidTr="00F30367">
        <w:trPr>
          <w:jc w:val="center"/>
        </w:trPr>
        <w:tc>
          <w:tcPr>
            <w:tcW w:w="1117" w:type="dxa"/>
          </w:tcPr>
          <w:p w14:paraId="355477A7" w14:textId="77777777" w:rsidR="00F30367" w:rsidRPr="00E40509" w:rsidRDefault="00B113DE" w:rsidP="00F30367">
            <w:pPr>
              <w:rPr>
                <w:b/>
              </w:rPr>
            </w:pPr>
            <w:r w:rsidRPr="00E40509">
              <w:rPr>
                <w:b/>
              </w:rPr>
              <w:t>Name</w:t>
            </w:r>
          </w:p>
        </w:tc>
        <w:tc>
          <w:tcPr>
            <w:tcW w:w="1957" w:type="dxa"/>
          </w:tcPr>
          <w:p w14:paraId="047F082E" w14:textId="77777777" w:rsidR="00F30367" w:rsidRPr="00E40509" w:rsidRDefault="00B113DE" w:rsidP="00F30367">
            <w:pPr>
              <w:rPr>
                <w:b/>
              </w:rPr>
            </w:pPr>
            <w:r w:rsidRPr="00E40509">
              <w:rPr>
                <w:b/>
              </w:rPr>
              <w:t>Literals</w:t>
            </w:r>
          </w:p>
        </w:tc>
        <w:tc>
          <w:tcPr>
            <w:tcW w:w="861" w:type="dxa"/>
          </w:tcPr>
          <w:p w14:paraId="18697D44" w14:textId="77777777" w:rsidR="00F30367" w:rsidRPr="00E40509" w:rsidRDefault="00B113DE" w:rsidP="00F30367">
            <w:pPr>
              <w:rPr>
                <w:b/>
              </w:rPr>
            </w:pPr>
            <w:r w:rsidRPr="00E40509">
              <w:rPr>
                <w:b/>
              </w:rPr>
              <w:t>Value</w:t>
            </w:r>
          </w:p>
        </w:tc>
        <w:tc>
          <w:tcPr>
            <w:tcW w:w="5499" w:type="dxa"/>
          </w:tcPr>
          <w:p w14:paraId="21F76828" w14:textId="77777777" w:rsidR="00F30367" w:rsidRPr="00E40509" w:rsidRDefault="00B113DE" w:rsidP="00F30367">
            <w:pPr>
              <w:rPr>
                <w:b/>
              </w:rPr>
            </w:pPr>
            <w:r w:rsidRPr="00E40509">
              <w:rPr>
                <w:b/>
              </w:rPr>
              <w:t>Description</w:t>
            </w:r>
          </w:p>
        </w:tc>
      </w:tr>
      <w:tr w:rsidR="00F30367" w14:paraId="41C32958" w14:textId="77777777" w:rsidTr="00F30367">
        <w:trPr>
          <w:jc w:val="center"/>
        </w:trPr>
        <w:tc>
          <w:tcPr>
            <w:tcW w:w="1117" w:type="dxa"/>
          </w:tcPr>
          <w:p w14:paraId="235204A2" w14:textId="77777777" w:rsidR="00F30367" w:rsidRDefault="00B113DE">
            <w:pPr>
              <w:spacing w:after="200" w:line="276" w:lineRule="auto"/>
              <w:rPr>
                <w:szCs w:val="22"/>
              </w:rPr>
            </w:pPr>
            <w:r>
              <w:t xml:space="preserve">Type </w:t>
            </w:r>
          </w:p>
        </w:tc>
        <w:tc>
          <w:tcPr>
            <w:tcW w:w="1957" w:type="dxa"/>
          </w:tcPr>
          <w:p w14:paraId="1C88767F" w14:textId="77777777" w:rsidR="00F30367" w:rsidRPr="002D415C" w:rsidRDefault="00B113DE" w:rsidP="00F30367">
            <w:r w:rsidRPr="002D415C">
              <w:t>-</w:t>
            </w:r>
          </w:p>
        </w:tc>
        <w:tc>
          <w:tcPr>
            <w:tcW w:w="861" w:type="dxa"/>
          </w:tcPr>
          <w:p w14:paraId="3A36B017" w14:textId="77777777" w:rsidR="00F30367" w:rsidRPr="002D415C" w:rsidRDefault="00B113DE" w:rsidP="00F30367">
            <w:r w:rsidRPr="002D415C">
              <w:t>-</w:t>
            </w:r>
          </w:p>
        </w:tc>
        <w:tc>
          <w:tcPr>
            <w:tcW w:w="5499" w:type="dxa"/>
          </w:tcPr>
          <w:p w14:paraId="5F0E46E8" w14:textId="77777777" w:rsidR="00F30367" w:rsidRPr="002D415C" w:rsidRDefault="00B113DE" w:rsidP="00F30367">
            <w:r w:rsidRPr="002D415C">
              <w:t>Status of delayed accessory</w:t>
            </w:r>
          </w:p>
        </w:tc>
      </w:tr>
      <w:tr w:rsidR="00F30367" w14:paraId="51F74941" w14:textId="77777777" w:rsidTr="00F30367">
        <w:trPr>
          <w:jc w:val="center"/>
        </w:trPr>
        <w:tc>
          <w:tcPr>
            <w:tcW w:w="1117" w:type="dxa"/>
          </w:tcPr>
          <w:p w14:paraId="7715E07E" w14:textId="77777777" w:rsidR="00F30367" w:rsidRDefault="00F30367">
            <w:pPr>
              <w:spacing w:after="200" w:line="276" w:lineRule="auto"/>
              <w:rPr>
                <w:szCs w:val="22"/>
              </w:rPr>
            </w:pPr>
          </w:p>
        </w:tc>
        <w:tc>
          <w:tcPr>
            <w:tcW w:w="1957" w:type="dxa"/>
          </w:tcPr>
          <w:p w14:paraId="1D524593" w14:textId="77777777" w:rsidR="00F30367" w:rsidRPr="002D415C" w:rsidRDefault="00B113DE" w:rsidP="00F30367">
            <w:r w:rsidRPr="002D415C">
              <w:t>Off</w:t>
            </w:r>
          </w:p>
        </w:tc>
        <w:tc>
          <w:tcPr>
            <w:tcW w:w="861" w:type="dxa"/>
          </w:tcPr>
          <w:p w14:paraId="7843DF5B" w14:textId="77777777" w:rsidR="00F30367" w:rsidRPr="002D415C" w:rsidRDefault="00B113DE" w:rsidP="00F30367">
            <w:r w:rsidRPr="002D415C">
              <w:t>0x00</w:t>
            </w:r>
          </w:p>
        </w:tc>
        <w:tc>
          <w:tcPr>
            <w:tcW w:w="5499" w:type="dxa"/>
          </w:tcPr>
          <w:p w14:paraId="5EDCA6C9" w14:textId="77777777" w:rsidR="00F30367" w:rsidRPr="002D415C" w:rsidRDefault="00F30367" w:rsidP="00F30367"/>
        </w:tc>
      </w:tr>
      <w:tr w:rsidR="00F30367" w14:paraId="69A27BAE" w14:textId="77777777" w:rsidTr="00F30367">
        <w:trPr>
          <w:jc w:val="center"/>
        </w:trPr>
        <w:tc>
          <w:tcPr>
            <w:tcW w:w="1117" w:type="dxa"/>
          </w:tcPr>
          <w:p w14:paraId="16C23375" w14:textId="77777777" w:rsidR="00F30367" w:rsidRDefault="00F30367">
            <w:pPr>
              <w:spacing w:after="200" w:line="276" w:lineRule="auto"/>
              <w:rPr>
                <w:szCs w:val="22"/>
              </w:rPr>
            </w:pPr>
          </w:p>
        </w:tc>
        <w:tc>
          <w:tcPr>
            <w:tcW w:w="1957" w:type="dxa"/>
          </w:tcPr>
          <w:p w14:paraId="333CD81C" w14:textId="77777777" w:rsidR="00F30367" w:rsidRPr="002D415C" w:rsidRDefault="00B113DE" w:rsidP="00F30367">
            <w:r w:rsidRPr="002D415C">
              <w:t>On</w:t>
            </w:r>
          </w:p>
        </w:tc>
        <w:tc>
          <w:tcPr>
            <w:tcW w:w="861" w:type="dxa"/>
          </w:tcPr>
          <w:p w14:paraId="403B8463" w14:textId="77777777" w:rsidR="00F30367" w:rsidRPr="002D415C" w:rsidRDefault="00B113DE" w:rsidP="00F30367">
            <w:r w:rsidRPr="002D415C">
              <w:t>0x01</w:t>
            </w:r>
          </w:p>
        </w:tc>
        <w:tc>
          <w:tcPr>
            <w:tcW w:w="5499" w:type="dxa"/>
          </w:tcPr>
          <w:p w14:paraId="4652981D" w14:textId="77777777" w:rsidR="00F30367" w:rsidRDefault="00F30367" w:rsidP="00F30367"/>
        </w:tc>
      </w:tr>
    </w:tbl>
    <w:p w14:paraId="196FB8AD" w14:textId="77777777" w:rsidR="00F30367" w:rsidRDefault="00F30367" w:rsidP="00F30367"/>
    <w:p w14:paraId="6E0C7EFD" w14:textId="77777777" w:rsidR="00F30367" w:rsidRPr="00022701" w:rsidRDefault="00B113DE" w:rsidP="009B4C29">
      <w:pPr>
        <w:pStyle w:val="Heading4"/>
        <w:rPr>
          <w:strike/>
          <w:rPrChange w:id="67" w:author="Ekanthappa, Rudresh (R.)" w:date="2019-11-12T10:48:00Z">
            <w:rPr/>
          </w:rPrChange>
        </w:rPr>
      </w:pPr>
      <w:commentRangeStart w:id="68"/>
      <w:r w:rsidRPr="00022701">
        <w:rPr>
          <w:strike/>
          <w:rPrChange w:id="69" w:author="Ekanthappa, Rudresh (R.)" w:date="2019-11-12T10:48:00Z">
            <w:rPr/>
          </w:rPrChange>
        </w:rPr>
        <w:t>MD-REQ-199808/A-GearLvrPos_D_Actl</w:t>
      </w:r>
    </w:p>
    <w:p w14:paraId="7070AE50" w14:textId="77777777" w:rsidR="00F30367" w:rsidRPr="00022701" w:rsidRDefault="00B113DE">
      <w:pPr>
        <w:adjustRightInd w:val="0"/>
        <w:rPr>
          <w:rFonts w:eastAsia="MS Mincho" w:cs="Arial"/>
          <w:strike/>
          <w:rPrChange w:id="70" w:author="Ekanthappa, Rudresh (R.)" w:date="2019-11-12T10:48:00Z">
            <w:rPr>
              <w:rFonts w:eastAsia="MS Mincho" w:cs="Arial"/>
            </w:rPr>
          </w:rPrChange>
        </w:rPr>
      </w:pPr>
      <w:r w:rsidRPr="00022701">
        <w:rPr>
          <w:rFonts w:eastAsia="MS Mincho" w:cs="Arial"/>
          <w:strike/>
          <w:rPrChange w:id="71" w:author="Ekanthappa, Rudresh (R.)" w:date="2019-11-12T10:48:00Z">
            <w:rPr>
              <w:rFonts w:eastAsia="MS Mincho" w:cs="Arial"/>
            </w:rPr>
          </w:rPrChange>
        </w:rPr>
        <w:t>Message Type: Status</w:t>
      </w:r>
    </w:p>
    <w:p w14:paraId="2DDC1D63" w14:textId="77777777" w:rsidR="00F30367" w:rsidRPr="00022701" w:rsidRDefault="00F30367">
      <w:pPr>
        <w:adjustRightInd w:val="0"/>
        <w:rPr>
          <w:rFonts w:eastAsia="MS Mincho" w:cs="Arial"/>
          <w:strike/>
          <w:rPrChange w:id="72" w:author="Ekanthappa, Rudresh (R.)" w:date="2019-11-12T10:48:00Z">
            <w:rPr>
              <w:rFonts w:eastAsia="MS Mincho" w:cs="Arial"/>
            </w:rPr>
          </w:rPrChange>
        </w:rPr>
      </w:pPr>
    </w:p>
    <w:p w14:paraId="70602F36" w14:textId="77777777" w:rsidR="00F30367" w:rsidRPr="00022701" w:rsidRDefault="00B113DE">
      <w:pPr>
        <w:widowControl w:val="0"/>
        <w:adjustRightInd w:val="0"/>
        <w:rPr>
          <w:rFonts w:cs="Arial"/>
          <w:strike/>
          <w:rPrChange w:id="73" w:author="Ekanthappa, Rudresh (R.)" w:date="2019-11-12T10:48:00Z">
            <w:rPr>
              <w:rFonts w:cs="Arial"/>
            </w:rPr>
          </w:rPrChange>
        </w:rPr>
      </w:pPr>
      <w:r w:rsidRPr="00022701">
        <w:rPr>
          <w:rFonts w:eastAsia="MS Mincho" w:cs="Arial"/>
          <w:strike/>
          <w:rPrChange w:id="74" w:author="Ekanthappa, Rudresh (R.)" w:date="2019-11-12T10:48:00Z">
            <w:rPr>
              <w:rFonts w:eastAsia="MS Mincho" w:cs="Arial"/>
            </w:rPr>
          </w:rPrChange>
        </w:rPr>
        <w:t xml:space="preserve">Vehicle status signal for </w:t>
      </w:r>
      <w:r w:rsidRPr="00022701">
        <w:rPr>
          <w:rFonts w:cs="Arial"/>
          <w:strike/>
          <w:rPrChange w:id="75" w:author="Ekanthappa, Rudresh (R.)" w:date="2019-11-12T10:48:00Z">
            <w:rPr>
              <w:rFonts w:cs="Arial"/>
            </w:rPr>
          </w:rPrChange>
        </w:rPr>
        <w:t xml:space="preserve">the Gear Lever Position on an </w:t>
      </w:r>
      <w:r w:rsidRPr="00022701">
        <w:rPr>
          <w:rFonts w:cs="Arial"/>
          <w:strike/>
          <w:u w:val="single"/>
          <w:rPrChange w:id="76" w:author="Ekanthappa, Rudresh (R.)" w:date="2019-11-12T10:48:00Z">
            <w:rPr>
              <w:rFonts w:cs="Arial"/>
              <w:u w:val="single"/>
            </w:rPr>
          </w:rPrChange>
        </w:rPr>
        <w:t>automatic</w:t>
      </w:r>
      <w:r w:rsidRPr="00022701">
        <w:rPr>
          <w:rFonts w:cs="Arial"/>
          <w:strike/>
          <w:rPrChange w:id="77" w:author="Ekanthappa, Rudresh (R.)" w:date="2019-11-12T10:48:00Z">
            <w:rPr>
              <w:rFonts w:cs="Arial"/>
            </w:rPr>
          </w:rPrChange>
        </w:rPr>
        <w:t xml:space="preserve"> transmission vehicle.</w:t>
      </w:r>
    </w:p>
    <w:p w14:paraId="35001910" w14:textId="77777777" w:rsidR="00F30367" w:rsidRPr="00022701" w:rsidRDefault="00F30367">
      <w:pPr>
        <w:adjustRightInd w:val="0"/>
        <w:rPr>
          <w:rFonts w:cs="Arial"/>
          <w:strike/>
          <w:rPrChange w:id="78" w:author="Ekanthappa, Rudresh (R.)" w:date="2019-11-12T10:48:00Z">
            <w:rPr>
              <w:rFonts w:cs="Arial"/>
            </w:rPr>
          </w:rPrChang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F30367" w:rsidRPr="00022701" w14:paraId="01478F56"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FCE4AC2" w14:textId="77777777" w:rsidR="00F30367" w:rsidRPr="00022701" w:rsidRDefault="00B113DE">
            <w:pPr>
              <w:rPr>
                <w:rFonts w:cs="Arial"/>
                <w:b/>
                <w:strike/>
                <w:rPrChange w:id="79" w:author="Ekanthappa, Rudresh (R.)" w:date="2019-11-12T10:48:00Z">
                  <w:rPr>
                    <w:rFonts w:cs="Arial"/>
                    <w:b/>
                  </w:rPr>
                </w:rPrChange>
              </w:rPr>
            </w:pPr>
            <w:r w:rsidRPr="00022701">
              <w:rPr>
                <w:rFonts w:cs="Arial"/>
                <w:b/>
                <w:strike/>
                <w:rPrChange w:id="80" w:author="Ekanthappa, Rudresh (R.)" w:date="2019-11-12T10:48:00Z">
                  <w:rPr>
                    <w:rFonts w:cs="Arial"/>
                    <w:b/>
                  </w:rPr>
                </w:rPrChange>
              </w:rPr>
              <w:t>Name</w:t>
            </w:r>
          </w:p>
        </w:tc>
        <w:tc>
          <w:tcPr>
            <w:tcW w:w="2807" w:type="dxa"/>
            <w:tcBorders>
              <w:top w:val="single" w:sz="4" w:space="0" w:color="auto"/>
              <w:left w:val="single" w:sz="4" w:space="0" w:color="auto"/>
              <w:bottom w:val="single" w:sz="4" w:space="0" w:color="auto"/>
              <w:right w:val="single" w:sz="4" w:space="0" w:color="auto"/>
            </w:tcBorders>
            <w:hideMark/>
          </w:tcPr>
          <w:p w14:paraId="0816ED6A" w14:textId="77777777" w:rsidR="00F30367" w:rsidRPr="00022701" w:rsidRDefault="00B113DE">
            <w:pPr>
              <w:rPr>
                <w:rFonts w:cs="Arial"/>
                <w:b/>
                <w:strike/>
                <w:rPrChange w:id="81" w:author="Ekanthappa, Rudresh (R.)" w:date="2019-11-12T10:48:00Z">
                  <w:rPr>
                    <w:rFonts w:cs="Arial"/>
                    <w:b/>
                  </w:rPr>
                </w:rPrChange>
              </w:rPr>
            </w:pPr>
            <w:r w:rsidRPr="00022701">
              <w:rPr>
                <w:rFonts w:cs="Arial"/>
                <w:b/>
                <w:strike/>
                <w:rPrChange w:id="82" w:author="Ekanthappa, Rudresh (R.)" w:date="2019-11-12T10:48:00Z">
                  <w:rPr>
                    <w:rFonts w:cs="Arial"/>
                    <w:b/>
                  </w:rPr>
                </w:rPrChange>
              </w:rPr>
              <w:t>Literals</w:t>
            </w:r>
          </w:p>
        </w:tc>
        <w:tc>
          <w:tcPr>
            <w:tcW w:w="816" w:type="dxa"/>
            <w:tcBorders>
              <w:top w:val="single" w:sz="4" w:space="0" w:color="auto"/>
              <w:left w:val="single" w:sz="4" w:space="0" w:color="auto"/>
              <w:bottom w:val="single" w:sz="4" w:space="0" w:color="auto"/>
              <w:right w:val="single" w:sz="4" w:space="0" w:color="auto"/>
            </w:tcBorders>
            <w:hideMark/>
          </w:tcPr>
          <w:p w14:paraId="729EB56D" w14:textId="77777777" w:rsidR="00F30367" w:rsidRPr="00022701" w:rsidRDefault="00B113DE">
            <w:pPr>
              <w:rPr>
                <w:rFonts w:cs="Arial"/>
                <w:b/>
                <w:strike/>
                <w:rPrChange w:id="83" w:author="Ekanthappa, Rudresh (R.)" w:date="2019-11-12T10:48:00Z">
                  <w:rPr>
                    <w:rFonts w:cs="Arial"/>
                    <w:b/>
                  </w:rPr>
                </w:rPrChange>
              </w:rPr>
            </w:pPr>
            <w:r w:rsidRPr="00022701">
              <w:rPr>
                <w:rFonts w:cs="Arial"/>
                <w:b/>
                <w:strike/>
                <w:rPrChange w:id="84" w:author="Ekanthappa, Rudresh (R.)" w:date="2019-11-12T10:48:00Z">
                  <w:rPr>
                    <w:rFonts w:cs="Arial"/>
                    <w:b/>
                  </w:rPr>
                </w:rPrChange>
              </w:rPr>
              <w:t>Value</w:t>
            </w:r>
          </w:p>
        </w:tc>
        <w:tc>
          <w:tcPr>
            <w:tcW w:w="1611" w:type="dxa"/>
            <w:tcBorders>
              <w:top w:val="single" w:sz="4" w:space="0" w:color="auto"/>
              <w:left w:val="single" w:sz="4" w:space="0" w:color="auto"/>
              <w:bottom w:val="single" w:sz="4" w:space="0" w:color="auto"/>
              <w:right w:val="single" w:sz="4" w:space="0" w:color="auto"/>
            </w:tcBorders>
            <w:hideMark/>
          </w:tcPr>
          <w:p w14:paraId="4DA30019" w14:textId="77777777" w:rsidR="00F30367" w:rsidRPr="00022701" w:rsidRDefault="00B113DE">
            <w:pPr>
              <w:rPr>
                <w:rFonts w:cs="Arial"/>
                <w:b/>
                <w:strike/>
                <w:rPrChange w:id="85" w:author="Ekanthappa, Rudresh (R.)" w:date="2019-11-12T10:48:00Z">
                  <w:rPr>
                    <w:rFonts w:cs="Arial"/>
                    <w:b/>
                  </w:rPr>
                </w:rPrChange>
              </w:rPr>
            </w:pPr>
            <w:r w:rsidRPr="00022701">
              <w:rPr>
                <w:rFonts w:cs="Arial"/>
                <w:b/>
                <w:strike/>
                <w:rPrChange w:id="86" w:author="Ekanthappa, Rudresh (R.)" w:date="2019-11-12T10:48:00Z">
                  <w:rPr>
                    <w:rFonts w:cs="Arial"/>
                    <w:b/>
                  </w:rPr>
                </w:rPrChange>
              </w:rPr>
              <w:t>Description</w:t>
            </w:r>
          </w:p>
        </w:tc>
      </w:tr>
      <w:tr w:rsidR="00F30367" w:rsidRPr="00022701" w14:paraId="696F71BE"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15277F6" w14:textId="77777777" w:rsidR="00F30367" w:rsidRPr="00022701" w:rsidRDefault="00B113DE">
            <w:pPr>
              <w:rPr>
                <w:rFonts w:cs="Arial"/>
                <w:strike/>
                <w:rPrChange w:id="87" w:author="Ekanthappa, Rudresh (R.)" w:date="2019-11-12T10:48:00Z">
                  <w:rPr>
                    <w:rFonts w:cs="Arial"/>
                  </w:rPr>
                </w:rPrChange>
              </w:rPr>
            </w:pPr>
            <w:r w:rsidRPr="00022701">
              <w:rPr>
                <w:rFonts w:cs="Arial"/>
                <w:strike/>
                <w:rPrChange w:id="88" w:author="Ekanthappa, Rudresh (R.)" w:date="2019-11-12T10:48:00Z">
                  <w:rPr>
                    <w:rFonts w:cs="Arial"/>
                  </w:rPr>
                </w:rPrChange>
              </w:rPr>
              <w:t>Type</w:t>
            </w:r>
          </w:p>
        </w:tc>
        <w:tc>
          <w:tcPr>
            <w:tcW w:w="2807" w:type="dxa"/>
            <w:tcBorders>
              <w:top w:val="single" w:sz="4" w:space="0" w:color="auto"/>
              <w:left w:val="single" w:sz="4" w:space="0" w:color="auto"/>
              <w:bottom w:val="single" w:sz="4" w:space="0" w:color="auto"/>
              <w:right w:val="single" w:sz="4" w:space="0" w:color="auto"/>
            </w:tcBorders>
            <w:hideMark/>
          </w:tcPr>
          <w:p w14:paraId="43D0E82B" w14:textId="77777777" w:rsidR="00F30367" w:rsidRPr="00022701" w:rsidRDefault="00B113DE">
            <w:pPr>
              <w:rPr>
                <w:rFonts w:cs="Arial"/>
                <w:strike/>
                <w:rPrChange w:id="89" w:author="Ekanthappa, Rudresh (R.)" w:date="2019-11-12T10:48:00Z">
                  <w:rPr>
                    <w:rFonts w:cs="Arial"/>
                  </w:rPr>
                </w:rPrChange>
              </w:rPr>
            </w:pPr>
            <w:r w:rsidRPr="00022701">
              <w:rPr>
                <w:rFonts w:cs="Arial"/>
                <w:strike/>
                <w:rPrChange w:id="90" w:author="Ekanthappa, Rudresh (R.)" w:date="2019-11-12T10:48:00Z">
                  <w:rPr>
                    <w:rFonts w:cs="Arial"/>
                  </w:rPr>
                </w:rPrChange>
              </w:rPr>
              <w:t>-</w:t>
            </w:r>
          </w:p>
        </w:tc>
        <w:tc>
          <w:tcPr>
            <w:tcW w:w="816" w:type="dxa"/>
            <w:tcBorders>
              <w:top w:val="single" w:sz="4" w:space="0" w:color="auto"/>
              <w:left w:val="single" w:sz="4" w:space="0" w:color="auto"/>
              <w:bottom w:val="single" w:sz="4" w:space="0" w:color="auto"/>
              <w:right w:val="single" w:sz="4" w:space="0" w:color="auto"/>
            </w:tcBorders>
            <w:hideMark/>
          </w:tcPr>
          <w:p w14:paraId="406789C2" w14:textId="77777777" w:rsidR="00F30367" w:rsidRPr="00022701" w:rsidRDefault="00B113DE">
            <w:pPr>
              <w:rPr>
                <w:rFonts w:cs="Arial"/>
                <w:strike/>
                <w:rPrChange w:id="91" w:author="Ekanthappa, Rudresh (R.)" w:date="2019-11-12T10:48:00Z">
                  <w:rPr>
                    <w:rFonts w:cs="Arial"/>
                  </w:rPr>
                </w:rPrChange>
              </w:rPr>
            </w:pPr>
            <w:r w:rsidRPr="00022701">
              <w:rPr>
                <w:rFonts w:cs="Arial"/>
                <w:strike/>
                <w:rPrChange w:id="92" w:author="Ekanthappa, Rudresh (R.)" w:date="2019-11-12T10:48:00Z">
                  <w:rPr>
                    <w:rFonts w:cs="Arial"/>
                  </w:rPr>
                </w:rPrChange>
              </w:rPr>
              <w:t>-</w:t>
            </w:r>
          </w:p>
        </w:tc>
        <w:tc>
          <w:tcPr>
            <w:tcW w:w="1611" w:type="dxa"/>
            <w:tcBorders>
              <w:top w:val="single" w:sz="4" w:space="0" w:color="auto"/>
              <w:left w:val="single" w:sz="4" w:space="0" w:color="auto"/>
              <w:bottom w:val="single" w:sz="4" w:space="0" w:color="auto"/>
              <w:right w:val="single" w:sz="4" w:space="0" w:color="auto"/>
            </w:tcBorders>
            <w:hideMark/>
          </w:tcPr>
          <w:p w14:paraId="5F1CA83F" w14:textId="77777777" w:rsidR="00F30367" w:rsidRPr="00022701" w:rsidRDefault="00B113DE">
            <w:pPr>
              <w:rPr>
                <w:rFonts w:cs="Arial"/>
                <w:strike/>
                <w:rPrChange w:id="93" w:author="Ekanthappa, Rudresh (R.)" w:date="2019-11-12T10:48:00Z">
                  <w:rPr>
                    <w:rFonts w:cs="Arial"/>
                  </w:rPr>
                </w:rPrChange>
              </w:rPr>
            </w:pPr>
            <w:r w:rsidRPr="00022701">
              <w:rPr>
                <w:rFonts w:cs="Arial"/>
                <w:strike/>
                <w:rPrChange w:id="94" w:author="Ekanthappa, Rudresh (R.)" w:date="2019-11-12T10:48:00Z">
                  <w:rPr>
                    <w:rFonts w:cs="Arial"/>
                  </w:rPr>
                </w:rPrChange>
              </w:rPr>
              <w:t>-</w:t>
            </w:r>
          </w:p>
        </w:tc>
      </w:tr>
      <w:tr w:rsidR="00F30367" w:rsidRPr="00022701" w14:paraId="3241A03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36B85B3" w14:textId="77777777" w:rsidR="00F30367" w:rsidRPr="00022701" w:rsidRDefault="00F30367">
            <w:pPr>
              <w:rPr>
                <w:rFonts w:cs="Arial"/>
                <w:strike/>
                <w:rPrChange w:id="95"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7EF511A5" w14:textId="77777777" w:rsidR="00F30367" w:rsidRPr="00022701" w:rsidRDefault="00B113DE">
            <w:pPr>
              <w:adjustRightInd w:val="0"/>
              <w:rPr>
                <w:rFonts w:cs="Arial"/>
                <w:strike/>
                <w:rPrChange w:id="96" w:author="Ekanthappa, Rudresh (R.)" w:date="2019-11-12T10:48:00Z">
                  <w:rPr>
                    <w:rFonts w:cs="Arial"/>
                  </w:rPr>
                </w:rPrChange>
              </w:rPr>
            </w:pPr>
            <w:r w:rsidRPr="00022701">
              <w:rPr>
                <w:rFonts w:eastAsia="MS Mincho" w:cs="Arial"/>
                <w:strike/>
                <w:rPrChange w:id="97" w:author="Ekanthappa, Rudresh (R.)" w:date="2019-11-12T10:48:00Z">
                  <w:rPr>
                    <w:rFonts w:eastAsia="MS Mincho" w:cs="Arial"/>
                  </w:rPr>
                </w:rPrChange>
              </w:rPr>
              <w:t>Park</w:t>
            </w:r>
          </w:p>
        </w:tc>
        <w:tc>
          <w:tcPr>
            <w:tcW w:w="816" w:type="dxa"/>
            <w:tcBorders>
              <w:top w:val="single" w:sz="4" w:space="0" w:color="auto"/>
              <w:left w:val="single" w:sz="4" w:space="0" w:color="auto"/>
              <w:bottom w:val="single" w:sz="4" w:space="0" w:color="auto"/>
              <w:right w:val="single" w:sz="4" w:space="0" w:color="auto"/>
            </w:tcBorders>
            <w:hideMark/>
          </w:tcPr>
          <w:p w14:paraId="1AB2DD41" w14:textId="77777777" w:rsidR="00F30367" w:rsidRPr="00022701" w:rsidRDefault="00B113DE">
            <w:pPr>
              <w:adjustRightInd w:val="0"/>
              <w:rPr>
                <w:rFonts w:cs="Arial"/>
                <w:strike/>
                <w:rPrChange w:id="98" w:author="Ekanthappa, Rudresh (R.)" w:date="2019-11-12T10:48:00Z">
                  <w:rPr>
                    <w:rFonts w:cs="Arial"/>
                  </w:rPr>
                </w:rPrChange>
              </w:rPr>
            </w:pPr>
            <w:r w:rsidRPr="00022701">
              <w:rPr>
                <w:rFonts w:cs="Arial"/>
                <w:strike/>
                <w:rPrChange w:id="99" w:author="Ekanthappa, Rudresh (R.)" w:date="2019-11-12T10:48:00Z">
                  <w:rPr>
                    <w:rFonts w:cs="Arial"/>
                  </w:rPr>
                </w:rPrChange>
              </w:rPr>
              <w:t>0x0</w:t>
            </w:r>
          </w:p>
        </w:tc>
        <w:tc>
          <w:tcPr>
            <w:tcW w:w="1611" w:type="dxa"/>
            <w:tcBorders>
              <w:top w:val="single" w:sz="4" w:space="0" w:color="auto"/>
              <w:left w:val="single" w:sz="4" w:space="0" w:color="auto"/>
              <w:bottom w:val="single" w:sz="4" w:space="0" w:color="auto"/>
              <w:right w:val="single" w:sz="4" w:space="0" w:color="auto"/>
            </w:tcBorders>
          </w:tcPr>
          <w:p w14:paraId="5ADED942" w14:textId="77777777" w:rsidR="00F30367" w:rsidRPr="00022701" w:rsidRDefault="00F30367">
            <w:pPr>
              <w:rPr>
                <w:rFonts w:cs="Arial"/>
                <w:strike/>
                <w:rPrChange w:id="100" w:author="Ekanthappa, Rudresh (R.)" w:date="2019-11-12T10:48:00Z">
                  <w:rPr>
                    <w:rFonts w:cs="Arial"/>
                  </w:rPr>
                </w:rPrChange>
              </w:rPr>
            </w:pPr>
          </w:p>
        </w:tc>
      </w:tr>
      <w:tr w:rsidR="00F30367" w:rsidRPr="00022701" w14:paraId="0674049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AACB673" w14:textId="77777777" w:rsidR="00F30367" w:rsidRPr="00022701" w:rsidRDefault="00F30367">
            <w:pPr>
              <w:rPr>
                <w:rFonts w:cs="Arial"/>
                <w:strike/>
                <w:rPrChange w:id="101"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6EE02A66" w14:textId="77777777" w:rsidR="00F30367" w:rsidRPr="00022701" w:rsidRDefault="00B113DE">
            <w:pPr>
              <w:adjustRightInd w:val="0"/>
              <w:rPr>
                <w:rFonts w:cs="Arial"/>
                <w:strike/>
                <w:rPrChange w:id="102" w:author="Ekanthappa, Rudresh (R.)" w:date="2019-11-12T10:48:00Z">
                  <w:rPr>
                    <w:rFonts w:cs="Arial"/>
                  </w:rPr>
                </w:rPrChange>
              </w:rPr>
            </w:pPr>
            <w:r w:rsidRPr="00022701">
              <w:rPr>
                <w:rFonts w:eastAsia="MS Mincho" w:cs="Arial"/>
                <w:strike/>
                <w:rPrChange w:id="103" w:author="Ekanthappa, Rudresh (R.)" w:date="2019-11-12T10:48:00Z">
                  <w:rPr>
                    <w:rFonts w:eastAsia="MS Mincho" w:cs="Arial"/>
                  </w:rPr>
                </w:rPrChange>
              </w:rPr>
              <w:t>Reverse</w:t>
            </w:r>
          </w:p>
        </w:tc>
        <w:tc>
          <w:tcPr>
            <w:tcW w:w="816" w:type="dxa"/>
            <w:tcBorders>
              <w:top w:val="single" w:sz="4" w:space="0" w:color="auto"/>
              <w:left w:val="single" w:sz="4" w:space="0" w:color="auto"/>
              <w:bottom w:val="single" w:sz="4" w:space="0" w:color="auto"/>
              <w:right w:val="single" w:sz="4" w:space="0" w:color="auto"/>
            </w:tcBorders>
            <w:hideMark/>
          </w:tcPr>
          <w:p w14:paraId="28C775FB" w14:textId="77777777" w:rsidR="00F30367" w:rsidRPr="00022701" w:rsidRDefault="00B113DE">
            <w:pPr>
              <w:adjustRightInd w:val="0"/>
              <w:rPr>
                <w:rFonts w:cs="Arial"/>
                <w:strike/>
                <w:rPrChange w:id="104" w:author="Ekanthappa, Rudresh (R.)" w:date="2019-11-12T10:48:00Z">
                  <w:rPr>
                    <w:rFonts w:cs="Arial"/>
                  </w:rPr>
                </w:rPrChange>
              </w:rPr>
            </w:pPr>
            <w:r w:rsidRPr="00022701">
              <w:rPr>
                <w:rFonts w:cs="Arial"/>
                <w:strike/>
                <w:rPrChange w:id="105" w:author="Ekanthappa, Rudresh (R.)" w:date="2019-11-12T10:48:00Z">
                  <w:rPr>
                    <w:rFonts w:cs="Arial"/>
                  </w:rPr>
                </w:rPrChange>
              </w:rPr>
              <w:t>0x1</w:t>
            </w:r>
          </w:p>
        </w:tc>
        <w:tc>
          <w:tcPr>
            <w:tcW w:w="1611" w:type="dxa"/>
            <w:tcBorders>
              <w:top w:val="single" w:sz="4" w:space="0" w:color="auto"/>
              <w:left w:val="single" w:sz="4" w:space="0" w:color="auto"/>
              <w:bottom w:val="single" w:sz="4" w:space="0" w:color="auto"/>
              <w:right w:val="single" w:sz="4" w:space="0" w:color="auto"/>
            </w:tcBorders>
          </w:tcPr>
          <w:p w14:paraId="0705D975" w14:textId="77777777" w:rsidR="00F30367" w:rsidRPr="00022701" w:rsidRDefault="00F30367">
            <w:pPr>
              <w:rPr>
                <w:rFonts w:cs="Arial"/>
                <w:strike/>
                <w:rPrChange w:id="106" w:author="Ekanthappa, Rudresh (R.)" w:date="2019-11-12T10:48:00Z">
                  <w:rPr>
                    <w:rFonts w:cs="Arial"/>
                  </w:rPr>
                </w:rPrChange>
              </w:rPr>
            </w:pPr>
          </w:p>
        </w:tc>
      </w:tr>
      <w:tr w:rsidR="00F30367" w:rsidRPr="00022701" w14:paraId="2EF8E1D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BE1F432" w14:textId="77777777" w:rsidR="00F30367" w:rsidRPr="00022701" w:rsidRDefault="00F30367">
            <w:pPr>
              <w:rPr>
                <w:rFonts w:cs="Arial"/>
                <w:strike/>
                <w:rPrChange w:id="107"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1661F0FE" w14:textId="77777777" w:rsidR="00F30367" w:rsidRPr="00022701" w:rsidRDefault="00B113DE">
            <w:pPr>
              <w:adjustRightInd w:val="0"/>
              <w:rPr>
                <w:rFonts w:eastAsia="MS Mincho" w:cs="Arial"/>
                <w:strike/>
                <w:rPrChange w:id="108" w:author="Ekanthappa, Rudresh (R.)" w:date="2019-11-12T10:48:00Z">
                  <w:rPr>
                    <w:rFonts w:eastAsia="MS Mincho" w:cs="Arial"/>
                  </w:rPr>
                </w:rPrChange>
              </w:rPr>
            </w:pPr>
            <w:r w:rsidRPr="00022701">
              <w:rPr>
                <w:rFonts w:eastAsia="MS Mincho" w:cs="Arial"/>
                <w:strike/>
                <w:rPrChange w:id="109" w:author="Ekanthappa, Rudresh (R.)" w:date="2019-11-12T10:48:00Z">
                  <w:rPr>
                    <w:rFonts w:eastAsia="MS Mincho" w:cs="Arial"/>
                  </w:rPr>
                </w:rPrChange>
              </w:rPr>
              <w:t>Neutral</w:t>
            </w:r>
          </w:p>
        </w:tc>
        <w:tc>
          <w:tcPr>
            <w:tcW w:w="816" w:type="dxa"/>
            <w:tcBorders>
              <w:top w:val="single" w:sz="4" w:space="0" w:color="auto"/>
              <w:left w:val="single" w:sz="4" w:space="0" w:color="auto"/>
              <w:bottom w:val="single" w:sz="4" w:space="0" w:color="auto"/>
              <w:right w:val="single" w:sz="4" w:space="0" w:color="auto"/>
            </w:tcBorders>
            <w:hideMark/>
          </w:tcPr>
          <w:p w14:paraId="4666F70C" w14:textId="77777777" w:rsidR="00F30367" w:rsidRPr="00022701" w:rsidRDefault="00B113DE">
            <w:pPr>
              <w:adjustRightInd w:val="0"/>
              <w:rPr>
                <w:rFonts w:cs="Arial"/>
                <w:strike/>
                <w:rPrChange w:id="110" w:author="Ekanthappa, Rudresh (R.)" w:date="2019-11-12T10:48:00Z">
                  <w:rPr>
                    <w:rFonts w:cs="Arial"/>
                  </w:rPr>
                </w:rPrChange>
              </w:rPr>
            </w:pPr>
            <w:r w:rsidRPr="00022701">
              <w:rPr>
                <w:rFonts w:cs="Arial"/>
                <w:strike/>
                <w:rPrChange w:id="111" w:author="Ekanthappa, Rudresh (R.)" w:date="2019-11-12T10:48:00Z">
                  <w:rPr>
                    <w:rFonts w:cs="Arial"/>
                  </w:rPr>
                </w:rPrChange>
              </w:rPr>
              <w:t>0x2</w:t>
            </w:r>
          </w:p>
        </w:tc>
        <w:tc>
          <w:tcPr>
            <w:tcW w:w="1611" w:type="dxa"/>
            <w:tcBorders>
              <w:top w:val="single" w:sz="4" w:space="0" w:color="auto"/>
              <w:left w:val="single" w:sz="4" w:space="0" w:color="auto"/>
              <w:bottom w:val="single" w:sz="4" w:space="0" w:color="auto"/>
              <w:right w:val="single" w:sz="4" w:space="0" w:color="auto"/>
            </w:tcBorders>
          </w:tcPr>
          <w:p w14:paraId="772058BA" w14:textId="77777777" w:rsidR="00F30367" w:rsidRPr="00022701" w:rsidRDefault="00F30367">
            <w:pPr>
              <w:rPr>
                <w:rFonts w:cs="Arial"/>
                <w:strike/>
                <w:rPrChange w:id="112" w:author="Ekanthappa, Rudresh (R.)" w:date="2019-11-12T10:48:00Z">
                  <w:rPr>
                    <w:rFonts w:cs="Arial"/>
                  </w:rPr>
                </w:rPrChange>
              </w:rPr>
            </w:pPr>
          </w:p>
        </w:tc>
      </w:tr>
      <w:tr w:rsidR="00F30367" w:rsidRPr="00022701" w14:paraId="72ED133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CFBC759" w14:textId="77777777" w:rsidR="00F30367" w:rsidRPr="00022701" w:rsidRDefault="00F30367">
            <w:pPr>
              <w:rPr>
                <w:rFonts w:cs="Arial"/>
                <w:strike/>
                <w:rPrChange w:id="113"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021B728F" w14:textId="77777777" w:rsidR="00F30367" w:rsidRPr="00022701" w:rsidRDefault="00B113DE">
            <w:pPr>
              <w:adjustRightInd w:val="0"/>
              <w:rPr>
                <w:rFonts w:eastAsia="MS Mincho" w:cs="Arial"/>
                <w:strike/>
                <w:rPrChange w:id="114" w:author="Ekanthappa, Rudresh (R.)" w:date="2019-11-12T10:48:00Z">
                  <w:rPr>
                    <w:rFonts w:eastAsia="MS Mincho" w:cs="Arial"/>
                  </w:rPr>
                </w:rPrChange>
              </w:rPr>
            </w:pPr>
            <w:r w:rsidRPr="00022701">
              <w:rPr>
                <w:rFonts w:eastAsia="MS Mincho" w:cs="Arial"/>
                <w:strike/>
                <w:rPrChange w:id="115" w:author="Ekanthappa, Rudresh (R.)" w:date="2019-11-12T10:48:00Z">
                  <w:rPr>
                    <w:rFonts w:eastAsia="MS Mincho" w:cs="Arial"/>
                  </w:rPr>
                </w:rPrChange>
              </w:rPr>
              <w:t>Drive</w:t>
            </w:r>
          </w:p>
        </w:tc>
        <w:tc>
          <w:tcPr>
            <w:tcW w:w="816" w:type="dxa"/>
            <w:tcBorders>
              <w:top w:val="single" w:sz="4" w:space="0" w:color="auto"/>
              <w:left w:val="single" w:sz="4" w:space="0" w:color="auto"/>
              <w:bottom w:val="single" w:sz="4" w:space="0" w:color="auto"/>
              <w:right w:val="single" w:sz="4" w:space="0" w:color="auto"/>
            </w:tcBorders>
            <w:hideMark/>
          </w:tcPr>
          <w:p w14:paraId="72068787" w14:textId="77777777" w:rsidR="00F30367" w:rsidRPr="00022701" w:rsidRDefault="00B113DE">
            <w:pPr>
              <w:adjustRightInd w:val="0"/>
              <w:rPr>
                <w:rFonts w:cs="Arial"/>
                <w:strike/>
                <w:rPrChange w:id="116" w:author="Ekanthappa, Rudresh (R.)" w:date="2019-11-12T10:48:00Z">
                  <w:rPr>
                    <w:rFonts w:cs="Arial"/>
                  </w:rPr>
                </w:rPrChange>
              </w:rPr>
            </w:pPr>
            <w:r w:rsidRPr="00022701">
              <w:rPr>
                <w:rFonts w:cs="Arial"/>
                <w:strike/>
                <w:rPrChange w:id="117" w:author="Ekanthappa, Rudresh (R.)" w:date="2019-11-12T10:48:00Z">
                  <w:rPr>
                    <w:rFonts w:cs="Arial"/>
                  </w:rPr>
                </w:rPrChange>
              </w:rPr>
              <w:t>0x3</w:t>
            </w:r>
          </w:p>
        </w:tc>
        <w:tc>
          <w:tcPr>
            <w:tcW w:w="1611" w:type="dxa"/>
            <w:tcBorders>
              <w:top w:val="single" w:sz="4" w:space="0" w:color="auto"/>
              <w:left w:val="single" w:sz="4" w:space="0" w:color="auto"/>
              <w:bottom w:val="single" w:sz="4" w:space="0" w:color="auto"/>
              <w:right w:val="single" w:sz="4" w:space="0" w:color="auto"/>
            </w:tcBorders>
          </w:tcPr>
          <w:p w14:paraId="7F8A2CFE" w14:textId="77777777" w:rsidR="00F30367" w:rsidRPr="00022701" w:rsidRDefault="00F30367">
            <w:pPr>
              <w:rPr>
                <w:rFonts w:cs="Arial"/>
                <w:strike/>
                <w:rPrChange w:id="118" w:author="Ekanthappa, Rudresh (R.)" w:date="2019-11-12T10:48:00Z">
                  <w:rPr>
                    <w:rFonts w:cs="Arial"/>
                  </w:rPr>
                </w:rPrChange>
              </w:rPr>
            </w:pPr>
          </w:p>
        </w:tc>
      </w:tr>
      <w:tr w:rsidR="00F30367" w:rsidRPr="00022701" w14:paraId="4AC6C71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C072A6E" w14:textId="77777777" w:rsidR="00F30367" w:rsidRPr="00022701" w:rsidRDefault="00F30367">
            <w:pPr>
              <w:rPr>
                <w:rFonts w:cs="Arial"/>
                <w:strike/>
                <w:rPrChange w:id="119"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09F384C6" w14:textId="77777777" w:rsidR="00F30367" w:rsidRPr="00022701" w:rsidRDefault="00B113DE">
            <w:pPr>
              <w:adjustRightInd w:val="0"/>
              <w:rPr>
                <w:rFonts w:eastAsia="MS Mincho" w:cs="Arial"/>
                <w:strike/>
                <w:rPrChange w:id="120" w:author="Ekanthappa, Rudresh (R.)" w:date="2019-11-12T10:48:00Z">
                  <w:rPr>
                    <w:rFonts w:eastAsia="MS Mincho" w:cs="Arial"/>
                  </w:rPr>
                </w:rPrChange>
              </w:rPr>
            </w:pPr>
            <w:r w:rsidRPr="00022701">
              <w:rPr>
                <w:rFonts w:eastAsia="MS Mincho" w:cs="Arial"/>
                <w:strike/>
                <w:rPrChange w:id="121" w:author="Ekanthappa, Rudresh (R.)" w:date="2019-11-12T10:48:00Z">
                  <w:rPr>
                    <w:rFonts w:eastAsia="MS Mincho" w:cs="Arial"/>
                  </w:rPr>
                </w:rPrChange>
              </w:rPr>
              <w:t>Sport_DriveSport</w:t>
            </w:r>
          </w:p>
        </w:tc>
        <w:tc>
          <w:tcPr>
            <w:tcW w:w="816" w:type="dxa"/>
            <w:tcBorders>
              <w:top w:val="single" w:sz="4" w:space="0" w:color="auto"/>
              <w:left w:val="single" w:sz="4" w:space="0" w:color="auto"/>
              <w:bottom w:val="single" w:sz="4" w:space="0" w:color="auto"/>
              <w:right w:val="single" w:sz="4" w:space="0" w:color="auto"/>
            </w:tcBorders>
            <w:hideMark/>
          </w:tcPr>
          <w:p w14:paraId="5E3945FE" w14:textId="77777777" w:rsidR="00F30367" w:rsidRPr="00022701" w:rsidRDefault="00B113DE">
            <w:pPr>
              <w:adjustRightInd w:val="0"/>
              <w:rPr>
                <w:rFonts w:cs="Arial"/>
                <w:strike/>
                <w:rPrChange w:id="122" w:author="Ekanthappa, Rudresh (R.)" w:date="2019-11-12T10:48:00Z">
                  <w:rPr>
                    <w:rFonts w:cs="Arial"/>
                  </w:rPr>
                </w:rPrChange>
              </w:rPr>
            </w:pPr>
            <w:r w:rsidRPr="00022701">
              <w:rPr>
                <w:rFonts w:cs="Arial"/>
                <w:strike/>
                <w:rPrChange w:id="123" w:author="Ekanthappa, Rudresh (R.)" w:date="2019-11-12T10:48:00Z">
                  <w:rPr>
                    <w:rFonts w:cs="Arial"/>
                  </w:rPr>
                </w:rPrChange>
              </w:rPr>
              <w:t>0x4</w:t>
            </w:r>
          </w:p>
        </w:tc>
        <w:tc>
          <w:tcPr>
            <w:tcW w:w="1611" w:type="dxa"/>
            <w:tcBorders>
              <w:top w:val="single" w:sz="4" w:space="0" w:color="auto"/>
              <w:left w:val="single" w:sz="4" w:space="0" w:color="auto"/>
              <w:bottom w:val="single" w:sz="4" w:space="0" w:color="auto"/>
              <w:right w:val="single" w:sz="4" w:space="0" w:color="auto"/>
            </w:tcBorders>
          </w:tcPr>
          <w:p w14:paraId="563F059A" w14:textId="77777777" w:rsidR="00F30367" w:rsidRPr="00022701" w:rsidRDefault="00F30367">
            <w:pPr>
              <w:rPr>
                <w:rFonts w:cs="Arial"/>
                <w:strike/>
                <w:rPrChange w:id="124" w:author="Ekanthappa, Rudresh (R.)" w:date="2019-11-12T10:48:00Z">
                  <w:rPr>
                    <w:rFonts w:cs="Arial"/>
                  </w:rPr>
                </w:rPrChange>
              </w:rPr>
            </w:pPr>
          </w:p>
        </w:tc>
      </w:tr>
      <w:tr w:rsidR="00F30367" w:rsidRPr="00022701" w14:paraId="256B33B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6D10856" w14:textId="77777777" w:rsidR="00F30367" w:rsidRPr="00022701" w:rsidRDefault="00F30367">
            <w:pPr>
              <w:rPr>
                <w:rFonts w:cs="Arial"/>
                <w:strike/>
                <w:rPrChange w:id="125"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5C39A78D" w14:textId="77777777" w:rsidR="00F30367" w:rsidRPr="00022701" w:rsidRDefault="00B113DE">
            <w:pPr>
              <w:adjustRightInd w:val="0"/>
              <w:rPr>
                <w:rFonts w:eastAsia="MS Mincho" w:cs="Arial"/>
                <w:strike/>
                <w:rPrChange w:id="126" w:author="Ekanthappa, Rudresh (R.)" w:date="2019-11-12T10:48:00Z">
                  <w:rPr>
                    <w:rFonts w:eastAsia="MS Mincho" w:cs="Arial"/>
                  </w:rPr>
                </w:rPrChange>
              </w:rPr>
            </w:pPr>
            <w:r w:rsidRPr="00022701">
              <w:rPr>
                <w:rFonts w:eastAsia="MS Mincho" w:cs="Arial"/>
                <w:strike/>
                <w:rPrChange w:id="127" w:author="Ekanthappa, Rudresh (R.)" w:date="2019-11-12T10:48:00Z">
                  <w:rPr>
                    <w:rFonts w:eastAsia="MS Mincho" w:cs="Arial"/>
                  </w:rPr>
                </w:rPrChange>
              </w:rPr>
              <w:t>Low</w:t>
            </w:r>
          </w:p>
        </w:tc>
        <w:tc>
          <w:tcPr>
            <w:tcW w:w="816" w:type="dxa"/>
            <w:tcBorders>
              <w:top w:val="single" w:sz="4" w:space="0" w:color="auto"/>
              <w:left w:val="single" w:sz="4" w:space="0" w:color="auto"/>
              <w:bottom w:val="single" w:sz="4" w:space="0" w:color="auto"/>
              <w:right w:val="single" w:sz="4" w:space="0" w:color="auto"/>
            </w:tcBorders>
            <w:hideMark/>
          </w:tcPr>
          <w:p w14:paraId="2ADDC409" w14:textId="77777777" w:rsidR="00F30367" w:rsidRPr="00022701" w:rsidRDefault="00B113DE">
            <w:pPr>
              <w:adjustRightInd w:val="0"/>
              <w:rPr>
                <w:rFonts w:cs="Arial"/>
                <w:strike/>
                <w:rPrChange w:id="128" w:author="Ekanthappa, Rudresh (R.)" w:date="2019-11-12T10:48:00Z">
                  <w:rPr>
                    <w:rFonts w:cs="Arial"/>
                  </w:rPr>
                </w:rPrChange>
              </w:rPr>
            </w:pPr>
            <w:r w:rsidRPr="00022701">
              <w:rPr>
                <w:rFonts w:cs="Arial"/>
                <w:strike/>
                <w:rPrChange w:id="129" w:author="Ekanthappa, Rudresh (R.)" w:date="2019-11-12T10:48:00Z">
                  <w:rPr>
                    <w:rFonts w:cs="Arial"/>
                  </w:rPr>
                </w:rPrChange>
              </w:rPr>
              <w:t>0x5</w:t>
            </w:r>
          </w:p>
        </w:tc>
        <w:tc>
          <w:tcPr>
            <w:tcW w:w="1611" w:type="dxa"/>
            <w:tcBorders>
              <w:top w:val="single" w:sz="4" w:space="0" w:color="auto"/>
              <w:left w:val="single" w:sz="4" w:space="0" w:color="auto"/>
              <w:bottom w:val="single" w:sz="4" w:space="0" w:color="auto"/>
              <w:right w:val="single" w:sz="4" w:space="0" w:color="auto"/>
            </w:tcBorders>
          </w:tcPr>
          <w:p w14:paraId="18B651C2" w14:textId="77777777" w:rsidR="00F30367" w:rsidRPr="00022701" w:rsidRDefault="00F30367">
            <w:pPr>
              <w:rPr>
                <w:rFonts w:cs="Arial"/>
                <w:strike/>
                <w:rPrChange w:id="130" w:author="Ekanthappa, Rudresh (R.)" w:date="2019-11-12T10:48:00Z">
                  <w:rPr>
                    <w:rFonts w:cs="Arial"/>
                  </w:rPr>
                </w:rPrChange>
              </w:rPr>
            </w:pPr>
          </w:p>
        </w:tc>
      </w:tr>
      <w:tr w:rsidR="00F30367" w:rsidRPr="00022701" w14:paraId="24E1ADB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CAB4B06" w14:textId="77777777" w:rsidR="00F30367" w:rsidRPr="00022701" w:rsidRDefault="00F30367">
            <w:pPr>
              <w:rPr>
                <w:rFonts w:cs="Arial"/>
                <w:strike/>
                <w:rPrChange w:id="131"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7269D55B" w14:textId="77777777" w:rsidR="00F30367" w:rsidRPr="00022701" w:rsidRDefault="00B113DE">
            <w:pPr>
              <w:adjustRightInd w:val="0"/>
              <w:rPr>
                <w:rFonts w:eastAsia="MS Mincho" w:cs="Arial"/>
                <w:strike/>
                <w:rPrChange w:id="132" w:author="Ekanthappa, Rudresh (R.)" w:date="2019-11-12T10:48:00Z">
                  <w:rPr>
                    <w:rFonts w:eastAsia="MS Mincho" w:cs="Arial"/>
                  </w:rPr>
                </w:rPrChange>
              </w:rPr>
            </w:pPr>
            <w:r w:rsidRPr="00022701">
              <w:rPr>
                <w:rFonts w:eastAsia="MS Mincho" w:cs="Arial"/>
                <w:strike/>
                <w:rPrChange w:id="133" w:author="Ekanthappa, Rudresh (R.)" w:date="2019-11-12T10:48:00Z">
                  <w:rPr>
                    <w:rFonts w:eastAsia="MS Mincho" w:cs="Arial"/>
                  </w:rPr>
                </w:rPrChange>
              </w:rPr>
              <w:t>First</w:t>
            </w:r>
          </w:p>
        </w:tc>
        <w:tc>
          <w:tcPr>
            <w:tcW w:w="816" w:type="dxa"/>
            <w:tcBorders>
              <w:top w:val="single" w:sz="4" w:space="0" w:color="auto"/>
              <w:left w:val="single" w:sz="4" w:space="0" w:color="auto"/>
              <w:bottom w:val="single" w:sz="4" w:space="0" w:color="auto"/>
              <w:right w:val="single" w:sz="4" w:space="0" w:color="auto"/>
            </w:tcBorders>
            <w:hideMark/>
          </w:tcPr>
          <w:p w14:paraId="612AFC64" w14:textId="77777777" w:rsidR="00F30367" w:rsidRPr="00022701" w:rsidRDefault="00B113DE">
            <w:pPr>
              <w:adjustRightInd w:val="0"/>
              <w:rPr>
                <w:rFonts w:cs="Arial"/>
                <w:strike/>
                <w:rPrChange w:id="134" w:author="Ekanthappa, Rudresh (R.)" w:date="2019-11-12T10:48:00Z">
                  <w:rPr>
                    <w:rFonts w:cs="Arial"/>
                  </w:rPr>
                </w:rPrChange>
              </w:rPr>
            </w:pPr>
            <w:r w:rsidRPr="00022701">
              <w:rPr>
                <w:rFonts w:cs="Arial"/>
                <w:strike/>
                <w:rPrChange w:id="135" w:author="Ekanthappa, Rudresh (R.)" w:date="2019-11-12T10:48:00Z">
                  <w:rPr>
                    <w:rFonts w:cs="Arial"/>
                  </w:rPr>
                </w:rPrChange>
              </w:rPr>
              <w:t>0x6</w:t>
            </w:r>
          </w:p>
        </w:tc>
        <w:tc>
          <w:tcPr>
            <w:tcW w:w="1611" w:type="dxa"/>
            <w:tcBorders>
              <w:top w:val="single" w:sz="4" w:space="0" w:color="auto"/>
              <w:left w:val="single" w:sz="4" w:space="0" w:color="auto"/>
              <w:bottom w:val="single" w:sz="4" w:space="0" w:color="auto"/>
              <w:right w:val="single" w:sz="4" w:space="0" w:color="auto"/>
            </w:tcBorders>
          </w:tcPr>
          <w:p w14:paraId="49217DBE" w14:textId="77777777" w:rsidR="00F30367" w:rsidRPr="00022701" w:rsidRDefault="00F30367">
            <w:pPr>
              <w:rPr>
                <w:rFonts w:cs="Arial"/>
                <w:strike/>
                <w:rPrChange w:id="136" w:author="Ekanthappa, Rudresh (R.)" w:date="2019-11-12T10:48:00Z">
                  <w:rPr>
                    <w:rFonts w:cs="Arial"/>
                  </w:rPr>
                </w:rPrChange>
              </w:rPr>
            </w:pPr>
          </w:p>
        </w:tc>
      </w:tr>
      <w:tr w:rsidR="00F30367" w:rsidRPr="00022701" w14:paraId="23BCD56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0D19767" w14:textId="77777777" w:rsidR="00F30367" w:rsidRPr="00022701" w:rsidRDefault="00F30367">
            <w:pPr>
              <w:rPr>
                <w:rFonts w:cs="Arial"/>
                <w:strike/>
                <w:rPrChange w:id="137"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03AA0910" w14:textId="77777777" w:rsidR="00F30367" w:rsidRPr="00022701" w:rsidRDefault="00B113DE">
            <w:pPr>
              <w:adjustRightInd w:val="0"/>
              <w:rPr>
                <w:rFonts w:eastAsia="MS Mincho" w:cs="Arial"/>
                <w:strike/>
                <w:rPrChange w:id="138" w:author="Ekanthappa, Rudresh (R.)" w:date="2019-11-12T10:48:00Z">
                  <w:rPr>
                    <w:rFonts w:eastAsia="MS Mincho" w:cs="Arial"/>
                  </w:rPr>
                </w:rPrChange>
              </w:rPr>
            </w:pPr>
            <w:r w:rsidRPr="00022701">
              <w:rPr>
                <w:rFonts w:eastAsia="MS Mincho" w:cs="Arial"/>
                <w:strike/>
                <w:rPrChange w:id="139" w:author="Ekanthappa, Rudresh (R.)" w:date="2019-11-12T10:48:00Z">
                  <w:rPr>
                    <w:rFonts w:eastAsia="MS Mincho" w:cs="Arial"/>
                  </w:rPr>
                </w:rPrChange>
              </w:rPr>
              <w:t>Second</w:t>
            </w:r>
          </w:p>
        </w:tc>
        <w:tc>
          <w:tcPr>
            <w:tcW w:w="816" w:type="dxa"/>
            <w:tcBorders>
              <w:top w:val="single" w:sz="4" w:space="0" w:color="auto"/>
              <w:left w:val="single" w:sz="4" w:space="0" w:color="auto"/>
              <w:bottom w:val="single" w:sz="4" w:space="0" w:color="auto"/>
              <w:right w:val="single" w:sz="4" w:space="0" w:color="auto"/>
            </w:tcBorders>
            <w:hideMark/>
          </w:tcPr>
          <w:p w14:paraId="2D2A5899" w14:textId="77777777" w:rsidR="00F30367" w:rsidRPr="00022701" w:rsidRDefault="00B113DE">
            <w:pPr>
              <w:adjustRightInd w:val="0"/>
              <w:rPr>
                <w:rFonts w:cs="Arial"/>
                <w:strike/>
                <w:rPrChange w:id="140" w:author="Ekanthappa, Rudresh (R.)" w:date="2019-11-12T10:48:00Z">
                  <w:rPr>
                    <w:rFonts w:cs="Arial"/>
                  </w:rPr>
                </w:rPrChange>
              </w:rPr>
            </w:pPr>
            <w:r w:rsidRPr="00022701">
              <w:rPr>
                <w:rFonts w:cs="Arial"/>
                <w:strike/>
                <w:rPrChange w:id="141" w:author="Ekanthappa, Rudresh (R.)" w:date="2019-11-12T10:48:00Z">
                  <w:rPr>
                    <w:rFonts w:cs="Arial"/>
                  </w:rPr>
                </w:rPrChange>
              </w:rPr>
              <w:t>0x7</w:t>
            </w:r>
          </w:p>
        </w:tc>
        <w:tc>
          <w:tcPr>
            <w:tcW w:w="1611" w:type="dxa"/>
            <w:tcBorders>
              <w:top w:val="single" w:sz="4" w:space="0" w:color="auto"/>
              <w:left w:val="single" w:sz="4" w:space="0" w:color="auto"/>
              <w:bottom w:val="single" w:sz="4" w:space="0" w:color="auto"/>
              <w:right w:val="single" w:sz="4" w:space="0" w:color="auto"/>
            </w:tcBorders>
          </w:tcPr>
          <w:p w14:paraId="4C95A3E1" w14:textId="77777777" w:rsidR="00F30367" w:rsidRPr="00022701" w:rsidRDefault="00F30367">
            <w:pPr>
              <w:rPr>
                <w:rFonts w:cs="Arial"/>
                <w:strike/>
                <w:rPrChange w:id="142" w:author="Ekanthappa, Rudresh (R.)" w:date="2019-11-12T10:48:00Z">
                  <w:rPr>
                    <w:rFonts w:cs="Arial"/>
                  </w:rPr>
                </w:rPrChange>
              </w:rPr>
            </w:pPr>
          </w:p>
        </w:tc>
      </w:tr>
      <w:tr w:rsidR="00F30367" w:rsidRPr="00022701" w14:paraId="02D8943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E54A14C" w14:textId="77777777" w:rsidR="00F30367" w:rsidRPr="00022701" w:rsidRDefault="00F30367">
            <w:pPr>
              <w:rPr>
                <w:rFonts w:cs="Arial"/>
                <w:strike/>
                <w:rPrChange w:id="143"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2FBCAD43" w14:textId="77777777" w:rsidR="00F30367" w:rsidRPr="00022701" w:rsidRDefault="00B113DE">
            <w:pPr>
              <w:adjustRightInd w:val="0"/>
              <w:rPr>
                <w:rFonts w:eastAsia="MS Mincho" w:cs="Arial"/>
                <w:strike/>
                <w:rPrChange w:id="144" w:author="Ekanthappa, Rudresh (R.)" w:date="2019-11-12T10:48:00Z">
                  <w:rPr>
                    <w:rFonts w:eastAsia="MS Mincho" w:cs="Arial"/>
                  </w:rPr>
                </w:rPrChange>
              </w:rPr>
            </w:pPr>
            <w:r w:rsidRPr="00022701">
              <w:rPr>
                <w:rFonts w:eastAsia="MS Mincho" w:cs="Arial"/>
                <w:strike/>
                <w:rPrChange w:id="145" w:author="Ekanthappa, Rudresh (R.)" w:date="2019-11-12T10:48:00Z">
                  <w:rPr>
                    <w:rFonts w:eastAsia="MS Mincho" w:cs="Arial"/>
                  </w:rPr>
                </w:rPrChange>
              </w:rPr>
              <w:t>Third</w:t>
            </w:r>
          </w:p>
        </w:tc>
        <w:tc>
          <w:tcPr>
            <w:tcW w:w="816" w:type="dxa"/>
            <w:tcBorders>
              <w:top w:val="single" w:sz="4" w:space="0" w:color="auto"/>
              <w:left w:val="single" w:sz="4" w:space="0" w:color="auto"/>
              <w:bottom w:val="single" w:sz="4" w:space="0" w:color="auto"/>
              <w:right w:val="single" w:sz="4" w:space="0" w:color="auto"/>
            </w:tcBorders>
            <w:hideMark/>
          </w:tcPr>
          <w:p w14:paraId="744FB635" w14:textId="77777777" w:rsidR="00F30367" w:rsidRPr="00022701" w:rsidRDefault="00B113DE">
            <w:pPr>
              <w:adjustRightInd w:val="0"/>
              <w:rPr>
                <w:rFonts w:cs="Arial"/>
                <w:strike/>
                <w:rPrChange w:id="146" w:author="Ekanthappa, Rudresh (R.)" w:date="2019-11-12T10:48:00Z">
                  <w:rPr>
                    <w:rFonts w:cs="Arial"/>
                  </w:rPr>
                </w:rPrChange>
              </w:rPr>
            </w:pPr>
            <w:r w:rsidRPr="00022701">
              <w:rPr>
                <w:rFonts w:cs="Arial"/>
                <w:strike/>
                <w:rPrChange w:id="147" w:author="Ekanthappa, Rudresh (R.)" w:date="2019-11-12T10:48:00Z">
                  <w:rPr>
                    <w:rFonts w:cs="Arial"/>
                  </w:rPr>
                </w:rPrChange>
              </w:rPr>
              <w:t>0x8</w:t>
            </w:r>
          </w:p>
        </w:tc>
        <w:tc>
          <w:tcPr>
            <w:tcW w:w="1611" w:type="dxa"/>
            <w:tcBorders>
              <w:top w:val="single" w:sz="4" w:space="0" w:color="auto"/>
              <w:left w:val="single" w:sz="4" w:space="0" w:color="auto"/>
              <w:bottom w:val="single" w:sz="4" w:space="0" w:color="auto"/>
              <w:right w:val="single" w:sz="4" w:space="0" w:color="auto"/>
            </w:tcBorders>
          </w:tcPr>
          <w:p w14:paraId="310E0B69" w14:textId="77777777" w:rsidR="00F30367" w:rsidRPr="00022701" w:rsidRDefault="00F30367">
            <w:pPr>
              <w:rPr>
                <w:rFonts w:cs="Arial"/>
                <w:strike/>
                <w:rPrChange w:id="148" w:author="Ekanthappa, Rudresh (R.)" w:date="2019-11-12T10:48:00Z">
                  <w:rPr>
                    <w:rFonts w:cs="Arial"/>
                  </w:rPr>
                </w:rPrChange>
              </w:rPr>
            </w:pPr>
          </w:p>
        </w:tc>
      </w:tr>
      <w:tr w:rsidR="00F30367" w:rsidRPr="00022701" w14:paraId="370151A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9BB9A83" w14:textId="77777777" w:rsidR="00F30367" w:rsidRPr="00022701" w:rsidRDefault="00F30367">
            <w:pPr>
              <w:rPr>
                <w:rFonts w:cs="Arial"/>
                <w:strike/>
                <w:rPrChange w:id="149"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3D236FD4" w14:textId="77777777" w:rsidR="00F30367" w:rsidRPr="00022701" w:rsidRDefault="00B113DE">
            <w:pPr>
              <w:adjustRightInd w:val="0"/>
              <w:rPr>
                <w:rFonts w:eastAsia="MS Mincho" w:cs="Arial"/>
                <w:strike/>
                <w:rPrChange w:id="150" w:author="Ekanthappa, Rudresh (R.)" w:date="2019-11-12T10:48:00Z">
                  <w:rPr>
                    <w:rFonts w:eastAsia="MS Mincho" w:cs="Arial"/>
                  </w:rPr>
                </w:rPrChange>
              </w:rPr>
            </w:pPr>
            <w:r w:rsidRPr="00022701">
              <w:rPr>
                <w:rFonts w:eastAsia="MS Mincho" w:cs="Arial"/>
                <w:strike/>
                <w:rPrChange w:id="151" w:author="Ekanthappa, Rudresh (R.)" w:date="2019-11-12T10:48:00Z">
                  <w:rPr>
                    <w:rFonts w:eastAsia="MS Mincho" w:cs="Arial"/>
                  </w:rPr>
                </w:rPrChange>
              </w:rPr>
              <w:t>Fourth</w:t>
            </w:r>
          </w:p>
        </w:tc>
        <w:tc>
          <w:tcPr>
            <w:tcW w:w="816" w:type="dxa"/>
            <w:tcBorders>
              <w:top w:val="single" w:sz="4" w:space="0" w:color="auto"/>
              <w:left w:val="single" w:sz="4" w:space="0" w:color="auto"/>
              <w:bottom w:val="single" w:sz="4" w:space="0" w:color="auto"/>
              <w:right w:val="single" w:sz="4" w:space="0" w:color="auto"/>
            </w:tcBorders>
            <w:hideMark/>
          </w:tcPr>
          <w:p w14:paraId="1385F980" w14:textId="77777777" w:rsidR="00F30367" w:rsidRPr="00022701" w:rsidRDefault="00B113DE">
            <w:pPr>
              <w:adjustRightInd w:val="0"/>
              <w:rPr>
                <w:rFonts w:cs="Arial"/>
                <w:strike/>
                <w:rPrChange w:id="152" w:author="Ekanthappa, Rudresh (R.)" w:date="2019-11-12T10:48:00Z">
                  <w:rPr>
                    <w:rFonts w:cs="Arial"/>
                  </w:rPr>
                </w:rPrChange>
              </w:rPr>
            </w:pPr>
            <w:r w:rsidRPr="00022701">
              <w:rPr>
                <w:rFonts w:cs="Arial"/>
                <w:strike/>
                <w:rPrChange w:id="153" w:author="Ekanthappa, Rudresh (R.)" w:date="2019-11-12T10:48:00Z">
                  <w:rPr>
                    <w:rFonts w:cs="Arial"/>
                  </w:rPr>
                </w:rPrChange>
              </w:rPr>
              <w:t>0x9</w:t>
            </w:r>
          </w:p>
        </w:tc>
        <w:tc>
          <w:tcPr>
            <w:tcW w:w="1611" w:type="dxa"/>
            <w:tcBorders>
              <w:top w:val="single" w:sz="4" w:space="0" w:color="auto"/>
              <w:left w:val="single" w:sz="4" w:space="0" w:color="auto"/>
              <w:bottom w:val="single" w:sz="4" w:space="0" w:color="auto"/>
              <w:right w:val="single" w:sz="4" w:space="0" w:color="auto"/>
            </w:tcBorders>
          </w:tcPr>
          <w:p w14:paraId="15C1630B" w14:textId="77777777" w:rsidR="00F30367" w:rsidRPr="00022701" w:rsidRDefault="00F30367">
            <w:pPr>
              <w:rPr>
                <w:rFonts w:cs="Arial"/>
                <w:strike/>
                <w:rPrChange w:id="154" w:author="Ekanthappa, Rudresh (R.)" w:date="2019-11-12T10:48:00Z">
                  <w:rPr>
                    <w:rFonts w:cs="Arial"/>
                  </w:rPr>
                </w:rPrChange>
              </w:rPr>
            </w:pPr>
          </w:p>
        </w:tc>
      </w:tr>
      <w:tr w:rsidR="00F30367" w:rsidRPr="00022701" w14:paraId="324E7F8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8A7018F" w14:textId="77777777" w:rsidR="00F30367" w:rsidRPr="00022701" w:rsidRDefault="00F30367">
            <w:pPr>
              <w:rPr>
                <w:rFonts w:cs="Arial"/>
                <w:strike/>
                <w:rPrChange w:id="155"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49F3AF21" w14:textId="77777777" w:rsidR="00F30367" w:rsidRPr="00022701" w:rsidRDefault="00B113DE">
            <w:pPr>
              <w:adjustRightInd w:val="0"/>
              <w:rPr>
                <w:rFonts w:eastAsia="MS Mincho" w:cs="Arial"/>
                <w:strike/>
                <w:rPrChange w:id="156" w:author="Ekanthappa, Rudresh (R.)" w:date="2019-11-12T10:48:00Z">
                  <w:rPr>
                    <w:rFonts w:eastAsia="MS Mincho" w:cs="Arial"/>
                  </w:rPr>
                </w:rPrChange>
              </w:rPr>
            </w:pPr>
            <w:r w:rsidRPr="00022701">
              <w:rPr>
                <w:rFonts w:eastAsia="MS Mincho" w:cs="Arial"/>
                <w:strike/>
                <w:rPrChange w:id="157" w:author="Ekanthappa, Rudresh (R.)" w:date="2019-11-12T10:48:00Z">
                  <w:rPr>
                    <w:rFonts w:eastAsia="MS Mincho" w:cs="Arial"/>
                  </w:rPr>
                </w:rPrChange>
              </w:rPr>
              <w:t>Fifth</w:t>
            </w:r>
          </w:p>
        </w:tc>
        <w:tc>
          <w:tcPr>
            <w:tcW w:w="816" w:type="dxa"/>
            <w:tcBorders>
              <w:top w:val="single" w:sz="4" w:space="0" w:color="auto"/>
              <w:left w:val="single" w:sz="4" w:space="0" w:color="auto"/>
              <w:bottom w:val="single" w:sz="4" w:space="0" w:color="auto"/>
              <w:right w:val="single" w:sz="4" w:space="0" w:color="auto"/>
            </w:tcBorders>
            <w:hideMark/>
          </w:tcPr>
          <w:p w14:paraId="24925936" w14:textId="77777777" w:rsidR="00F30367" w:rsidRPr="00022701" w:rsidRDefault="00B113DE">
            <w:pPr>
              <w:adjustRightInd w:val="0"/>
              <w:rPr>
                <w:rFonts w:cs="Arial"/>
                <w:strike/>
                <w:rPrChange w:id="158" w:author="Ekanthappa, Rudresh (R.)" w:date="2019-11-12T10:48:00Z">
                  <w:rPr>
                    <w:rFonts w:cs="Arial"/>
                  </w:rPr>
                </w:rPrChange>
              </w:rPr>
            </w:pPr>
            <w:r w:rsidRPr="00022701">
              <w:rPr>
                <w:rFonts w:cs="Arial"/>
                <w:strike/>
                <w:rPrChange w:id="159" w:author="Ekanthappa, Rudresh (R.)" w:date="2019-11-12T10:48:00Z">
                  <w:rPr>
                    <w:rFonts w:cs="Arial"/>
                  </w:rPr>
                </w:rPrChange>
              </w:rPr>
              <w:t>0xA</w:t>
            </w:r>
          </w:p>
        </w:tc>
        <w:tc>
          <w:tcPr>
            <w:tcW w:w="1611" w:type="dxa"/>
            <w:tcBorders>
              <w:top w:val="single" w:sz="4" w:space="0" w:color="auto"/>
              <w:left w:val="single" w:sz="4" w:space="0" w:color="auto"/>
              <w:bottom w:val="single" w:sz="4" w:space="0" w:color="auto"/>
              <w:right w:val="single" w:sz="4" w:space="0" w:color="auto"/>
            </w:tcBorders>
          </w:tcPr>
          <w:p w14:paraId="1D752664" w14:textId="77777777" w:rsidR="00F30367" w:rsidRPr="00022701" w:rsidRDefault="00F30367">
            <w:pPr>
              <w:rPr>
                <w:rFonts w:cs="Arial"/>
                <w:strike/>
                <w:rPrChange w:id="160" w:author="Ekanthappa, Rudresh (R.)" w:date="2019-11-12T10:48:00Z">
                  <w:rPr>
                    <w:rFonts w:cs="Arial"/>
                  </w:rPr>
                </w:rPrChange>
              </w:rPr>
            </w:pPr>
          </w:p>
        </w:tc>
      </w:tr>
      <w:tr w:rsidR="00F30367" w:rsidRPr="00022701" w14:paraId="659DB79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87F3689" w14:textId="77777777" w:rsidR="00F30367" w:rsidRPr="00022701" w:rsidRDefault="00F30367">
            <w:pPr>
              <w:rPr>
                <w:rFonts w:cs="Arial"/>
                <w:strike/>
                <w:rPrChange w:id="161"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135BED1B" w14:textId="77777777" w:rsidR="00F30367" w:rsidRPr="00022701" w:rsidRDefault="00B113DE">
            <w:pPr>
              <w:adjustRightInd w:val="0"/>
              <w:rPr>
                <w:rFonts w:eastAsia="MS Mincho" w:cs="Arial"/>
                <w:strike/>
                <w:rPrChange w:id="162" w:author="Ekanthappa, Rudresh (R.)" w:date="2019-11-12T10:48:00Z">
                  <w:rPr>
                    <w:rFonts w:eastAsia="MS Mincho" w:cs="Arial"/>
                  </w:rPr>
                </w:rPrChange>
              </w:rPr>
            </w:pPr>
            <w:r w:rsidRPr="00022701">
              <w:rPr>
                <w:rFonts w:eastAsia="MS Mincho" w:cs="Arial"/>
                <w:strike/>
                <w:rPrChange w:id="163" w:author="Ekanthappa, Rudresh (R.)" w:date="2019-11-12T10:48:00Z">
                  <w:rPr>
                    <w:rFonts w:eastAsia="MS Mincho" w:cs="Arial"/>
                  </w:rPr>
                </w:rPrChange>
              </w:rPr>
              <w:t>Sixth</w:t>
            </w:r>
          </w:p>
        </w:tc>
        <w:tc>
          <w:tcPr>
            <w:tcW w:w="816" w:type="dxa"/>
            <w:tcBorders>
              <w:top w:val="single" w:sz="4" w:space="0" w:color="auto"/>
              <w:left w:val="single" w:sz="4" w:space="0" w:color="auto"/>
              <w:bottom w:val="single" w:sz="4" w:space="0" w:color="auto"/>
              <w:right w:val="single" w:sz="4" w:space="0" w:color="auto"/>
            </w:tcBorders>
            <w:hideMark/>
          </w:tcPr>
          <w:p w14:paraId="48A3D549" w14:textId="77777777" w:rsidR="00F30367" w:rsidRPr="00022701" w:rsidRDefault="00B113DE">
            <w:pPr>
              <w:adjustRightInd w:val="0"/>
              <w:rPr>
                <w:rFonts w:cs="Arial"/>
                <w:strike/>
                <w:rPrChange w:id="164" w:author="Ekanthappa, Rudresh (R.)" w:date="2019-11-12T10:48:00Z">
                  <w:rPr>
                    <w:rFonts w:cs="Arial"/>
                  </w:rPr>
                </w:rPrChange>
              </w:rPr>
            </w:pPr>
            <w:r w:rsidRPr="00022701">
              <w:rPr>
                <w:rFonts w:cs="Arial"/>
                <w:strike/>
                <w:rPrChange w:id="165" w:author="Ekanthappa, Rudresh (R.)" w:date="2019-11-12T10:48:00Z">
                  <w:rPr>
                    <w:rFonts w:cs="Arial"/>
                  </w:rPr>
                </w:rPrChange>
              </w:rPr>
              <w:t>0xB</w:t>
            </w:r>
          </w:p>
        </w:tc>
        <w:tc>
          <w:tcPr>
            <w:tcW w:w="1611" w:type="dxa"/>
            <w:tcBorders>
              <w:top w:val="single" w:sz="4" w:space="0" w:color="auto"/>
              <w:left w:val="single" w:sz="4" w:space="0" w:color="auto"/>
              <w:bottom w:val="single" w:sz="4" w:space="0" w:color="auto"/>
              <w:right w:val="single" w:sz="4" w:space="0" w:color="auto"/>
            </w:tcBorders>
          </w:tcPr>
          <w:p w14:paraId="503A3F5D" w14:textId="77777777" w:rsidR="00F30367" w:rsidRPr="00022701" w:rsidRDefault="00F30367">
            <w:pPr>
              <w:rPr>
                <w:rFonts w:cs="Arial"/>
                <w:strike/>
                <w:rPrChange w:id="166" w:author="Ekanthappa, Rudresh (R.)" w:date="2019-11-12T10:48:00Z">
                  <w:rPr>
                    <w:rFonts w:cs="Arial"/>
                  </w:rPr>
                </w:rPrChange>
              </w:rPr>
            </w:pPr>
          </w:p>
        </w:tc>
      </w:tr>
      <w:tr w:rsidR="00F30367" w:rsidRPr="00022701" w14:paraId="6872D75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E97F4EA" w14:textId="77777777" w:rsidR="00F30367" w:rsidRPr="00022701" w:rsidRDefault="00F30367">
            <w:pPr>
              <w:rPr>
                <w:rFonts w:cs="Arial"/>
                <w:strike/>
                <w:rPrChange w:id="167"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569B9A89" w14:textId="77777777" w:rsidR="00F30367" w:rsidRPr="00022701" w:rsidRDefault="00B113DE">
            <w:pPr>
              <w:adjustRightInd w:val="0"/>
              <w:rPr>
                <w:rFonts w:eastAsia="MS Mincho" w:cs="Arial"/>
                <w:strike/>
                <w:rPrChange w:id="168" w:author="Ekanthappa, Rudresh (R.)" w:date="2019-11-12T10:48:00Z">
                  <w:rPr>
                    <w:rFonts w:eastAsia="MS Mincho" w:cs="Arial"/>
                  </w:rPr>
                </w:rPrChange>
              </w:rPr>
            </w:pPr>
            <w:r w:rsidRPr="00022701">
              <w:rPr>
                <w:rFonts w:eastAsia="MS Mincho" w:cs="Arial"/>
                <w:strike/>
                <w:rPrChange w:id="169" w:author="Ekanthappa, Rudresh (R.)" w:date="2019-11-12T10:48:00Z">
                  <w:rPr>
                    <w:rFonts w:eastAsia="MS Mincho" w:cs="Arial"/>
                  </w:rPr>
                </w:rPrChange>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14:paraId="2A845868" w14:textId="77777777" w:rsidR="00F30367" w:rsidRPr="00022701" w:rsidRDefault="00B113DE">
            <w:pPr>
              <w:adjustRightInd w:val="0"/>
              <w:rPr>
                <w:rFonts w:cs="Arial"/>
                <w:strike/>
                <w:rPrChange w:id="170" w:author="Ekanthappa, Rudresh (R.)" w:date="2019-11-12T10:48:00Z">
                  <w:rPr>
                    <w:rFonts w:cs="Arial"/>
                  </w:rPr>
                </w:rPrChange>
              </w:rPr>
            </w:pPr>
            <w:r w:rsidRPr="00022701">
              <w:rPr>
                <w:rFonts w:cs="Arial"/>
                <w:strike/>
                <w:rPrChange w:id="171" w:author="Ekanthappa, Rudresh (R.)" w:date="2019-11-12T10:48:00Z">
                  <w:rPr>
                    <w:rFonts w:cs="Arial"/>
                  </w:rPr>
                </w:rPrChange>
              </w:rPr>
              <w:t>0xC</w:t>
            </w:r>
          </w:p>
        </w:tc>
        <w:tc>
          <w:tcPr>
            <w:tcW w:w="1611" w:type="dxa"/>
            <w:tcBorders>
              <w:top w:val="single" w:sz="4" w:space="0" w:color="auto"/>
              <w:left w:val="single" w:sz="4" w:space="0" w:color="auto"/>
              <w:bottom w:val="single" w:sz="4" w:space="0" w:color="auto"/>
              <w:right w:val="single" w:sz="4" w:space="0" w:color="auto"/>
            </w:tcBorders>
          </w:tcPr>
          <w:p w14:paraId="32405111" w14:textId="77777777" w:rsidR="00F30367" w:rsidRPr="00022701" w:rsidRDefault="00F30367">
            <w:pPr>
              <w:rPr>
                <w:rFonts w:cs="Arial"/>
                <w:strike/>
                <w:rPrChange w:id="172" w:author="Ekanthappa, Rudresh (R.)" w:date="2019-11-12T10:48:00Z">
                  <w:rPr>
                    <w:rFonts w:cs="Arial"/>
                  </w:rPr>
                </w:rPrChange>
              </w:rPr>
            </w:pPr>
          </w:p>
        </w:tc>
      </w:tr>
      <w:tr w:rsidR="00F30367" w:rsidRPr="00022701" w14:paraId="3A83685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8BCCAA0" w14:textId="77777777" w:rsidR="00F30367" w:rsidRPr="00022701" w:rsidRDefault="00F30367">
            <w:pPr>
              <w:rPr>
                <w:rFonts w:cs="Arial"/>
                <w:strike/>
                <w:rPrChange w:id="173"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1DB62CAD" w14:textId="77777777" w:rsidR="00F30367" w:rsidRPr="00022701" w:rsidRDefault="00B113DE">
            <w:pPr>
              <w:adjustRightInd w:val="0"/>
              <w:rPr>
                <w:rFonts w:eastAsia="MS Mincho" w:cs="Arial"/>
                <w:strike/>
                <w:rPrChange w:id="174" w:author="Ekanthappa, Rudresh (R.)" w:date="2019-11-12T10:48:00Z">
                  <w:rPr>
                    <w:rFonts w:eastAsia="MS Mincho" w:cs="Arial"/>
                  </w:rPr>
                </w:rPrChange>
              </w:rPr>
            </w:pPr>
            <w:r w:rsidRPr="00022701">
              <w:rPr>
                <w:rFonts w:eastAsia="MS Mincho" w:cs="Arial"/>
                <w:strike/>
                <w:rPrChange w:id="175" w:author="Ekanthappa, Rudresh (R.)" w:date="2019-11-12T10:48:00Z">
                  <w:rPr>
                    <w:rFonts w:eastAsia="MS Mincho" w:cs="Arial"/>
                  </w:rPr>
                </w:rPrChange>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70DCA670" w14:textId="77777777" w:rsidR="00F30367" w:rsidRPr="00022701" w:rsidRDefault="00B113DE">
            <w:pPr>
              <w:adjustRightInd w:val="0"/>
              <w:rPr>
                <w:rFonts w:cs="Arial"/>
                <w:strike/>
                <w:rPrChange w:id="176" w:author="Ekanthappa, Rudresh (R.)" w:date="2019-11-12T10:48:00Z">
                  <w:rPr>
                    <w:rFonts w:cs="Arial"/>
                  </w:rPr>
                </w:rPrChange>
              </w:rPr>
            </w:pPr>
            <w:r w:rsidRPr="00022701">
              <w:rPr>
                <w:rFonts w:cs="Arial"/>
                <w:strike/>
                <w:rPrChange w:id="177" w:author="Ekanthappa, Rudresh (R.)" w:date="2019-11-12T10:48:00Z">
                  <w:rPr>
                    <w:rFonts w:cs="Arial"/>
                  </w:rPr>
                </w:rPrChange>
              </w:rPr>
              <w:t>0xD</w:t>
            </w:r>
          </w:p>
        </w:tc>
        <w:tc>
          <w:tcPr>
            <w:tcW w:w="1611" w:type="dxa"/>
            <w:tcBorders>
              <w:top w:val="single" w:sz="4" w:space="0" w:color="auto"/>
              <w:left w:val="single" w:sz="4" w:space="0" w:color="auto"/>
              <w:bottom w:val="single" w:sz="4" w:space="0" w:color="auto"/>
              <w:right w:val="single" w:sz="4" w:space="0" w:color="auto"/>
            </w:tcBorders>
          </w:tcPr>
          <w:p w14:paraId="5BE9FC5D" w14:textId="77777777" w:rsidR="00F30367" w:rsidRPr="00022701" w:rsidRDefault="00F30367">
            <w:pPr>
              <w:rPr>
                <w:rFonts w:cs="Arial"/>
                <w:strike/>
                <w:rPrChange w:id="178" w:author="Ekanthappa, Rudresh (R.)" w:date="2019-11-12T10:48:00Z">
                  <w:rPr>
                    <w:rFonts w:cs="Arial"/>
                  </w:rPr>
                </w:rPrChange>
              </w:rPr>
            </w:pPr>
          </w:p>
        </w:tc>
      </w:tr>
      <w:tr w:rsidR="00F30367" w:rsidRPr="00022701" w14:paraId="0276D07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E474C77" w14:textId="77777777" w:rsidR="00F30367" w:rsidRPr="00022701" w:rsidRDefault="00F30367">
            <w:pPr>
              <w:rPr>
                <w:rFonts w:cs="Arial"/>
                <w:strike/>
                <w:rPrChange w:id="179"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704D5029" w14:textId="77777777" w:rsidR="00F30367" w:rsidRPr="00022701" w:rsidRDefault="00B113DE">
            <w:pPr>
              <w:adjustRightInd w:val="0"/>
              <w:rPr>
                <w:rFonts w:eastAsia="MS Mincho" w:cs="Arial"/>
                <w:strike/>
                <w:rPrChange w:id="180" w:author="Ekanthappa, Rudresh (R.)" w:date="2019-11-12T10:48:00Z">
                  <w:rPr>
                    <w:rFonts w:eastAsia="MS Mincho" w:cs="Arial"/>
                  </w:rPr>
                </w:rPrChange>
              </w:rPr>
            </w:pPr>
            <w:r w:rsidRPr="00022701">
              <w:rPr>
                <w:rFonts w:eastAsia="MS Mincho" w:cs="Arial"/>
                <w:strike/>
                <w:rPrChange w:id="181" w:author="Ekanthappa, Rudresh (R.)" w:date="2019-11-12T10:48:00Z">
                  <w:rPr>
                    <w:rFonts w:eastAsia="MS Mincho" w:cs="Arial"/>
                  </w:rPr>
                </w:rPrChange>
              </w:rPr>
              <w:t>Unknown_Position</w:t>
            </w:r>
          </w:p>
        </w:tc>
        <w:tc>
          <w:tcPr>
            <w:tcW w:w="816" w:type="dxa"/>
            <w:tcBorders>
              <w:top w:val="single" w:sz="4" w:space="0" w:color="auto"/>
              <w:left w:val="single" w:sz="4" w:space="0" w:color="auto"/>
              <w:bottom w:val="single" w:sz="4" w:space="0" w:color="auto"/>
              <w:right w:val="single" w:sz="4" w:space="0" w:color="auto"/>
            </w:tcBorders>
            <w:hideMark/>
          </w:tcPr>
          <w:p w14:paraId="61093A6A" w14:textId="77777777" w:rsidR="00F30367" w:rsidRPr="00022701" w:rsidRDefault="00B113DE">
            <w:pPr>
              <w:adjustRightInd w:val="0"/>
              <w:rPr>
                <w:rFonts w:cs="Arial"/>
                <w:strike/>
                <w:rPrChange w:id="182" w:author="Ekanthappa, Rudresh (R.)" w:date="2019-11-12T10:48:00Z">
                  <w:rPr>
                    <w:rFonts w:cs="Arial"/>
                  </w:rPr>
                </w:rPrChange>
              </w:rPr>
            </w:pPr>
            <w:r w:rsidRPr="00022701">
              <w:rPr>
                <w:rFonts w:cs="Arial"/>
                <w:strike/>
                <w:rPrChange w:id="183" w:author="Ekanthappa, Rudresh (R.)" w:date="2019-11-12T10:48:00Z">
                  <w:rPr>
                    <w:rFonts w:cs="Arial"/>
                  </w:rPr>
                </w:rPrChange>
              </w:rPr>
              <w:t>0xE</w:t>
            </w:r>
          </w:p>
        </w:tc>
        <w:tc>
          <w:tcPr>
            <w:tcW w:w="1611" w:type="dxa"/>
            <w:tcBorders>
              <w:top w:val="single" w:sz="4" w:space="0" w:color="auto"/>
              <w:left w:val="single" w:sz="4" w:space="0" w:color="auto"/>
              <w:bottom w:val="single" w:sz="4" w:space="0" w:color="auto"/>
              <w:right w:val="single" w:sz="4" w:space="0" w:color="auto"/>
            </w:tcBorders>
          </w:tcPr>
          <w:p w14:paraId="3A12E8B9" w14:textId="77777777" w:rsidR="00F30367" w:rsidRPr="00022701" w:rsidRDefault="00F30367">
            <w:pPr>
              <w:rPr>
                <w:rFonts w:cs="Arial"/>
                <w:strike/>
                <w:rPrChange w:id="184" w:author="Ekanthappa, Rudresh (R.)" w:date="2019-11-12T10:48:00Z">
                  <w:rPr>
                    <w:rFonts w:cs="Arial"/>
                  </w:rPr>
                </w:rPrChange>
              </w:rPr>
            </w:pPr>
          </w:p>
        </w:tc>
      </w:tr>
      <w:tr w:rsidR="00F30367" w:rsidRPr="00022701" w14:paraId="3A8D717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328DF45" w14:textId="77777777" w:rsidR="00F30367" w:rsidRPr="00022701" w:rsidRDefault="00F30367">
            <w:pPr>
              <w:rPr>
                <w:rFonts w:cs="Arial"/>
                <w:strike/>
                <w:rPrChange w:id="185" w:author="Ekanthappa, Rudresh (R.)" w:date="2019-11-12T10:48:00Z">
                  <w:rPr>
                    <w:rFonts w:cs="Arial"/>
                  </w:rPr>
                </w:rPrChange>
              </w:rPr>
            </w:pPr>
          </w:p>
        </w:tc>
        <w:tc>
          <w:tcPr>
            <w:tcW w:w="2807" w:type="dxa"/>
            <w:tcBorders>
              <w:top w:val="single" w:sz="4" w:space="0" w:color="auto"/>
              <w:left w:val="single" w:sz="4" w:space="0" w:color="auto"/>
              <w:bottom w:val="single" w:sz="4" w:space="0" w:color="auto"/>
              <w:right w:val="single" w:sz="4" w:space="0" w:color="auto"/>
            </w:tcBorders>
            <w:hideMark/>
          </w:tcPr>
          <w:p w14:paraId="720A12B6" w14:textId="77777777" w:rsidR="00F30367" w:rsidRPr="00022701" w:rsidRDefault="00B113DE">
            <w:pPr>
              <w:adjustRightInd w:val="0"/>
              <w:rPr>
                <w:rFonts w:eastAsia="MS Mincho" w:cs="Arial"/>
                <w:strike/>
                <w:rPrChange w:id="186" w:author="Ekanthappa, Rudresh (R.)" w:date="2019-11-12T10:48:00Z">
                  <w:rPr>
                    <w:rFonts w:eastAsia="MS Mincho" w:cs="Arial"/>
                  </w:rPr>
                </w:rPrChange>
              </w:rPr>
            </w:pPr>
            <w:r w:rsidRPr="00022701">
              <w:rPr>
                <w:rFonts w:eastAsia="MS Mincho" w:cs="Arial"/>
                <w:strike/>
                <w:rPrChange w:id="187" w:author="Ekanthappa, Rudresh (R.)" w:date="2019-11-12T10:48:00Z">
                  <w:rPr>
                    <w:rFonts w:eastAsia="MS Mincho" w:cs="Arial"/>
                  </w:rPr>
                </w:rPrChange>
              </w:rPr>
              <w:t>Fault</w:t>
            </w:r>
          </w:p>
        </w:tc>
        <w:tc>
          <w:tcPr>
            <w:tcW w:w="816" w:type="dxa"/>
            <w:tcBorders>
              <w:top w:val="single" w:sz="4" w:space="0" w:color="auto"/>
              <w:left w:val="single" w:sz="4" w:space="0" w:color="auto"/>
              <w:bottom w:val="single" w:sz="4" w:space="0" w:color="auto"/>
              <w:right w:val="single" w:sz="4" w:space="0" w:color="auto"/>
            </w:tcBorders>
            <w:hideMark/>
          </w:tcPr>
          <w:p w14:paraId="077CCD40" w14:textId="77777777" w:rsidR="00F30367" w:rsidRPr="00022701" w:rsidRDefault="00B113DE">
            <w:pPr>
              <w:adjustRightInd w:val="0"/>
              <w:rPr>
                <w:rFonts w:cs="Arial"/>
                <w:strike/>
                <w:rPrChange w:id="188" w:author="Ekanthappa, Rudresh (R.)" w:date="2019-11-12T10:48:00Z">
                  <w:rPr>
                    <w:rFonts w:cs="Arial"/>
                  </w:rPr>
                </w:rPrChange>
              </w:rPr>
            </w:pPr>
            <w:r w:rsidRPr="00022701">
              <w:rPr>
                <w:rFonts w:cs="Arial"/>
                <w:strike/>
                <w:rPrChange w:id="189" w:author="Ekanthappa, Rudresh (R.)" w:date="2019-11-12T10:48:00Z">
                  <w:rPr>
                    <w:rFonts w:cs="Arial"/>
                  </w:rPr>
                </w:rPrChange>
              </w:rPr>
              <w:t>0xF</w:t>
            </w:r>
          </w:p>
        </w:tc>
        <w:tc>
          <w:tcPr>
            <w:tcW w:w="1611" w:type="dxa"/>
            <w:tcBorders>
              <w:top w:val="single" w:sz="4" w:space="0" w:color="auto"/>
              <w:left w:val="single" w:sz="4" w:space="0" w:color="auto"/>
              <w:bottom w:val="single" w:sz="4" w:space="0" w:color="auto"/>
              <w:right w:val="single" w:sz="4" w:space="0" w:color="auto"/>
            </w:tcBorders>
          </w:tcPr>
          <w:p w14:paraId="59DAD0E9" w14:textId="77777777" w:rsidR="00F30367" w:rsidRPr="00022701" w:rsidRDefault="00F30367">
            <w:pPr>
              <w:rPr>
                <w:rFonts w:cs="Arial"/>
                <w:strike/>
                <w:rPrChange w:id="190" w:author="Ekanthappa, Rudresh (R.)" w:date="2019-11-12T10:48:00Z">
                  <w:rPr>
                    <w:rFonts w:cs="Arial"/>
                  </w:rPr>
                </w:rPrChange>
              </w:rPr>
            </w:pPr>
          </w:p>
        </w:tc>
      </w:tr>
    </w:tbl>
    <w:commentRangeEnd w:id="68"/>
    <w:p w14:paraId="5F4758AB" w14:textId="77777777" w:rsidR="00F30367" w:rsidRPr="000F26C7" w:rsidRDefault="00022701">
      <w:pPr>
        <w:rPr>
          <w:rFonts w:eastAsia="MS Mincho" w:cs="Arial"/>
        </w:rPr>
      </w:pPr>
      <w:r>
        <w:rPr>
          <w:rStyle w:val="CommentReference"/>
        </w:rPr>
        <w:commentReference w:id="68"/>
      </w:r>
    </w:p>
    <w:p w14:paraId="4F2181EB" w14:textId="77777777" w:rsidR="00F30367" w:rsidRDefault="00B113DE" w:rsidP="009B4C29">
      <w:pPr>
        <w:pStyle w:val="Heading4"/>
      </w:pPr>
      <w:r w:rsidRPr="00B9479B">
        <w:t>MD-REQ-352781/A-DriverDoorPresent_St</w:t>
      </w:r>
    </w:p>
    <w:p w14:paraId="5382007E" w14:textId="77777777" w:rsidR="00F30367" w:rsidRPr="00D00B03" w:rsidRDefault="00B113DE" w:rsidP="00F30367">
      <w:pPr>
        <w:adjustRightInd w:val="0"/>
        <w:rPr>
          <w:rFonts w:cs="Arial"/>
        </w:rPr>
      </w:pPr>
      <w:r w:rsidRPr="00D00B03">
        <w:rPr>
          <w:rFonts w:cs="Arial"/>
        </w:rPr>
        <w:t>Message Type: Status</w:t>
      </w:r>
    </w:p>
    <w:p w14:paraId="3D59BFBC" w14:textId="77777777" w:rsidR="00F30367" w:rsidRPr="00D00B03" w:rsidRDefault="00F30367" w:rsidP="00F30367">
      <w:pPr>
        <w:adjustRightInd w:val="0"/>
        <w:rPr>
          <w:rFonts w:cs="Arial"/>
        </w:rPr>
      </w:pPr>
    </w:p>
    <w:p w14:paraId="371D6098" w14:textId="77777777" w:rsidR="00F30367" w:rsidRPr="00D00B03" w:rsidRDefault="00B113DE" w:rsidP="00F30367">
      <w:pPr>
        <w:autoSpaceDE w:val="0"/>
        <w:autoSpaceDN w:val="0"/>
        <w:adjustRightInd w:val="0"/>
        <w:rPr>
          <w:rFonts w:cs="Arial"/>
        </w:rPr>
      </w:pPr>
      <w:r w:rsidRPr="00D00B03">
        <w:rPr>
          <w:rFonts w:cs="Arial"/>
        </w:rPr>
        <w:t>This method is indicating the driver door presence.</w:t>
      </w:r>
    </w:p>
    <w:p w14:paraId="7D0F8420" w14:textId="77777777" w:rsidR="00F30367" w:rsidRDefault="00F30367" w:rsidP="00F30367">
      <w:pPr>
        <w:adjustRightInd w:val="0"/>
        <w:rPr>
          <w:rFonts w:cs="Arial"/>
        </w:rPr>
      </w:pP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1896"/>
        <w:gridCol w:w="1223"/>
        <w:gridCol w:w="2720"/>
      </w:tblGrid>
      <w:tr w:rsidR="00F30367" w14:paraId="2A5C7B56"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574CC8D1"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37C0EA3E"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7EE73113" w14:textId="77777777" w:rsidR="00F30367" w:rsidRDefault="00B113DE">
            <w:pPr>
              <w:spacing w:line="276" w:lineRule="auto"/>
              <w:rPr>
                <w:rFonts w:cs="Arial"/>
                <w:b/>
              </w:rPr>
            </w:pPr>
            <w:r>
              <w:rPr>
                <w:rFonts w:cs="Arial"/>
                <w:b/>
              </w:rPr>
              <w:t>Value</w:t>
            </w:r>
          </w:p>
        </w:tc>
        <w:tc>
          <w:tcPr>
            <w:tcW w:w="2720" w:type="dxa"/>
            <w:tcBorders>
              <w:top w:val="single" w:sz="4" w:space="0" w:color="auto"/>
              <w:left w:val="single" w:sz="4" w:space="0" w:color="auto"/>
              <w:bottom w:val="single" w:sz="4" w:space="0" w:color="auto"/>
              <w:right w:val="single" w:sz="4" w:space="0" w:color="auto"/>
            </w:tcBorders>
            <w:hideMark/>
          </w:tcPr>
          <w:p w14:paraId="06529CF8" w14:textId="77777777" w:rsidR="00F30367" w:rsidRDefault="00B113DE">
            <w:pPr>
              <w:spacing w:line="276" w:lineRule="auto"/>
              <w:rPr>
                <w:rFonts w:cs="Arial"/>
                <w:b/>
              </w:rPr>
            </w:pPr>
            <w:r>
              <w:rPr>
                <w:rFonts w:cs="Arial"/>
                <w:b/>
              </w:rPr>
              <w:t>Description</w:t>
            </w:r>
          </w:p>
        </w:tc>
      </w:tr>
      <w:tr w:rsidR="00F30367" w14:paraId="6164E0F1"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38F45049" w14:textId="77777777" w:rsidR="00F30367" w:rsidRPr="00D00B03" w:rsidRDefault="00B113DE" w:rsidP="00F30367">
            <w:pPr>
              <w:spacing w:line="276" w:lineRule="auto"/>
              <w:rPr>
                <w:rFonts w:cs="Arial"/>
              </w:rPr>
            </w:pPr>
            <w:r w:rsidRPr="00D00B03">
              <w:rPr>
                <w:rFonts w:cs="Arial"/>
              </w:rPr>
              <w:t>Type</w:t>
            </w:r>
          </w:p>
        </w:tc>
        <w:tc>
          <w:tcPr>
            <w:tcW w:w="1896" w:type="dxa"/>
            <w:tcBorders>
              <w:top w:val="single" w:sz="4" w:space="0" w:color="auto"/>
              <w:left w:val="single" w:sz="4" w:space="0" w:color="auto"/>
              <w:bottom w:val="single" w:sz="4" w:space="0" w:color="auto"/>
              <w:right w:val="single" w:sz="4" w:space="0" w:color="auto"/>
            </w:tcBorders>
            <w:hideMark/>
          </w:tcPr>
          <w:p w14:paraId="0FB8C349" w14:textId="77777777" w:rsidR="00F30367" w:rsidRPr="00D00B03" w:rsidRDefault="00B113DE">
            <w:pPr>
              <w:spacing w:line="276" w:lineRule="auto"/>
              <w:rPr>
                <w:rFonts w:cs="Arial"/>
              </w:rPr>
            </w:pPr>
            <w:r w:rsidRPr="00D00B03">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3E2874ED" w14:textId="77777777" w:rsidR="00F30367" w:rsidRPr="00D00B03" w:rsidRDefault="00B113DE">
            <w:pPr>
              <w:spacing w:line="276" w:lineRule="auto"/>
              <w:rPr>
                <w:rFonts w:cs="Arial"/>
              </w:rPr>
            </w:pPr>
            <w:r w:rsidRPr="00D00B03">
              <w:rPr>
                <w:rFonts w:cs="Arial"/>
              </w:rPr>
              <w:t>-</w:t>
            </w:r>
          </w:p>
        </w:tc>
        <w:tc>
          <w:tcPr>
            <w:tcW w:w="2720" w:type="dxa"/>
            <w:tcBorders>
              <w:top w:val="single" w:sz="4" w:space="0" w:color="auto"/>
              <w:left w:val="single" w:sz="4" w:space="0" w:color="auto"/>
              <w:bottom w:val="single" w:sz="4" w:space="0" w:color="auto"/>
              <w:right w:val="single" w:sz="4" w:space="0" w:color="auto"/>
            </w:tcBorders>
          </w:tcPr>
          <w:p w14:paraId="311A84C9" w14:textId="77777777" w:rsidR="00F30367" w:rsidRPr="00D00B03" w:rsidRDefault="00F30367">
            <w:pPr>
              <w:spacing w:line="276" w:lineRule="auto"/>
              <w:rPr>
                <w:rFonts w:cs="Arial"/>
              </w:rPr>
            </w:pPr>
          </w:p>
        </w:tc>
      </w:tr>
      <w:tr w:rsidR="00F30367" w14:paraId="644E1255"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76167A27"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57592CFE" w14:textId="77777777" w:rsidR="00F30367" w:rsidRPr="00D00B03" w:rsidRDefault="00B113DE">
            <w:pPr>
              <w:spacing w:line="276" w:lineRule="auto"/>
              <w:rPr>
                <w:rFonts w:cs="Arial"/>
              </w:rPr>
            </w:pPr>
            <w:r w:rsidRPr="00D00B03">
              <w:rPr>
                <w:rFonts w:cs="Arial"/>
              </w:rPr>
              <w:t>NotDetermined</w:t>
            </w:r>
          </w:p>
        </w:tc>
        <w:tc>
          <w:tcPr>
            <w:tcW w:w="1223" w:type="dxa"/>
            <w:tcBorders>
              <w:top w:val="single" w:sz="4" w:space="0" w:color="auto"/>
              <w:left w:val="single" w:sz="4" w:space="0" w:color="auto"/>
              <w:bottom w:val="single" w:sz="4" w:space="0" w:color="auto"/>
              <w:right w:val="single" w:sz="4" w:space="0" w:color="auto"/>
            </w:tcBorders>
            <w:hideMark/>
          </w:tcPr>
          <w:p w14:paraId="131FEBCF" w14:textId="77777777" w:rsidR="00F30367" w:rsidRPr="00D00B03" w:rsidRDefault="00B113DE">
            <w:pPr>
              <w:spacing w:line="276" w:lineRule="auto"/>
              <w:rPr>
                <w:rFonts w:cs="Arial"/>
              </w:rPr>
            </w:pPr>
            <w:r w:rsidRPr="00D00B03">
              <w:rPr>
                <w:rFonts w:cs="Arial"/>
              </w:rPr>
              <w:t>0x0</w:t>
            </w:r>
          </w:p>
        </w:tc>
        <w:tc>
          <w:tcPr>
            <w:tcW w:w="2720" w:type="dxa"/>
            <w:tcBorders>
              <w:top w:val="single" w:sz="4" w:space="0" w:color="auto"/>
              <w:left w:val="single" w:sz="4" w:space="0" w:color="auto"/>
              <w:bottom w:val="single" w:sz="4" w:space="0" w:color="auto"/>
              <w:right w:val="single" w:sz="4" w:space="0" w:color="auto"/>
            </w:tcBorders>
          </w:tcPr>
          <w:p w14:paraId="4AA62E61" w14:textId="77777777" w:rsidR="00F30367" w:rsidRPr="00D00B03" w:rsidRDefault="00F30367">
            <w:pPr>
              <w:spacing w:line="276" w:lineRule="auto"/>
              <w:rPr>
                <w:rFonts w:cs="Arial"/>
              </w:rPr>
            </w:pPr>
          </w:p>
        </w:tc>
      </w:tr>
      <w:tr w:rsidR="00F30367" w14:paraId="3FB856F1"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22223194"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14D4C76C" w14:textId="77777777" w:rsidR="00F30367" w:rsidRPr="00D00B03" w:rsidRDefault="00B113DE">
            <w:pPr>
              <w:spacing w:line="276" w:lineRule="auto"/>
              <w:rPr>
                <w:rFonts w:cs="Arial"/>
              </w:rPr>
            </w:pPr>
            <w:r w:rsidRPr="00D00B03">
              <w:rPr>
                <w:rFonts w:cs="Arial"/>
              </w:rPr>
              <w:t>NotPresent</w:t>
            </w:r>
          </w:p>
        </w:tc>
        <w:tc>
          <w:tcPr>
            <w:tcW w:w="1223" w:type="dxa"/>
            <w:tcBorders>
              <w:top w:val="single" w:sz="4" w:space="0" w:color="auto"/>
              <w:left w:val="single" w:sz="4" w:space="0" w:color="auto"/>
              <w:bottom w:val="single" w:sz="4" w:space="0" w:color="auto"/>
              <w:right w:val="single" w:sz="4" w:space="0" w:color="auto"/>
            </w:tcBorders>
            <w:hideMark/>
          </w:tcPr>
          <w:p w14:paraId="41F326BE" w14:textId="77777777" w:rsidR="00F30367" w:rsidRPr="00D00B03" w:rsidRDefault="00B113DE">
            <w:pPr>
              <w:spacing w:line="276" w:lineRule="auto"/>
              <w:rPr>
                <w:rFonts w:cs="Arial"/>
              </w:rPr>
            </w:pPr>
            <w:r w:rsidRPr="00D00B03">
              <w:rPr>
                <w:rFonts w:cs="Arial"/>
              </w:rPr>
              <w:t>0x1</w:t>
            </w:r>
          </w:p>
        </w:tc>
        <w:tc>
          <w:tcPr>
            <w:tcW w:w="2720" w:type="dxa"/>
            <w:tcBorders>
              <w:top w:val="single" w:sz="4" w:space="0" w:color="auto"/>
              <w:left w:val="single" w:sz="4" w:space="0" w:color="auto"/>
              <w:bottom w:val="single" w:sz="4" w:space="0" w:color="auto"/>
              <w:right w:val="single" w:sz="4" w:space="0" w:color="auto"/>
            </w:tcBorders>
          </w:tcPr>
          <w:p w14:paraId="28221CD1" w14:textId="77777777" w:rsidR="00F30367" w:rsidRPr="00D00B03" w:rsidRDefault="00F30367">
            <w:pPr>
              <w:spacing w:line="276" w:lineRule="auto"/>
              <w:rPr>
                <w:rFonts w:cs="Arial"/>
              </w:rPr>
            </w:pPr>
          </w:p>
        </w:tc>
      </w:tr>
      <w:tr w:rsidR="00F30367" w14:paraId="0A4C457E"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1DEC2D4D"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08929CF9" w14:textId="77777777" w:rsidR="00F30367" w:rsidRPr="00D00B03" w:rsidRDefault="00B113DE">
            <w:pPr>
              <w:spacing w:line="276" w:lineRule="auto"/>
              <w:rPr>
                <w:rFonts w:cs="Arial"/>
              </w:rPr>
            </w:pPr>
            <w:r w:rsidRPr="00D00B03">
              <w:rPr>
                <w:rFonts w:cs="Arial"/>
              </w:rPr>
              <w:t>Present</w:t>
            </w:r>
          </w:p>
        </w:tc>
        <w:tc>
          <w:tcPr>
            <w:tcW w:w="1223" w:type="dxa"/>
            <w:tcBorders>
              <w:top w:val="single" w:sz="4" w:space="0" w:color="auto"/>
              <w:left w:val="single" w:sz="4" w:space="0" w:color="auto"/>
              <w:bottom w:val="single" w:sz="4" w:space="0" w:color="auto"/>
              <w:right w:val="single" w:sz="4" w:space="0" w:color="auto"/>
            </w:tcBorders>
          </w:tcPr>
          <w:p w14:paraId="7B9CA032" w14:textId="77777777" w:rsidR="00F30367" w:rsidRPr="00D00B03" w:rsidRDefault="00B113DE">
            <w:pPr>
              <w:spacing w:line="276" w:lineRule="auto"/>
              <w:rPr>
                <w:rFonts w:cs="Arial"/>
              </w:rPr>
            </w:pPr>
            <w:r w:rsidRPr="00D00B03">
              <w:rPr>
                <w:rFonts w:cs="Arial"/>
              </w:rPr>
              <w:t>0x2</w:t>
            </w:r>
          </w:p>
        </w:tc>
        <w:tc>
          <w:tcPr>
            <w:tcW w:w="2720" w:type="dxa"/>
            <w:tcBorders>
              <w:top w:val="single" w:sz="4" w:space="0" w:color="auto"/>
              <w:left w:val="single" w:sz="4" w:space="0" w:color="auto"/>
              <w:bottom w:val="single" w:sz="4" w:space="0" w:color="auto"/>
              <w:right w:val="single" w:sz="4" w:space="0" w:color="auto"/>
            </w:tcBorders>
          </w:tcPr>
          <w:p w14:paraId="42BA90A8" w14:textId="77777777" w:rsidR="00F30367" w:rsidRPr="00D00B03" w:rsidRDefault="00F30367">
            <w:pPr>
              <w:spacing w:line="276" w:lineRule="auto"/>
              <w:rPr>
                <w:rFonts w:cs="Arial"/>
              </w:rPr>
            </w:pPr>
          </w:p>
        </w:tc>
      </w:tr>
      <w:tr w:rsidR="00F30367" w14:paraId="03B9832A"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2B1298B0"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03786E55" w14:textId="77777777" w:rsidR="00F30367" w:rsidRPr="00D00B03" w:rsidRDefault="00B113DE">
            <w:pPr>
              <w:spacing w:line="276" w:lineRule="auto"/>
              <w:rPr>
                <w:rFonts w:cs="Arial"/>
              </w:rPr>
            </w:pPr>
            <w:r w:rsidRPr="00D00B03">
              <w:rPr>
                <w:rFonts w:cs="Arial"/>
              </w:rPr>
              <w:t>Faulty</w:t>
            </w:r>
          </w:p>
        </w:tc>
        <w:tc>
          <w:tcPr>
            <w:tcW w:w="1223" w:type="dxa"/>
            <w:tcBorders>
              <w:top w:val="single" w:sz="4" w:space="0" w:color="auto"/>
              <w:left w:val="single" w:sz="4" w:space="0" w:color="auto"/>
              <w:bottom w:val="single" w:sz="4" w:space="0" w:color="auto"/>
              <w:right w:val="single" w:sz="4" w:space="0" w:color="auto"/>
            </w:tcBorders>
          </w:tcPr>
          <w:p w14:paraId="3E2D76EA" w14:textId="77777777" w:rsidR="00F30367" w:rsidRPr="00D00B03" w:rsidRDefault="00B113DE">
            <w:pPr>
              <w:spacing w:line="276" w:lineRule="auto"/>
              <w:rPr>
                <w:rFonts w:cs="Arial"/>
              </w:rPr>
            </w:pPr>
            <w:r w:rsidRPr="00D00B03">
              <w:rPr>
                <w:rFonts w:cs="Arial"/>
              </w:rPr>
              <w:t>0x3</w:t>
            </w:r>
          </w:p>
        </w:tc>
        <w:tc>
          <w:tcPr>
            <w:tcW w:w="2720" w:type="dxa"/>
            <w:tcBorders>
              <w:top w:val="single" w:sz="4" w:space="0" w:color="auto"/>
              <w:left w:val="single" w:sz="4" w:space="0" w:color="auto"/>
              <w:bottom w:val="single" w:sz="4" w:space="0" w:color="auto"/>
              <w:right w:val="single" w:sz="4" w:space="0" w:color="auto"/>
            </w:tcBorders>
          </w:tcPr>
          <w:p w14:paraId="7137C626" w14:textId="77777777" w:rsidR="00F30367" w:rsidRPr="00D00B03" w:rsidRDefault="00F30367">
            <w:pPr>
              <w:spacing w:line="276" w:lineRule="auto"/>
              <w:rPr>
                <w:rFonts w:cs="Arial"/>
              </w:rPr>
            </w:pPr>
          </w:p>
        </w:tc>
      </w:tr>
    </w:tbl>
    <w:p w14:paraId="7EE99056" w14:textId="77777777" w:rsidR="00F30367" w:rsidRDefault="00F30367" w:rsidP="00F30367"/>
    <w:p w14:paraId="61532847" w14:textId="77777777" w:rsidR="00F30367" w:rsidRDefault="00B113DE" w:rsidP="009B4C29">
      <w:pPr>
        <w:pStyle w:val="Heading4"/>
      </w:pPr>
      <w:r w:rsidRPr="00B9479B">
        <w:t>MD-REQ-352782/A-DriverDoorRearPresent_St</w:t>
      </w:r>
    </w:p>
    <w:p w14:paraId="4E3D2181" w14:textId="77777777" w:rsidR="00F30367" w:rsidRPr="00D00B03" w:rsidRDefault="00B113DE" w:rsidP="00F30367">
      <w:pPr>
        <w:adjustRightInd w:val="0"/>
        <w:rPr>
          <w:rFonts w:cs="Arial"/>
        </w:rPr>
      </w:pPr>
      <w:r w:rsidRPr="00D00B03">
        <w:rPr>
          <w:rFonts w:cs="Arial"/>
        </w:rPr>
        <w:t>Message Type: Status</w:t>
      </w:r>
    </w:p>
    <w:p w14:paraId="1A3B396B" w14:textId="77777777" w:rsidR="00F30367" w:rsidRPr="00D00B03" w:rsidRDefault="00F30367" w:rsidP="00F30367">
      <w:pPr>
        <w:adjustRightInd w:val="0"/>
        <w:rPr>
          <w:rFonts w:cs="Arial"/>
        </w:rPr>
      </w:pPr>
    </w:p>
    <w:p w14:paraId="6D167265" w14:textId="77777777" w:rsidR="00F30367" w:rsidRPr="00D00B03" w:rsidRDefault="00B113DE" w:rsidP="00F30367">
      <w:pPr>
        <w:autoSpaceDE w:val="0"/>
        <w:autoSpaceDN w:val="0"/>
        <w:adjustRightInd w:val="0"/>
        <w:rPr>
          <w:rFonts w:cs="Arial"/>
        </w:rPr>
      </w:pPr>
      <w:r w:rsidRPr="00D00B03">
        <w:rPr>
          <w:rFonts w:cs="Arial"/>
        </w:rPr>
        <w:t xml:space="preserve">This method is indicating the </w:t>
      </w:r>
      <w:r>
        <w:rPr>
          <w:rFonts w:cs="Arial"/>
        </w:rPr>
        <w:t xml:space="preserve">rear </w:t>
      </w:r>
      <w:r w:rsidRPr="00D00B03">
        <w:rPr>
          <w:rFonts w:cs="Arial"/>
        </w:rPr>
        <w:t>driver door presence.</w:t>
      </w:r>
    </w:p>
    <w:p w14:paraId="112F7332" w14:textId="77777777" w:rsidR="00F30367" w:rsidRDefault="00F30367" w:rsidP="00F30367">
      <w:pPr>
        <w:adjustRightInd w:val="0"/>
        <w:rPr>
          <w:rFonts w:cs="Arial"/>
        </w:rPr>
      </w:pP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1896"/>
        <w:gridCol w:w="1223"/>
        <w:gridCol w:w="2720"/>
      </w:tblGrid>
      <w:tr w:rsidR="00F30367" w14:paraId="197BEC1A"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64630B38"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46B25D2D"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43AD6E86" w14:textId="77777777" w:rsidR="00F30367" w:rsidRDefault="00B113DE">
            <w:pPr>
              <w:spacing w:line="276" w:lineRule="auto"/>
              <w:rPr>
                <w:rFonts w:cs="Arial"/>
                <w:b/>
              </w:rPr>
            </w:pPr>
            <w:r>
              <w:rPr>
                <w:rFonts w:cs="Arial"/>
                <w:b/>
              </w:rPr>
              <w:t>Value</w:t>
            </w:r>
          </w:p>
        </w:tc>
        <w:tc>
          <w:tcPr>
            <w:tcW w:w="2720" w:type="dxa"/>
            <w:tcBorders>
              <w:top w:val="single" w:sz="4" w:space="0" w:color="auto"/>
              <w:left w:val="single" w:sz="4" w:space="0" w:color="auto"/>
              <w:bottom w:val="single" w:sz="4" w:space="0" w:color="auto"/>
              <w:right w:val="single" w:sz="4" w:space="0" w:color="auto"/>
            </w:tcBorders>
            <w:hideMark/>
          </w:tcPr>
          <w:p w14:paraId="6F75E916" w14:textId="77777777" w:rsidR="00F30367" w:rsidRDefault="00B113DE">
            <w:pPr>
              <w:spacing w:line="276" w:lineRule="auto"/>
              <w:rPr>
                <w:rFonts w:cs="Arial"/>
                <w:b/>
              </w:rPr>
            </w:pPr>
            <w:r>
              <w:rPr>
                <w:rFonts w:cs="Arial"/>
                <w:b/>
              </w:rPr>
              <w:t>Description</w:t>
            </w:r>
          </w:p>
        </w:tc>
      </w:tr>
      <w:tr w:rsidR="00F30367" w14:paraId="67B0E9E5"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421D65B5" w14:textId="77777777" w:rsidR="00F30367" w:rsidRPr="00D00B03" w:rsidRDefault="00B113DE" w:rsidP="00F30367">
            <w:pPr>
              <w:spacing w:line="276" w:lineRule="auto"/>
              <w:rPr>
                <w:rFonts w:cs="Arial"/>
              </w:rPr>
            </w:pPr>
            <w:r w:rsidRPr="00D00B03">
              <w:rPr>
                <w:rFonts w:cs="Arial"/>
              </w:rPr>
              <w:t>Type</w:t>
            </w:r>
          </w:p>
        </w:tc>
        <w:tc>
          <w:tcPr>
            <w:tcW w:w="1896" w:type="dxa"/>
            <w:tcBorders>
              <w:top w:val="single" w:sz="4" w:space="0" w:color="auto"/>
              <w:left w:val="single" w:sz="4" w:space="0" w:color="auto"/>
              <w:bottom w:val="single" w:sz="4" w:space="0" w:color="auto"/>
              <w:right w:val="single" w:sz="4" w:space="0" w:color="auto"/>
            </w:tcBorders>
            <w:hideMark/>
          </w:tcPr>
          <w:p w14:paraId="7CD3966F" w14:textId="77777777" w:rsidR="00F30367" w:rsidRPr="00D00B03" w:rsidRDefault="00B113DE">
            <w:pPr>
              <w:spacing w:line="276" w:lineRule="auto"/>
              <w:rPr>
                <w:rFonts w:cs="Arial"/>
              </w:rPr>
            </w:pPr>
            <w:r w:rsidRPr="00D00B03">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5C3F1DAE" w14:textId="77777777" w:rsidR="00F30367" w:rsidRPr="00D00B03" w:rsidRDefault="00B113DE">
            <w:pPr>
              <w:spacing w:line="276" w:lineRule="auto"/>
              <w:rPr>
                <w:rFonts w:cs="Arial"/>
              </w:rPr>
            </w:pPr>
            <w:r w:rsidRPr="00D00B03">
              <w:rPr>
                <w:rFonts w:cs="Arial"/>
              </w:rPr>
              <w:t>-</w:t>
            </w:r>
          </w:p>
        </w:tc>
        <w:tc>
          <w:tcPr>
            <w:tcW w:w="2720" w:type="dxa"/>
            <w:tcBorders>
              <w:top w:val="single" w:sz="4" w:space="0" w:color="auto"/>
              <w:left w:val="single" w:sz="4" w:space="0" w:color="auto"/>
              <w:bottom w:val="single" w:sz="4" w:space="0" w:color="auto"/>
              <w:right w:val="single" w:sz="4" w:space="0" w:color="auto"/>
            </w:tcBorders>
          </w:tcPr>
          <w:p w14:paraId="7C6271B3" w14:textId="77777777" w:rsidR="00F30367" w:rsidRPr="00D00B03" w:rsidRDefault="00F30367">
            <w:pPr>
              <w:spacing w:line="276" w:lineRule="auto"/>
              <w:rPr>
                <w:rFonts w:cs="Arial"/>
              </w:rPr>
            </w:pPr>
          </w:p>
        </w:tc>
      </w:tr>
      <w:tr w:rsidR="00F30367" w14:paraId="1F68968F"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0909D86D"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59C08618" w14:textId="77777777" w:rsidR="00F30367" w:rsidRPr="00D00B03" w:rsidRDefault="00B113DE">
            <w:pPr>
              <w:spacing w:line="276" w:lineRule="auto"/>
              <w:rPr>
                <w:rFonts w:cs="Arial"/>
              </w:rPr>
            </w:pPr>
            <w:r w:rsidRPr="00D00B03">
              <w:rPr>
                <w:rFonts w:cs="Arial"/>
              </w:rPr>
              <w:t>NotDetermined</w:t>
            </w:r>
          </w:p>
        </w:tc>
        <w:tc>
          <w:tcPr>
            <w:tcW w:w="1223" w:type="dxa"/>
            <w:tcBorders>
              <w:top w:val="single" w:sz="4" w:space="0" w:color="auto"/>
              <w:left w:val="single" w:sz="4" w:space="0" w:color="auto"/>
              <w:bottom w:val="single" w:sz="4" w:space="0" w:color="auto"/>
              <w:right w:val="single" w:sz="4" w:space="0" w:color="auto"/>
            </w:tcBorders>
            <w:hideMark/>
          </w:tcPr>
          <w:p w14:paraId="49E51EE9" w14:textId="77777777" w:rsidR="00F30367" w:rsidRPr="00D00B03" w:rsidRDefault="00B113DE">
            <w:pPr>
              <w:spacing w:line="276" w:lineRule="auto"/>
              <w:rPr>
                <w:rFonts w:cs="Arial"/>
              </w:rPr>
            </w:pPr>
            <w:r w:rsidRPr="00D00B03">
              <w:rPr>
                <w:rFonts w:cs="Arial"/>
              </w:rPr>
              <w:t>0x0</w:t>
            </w:r>
          </w:p>
        </w:tc>
        <w:tc>
          <w:tcPr>
            <w:tcW w:w="2720" w:type="dxa"/>
            <w:tcBorders>
              <w:top w:val="single" w:sz="4" w:space="0" w:color="auto"/>
              <w:left w:val="single" w:sz="4" w:space="0" w:color="auto"/>
              <w:bottom w:val="single" w:sz="4" w:space="0" w:color="auto"/>
              <w:right w:val="single" w:sz="4" w:space="0" w:color="auto"/>
            </w:tcBorders>
          </w:tcPr>
          <w:p w14:paraId="75DFA277" w14:textId="77777777" w:rsidR="00F30367" w:rsidRPr="00D00B03" w:rsidRDefault="00F30367">
            <w:pPr>
              <w:spacing w:line="276" w:lineRule="auto"/>
              <w:rPr>
                <w:rFonts w:cs="Arial"/>
              </w:rPr>
            </w:pPr>
          </w:p>
        </w:tc>
      </w:tr>
      <w:tr w:rsidR="00F30367" w14:paraId="608FF532"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0A64B203"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540DCA32" w14:textId="77777777" w:rsidR="00F30367" w:rsidRPr="00D00B03" w:rsidRDefault="00B113DE">
            <w:pPr>
              <w:spacing w:line="276" w:lineRule="auto"/>
              <w:rPr>
                <w:rFonts w:cs="Arial"/>
              </w:rPr>
            </w:pPr>
            <w:r w:rsidRPr="00D00B03">
              <w:rPr>
                <w:rFonts w:cs="Arial"/>
              </w:rPr>
              <w:t>NotPresent</w:t>
            </w:r>
          </w:p>
        </w:tc>
        <w:tc>
          <w:tcPr>
            <w:tcW w:w="1223" w:type="dxa"/>
            <w:tcBorders>
              <w:top w:val="single" w:sz="4" w:space="0" w:color="auto"/>
              <w:left w:val="single" w:sz="4" w:space="0" w:color="auto"/>
              <w:bottom w:val="single" w:sz="4" w:space="0" w:color="auto"/>
              <w:right w:val="single" w:sz="4" w:space="0" w:color="auto"/>
            </w:tcBorders>
            <w:hideMark/>
          </w:tcPr>
          <w:p w14:paraId="3012C757" w14:textId="77777777" w:rsidR="00F30367" w:rsidRPr="00D00B03" w:rsidRDefault="00B113DE">
            <w:pPr>
              <w:spacing w:line="276" w:lineRule="auto"/>
              <w:rPr>
                <w:rFonts w:cs="Arial"/>
              </w:rPr>
            </w:pPr>
            <w:r w:rsidRPr="00D00B03">
              <w:rPr>
                <w:rFonts w:cs="Arial"/>
              </w:rPr>
              <w:t>0x1</w:t>
            </w:r>
          </w:p>
        </w:tc>
        <w:tc>
          <w:tcPr>
            <w:tcW w:w="2720" w:type="dxa"/>
            <w:tcBorders>
              <w:top w:val="single" w:sz="4" w:space="0" w:color="auto"/>
              <w:left w:val="single" w:sz="4" w:space="0" w:color="auto"/>
              <w:bottom w:val="single" w:sz="4" w:space="0" w:color="auto"/>
              <w:right w:val="single" w:sz="4" w:space="0" w:color="auto"/>
            </w:tcBorders>
          </w:tcPr>
          <w:p w14:paraId="5B763304" w14:textId="77777777" w:rsidR="00F30367" w:rsidRPr="00D00B03" w:rsidRDefault="00F30367">
            <w:pPr>
              <w:spacing w:line="276" w:lineRule="auto"/>
              <w:rPr>
                <w:rFonts w:cs="Arial"/>
              </w:rPr>
            </w:pPr>
          </w:p>
        </w:tc>
      </w:tr>
      <w:tr w:rsidR="00F30367" w14:paraId="6D45FACC"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0DBE69B7"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5CEA5032" w14:textId="77777777" w:rsidR="00F30367" w:rsidRPr="00D00B03" w:rsidRDefault="00B113DE">
            <w:pPr>
              <w:spacing w:line="276" w:lineRule="auto"/>
              <w:rPr>
                <w:rFonts w:cs="Arial"/>
              </w:rPr>
            </w:pPr>
            <w:r w:rsidRPr="00D00B03">
              <w:rPr>
                <w:rFonts w:cs="Arial"/>
              </w:rPr>
              <w:t>Present</w:t>
            </w:r>
          </w:p>
        </w:tc>
        <w:tc>
          <w:tcPr>
            <w:tcW w:w="1223" w:type="dxa"/>
            <w:tcBorders>
              <w:top w:val="single" w:sz="4" w:space="0" w:color="auto"/>
              <w:left w:val="single" w:sz="4" w:space="0" w:color="auto"/>
              <w:bottom w:val="single" w:sz="4" w:space="0" w:color="auto"/>
              <w:right w:val="single" w:sz="4" w:space="0" w:color="auto"/>
            </w:tcBorders>
          </w:tcPr>
          <w:p w14:paraId="24136947" w14:textId="77777777" w:rsidR="00F30367" w:rsidRPr="00D00B03" w:rsidRDefault="00B113DE">
            <w:pPr>
              <w:spacing w:line="276" w:lineRule="auto"/>
              <w:rPr>
                <w:rFonts w:cs="Arial"/>
              </w:rPr>
            </w:pPr>
            <w:r w:rsidRPr="00D00B03">
              <w:rPr>
                <w:rFonts w:cs="Arial"/>
              </w:rPr>
              <w:t>0x2</w:t>
            </w:r>
          </w:p>
        </w:tc>
        <w:tc>
          <w:tcPr>
            <w:tcW w:w="2720" w:type="dxa"/>
            <w:tcBorders>
              <w:top w:val="single" w:sz="4" w:space="0" w:color="auto"/>
              <w:left w:val="single" w:sz="4" w:space="0" w:color="auto"/>
              <w:bottom w:val="single" w:sz="4" w:space="0" w:color="auto"/>
              <w:right w:val="single" w:sz="4" w:space="0" w:color="auto"/>
            </w:tcBorders>
          </w:tcPr>
          <w:p w14:paraId="17BA9DD7" w14:textId="77777777" w:rsidR="00F30367" w:rsidRPr="00D00B03" w:rsidRDefault="00F30367">
            <w:pPr>
              <w:spacing w:line="276" w:lineRule="auto"/>
              <w:rPr>
                <w:rFonts w:cs="Arial"/>
              </w:rPr>
            </w:pPr>
          </w:p>
        </w:tc>
      </w:tr>
      <w:tr w:rsidR="00F30367" w14:paraId="7576D061"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30B35F11"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6C52EBDC" w14:textId="77777777" w:rsidR="00F30367" w:rsidRPr="00D00B03" w:rsidRDefault="00B113DE">
            <w:pPr>
              <w:spacing w:line="276" w:lineRule="auto"/>
              <w:rPr>
                <w:rFonts w:cs="Arial"/>
              </w:rPr>
            </w:pPr>
            <w:r w:rsidRPr="00D00B03">
              <w:rPr>
                <w:rFonts w:cs="Arial"/>
              </w:rPr>
              <w:t>Faulty</w:t>
            </w:r>
          </w:p>
        </w:tc>
        <w:tc>
          <w:tcPr>
            <w:tcW w:w="1223" w:type="dxa"/>
            <w:tcBorders>
              <w:top w:val="single" w:sz="4" w:space="0" w:color="auto"/>
              <w:left w:val="single" w:sz="4" w:space="0" w:color="auto"/>
              <w:bottom w:val="single" w:sz="4" w:space="0" w:color="auto"/>
              <w:right w:val="single" w:sz="4" w:space="0" w:color="auto"/>
            </w:tcBorders>
          </w:tcPr>
          <w:p w14:paraId="442F4B36" w14:textId="77777777" w:rsidR="00F30367" w:rsidRPr="00D00B03" w:rsidRDefault="00B113DE">
            <w:pPr>
              <w:spacing w:line="276" w:lineRule="auto"/>
              <w:rPr>
                <w:rFonts w:cs="Arial"/>
              </w:rPr>
            </w:pPr>
            <w:r w:rsidRPr="00D00B03">
              <w:rPr>
                <w:rFonts w:cs="Arial"/>
              </w:rPr>
              <w:t>0x3</w:t>
            </w:r>
          </w:p>
        </w:tc>
        <w:tc>
          <w:tcPr>
            <w:tcW w:w="2720" w:type="dxa"/>
            <w:tcBorders>
              <w:top w:val="single" w:sz="4" w:space="0" w:color="auto"/>
              <w:left w:val="single" w:sz="4" w:space="0" w:color="auto"/>
              <w:bottom w:val="single" w:sz="4" w:space="0" w:color="auto"/>
              <w:right w:val="single" w:sz="4" w:space="0" w:color="auto"/>
            </w:tcBorders>
          </w:tcPr>
          <w:p w14:paraId="65652CDC" w14:textId="77777777" w:rsidR="00F30367" w:rsidRPr="00D00B03" w:rsidRDefault="00F30367">
            <w:pPr>
              <w:spacing w:line="276" w:lineRule="auto"/>
              <w:rPr>
                <w:rFonts w:cs="Arial"/>
              </w:rPr>
            </w:pPr>
          </w:p>
        </w:tc>
      </w:tr>
    </w:tbl>
    <w:p w14:paraId="6A251EFC" w14:textId="77777777" w:rsidR="00F30367" w:rsidRDefault="00F30367" w:rsidP="00F30367"/>
    <w:p w14:paraId="2D228C3B" w14:textId="77777777" w:rsidR="00F30367" w:rsidRDefault="00B113DE" w:rsidP="009B4C29">
      <w:pPr>
        <w:pStyle w:val="Heading4"/>
      </w:pPr>
      <w:r w:rsidRPr="00B9479B">
        <w:t>MD-REQ-352783/A-PassengerDoorPresent_St</w:t>
      </w:r>
    </w:p>
    <w:p w14:paraId="216A6F61" w14:textId="77777777" w:rsidR="00F30367" w:rsidRPr="00D00B03" w:rsidRDefault="00B113DE" w:rsidP="00F30367">
      <w:pPr>
        <w:adjustRightInd w:val="0"/>
        <w:rPr>
          <w:rFonts w:cs="Arial"/>
        </w:rPr>
      </w:pPr>
      <w:r w:rsidRPr="00D00B03">
        <w:rPr>
          <w:rFonts w:cs="Arial"/>
        </w:rPr>
        <w:t>Message Type: Status</w:t>
      </w:r>
    </w:p>
    <w:p w14:paraId="0B3F9BB5" w14:textId="77777777" w:rsidR="00F30367" w:rsidRPr="00D00B03" w:rsidRDefault="00F30367" w:rsidP="00F30367">
      <w:pPr>
        <w:adjustRightInd w:val="0"/>
        <w:rPr>
          <w:rFonts w:cs="Arial"/>
        </w:rPr>
      </w:pPr>
    </w:p>
    <w:p w14:paraId="22451C76" w14:textId="77777777" w:rsidR="00F30367" w:rsidRPr="00D00B03" w:rsidRDefault="00B113DE" w:rsidP="00F30367">
      <w:pPr>
        <w:autoSpaceDE w:val="0"/>
        <w:autoSpaceDN w:val="0"/>
        <w:adjustRightInd w:val="0"/>
        <w:rPr>
          <w:rFonts w:cs="Arial"/>
        </w:rPr>
      </w:pPr>
      <w:r w:rsidRPr="00D00B03">
        <w:rPr>
          <w:rFonts w:cs="Arial"/>
        </w:rPr>
        <w:t xml:space="preserve">This method is indicating the </w:t>
      </w:r>
      <w:r>
        <w:rPr>
          <w:rFonts w:cs="Arial"/>
        </w:rPr>
        <w:t>passenger</w:t>
      </w:r>
      <w:r w:rsidRPr="00D00B03">
        <w:rPr>
          <w:rFonts w:cs="Arial"/>
        </w:rPr>
        <w:t xml:space="preserve"> door presence.</w:t>
      </w:r>
    </w:p>
    <w:p w14:paraId="5061AD10" w14:textId="77777777" w:rsidR="00F30367" w:rsidRDefault="00F30367" w:rsidP="00F30367">
      <w:pPr>
        <w:adjustRightInd w:val="0"/>
        <w:rPr>
          <w:rFonts w:cs="Arial"/>
        </w:rPr>
      </w:pP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1896"/>
        <w:gridCol w:w="1223"/>
        <w:gridCol w:w="2720"/>
      </w:tblGrid>
      <w:tr w:rsidR="00F30367" w14:paraId="77CC8F93"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4E39229E"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00F1DF25"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5A0A3674" w14:textId="77777777" w:rsidR="00F30367" w:rsidRDefault="00B113DE">
            <w:pPr>
              <w:spacing w:line="276" w:lineRule="auto"/>
              <w:rPr>
                <w:rFonts w:cs="Arial"/>
                <w:b/>
              </w:rPr>
            </w:pPr>
            <w:r>
              <w:rPr>
                <w:rFonts w:cs="Arial"/>
                <w:b/>
              </w:rPr>
              <w:t>Value</w:t>
            </w:r>
          </w:p>
        </w:tc>
        <w:tc>
          <w:tcPr>
            <w:tcW w:w="2720" w:type="dxa"/>
            <w:tcBorders>
              <w:top w:val="single" w:sz="4" w:space="0" w:color="auto"/>
              <w:left w:val="single" w:sz="4" w:space="0" w:color="auto"/>
              <w:bottom w:val="single" w:sz="4" w:space="0" w:color="auto"/>
              <w:right w:val="single" w:sz="4" w:space="0" w:color="auto"/>
            </w:tcBorders>
            <w:hideMark/>
          </w:tcPr>
          <w:p w14:paraId="54D7D9D4" w14:textId="77777777" w:rsidR="00F30367" w:rsidRDefault="00B113DE">
            <w:pPr>
              <w:spacing w:line="276" w:lineRule="auto"/>
              <w:rPr>
                <w:rFonts w:cs="Arial"/>
                <w:b/>
              </w:rPr>
            </w:pPr>
            <w:r>
              <w:rPr>
                <w:rFonts w:cs="Arial"/>
                <w:b/>
              </w:rPr>
              <w:t>Description</w:t>
            </w:r>
          </w:p>
        </w:tc>
      </w:tr>
      <w:tr w:rsidR="00F30367" w14:paraId="56A807F8"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7DACFA60" w14:textId="77777777" w:rsidR="00F30367" w:rsidRPr="00D00B03" w:rsidRDefault="00B113DE" w:rsidP="00F30367">
            <w:pPr>
              <w:spacing w:line="276" w:lineRule="auto"/>
              <w:rPr>
                <w:rFonts w:cs="Arial"/>
              </w:rPr>
            </w:pPr>
            <w:r w:rsidRPr="00D00B03">
              <w:rPr>
                <w:rFonts w:cs="Arial"/>
              </w:rPr>
              <w:t>Type</w:t>
            </w:r>
          </w:p>
        </w:tc>
        <w:tc>
          <w:tcPr>
            <w:tcW w:w="1896" w:type="dxa"/>
            <w:tcBorders>
              <w:top w:val="single" w:sz="4" w:space="0" w:color="auto"/>
              <w:left w:val="single" w:sz="4" w:space="0" w:color="auto"/>
              <w:bottom w:val="single" w:sz="4" w:space="0" w:color="auto"/>
              <w:right w:val="single" w:sz="4" w:space="0" w:color="auto"/>
            </w:tcBorders>
            <w:hideMark/>
          </w:tcPr>
          <w:p w14:paraId="700E3E5E" w14:textId="77777777" w:rsidR="00F30367" w:rsidRPr="00D00B03" w:rsidRDefault="00B113DE">
            <w:pPr>
              <w:spacing w:line="276" w:lineRule="auto"/>
              <w:rPr>
                <w:rFonts w:cs="Arial"/>
              </w:rPr>
            </w:pPr>
            <w:r w:rsidRPr="00D00B03">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6D7B81F9" w14:textId="77777777" w:rsidR="00F30367" w:rsidRPr="00D00B03" w:rsidRDefault="00B113DE">
            <w:pPr>
              <w:spacing w:line="276" w:lineRule="auto"/>
              <w:rPr>
                <w:rFonts w:cs="Arial"/>
              </w:rPr>
            </w:pPr>
            <w:r w:rsidRPr="00D00B03">
              <w:rPr>
                <w:rFonts w:cs="Arial"/>
              </w:rPr>
              <w:t>-</w:t>
            </w:r>
          </w:p>
        </w:tc>
        <w:tc>
          <w:tcPr>
            <w:tcW w:w="2720" w:type="dxa"/>
            <w:tcBorders>
              <w:top w:val="single" w:sz="4" w:space="0" w:color="auto"/>
              <w:left w:val="single" w:sz="4" w:space="0" w:color="auto"/>
              <w:bottom w:val="single" w:sz="4" w:space="0" w:color="auto"/>
              <w:right w:val="single" w:sz="4" w:space="0" w:color="auto"/>
            </w:tcBorders>
          </w:tcPr>
          <w:p w14:paraId="363627F7" w14:textId="77777777" w:rsidR="00F30367" w:rsidRPr="00D00B03" w:rsidRDefault="00F30367">
            <w:pPr>
              <w:spacing w:line="276" w:lineRule="auto"/>
              <w:rPr>
                <w:rFonts w:cs="Arial"/>
              </w:rPr>
            </w:pPr>
          </w:p>
        </w:tc>
      </w:tr>
      <w:tr w:rsidR="00F30367" w14:paraId="1F4104EB"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07469BC0"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3AD1C262" w14:textId="77777777" w:rsidR="00F30367" w:rsidRPr="00D00B03" w:rsidRDefault="00B113DE">
            <w:pPr>
              <w:spacing w:line="276" w:lineRule="auto"/>
              <w:rPr>
                <w:rFonts w:cs="Arial"/>
              </w:rPr>
            </w:pPr>
            <w:r w:rsidRPr="00D00B03">
              <w:rPr>
                <w:rFonts w:cs="Arial"/>
              </w:rPr>
              <w:t>NotDetermined</w:t>
            </w:r>
          </w:p>
        </w:tc>
        <w:tc>
          <w:tcPr>
            <w:tcW w:w="1223" w:type="dxa"/>
            <w:tcBorders>
              <w:top w:val="single" w:sz="4" w:space="0" w:color="auto"/>
              <w:left w:val="single" w:sz="4" w:space="0" w:color="auto"/>
              <w:bottom w:val="single" w:sz="4" w:space="0" w:color="auto"/>
              <w:right w:val="single" w:sz="4" w:space="0" w:color="auto"/>
            </w:tcBorders>
            <w:hideMark/>
          </w:tcPr>
          <w:p w14:paraId="1C1AF4D5" w14:textId="77777777" w:rsidR="00F30367" w:rsidRPr="00D00B03" w:rsidRDefault="00B113DE">
            <w:pPr>
              <w:spacing w:line="276" w:lineRule="auto"/>
              <w:rPr>
                <w:rFonts w:cs="Arial"/>
              </w:rPr>
            </w:pPr>
            <w:r w:rsidRPr="00D00B03">
              <w:rPr>
                <w:rFonts w:cs="Arial"/>
              </w:rPr>
              <w:t>0x0</w:t>
            </w:r>
          </w:p>
        </w:tc>
        <w:tc>
          <w:tcPr>
            <w:tcW w:w="2720" w:type="dxa"/>
            <w:tcBorders>
              <w:top w:val="single" w:sz="4" w:space="0" w:color="auto"/>
              <w:left w:val="single" w:sz="4" w:space="0" w:color="auto"/>
              <w:bottom w:val="single" w:sz="4" w:space="0" w:color="auto"/>
              <w:right w:val="single" w:sz="4" w:space="0" w:color="auto"/>
            </w:tcBorders>
          </w:tcPr>
          <w:p w14:paraId="512F50F1" w14:textId="77777777" w:rsidR="00F30367" w:rsidRPr="00D00B03" w:rsidRDefault="00F30367">
            <w:pPr>
              <w:spacing w:line="276" w:lineRule="auto"/>
              <w:rPr>
                <w:rFonts w:cs="Arial"/>
              </w:rPr>
            </w:pPr>
          </w:p>
        </w:tc>
      </w:tr>
      <w:tr w:rsidR="00F30367" w14:paraId="22C69CAC"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1C667D45"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22E08800" w14:textId="77777777" w:rsidR="00F30367" w:rsidRPr="00D00B03" w:rsidRDefault="00B113DE">
            <w:pPr>
              <w:spacing w:line="276" w:lineRule="auto"/>
              <w:rPr>
                <w:rFonts w:cs="Arial"/>
              </w:rPr>
            </w:pPr>
            <w:r w:rsidRPr="00D00B03">
              <w:rPr>
                <w:rFonts w:cs="Arial"/>
              </w:rPr>
              <w:t>NotPresent</w:t>
            </w:r>
          </w:p>
        </w:tc>
        <w:tc>
          <w:tcPr>
            <w:tcW w:w="1223" w:type="dxa"/>
            <w:tcBorders>
              <w:top w:val="single" w:sz="4" w:space="0" w:color="auto"/>
              <w:left w:val="single" w:sz="4" w:space="0" w:color="auto"/>
              <w:bottom w:val="single" w:sz="4" w:space="0" w:color="auto"/>
              <w:right w:val="single" w:sz="4" w:space="0" w:color="auto"/>
            </w:tcBorders>
            <w:hideMark/>
          </w:tcPr>
          <w:p w14:paraId="1ACE29DD" w14:textId="77777777" w:rsidR="00F30367" w:rsidRPr="00D00B03" w:rsidRDefault="00B113DE">
            <w:pPr>
              <w:spacing w:line="276" w:lineRule="auto"/>
              <w:rPr>
                <w:rFonts w:cs="Arial"/>
              </w:rPr>
            </w:pPr>
            <w:r w:rsidRPr="00D00B03">
              <w:rPr>
                <w:rFonts w:cs="Arial"/>
              </w:rPr>
              <w:t>0x1</w:t>
            </w:r>
          </w:p>
        </w:tc>
        <w:tc>
          <w:tcPr>
            <w:tcW w:w="2720" w:type="dxa"/>
            <w:tcBorders>
              <w:top w:val="single" w:sz="4" w:space="0" w:color="auto"/>
              <w:left w:val="single" w:sz="4" w:space="0" w:color="auto"/>
              <w:bottom w:val="single" w:sz="4" w:space="0" w:color="auto"/>
              <w:right w:val="single" w:sz="4" w:space="0" w:color="auto"/>
            </w:tcBorders>
          </w:tcPr>
          <w:p w14:paraId="7228D029" w14:textId="77777777" w:rsidR="00F30367" w:rsidRPr="00D00B03" w:rsidRDefault="00F30367">
            <w:pPr>
              <w:spacing w:line="276" w:lineRule="auto"/>
              <w:rPr>
                <w:rFonts w:cs="Arial"/>
              </w:rPr>
            </w:pPr>
          </w:p>
        </w:tc>
      </w:tr>
      <w:tr w:rsidR="00F30367" w14:paraId="40B59D2B"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38753BFD"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048B3A05" w14:textId="77777777" w:rsidR="00F30367" w:rsidRPr="00D00B03" w:rsidRDefault="00B113DE">
            <w:pPr>
              <w:spacing w:line="276" w:lineRule="auto"/>
              <w:rPr>
                <w:rFonts w:cs="Arial"/>
              </w:rPr>
            </w:pPr>
            <w:r w:rsidRPr="00D00B03">
              <w:rPr>
                <w:rFonts w:cs="Arial"/>
              </w:rPr>
              <w:t>Present</w:t>
            </w:r>
          </w:p>
        </w:tc>
        <w:tc>
          <w:tcPr>
            <w:tcW w:w="1223" w:type="dxa"/>
            <w:tcBorders>
              <w:top w:val="single" w:sz="4" w:space="0" w:color="auto"/>
              <w:left w:val="single" w:sz="4" w:space="0" w:color="auto"/>
              <w:bottom w:val="single" w:sz="4" w:space="0" w:color="auto"/>
              <w:right w:val="single" w:sz="4" w:space="0" w:color="auto"/>
            </w:tcBorders>
          </w:tcPr>
          <w:p w14:paraId="6C3D94E0" w14:textId="77777777" w:rsidR="00F30367" w:rsidRPr="00D00B03" w:rsidRDefault="00B113DE">
            <w:pPr>
              <w:spacing w:line="276" w:lineRule="auto"/>
              <w:rPr>
                <w:rFonts w:cs="Arial"/>
              </w:rPr>
            </w:pPr>
            <w:r w:rsidRPr="00D00B03">
              <w:rPr>
                <w:rFonts w:cs="Arial"/>
              </w:rPr>
              <w:t>0x2</w:t>
            </w:r>
          </w:p>
        </w:tc>
        <w:tc>
          <w:tcPr>
            <w:tcW w:w="2720" w:type="dxa"/>
            <w:tcBorders>
              <w:top w:val="single" w:sz="4" w:space="0" w:color="auto"/>
              <w:left w:val="single" w:sz="4" w:space="0" w:color="auto"/>
              <w:bottom w:val="single" w:sz="4" w:space="0" w:color="auto"/>
              <w:right w:val="single" w:sz="4" w:space="0" w:color="auto"/>
            </w:tcBorders>
          </w:tcPr>
          <w:p w14:paraId="11854505" w14:textId="77777777" w:rsidR="00F30367" w:rsidRPr="00D00B03" w:rsidRDefault="00F30367">
            <w:pPr>
              <w:spacing w:line="276" w:lineRule="auto"/>
              <w:rPr>
                <w:rFonts w:cs="Arial"/>
              </w:rPr>
            </w:pPr>
          </w:p>
        </w:tc>
      </w:tr>
      <w:tr w:rsidR="00F30367" w14:paraId="6D274760"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125B57FC"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554B1E76" w14:textId="77777777" w:rsidR="00F30367" w:rsidRPr="00D00B03" w:rsidRDefault="00B113DE">
            <w:pPr>
              <w:spacing w:line="276" w:lineRule="auto"/>
              <w:rPr>
                <w:rFonts w:cs="Arial"/>
              </w:rPr>
            </w:pPr>
            <w:r w:rsidRPr="00D00B03">
              <w:rPr>
                <w:rFonts w:cs="Arial"/>
              </w:rPr>
              <w:t>Faulty</w:t>
            </w:r>
          </w:p>
        </w:tc>
        <w:tc>
          <w:tcPr>
            <w:tcW w:w="1223" w:type="dxa"/>
            <w:tcBorders>
              <w:top w:val="single" w:sz="4" w:space="0" w:color="auto"/>
              <w:left w:val="single" w:sz="4" w:space="0" w:color="auto"/>
              <w:bottom w:val="single" w:sz="4" w:space="0" w:color="auto"/>
              <w:right w:val="single" w:sz="4" w:space="0" w:color="auto"/>
            </w:tcBorders>
          </w:tcPr>
          <w:p w14:paraId="3DDC6C62" w14:textId="77777777" w:rsidR="00F30367" w:rsidRPr="00D00B03" w:rsidRDefault="00B113DE">
            <w:pPr>
              <w:spacing w:line="276" w:lineRule="auto"/>
              <w:rPr>
                <w:rFonts w:cs="Arial"/>
              </w:rPr>
            </w:pPr>
            <w:r w:rsidRPr="00D00B03">
              <w:rPr>
                <w:rFonts w:cs="Arial"/>
              </w:rPr>
              <w:t>0x3</w:t>
            </w:r>
          </w:p>
        </w:tc>
        <w:tc>
          <w:tcPr>
            <w:tcW w:w="2720" w:type="dxa"/>
            <w:tcBorders>
              <w:top w:val="single" w:sz="4" w:space="0" w:color="auto"/>
              <w:left w:val="single" w:sz="4" w:space="0" w:color="auto"/>
              <w:bottom w:val="single" w:sz="4" w:space="0" w:color="auto"/>
              <w:right w:val="single" w:sz="4" w:space="0" w:color="auto"/>
            </w:tcBorders>
          </w:tcPr>
          <w:p w14:paraId="4C36CB6F" w14:textId="77777777" w:rsidR="00F30367" w:rsidRPr="00D00B03" w:rsidRDefault="00F30367">
            <w:pPr>
              <w:spacing w:line="276" w:lineRule="auto"/>
              <w:rPr>
                <w:rFonts w:cs="Arial"/>
              </w:rPr>
            </w:pPr>
          </w:p>
        </w:tc>
      </w:tr>
    </w:tbl>
    <w:p w14:paraId="16EA16DA" w14:textId="77777777" w:rsidR="00F30367" w:rsidRDefault="00F30367" w:rsidP="00F30367"/>
    <w:p w14:paraId="2D7B6F1B" w14:textId="77777777" w:rsidR="00F30367" w:rsidRDefault="00B113DE" w:rsidP="009B4C29">
      <w:pPr>
        <w:pStyle w:val="Heading4"/>
      </w:pPr>
      <w:r w:rsidRPr="00B9479B">
        <w:t>MD-REQ-352784/A-PassengerDoorRearPresent_St</w:t>
      </w:r>
    </w:p>
    <w:p w14:paraId="73622457" w14:textId="77777777" w:rsidR="00F30367" w:rsidRPr="00D00B03" w:rsidRDefault="00B113DE" w:rsidP="00F30367">
      <w:pPr>
        <w:adjustRightInd w:val="0"/>
        <w:rPr>
          <w:rFonts w:cs="Arial"/>
        </w:rPr>
      </w:pPr>
      <w:r w:rsidRPr="00D00B03">
        <w:rPr>
          <w:rFonts w:cs="Arial"/>
        </w:rPr>
        <w:t>Message Type: Status</w:t>
      </w:r>
    </w:p>
    <w:p w14:paraId="17190D07" w14:textId="77777777" w:rsidR="00F30367" w:rsidRPr="00D00B03" w:rsidRDefault="00F30367" w:rsidP="00F30367">
      <w:pPr>
        <w:adjustRightInd w:val="0"/>
        <w:rPr>
          <w:rFonts w:cs="Arial"/>
        </w:rPr>
      </w:pPr>
    </w:p>
    <w:p w14:paraId="37157CEA" w14:textId="77777777" w:rsidR="00F30367" w:rsidRPr="00D00B03" w:rsidRDefault="00B113DE" w:rsidP="00F30367">
      <w:pPr>
        <w:autoSpaceDE w:val="0"/>
        <w:autoSpaceDN w:val="0"/>
        <w:adjustRightInd w:val="0"/>
        <w:rPr>
          <w:rFonts w:cs="Arial"/>
        </w:rPr>
      </w:pPr>
      <w:r w:rsidRPr="00D00B03">
        <w:rPr>
          <w:rFonts w:cs="Arial"/>
        </w:rPr>
        <w:t xml:space="preserve">This method is indicating the </w:t>
      </w:r>
      <w:r>
        <w:rPr>
          <w:rFonts w:cs="Arial"/>
        </w:rPr>
        <w:t xml:space="preserve">rear passenger </w:t>
      </w:r>
      <w:r w:rsidRPr="00D00B03">
        <w:rPr>
          <w:rFonts w:cs="Arial"/>
        </w:rPr>
        <w:t>door presence.</w:t>
      </w:r>
    </w:p>
    <w:p w14:paraId="4E65FFC3" w14:textId="77777777" w:rsidR="00F30367" w:rsidRDefault="00F30367" w:rsidP="00F30367">
      <w:pPr>
        <w:adjustRightInd w:val="0"/>
        <w:rPr>
          <w:rFonts w:cs="Arial"/>
        </w:rPr>
      </w:pP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1896"/>
        <w:gridCol w:w="1223"/>
        <w:gridCol w:w="2720"/>
      </w:tblGrid>
      <w:tr w:rsidR="00F30367" w14:paraId="5B0FF1C4"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3A11C51D"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56C3CB3E"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3058DDF8" w14:textId="77777777" w:rsidR="00F30367" w:rsidRDefault="00B113DE">
            <w:pPr>
              <w:spacing w:line="276" w:lineRule="auto"/>
              <w:rPr>
                <w:rFonts w:cs="Arial"/>
                <w:b/>
              </w:rPr>
            </w:pPr>
            <w:r>
              <w:rPr>
                <w:rFonts w:cs="Arial"/>
                <w:b/>
              </w:rPr>
              <w:t>Value</w:t>
            </w:r>
          </w:p>
        </w:tc>
        <w:tc>
          <w:tcPr>
            <w:tcW w:w="2720" w:type="dxa"/>
            <w:tcBorders>
              <w:top w:val="single" w:sz="4" w:space="0" w:color="auto"/>
              <w:left w:val="single" w:sz="4" w:space="0" w:color="auto"/>
              <w:bottom w:val="single" w:sz="4" w:space="0" w:color="auto"/>
              <w:right w:val="single" w:sz="4" w:space="0" w:color="auto"/>
            </w:tcBorders>
            <w:hideMark/>
          </w:tcPr>
          <w:p w14:paraId="5C4841C4" w14:textId="77777777" w:rsidR="00F30367" w:rsidRDefault="00B113DE">
            <w:pPr>
              <w:spacing w:line="276" w:lineRule="auto"/>
              <w:rPr>
                <w:rFonts w:cs="Arial"/>
                <w:b/>
              </w:rPr>
            </w:pPr>
            <w:r>
              <w:rPr>
                <w:rFonts w:cs="Arial"/>
                <w:b/>
              </w:rPr>
              <w:t>Description</w:t>
            </w:r>
          </w:p>
        </w:tc>
      </w:tr>
      <w:tr w:rsidR="00F30367" w14:paraId="367BE492"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hideMark/>
          </w:tcPr>
          <w:p w14:paraId="0DBAC5D2" w14:textId="77777777" w:rsidR="00F30367" w:rsidRPr="00D00B03" w:rsidRDefault="00B113DE" w:rsidP="00F30367">
            <w:pPr>
              <w:spacing w:line="276" w:lineRule="auto"/>
              <w:rPr>
                <w:rFonts w:cs="Arial"/>
              </w:rPr>
            </w:pPr>
            <w:r w:rsidRPr="00D00B03">
              <w:rPr>
                <w:rFonts w:cs="Arial"/>
              </w:rPr>
              <w:t>Type</w:t>
            </w:r>
          </w:p>
        </w:tc>
        <w:tc>
          <w:tcPr>
            <w:tcW w:w="1896" w:type="dxa"/>
            <w:tcBorders>
              <w:top w:val="single" w:sz="4" w:space="0" w:color="auto"/>
              <w:left w:val="single" w:sz="4" w:space="0" w:color="auto"/>
              <w:bottom w:val="single" w:sz="4" w:space="0" w:color="auto"/>
              <w:right w:val="single" w:sz="4" w:space="0" w:color="auto"/>
            </w:tcBorders>
            <w:hideMark/>
          </w:tcPr>
          <w:p w14:paraId="5143C60E" w14:textId="77777777" w:rsidR="00F30367" w:rsidRPr="00D00B03" w:rsidRDefault="00B113DE">
            <w:pPr>
              <w:spacing w:line="276" w:lineRule="auto"/>
              <w:rPr>
                <w:rFonts w:cs="Arial"/>
              </w:rPr>
            </w:pPr>
            <w:r w:rsidRPr="00D00B03">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3011ECD7" w14:textId="77777777" w:rsidR="00F30367" w:rsidRPr="00D00B03" w:rsidRDefault="00B113DE">
            <w:pPr>
              <w:spacing w:line="276" w:lineRule="auto"/>
              <w:rPr>
                <w:rFonts w:cs="Arial"/>
              </w:rPr>
            </w:pPr>
            <w:r w:rsidRPr="00D00B03">
              <w:rPr>
                <w:rFonts w:cs="Arial"/>
              </w:rPr>
              <w:t>-</w:t>
            </w:r>
          </w:p>
        </w:tc>
        <w:tc>
          <w:tcPr>
            <w:tcW w:w="2720" w:type="dxa"/>
            <w:tcBorders>
              <w:top w:val="single" w:sz="4" w:space="0" w:color="auto"/>
              <w:left w:val="single" w:sz="4" w:space="0" w:color="auto"/>
              <w:bottom w:val="single" w:sz="4" w:space="0" w:color="auto"/>
              <w:right w:val="single" w:sz="4" w:space="0" w:color="auto"/>
            </w:tcBorders>
          </w:tcPr>
          <w:p w14:paraId="3AB7C135" w14:textId="77777777" w:rsidR="00F30367" w:rsidRPr="00D00B03" w:rsidRDefault="00F30367">
            <w:pPr>
              <w:spacing w:line="276" w:lineRule="auto"/>
              <w:rPr>
                <w:rFonts w:cs="Arial"/>
              </w:rPr>
            </w:pPr>
          </w:p>
        </w:tc>
      </w:tr>
      <w:tr w:rsidR="00F30367" w14:paraId="5A100A7D"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49FC9878"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7A720EDA" w14:textId="77777777" w:rsidR="00F30367" w:rsidRPr="00D00B03" w:rsidRDefault="00B113DE">
            <w:pPr>
              <w:spacing w:line="276" w:lineRule="auto"/>
              <w:rPr>
                <w:rFonts w:cs="Arial"/>
              </w:rPr>
            </w:pPr>
            <w:r w:rsidRPr="00D00B03">
              <w:rPr>
                <w:rFonts w:cs="Arial"/>
              </w:rPr>
              <w:t>NotDetermined</w:t>
            </w:r>
          </w:p>
        </w:tc>
        <w:tc>
          <w:tcPr>
            <w:tcW w:w="1223" w:type="dxa"/>
            <w:tcBorders>
              <w:top w:val="single" w:sz="4" w:space="0" w:color="auto"/>
              <w:left w:val="single" w:sz="4" w:space="0" w:color="auto"/>
              <w:bottom w:val="single" w:sz="4" w:space="0" w:color="auto"/>
              <w:right w:val="single" w:sz="4" w:space="0" w:color="auto"/>
            </w:tcBorders>
            <w:hideMark/>
          </w:tcPr>
          <w:p w14:paraId="04B0CA8B" w14:textId="77777777" w:rsidR="00F30367" w:rsidRPr="00D00B03" w:rsidRDefault="00B113DE">
            <w:pPr>
              <w:spacing w:line="276" w:lineRule="auto"/>
              <w:rPr>
                <w:rFonts w:cs="Arial"/>
              </w:rPr>
            </w:pPr>
            <w:r w:rsidRPr="00D00B03">
              <w:rPr>
                <w:rFonts w:cs="Arial"/>
              </w:rPr>
              <w:t>0x0</w:t>
            </w:r>
          </w:p>
        </w:tc>
        <w:tc>
          <w:tcPr>
            <w:tcW w:w="2720" w:type="dxa"/>
            <w:tcBorders>
              <w:top w:val="single" w:sz="4" w:space="0" w:color="auto"/>
              <w:left w:val="single" w:sz="4" w:space="0" w:color="auto"/>
              <w:bottom w:val="single" w:sz="4" w:space="0" w:color="auto"/>
              <w:right w:val="single" w:sz="4" w:space="0" w:color="auto"/>
            </w:tcBorders>
          </w:tcPr>
          <w:p w14:paraId="0D56E807" w14:textId="77777777" w:rsidR="00F30367" w:rsidRPr="00D00B03" w:rsidRDefault="00F30367">
            <w:pPr>
              <w:spacing w:line="276" w:lineRule="auto"/>
              <w:rPr>
                <w:rFonts w:cs="Arial"/>
              </w:rPr>
            </w:pPr>
          </w:p>
        </w:tc>
      </w:tr>
      <w:tr w:rsidR="00F30367" w14:paraId="11ABAD8D"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346F5539"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2E253031" w14:textId="77777777" w:rsidR="00F30367" w:rsidRPr="00D00B03" w:rsidRDefault="00B113DE">
            <w:pPr>
              <w:spacing w:line="276" w:lineRule="auto"/>
              <w:rPr>
                <w:rFonts w:cs="Arial"/>
              </w:rPr>
            </w:pPr>
            <w:r w:rsidRPr="00D00B03">
              <w:rPr>
                <w:rFonts w:cs="Arial"/>
              </w:rPr>
              <w:t>NotPresent</w:t>
            </w:r>
          </w:p>
        </w:tc>
        <w:tc>
          <w:tcPr>
            <w:tcW w:w="1223" w:type="dxa"/>
            <w:tcBorders>
              <w:top w:val="single" w:sz="4" w:space="0" w:color="auto"/>
              <w:left w:val="single" w:sz="4" w:space="0" w:color="auto"/>
              <w:bottom w:val="single" w:sz="4" w:space="0" w:color="auto"/>
              <w:right w:val="single" w:sz="4" w:space="0" w:color="auto"/>
            </w:tcBorders>
            <w:hideMark/>
          </w:tcPr>
          <w:p w14:paraId="63B6A263" w14:textId="77777777" w:rsidR="00F30367" w:rsidRPr="00D00B03" w:rsidRDefault="00B113DE">
            <w:pPr>
              <w:spacing w:line="276" w:lineRule="auto"/>
              <w:rPr>
                <w:rFonts w:cs="Arial"/>
              </w:rPr>
            </w:pPr>
            <w:r w:rsidRPr="00D00B03">
              <w:rPr>
                <w:rFonts w:cs="Arial"/>
              </w:rPr>
              <w:t>0x1</w:t>
            </w:r>
          </w:p>
        </w:tc>
        <w:tc>
          <w:tcPr>
            <w:tcW w:w="2720" w:type="dxa"/>
            <w:tcBorders>
              <w:top w:val="single" w:sz="4" w:space="0" w:color="auto"/>
              <w:left w:val="single" w:sz="4" w:space="0" w:color="auto"/>
              <w:bottom w:val="single" w:sz="4" w:space="0" w:color="auto"/>
              <w:right w:val="single" w:sz="4" w:space="0" w:color="auto"/>
            </w:tcBorders>
          </w:tcPr>
          <w:p w14:paraId="7080A0F4" w14:textId="77777777" w:rsidR="00F30367" w:rsidRPr="00D00B03" w:rsidRDefault="00F30367">
            <w:pPr>
              <w:spacing w:line="276" w:lineRule="auto"/>
              <w:rPr>
                <w:rFonts w:cs="Arial"/>
              </w:rPr>
            </w:pPr>
          </w:p>
        </w:tc>
      </w:tr>
      <w:tr w:rsidR="00F30367" w14:paraId="727D1CC1"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022DA5E9"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2C428B27" w14:textId="77777777" w:rsidR="00F30367" w:rsidRPr="00D00B03" w:rsidRDefault="00B113DE">
            <w:pPr>
              <w:spacing w:line="276" w:lineRule="auto"/>
              <w:rPr>
                <w:rFonts w:cs="Arial"/>
              </w:rPr>
            </w:pPr>
            <w:r w:rsidRPr="00D00B03">
              <w:rPr>
                <w:rFonts w:cs="Arial"/>
              </w:rPr>
              <w:t>Present</w:t>
            </w:r>
          </w:p>
        </w:tc>
        <w:tc>
          <w:tcPr>
            <w:tcW w:w="1223" w:type="dxa"/>
            <w:tcBorders>
              <w:top w:val="single" w:sz="4" w:space="0" w:color="auto"/>
              <w:left w:val="single" w:sz="4" w:space="0" w:color="auto"/>
              <w:bottom w:val="single" w:sz="4" w:space="0" w:color="auto"/>
              <w:right w:val="single" w:sz="4" w:space="0" w:color="auto"/>
            </w:tcBorders>
          </w:tcPr>
          <w:p w14:paraId="0FE110CB" w14:textId="77777777" w:rsidR="00F30367" w:rsidRPr="00D00B03" w:rsidRDefault="00B113DE">
            <w:pPr>
              <w:spacing w:line="276" w:lineRule="auto"/>
              <w:rPr>
                <w:rFonts w:cs="Arial"/>
              </w:rPr>
            </w:pPr>
            <w:r w:rsidRPr="00D00B03">
              <w:rPr>
                <w:rFonts w:cs="Arial"/>
              </w:rPr>
              <w:t>0x2</w:t>
            </w:r>
          </w:p>
        </w:tc>
        <w:tc>
          <w:tcPr>
            <w:tcW w:w="2720" w:type="dxa"/>
            <w:tcBorders>
              <w:top w:val="single" w:sz="4" w:space="0" w:color="auto"/>
              <w:left w:val="single" w:sz="4" w:space="0" w:color="auto"/>
              <w:bottom w:val="single" w:sz="4" w:space="0" w:color="auto"/>
              <w:right w:val="single" w:sz="4" w:space="0" w:color="auto"/>
            </w:tcBorders>
          </w:tcPr>
          <w:p w14:paraId="484DFA03" w14:textId="77777777" w:rsidR="00F30367" w:rsidRPr="00D00B03" w:rsidRDefault="00F30367">
            <w:pPr>
              <w:spacing w:line="276" w:lineRule="auto"/>
              <w:rPr>
                <w:rFonts w:cs="Arial"/>
              </w:rPr>
            </w:pPr>
          </w:p>
        </w:tc>
      </w:tr>
      <w:tr w:rsidR="00F30367" w14:paraId="01631B43" w14:textId="77777777" w:rsidTr="00F30367">
        <w:trPr>
          <w:jc w:val="center"/>
        </w:trPr>
        <w:tc>
          <w:tcPr>
            <w:tcW w:w="1176" w:type="dxa"/>
            <w:tcBorders>
              <w:top w:val="single" w:sz="4" w:space="0" w:color="auto"/>
              <w:left w:val="single" w:sz="4" w:space="0" w:color="auto"/>
              <w:bottom w:val="single" w:sz="4" w:space="0" w:color="auto"/>
              <w:right w:val="single" w:sz="4" w:space="0" w:color="auto"/>
            </w:tcBorders>
          </w:tcPr>
          <w:p w14:paraId="44C505E2" w14:textId="77777777" w:rsidR="00F30367" w:rsidRPr="00D00B03"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tcPr>
          <w:p w14:paraId="557F8CFC" w14:textId="77777777" w:rsidR="00F30367" w:rsidRPr="00D00B03" w:rsidRDefault="00B113DE">
            <w:pPr>
              <w:spacing w:line="276" w:lineRule="auto"/>
              <w:rPr>
                <w:rFonts w:cs="Arial"/>
              </w:rPr>
            </w:pPr>
            <w:r w:rsidRPr="00D00B03">
              <w:rPr>
                <w:rFonts w:cs="Arial"/>
              </w:rPr>
              <w:t>Faulty</w:t>
            </w:r>
          </w:p>
        </w:tc>
        <w:tc>
          <w:tcPr>
            <w:tcW w:w="1223" w:type="dxa"/>
            <w:tcBorders>
              <w:top w:val="single" w:sz="4" w:space="0" w:color="auto"/>
              <w:left w:val="single" w:sz="4" w:space="0" w:color="auto"/>
              <w:bottom w:val="single" w:sz="4" w:space="0" w:color="auto"/>
              <w:right w:val="single" w:sz="4" w:space="0" w:color="auto"/>
            </w:tcBorders>
          </w:tcPr>
          <w:p w14:paraId="1950903E" w14:textId="77777777" w:rsidR="00F30367" w:rsidRPr="00D00B03" w:rsidRDefault="00B113DE">
            <w:pPr>
              <w:spacing w:line="276" w:lineRule="auto"/>
              <w:rPr>
                <w:rFonts w:cs="Arial"/>
              </w:rPr>
            </w:pPr>
            <w:r w:rsidRPr="00D00B03">
              <w:rPr>
                <w:rFonts w:cs="Arial"/>
              </w:rPr>
              <w:t>0x3</w:t>
            </w:r>
          </w:p>
        </w:tc>
        <w:tc>
          <w:tcPr>
            <w:tcW w:w="2720" w:type="dxa"/>
            <w:tcBorders>
              <w:top w:val="single" w:sz="4" w:space="0" w:color="auto"/>
              <w:left w:val="single" w:sz="4" w:space="0" w:color="auto"/>
              <w:bottom w:val="single" w:sz="4" w:space="0" w:color="auto"/>
              <w:right w:val="single" w:sz="4" w:space="0" w:color="auto"/>
            </w:tcBorders>
          </w:tcPr>
          <w:p w14:paraId="42BA5531" w14:textId="77777777" w:rsidR="00F30367" w:rsidRPr="00D00B03" w:rsidRDefault="00F30367">
            <w:pPr>
              <w:spacing w:line="276" w:lineRule="auto"/>
              <w:rPr>
                <w:rFonts w:cs="Arial"/>
              </w:rPr>
            </w:pPr>
          </w:p>
        </w:tc>
      </w:tr>
    </w:tbl>
    <w:p w14:paraId="52198060" w14:textId="77777777" w:rsidR="00F30367" w:rsidRDefault="00F30367" w:rsidP="00F30367"/>
    <w:p w14:paraId="375ED511" w14:textId="77777777" w:rsidR="00F30367" w:rsidRDefault="00B113DE" w:rsidP="009B4C29">
      <w:pPr>
        <w:pStyle w:val="Heading4"/>
      </w:pPr>
      <w:r w:rsidRPr="00B9479B">
        <w:t>MD-REQ-196616/B-DriverDoorStatus</w:t>
      </w:r>
    </w:p>
    <w:p w14:paraId="4C20CB96" w14:textId="77777777" w:rsidR="00F30367" w:rsidRDefault="00B113DE" w:rsidP="00F30367">
      <w:pPr>
        <w:adjustRightInd w:val="0"/>
        <w:rPr>
          <w:rFonts w:cs="Arial"/>
        </w:rPr>
      </w:pPr>
      <w:r>
        <w:rPr>
          <w:rFonts w:cs="Arial"/>
        </w:rPr>
        <w:t>Message Type: Status</w:t>
      </w:r>
    </w:p>
    <w:p w14:paraId="212F0E3D" w14:textId="77777777" w:rsidR="00F30367" w:rsidRDefault="00F30367" w:rsidP="00F30367">
      <w:pPr>
        <w:adjustRightInd w:val="0"/>
        <w:rPr>
          <w:rFonts w:cs="Arial"/>
        </w:rPr>
      </w:pPr>
    </w:p>
    <w:p w14:paraId="2541FE59"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driver door status.</w:t>
      </w:r>
    </w:p>
    <w:p w14:paraId="6FC75B0B" w14:textId="77777777" w:rsidR="00F30367" w:rsidRDefault="00F30367" w:rsidP="00F30367">
      <w:pPr>
        <w:adjustRightInd w:val="0"/>
        <w:rPr>
          <w:rFonts w:cs="Arial"/>
        </w:rPr>
      </w:pP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1"/>
        <w:gridCol w:w="1896"/>
        <w:gridCol w:w="1223"/>
        <w:gridCol w:w="4170"/>
      </w:tblGrid>
      <w:tr w:rsidR="00F30367" w14:paraId="711FCF59"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4DFCB679"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72F114FF"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25BF810F" w14:textId="77777777" w:rsidR="00F30367" w:rsidRDefault="00B113DE">
            <w:pPr>
              <w:spacing w:line="276" w:lineRule="auto"/>
              <w:rPr>
                <w:rFonts w:cs="Arial"/>
                <w:b/>
              </w:rPr>
            </w:pPr>
            <w:r>
              <w:rPr>
                <w:rFonts w:cs="Arial"/>
                <w:b/>
              </w:rPr>
              <w:t>Value</w:t>
            </w:r>
          </w:p>
        </w:tc>
        <w:tc>
          <w:tcPr>
            <w:tcW w:w="4170" w:type="dxa"/>
            <w:tcBorders>
              <w:top w:val="single" w:sz="4" w:space="0" w:color="auto"/>
              <w:left w:val="single" w:sz="4" w:space="0" w:color="auto"/>
              <w:bottom w:val="single" w:sz="4" w:space="0" w:color="auto"/>
              <w:right w:val="single" w:sz="4" w:space="0" w:color="auto"/>
            </w:tcBorders>
            <w:hideMark/>
          </w:tcPr>
          <w:p w14:paraId="3EC6F132" w14:textId="77777777" w:rsidR="00F30367" w:rsidRDefault="00B113DE">
            <w:pPr>
              <w:spacing w:line="276" w:lineRule="auto"/>
              <w:rPr>
                <w:rFonts w:cs="Arial"/>
                <w:b/>
              </w:rPr>
            </w:pPr>
            <w:r>
              <w:rPr>
                <w:rFonts w:cs="Arial"/>
                <w:b/>
              </w:rPr>
              <w:t>Description</w:t>
            </w:r>
          </w:p>
        </w:tc>
      </w:tr>
      <w:tr w:rsidR="00F30367" w14:paraId="21DEE511"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6C626E68" w14:textId="77777777" w:rsidR="00F30367" w:rsidRDefault="00B113DE">
            <w:pPr>
              <w:spacing w:line="276" w:lineRule="auto"/>
              <w:rPr>
                <w:rFonts w:cs="Arial"/>
              </w:rPr>
            </w:pPr>
            <w:r w:rsidRPr="00C740F6">
              <w:rPr>
                <w:rFonts w:cs="Arial"/>
              </w:rPr>
              <w:t>DriverDoorStatus</w:t>
            </w:r>
          </w:p>
        </w:tc>
        <w:tc>
          <w:tcPr>
            <w:tcW w:w="1896" w:type="dxa"/>
            <w:tcBorders>
              <w:top w:val="single" w:sz="4" w:space="0" w:color="auto"/>
              <w:left w:val="single" w:sz="4" w:space="0" w:color="auto"/>
              <w:bottom w:val="single" w:sz="4" w:space="0" w:color="auto"/>
              <w:right w:val="single" w:sz="4" w:space="0" w:color="auto"/>
            </w:tcBorders>
            <w:hideMark/>
          </w:tcPr>
          <w:p w14:paraId="17328D56"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0964D1F8" w14:textId="77777777" w:rsidR="00F30367" w:rsidRDefault="00B113DE">
            <w:pPr>
              <w:spacing w:line="276" w:lineRule="auto"/>
              <w:rPr>
                <w:rFonts w:cs="Arial"/>
              </w:rPr>
            </w:pPr>
            <w:r>
              <w:rPr>
                <w:rFonts w:cs="Arial"/>
              </w:rPr>
              <w:t>-</w:t>
            </w:r>
          </w:p>
        </w:tc>
        <w:tc>
          <w:tcPr>
            <w:tcW w:w="4170" w:type="dxa"/>
            <w:tcBorders>
              <w:top w:val="single" w:sz="4" w:space="0" w:color="auto"/>
              <w:left w:val="single" w:sz="4" w:space="0" w:color="auto"/>
              <w:bottom w:val="single" w:sz="4" w:space="0" w:color="auto"/>
              <w:right w:val="single" w:sz="4" w:space="0" w:color="auto"/>
            </w:tcBorders>
          </w:tcPr>
          <w:p w14:paraId="7BD7D3A2" w14:textId="77777777" w:rsidR="00F30367" w:rsidRDefault="00F30367">
            <w:pPr>
              <w:spacing w:line="276" w:lineRule="auto"/>
              <w:rPr>
                <w:rFonts w:cs="Arial"/>
              </w:rPr>
            </w:pPr>
          </w:p>
        </w:tc>
      </w:tr>
      <w:tr w:rsidR="00F30367" w14:paraId="3E52EE58"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7F067059"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351108DC"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698DA394" w14:textId="77777777" w:rsidR="00F30367" w:rsidRDefault="00B113DE">
            <w:pPr>
              <w:spacing w:line="276" w:lineRule="auto"/>
              <w:rPr>
                <w:rFonts w:cs="Arial"/>
              </w:rPr>
            </w:pPr>
            <w:r>
              <w:rPr>
                <w:rFonts w:cs="Arial"/>
              </w:rPr>
              <w:t>0x0</w:t>
            </w:r>
          </w:p>
        </w:tc>
        <w:tc>
          <w:tcPr>
            <w:tcW w:w="4170" w:type="dxa"/>
            <w:tcBorders>
              <w:top w:val="single" w:sz="4" w:space="0" w:color="auto"/>
              <w:left w:val="single" w:sz="4" w:space="0" w:color="auto"/>
              <w:bottom w:val="single" w:sz="4" w:space="0" w:color="auto"/>
              <w:right w:val="single" w:sz="4" w:space="0" w:color="auto"/>
            </w:tcBorders>
          </w:tcPr>
          <w:p w14:paraId="79C965CA" w14:textId="77777777" w:rsidR="00F30367" w:rsidRDefault="00F30367">
            <w:pPr>
              <w:spacing w:line="276" w:lineRule="auto"/>
              <w:rPr>
                <w:rFonts w:cs="Arial"/>
              </w:rPr>
            </w:pPr>
          </w:p>
        </w:tc>
      </w:tr>
      <w:tr w:rsidR="00F30367" w14:paraId="17E47D89"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0E8E7878"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0AB0468C"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278F301E" w14:textId="77777777" w:rsidR="00F30367" w:rsidRDefault="00B113DE">
            <w:pPr>
              <w:spacing w:line="276" w:lineRule="auto"/>
              <w:rPr>
                <w:rFonts w:cs="Arial"/>
              </w:rPr>
            </w:pPr>
            <w:r>
              <w:rPr>
                <w:rFonts w:cs="Arial"/>
              </w:rPr>
              <w:t>0x1</w:t>
            </w:r>
          </w:p>
        </w:tc>
        <w:tc>
          <w:tcPr>
            <w:tcW w:w="4170" w:type="dxa"/>
            <w:tcBorders>
              <w:top w:val="single" w:sz="4" w:space="0" w:color="auto"/>
              <w:left w:val="single" w:sz="4" w:space="0" w:color="auto"/>
              <w:bottom w:val="single" w:sz="4" w:space="0" w:color="auto"/>
              <w:right w:val="single" w:sz="4" w:space="0" w:color="auto"/>
            </w:tcBorders>
          </w:tcPr>
          <w:p w14:paraId="3B35BEC6" w14:textId="77777777" w:rsidR="00F30367" w:rsidRDefault="00F30367">
            <w:pPr>
              <w:spacing w:line="276" w:lineRule="auto"/>
              <w:rPr>
                <w:rFonts w:cs="Arial"/>
              </w:rPr>
            </w:pPr>
          </w:p>
        </w:tc>
      </w:tr>
    </w:tbl>
    <w:p w14:paraId="33B0AED0" w14:textId="77777777" w:rsidR="00F30367" w:rsidRDefault="00F30367" w:rsidP="00F30367"/>
    <w:p w14:paraId="1C2F2453" w14:textId="77777777" w:rsidR="00F30367" w:rsidRDefault="00B113DE" w:rsidP="009B4C29">
      <w:pPr>
        <w:pStyle w:val="Heading4"/>
      </w:pPr>
      <w:r w:rsidRPr="00B9479B">
        <w:t>MD-REQ-196617/B-PassengerDoorStatus</w:t>
      </w:r>
    </w:p>
    <w:p w14:paraId="579157EC" w14:textId="77777777" w:rsidR="00F30367" w:rsidRDefault="00B113DE" w:rsidP="00F30367">
      <w:pPr>
        <w:adjustRightInd w:val="0"/>
        <w:rPr>
          <w:rFonts w:cs="Arial"/>
        </w:rPr>
      </w:pPr>
      <w:r>
        <w:rPr>
          <w:rFonts w:cs="Arial"/>
        </w:rPr>
        <w:t>Message Type: Status</w:t>
      </w:r>
    </w:p>
    <w:p w14:paraId="7DE6D56B" w14:textId="77777777" w:rsidR="00F30367" w:rsidRDefault="00F30367" w:rsidP="00F30367">
      <w:pPr>
        <w:adjustRightInd w:val="0"/>
        <w:rPr>
          <w:rFonts w:cs="Arial"/>
        </w:rPr>
      </w:pPr>
    </w:p>
    <w:p w14:paraId="1B965E2A"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passenger door status.</w:t>
      </w:r>
    </w:p>
    <w:p w14:paraId="72A72122" w14:textId="77777777" w:rsidR="00F30367" w:rsidRDefault="00F30367" w:rsidP="00F30367">
      <w:pPr>
        <w:adjustRightInd w:val="0"/>
        <w:rPr>
          <w:rFonts w:cs="Arial"/>
        </w:rPr>
      </w:pP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1"/>
        <w:gridCol w:w="1896"/>
        <w:gridCol w:w="1223"/>
        <w:gridCol w:w="4170"/>
      </w:tblGrid>
      <w:tr w:rsidR="00F30367" w14:paraId="68471BF2"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10AF182E"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283F55E2"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20CE8948" w14:textId="77777777" w:rsidR="00F30367" w:rsidRDefault="00B113DE">
            <w:pPr>
              <w:spacing w:line="276" w:lineRule="auto"/>
              <w:rPr>
                <w:rFonts w:cs="Arial"/>
                <w:b/>
              </w:rPr>
            </w:pPr>
            <w:r>
              <w:rPr>
                <w:rFonts w:cs="Arial"/>
                <w:b/>
              </w:rPr>
              <w:t>Value</w:t>
            </w:r>
          </w:p>
        </w:tc>
        <w:tc>
          <w:tcPr>
            <w:tcW w:w="4170" w:type="dxa"/>
            <w:tcBorders>
              <w:top w:val="single" w:sz="4" w:space="0" w:color="auto"/>
              <w:left w:val="single" w:sz="4" w:space="0" w:color="auto"/>
              <w:bottom w:val="single" w:sz="4" w:space="0" w:color="auto"/>
              <w:right w:val="single" w:sz="4" w:space="0" w:color="auto"/>
            </w:tcBorders>
            <w:hideMark/>
          </w:tcPr>
          <w:p w14:paraId="2E756241" w14:textId="77777777" w:rsidR="00F30367" w:rsidRDefault="00B113DE">
            <w:pPr>
              <w:spacing w:line="276" w:lineRule="auto"/>
              <w:rPr>
                <w:rFonts w:cs="Arial"/>
                <w:b/>
              </w:rPr>
            </w:pPr>
            <w:r>
              <w:rPr>
                <w:rFonts w:cs="Arial"/>
                <w:b/>
              </w:rPr>
              <w:t>Description</w:t>
            </w:r>
          </w:p>
        </w:tc>
      </w:tr>
      <w:tr w:rsidR="00F30367" w14:paraId="15C8EB40"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0B0805EF" w14:textId="77777777" w:rsidR="00F30367" w:rsidRDefault="00B113DE">
            <w:pPr>
              <w:spacing w:line="276" w:lineRule="auto"/>
              <w:rPr>
                <w:rFonts w:cs="Arial"/>
              </w:rPr>
            </w:pPr>
            <w:r w:rsidRPr="00535F2B">
              <w:rPr>
                <w:rFonts w:cs="Arial"/>
              </w:rPr>
              <w:t>PassengerDoorStatus</w:t>
            </w:r>
          </w:p>
        </w:tc>
        <w:tc>
          <w:tcPr>
            <w:tcW w:w="1896" w:type="dxa"/>
            <w:tcBorders>
              <w:top w:val="single" w:sz="4" w:space="0" w:color="auto"/>
              <w:left w:val="single" w:sz="4" w:space="0" w:color="auto"/>
              <w:bottom w:val="single" w:sz="4" w:space="0" w:color="auto"/>
              <w:right w:val="single" w:sz="4" w:space="0" w:color="auto"/>
            </w:tcBorders>
            <w:hideMark/>
          </w:tcPr>
          <w:p w14:paraId="4DD84E55"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7E41E8AB" w14:textId="77777777" w:rsidR="00F30367" w:rsidRDefault="00B113DE">
            <w:pPr>
              <w:spacing w:line="276" w:lineRule="auto"/>
              <w:rPr>
                <w:rFonts w:cs="Arial"/>
              </w:rPr>
            </w:pPr>
            <w:r>
              <w:rPr>
                <w:rFonts w:cs="Arial"/>
              </w:rPr>
              <w:t>-</w:t>
            </w:r>
          </w:p>
        </w:tc>
        <w:tc>
          <w:tcPr>
            <w:tcW w:w="4170" w:type="dxa"/>
            <w:tcBorders>
              <w:top w:val="single" w:sz="4" w:space="0" w:color="auto"/>
              <w:left w:val="single" w:sz="4" w:space="0" w:color="auto"/>
              <w:bottom w:val="single" w:sz="4" w:space="0" w:color="auto"/>
              <w:right w:val="single" w:sz="4" w:space="0" w:color="auto"/>
            </w:tcBorders>
          </w:tcPr>
          <w:p w14:paraId="4187E780" w14:textId="77777777" w:rsidR="00F30367" w:rsidRDefault="00F30367">
            <w:pPr>
              <w:spacing w:line="276" w:lineRule="auto"/>
              <w:rPr>
                <w:rFonts w:cs="Arial"/>
              </w:rPr>
            </w:pPr>
          </w:p>
        </w:tc>
      </w:tr>
      <w:tr w:rsidR="00F30367" w14:paraId="0C16E6A8"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57F5B03E"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07772AFF"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01B91E68" w14:textId="77777777" w:rsidR="00F30367" w:rsidRDefault="00B113DE">
            <w:pPr>
              <w:spacing w:line="276" w:lineRule="auto"/>
              <w:rPr>
                <w:rFonts w:cs="Arial"/>
              </w:rPr>
            </w:pPr>
            <w:r>
              <w:rPr>
                <w:rFonts w:cs="Arial"/>
              </w:rPr>
              <w:t>0x0</w:t>
            </w:r>
          </w:p>
        </w:tc>
        <w:tc>
          <w:tcPr>
            <w:tcW w:w="4170" w:type="dxa"/>
            <w:tcBorders>
              <w:top w:val="single" w:sz="4" w:space="0" w:color="auto"/>
              <w:left w:val="single" w:sz="4" w:space="0" w:color="auto"/>
              <w:bottom w:val="single" w:sz="4" w:space="0" w:color="auto"/>
              <w:right w:val="single" w:sz="4" w:space="0" w:color="auto"/>
            </w:tcBorders>
          </w:tcPr>
          <w:p w14:paraId="35D01DE0" w14:textId="77777777" w:rsidR="00F30367" w:rsidRDefault="00F30367">
            <w:pPr>
              <w:spacing w:line="276" w:lineRule="auto"/>
              <w:rPr>
                <w:rFonts w:cs="Arial"/>
              </w:rPr>
            </w:pPr>
          </w:p>
        </w:tc>
      </w:tr>
      <w:tr w:rsidR="00F30367" w14:paraId="20EB6824"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659B8210"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19D98126"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483C4068" w14:textId="77777777" w:rsidR="00F30367" w:rsidRDefault="00B113DE">
            <w:pPr>
              <w:spacing w:line="276" w:lineRule="auto"/>
              <w:rPr>
                <w:rFonts w:cs="Arial"/>
              </w:rPr>
            </w:pPr>
            <w:r>
              <w:rPr>
                <w:rFonts w:cs="Arial"/>
              </w:rPr>
              <w:t>0x1</w:t>
            </w:r>
          </w:p>
        </w:tc>
        <w:tc>
          <w:tcPr>
            <w:tcW w:w="4170" w:type="dxa"/>
            <w:tcBorders>
              <w:top w:val="single" w:sz="4" w:space="0" w:color="auto"/>
              <w:left w:val="single" w:sz="4" w:space="0" w:color="auto"/>
              <w:bottom w:val="single" w:sz="4" w:space="0" w:color="auto"/>
              <w:right w:val="single" w:sz="4" w:space="0" w:color="auto"/>
            </w:tcBorders>
          </w:tcPr>
          <w:p w14:paraId="4A7FB910" w14:textId="77777777" w:rsidR="00F30367" w:rsidRDefault="00F30367">
            <w:pPr>
              <w:spacing w:line="276" w:lineRule="auto"/>
              <w:rPr>
                <w:rFonts w:cs="Arial"/>
              </w:rPr>
            </w:pPr>
          </w:p>
        </w:tc>
      </w:tr>
    </w:tbl>
    <w:p w14:paraId="0206F1F1" w14:textId="77777777" w:rsidR="00F30367" w:rsidRDefault="00F30367" w:rsidP="00F30367"/>
    <w:p w14:paraId="5F7C5B41" w14:textId="77777777" w:rsidR="00F30367" w:rsidRDefault="00F30367" w:rsidP="00F30367"/>
    <w:p w14:paraId="40C5A901" w14:textId="77777777" w:rsidR="00F30367" w:rsidRDefault="00B113DE" w:rsidP="009B4C29">
      <w:pPr>
        <w:pStyle w:val="Heading4"/>
      </w:pPr>
      <w:r w:rsidRPr="00B9479B">
        <w:t>MD-REQ-288949/B-RearLeftDoorStatus</w:t>
      </w:r>
    </w:p>
    <w:p w14:paraId="79F1546A" w14:textId="77777777" w:rsidR="00F30367" w:rsidRDefault="00B113DE" w:rsidP="00F30367">
      <w:pPr>
        <w:adjustRightInd w:val="0"/>
        <w:rPr>
          <w:rFonts w:cs="Arial"/>
        </w:rPr>
      </w:pPr>
      <w:r>
        <w:rPr>
          <w:rFonts w:cs="Arial"/>
        </w:rPr>
        <w:t>Message Type: Status</w:t>
      </w:r>
    </w:p>
    <w:p w14:paraId="3A406A88" w14:textId="77777777" w:rsidR="00F30367" w:rsidRDefault="00F30367" w:rsidP="00F30367">
      <w:pPr>
        <w:adjustRightInd w:val="0"/>
        <w:rPr>
          <w:rFonts w:cs="Arial"/>
        </w:rPr>
      </w:pPr>
    </w:p>
    <w:p w14:paraId="5443BF58"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rear left door status.</w:t>
      </w:r>
    </w:p>
    <w:p w14:paraId="461067F0" w14:textId="77777777" w:rsidR="00F30367" w:rsidRDefault="00F30367" w:rsidP="00F30367">
      <w:pPr>
        <w:adjustRightInd w:val="0"/>
        <w:rPr>
          <w:rFonts w:cs="Arial"/>
        </w:rPr>
      </w:pPr>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6"/>
        <w:gridCol w:w="1896"/>
        <w:gridCol w:w="1223"/>
        <w:gridCol w:w="2365"/>
      </w:tblGrid>
      <w:tr w:rsidR="00F30367" w14:paraId="6C33B7B8"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hideMark/>
          </w:tcPr>
          <w:p w14:paraId="7E703B46"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329EEB82"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15BDB677" w14:textId="77777777" w:rsidR="00F30367" w:rsidRDefault="00B113DE">
            <w:pPr>
              <w:spacing w:line="276" w:lineRule="auto"/>
              <w:rPr>
                <w:rFonts w:cs="Arial"/>
                <w:b/>
              </w:rPr>
            </w:pPr>
            <w:r>
              <w:rPr>
                <w:rFonts w:cs="Arial"/>
                <w:b/>
              </w:rPr>
              <w:t>Value</w:t>
            </w:r>
          </w:p>
        </w:tc>
        <w:tc>
          <w:tcPr>
            <w:tcW w:w="2365" w:type="dxa"/>
            <w:tcBorders>
              <w:top w:val="single" w:sz="4" w:space="0" w:color="auto"/>
              <w:left w:val="single" w:sz="4" w:space="0" w:color="auto"/>
              <w:bottom w:val="single" w:sz="4" w:space="0" w:color="auto"/>
              <w:right w:val="single" w:sz="4" w:space="0" w:color="auto"/>
            </w:tcBorders>
            <w:hideMark/>
          </w:tcPr>
          <w:p w14:paraId="2A0DBDB6" w14:textId="77777777" w:rsidR="00F30367" w:rsidRDefault="00B113DE">
            <w:pPr>
              <w:spacing w:line="276" w:lineRule="auto"/>
              <w:rPr>
                <w:rFonts w:cs="Arial"/>
                <w:b/>
              </w:rPr>
            </w:pPr>
            <w:r>
              <w:rPr>
                <w:rFonts w:cs="Arial"/>
                <w:b/>
              </w:rPr>
              <w:t>Description</w:t>
            </w:r>
          </w:p>
        </w:tc>
      </w:tr>
      <w:tr w:rsidR="00F30367" w14:paraId="5086CF57"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hideMark/>
          </w:tcPr>
          <w:p w14:paraId="171C0E6C" w14:textId="77777777" w:rsidR="00F30367" w:rsidRDefault="00B113DE">
            <w:pPr>
              <w:spacing w:line="276" w:lineRule="auto"/>
              <w:rPr>
                <w:rFonts w:cs="Arial"/>
              </w:rPr>
            </w:pPr>
            <w:r>
              <w:rPr>
                <w:rFonts w:cs="Arial"/>
              </w:rPr>
              <w:t>RearLeftDoorStatus</w:t>
            </w:r>
          </w:p>
        </w:tc>
        <w:tc>
          <w:tcPr>
            <w:tcW w:w="1896" w:type="dxa"/>
            <w:tcBorders>
              <w:top w:val="single" w:sz="4" w:space="0" w:color="auto"/>
              <w:left w:val="single" w:sz="4" w:space="0" w:color="auto"/>
              <w:bottom w:val="single" w:sz="4" w:space="0" w:color="auto"/>
              <w:right w:val="single" w:sz="4" w:space="0" w:color="auto"/>
            </w:tcBorders>
            <w:hideMark/>
          </w:tcPr>
          <w:p w14:paraId="2A621363"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0F8E81C1" w14:textId="77777777" w:rsidR="00F30367" w:rsidRDefault="00B113DE">
            <w:pPr>
              <w:spacing w:line="276" w:lineRule="auto"/>
              <w:rPr>
                <w:rFonts w:cs="Arial"/>
              </w:rPr>
            </w:pPr>
            <w:r>
              <w:rPr>
                <w:rFonts w:cs="Arial"/>
              </w:rPr>
              <w:t>-</w:t>
            </w:r>
          </w:p>
        </w:tc>
        <w:tc>
          <w:tcPr>
            <w:tcW w:w="2365" w:type="dxa"/>
            <w:tcBorders>
              <w:top w:val="single" w:sz="4" w:space="0" w:color="auto"/>
              <w:left w:val="single" w:sz="4" w:space="0" w:color="auto"/>
              <w:bottom w:val="single" w:sz="4" w:space="0" w:color="auto"/>
              <w:right w:val="single" w:sz="4" w:space="0" w:color="auto"/>
            </w:tcBorders>
          </w:tcPr>
          <w:p w14:paraId="691472D9" w14:textId="77777777" w:rsidR="00F30367" w:rsidRDefault="00F30367">
            <w:pPr>
              <w:spacing w:line="276" w:lineRule="auto"/>
              <w:rPr>
                <w:rFonts w:cs="Arial"/>
              </w:rPr>
            </w:pPr>
          </w:p>
        </w:tc>
      </w:tr>
      <w:tr w:rsidR="00F30367" w14:paraId="21FA2EC9"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tcPr>
          <w:p w14:paraId="5ECD14A5"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7C9DE830"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50E16901" w14:textId="77777777" w:rsidR="00F30367" w:rsidRDefault="00B113DE">
            <w:pPr>
              <w:spacing w:line="276" w:lineRule="auto"/>
              <w:rPr>
                <w:rFonts w:cs="Arial"/>
              </w:rPr>
            </w:pPr>
            <w:r>
              <w:rPr>
                <w:rFonts w:cs="Arial"/>
              </w:rPr>
              <w:t>0x0</w:t>
            </w:r>
          </w:p>
        </w:tc>
        <w:tc>
          <w:tcPr>
            <w:tcW w:w="2365" w:type="dxa"/>
            <w:tcBorders>
              <w:top w:val="single" w:sz="4" w:space="0" w:color="auto"/>
              <w:left w:val="single" w:sz="4" w:space="0" w:color="auto"/>
              <w:bottom w:val="single" w:sz="4" w:space="0" w:color="auto"/>
              <w:right w:val="single" w:sz="4" w:space="0" w:color="auto"/>
            </w:tcBorders>
          </w:tcPr>
          <w:p w14:paraId="72863708" w14:textId="77777777" w:rsidR="00F30367" w:rsidRDefault="00F30367">
            <w:pPr>
              <w:spacing w:line="276" w:lineRule="auto"/>
              <w:rPr>
                <w:rFonts w:cs="Arial"/>
              </w:rPr>
            </w:pPr>
          </w:p>
        </w:tc>
      </w:tr>
      <w:tr w:rsidR="00F30367" w14:paraId="0A758F17"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tcPr>
          <w:p w14:paraId="15E198AF"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0AAB25E1"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62D8D3F8" w14:textId="77777777" w:rsidR="00F30367" w:rsidRDefault="00B113DE">
            <w:pPr>
              <w:spacing w:line="276" w:lineRule="auto"/>
              <w:rPr>
                <w:rFonts w:cs="Arial"/>
              </w:rPr>
            </w:pPr>
            <w:r>
              <w:rPr>
                <w:rFonts w:cs="Arial"/>
              </w:rPr>
              <w:t>0x1</w:t>
            </w:r>
          </w:p>
        </w:tc>
        <w:tc>
          <w:tcPr>
            <w:tcW w:w="2365" w:type="dxa"/>
            <w:tcBorders>
              <w:top w:val="single" w:sz="4" w:space="0" w:color="auto"/>
              <w:left w:val="single" w:sz="4" w:space="0" w:color="auto"/>
              <w:bottom w:val="single" w:sz="4" w:space="0" w:color="auto"/>
              <w:right w:val="single" w:sz="4" w:space="0" w:color="auto"/>
            </w:tcBorders>
          </w:tcPr>
          <w:p w14:paraId="3348C9E1" w14:textId="77777777" w:rsidR="00F30367" w:rsidRDefault="00F30367">
            <w:pPr>
              <w:spacing w:line="276" w:lineRule="auto"/>
              <w:rPr>
                <w:rFonts w:cs="Arial"/>
              </w:rPr>
            </w:pPr>
          </w:p>
        </w:tc>
      </w:tr>
    </w:tbl>
    <w:p w14:paraId="5AFF0A5E" w14:textId="77777777" w:rsidR="00F30367" w:rsidRDefault="00F30367" w:rsidP="00F30367"/>
    <w:p w14:paraId="053DAE04" w14:textId="77777777" w:rsidR="00F30367" w:rsidRDefault="00B113DE" w:rsidP="009B4C29">
      <w:pPr>
        <w:pStyle w:val="Heading4"/>
      </w:pPr>
      <w:r w:rsidRPr="00B9479B">
        <w:t>MD-REQ-288950/B-RearRightDoorStatus</w:t>
      </w:r>
    </w:p>
    <w:p w14:paraId="2A497837" w14:textId="77777777" w:rsidR="00F30367" w:rsidRDefault="00B113DE" w:rsidP="00F30367">
      <w:pPr>
        <w:adjustRightInd w:val="0"/>
        <w:rPr>
          <w:rFonts w:cs="Arial"/>
        </w:rPr>
      </w:pPr>
      <w:r>
        <w:rPr>
          <w:rFonts w:cs="Arial"/>
        </w:rPr>
        <w:t>Message Type: Status</w:t>
      </w:r>
    </w:p>
    <w:p w14:paraId="5F95A8A0" w14:textId="77777777" w:rsidR="00F30367" w:rsidRDefault="00F30367" w:rsidP="00F30367">
      <w:pPr>
        <w:adjustRightInd w:val="0"/>
        <w:rPr>
          <w:rFonts w:cs="Arial"/>
        </w:rPr>
      </w:pPr>
    </w:p>
    <w:p w14:paraId="0B72E961"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rear right door status.</w:t>
      </w:r>
    </w:p>
    <w:p w14:paraId="526FED41" w14:textId="77777777" w:rsidR="00F30367" w:rsidRDefault="00F30367" w:rsidP="00F30367">
      <w:pPr>
        <w:adjustRightInd w:val="0"/>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6"/>
        <w:gridCol w:w="1896"/>
        <w:gridCol w:w="1223"/>
        <w:gridCol w:w="2365"/>
      </w:tblGrid>
      <w:tr w:rsidR="00F30367" w14:paraId="479E4ED5"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hideMark/>
          </w:tcPr>
          <w:p w14:paraId="2AEDA73D"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7A3593B7"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7470DB66" w14:textId="77777777" w:rsidR="00F30367" w:rsidRDefault="00B113DE">
            <w:pPr>
              <w:spacing w:line="276" w:lineRule="auto"/>
              <w:rPr>
                <w:rFonts w:cs="Arial"/>
                <w:b/>
              </w:rPr>
            </w:pPr>
            <w:r>
              <w:rPr>
                <w:rFonts w:cs="Arial"/>
                <w:b/>
              </w:rPr>
              <w:t>Value</w:t>
            </w:r>
          </w:p>
        </w:tc>
        <w:tc>
          <w:tcPr>
            <w:tcW w:w="2365" w:type="dxa"/>
            <w:tcBorders>
              <w:top w:val="single" w:sz="4" w:space="0" w:color="auto"/>
              <w:left w:val="single" w:sz="4" w:space="0" w:color="auto"/>
              <w:bottom w:val="single" w:sz="4" w:space="0" w:color="auto"/>
              <w:right w:val="single" w:sz="4" w:space="0" w:color="auto"/>
            </w:tcBorders>
            <w:hideMark/>
          </w:tcPr>
          <w:p w14:paraId="289DC514" w14:textId="77777777" w:rsidR="00F30367" w:rsidRDefault="00B113DE">
            <w:pPr>
              <w:spacing w:line="276" w:lineRule="auto"/>
              <w:rPr>
                <w:rFonts w:cs="Arial"/>
                <w:b/>
              </w:rPr>
            </w:pPr>
            <w:r>
              <w:rPr>
                <w:rFonts w:cs="Arial"/>
                <w:b/>
              </w:rPr>
              <w:t>Description</w:t>
            </w:r>
          </w:p>
        </w:tc>
      </w:tr>
      <w:tr w:rsidR="00F30367" w14:paraId="08E2E20F"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hideMark/>
          </w:tcPr>
          <w:p w14:paraId="1F430E8F" w14:textId="77777777" w:rsidR="00F30367" w:rsidRDefault="00B113DE" w:rsidP="00F30367">
            <w:pPr>
              <w:spacing w:line="276" w:lineRule="auto"/>
              <w:rPr>
                <w:rFonts w:cs="Arial"/>
              </w:rPr>
            </w:pPr>
            <w:r>
              <w:rPr>
                <w:rFonts w:cs="Arial"/>
              </w:rPr>
              <w:t>RearRightDoorStatus</w:t>
            </w:r>
          </w:p>
        </w:tc>
        <w:tc>
          <w:tcPr>
            <w:tcW w:w="1896" w:type="dxa"/>
            <w:tcBorders>
              <w:top w:val="single" w:sz="4" w:space="0" w:color="auto"/>
              <w:left w:val="single" w:sz="4" w:space="0" w:color="auto"/>
              <w:bottom w:val="single" w:sz="4" w:space="0" w:color="auto"/>
              <w:right w:val="single" w:sz="4" w:space="0" w:color="auto"/>
            </w:tcBorders>
            <w:hideMark/>
          </w:tcPr>
          <w:p w14:paraId="6A923ADF"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06E95C53" w14:textId="77777777" w:rsidR="00F30367" w:rsidRDefault="00B113DE">
            <w:pPr>
              <w:spacing w:line="276" w:lineRule="auto"/>
              <w:rPr>
                <w:rFonts w:cs="Arial"/>
              </w:rPr>
            </w:pPr>
            <w:r>
              <w:rPr>
                <w:rFonts w:cs="Arial"/>
              </w:rPr>
              <w:t>-</w:t>
            </w:r>
          </w:p>
        </w:tc>
        <w:tc>
          <w:tcPr>
            <w:tcW w:w="2365" w:type="dxa"/>
            <w:tcBorders>
              <w:top w:val="single" w:sz="4" w:space="0" w:color="auto"/>
              <w:left w:val="single" w:sz="4" w:space="0" w:color="auto"/>
              <w:bottom w:val="single" w:sz="4" w:space="0" w:color="auto"/>
              <w:right w:val="single" w:sz="4" w:space="0" w:color="auto"/>
            </w:tcBorders>
          </w:tcPr>
          <w:p w14:paraId="4187916D" w14:textId="77777777" w:rsidR="00F30367" w:rsidRDefault="00F30367">
            <w:pPr>
              <w:spacing w:line="276" w:lineRule="auto"/>
              <w:rPr>
                <w:rFonts w:cs="Arial"/>
              </w:rPr>
            </w:pPr>
          </w:p>
        </w:tc>
      </w:tr>
      <w:tr w:rsidR="00F30367" w14:paraId="2ECC5AF9"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tcPr>
          <w:p w14:paraId="03071CAA"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42E3569C"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267E8900" w14:textId="77777777" w:rsidR="00F30367" w:rsidRDefault="00B113DE">
            <w:pPr>
              <w:spacing w:line="276" w:lineRule="auto"/>
              <w:rPr>
                <w:rFonts w:cs="Arial"/>
              </w:rPr>
            </w:pPr>
            <w:r>
              <w:rPr>
                <w:rFonts w:cs="Arial"/>
              </w:rPr>
              <w:t>0x0</w:t>
            </w:r>
          </w:p>
        </w:tc>
        <w:tc>
          <w:tcPr>
            <w:tcW w:w="2365" w:type="dxa"/>
            <w:tcBorders>
              <w:top w:val="single" w:sz="4" w:space="0" w:color="auto"/>
              <w:left w:val="single" w:sz="4" w:space="0" w:color="auto"/>
              <w:bottom w:val="single" w:sz="4" w:space="0" w:color="auto"/>
              <w:right w:val="single" w:sz="4" w:space="0" w:color="auto"/>
            </w:tcBorders>
          </w:tcPr>
          <w:p w14:paraId="5F5A85D0" w14:textId="77777777" w:rsidR="00F30367" w:rsidRDefault="00F30367">
            <w:pPr>
              <w:spacing w:line="276" w:lineRule="auto"/>
              <w:rPr>
                <w:rFonts w:cs="Arial"/>
              </w:rPr>
            </w:pPr>
          </w:p>
        </w:tc>
      </w:tr>
      <w:tr w:rsidR="00F30367" w14:paraId="3DE85B6F" w14:textId="77777777" w:rsidTr="00F30367">
        <w:trPr>
          <w:jc w:val="center"/>
        </w:trPr>
        <w:tc>
          <w:tcPr>
            <w:tcW w:w="2346" w:type="dxa"/>
            <w:tcBorders>
              <w:top w:val="single" w:sz="4" w:space="0" w:color="auto"/>
              <w:left w:val="single" w:sz="4" w:space="0" w:color="auto"/>
              <w:bottom w:val="single" w:sz="4" w:space="0" w:color="auto"/>
              <w:right w:val="single" w:sz="4" w:space="0" w:color="auto"/>
            </w:tcBorders>
          </w:tcPr>
          <w:p w14:paraId="70CAD733"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30AEAA14"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37BF8022" w14:textId="77777777" w:rsidR="00F30367" w:rsidRDefault="00B113DE">
            <w:pPr>
              <w:spacing w:line="276" w:lineRule="auto"/>
              <w:rPr>
                <w:rFonts w:cs="Arial"/>
              </w:rPr>
            </w:pPr>
            <w:r>
              <w:rPr>
                <w:rFonts w:cs="Arial"/>
              </w:rPr>
              <w:t>0x1</w:t>
            </w:r>
          </w:p>
        </w:tc>
        <w:tc>
          <w:tcPr>
            <w:tcW w:w="2365" w:type="dxa"/>
            <w:tcBorders>
              <w:top w:val="single" w:sz="4" w:space="0" w:color="auto"/>
              <w:left w:val="single" w:sz="4" w:space="0" w:color="auto"/>
              <w:bottom w:val="single" w:sz="4" w:space="0" w:color="auto"/>
              <w:right w:val="single" w:sz="4" w:space="0" w:color="auto"/>
            </w:tcBorders>
          </w:tcPr>
          <w:p w14:paraId="48A35B0A" w14:textId="77777777" w:rsidR="00F30367" w:rsidRDefault="00F30367">
            <w:pPr>
              <w:spacing w:line="276" w:lineRule="auto"/>
              <w:rPr>
                <w:rFonts w:cs="Arial"/>
              </w:rPr>
            </w:pPr>
          </w:p>
        </w:tc>
      </w:tr>
    </w:tbl>
    <w:p w14:paraId="16089222" w14:textId="77777777" w:rsidR="00F30367" w:rsidRDefault="00F30367" w:rsidP="00F30367"/>
    <w:p w14:paraId="61DAEFE7" w14:textId="77777777" w:rsidR="00F30367" w:rsidRDefault="00B113DE" w:rsidP="009B4C29">
      <w:pPr>
        <w:pStyle w:val="Heading4"/>
      </w:pPr>
      <w:r w:rsidRPr="00B9479B">
        <w:t>MD-REQ-330585/A-TrunkTailgateStatus</w:t>
      </w:r>
    </w:p>
    <w:p w14:paraId="27324AAF" w14:textId="77777777" w:rsidR="00F30367" w:rsidRDefault="00B113DE" w:rsidP="00F30367">
      <w:pPr>
        <w:adjustRightInd w:val="0"/>
        <w:rPr>
          <w:rFonts w:cs="Arial"/>
        </w:rPr>
      </w:pPr>
      <w:r>
        <w:rPr>
          <w:rFonts w:cs="Arial"/>
        </w:rPr>
        <w:t>Message Type: Status</w:t>
      </w:r>
    </w:p>
    <w:p w14:paraId="4F67E647" w14:textId="77777777" w:rsidR="00F30367" w:rsidRDefault="00F30367" w:rsidP="00F30367">
      <w:pPr>
        <w:adjustRightInd w:val="0"/>
        <w:rPr>
          <w:rFonts w:cs="Arial"/>
        </w:rPr>
      </w:pPr>
    </w:p>
    <w:p w14:paraId="5FFA0F4D"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trunk/tailgate status.</w:t>
      </w:r>
    </w:p>
    <w:p w14:paraId="1729F130" w14:textId="77777777" w:rsidR="00F30367" w:rsidRDefault="00F30367" w:rsidP="00F30367">
      <w:pPr>
        <w:adjustRightInd w:val="0"/>
        <w:rPr>
          <w:rFonts w:cs="Arial"/>
        </w:rPr>
      </w:pP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1"/>
        <w:gridCol w:w="1896"/>
        <w:gridCol w:w="1223"/>
        <w:gridCol w:w="4170"/>
      </w:tblGrid>
      <w:tr w:rsidR="00F30367" w14:paraId="66D492A2"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3F168DB6"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5F475FB3"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502F3509" w14:textId="77777777" w:rsidR="00F30367" w:rsidRDefault="00B113DE">
            <w:pPr>
              <w:spacing w:line="276" w:lineRule="auto"/>
              <w:rPr>
                <w:rFonts w:cs="Arial"/>
                <w:b/>
              </w:rPr>
            </w:pPr>
            <w:r>
              <w:rPr>
                <w:rFonts w:cs="Arial"/>
                <w:b/>
              </w:rPr>
              <w:t>Value</w:t>
            </w:r>
          </w:p>
        </w:tc>
        <w:tc>
          <w:tcPr>
            <w:tcW w:w="4170" w:type="dxa"/>
            <w:tcBorders>
              <w:top w:val="single" w:sz="4" w:space="0" w:color="auto"/>
              <w:left w:val="single" w:sz="4" w:space="0" w:color="auto"/>
              <w:bottom w:val="single" w:sz="4" w:space="0" w:color="auto"/>
              <w:right w:val="single" w:sz="4" w:space="0" w:color="auto"/>
            </w:tcBorders>
            <w:hideMark/>
          </w:tcPr>
          <w:p w14:paraId="3E128066" w14:textId="77777777" w:rsidR="00F30367" w:rsidRDefault="00B113DE">
            <w:pPr>
              <w:spacing w:line="276" w:lineRule="auto"/>
              <w:rPr>
                <w:rFonts w:cs="Arial"/>
                <w:b/>
              </w:rPr>
            </w:pPr>
            <w:r>
              <w:rPr>
                <w:rFonts w:cs="Arial"/>
                <w:b/>
              </w:rPr>
              <w:t>Description</w:t>
            </w:r>
          </w:p>
        </w:tc>
      </w:tr>
      <w:tr w:rsidR="00F30367" w14:paraId="35CE3850"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040A38EE" w14:textId="77777777" w:rsidR="00F30367" w:rsidRDefault="00B113DE" w:rsidP="00F30367">
            <w:pPr>
              <w:spacing w:line="276" w:lineRule="auto"/>
              <w:rPr>
                <w:rFonts w:cs="Arial"/>
              </w:rPr>
            </w:pPr>
            <w:r>
              <w:rPr>
                <w:rFonts w:cs="Arial"/>
              </w:rPr>
              <w:t>TrunkTailgate</w:t>
            </w:r>
            <w:r w:rsidRPr="00535F2B">
              <w:rPr>
                <w:rFonts w:cs="Arial"/>
              </w:rPr>
              <w:t>Status</w:t>
            </w:r>
          </w:p>
        </w:tc>
        <w:tc>
          <w:tcPr>
            <w:tcW w:w="1896" w:type="dxa"/>
            <w:tcBorders>
              <w:top w:val="single" w:sz="4" w:space="0" w:color="auto"/>
              <w:left w:val="single" w:sz="4" w:space="0" w:color="auto"/>
              <w:bottom w:val="single" w:sz="4" w:space="0" w:color="auto"/>
              <w:right w:val="single" w:sz="4" w:space="0" w:color="auto"/>
            </w:tcBorders>
            <w:hideMark/>
          </w:tcPr>
          <w:p w14:paraId="1736C167"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2AA65613" w14:textId="77777777" w:rsidR="00F30367" w:rsidRDefault="00B113DE">
            <w:pPr>
              <w:spacing w:line="276" w:lineRule="auto"/>
              <w:rPr>
                <w:rFonts w:cs="Arial"/>
              </w:rPr>
            </w:pPr>
            <w:r>
              <w:rPr>
                <w:rFonts w:cs="Arial"/>
              </w:rPr>
              <w:t>-</w:t>
            </w:r>
          </w:p>
        </w:tc>
        <w:tc>
          <w:tcPr>
            <w:tcW w:w="4170" w:type="dxa"/>
            <w:tcBorders>
              <w:top w:val="single" w:sz="4" w:space="0" w:color="auto"/>
              <w:left w:val="single" w:sz="4" w:space="0" w:color="auto"/>
              <w:bottom w:val="single" w:sz="4" w:space="0" w:color="auto"/>
              <w:right w:val="single" w:sz="4" w:space="0" w:color="auto"/>
            </w:tcBorders>
          </w:tcPr>
          <w:p w14:paraId="4A40DF95" w14:textId="77777777" w:rsidR="00F30367" w:rsidRDefault="00F30367">
            <w:pPr>
              <w:spacing w:line="276" w:lineRule="auto"/>
              <w:rPr>
                <w:rFonts w:cs="Arial"/>
              </w:rPr>
            </w:pPr>
          </w:p>
        </w:tc>
      </w:tr>
      <w:tr w:rsidR="00F30367" w14:paraId="10EB076F"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43531F17"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66DCA0E0"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3914A451" w14:textId="77777777" w:rsidR="00F30367" w:rsidRDefault="00B113DE">
            <w:pPr>
              <w:spacing w:line="276" w:lineRule="auto"/>
              <w:rPr>
                <w:rFonts w:cs="Arial"/>
              </w:rPr>
            </w:pPr>
            <w:r>
              <w:rPr>
                <w:rFonts w:cs="Arial"/>
              </w:rPr>
              <w:t>0x0</w:t>
            </w:r>
          </w:p>
        </w:tc>
        <w:tc>
          <w:tcPr>
            <w:tcW w:w="4170" w:type="dxa"/>
            <w:tcBorders>
              <w:top w:val="single" w:sz="4" w:space="0" w:color="auto"/>
              <w:left w:val="single" w:sz="4" w:space="0" w:color="auto"/>
              <w:bottom w:val="single" w:sz="4" w:space="0" w:color="auto"/>
              <w:right w:val="single" w:sz="4" w:space="0" w:color="auto"/>
            </w:tcBorders>
          </w:tcPr>
          <w:p w14:paraId="67F08353" w14:textId="77777777" w:rsidR="00F30367" w:rsidRDefault="00F30367">
            <w:pPr>
              <w:spacing w:line="276" w:lineRule="auto"/>
              <w:rPr>
                <w:rFonts w:cs="Arial"/>
              </w:rPr>
            </w:pPr>
          </w:p>
        </w:tc>
      </w:tr>
      <w:tr w:rsidR="00F30367" w14:paraId="0398DB29"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2388DF9A"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54F6EC36"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1FD0C895" w14:textId="77777777" w:rsidR="00F30367" w:rsidRDefault="00B113DE">
            <w:pPr>
              <w:spacing w:line="276" w:lineRule="auto"/>
              <w:rPr>
                <w:rFonts w:cs="Arial"/>
              </w:rPr>
            </w:pPr>
            <w:r>
              <w:rPr>
                <w:rFonts w:cs="Arial"/>
              </w:rPr>
              <w:t>0x1</w:t>
            </w:r>
          </w:p>
        </w:tc>
        <w:tc>
          <w:tcPr>
            <w:tcW w:w="4170" w:type="dxa"/>
            <w:tcBorders>
              <w:top w:val="single" w:sz="4" w:space="0" w:color="auto"/>
              <w:left w:val="single" w:sz="4" w:space="0" w:color="auto"/>
              <w:bottom w:val="single" w:sz="4" w:space="0" w:color="auto"/>
              <w:right w:val="single" w:sz="4" w:space="0" w:color="auto"/>
            </w:tcBorders>
          </w:tcPr>
          <w:p w14:paraId="27ABC45D" w14:textId="77777777" w:rsidR="00F30367" w:rsidRDefault="00F30367">
            <w:pPr>
              <w:spacing w:line="276" w:lineRule="auto"/>
              <w:rPr>
                <w:rFonts w:cs="Arial"/>
              </w:rPr>
            </w:pPr>
          </w:p>
        </w:tc>
      </w:tr>
    </w:tbl>
    <w:p w14:paraId="1A1C704A" w14:textId="77777777" w:rsidR="00F30367" w:rsidRDefault="00F30367" w:rsidP="00F30367"/>
    <w:p w14:paraId="500C89CB" w14:textId="77777777" w:rsidR="00F30367" w:rsidRDefault="00F30367" w:rsidP="00F30367"/>
    <w:p w14:paraId="0C0F1275" w14:textId="77777777" w:rsidR="00F30367" w:rsidRDefault="00B113DE" w:rsidP="009B4C29">
      <w:pPr>
        <w:pStyle w:val="Heading4"/>
      </w:pPr>
      <w:r w:rsidRPr="00B9479B">
        <w:t>MD-REQ-297763/A-HoodStatus</w:t>
      </w:r>
    </w:p>
    <w:p w14:paraId="3943C096" w14:textId="77777777" w:rsidR="00F30367" w:rsidRDefault="00B113DE" w:rsidP="00F30367">
      <w:pPr>
        <w:adjustRightInd w:val="0"/>
        <w:rPr>
          <w:rFonts w:cs="Arial"/>
        </w:rPr>
      </w:pPr>
      <w:r>
        <w:rPr>
          <w:rFonts w:cs="Arial"/>
        </w:rPr>
        <w:t>Message Type: Status</w:t>
      </w:r>
    </w:p>
    <w:p w14:paraId="7740092A" w14:textId="77777777" w:rsidR="00F30367" w:rsidRDefault="00F30367" w:rsidP="00F30367">
      <w:pPr>
        <w:adjustRightInd w:val="0"/>
        <w:rPr>
          <w:rFonts w:cs="Arial"/>
        </w:rPr>
      </w:pPr>
    </w:p>
    <w:p w14:paraId="6EAC85D1"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vehicle hood status.</w:t>
      </w:r>
    </w:p>
    <w:p w14:paraId="6B96A2FA" w14:textId="77777777" w:rsidR="00F30367" w:rsidRDefault="00F30367" w:rsidP="00F30367">
      <w:pPr>
        <w:adjustRightInd w:val="0"/>
        <w:rPr>
          <w:rFonts w:cs="Arial"/>
        </w:rPr>
      </w:pP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1"/>
        <w:gridCol w:w="1896"/>
        <w:gridCol w:w="1223"/>
        <w:gridCol w:w="4170"/>
      </w:tblGrid>
      <w:tr w:rsidR="00F30367" w14:paraId="522BD850"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0CF73AFF"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039F0AF4"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0773DC9B" w14:textId="77777777" w:rsidR="00F30367" w:rsidRDefault="00B113DE">
            <w:pPr>
              <w:spacing w:line="276" w:lineRule="auto"/>
              <w:rPr>
                <w:rFonts w:cs="Arial"/>
                <w:b/>
              </w:rPr>
            </w:pPr>
            <w:r>
              <w:rPr>
                <w:rFonts w:cs="Arial"/>
                <w:b/>
              </w:rPr>
              <w:t>Value</w:t>
            </w:r>
          </w:p>
        </w:tc>
        <w:tc>
          <w:tcPr>
            <w:tcW w:w="4170" w:type="dxa"/>
            <w:tcBorders>
              <w:top w:val="single" w:sz="4" w:space="0" w:color="auto"/>
              <w:left w:val="single" w:sz="4" w:space="0" w:color="auto"/>
              <w:bottom w:val="single" w:sz="4" w:space="0" w:color="auto"/>
              <w:right w:val="single" w:sz="4" w:space="0" w:color="auto"/>
            </w:tcBorders>
            <w:hideMark/>
          </w:tcPr>
          <w:p w14:paraId="02E2CF00" w14:textId="77777777" w:rsidR="00F30367" w:rsidRDefault="00B113DE">
            <w:pPr>
              <w:spacing w:line="276" w:lineRule="auto"/>
              <w:rPr>
                <w:rFonts w:cs="Arial"/>
                <w:b/>
              </w:rPr>
            </w:pPr>
            <w:r>
              <w:rPr>
                <w:rFonts w:cs="Arial"/>
                <w:b/>
              </w:rPr>
              <w:t>Description</w:t>
            </w:r>
          </w:p>
        </w:tc>
      </w:tr>
      <w:tr w:rsidR="00F30367" w14:paraId="3D791EEC"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7716606F" w14:textId="77777777" w:rsidR="00F30367" w:rsidRDefault="00B113DE">
            <w:pPr>
              <w:spacing w:line="276" w:lineRule="auto"/>
              <w:rPr>
                <w:rFonts w:cs="Arial"/>
              </w:rPr>
            </w:pPr>
            <w:r>
              <w:rPr>
                <w:rFonts w:cs="Arial"/>
              </w:rPr>
              <w:t>Hood</w:t>
            </w:r>
            <w:r w:rsidRPr="00C740F6">
              <w:rPr>
                <w:rFonts w:cs="Arial"/>
              </w:rPr>
              <w:t>Status</w:t>
            </w:r>
          </w:p>
        </w:tc>
        <w:tc>
          <w:tcPr>
            <w:tcW w:w="1896" w:type="dxa"/>
            <w:tcBorders>
              <w:top w:val="single" w:sz="4" w:space="0" w:color="auto"/>
              <w:left w:val="single" w:sz="4" w:space="0" w:color="auto"/>
              <w:bottom w:val="single" w:sz="4" w:space="0" w:color="auto"/>
              <w:right w:val="single" w:sz="4" w:space="0" w:color="auto"/>
            </w:tcBorders>
            <w:hideMark/>
          </w:tcPr>
          <w:p w14:paraId="307E7E55"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7FC14E07" w14:textId="77777777" w:rsidR="00F30367" w:rsidRDefault="00B113DE">
            <w:pPr>
              <w:spacing w:line="276" w:lineRule="auto"/>
              <w:rPr>
                <w:rFonts w:cs="Arial"/>
              </w:rPr>
            </w:pPr>
            <w:r>
              <w:rPr>
                <w:rFonts w:cs="Arial"/>
              </w:rPr>
              <w:t>-</w:t>
            </w:r>
          </w:p>
        </w:tc>
        <w:tc>
          <w:tcPr>
            <w:tcW w:w="4170" w:type="dxa"/>
            <w:tcBorders>
              <w:top w:val="single" w:sz="4" w:space="0" w:color="auto"/>
              <w:left w:val="single" w:sz="4" w:space="0" w:color="auto"/>
              <w:bottom w:val="single" w:sz="4" w:space="0" w:color="auto"/>
              <w:right w:val="single" w:sz="4" w:space="0" w:color="auto"/>
            </w:tcBorders>
          </w:tcPr>
          <w:p w14:paraId="35DB69DD" w14:textId="77777777" w:rsidR="00F30367" w:rsidRDefault="00F30367">
            <w:pPr>
              <w:spacing w:line="276" w:lineRule="auto"/>
              <w:rPr>
                <w:rFonts w:cs="Arial"/>
              </w:rPr>
            </w:pPr>
          </w:p>
        </w:tc>
      </w:tr>
      <w:tr w:rsidR="00F30367" w14:paraId="6D35B175"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6AA42331"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35E6F860"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78D35217" w14:textId="77777777" w:rsidR="00F30367" w:rsidRDefault="00B113DE">
            <w:pPr>
              <w:spacing w:line="276" w:lineRule="auto"/>
              <w:rPr>
                <w:rFonts w:cs="Arial"/>
              </w:rPr>
            </w:pPr>
            <w:r>
              <w:rPr>
                <w:rFonts w:cs="Arial"/>
              </w:rPr>
              <w:t>0x0</w:t>
            </w:r>
          </w:p>
        </w:tc>
        <w:tc>
          <w:tcPr>
            <w:tcW w:w="4170" w:type="dxa"/>
            <w:tcBorders>
              <w:top w:val="single" w:sz="4" w:space="0" w:color="auto"/>
              <w:left w:val="single" w:sz="4" w:space="0" w:color="auto"/>
              <w:bottom w:val="single" w:sz="4" w:space="0" w:color="auto"/>
              <w:right w:val="single" w:sz="4" w:space="0" w:color="auto"/>
            </w:tcBorders>
          </w:tcPr>
          <w:p w14:paraId="5E0126AD" w14:textId="77777777" w:rsidR="00F30367" w:rsidRDefault="00F30367">
            <w:pPr>
              <w:spacing w:line="276" w:lineRule="auto"/>
              <w:rPr>
                <w:rFonts w:cs="Arial"/>
              </w:rPr>
            </w:pPr>
          </w:p>
        </w:tc>
      </w:tr>
      <w:tr w:rsidR="00F30367" w14:paraId="30CA982A"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3FE5C3F3"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6C9B1139"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13F0B0A5" w14:textId="77777777" w:rsidR="00F30367" w:rsidRDefault="00B113DE">
            <w:pPr>
              <w:spacing w:line="276" w:lineRule="auto"/>
              <w:rPr>
                <w:rFonts w:cs="Arial"/>
              </w:rPr>
            </w:pPr>
            <w:r>
              <w:rPr>
                <w:rFonts w:cs="Arial"/>
              </w:rPr>
              <w:t>0x1</w:t>
            </w:r>
          </w:p>
        </w:tc>
        <w:tc>
          <w:tcPr>
            <w:tcW w:w="4170" w:type="dxa"/>
            <w:tcBorders>
              <w:top w:val="single" w:sz="4" w:space="0" w:color="auto"/>
              <w:left w:val="single" w:sz="4" w:space="0" w:color="auto"/>
              <w:bottom w:val="single" w:sz="4" w:space="0" w:color="auto"/>
              <w:right w:val="single" w:sz="4" w:space="0" w:color="auto"/>
            </w:tcBorders>
          </w:tcPr>
          <w:p w14:paraId="13B56404" w14:textId="77777777" w:rsidR="00F30367" w:rsidRDefault="00F30367">
            <w:pPr>
              <w:spacing w:line="276" w:lineRule="auto"/>
              <w:rPr>
                <w:rFonts w:cs="Arial"/>
              </w:rPr>
            </w:pPr>
          </w:p>
        </w:tc>
      </w:tr>
    </w:tbl>
    <w:p w14:paraId="673C4B43" w14:textId="77777777" w:rsidR="00F30367" w:rsidRDefault="00F30367" w:rsidP="00F30367"/>
    <w:p w14:paraId="0F203889" w14:textId="77777777" w:rsidR="00F30367" w:rsidRDefault="00B113DE" w:rsidP="009B4C29">
      <w:pPr>
        <w:pStyle w:val="Heading4"/>
      </w:pPr>
      <w:r w:rsidRPr="00B9479B">
        <w:t>MD-REQ-297761/A-LiftgateStatus</w:t>
      </w:r>
    </w:p>
    <w:p w14:paraId="6225A886" w14:textId="77777777" w:rsidR="00F30367" w:rsidRDefault="00B113DE" w:rsidP="00F30367">
      <w:pPr>
        <w:adjustRightInd w:val="0"/>
        <w:rPr>
          <w:rFonts w:cs="Arial"/>
        </w:rPr>
      </w:pPr>
      <w:r>
        <w:rPr>
          <w:rFonts w:cs="Arial"/>
        </w:rPr>
        <w:t>Message Type: Status</w:t>
      </w:r>
    </w:p>
    <w:p w14:paraId="59BF04D4" w14:textId="77777777" w:rsidR="00F30367" w:rsidRDefault="00F30367" w:rsidP="00F30367">
      <w:pPr>
        <w:adjustRightInd w:val="0"/>
        <w:rPr>
          <w:rFonts w:cs="Arial"/>
        </w:rPr>
      </w:pPr>
    </w:p>
    <w:p w14:paraId="1029254A" w14:textId="77777777" w:rsidR="00F30367" w:rsidRDefault="00B113DE" w:rsidP="00F30367">
      <w:pPr>
        <w:autoSpaceDE w:val="0"/>
        <w:autoSpaceDN w:val="0"/>
        <w:adjustRightInd w:val="0"/>
        <w:rPr>
          <w:rFonts w:ascii="Helvetica" w:hAnsi="Helvetica"/>
          <w:sz w:val="21"/>
          <w:szCs w:val="21"/>
        </w:rPr>
      </w:pPr>
      <w:r>
        <w:rPr>
          <w:rFonts w:ascii="Helvetica" w:hAnsi="Helvetica"/>
          <w:sz w:val="21"/>
          <w:szCs w:val="21"/>
        </w:rPr>
        <w:t>This method is indicating the vehicle liftgate status.</w:t>
      </w:r>
    </w:p>
    <w:p w14:paraId="15884D6B" w14:textId="77777777" w:rsidR="00F30367" w:rsidRDefault="00F30367" w:rsidP="00F30367">
      <w:pPr>
        <w:adjustRightInd w:val="0"/>
        <w:rPr>
          <w:rFonts w:cs="Arial"/>
        </w:rPr>
      </w:pP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1"/>
        <w:gridCol w:w="1896"/>
        <w:gridCol w:w="1223"/>
        <w:gridCol w:w="4170"/>
      </w:tblGrid>
      <w:tr w:rsidR="00F30367" w14:paraId="34DF75A1"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290ECAEE" w14:textId="77777777" w:rsidR="00F30367" w:rsidRDefault="00B113DE">
            <w:pPr>
              <w:spacing w:line="276" w:lineRule="auto"/>
              <w:rPr>
                <w:rFonts w:cs="Arial"/>
                <w:b/>
              </w:rPr>
            </w:pPr>
            <w:r>
              <w:rPr>
                <w:rFonts w:cs="Arial"/>
                <w:b/>
              </w:rPr>
              <w:t>Name</w:t>
            </w:r>
          </w:p>
        </w:tc>
        <w:tc>
          <w:tcPr>
            <w:tcW w:w="1896" w:type="dxa"/>
            <w:tcBorders>
              <w:top w:val="single" w:sz="4" w:space="0" w:color="auto"/>
              <w:left w:val="single" w:sz="4" w:space="0" w:color="auto"/>
              <w:bottom w:val="single" w:sz="4" w:space="0" w:color="auto"/>
              <w:right w:val="single" w:sz="4" w:space="0" w:color="auto"/>
            </w:tcBorders>
            <w:hideMark/>
          </w:tcPr>
          <w:p w14:paraId="378BC3C2" w14:textId="77777777" w:rsidR="00F30367" w:rsidRDefault="00B113DE">
            <w:pPr>
              <w:spacing w:line="276" w:lineRule="auto"/>
              <w:rPr>
                <w:rFonts w:cs="Arial"/>
                <w:b/>
              </w:rPr>
            </w:pPr>
            <w:r>
              <w:rPr>
                <w:rFonts w:cs="Arial"/>
                <w:b/>
              </w:rPr>
              <w:t>Literals</w:t>
            </w:r>
          </w:p>
        </w:tc>
        <w:tc>
          <w:tcPr>
            <w:tcW w:w="1223" w:type="dxa"/>
            <w:tcBorders>
              <w:top w:val="single" w:sz="4" w:space="0" w:color="auto"/>
              <w:left w:val="single" w:sz="4" w:space="0" w:color="auto"/>
              <w:bottom w:val="single" w:sz="4" w:space="0" w:color="auto"/>
              <w:right w:val="single" w:sz="4" w:space="0" w:color="auto"/>
            </w:tcBorders>
            <w:hideMark/>
          </w:tcPr>
          <w:p w14:paraId="07E1C544" w14:textId="77777777" w:rsidR="00F30367" w:rsidRDefault="00B113DE">
            <w:pPr>
              <w:spacing w:line="276" w:lineRule="auto"/>
              <w:rPr>
                <w:rFonts w:cs="Arial"/>
                <w:b/>
              </w:rPr>
            </w:pPr>
            <w:r>
              <w:rPr>
                <w:rFonts w:cs="Arial"/>
                <w:b/>
              </w:rPr>
              <w:t>Value</w:t>
            </w:r>
          </w:p>
        </w:tc>
        <w:tc>
          <w:tcPr>
            <w:tcW w:w="4170" w:type="dxa"/>
            <w:tcBorders>
              <w:top w:val="single" w:sz="4" w:space="0" w:color="auto"/>
              <w:left w:val="single" w:sz="4" w:space="0" w:color="auto"/>
              <w:bottom w:val="single" w:sz="4" w:space="0" w:color="auto"/>
              <w:right w:val="single" w:sz="4" w:space="0" w:color="auto"/>
            </w:tcBorders>
            <w:hideMark/>
          </w:tcPr>
          <w:p w14:paraId="7B5988BB" w14:textId="77777777" w:rsidR="00F30367" w:rsidRDefault="00B113DE">
            <w:pPr>
              <w:spacing w:line="276" w:lineRule="auto"/>
              <w:rPr>
                <w:rFonts w:cs="Arial"/>
                <w:b/>
              </w:rPr>
            </w:pPr>
            <w:r>
              <w:rPr>
                <w:rFonts w:cs="Arial"/>
                <w:b/>
              </w:rPr>
              <w:t>Description</w:t>
            </w:r>
          </w:p>
        </w:tc>
      </w:tr>
      <w:tr w:rsidR="00F30367" w14:paraId="4F006D33"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hideMark/>
          </w:tcPr>
          <w:p w14:paraId="7BB07987" w14:textId="77777777" w:rsidR="00F30367" w:rsidRDefault="00B113DE">
            <w:pPr>
              <w:spacing w:line="276" w:lineRule="auto"/>
              <w:rPr>
                <w:rFonts w:cs="Arial"/>
              </w:rPr>
            </w:pPr>
            <w:r>
              <w:rPr>
                <w:rFonts w:cs="Arial"/>
              </w:rPr>
              <w:t>Liftgate</w:t>
            </w:r>
            <w:r w:rsidRPr="00681DE6">
              <w:rPr>
                <w:rFonts w:cs="Arial"/>
              </w:rPr>
              <w:t>Status</w:t>
            </w:r>
          </w:p>
        </w:tc>
        <w:tc>
          <w:tcPr>
            <w:tcW w:w="1896" w:type="dxa"/>
            <w:tcBorders>
              <w:top w:val="single" w:sz="4" w:space="0" w:color="auto"/>
              <w:left w:val="single" w:sz="4" w:space="0" w:color="auto"/>
              <w:bottom w:val="single" w:sz="4" w:space="0" w:color="auto"/>
              <w:right w:val="single" w:sz="4" w:space="0" w:color="auto"/>
            </w:tcBorders>
            <w:hideMark/>
          </w:tcPr>
          <w:p w14:paraId="3C331A4B" w14:textId="77777777" w:rsidR="00F30367" w:rsidRDefault="00B113DE">
            <w:pPr>
              <w:spacing w:line="276" w:lineRule="auto"/>
              <w:rPr>
                <w:rFonts w:cs="Arial"/>
              </w:rPr>
            </w:pPr>
            <w:r>
              <w:rPr>
                <w:rFonts w:cs="Arial"/>
              </w:rPr>
              <w:t>-</w:t>
            </w:r>
          </w:p>
        </w:tc>
        <w:tc>
          <w:tcPr>
            <w:tcW w:w="1223" w:type="dxa"/>
            <w:tcBorders>
              <w:top w:val="single" w:sz="4" w:space="0" w:color="auto"/>
              <w:left w:val="single" w:sz="4" w:space="0" w:color="auto"/>
              <w:bottom w:val="single" w:sz="4" w:space="0" w:color="auto"/>
              <w:right w:val="single" w:sz="4" w:space="0" w:color="auto"/>
            </w:tcBorders>
            <w:hideMark/>
          </w:tcPr>
          <w:p w14:paraId="0F84789B" w14:textId="77777777" w:rsidR="00F30367" w:rsidRDefault="00B113DE">
            <w:pPr>
              <w:spacing w:line="276" w:lineRule="auto"/>
              <w:rPr>
                <w:rFonts w:cs="Arial"/>
              </w:rPr>
            </w:pPr>
            <w:r>
              <w:rPr>
                <w:rFonts w:cs="Arial"/>
              </w:rPr>
              <w:t>-</w:t>
            </w:r>
          </w:p>
        </w:tc>
        <w:tc>
          <w:tcPr>
            <w:tcW w:w="4170" w:type="dxa"/>
            <w:tcBorders>
              <w:top w:val="single" w:sz="4" w:space="0" w:color="auto"/>
              <w:left w:val="single" w:sz="4" w:space="0" w:color="auto"/>
              <w:bottom w:val="single" w:sz="4" w:space="0" w:color="auto"/>
              <w:right w:val="single" w:sz="4" w:space="0" w:color="auto"/>
            </w:tcBorders>
          </w:tcPr>
          <w:p w14:paraId="68137F1D" w14:textId="77777777" w:rsidR="00F30367" w:rsidRDefault="00F30367">
            <w:pPr>
              <w:spacing w:line="276" w:lineRule="auto"/>
              <w:rPr>
                <w:rFonts w:cs="Arial"/>
              </w:rPr>
            </w:pPr>
          </w:p>
        </w:tc>
      </w:tr>
      <w:tr w:rsidR="00F30367" w14:paraId="15A49B21"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5E6A2C6B"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2A36FE7B" w14:textId="77777777" w:rsidR="00F30367" w:rsidRDefault="00B113DE">
            <w:pPr>
              <w:spacing w:line="276" w:lineRule="auto"/>
              <w:rPr>
                <w:rFonts w:cs="Arial"/>
              </w:rPr>
            </w:pPr>
            <w:r>
              <w:t>Closed</w:t>
            </w:r>
          </w:p>
        </w:tc>
        <w:tc>
          <w:tcPr>
            <w:tcW w:w="1223" w:type="dxa"/>
            <w:tcBorders>
              <w:top w:val="single" w:sz="4" w:space="0" w:color="auto"/>
              <w:left w:val="single" w:sz="4" w:space="0" w:color="auto"/>
              <w:bottom w:val="single" w:sz="4" w:space="0" w:color="auto"/>
              <w:right w:val="single" w:sz="4" w:space="0" w:color="auto"/>
            </w:tcBorders>
            <w:hideMark/>
          </w:tcPr>
          <w:p w14:paraId="1ACD86F5" w14:textId="77777777" w:rsidR="00F30367" w:rsidRDefault="00B113DE">
            <w:pPr>
              <w:spacing w:line="276" w:lineRule="auto"/>
              <w:rPr>
                <w:rFonts w:cs="Arial"/>
              </w:rPr>
            </w:pPr>
            <w:r>
              <w:rPr>
                <w:rFonts w:cs="Arial"/>
              </w:rPr>
              <w:t>0x0</w:t>
            </w:r>
          </w:p>
        </w:tc>
        <w:tc>
          <w:tcPr>
            <w:tcW w:w="4170" w:type="dxa"/>
            <w:tcBorders>
              <w:top w:val="single" w:sz="4" w:space="0" w:color="auto"/>
              <w:left w:val="single" w:sz="4" w:space="0" w:color="auto"/>
              <w:bottom w:val="single" w:sz="4" w:space="0" w:color="auto"/>
              <w:right w:val="single" w:sz="4" w:space="0" w:color="auto"/>
            </w:tcBorders>
          </w:tcPr>
          <w:p w14:paraId="59BF296A" w14:textId="77777777" w:rsidR="00F30367" w:rsidRDefault="00F30367">
            <w:pPr>
              <w:spacing w:line="276" w:lineRule="auto"/>
              <w:rPr>
                <w:rFonts w:cs="Arial"/>
              </w:rPr>
            </w:pPr>
          </w:p>
        </w:tc>
      </w:tr>
      <w:tr w:rsidR="00F30367" w14:paraId="1798FF2B" w14:textId="77777777" w:rsidTr="00F30367">
        <w:trPr>
          <w:jc w:val="center"/>
        </w:trPr>
        <w:tc>
          <w:tcPr>
            <w:tcW w:w="2881" w:type="dxa"/>
            <w:tcBorders>
              <w:top w:val="single" w:sz="4" w:space="0" w:color="auto"/>
              <w:left w:val="single" w:sz="4" w:space="0" w:color="auto"/>
              <w:bottom w:val="single" w:sz="4" w:space="0" w:color="auto"/>
              <w:right w:val="single" w:sz="4" w:space="0" w:color="auto"/>
            </w:tcBorders>
          </w:tcPr>
          <w:p w14:paraId="66E00FBC" w14:textId="77777777" w:rsidR="00F30367" w:rsidRDefault="00F30367">
            <w:pPr>
              <w:spacing w:line="276" w:lineRule="auto"/>
              <w:rPr>
                <w:rFonts w:cs="Arial"/>
              </w:rPr>
            </w:pPr>
          </w:p>
        </w:tc>
        <w:tc>
          <w:tcPr>
            <w:tcW w:w="1896" w:type="dxa"/>
            <w:tcBorders>
              <w:top w:val="single" w:sz="4" w:space="0" w:color="auto"/>
              <w:left w:val="single" w:sz="4" w:space="0" w:color="auto"/>
              <w:bottom w:val="single" w:sz="4" w:space="0" w:color="auto"/>
              <w:right w:val="single" w:sz="4" w:space="0" w:color="auto"/>
            </w:tcBorders>
            <w:hideMark/>
          </w:tcPr>
          <w:p w14:paraId="3CC89BD4" w14:textId="77777777" w:rsidR="00F30367" w:rsidRDefault="00B113DE">
            <w:pPr>
              <w:spacing w:line="276" w:lineRule="auto"/>
              <w:rPr>
                <w:rFonts w:cs="Arial"/>
              </w:rPr>
            </w:pPr>
            <w:r>
              <w:t>Ajar</w:t>
            </w:r>
          </w:p>
        </w:tc>
        <w:tc>
          <w:tcPr>
            <w:tcW w:w="1223" w:type="dxa"/>
            <w:tcBorders>
              <w:top w:val="single" w:sz="4" w:space="0" w:color="auto"/>
              <w:left w:val="single" w:sz="4" w:space="0" w:color="auto"/>
              <w:bottom w:val="single" w:sz="4" w:space="0" w:color="auto"/>
              <w:right w:val="single" w:sz="4" w:space="0" w:color="auto"/>
            </w:tcBorders>
            <w:hideMark/>
          </w:tcPr>
          <w:p w14:paraId="770EE981" w14:textId="77777777" w:rsidR="00F30367" w:rsidRDefault="00B113DE">
            <w:pPr>
              <w:spacing w:line="276" w:lineRule="auto"/>
              <w:rPr>
                <w:rFonts w:cs="Arial"/>
              </w:rPr>
            </w:pPr>
            <w:r>
              <w:rPr>
                <w:rFonts w:cs="Arial"/>
              </w:rPr>
              <w:t>0x1</w:t>
            </w:r>
          </w:p>
        </w:tc>
        <w:tc>
          <w:tcPr>
            <w:tcW w:w="4170" w:type="dxa"/>
            <w:tcBorders>
              <w:top w:val="single" w:sz="4" w:space="0" w:color="auto"/>
              <w:left w:val="single" w:sz="4" w:space="0" w:color="auto"/>
              <w:bottom w:val="single" w:sz="4" w:space="0" w:color="auto"/>
              <w:right w:val="single" w:sz="4" w:space="0" w:color="auto"/>
            </w:tcBorders>
          </w:tcPr>
          <w:p w14:paraId="122103BC" w14:textId="77777777" w:rsidR="00F30367" w:rsidRDefault="00F30367">
            <w:pPr>
              <w:spacing w:line="276" w:lineRule="auto"/>
              <w:rPr>
                <w:rFonts w:cs="Arial"/>
              </w:rPr>
            </w:pPr>
          </w:p>
        </w:tc>
      </w:tr>
    </w:tbl>
    <w:p w14:paraId="6381CD1D" w14:textId="77777777" w:rsidR="00F30367" w:rsidRDefault="00F30367" w:rsidP="00F30367"/>
    <w:p w14:paraId="05A6D018" w14:textId="77777777" w:rsidR="00F30367" w:rsidRDefault="00B113DE" w:rsidP="009B4C29">
      <w:pPr>
        <w:pStyle w:val="Heading4"/>
      </w:pPr>
      <w:r w:rsidRPr="00B9479B">
        <w:t>MD-REQ-273495/B-Veh_Lock_Status</w:t>
      </w:r>
    </w:p>
    <w:p w14:paraId="6B89D42D" w14:textId="77777777" w:rsidR="00F30367" w:rsidRPr="00022160" w:rsidRDefault="00B113DE" w:rsidP="00F30367">
      <w:pPr>
        <w:rPr>
          <w:rFonts w:cs="Arial"/>
        </w:rPr>
      </w:pPr>
      <w:r w:rsidRPr="001A59D5">
        <w:rPr>
          <w:b/>
        </w:rPr>
        <w:t>Message Type</w:t>
      </w:r>
      <w:r>
        <w:t xml:space="preserve">: </w:t>
      </w:r>
      <w:r w:rsidRPr="00022160">
        <w:rPr>
          <w:rFonts w:cs="Arial"/>
        </w:rPr>
        <w:t>Status</w:t>
      </w:r>
    </w:p>
    <w:p w14:paraId="219DA9AD" w14:textId="77777777" w:rsidR="00F30367" w:rsidRPr="00022160" w:rsidRDefault="00F30367" w:rsidP="00F30367">
      <w:pPr>
        <w:rPr>
          <w:rFonts w:cs="Arial"/>
        </w:rPr>
      </w:pPr>
    </w:p>
    <w:p w14:paraId="388317E8" w14:textId="77777777" w:rsidR="00F30367" w:rsidRPr="00022160" w:rsidRDefault="00B113DE" w:rsidP="00F30367">
      <w:pPr>
        <w:rPr>
          <w:rFonts w:eastAsia="MS Mincho" w:cs="Arial"/>
        </w:rPr>
      </w:pPr>
      <w:r w:rsidRPr="00022160">
        <w:rPr>
          <w:rFonts w:eastAsia="MS Mincho" w:cs="Arial"/>
        </w:rPr>
        <w:t>Signal to the infotainment system indicating the lock status of the vehicle</w:t>
      </w:r>
    </w:p>
    <w:p w14:paraId="1838F2C1" w14:textId="77777777" w:rsidR="00F30367" w:rsidRPr="00022160" w:rsidRDefault="00F30367" w:rsidP="00F30367">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424"/>
        <w:gridCol w:w="900"/>
        <w:gridCol w:w="4056"/>
      </w:tblGrid>
      <w:tr w:rsidR="00F30367" w:rsidRPr="00022160" w14:paraId="492B23A9" w14:textId="77777777" w:rsidTr="00F30367">
        <w:trPr>
          <w:jc w:val="center"/>
        </w:trPr>
        <w:tc>
          <w:tcPr>
            <w:tcW w:w="2234" w:type="dxa"/>
            <w:tcBorders>
              <w:top w:val="single" w:sz="4" w:space="0" w:color="auto"/>
              <w:left w:val="single" w:sz="4" w:space="0" w:color="auto"/>
              <w:bottom w:val="single" w:sz="4" w:space="0" w:color="auto"/>
              <w:right w:val="single" w:sz="4" w:space="0" w:color="auto"/>
            </w:tcBorders>
          </w:tcPr>
          <w:p w14:paraId="5BC596ED" w14:textId="77777777" w:rsidR="00F30367" w:rsidRPr="00022160" w:rsidRDefault="00B113DE" w:rsidP="00F30367">
            <w:pPr>
              <w:spacing w:line="276" w:lineRule="auto"/>
              <w:rPr>
                <w:rFonts w:cs="Arial"/>
                <w:b/>
              </w:rPr>
            </w:pPr>
            <w:r>
              <w:rPr>
                <w:rFonts w:cs="Arial"/>
                <w:b/>
              </w:rPr>
              <w:t xml:space="preserve">Logical </w:t>
            </w:r>
            <w:r w:rsidRPr="00022160">
              <w:rPr>
                <w:rFonts w:cs="Arial"/>
                <w:b/>
              </w:rPr>
              <w:t>Signal Name</w:t>
            </w:r>
          </w:p>
        </w:tc>
        <w:tc>
          <w:tcPr>
            <w:tcW w:w="2424" w:type="dxa"/>
            <w:tcBorders>
              <w:top w:val="single" w:sz="4" w:space="0" w:color="auto"/>
              <w:left w:val="single" w:sz="4" w:space="0" w:color="auto"/>
              <w:bottom w:val="single" w:sz="4" w:space="0" w:color="auto"/>
              <w:right w:val="single" w:sz="4" w:space="0" w:color="auto"/>
            </w:tcBorders>
            <w:hideMark/>
          </w:tcPr>
          <w:p w14:paraId="463BE082" w14:textId="77777777" w:rsidR="00F30367" w:rsidRPr="00022160" w:rsidRDefault="00B113DE" w:rsidP="00F30367">
            <w:pPr>
              <w:spacing w:line="276" w:lineRule="auto"/>
              <w:rPr>
                <w:rFonts w:cs="Arial"/>
                <w:b/>
              </w:rPr>
            </w:pPr>
            <w:r w:rsidRPr="00022160">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0220AFF9" w14:textId="77777777" w:rsidR="00F30367" w:rsidRPr="00022160" w:rsidRDefault="00B113DE" w:rsidP="00F30367">
            <w:pPr>
              <w:spacing w:line="276" w:lineRule="auto"/>
              <w:rPr>
                <w:rFonts w:cs="Arial"/>
                <w:b/>
              </w:rPr>
            </w:pPr>
            <w:r w:rsidRPr="00022160">
              <w:rPr>
                <w:rFonts w:cs="Arial"/>
                <w:b/>
              </w:rPr>
              <w:t>Value</w:t>
            </w:r>
          </w:p>
        </w:tc>
        <w:tc>
          <w:tcPr>
            <w:tcW w:w="4056" w:type="dxa"/>
            <w:tcBorders>
              <w:top w:val="single" w:sz="4" w:space="0" w:color="auto"/>
              <w:left w:val="single" w:sz="4" w:space="0" w:color="auto"/>
              <w:bottom w:val="single" w:sz="4" w:space="0" w:color="auto"/>
              <w:right w:val="single" w:sz="4" w:space="0" w:color="auto"/>
            </w:tcBorders>
            <w:hideMark/>
          </w:tcPr>
          <w:p w14:paraId="3B0BA7A4" w14:textId="77777777" w:rsidR="00F30367" w:rsidRPr="00022160" w:rsidRDefault="00B113DE" w:rsidP="00F30367">
            <w:pPr>
              <w:spacing w:line="276" w:lineRule="auto"/>
              <w:rPr>
                <w:rFonts w:cs="Arial"/>
                <w:b/>
              </w:rPr>
            </w:pPr>
            <w:r w:rsidRPr="00022160">
              <w:rPr>
                <w:rFonts w:cs="Arial"/>
                <w:b/>
              </w:rPr>
              <w:t>Description</w:t>
            </w:r>
          </w:p>
        </w:tc>
      </w:tr>
      <w:tr w:rsidR="00F30367" w14:paraId="62B79E4F" w14:textId="77777777" w:rsidTr="00F30367">
        <w:trPr>
          <w:jc w:val="center"/>
        </w:trPr>
        <w:tc>
          <w:tcPr>
            <w:tcW w:w="2234" w:type="dxa"/>
            <w:vMerge w:val="restart"/>
            <w:tcBorders>
              <w:top w:val="single" w:sz="4" w:space="0" w:color="auto"/>
              <w:left w:val="single" w:sz="4" w:space="0" w:color="auto"/>
              <w:right w:val="single" w:sz="4" w:space="0" w:color="auto"/>
            </w:tcBorders>
          </w:tcPr>
          <w:p w14:paraId="1703D626" w14:textId="77777777" w:rsidR="00F30367" w:rsidRPr="00C70078" w:rsidRDefault="00B113DE" w:rsidP="00F30367">
            <w:pPr>
              <w:spacing w:line="276" w:lineRule="auto"/>
              <w:rPr>
                <w:rFonts w:cs="Arial"/>
              </w:rPr>
            </w:pPr>
            <w:r>
              <w:rPr>
                <w:rFonts w:cs="Arial"/>
              </w:rPr>
              <w:t>Veh_Lock_Status</w:t>
            </w:r>
          </w:p>
        </w:tc>
        <w:tc>
          <w:tcPr>
            <w:tcW w:w="2424" w:type="dxa"/>
            <w:tcBorders>
              <w:top w:val="single" w:sz="4" w:space="0" w:color="auto"/>
              <w:left w:val="single" w:sz="4" w:space="0" w:color="auto"/>
              <w:bottom w:val="single" w:sz="4" w:space="0" w:color="auto"/>
              <w:right w:val="single" w:sz="4" w:space="0" w:color="auto"/>
            </w:tcBorders>
            <w:hideMark/>
          </w:tcPr>
          <w:p w14:paraId="093B3BC9" w14:textId="77777777" w:rsidR="00F30367" w:rsidRPr="00C70078" w:rsidRDefault="00B113DE" w:rsidP="00F30367">
            <w:pPr>
              <w:spacing w:line="276" w:lineRule="auto"/>
              <w:rPr>
                <w:rFonts w:cs="Arial"/>
              </w:rPr>
            </w:pPr>
            <w:r>
              <w:rPr>
                <w:rFonts w:cs="Arial"/>
              </w:rPr>
              <w:t>Lock Double</w:t>
            </w:r>
          </w:p>
        </w:tc>
        <w:tc>
          <w:tcPr>
            <w:tcW w:w="900" w:type="dxa"/>
            <w:tcBorders>
              <w:top w:val="single" w:sz="4" w:space="0" w:color="auto"/>
              <w:left w:val="single" w:sz="4" w:space="0" w:color="auto"/>
              <w:bottom w:val="single" w:sz="4" w:space="0" w:color="auto"/>
              <w:right w:val="single" w:sz="4" w:space="0" w:color="auto"/>
            </w:tcBorders>
            <w:hideMark/>
          </w:tcPr>
          <w:p w14:paraId="4071488A" w14:textId="77777777" w:rsidR="00F30367" w:rsidRPr="00C70078" w:rsidRDefault="00B113DE" w:rsidP="00F30367">
            <w:pPr>
              <w:spacing w:line="276" w:lineRule="auto"/>
              <w:rPr>
                <w:rFonts w:cs="Arial"/>
              </w:rPr>
            </w:pPr>
            <w:r w:rsidRPr="00C70078">
              <w:rPr>
                <w:rFonts w:cs="Arial"/>
              </w:rPr>
              <w:t>0x0</w:t>
            </w:r>
          </w:p>
        </w:tc>
        <w:tc>
          <w:tcPr>
            <w:tcW w:w="4056" w:type="dxa"/>
            <w:tcBorders>
              <w:top w:val="single" w:sz="4" w:space="0" w:color="auto"/>
              <w:left w:val="single" w:sz="4" w:space="0" w:color="auto"/>
              <w:right w:val="single" w:sz="4" w:space="0" w:color="auto"/>
            </w:tcBorders>
            <w:vAlign w:val="center"/>
            <w:hideMark/>
          </w:tcPr>
          <w:p w14:paraId="54F8AAA7" w14:textId="77777777" w:rsidR="00F30367" w:rsidRPr="00C70078" w:rsidRDefault="00F30367" w:rsidP="00F30367">
            <w:pPr>
              <w:autoSpaceDE w:val="0"/>
              <w:autoSpaceDN w:val="0"/>
              <w:adjustRightInd w:val="0"/>
              <w:rPr>
                <w:rFonts w:cs="Arial"/>
              </w:rPr>
            </w:pPr>
          </w:p>
        </w:tc>
      </w:tr>
      <w:tr w:rsidR="00F30367" w14:paraId="3CB23C99" w14:textId="77777777" w:rsidTr="00F30367">
        <w:trPr>
          <w:jc w:val="center"/>
        </w:trPr>
        <w:tc>
          <w:tcPr>
            <w:tcW w:w="2234" w:type="dxa"/>
            <w:vMerge/>
            <w:tcBorders>
              <w:left w:val="single" w:sz="4" w:space="0" w:color="auto"/>
              <w:right w:val="single" w:sz="4" w:space="0" w:color="auto"/>
            </w:tcBorders>
          </w:tcPr>
          <w:p w14:paraId="39412E24" w14:textId="77777777" w:rsidR="00F30367" w:rsidRPr="00C70078" w:rsidRDefault="00F30367" w:rsidP="00F30367">
            <w:pPr>
              <w:spacing w:line="276" w:lineRule="auto"/>
              <w:rPr>
                <w:rFonts w:cs="Arial"/>
              </w:rPr>
            </w:pPr>
          </w:p>
        </w:tc>
        <w:tc>
          <w:tcPr>
            <w:tcW w:w="2424" w:type="dxa"/>
            <w:tcBorders>
              <w:top w:val="single" w:sz="4" w:space="0" w:color="auto"/>
              <w:left w:val="single" w:sz="4" w:space="0" w:color="auto"/>
              <w:bottom w:val="single" w:sz="4" w:space="0" w:color="auto"/>
              <w:right w:val="single" w:sz="4" w:space="0" w:color="auto"/>
            </w:tcBorders>
          </w:tcPr>
          <w:p w14:paraId="1493F512" w14:textId="77777777" w:rsidR="00F30367" w:rsidRPr="00C70078" w:rsidRDefault="00B113DE" w:rsidP="00F30367">
            <w:pPr>
              <w:spacing w:line="276" w:lineRule="auto"/>
              <w:rPr>
                <w:rFonts w:cs="Arial"/>
              </w:rPr>
            </w:pPr>
            <w:r>
              <w:rPr>
                <w:rFonts w:cs="Arial"/>
              </w:rPr>
              <w:t>Lock All</w:t>
            </w:r>
          </w:p>
        </w:tc>
        <w:tc>
          <w:tcPr>
            <w:tcW w:w="900" w:type="dxa"/>
            <w:tcBorders>
              <w:top w:val="single" w:sz="4" w:space="0" w:color="auto"/>
              <w:left w:val="single" w:sz="4" w:space="0" w:color="auto"/>
              <w:bottom w:val="single" w:sz="4" w:space="0" w:color="auto"/>
              <w:right w:val="single" w:sz="4" w:space="0" w:color="auto"/>
            </w:tcBorders>
          </w:tcPr>
          <w:p w14:paraId="0B2D6CCA" w14:textId="77777777" w:rsidR="00F30367" w:rsidRPr="00C70078" w:rsidRDefault="00B113DE" w:rsidP="00F30367">
            <w:pPr>
              <w:spacing w:line="276" w:lineRule="auto"/>
              <w:rPr>
                <w:rFonts w:cs="Arial"/>
              </w:rPr>
            </w:pPr>
            <w:r w:rsidRPr="00C70078">
              <w:rPr>
                <w:rFonts w:cs="Arial"/>
              </w:rPr>
              <w:t>0x1</w:t>
            </w:r>
          </w:p>
        </w:tc>
        <w:tc>
          <w:tcPr>
            <w:tcW w:w="4056" w:type="dxa"/>
            <w:tcBorders>
              <w:left w:val="single" w:sz="4" w:space="0" w:color="auto"/>
              <w:right w:val="single" w:sz="4" w:space="0" w:color="auto"/>
            </w:tcBorders>
          </w:tcPr>
          <w:p w14:paraId="68B32C2A" w14:textId="77777777" w:rsidR="00F30367" w:rsidRPr="00C70078" w:rsidRDefault="00F30367" w:rsidP="00F30367">
            <w:pPr>
              <w:spacing w:line="276" w:lineRule="auto"/>
              <w:rPr>
                <w:rFonts w:cs="Arial"/>
              </w:rPr>
            </w:pPr>
          </w:p>
        </w:tc>
      </w:tr>
      <w:tr w:rsidR="00F30367" w14:paraId="012ADFD1" w14:textId="77777777" w:rsidTr="00F30367">
        <w:trPr>
          <w:jc w:val="center"/>
        </w:trPr>
        <w:tc>
          <w:tcPr>
            <w:tcW w:w="2234" w:type="dxa"/>
            <w:vMerge/>
            <w:tcBorders>
              <w:left w:val="single" w:sz="4" w:space="0" w:color="auto"/>
              <w:right w:val="single" w:sz="4" w:space="0" w:color="auto"/>
            </w:tcBorders>
          </w:tcPr>
          <w:p w14:paraId="1CCB7E4B" w14:textId="77777777" w:rsidR="00F30367" w:rsidRPr="00C70078" w:rsidRDefault="00F30367" w:rsidP="00F30367">
            <w:pPr>
              <w:spacing w:line="276" w:lineRule="auto"/>
              <w:rPr>
                <w:rFonts w:cs="Arial"/>
              </w:rPr>
            </w:pPr>
          </w:p>
        </w:tc>
        <w:tc>
          <w:tcPr>
            <w:tcW w:w="2424" w:type="dxa"/>
            <w:tcBorders>
              <w:top w:val="single" w:sz="4" w:space="0" w:color="auto"/>
              <w:left w:val="single" w:sz="4" w:space="0" w:color="auto"/>
              <w:bottom w:val="single" w:sz="4" w:space="0" w:color="auto"/>
              <w:right w:val="single" w:sz="4" w:space="0" w:color="auto"/>
            </w:tcBorders>
          </w:tcPr>
          <w:p w14:paraId="45B8CC60" w14:textId="77777777" w:rsidR="00F30367" w:rsidRPr="00C70078" w:rsidRDefault="00B113DE" w:rsidP="00F30367">
            <w:pPr>
              <w:spacing w:line="276" w:lineRule="auto"/>
              <w:rPr>
                <w:rFonts w:cs="Arial"/>
              </w:rPr>
            </w:pPr>
            <w:r>
              <w:rPr>
                <w:rFonts w:cs="Arial"/>
              </w:rPr>
              <w:t>Unlock All</w:t>
            </w:r>
          </w:p>
        </w:tc>
        <w:tc>
          <w:tcPr>
            <w:tcW w:w="900" w:type="dxa"/>
            <w:tcBorders>
              <w:top w:val="single" w:sz="4" w:space="0" w:color="auto"/>
              <w:left w:val="single" w:sz="4" w:space="0" w:color="auto"/>
              <w:bottom w:val="single" w:sz="4" w:space="0" w:color="auto"/>
              <w:right w:val="single" w:sz="4" w:space="0" w:color="auto"/>
            </w:tcBorders>
          </w:tcPr>
          <w:p w14:paraId="5D856381" w14:textId="77777777" w:rsidR="00F30367" w:rsidRPr="00C70078" w:rsidRDefault="00B113DE" w:rsidP="00F30367">
            <w:pPr>
              <w:spacing w:line="276" w:lineRule="auto"/>
              <w:rPr>
                <w:rFonts w:cs="Arial"/>
              </w:rPr>
            </w:pPr>
            <w:r w:rsidRPr="00C70078">
              <w:rPr>
                <w:rFonts w:cs="Arial"/>
              </w:rPr>
              <w:t>0x2</w:t>
            </w:r>
          </w:p>
        </w:tc>
        <w:tc>
          <w:tcPr>
            <w:tcW w:w="4056" w:type="dxa"/>
            <w:tcBorders>
              <w:left w:val="single" w:sz="4" w:space="0" w:color="auto"/>
              <w:right w:val="single" w:sz="4" w:space="0" w:color="auto"/>
            </w:tcBorders>
          </w:tcPr>
          <w:p w14:paraId="61472387" w14:textId="77777777" w:rsidR="00F30367" w:rsidRPr="00C70078" w:rsidRDefault="00F30367" w:rsidP="00F30367">
            <w:pPr>
              <w:spacing w:line="276" w:lineRule="auto"/>
              <w:rPr>
                <w:rFonts w:cs="Arial"/>
              </w:rPr>
            </w:pPr>
          </w:p>
        </w:tc>
      </w:tr>
      <w:tr w:rsidR="00F30367" w14:paraId="77AA5B7C" w14:textId="77777777" w:rsidTr="00F30367">
        <w:trPr>
          <w:jc w:val="center"/>
        </w:trPr>
        <w:tc>
          <w:tcPr>
            <w:tcW w:w="2234" w:type="dxa"/>
            <w:vMerge/>
            <w:tcBorders>
              <w:left w:val="single" w:sz="4" w:space="0" w:color="auto"/>
              <w:right w:val="single" w:sz="4" w:space="0" w:color="auto"/>
            </w:tcBorders>
          </w:tcPr>
          <w:p w14:paraId="64D90C5F" w14:textId="77777777" w:rsidR="00F30367" w:rsidRDefault="00F30367" w:rsidP="00F30367">
            <w:pPr>
              <w:spacing w:line="276" w:lineRule="auto"/>
              <w:rPr>
                <w:rFonts w:cs="Arial"/>
              </w:rPr>
            </w:pPr>
          </w:p>
        </w:tc>
        <w:tc>
          <w:tcPr>
            <w:tcW w:w="2424" w:type="dxa"/>
            <w:tcBorders>
              <w:top w:val="single" w:sz="4" w:space="0" w:color="auto"/>
              <w:left w:val="single" w:sz="4" w:space="0" w:color="auto"/>
              <w:bottom w:val="single" w:sz="4" w:space="0" w:color="auto"/>
              <w:right w:val="single" w:sz="4" w:space="0" w:color="auto"/>
            </w:tcBorders>
          </w:tcPr>
          <w:p w14:paraId="75BC823C" w14:textId="77777777" w:rsidR="00F30367" w:rsidRPr="00C70078" w:rsidRDefault="00B113DE" w:rsidP="00F30367">
            <w:pPr>
              <w:spacing w:line="276" w:lineRule="auto"/>
              <w:rPr>
                <w:rFonts w:cs="Arial"/>
              </w:rPr>
            </w:pPr>
            <w:r>
              <w:rPr>
                <w:rFonts w:cs="Arial"/>
              </w:rPr>
              <w:t>Unlock Driver</w:t>
            </w:r>
          </w:p>
        </w:tc>
        <w:tc>
          <w:tcPr>
            <w:tcW w:w="900" w:type="dxa"/>
            <w:tcBorders>
              <w:top w:val="single" w:sz="4" w:space="0" w:color="auto"/>
              <w:left w:val="single" w:sz="4" w:space="0" w:color="auto"/>
              <w:bottom w:val="single" w:sz="4" w:space="0" w:color="auto"/>
              <w:right w:val="single" w:sz="4" w:space="0" w:color="auto"/>
            </w:tcBorders>
          </w:tcPr>
          <w:p w14:paraId="5BDD286A" w14:textId="77777777" w:rsidR="00F30367" w:rsidRPr="00C70078" w:rsidRDefault="00B113DE" w:rsidP="00F30367">
            <w:pPr>
              <w:spacing w:line="276" w:lineRule="auto"/>
              <w:rPr>
                <w:rFonts w:cs="Arial"/>
              </w:rPr>
            </w:pPr>
            <w:r w:rsidRPr="00C70078">
              <w:rPr>
                <w:rFonts w:cs="Arial"/>
              </w:rPr>
              <w:t>0x3</w:t>
            </w:r>
          </w:p>
        </w:tc>
        <w:tc>
          <w:tcPr>
            <w:tcW w:w="4056" w:type="dxa"/>
            <w:tcBorders>
              <w:left w:val="single" w:sz="4" w:space="0" w:color="auto"/>
              <w:right w:val="single" w:sz="4" w:space="0" w:color="auto"/>
            </w:tcBorders>
          </w:tcPr>
          <w:p w14:paraId="4E6444A5" w14:textId="77777777" w:rsidR="00F30367" w:rsidRPr="00C70078" w:rsidRDefault="00F30367" w:rsidP="00F30367">
            <w:pPr>
              <w:spacing w:line="276" w:lineRule="auto"/>
              <w:rPr>
                <w:rFonts w:cs="Arial"/>
              </w:rPr>
            </w:pPr>
          </w:p>
        </w:tc>
      </w:tr>
    </w:tbl>
    <w:p w14:paraId="5D849350" w14:textId="77777777" w:rsidR="00F30367" w:rsidRDefault="00F30367" w:rsidP="00F30367"/>
    <w:p w14:paraId="42145A3A" w14:textId="77777777" w:rsidR="00F30367" w:rsidRDefault="00B113DE" w:rsidP="009B4C29">
      <w:pPr>
        <w:pStyle w:val="Heading4"/>
      </w:pPr>
      <w:r w:rsidRPr="00B9479B">
        <w:t>MD-REQ-270436/B-Veh_Lock_Requestor</w:t>
      </w:r>
    </w:p>
    <w:p w14:paraId="21D627B5" w14:textId="77777777" w:rsidR="00F30367" w:rsidRDefault="00B113DE" w:rsidP="00F30367">
      <w:pPr>
        <w:ind w:left="576"/>
      </w:pPr>
      <w:r>
        <w:t>Message Type: Request</w:t>
      </w:r>
    </w:p>
    <w:p w14:paraId="2FBE0CEB" w14:textId="77777777" w:rsidR="00F30367" w:rsidRDefault="00F30367" w:rsidP="00F30367">
      <w:pPr>
        <w:ind w:left="576"/>
      </w:pPr>
    </w:p>
    <w:p w14:paraId="290255C2" w14:textId="77777777" w:rsidR="00F30367" w:rsidRDefault="00B113DE" w:rsidP="00F30367">
      <w:pPr>
        <w:ind w:left="576"/>
      </w:pPr>
      <w:r>
        <w:t>This signal is used to monitor the lock status of the vehicle</w:t>
      </w:r>
    </w:p>
    <w:p w14:paraId="59A0CAC4" w14:textId="77777777" w:rsidR="00F30367" w:rsidRDefault="00F30367" w:rsidP="00F30367">
      <w:pPr>
        <w:ind w:left="576"/>
      </w:pP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2610"/>
        <w:gridCol w:w="1170"/>
        <w:gridCol w:w="3060"/>
      </w:tblGrid>
      <w:tr w:rsidR="00F30367" w14:paraId="6E7AA22C"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hideMark/>
          </w:tcPr>
          <w:p w14:paraId="088FB280" w14:textId="77777777" w:rsidR="00F30367" w:rsidRDefault="00B113DE">
            <w:pPr>
              <w:spacing w:line="276" w:lineRule="auto"/>
              <w:rPr>
                <w:b/>
              </w:rPr>
            </w:pPr>
            <w:r>
              <w:rPr>
                <w:b/>
              </w:rPr>
              <w:t>Name</w:t>
            </w:r>
          </w:p>
        </w:tc>
        <w:tc>
          <w:tcPr>
            <w:tcW w:w="2610" w:type="dxa"/>
            <w:tcBorders>
              <w:top w:val="single" w:sz="4" w:space="0" w:color="auto"/>
              <w:left w:val="single" w:sz="4" w:space="0" w:color="auto"/>
              <w:bottom w:val="single" w:sz="4" w:space="0" w:color="auto"/>
              <w:right w:val="single" w:sz="4" w:space="0" w:color="auto"/>
            </w:tcBorders>
            <w:hideMark/>
          </w:tcPr>
          <w:p w14:paraId="0BBF7E31" w14:textId="77777777" w:rsidR="00F30367" w:rsidRDefault="00B113DE">
            <w:pPr>
              <w:spacing w:line="276" w:lineRule="auto"/>
              <w:rPr>
                <w:b/>
              </w:rPr>
            </w:pPr>
            <w:r>
              <w:rPr>
                <w:b/>
              </w:rPr>
              <w:t>Literals</w:t>
            </w:r>
          </w:p>
        </w:tc>
        <w:tc>
          <w:tcPr>
            <w:tcW w:w="1170" w:type="dxa"/>
            <w:tcBorders>
              <w:top w:val="single" w:sz="4" w:space="0" w:color="auto"/>
              <w:left w:val="single" w:sz="4" w:space="0" w:color="auto"/>
              <w:bottom w:val="single" w:sz="4" w:space="0" w:color="auto"/>
              <w:right w:val="single" w:sz="4" w:space="0" w:color="auto"/>
            </w:tcBorders>
            <w:hideMark/>
          </w:tcPr>
          <w:p w14:paraId="4C58DF4A" w14:textId="77777777" w:rsidR="00F30367" w:rsidRDefault="00B113DE">
            <w:pPr>
              <w:spacing w:line="276" w:lineRule="auto"/>
              <w:rPr>
                <w:b/>
              </w:rPr>
            </w:pPr>
            <w:r>
              <w:rPr>
                <w:b/>
              </w:rPr>
              <w:t>Value</w:t>
            </w:r>
          </w:p>
        </w:tc>
        <w:tc>
          <w:tcPr>
            <w:tcW w:w="3060" w:type="dxa"/>
            <w:tcBorders>
              <w:top w:val="single" w:sz="4" w:space="0" w:color="auto"/>
              <w:left w:val="single" w:sz="4" w:space="0" w:color="auto"/>
              <w:bottom w:val="single" w:sz="4" w:space="0" w:color="auto"/>
              <w:right w:val="single" w:sz="4" w:space="0" w:color="auto"/>
            </w:tcBorders>
            <w:hideMark/>
          </w:tcPr>
          <w:p w14:paraId="087AEA49" w14:textId="77777777" w:rsidR="00F30367" w:rsidRDefault="00B113DE">
            <w:pPr>
              <w:spacing w:line="276" w:lineRule="auto"/>
              <w:rPr>
                <w:b/>
              </w:rPr>
            </w:pPr>
            <w:r>
              <w:rPr>
                <w:b/>
              </w:rPr>
              <w:t>Description</w:t>
            </w:r>
          </w:p>
        </w:tc>
      </w:tr>
      <w:tr w:rsidR="00F30367" w14:paraId="4E572BE4"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hideMark/>
          </w:tcPr>
          <w:p w14:paraId="71AC5FE7" w14:textId="77777777" w:rsidR="00F30367" w:rsidRDefault="00B113DE">
            <w:pPr>
              <w:spacing w:line="276" w:lineRule="auto"/>
              <w:rPr>
                <w:rFonts w:asciiTheme="minorHAnsi" w:eastAsiaTheme="minorEastAsia" w:hAnsiTheme="minorHAnsi"/>
                <w:szCs w:val="22"/>
              </w:rPr>
            </w:pPr>
            <w:r>
              <w:rPr>
                <w:rFonts w:asciiTheme="minorHAnsi" w:eastAsiaTheme="minorEastAsia" w:hAnsiTheme="minorHAnsi"/>
                <w:szCs w:val="22"/>
              </w:rPr>
              <w:t>Type</w:t>
            </w:r>
          </w:p>
        </w:tc>
        <w:tc>
          <w:tcPr>
            <w:tcW w:w="2610" w:type="dxa"/>
            <w:tcBorders>
              <w:top w:val="single" w:sz="4" w:space="0" w:color="auto"/>
              <w:left w:val="single" w:sz="4" w:space="0" w:color="auto"/>
              <w:bottom w:val="single" w:sz="4" w:space="0" w:color="auto"/>
              <w:right w:val="single" w:sz="4" w:space="0" w:color="auto"/>
            </w:tcBorders>
            <w:hideMark/>
          </w:tcPr>
          <w:p w14:paraId="7CE80CBD" w14:textId="77777777" w:rsidR="00F30367" w:rsidRDefault="00B113DE">
            <w:pPr>
              <w:spacing w:line="276"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6D3D972F" w14:textId="77777777" w:rsidR="00F30367" w:rsidRDefault="00B113DE">
            <w:pPr>
              <w:spacing w:line="276" w:lineRule="auto"/>
            </w:pPr>
            <w:r>
              <w:t>-</w:t>
            </w:r>
          </w:p>
        </w:tc>
        <w:tc>
          <w:tcPr>
            <w:tcW w:w="3060" w:type="dxa"/>
            <w:tcBorders>
              <w:top w:val="single" w:sz="4" w:space="0" w:color="auto"/>
              <w:left w:val="single" w:sz="4" w:space="0" w:color="auto"/>
              <w:bottom w:val="single" w:sz="4" w:space="0" w:color="auto"/>
              <w:right w:val="single" w:sz="4" w:space="0" w:color="auto"/>
            </w:tcBorders>
            <w:hideMark/>
          </w:tcPr>
          <w:p w14:paraId="6EDDCEE5" w14:textId="77777777" w:rsidR="00F30367" w:rsidRDefault="00F30367">
            <w:pPr>
              <w:spacing w:line="276" w:lineRule="auto"/>
              <w:rPr>
                <w:rFonts w:asciiTheme="minorHAnsi" w:eastAsiaTheme="minorEastAsia" w:hAnsiTheme="minorHAnsi"/>
                <w:szCs w:val="22"/>
              </w:rPr>
            </w:pPr>
          </w:p>
        </w:tc>
      </w:tr>
      <w:tr w:rsidR="00F30367" w14:paraId="50EFEB7A"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013B97AF"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6636BD7C" w14:textId="77777777" w:rsidR="00F30367" w:rsidRDefault="00B113DE">
            <w:pPr>
              <w:spacing w:line="276" w:lineRule="auto"/>
            </w:pPr>
            <w:r>
              <w:t>Null</w:t>
            </w:r>
          </w:p>
        </w:tc>
        <w:tc>
          <w:tcPr>
            <w:tcW w:w="1170" w:type="dxa"/>
            <w:tcBorders>
              <w:top w:val="single" w:sz="4" w:space="0" w:color="auto"/>
              <w:left w:val="single" w:sz="4" w:space="0" w:color="auto"/>
              <w:bottom w:val="single" w:sz="4" w:space="0" w:color="auto"/>
              <w:right w:val="single" w:sz="4" w:space="0" w:color="auto"/>
            </w:tcBorders>
            <w:hideMark/>
          </w:tcPr>
          <w:p w14:paraId="5D101EA1" w14:textId="77777777" w:rsidR="00F30367" w:rsidRDefault="00B113DE">
            <w:pPr>
              <w:spacing w:line="276" w:lineRule="auto"/>
            </w:pPr>
            <w:r>
              <w:t>0x00</w:t>
            </w:r>
          </w:p>
        </w:tc>
        <w:tc>
          <w:tcPr>
            <w:tcW w:w="3060" w:type="dxa"/>
            <w:tcBorders>
              <w:top w:val="single" w:sz="4" w:space="0" w:color="auto"/>
              <w:left w:val="single" w:sz="4" w:space="0" w:color="auto"/>
              <w:bottom w:val="single" w:sz="4" w:space="0" w:color="auto"/>
              <w:right w:val="single" w:sz="4" w:space="0" w:color="auto"/>
            </w:tcBorders>
          </w:tcPr>
          <w:p w14:paraId="4E73F0F6" w14:textId="77777777" w:rsidR="00F30367" w:rsidRDefault="00F30367">
            <w:pPr>
              <w:spacing w:line="276" w:lineRule="auto"/>
            </w:pPr>
          </w:p>
        </w:tc>
      </w:tr>
      <w:tr w:rsidR="00F30367" w14:paraId="330AD2BD"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1F29868E"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171BCA42" w14:textId="77777777" w:rsidR="00F30367" w:rsidRDefault="00B113DE">
            <w:pPr>
              <w:spacing w:line="276" w:lineRule="auto"/>
            </w:pPr>
            <w:r>
              <w:t>Autolock</w:t>
            </w:r>
          </w:p>
        </w:tc>
        <w:tc>
          <w:tcPr>
            <w:tcW w:w="1170" w:type="dxa"/>
            <w:tcBorders>
              <w:top w:val="single" w:sz="4" w:space="0" w:color="auto"/>
              <w:left w:val="single" w:sz="4" w:space="0" w:color="auto"/>
              <w:bottom w:val="single" w:sz="4" w:space="0" w:color="auto"/>
              <w:right w:val="single" w:sz="4" w:space="0" w:color="auto"/>
            </w:tcBorders>
            <w:hideMark/>
          </w:tcPr>
          <w:p w14:paraId="202B0332" w14:textId="77777777" w:rsidR="00F30367" w:rsidRDefault="00B113DE">
            <w:pPr>
              <w:spacing w:line="276" w:lineRule="auto"/>
            </w:pPr>
            <w:r>
              <w:t>0x01</w:t>
            </w:r>
          </w:p>
        </w:tc>
        <w:tc>
          <w:tcPr>
            <w:tcW w:w="3060" w:type="dxa"/>
            <w:tcBorders>
              <w:top w:val="single" w:sz="4" w:space="0" w:color="auto"/>
              <w:left w:val="single" w:sz="4" w:space="0" w:color="auto"/>
              <w:bottom w:val="single" w:sz="4" w:space="0" w:color="auto"/>
              <w:right w:val="single" w:sz="4" w:space="0" w:color="auto"/>
            </w:tcBorders>
          </w:tcPr>
          <w:p w14:paraId="2D265800" w14:textId="77777777" w:rsidR="00F30367" w:rsidRDefault="00F30367">
            <w:pPr>
              <w:spacing w:line="276" w:lineRule="auto"/>
            </w:pPr>
          </w:p>
        </w:tc>
      </w:tr>
      <w:tr w:rsidR="00F30367" w14:paraId="2C674000"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4143753A"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53F5005F" w14:textId="77777777" w:rsidR="00F30367" w:rsidRDefault="00B113DE">
            <w:pPr>
              <w:spacing w:line="276" w:lineRule="auto"/>
            </w:pPr>
            <w:r>
              <w:t>Auto_Unlock</w:t>
            </w:r>
          </w:p>
        </w:tc>
        <w:tc>
          <w:tcPr>
            <w:tcW w:w="1170" w:type="dxa"/>
            <w:tcBorders>
              <w:top w:val="single" w:sz="4" w:space="0" w:color="auto"/>
              <w:left w:val="single" w:sz="4" w:space="0" w:color="auto"/>
              <w:bottom w:val="single" w:sz="4" w:space="0" w:color="auto"/>
              <w:right w:val="single" w:sz="4" w:space="0" w:color="auto"/>
            </w:tcBorders>
            <w:hideMark/>
          </w:tcPr>
          <w:p w14:paraId="791C0F3B" w14:textId="77777777" w:rsidR="00F30367" w:rsidRDefault="00B113DE">
            <w:pPr>
              <w:spacing w:line="276" w:lineRule="auto"/>
            </w:pPr>
            <w:r>
              <w:t>0x02</w:t>
            </w:r>
          </w:p>
        </w:tc>
        <w:tc>
          <w:tcPr>
            <w:tcW w:w="3060" w:type="dxa"/>
            <w:tcBorders>
              <w:top w:val="single" w:sz="4" w:space="0" w:color="auto"/>
              <w:left w:val="single" w:sz="4" w:space="0" w:color="auto"/>
              <w:bottom w:val="single" w:sz="4" w:space="0" w:color="auto"/>
              <w:right w:val="single" w:sz="4" w:space="0" w:color="auto"/>
            </w:tcBorders>
          </w:tcPr>
          <w:p w14:paraId="448138A7" w14:textId="77777777" w:rsidR="00F30367" w:rsidRDefault="00F30367">
            <w:pPr>
              <w:spacing w:line="276" w:lineRule="auto"/>
            </w:pPr>
          </w:p>
        </w:tc>
      </w:tr>
      <w:tr w:rsidR="00F30367" w14:paraId="78B8DFFF"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100F17F8"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2E174203" w14:textId="77777777" w:rsidR="00F30367" w:rsidRDefault="00B113DE">
            <w:pPr>
              <w:spacing w:line="276" w:lineRule="auto"/>
            </w:pPr>
            <w:r>
              <w:t>Interior</w:t>
            </w:r>
          </w:p>
        </w:tc>
        <w:tc>
          <w:tcPr>
            <w:tcW w:w="1170" w:type="dxa"/>
            <w:tcBorders>
              <w:top w:val="single" w:sz="4" w:space="0" w:color="auto"/>
              <w:left w:val="single" w:sz="4" w:space="0" w:color="auto"/>
              <w:bottom w:val="single" w:sz="4" w:space="0" w:color="auto"/>
              <w:right w:val="single" w:sz="4" w:space="0" w:color="auto"/>
            </w:tcBorders>
            <w:hideMark/>
          </w:tcPr>
          <w:p w14:paraId="4D4C3A6A" w14:textId="77777777" w:rsidR="00F30367" w:rsidRDefault="00B113DE">
            <w:pPr>
              <w:spacing w:line="276" w:lineRule="auto"/>
            </w:pPr>
            <w:r>
              <w:t>0x03</w:t>
            </w:r>
          </w:p>
        </w:tc>
        <w:tc>
          <w:tcPr>
            <w:tcW w:w="3060" w:type="dxa"/>
            <w:tcBorders>
              <w:top w:val="single" w:sz="4" w:space="0" w:color="auto"/>
              <w:left w:val="single" w:sz="4" w:space="0" w:color="auto"/>
              <w:bottom w:val="single" w:sz="4" w:space="0" w:color="auto"/>
              <w:right w:val="single" w:sz="4" w:space="0" w:color="auto"/>
            </w:tcBorders>
          </w:tcPr>
          <w:p w14:paraId="0069DFBC" w14:textId="77777777" w:rsidR="00F30367" w:rsidRDefault="00F30367">
            <w:pPr>
              <w:spacing w:line="276" w:lineRule="auto"/>
            </w:pPr>
          </w:p>
        </w:tc>
      </w:tr>
      <w:tr w:rsidR="00F30367" w14:paraId="556419E7"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67763C63"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3DF788D8" w14:textId="77777777" w:rsidR="00F30367" w:rsidRDefault="00B113DE">
            <w:pPr>
              <w:spacing w:line="276" w:lineRule="auto"/>
            </w:pPr>
            <w:r>
              <w:t>Key_Cylinder</w:t>
            </w:r>
          </w:p>
        </w:tc>
        <w:tc>
          <w:tcPr>
            <w:tcW w:w="1170" w:type="dxa"/>
            <w:tcBorders>
              <w:top w:val="single" w:sz="4" w:space="0" w:color="auto"/>
              <w:left w:val="single" w:sz="4" w:space="0" w:color="auto"/>
              <w:bottom w:val="single" w:sz="4" w:space="0" w:color="auto"/>
              <w:right w:val="single" w:sz="4" w:space="0" w:color="auto"/>
            </w:tcBorders>
            <w:hideMark/>
          </w:tcPr>
          <w:p w14:paraId="5C498901" w14:textId="77777777" w:rsidR="00F30367" w:rsidRDefault="00B113DE">
            <w:pPr>
              <w:spacing w:line="276" w:lineRule="auto"/>
            </w:pPr>
            <w:r>
              <w:t>0x04</w:t>
            </w:r>
          </w:p>
        </w:tc>
        <w:tc>
          <w:tcPr>
            <w:tcW w:w="3060" w:type="dxa"/>
            <w:tcBorders>
              <w:top w:val="single" w:sz="4" w:space="0" w:color="auto"/>
              <w:left w:val="single" w:sz="4" w:space="0" w:color="auto"/>
              <w:bottom w:val="single" w:sz="4" w:space="0" w:color="auto"/>
              <w:right w:val="single" w:sz="4" w:space="0" w:color="auto"/>
            </w:tcBorders>
          </w:tcPr>
          <w:p w14:paraId="0C19D098" w14:textId="77777777" w:rsidR="00F30367" w:rsidRDefault="00F30367">
            <w:pPr>
              <w:spacing w:line="276" w:lineRule="auto"/>
            </w:pPr>
          </w:p>
        </w:tc>
      </w:tr>
      <w:tr w:rsidR="00F30367" w14:paraId="42E7A1F3"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7C42A614"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23EA5470" w14:textId="77777777" w:rsidR="00F30367" w:rsidRDefault="00B113DE">
            <w:pPr>
              <w:spacing w:line="276" w:lineRule="auto"/>
            </w:pPr>
            <w:r>
              <w:t>Keypad</w:t>
            </w:r>
          </w:p>
        </w:tc>
        <w:tc>
          <w:tcPr>
            <w:tcW w:w="1170" w:type="dxa"/>
            <w:tcBorders>
              <w:top w:val="single" w:sz="4" w:space="0" w:color="auto"/>
              <w:left w:val="single" w:sz="4" w:space="0" w:color="auto"/>
              <w:bottom w:val="single" w:sz="4" w:space="0" w:color="auto"/>
              <w:right w:val="single" w:sz="4" w:space="0" w:color="auto"/>
            </w:tcBorders>
            <w:hideMark/>
          </w:tcPr>
          <w:p w14:paraId="6FB61A3C" w14:textId="77777777" w:rsidR="00F30367" w:rsidRDefault="00B113DE">
            <w:pPr>
              <w:spacing w:line="276" w:lineRule="auto"/>
            </w:pPr>
            <w:r>
              <w:t>0x05</w:t>
            </w:r>
          </w:p>
        </w:tc>
        <w:tc>
          <w:tcPr>
            <w:tcW w:w="3060" w:type="dxa"/>
            <w:tcBorders>
              <w:top w:val="single" w:sz="4" w:space="0" w:color="auto"/>
              <w:left w:val="single" w:sz="4" w:space="0" w:color="auto"/>
              <w:bottom w:val="single" w:sz="4" w:space="0" w:color="auto"/>
              <w:right w:val="single" w:sz="4" w:space="0" w:color="auto"/>
            </w:tcBorders>
          </w:tcPr>
          <w:p w14:paraId="38196FED" w14:textId="77777777" w:rsidR="00F30367" w:rsidRDefault="00F30367">
            <w:pPr>
              <w:spacing w:line="276" w:lineRule="auto"/>
            </w:pPr>
          </w:p>
        </w:tc>
      </w:tr>
      <w:tr w:rsidR="00F30367" w14:paraId="1706BDE8"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4B3CD2B9"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776CEF2D" w14:textId="77777777" w:rsidR="00F30367" w:rsidRDefault="00B113DE">
            <w:pPr>
              <w:spacing w:line="276" w:lineRule="auto"/>
            </w:pPr>
            <w:r>
              <w:t>Powerslide</w:t>
            </w:r>
          </w:p>
        </w:tc>
        <w:tc>
          <w:tcPr>
            <w:tcW w:w="1170" w:type="dxa"/>
            <w:tcBorders>
              <w:top w:val="single" w:sz="4" w:space="0" w:color="auto"/>
              <w:left w:val="single" w:sz="4" w:space="0" w:color="auto"/>
              <w:bottom w:val="single" w:sz="4" w:space="0" w:color="auto"/>
              <w:right w:val="single" w:sz="4" w:space="0" w:color="auto"/>
            </w:tcBorders>
            <w:hideMark/>
          </w:tcPr>
          <w:p w14:paraId="292087BC" w14:textId="77777777" w:rsidR="00F30367" w:rsidRDefault="00B113DE">
            <w:pPr>
              <w:spacing w:line="276" w:lineRule="auto"/>
            </w:pPr>
            <w:r>
              <w:t>0x06</w:t>
            </w:r>
          </w:p>
        </w:tc>
        <w:tc>
          <w:tcPr>
            <w:tcW w:w="3060" w:type="dxa"/>
            <w:tcBorders>
              <w:top w:val="single" w:sz="4" w:space="0" w:color="auto"/>
              <w:left w:val="single" w:sz="4" w:space="0" w:color="auto"/>
              <w:bottom w:val="single" w:sz="4" w:space="0" w:color="auto"/>
              <w:right w:val="single" w:sz="4" w:space="0" w:color="auto"/>
            </w:tcBorders>
          </w:tcPr>
          <w:p w14:paraId="600410D6" w14:textId="77777777" w:rsidR="00F30367" w:rsidRDefault="00F30367">
            <w:pPr>
              <w:spacing w:line="276" w:lineRule="auto"/>
            </w:pPr>
          </w:p>
        </w:tc>
      </w:tr>
      <w:tr w:rsidR="00F30367" w14:paraId="3901240C"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78B030CA"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1A4CA87A" w14:textId="77777777" w:rsidR="00F30367" w:rsidRDefault="00B113DE">
            <w:pPr>
              <w:spacing w:line="276" w:lineRule="auto"/>
            </w:pPr>
            <w:r>
              <w:t>Programming</w:t>
            </w:r>
          </w:p>
        </w:tc>
        <w:tc>
          <w:tcPr>
            <w:tcW w:w="1170" w:type="dxa"/>
            <w:tcBorders>
              <w:top w:val="single" w:sz="4" w:space="0" w:color="auto"/>
              <w:left w:val="single" w:sz="4" w:space="0" w:color="auto"/>
              <w:bottom w:val="single" w:sz="4" w:space="0" w:color="auto"/>
              <w:right w:val="single" w:sz="4" w:space="0" w:color="auto"/>
            </w:tcBorders>
            <w:hideMark/>
          </w:tcPr>
          <w:p w14:paraId="09E803CD" w14:textId="77777777" w:rsidR="00F30367" w:rsidRDefault="00B113DE">
            <w:pPr>
              <w:spacing w:line="276" w:lineRule="auto"/>
            </w:pPr>
            <w:r>
              <w:t>0x07</w:t>
            </w:r>
          </w:p>
        </w:tc>
        <w:tc>
          <w:tcPr>
            <w:tcW w:w="3060" w:type="dxa"/>
            <w:tcBorders>
              <w:top w:val="single" w:sz="4" w:space="0" w:color="auto"/>
              <w:left w:val="single" w:sz="4" w:space="0" w:color="auto"/>
              <w:bottom w:val="single" w:sz="4" w:space="0" w:color="auto"/>
              <w:right w:val="single" w:sz="4" w:space="0" w:color="auto"/>
            </w:tcBorders>
          </w:tcPr>
          <w:p w14:paraId="24E67AC8" w14:textId="77777777" w:rsidR="00F30367" w:rsidRDefault="00F30367">
            <w:pPr>
              <w:spacing w:line="276" w:lineRule="auto"/>
            </w:pPr>
          </w:p>
        </w:tc>
      </w:tr>
      <w:tr w:rsidR="00F30367" w14:paraId="436ADB08"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7BD0AE95"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0FC67C3F" w14:textId="77777777" w:rsidR="00F30367" w:rsidRDefault="00B113DE">
            <w:pPr>
              <w:spacing w:line="276" w:lineRule="auto"/>
            </w:pPr>
            <w:r>
              <w:t>Remote</w:t>
            </w:r>
          </w:p>
        </w:tc>
        <w:tc>
          <w:tcPr>
            <w:tcW w:w="1170" w:type="dxa"/>
            <w:tcBorders>
              <w:top w:val="single" w:sz="4" w:space="0" w:color="auto"/>
              <w:left w:val="single" w:sz="4" w:space="0" w:color="auto"/>
              <w:bottom w:val="single" w:sz="4" w:space="0" w:color="auto"/>
              <w:right w:val="single" w:sz="4" w:space="0" w:color="auto"/>
            </w:tcBorders>
            <w:hideMark/>
          </w:tcPr>
          <w:p w14:paraId="4C9948F0" w14:textId="77777777" w:rsidR="00F30367" w:rsidRDefault="00B113DE">
            <w:pPr>
              <w:spacing w:line="276" w:lineRule="auto"/>
            </w:pPr>
            <w:r>
              <w:t>0x08</w:t>
            </w:r>
          </w:p>
        </w:tc>
        <w:tc>
          <w:tcPr>
            <w:tcW w:w="3060" w:type="dxa"/>
            <w:tcBorders>
              <w:top w:val="single" w:sz="4" w:space="0" w:color="auto"/>
              <w:left w:val="single" w:sz="4" w:space="0" w:color="auto"/>
              <w:bottom w:val="single" w:sz="4" w:space="0" w:color="auto"/>
              <w:right w:val="single" w:sz="4" w:space="0" w:color="auto"/>
            </w:tcBorders>
          </w:tcPr>
          <w:p w14:paraId="2F90070A" w14:textId="77777777" w:rsidR="00F30367" w:rsidRDefault="00F30367">
            <w:pPr>
              <w:spacing w:line="276" w:lineRule="auto"/>
            </w:pPr>
          </w:p>
        </w:tc>
      </w:tr>
      <w:tr w:rsidR="00F30367" w14:paraId="1649D0B5"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756197EC"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3C0E26A8" w14:textId="77777777" w:rsidR="00F30367" w:rsidRDefault="00B113DE">
            <w:pPr>
              <w:spacing w:line="276" w:lineRule="auto"/>
            </w:pPr>
            <w:r>
              <w:t>Passive</w:t>
            </w:r>
          </w:p>
        </w:tc>
        <w:tc>
          <w:tcPr>
            <w:tcW w:w="1170" w:type="dxa"/>
            <w:tcBorders>
              <w:top w:val="single" w:sz="4" w:space="0" w:color="auto"/>
              <w:left w:val="single" w:sz="4" w:space="0" w:color="auto"/>
              <w:bottom w:val="single" w:sz="4" w:space="0" w:color="auto"/>
              <w:right w:val="single" w:sz="4" w:space="0" w:color="auto"/>
            </w:tcBorders>
            <w:hideMark/>
          </w:tcPr>
          <w:p w14:paraId="05EDC07E" w14:textId="77777777" w:rsidR="00F30367" w:rsidRDefault="00B113DE">
            <w:pPr>
              <w:spacing w:line="276" w:lineRule="auto"/>
            </w:pPr>
            <w:r>
              <w:t>0x09</w:t>
            </w:r>
          </w:p>
        </w:tc>
        <w:tc>
          <w:tcPr>
            <w:tcW w:w="3060" w:type="dxa"/>
            <w:tcBorders>
              <w:top w:val="single" w:sz="4" w:space="0" w:color="auto"/>
              <w:left w:val="single" w:sz="4" w:space="0" w:color="auto"/>
              <w:bottom w:val="single" w:sz="4" w:space="0" w:color="auto"/>
              <w:right w:val="single" w:sz="4" w:space="0" w:color="auto"/>
            </w:tcBorders>
          </w:tcPr>
          <w:p w14:paraId="0CFE63DD" w14:textId="77777777" w:rsidR="00F30367" w:rsidRDefault="00F30367">
            <w:pPr>
              <w:spacing w:line="276" w:lineRule="auto"/>
            </w:pPr>
          </w:p>
        </w:tc>
      </w:tr>
      <w:tr w:rsidR="00F30367" w14:paraId="20FBB99E"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28D864CE"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109FFD65" w14:textId="77777777" w:rsidR="00F30367" w:rsidRDefault="00B113DE">
            <w:pPr>
              <w:spacing w:line="276" w:lineRule="auto"/>
            </w:pPr>
            <w:r>
              <w:t>Sliding_Door</w:t>
            </w:r>
          </w:p>
        </w:tc>
        <w:tc>
          <w:tcPr>
            <w:tcW w:w="1170" w:type="dxa"/>
            <w:tcBorders>
              <w:top w:val="single" w:sz="4" w:space="0" w:color="auto"/>
              <w:left w:val="single" w:sz="4" w:space="0" w:color="auto"/>
              <w:bottom w:val="single" w:sz="4" w:space="0" w:color="auto"/>
              <w:right w:val="single" w:sz="4" w:space="0" w:color="auto"/>
            </w:tcBorders>
            <w:hideMark/>
          </w:tcPr>
          <w:p w14:paraId="64C8B4E6" w14:textId="77777777" w:rsidR="00F30367" w:rsidRDefault="00B113DE">
            <w:pPr>
              <w:spacing w:line="276" w:lineRule="auto"/>
            </w:pPr>
            <w:r>
              <w:t>0x0A</w:t>
            </w:r>
          </w:p>
        </w:tc>
        <w:tc>
          <w:tcPr>
            <w:tcW w:w="3060" w:type="dxa"/>
            <w:tcBorders>
              <w:top w:val="single" w:sz="4" w:space="0" w:color="auto"/>
              <w:left w:val="single" w:sz="4" w:space="0" w:color="auto"/>
              <w:bottom w:val="single" w:sz="4" w:space="0" w:color="auto"/>
              <w:right w:val="single" w:sz="4" w:space="0" w:color="auto"/>
            </w:tcBorders>
          </w:tcPr>
          <w:p w14:paraId="02D0D804" w14:textId="77777777" w:rsidR="00F30367" w:rsidRDefault="00F30367">
            <w:pPr>
              <w:spacing w:line="276" w:lineRule="auto"/>
            </w:pPr>
          </w:p>
        </w:tc>
      </w:tr>
      <w:tr w:rsidR="00F30367" w14:paraId="414D2E9C"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740CA3A9"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23EF8342" w14:textId="77777777" w:rsidR="00F30367" w:rsidRDefault="00B113DE">
            <w:pPr>
              <w:spacing w:line="276" w:lineRule="auto"/>
            </w:pPr>
            <w:r>
              <w:t>Smart_Unlock</w:t>
            </w:r>
          </w:p>
        </w:tc>
        <w:tc>
          <w:tcPr>
            <w:tcW w:w="1170" w:type="dxa"/>
            <w:tcBorders>
              <w:top w:val="single" w:sz="4" w:space="0" w:color="auto"/>
              <w:left w:val="single" w:sz="4" w:space="0" w:color="auto"/>
              <w:bottom w:val="single" w:sz="4" w:space="0" w:color="auto"/>
              <w:right w:val="single" w:sz="4" w:space="0" w:color="auto"/>
            </w:tcBorders>
            <w:hideMark/>
          </w:tcPr>
          <w:p w14:paraId="368B2E01" w14:textId="77777777" w:rsidR="00F30367" w:rsidRDefault="00B113DE">
            <w:pPr>
              <w:spacing w:line="276" w:lineRule="auto"/>
            </w:pPr>
            <w:r>
              <w:t>0x0B</w:t>
            </w:r>
          </w:p>
        </w:tc>
        <w:tc>
          <w:tcPr>
            <w:tcW w:w="3060" w:type="dxa"/>
            <w:tcBorders>
              <w:top w:val="single" w:sz="4" w:space="0" w:color="auto"/>
              <w:left w:val="single" w:sz="4" w:space="0" w:color="auto"/>
              <w:bottom w:val="single" w:sz="4" w:space="0" w:color="auto"/>
              <w:right w:val="single" w:sz="4" w:space="0" w:color="auto"/>
            </w:tcBorders>
          </w:tcPr>
          <w:p w14:paraId="1470AA97" w14:textId="77777777" w:rsidR="00F30367" w:rsidRDefault="00F30367">
            <w:pPr>
              <w:spacing w:line="276" w:lineRule="auto"/>
            </w:pPr>
          </w:p>
        </w:tc>
      </w:tr>
      <w:tr w:rsidR="00F30367" w14:paraId="5252BB62"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4901E2A6"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6860DB2F" w14:textId="77777777" w:rsidR="00F30367" w:rsidRDefault="00B113DE">
            <w:pPr>
              <w:spacing w:line="276" w:lineRule="auto"/>
            </w:pPr>
            <w:r>
              <w:t>RemoteStart</w:t>
            </w:r>
          </w:p>
        </w:tc>
        <w:tc>
          <w:tcPr>
            <w:tcW w:w="1170" w:type="dxa"/>
            <w:tcBorders>
              <w:top w:val="single" w:sz="4" w:space="0" w:color="auto"/>
              <w:left w:val="single" w:sz="4" w:space="0" w:color="auto"/>
              <w:bottom w:val="single" w:sz="4" w:space="0" w:color="auto"/>
              <w:right w:val="single" w:sz="4" w:space="0" w:color="auto"/>
            </w:tcBorders>
            <w:hideMark/>
          </w:tcPr>
          <w:p w14:paraId="66C594F4" w14:textId="77777777" w:rsidR="00F30367" w:rsidRDefault="00B113DE">
            <w:pPr>
              <w:spacing w:line="276" w:lineRule="auto"/>
            </w:pPr>
            <w:r>
              <w:t>0x0C</w:t>
            </w:r>
          </w:p>
        </w:tc>
        <w:tc>
          <w:tcPr>
            <w:tcW w:w="3060" w:type="dxa"/>
            <w:tcBorders>
              <w:top w:val="single" w:sz="4" w:space="0" w:color="auto"/>
              <w:left w:val="single" w:sz="4" w:space="0" w:color="auto"/>
              <w:bottom w:val="single" w:sz="4" w:space="0" w:color="auto"/>
              <w:right w:val="single" w:sz="4" w:space="0" w:color="auto"/>
            </w:tcBorders>
          </w:tcPr>
          <w:p w14:paraId="44F050A6" w14:textId="77777777" w:rsidR="00F30367" w:rsidRDefault="00F30367">
            <w:pPr>
              <w:spacing w:line="276" w:lineRule="auto"/>
            </w:pPr>
          </w:p>
        </w:tc>
      </w:tr>
      <w:tr w:rsidR="00F30367" w14:paraId="73E8C8D6"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4AEB7897"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467E1877" w14:textId="77777777" w:rsidR="00F30367" w:rsidRDefault="00B113DE">
            <w:pPr>
              <w:spacing w:line="276" w:lineRule="auto"/>
            </w:pPr>
            <w:r>
              <w:t>Autorelock</w:t>
            </w:r>
          </w:p>
        </w:tc>
        <w:tc>
          <w:tcPr>
            <w:tcW w:w="1170" w:type="dxa"/>
            <w:tcBorders>
              <w:top w:val="single" w:sz="4" w:space="0" w:color="auto"/>
              <w:left w:val="single" w:sz="4" w:space="0" w:color="auto"/>
              <w:bottom w:val="single" w:sz="4" w:space="0" w:color="auto"/>
              <w:right w:val="single" w:sz="4" w:space="0" w:color="auto"/>
            </w:tcBorders>
            <w:hideMark/>
          </w:tcPr>
          <w:p w14:paraId="6E7D5E60" w14:textId="77777777" w:rsidR="00F30367" w:rsidRDefault="00B113DE">
            <w:pPr>
              <w:spacing w:line="276" w:lineRule="auto"/>
            </w:pPr>
            <w:r>
              <w:t>0x0D</w:t>
            </w:r>
          </w:p>
        </w:tc>
        <w:tc>
          <w:tcPr>
            <w:tcW w:w="3060" w:type="dxa"/>
            <w:tcBorders>
              <w:top w:val="single" w:sz="4" w:space="0" w:color="auto"/>
              <w:left w:val="single" w:sz="4" w:space="0" w:color="auto"/>
              <w:bottom w:val="single" w:sz="4" w:space="0" w:color="auto"/>
              <w:right w:val="single" w:sz="4" w:space="0" w:color="auto"/>
            </w:tcBorders>
          </w:tcPr>
          <w:p w14:paraId="5A9A7E36" w14:textId="77777777" w:rsidR="00F30367" w:rsidRDefault="00F30367">
            <w:pPr>
              <w:spacing w:line="276" w:lineRule="auto"/>
            </w:pPr>
          </w:p>
        </w:tc>
      </w:tr>
      <w:tr w:rsidR="00F30367" w14:paraId="1C52FB06"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446DB72C"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4018EF85" w14:textId="77777777" w:rsidR="00F30367" w:rsidRDefault="00B113DE">
            <w:pPr>
              <w:spacing w:line="276" w:lineRule="auto"/>
            </w:pPr>
            <w:r>
              <w:t>Passive_Smart_Unlock</w:t>
            </w:r>
          </w:p>
        </w:tc>
        <w:tc>
          <w:tcPr>
            <w:tcW w:w="1170" w:type="dxa"/>
            <w:tcBorders>
              <w:top w:val="single" w:sz="4" w:space="0" w:color="auto"/>
              <w:left w:val="single" w:sz="4" w:space="0" w:color="auto"/>
              <w:bottom w:val="single" w:sz="4" w:space="0" w:color="auto"/>
              <w:right w:val="single" w:sz="4" w:space="0" w:color="auto"/>
            </w:tcBorders>
            <w:hideMark/>
          </w:tcPr>
          <w:p w14:paraId="17A9A7AC" w14:textId="77777777" w:rsidR="00F30367" w:rsidRDefault="00B113DE">
            <w:pPr>
              <w:spacing w:line="276" w:lineRule="auto"/>
            </w:pPr>
            <w:r>
              <w:t>0x0E</w:t>
            </w:r>
          </w:p>
        </w:tc>
        <w:tc>
          <w:tcPr>
            <w:tcW w:w="3060" w:type="dxa"/>
            <w:tcBorders>
              <w:top w:val="single" w:sz="4" w:space="0" w:color="auto"/>
              <w:left w:val="single" w:sz="4" w:space="0" w:color="auto"/>
              <w:bottom w:val="single" w:sz="4" w:space="0" w:color="auto"/>
              <w:right w:val="single" w:sz="4" w:space="0" w:color="auto"/>
            </w:tcBorders>
          </w:tcPr>
          <w:p w14:paraId="6292299B" w14:textId="77777777" w:rsidR="00F30367" w:rsidRDefault="00F30367">
            <w:pPr>
              <w:spacing w:line="276" w:lineRule="auto"/>
            </w:pPr>
          </w:p>
        </w:tc>
      </w:tr>
      <w:tr w:rsidR="00F30367" w14:paraId="14F50DD9"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3674D53F"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3B2590FA" w14:textId="77777777" w:rsidR="00F30367" w:rsidRDefault="00B113DE">
            <w:pPr>
              <w:spacing w:line="276" w:lineRule="auto"/>
            </w:pPr>
            <w:r>
              <w:t>Passport</w:t>
            </w:r>
          </w:p>
        </w:tc>
        <w:tc>
          <w:tcPr>
            <w:tcW w:w="1170" w:type="dxa"/>
            <w:tcBorders>
              <w:top w:val="single" w:sz="4" w:space="0" w:color="auto"/>
              <w:left w:val="single" w:sz="4" w:space="0" w:color="auto"/>
              <w:bottom w:val="single" w:sz="4" w:space="0" w:color="auto"/>
              <w:right w:val="single" w:sz="4" w:space="0" w:color="auto"/>
            </w:tcBorders>
            <w:hideMark/>
          </w:tcPr>
          <w:p w14:paraId="2B379E6A" w14:textId="77777777" w:rsidR="00F30367" w:rsidRDefault="00B113DE">
            <w:pPr>
              <w:spacing w:line="276" w:lineRule="auto"/>
            </w:pPr>
            <w:r>
              <w:t>0x0F</w:t>
            </w:r>
          </w:p>
        </w:tc>
        <w:tc>
          <w:tcPr>
            <w:tcW w:w="3060" w:type="dxa"/>
            <w:tcBorders>
              <w:top w:val="single" w:sz="4" w:space="0" w:color="auto"/>
              <w:left w:val="single" w:sz="4" w:space="0" w:color="auto"/>
              <w:bottom w:val="single" w:sz="4" w:space="0" w:color="auto"/>
              <w:right w:val="single" w:sz="4" w:space="0" w:color="auto"/>
            </w:tcBorders>
          </w:tcPr>
          <w:p w14:paraId="0FC508F3" w14:textId="77777777" w:rsidR="00F30367" w:rsidRDefault="00F30367">
            <w:pPr>
              <w:spacing w:line="276" w:lineRule="auto"/>
            </w:pPr>
          </w:p>
        </w:tc>
      </w:tr>
      <w:tr w:rsidR="00F30367" w14:paraId="29BE3E94"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182100D2"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45293A9A" w14:textId="77777777" w:rsidR="00F30367" w:rsidRDefault="00B113DE">
            <w:pPr>
              <w:spacing w:line="276" w:lineRule="auto"/>
            </w:pPr>
            <w:r>
              <w:t>SYNC</w:t>
            </w:r>
          </w:p>
        </w:tc>
        <w:tc>
          <w:tcPr>
            <w:tcW w:w="1170" w:type="dxa"/>
            <w:tcBorders>
              <w:top w:val="single" w:sz="4" w:space="0" w:color="auto"/>
              <w:left w:val="single" w:sz="4" w:space="0" w:color="auto"/>
              <w:bottom w:val="single" w:sz="4" w:space="0" w:color="auto"/>
              <w:right w:val="single" w:sz="4" w:space="0" w:color="auto"/>
            </w:tcBorders>
            <w:hideMark/>
          </w:tcPr>
          <w:p w14:paraId="59B9F644" w14:textId="77777777" w:rsidR="00F30367" w:rsidRDefault="00B113DE">
            <w:pPr>
              <w:spacing w:line="276" w:lineRule="auto"/>
            </w:pPr>
            <w:r>
              <w:t>0x10</w:t>
            </w:r>
          </w:p>
        </w:tc>
        <w:tc>
          <w:tcPr>
            <w:tcW w:w="3060" w:type="dxa"/>
            <w:tcBorders>
              <w:top w:val="single" w:sz="4" w:space="0" w:color="auto"/>
              <w:left w:val="single" w:sz="4" w:space="0" w:color="auto"/>
              <w:bottom w:val="single" w:sz="4" w:space="0" w:color="auto"/>
              <w:right w:val="single" w:sz="4" w:space="0" w:color="auto"/>
            </w:tcBorders>
          </w:tcPr>
          <w:p w14:paraId="4E29841D" w14:textId="77777777" w:rsidR="00F30367" w:rsidRDefault="00F30367">
            <w:pPr>
              <w:spacing w:line="276" w:lineRule="auto"/>
            </w:pPr>
          </w:p>
        </w:tc>
      </w:tr>
      <w:tr w:rsidR="00F30367" w14:paraId="784CDF07"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027378C7"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22ED28EF" w14:textId="77777777" w:rsidR="00F30367" w:rsidRDefault="00B113DE">
            <w:pPr>
              <w:spacing w:line="276" w:lineRule="auto"/>
            </w:pPr>
            <w:r>
              <w:t>Slam_Lock_Protect</w:t>
            </w:r>
          </w:p>
        </w:tc>
        <w:tc>
          <w:tcPr>
            <w:tcW w:w="1170" w:type="dxa"/>
            <w:tcBorders>
              <w:top w:val="single" w:sz="4" w:space="0" w:color="auto"/>
              <w:left w:val="single" w:sz="4" w:space="0" w:color="auto"/>
              <w:bottom w:val="single" w:sz="4" w:space="0" w:color="auto"/>
              <w:right w:val="single" w:sz="4" w:space="0" w:color="auto"/>
            </w:tcBorders>
            <w:hideMark/>
          </w:tcPr>
          <w:p w14:paraId="7F482CF8" w14:textId="77777777" w:rsidR="00F30367" w:rsidRDefault="00B113DE">
            <w:pPr>
              <w:spacing w:line="276" w:lineRule="auto"/>
            </w:pPr>
            <w:r>
              <w:t>0x11</w:t>
            </w:r>
          </w:p>
        </w:tc>
        <w:tc>
          <w:tcPr>
            <w:tcW w:w="3060" w:type="dxa"/>
            <w:tcBorders>
              <w:top w:val="single" w:sz="4" w:space="0" w:color="auto"/>
              <w:left w:val="single" w:sz="4" w:space="0" w:color="auto"/>
              <w:bottom w:val="single" w:sz="4" w:space="0" w:color="auto"/>
              <w:right w:val="single" w:sz="4" w:space="0" w:color="auto"/>
            </w:tcBorders>
          </w:tcPr>
          <w:p w14:paraId="0EF21644" w14:textId="77777777" w:rsidR="00F30367" w:rsidRDefault="00F30367">
            <w:pPr>
              <w:spacing w:line="276" w:lineRule="auto"/>
            </w:pPr>
          </w:p>
        </w:tc>
      </w:tr>
      <w:tr w:rsidR="00F30367" w14:paraId="3B202785"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381515D1"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1BF2B996" w14:textId="77777777" w:rsidR="00F30367" w:rsidRDefault="00B113DE">
            <w:pPr>
              <w:spacing w:line="276" w:lineRule="auto"/>
            </w:pPr>
            <w:r>
              <w:t>Passive_Driver</w:t>
            </w:r>
          </w:p>
        </w:tc>
        <w:tc>
          <w:tcPr>
            <w:tcW w:w="1170" w:type="dxa"/>
            <w:tcBorders>
              <w:top w:val="single" w:sz="4" w:space="0" w:color="auto"/>
              <w:left w:val="single" w:sz="4" w:space="0" w:color="auto"/>
              <w:bottom w:val="single" w:sz="4" w:space="0" w:color="auto"/>
              <w:right w:val="single" w:sz="4" w:space="0" w:color="auto"/>
            </w:tcBorders>
            <w:hideMark/>
          </w:tcPr>
          <w:p w14:paraId="49C66DFB" w14:textId="77777777" w:rsidR="00F30367" w:rsidRDefault="00B113DE">
            <w:pPr>
              <w:spacing w:line="276" w:lineRule="auto"/>
            </w:pPr>
            <w:r>
              <w:t>0x12</w:t>
            </w:r>
          </w:p>
        </w:tc>
        <w:tc>
          <w:tcPr>
            <w:tcW w:w="3060" w:type="dxa"/>
            <w:tcBorders>
              <w:top w:val="single" w:sz="4" w:space="0" w:color="auto"/>
              <w:left w:val="single" w:sz="4" w:space="0" w:color="auto"/>
              <w:bottom w:val="single" w:sz="4" w:space="0" w:color="auto"/>
              <w:right w:val="single" w:sz="4" w:space="0" w:color="auto"/>
            </w:tcBorders>
          </w:tcPr>
          <w:p w14:paraId="5C7622C1" w14:textId="77777777" w:rsidR="00F30367" w:rsidRDefault="00F30367">
            <w:pPr>
              <w:spacing w:line="276" w:lineRule="auto"/>
            </w:pPr>
          </w:p>
        </w:tc>
      </w:tr>
      <w:tr w:rsidR="00F30367" w14:paraId="6DC11F71"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5B98F840"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16788E69" w14:textId="77777777" w:rsidR="00F30367" w:rsidRDefault="00B113DE">
            <w:pPr>
              <w:spacing w:line="276" w:lineRule="auto"/>
            </w:pPr>
            <w:r>
              <w:t>Passive_Pasenger</w:t>
            </w:r>
          </w:p>
        </w:tc>
        <w:tc>
          <w:tcPr>
            <w:tcW w:w="1170" w:type="dxa"/>
            <w:tcBorders>
              <w:top w:val="single" w:sz="4" w:space="0" w:color="auto"/>
              <w:left w:val="single" w:sz="4" w:space="0" w:color="auto"/>
              <w:bottom w:val="single" w:sz="4" w:space="0" w:color="auto"/>
              <w:right w:val="single" w:sz="4" w:space="0" w:color="auto"/>
            </w:tcBorders>
            <w:hideMark/>
          </w:tcPr>
          <w:p w14:paraId="29FC1FD9" w14:textId="77777777" w:rsidR="00F30367" w:rsidRDefault="00B113DE">
            <w:pPr>
              <w:spacing w:line="276" w:lineRule="auto"/>
            </w:pPr>
            <w:r>
              <w:t>0x13</w:t>
            </w:r>
          </w:p>
        </w:tc>
        <w:tc>
          <w:tcPr>
            <w:tcW w:w="3060" w:type="dxa"/>
            <w:tcBorders>
              <w:top w:val="single" w:sz="4" w:space="0" w:color="auto"/>
              <w:left w:val="single" w:sz="4" w:space="0" w:color="auto"/>
              <w:bottom w:val="single" w:sz="4" w:space="0" w:color="auto"/>
              <w:right w:val="single" w:sz="4" w:space="0" w:color="auto"/>
            </w:tcBorders>
          </w:tcPr>
          <w:p w14:paraId="485E892B" w14:textId="77777777" w:rsidR="00F30367" w:rsidRDefault="00F30367">
            <w:pPr>
              <w:spacing w:line="276" w:lineRule="auto"/>
            </w:pPr>
          </w:p>
        </w:tc>
      </w:tr>
      <w:tr w:rsidR="00F30367" w14:paraId="7DDFC003"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24E036AD"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489E51CE" w14:textId="77777777" w:rsidR="00F30367" w:rsidRDefault="00B113DE">
            <w:pPr>
              <w:spacing w:line="276" w:lineRule="auto"/>
            </w:pPr>
            <w:r>
              <w:t>Double_Lock</w:t>
            </w:r>
          </w:p>
        </w:tc>
        <w:tc>
          <w:tcPr>
            <w:tcW w:w="1170" w:type="dxa"/>
            <w:tcBorders>
              <w:top w:val="single" w:sz="4" w:space="0" w:color="auto"/>
              <w:left w:val="single" w:sz="4" w:space="0" w:color="auto"/>
              <w:bottom w:val="single" w:sz="4" w:space="0" w:color="auto"/>
              <w:right w:val="single" w:sz="4" w:space="0" w:color="auto"/>
            </w:tcBorders>
            <w:hideMark/>
          </w:tcPr>
          <w:p w14:paraId="7CB52632" w14:textId="77777777" w:rsidR="00F30367" w:rsidRDefault="00B113DE">
            <w:pPr>
              <w:spacing w:line="276" w:lineRule="auto"/>
            </w:pPr>
            <w:r>
              <w:t>0x14</w:t>
            </w:r>
          </w:p>
        </w:tc>
        <w:tc>
          <w:tcPr>
            <w:tcW w:w="3060" w:type="dxa"/>
            <w:tcBorders>
              <w:top w:val="single" w:sz="4" w:space="0" w:color="auto"/>
              <w:left w:val="single" w:sz="4" w:space="0" w:color="auto"/>
              <w:bottom w:val="single" w:sz="4" w:space="0" w:color="auto"/>
              <w:right w:val="single" w:sz="4" w:space="0" w:color="auto"/>
            </w:tcBorders>
          </w:tcPr>
          <w:p w14:paraId="4C874E9D" w14:textId="77777777" w:rsidR="00F30367" w:rsidRDefault="00F30367">
            <w:pPr>
              <w:spacing w:line="276" w:lineRule="auto"/>
            </w:pPr>
          </w:p>
        </w:tc>
      </w:tr>
      <w:tr w:rsidR="00F30367" w14:paraId="5CC0A4F7"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0BD63146"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332CF969" w14:textId="77777777" w:rsidR="00F30367" w:rsidRDefault="00B113DE">
            <w:pPr>
              <w:spacing w:line="276" w:lineRule="auto"/>
            </w:pPr>
            <w:r>
              <w:t>Child_Lock</w:t>
            </w:r>
          </w:p>
        </w:tc>
        <w:tc>
          <w:tcPr>
            <w:tcW w:w="1170" w:type="dxa"/>
            <w:tcBorders>
              <w:top w:val="single" w:sz="4" w:space="0" w:color="auto"/>
              <w:left w:val="single" w:sz="4" w:space="0" w:color="auto"/>
              <w:bottom w:val="single" w:sz="4" w:space="0" w:color="auto"/>
              <w:right w:val="single" w:sz="4" w:space="0" w:color="auto"/>
            </w:tcBorders>
            <w:hideMark/>
          </w:tcPr>
          <w:p w14:paraId="5F6906B6" w14:textId="77777777" w:rsidR="00F30367" w:rsidRDefault="00B113DE">
            <w:pPr>
              <w:spacing w:line="276" w:lineRule="auto"/>
            </w:pPr>
            <w:r>
              <w:t>0x15</w:t>
            </w:r>
          </w:p>
        </w:tc>
        <w:tc>
          <w:tcPr>
            <w:tcW w:w="3060" w:type="dxa"/>
            <w:tcBorders>
              <w:top w:val="single" w:sz="4" w:space="0" w:color="auto"/>
              <w:left w:val="single" w:sz="4" w:space="0" w:color="auto"/>
              <w:bottom w:val="single" w:sz="4" w:space="0" w:color="auto"/>
              <w:right w:val="single" w:sz="4" w:space="0" w:color="auto"/>
            </w:tcBorders>
          </w:tcPr>
          <w:p w14:paraId="5B335E97" w14:textId="77777777" w:rsidR="00F30367" w:rsidRDefault="00F30367">
            <w:pPr>
              <w:spacing w:line="276" w:lineRule="auto"/>
            </w:pPr>
          </w:p>
        </w:tc>
      </w:tr>
      <w:tr w:rsidR="00F30367" w14:paraId="3B745776"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658576F6"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4C31B666" w14:textId="77777777" w:rsidR="00F30367" w:rsidRDefault="00B113DE">
            <w:pPr>
              <w:spacing w:line="276" w:lineRule="auto"/>
            </w:pPr>
            <w:r>
              <w:t>Console_Lock</w:t>
            </w:r>
          </w:p>
        </w:tc>
        <w:tc>
          <w:tcPr>
            <w:tcW w:w="1170" w:type="dxa"/>
            <w:tcBorders>
              <w:top w:val="single" w:sz="4" w:space="0" w:color="auto"/>
              <w:left w:val="single" w:sz="4" w:space="0" w:color="auto"/>
              <w:bottom w:val="single" w:sz="4" w:space="0" w:color="auto"/>
              <w:right w:val="single" w:sz="4" w:space="0" w:color="auto"/>
            </w:tcBorders>
            <w:hideMark/>
          </w:tcPr>
          <w:p w14:paraId="2A2F4AA3" w14:textId="77777777" w:rsidR="00F30367" w:rsidRDefault="00B113DE">
            <w:pPr>
              <w:spacing w:line="276" w:lineRule="auto"/>
            </w:pPr>
            <w:r>
              <w:t>0x16</w:t>
            </w:r>
          </w:p>
        </w:tc>
        <w:tc>
          <w:tcPr>
            <w:tcW w:w="3060" w:type="dxa"/>
            <w:tcBorders>
              <w:top w:val="single" w:sz="4" w:space="0" w:color="auto"/>
              <w:left w:val="single" w:sz="4" w:space="0" w:color="auto"/>
              <w:bottom w:val="single" w:sz="4" w:space="0" w:color="auto"/>
              <w:right w:val="single" w:sz="4" w:space="0" w:color="auto"/>
            </w:tcBorders>
          </w:tcPr>
          <w:p w14:paraId="734F120C" w14:textId="77777777" w:rsidR="00F30367" w:rsidRDefault="00F30367">
            <w:pPr>
              <w:spacing w:line="276" w:lineRule="auto"/>
            </w:pPr>
          </w:p>
        </w:tc>
      </w:tr>
      <w:tr w:rsidR="00F30367" w14:paraId="057D8638"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794C2281"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78D4AA7E" w14:textId="77777777" w:rsidR="00F30367" w:rsidRDefault="00B113DE">
            <w:pPr>
              <w:spacing w:line="276" w:lineRule="auto"/>
            </w:pPr>
            <w:r>
              <w:t>Diagnostics</w:t>
            </w:r>
          </w:p>
        </w:tc>
        <w:tc>
          <w:tcPr>
            <w:tcW w:w="1170" w:type="dxa"/>
            <w:tcBorders>
              <w:top w:val="single" w:sz="4" w:space="0" w:color="auto"/>
              <w:left w:val="single" w:sz="4" w:space="0" w:color="auto"/>
              <w:bottom w:val="single" w:sz="4" w:space="0" w:color="auto"/>
              <w:right w:val="single" w:sz="4" w:space="0" w:color="auto"/>
            </w:tcBorders>
            <w:hideMark/>
          </w:tcPr>
          <w:p w14:paraId="119D98E4" w14:textId="77777777" w:rsidR="00F30367" w:rsidRDefault="00B113DE">
            <w:pPr>
              <w:spacing w:line="276" w:lineRule="auto"/>
            </w:pPr>
            <w:r>
              <w:t>0x17</w:t>
            </w:r>
          </w:p>
        </w:tc>
        <w:tc>
          <w:tcPr>
            <w:tcW w:w="3060" w:type="dxa"/>
            <w:tcBorders>
              <w:top w:val="single" w:sz="4" w:space="0" w:color="auto"/>
              <w:left w:val="single" w:sz="4" w:space="0" w:color="auto"/>
              <w:bottom w:val="single" w:sz="4" w:space="0" w:color="auto"/>
              <w:right w:val="single" w:sz="4" w:space="0" w:color="auto"/>
            </w:tcBorders>
          </w:tcPr>
          <w:p w14:paraId="65FF12B5" w14:textId="77777777" w:rsidR="00F30367" w:rsidRDefault="00F30367">
            <w:pPr>
              <w:spacing w:line="276" w:lineRule="auto"/>
            </w:pPr>
          </w:p>
        </w:tc>
      </w:tr>
      <w:tr w:rsidR="00F30367" w14:paraId="0E7D8E74"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3B92CB5D"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09909165" w14:textId="77777777" w:rsidR="00F30367" w:rsidRDefault="00B113DE">
            <w:pPr>
              <w:spacing w:line="276" w:lineRule="auto"/>
            </w:pPr>
            <w:r>
              <w:t>Transit_Ajar_Lock</w:t>
            </w:r>
          </w:p>
        </w:tc>
        <w:tc>
          <w:tcPr>
            <w:tcW w:w="1170" w:type="dxa"/>
            <w:tcBorders>
              <w:top w:val="single" w:sz="4" w:space="0" w:color="auto"/>
              <w:left w:val="single" w:sz="4" w:space="0" w:color="auto"/>
              <w:bottom w:val="single" w:sz="4" w:space="0" w:color="auto"/>
              <w:right w:val="single" w:sz="4" w:space="0" w:color="auto"/>
            </w:tcBorders>
            <w:hideMark/>
          </w:tcPr>
          <w:p w14:paraId="0A2684AB" w14:textId="77777777" w:rsidR="00F30367" w:rsidRDefault="00B113DE">
            <w:pPr>
              <w:spacing w:line="276" w:lineRule="auto"/>
            </w:pPr>
            <w:r>
              <w:t>0x18</w:t>
            </w:r>
          </w:p>
        </w:tc>
        <w:tc>
          <w:tcPr>
            <w:tcW w:w="3060" w:type="dxa"/>
            <w:tcBorders>
              <w:top w:val="single" w:sz="4" w:space="0" w:color="auto"/>
              <w:left w:val="single" w:sz="4" w:space="0" w:color="auto"/>
              <w:bottom w:val="single" w:sz="4" w:space="0" w:color="auto"/>
              <w:right w:val="single" w:sz="4" w:space="0" w:color="auto"/>
            </w:tcBorders>
          </w:tcPr>
          <w:p w14:paraId="02BC57B6" w14:textId="77777777" w:rsidR="00F30367" w:rsidRDefault="00F30367">
            <w:pPr>
              <w:spacing w:line="276" w:lineRule="auto"/>
            </w:pPr>
          </w:p>
        </w:tc>
      </w:tr>
      <w:tr w:rsidR="00F30367" w14:paraId="5F435DF1"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01CEA780"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6FFC9C2F" w14:textId="77777777" w:rsidR="00F30367" w:rsidRDefault="00B113DE">
            <w:pPr>
              <w:spacing w:line="276" w:lineRule="auto"/>
            </w:pPr>
            <w:r>
              <w:t>Transit_Cargo_Relock</w:t>
            </w:r>
          </w:p>
        </w:tc>
        <w:tc>
          <w:tcPr>
            <w:tcW w:w="1170" w:type="dxa"/>
            <w:tcBorders>
              <w:top w:val="single" w:sz="4" w:space="0" w:color="auto"/>
              <w:left w:val="single" w:sz="4" w:space="0" w:color="auto"/>
              <w:bottom w:val="single" w:sz="4" w:space="0" w:color="auto"/>
              <w:right w:val="single" w:sz="4" w:space="0" w:color="auto"/>
            </w:tcBorders>
            <w:hideMark/>
          </w:tcPr>
          <w:p w14:paraId="4900AA3E" w14:textId="77777777" w:rsidR="00F30367" w:rsidRDefault="00B113DE">
            <w:pPr>
              <w:spacing w:line="276" w:lineRule="auto"/>
            </w:pPr>
            <w:r>
              <w:t>0x19</w:t>
            </w:r>
          </w:p>
        </w:tc>
        <w:tc>
          <w:tcPr>
            <w:tcW w:w="3060" w:type="dxa"/>
            <w:tcBorders>
              <w:top w:val="single" w:sz="4" w:space="0" w:color="auto"/>
              <w:left w:val="single" w:sz="4" w:space="0" w:color="auto"/>
              <w:bottom w:val="single" w:sz="4" w:space="0" w:color="auto"/>
              <w:right w:val="single" w:sz="4" w:space="0" w:color="auto"/>
            </w:tcBorders>
          </w:tcPr>
          <w:p w14:paraId="398FDDF9" w14:textId="77777777" w:rsidR="00F30367" w:rsidRDefault="00F30367">
            <w:pPr>
              <w:spacing w:line="276" w:lineRule="auto"/>
            </w:pPr>
          </w:p>
        </w:tc>
      </w:tr>
      <w:tr w:rsidR="00F30367" w14:paraId="27490608"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3677C124"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2B394CB5" w14:textId="77777777" w:rsidR="00F30367" w:rsidRDefault="00B113DE">
            <w:pPr>
              <w:spacing w:line="276" w:lineRule="auto"/>
            </w:pPr>
            <w:r>
              <w:t>Transit_Vehicle_Relock</w:t>
            </w:r>
          </w:p>
        </w:tc>
        <w:tc>
          <w:tcPr>
            <w:tcW w:w="1170" w:type="dxa"/>
            <w:tcBorders>
              <w:top w:val="single" w:sz="4" w:space="0" w:color="auto"/>
              <w:left w:val="single" w:sz="4" w:space="0" w:color="auto"/>
              <w:bottom w:val="single" w:sz="4" w:space="0" w:color="auto"/>
              <w:right w:val="single" w:sz="4" w:space="0" w:color="auto"/>
            </w:tcBorders>
            <w:hideMark/>
          </w:tcPr>
          <w:p w14:paraId="5040924C" w14:textId="77777777" w:rsidR="00F30367" w:rsidRDefault="00B113DE">
            <w:pPr>
              <w:spacing w:line="276" w:lineRule="auto"/>
            </w:pPr>
            <w:r>
              <w:t>0x1A</w:t>
            </w:r>
          </w:p>
        </w:tc>
        <w:tc>
          <w:tcPr>
            <w:tcW w:w="3060" w:type="dxa"/>
            <w:tcBorders>
              <w:top w:val="single" w:sz="4" w:space="0" w:color="auto"/>
              <w:left w:val="single" w:sz="4" w:space="0" w:color="auto"/>
              <w:bottom w:val="single" w:sz="4" w:space="0" w:color="auto"/>
              <w:right w:val="single" w:sz="4" w:space="0" w:color="auto"/>
            </w:tcBorders>
          </w:tcPr>
          <w:p w14:paraId="58393F94" w14:textId="77777777" w:rsidR="00F30367" w:rsidRDefault="00F30367">
            <w:pPr>
              <w:spacing w:line="276" w:lineRule="auto"/>
            </w:pPr>
          </w:p>
        </w:tc>
      </w:tr>
      <w:tr w:rsidR="00F30367" w14:paraId="1AB4A243"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37791EA6"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3C99938E" w14:textId="77777777" w:rsidR="00F30367" w:rsidRDefault="00B113DE">
            <w:pPr>
              <w:spacing w:line="276" w:lineRule="auto"/>
            </w:pPr>
            <w:r>
              <w:t>Boundry_Alert</w:t>
            </w:r>
          </w:p>
        </w:tc>
        <w:tc>
          <w:tcPr>
            <w:tcW w:w="1170" w:type="dxa"/>
            <w:tcBorders>
              <w:top w:val="single" w:sz="4" w:space="0" w:color="auto"/>
              <w:left w:val="single" w:sz="4" w:space="0" w:color="auto"/>
              <w:bottom w:val="single" w:sz="4" w:space="0" w:color="auto"/>
              <w:right w:val="single" w:sz="4" w:space="0" w:color="auto"/>
            </w:tcBorders>
            <w:hideMark/>
          </w:tcPr>
          <w:p w14:paraId="6ABE92D6" w14:textId="77777777" w:rsidR="00F30367" w:rsidRDefault="00B113DE">
            <w:pPr>
              <w:spacing w:line="276" w:lineRule="auto"/>
            </w:pPr>
            <w:r>
              <w:t>0x1B</w:t>
            </w:r>
          </w:p>
        </w:tc>
        <w:tc>
          <w:tcPr>
            <w:tcW w:w="3060" w:type="dxa"/>
            <w:tcBorders>
              <w:top w:val="single" w:sz="4" w:space="0" w:color="auto"/>
              <w:left w:val="single" w:sz="4" w:space="0" w:color="auto"/>
              <w:bottom w:val="single" w:sz="4" w:space="0" w:color="auto"/>
              <w:right w:val="single" w:sz="4" w:space="0" w:color="auto"/>
            </w:tcBorders>
          </w:tcPr>
          <w:p w14:paraId="2C141D4B" w14:textId="77777777" w:rsidR="00F30367" w:rsidRDefault="00F30367">
            <w:pPr>
              <w:spacing w:line="276" w:lineRule="auto"/>
            </w:pPr>
          </w:p>
        </w:tc>
      </w:tr>
      <w:tr w:rsidR="00F30367" w14:paraId="54ADE5A8"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1EC199EA"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tcPr>
          <w:p w14:paraId="043A7AFB" w14:textId="77777777" w:rsidR="00F30367" w:rsidRDefault="00B113DE">
            <w:pPr>
              <w:spacing w:line="276" w:lineRule="auto"/>
            </w:pPr>
            <w:r w:rsidRPr="00F94BE1">
              <w:t>Rgtm_Shutlock_Switch</w:t>
            </w:r>
          </w:p>
        </w:tc>
        <w:tc>
          <w:tcPr>
            <w:tcW w:w="1170" w:type="dxa"/>
            <w:tcBorders>
              <w:top w:val="single" w:sz="4" w:space="0" w:color="auto"/>
              <w:left w:val="single" w:sz="4" w:space="0" w:color="auto"/>
              <w:bottom w:val="single" w:sz="4" w:space="0" w:color="auto"/>
              <w:right w:val="single" w:sz="4" w:space="0" w:color="auto"/>
            </w:tcBorders>
          </w:tcPr>
          <w:p w14:paraId="528CA1E9" w14:textId="77777777" w:rsidR="00F30367" w:rsidRDefault="00B113DE">
            <w:pPr>
              <w:spacing w:line="276" w:lineRule="auto"/>
            </w:pPr>
            <w:r>
              <w:t>0x1C</w:t>
            </w:r>
          </w:p>
        </w:tc>
        <w:tc>
          <w:tcPr>
            <w:tcW w:w="3060" w:type="dxa"/>
            <w:tcBorders>
              <w:top w:val="single" w:sz="4" w:space="0" w:color="auto"/>
              <w:left w:val="single" w:sz="4" w:space="0" w:color="auto"/>
              <w:bottom w:val="single" w:sz="4" w:space="0" w:color="auto"/>
              <w:right w:val="single" w:sz="4" w:space="0" w:color="auto"/>
            </w:tcBorders>
          </w:tcPr>
          <w:p w14:paraId="782C405B" w14:textId="77777777" w:rsidR="00F30367" w:rsidRDefault="00F30367">
            <w:pPr>
              <w:spacing w:line="276" w:lineRule="auto"/>
            </w:pPr>
          </w:p>
        </w:tc>
      </w:tr>
      <w:tr w:rsidR="00F30367" w14:paraId="032FC269" w14:textId="77777777" w:rsidTr="00F30367">
        <w:trPr>
          <w:jc w:val="center"/>
        </w:trPr>
        <w:tc>
          <w:tcPr>
            <w:tcW w:w="1043" w:type="dxa"/>
            <w:tcBorders>
              <w:top w:val="single" w:sz="4" w:space="0" w:color="auto"/>
              <w:left w:val="single" w:sz="4" w:space="0" w:color="auto"/>
              <w:bottom w:val="single" w:sz="4" w:space="0" w:color="auto"/>
              <w:right w:val="single" w:sz="4" w:space="0" w:color="auto"/>
            </w:tcBorders>
          </w:tcPr>
          <w:p w14:paraId="2E504EF3" w14:textId="77777777" w:rsidR="00F30367" w:rsidRDefault="00F30367">
            <w:pPr>
              <w:spacing w:line="276" w:lineRule="auto"/>
            </w:pPr>
          </w:p>
        </w:tc>
        <w:tc>
          <w:tcPr>
            <w:tcW w:w="2610" w:type="dxa"/>
            <w:tcBorders>
              <w:top w:val="single" w:sz="4" w:space="0" w:color="auto"/>
              <w:left w:val="single" w:sz="4" w:space="0" w:color="auto"/>
              <w:bottom w:val="single" w:sz="4" w:space="0" w:color="auto"/>
              <w:right w:val="single" w:sz="4" w:space="0" w:color="auto"/>
            </w:tcBorders>
            <w:hideMark/>
          </w:tcPr>
          <w:p w14:paraId="59F18FDA" w14:textId="77777777" w:rsidR="00F30367" w:rsidRDefault="00B113DE">
            <w:pPr>
              <w:spacing w:line="276" w:lineRule="auto"/>
            </w:pPr>
            <w:r>
              <w:t>Reserved</w:t>
            </w:r>
          </w:p>
        </w:tc>
        <w:tc>
          <w:tcPr>
            <w:tcW w:w="1170" w:type="dxa"/>
            <w:tcBorders>
              <w:top w:val="single" w:sz="4" w:space="0" w:color="auto"/>
              <w:left w:val="single" w:sz="4" w:space="0" w:color="auto"/>
              <w:bottom w:val="single" w:sz="4" w:space="0" w:color="auto"/>
              <w:right w:val="single" w:sz="4" w:space="0" w:color="auto"/>
            </w:tcBorders>
            <w:hideMark/>
          </w:tcPr>
          <w:p w14:paraId="2328744A" w14:textId="77777777" w:rsidR="00F30367" w:rsidRDefault="00B113DE" w:rsidP="00F30367">
            <w:pPr>
              <w:spacing w:line="276" w:lineRule="auto"/>
            </w:pPr>
            <w:r>
              <w:t>0x1D – 0x1F</w:t>
            </w:r>
          </w:p>
        </w:tc>
        <w:tc>
          <w:tcPr>
            <w:tcW w:w="3060" w:type="dxa"/>
            <w:tcBorders>
              <w:top w:val="single" w:sz="4" w:space="0" w:color="auto"/>
              <w:left w:val="single" w:sz="4" w:space="0" w:color="auto"/>
              <w:bottom w:val="single" w:sz="4" w:space="0" w:color="auto"/>
              <w:right w:val="single" w:sz="4" w:space="0" w:color="auto"/>
            </w:tcBorders>
          </w:tcPr>
          <w:p w14:paraId="62020968" w14:textId="77777777" w:rsidR="00F30367" w:rsidRDefault="00F30367">
            <w:pPr>
              <w:spacing w:line="276" w:lineRule="auto"/>
            </w:pPr>
          </w:p>
        </w:tc>
      </w:tr>
    </w:tbl>
    <w:p w14:paraId="5A41F1A3" w14:textId="77777777" w:rsidR="00F30367" w:rsidRDefault="00F30367">
      <w:pPr>
        <w:rPr>
          <w:rFonts w:eastAsia="MS Mincho" w:cs="Arial"/>
        </w:rPr>
      </w:pPr>
    </w:p>
    <w:p w14:paraId="2EDFDC99" w14:textId="77777777" w:rsidR="00F30367" w:rsidRDefault="00B113DE" w:rsidP="009B4C29">
      <w:pPr>
        <w:pStyle w:val="Heading4"/>
      </w:pPr>
      <w:r w:rsidRPr="00B9479B">
        <w:t>MD-REQ-027090/A-PerimeterAlarm_St (TcSE ROIN-281165-1)</w:t>
      </w:r>
    </w:p>
    <w:p w14:paraId="5D1EB704" w14:textId="77777777" w:rsidR="004920BA" w:rsidRDefault="00B113DE">
      <w:pPr>
        <w:rPr>
          <w:rFonts w:cs="Arial"/>
          <w:szCs w:val="20"/>
        </w:rPr>
      </w:pPr>
      <w:r>
        <w:rPr>
          <w:rFonts w:cs="Arial"/>
          <w:szCs w:val="20"/>
        </w:rPr>
        <w:t xml:space="preserve">Message Type: Status </w:t>
      </w:r>
    </w:p>
    <w:p w14:paraId="7E6001B2" w14:textId="77777777" w:rsidR="004920BA" w:rsidRDefault="004920BA">
      <w:pPr>
        <w:rPr>
          <w:rFonts w:cs="Arial"/>
          <w:szCs w:val="20"/>
        </w:rPr>
      </w:pPr>
    </w:p>
    <w:p w14:paraId="442E036C" w14:textId="77777777" w:rsidR="004920BA" w:rsidRDefault="00B113DE">
      <w:pPr>
        <w:rPr>
          <w:rFonts w:cs="Arial"/>
          <w:szCs w:val="20"/>
        </w:rPr>
      </w:pPr>
      <w:r>
        <w:rPr>
          <w:rFonts w:cs="Arial"/>
          <w:szCs w:val="20"/>
        </w:rPr>
        <w:t>This signal will indicate the state of Perimeter Alarm.</w:t>
      </w:r>
    </w:p>
    <w:p w14:paraId="34462685" w14:textId="77777777" w:rsidR="004920BA" w:rsidRDefault="004920BA">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80"/>
        <w:gridCol w:w="900"/>
        <w:gridCol w:w="2895"/>
      </w:tblGrid>
      <w:tr w:rsidR="004920BA" w14:paraId="378F6CB8"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2407F75" w14:textId="77777777" w:rsidR="004920BA" w:rsidRDefault="00B113DE">
            <w:pPr>
              <w:rPr>
                <w:rFonts w:cs="Arial"/>
                <w:b/>
                <w:szCs w:val="20"/>
              </w:rPr>
            </w:pPr>
            <w:r>
              <w:rPr>
                <w:rFonts w:cs="Arial"/>
                <w:b/>
                <w:szCs w:val="20"/>
              </w:rPr>
              <w:t>Name</w:t>
            </w:r>
          </w:p>
        </w:tc>
        <w:tc>
          <w:tcPr>
            <w:tcW w:w="1180" w:type="dxa"/>
            <w:tcBorders>
              <w:top w:val="single" w:sz="4" w:space="0" w:color="auto"/>
              <w:left w:val="single" w:sz="4" w:space="0" w:color="auto"/>
              <w:bottom w:val="single" w:sz="4" w:space="0" w:color="auto"/>
              <w:right w:val="single" w:sz="4" w:space="0" w:color="auto"/>
            </w:tcBorders>
            <w:hideMark/>
          </w:tcPr>
          <w:p w14:paraId="7F665563" w14:textId="77777777" w:rsidR="004920BA" w:rsidRDefault="00B113DE">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13E6A56A" w14:textId="77777777" w:rsidR="004920BA" w:rsidRDefault="00B113DE">
            <w:pPr>
              <w:rPr>
                <w:rFonts w:cs="Arial"/>
                <w:b/>
                <w:szCs w:val="20"/>
              </w:rPr>
            </w:pPr>
            <w:r>
              <w:rPr>
                <w:rFonts w:cs="Arial"/>
                <w:b/>
                <w:szCs w:val="20"/>
              </w:rPr>
              <w:t>Value</w:t>
            </w:r>
          </w:p>
        </w:tc>
        <w:tc>
          <w:tcPr>
            <w:tcW w:w="2895" w:type="dxa"/>
            <w:tcBorders>
              <w:top w:val="single" w:sz="4" w:space="0" w:color="auto"/>
              <w:left w:val="single" w:sz="4" w:space="0" w:color="auto"/>
              <w:bottom w:val="single" w:sz="4" w:space="0" w:color="auto"/>
              <w:right w:val="single" w:sz="4" w:space="0" w:color="auto"/>
            </w:tcBorders>
            <w:hideMark/>
          </w:tcPr>
          <w:p w14:paraId="12649406" w14:textId="77777777" w:rsidR="004920BA" w:rsidRDefault="00B113DE">
            <w:pPr>
              <w:rPr>
                <w:rFonts w:cs="Arial"/>
                <w:b/>
                <w:szCs w:val="20"/>
              </w:rPr>
            </w:pPr>
            <w:r>
              <w:rPr>
                <w:rFonts w:cs="Arial"/>
                <w:b/>
                <w:szCs w:val="20"/>
              </w:rPr>
              <w:t>Description</w:t>
            </w:r>
          </w:p>
        </w:tc>
      </w:tr>
      <w:tr w:rsidR="004920BA" w14:paraId="3E5791BB"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44A8DB6" w14:textId="77777777" w:rsidR="004920BA" w:rsidRDefault="00B113DE">
            <w:pPr>
              <w:rPr>
                <w:rFonts w:cs="Arial"/>
                <w:szCs w:val="20"/>
              </w:rPr>
            </w:pPr>
            <w:r>
              <w:rPr>
                <w:rFonts w:cs="Arial"/>
                <w:szCs w:val="20"/>
              </w:rPr>
              <w:t>Type</w:t>
            </w:r>
          </w:p>
        </w:tc>
        <w:tc>
          <w:tcPr>
            <w:tcW w:w="1180" w:type="dxa"/>
            <w:tcBorders>
              <w:top w:val="single" w:sz="4" w:space="0" w:color="auto"/>
              <w:left w:val="single" w:sz="4" w:space="0" w:color="auto"/>
              <w:bottom w:val="single" w:sz="4" w:space="0" w:color="auto"/>
              <w:right w:val="single" w:sz="4" w:space="0" w:color="auto"/>
            </w:tcBorders>
            <w:hideMark/>
          </w:tcPr>
          <w:p w14:paraId="0B2B41CF" w14:textId="77777777" w:rsidR="004920BA" w:rsidRDefault="00B113DE">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158848A4" w14:textId="77777777" w:rsidR="004920BA" w:rsidRDefault="00B113DE">
            <w:pPr>
              <w:rPr>
                <w:rFonts w:cs="Arial"/>
                <w:szCs w:val="20"/>
              </w:rPr>
            </w:pPr>
            <w:r>
              <w:rPr>
                <w:rFonts w:cs="Arial"/>
                <w:szCs w:val="20"/>
              </w:rPr>
              <w:t>-</w:t>
            </w:r>
          </w:p>
        </w:tc>
        <w:tc>
          <w:tcPr>
            <w:tcW w:w="2895" w:type="dxa"/>
            <w:tcBorders>
              <w:top w:val="single" w:sz="4" w:space="0" w:color="auto"/>
              <w:left w:val="single" w:sz="4" w:space="0" w:color="auto"/>
              <w:bottom w:val="single" w:sz="4" w:space="0" w:color="auto"/>
              <w:right w:val="single" w:sz="4" w:space="0" w:color="auto"/>
            </w:tcBorders>
            <w:hideMark/>
          </w:tcPr>
          <w:p w14:paraId="28577606" w14:textId="77777777" w:rsidR="004920BA" w:rsidRDefault="00B113DE">
            <w:pPr>
              <w:rPr>
                <w:rFonts w:cs="Arial"/>
                <w:szCs w:val="20"/>
              </w:rPr>
            </w:pPr>
            <w:r>
              <w:rPr>
                <w:rFonts w:cs="Arial"/>
                <w:szCs w:val="20"/>
              </w:rPr>
              <w:t>Signal is used to indicate the state of the alarm system.</w:t>
            </w:r>
          </w:p>
        </w:tc>
      </w:tr>
      <w:tr w:rsidR="004920BA" w14:paraId="37680EF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07E8CB3" w14:textId="77777777" w:rsidR="004920BA" w:rsidRDefault="004920BA">
            <w:pPr>
              <w:rPr>
                <w:rFonts w:cs="Arial"/>
                <w:szCs w:val="20"/>
              </w:rPr>
            </w:pPr>
          </w:p>
        </w:tc>
        <w:tc>
          <w:tcPr>
            <w:tcW w:w="1180" w:type="dxa"/>
            <w:tcBorders>
              <w:top w:val="single" w:sz="4" w:space="0" w:color="auto"/>
              <w:left w:val="single" w:sz="4" w:space="0" w:color="auto"/>
              <w:bottom w:val="single" w:sz="4" w:space="0" w:color="auto"/>
              <w:right w:val="single" w:sz="4" w:space="0" w:color="auto"/>
            </w:tcBorders>
            <w:hideMark/>
          </w:tcPr>
          <w:p w14:paraId="51E879BB" w14:textId="77777777" w:rsidR="004920BA" w:rsidRDefault="00B113DE">
            <w:pPr>
              <w:rPr>
                <w:rFonts w:cs="Arial"/>
                <w:szCs w:val="20"/>
              </w:rPr>
            </w:pPr>
            <w:r>
              <w:rPr>
                <w:rFonts w:cs="Arial"/>
                <w:szCs w:val="20"/>
              </w:rPr>
              <w:t>Disarmed</w:t>
            </w:r>
          </w:p>
        </w:tc>
        <w:tc>
          <w:tcPr>
            <w:tcW w:w="900" w:type="dxa"/>
            <w:tcBorders>
              <w:top w:val="single" w:sz="4" w:space="0" w:color="auto"/>
              <w:left w:val="single" w:sz="4" w:space="0" w:color="auto"/>
              <w:bottom w:val="single" w:sz="4" w:space="0" w:color="auto"/>
              <w:right w:val="single" w:sz="4" w:space="0" w:color="auto"/>
            </w:tcBorders>
            <w:hideMark/>
          </w:tcPr>
          <w:p w14:paraId="5E92D871" w14:textId="77777777" w:rsidR="004920BA" w:rsidRDefault="00B113DE">
            <w:pPr>
              <w:rPr>
                <w:rFonts w:cs="Arial"/>
                <w:szCs w:val="20"/>
              </w:rPr>
            </w:pPr>
            <w:r>
              <w:rPr>
                <w:rFonts w:cs="Arial"/>
                <w:szCs w:val="20"/>
              </w:rPr>
              <w:t>0x0</w:t>
            </w:r>
          </w:p>
        </w:tc>
        <w:tc>
          <w:tcPr>
            <w:tcW w:w="2895" w:type="dxa"/>
            <w:tcBorders>
              <w:top w:val="single" w:sz="4" w:space="0" w:color="auto"/>
              <w:left w:val="single" w:sz="4" w:space="0" w:color="auto"/>
              <w:bottom w:val="single" w:sz="4" w:space="0" w:color="auto"/>
              <w:right w:val="single" w:sz="4" w:space="0" w:color="auto"/>
            </w:tcBorders>
          </w:tcPr>
          <w:p w14:paraId="42865B44" w14:textId="77777777" w:rsidR="004920BA" w:rsidRDefault="004920BA">
            <w:pPr>
              <w:rPr>
                <w:rFonts w:cs="Arial"/>
                <w:szCs w:val="20"/>
              </w:rPr>
            </w:pPr>
          </w:p>
        </w:tc>
      </w:tr>
      <w:tr w:rsidR="004920BA" w14:paraId="62A4D50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E136D68" w14:textId="77777777" w:rsidR="004920BA" w:rsidRDefault="004920BA">
            <w:pPr>
              <w:rPr>
                <w:rFonts w:cs="Arial"/>
                <w:szCs w:val="20"/>
              </w:rPr>
            </w:pPr>
          </w:p>
        </w:tc>
        <w:tc>
          <w:tcPr>
            <w:tcW w:w="1180" w:type="dxa"/>
            <w:tcBorders>
              <w:top w:val="single" w:sz="4" w:space="0" w:color="auto"/>
              <w:left w:val="single" w:sz="4" w:space="0" w:color="auto"/>
              <w:bottom w:val="single" w:sz="4" w:space="0" w:color="auto"/>
              <w:right w:val="single" w:sz="4" w:space="0" w:color="auto"/>
            </w:tcBorders>
            <w:hideMark/>
          </w:tcPr>
          <w:p w14:paraId="3A58E76D" w14:textId="77777777" w:rsidR="004920BA" w:rsidRDefault="00B113DE">
            <w:pPr>
              <w:rPr>
                <w:rFonts w:cs="Arial"/>
                <w:szCs w:val="20"/>
              </w:rPr>
            </w:pPr>
            <w:r>
              <w:rPr>
                <w:rFonts w:cs="Arial"/>
                <w:szCs w:val="20"/>
              </w:rPr>
              <w:t>Prearmed</w:t>
            </w:r>
          </w:p>
        </w:tc>
        <w:tc>
          <w:tcPr>
            <w:tcW w:w="900" w:type="dxa"/>
            <w:tcBorders>
              <w:top w:val="single" w:sz="4" w:space="0" w:color="auto"/>
              <w:left w:val="single" w:sz="4" w:space="0" w:color="auto"/>
              <w:bottom w:val="single" w:sz="4" w:space="0" w:color="auto"/>
              <w:right w:val="single" w:sz="4" w:space="0" w:color="auto"/>
            </w:tcBorders>
            <w:hideMark/>
          </w:tcPr>
          <w:p w14:paraId="7FB326B9" w14:textId="77777777" w:rsidR="004920BA" w:rsidRDefault="00B113DE">
            <w:pPr>
              <w:rPr>
                <w:rFonts w:cs="Arial"/>
                <w:szCs w:val="20"/>
              </w:rPr>
            </w:pPr>
            <w:r>
              <w:rPr>
                <w:rFonts w:cs="Arial"/>
                <w:szCs w:val="20"/>
              </w:rPr>
              <w:t>0x1</w:t>
            </w:r>
          </w:p>
        </w:tc>
        <w:tc>
          <w:tcPr>
            <w:tcW w:w="2895" w:type="dxa"/>
            <w:tcBorders>
              <w:top w:val="single" w:sz="4" w:space="0" w:color="auto"/>
              <w:left w:val="single" w:sz="4" w:space="0" w:color="auto"/>
              <w:bottom w:val="single" w:sz="4" w:space="0" w:color="auto"/>
              <w:right w:val="single" w:sz="4" w:space="0" w:color="auto"/>
            </w:tcBorders>
          </w:tcPr>
          <w:p w14:paraId="16E17727" w14:textId="77777777" w:rsidR="004920BA" w:rsidRDefault="004920BA">
            <w:pPr>
              <w:rPr>
                <w:rFonts w:cs="Arial"/>
                <w:szCs w:val="20"/>
              </w:rPr>
            </w:pPr>
          </w:p>
        </w:tc>
      </w:tr>
      <w:tr w:rsidR="004920BA" w14:paraId="67A135D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88D60C8" w14:textId="77777777" w:rsidR="004920BA" w:rsidRDefault="004920BA">
            <w:pPr>
              <w:rPr>
                <w:rFonts w:cs="Arial"/>
                <w:szCs w:val="20"/>
              </w:rPr>
            </w:pPr>
          </w:p>
        </w:tc>
        <w:tc>
          <w:tcPr>
            <w:tcW w:w="1180" w:type="dxa"/>
            <w:tcBorders>
              <w:top w:val="single" w:sz="4" w:space="0" w:color="auto"/>
              <w:left w:val="single" w:sz="4" w:space="0" w:color="auto"/>
              <w:bottom w:val="single" w:sz="4" w:space="0" w:color="auto"/>
              <w:right w:val="single" w:sz="4" w:space="0" w:color="auto"/>
            </w:tcBorders>
            <w:hideMark/>
          </w:tcPr>
          <w:p w14:paraId="12C6C06F" w14:textId="77777777" w:rsidR="004920BA" w:rsidRDefault="00B113DE">
            <w:pPr>
              <w:rPr>
                <w:rFonts w:cs="Arial"/>
                <w:szCs w:val="20"/>
              </w:rPr>
            </w:pPr>
            <w:r>
              <w:rPr>
                <w:rFonts w:cs="Arial"/>
                <w:szCs w:val="20"/>
              </w:rPr>
              <w:t>Armed</w:t>
            </w:r>
          </w:p>
        </w:tc>
        <w:tc>
          <w:tcPr>
            <w:tcW w:w="900" w:type="dxa"/>
            <w:tcBorders>
              <w:top w:val="single" w:sz="4" w:space="0" w:color="auto"/>
              <w:left w:val="single" w:sz="4" w:space="0" w:color="auto"/>
              <w:bottom w:val="single" w:sz="4" w:space="0" w:color="auto"/>
              <w:right w:val="single" w:sz="4" w:space="0" w:color="auto"/>
            </w:tcBorders>
            <w:hideMark/>
          </w:tcPr>
          <w:p w14:paraId="6DD12BC0" w14:textId="77777777" w:rsidR="004920BA" w:rsidRDefault="00B113DE">
            <w:pPr>
              <w:rPr>
                <w:rFonts w:cs="Arial"/>
                <w:szCs w:val="20"/>
              </w:rPr>
            </w:pPr>
            <w:r>
              <w:rPr>
                <w:rFonts w:cs="Arial"/>
                <w:szCs w:val="20"/>
              </w:rPr>
              <w:t>0x2</w:t>
            </w:r>
          </w:p>
        </w:tc>
        <w:tc>
          <w:tcPr>
            <w:tcW w:w="2895" w:type="dxa"/>
            <w:tcBorders>
              <w:top w:val="single" w:sz="4" w:space="0" w:color="auto"/>
              <w:left w:val="single" w:sz="4" w:space="0" w:color="auto"/>
              <w:bottom w:val="single" w:sz="4" w:space="0" w:color="auto"/>
              <w:right w:val="single" w:sz="4" w:space="0" w:color="auto"/>
            </w:tcBorders>
          </w:tcPr>
          <w:p w14:paraId="0C886541" w14:textId="77777777" w:rsidR="004920BA" w:rsidRDefault="004920BA">
            <w:pPr>
              <w:rPr>
                <w:rFonts w:cs="Arial"/>
                <w:szCs w:val="20"/>
              </w:rPr>
            </w:pPr>
          </w:p>
        </w:tc>
      </w:tr>
      <w:tr w:rsidR="004920BA" w14:paraId="4EA8679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E9C7BE3" w14:textId="77777777" w:rsidR="004920BA" w:rsidRDefault="004920BA">
            <w:pPr>
              <w:rPr>
                <w:rFonts w:cs="Arial"/>
                <w:szCs w:val="20"/>
              </w:rPr>
            </w:pPr>
          </w:p>
        </w:tc>
        <w:tc>
          <w:tcPr>
            <w:tcW w:w="1180" w:type="dxa"/>
            <w:tcBorders>
              <w:top w:val="single" w:sz="4" w:space="0" w:color="auto"/>
              <w:left w:val="single" w:sz="4" w:space="0" w:color="auto"/>
              <w:bottom w:val="single" w:sz="4" w:space="0" w:color="auto"/>
              <w:right w:val="single" w:sz="4" w:space="0" w:color="auto"/>
            </w:tcBorders>
            <w:hideMark/>
          </w:tcPr>
          <w:p w14:paraId="44497F11" w14:textId="77777777" w:rsidR="004920BA" w:rsidRDefault="00B113DE">
            <w:pPr>
              <w:rPr>
                <w:rFonts w:cs="Arial"/>
                <w:szCs w:val="20"/>
              </w:rPr>
            </w:pPr>
            <w:r>
              <w:rPr>
                <w:rFonts w:cs="Arial"/>
                <w:szCs w:val="20"/>
              </w:rPr>
              <w:t>Activated</w:t>
            </w:r>
          </w:p>
        </w:tc>
        <w:tc>
          <w:tcPr>
            <w:tcW w:w="900" w:type="dxa"/>
            <w:tcBorders>
              <w:top w:val="single" w:sz="4" w:space="0" w:color="auto"/>
              <w:left w:val="single" w:sz="4" w:space="0" w:color="auto"/>
              <w:bottom w:val="single" w:sz="4" w:space="0" w:color="auto"/>
              <w:right w:val="single" w:sz="4" w:space="0" w:color="auto"/>
            </w:tcBorders>
            <w:hideMark/>
          </w:tcPr>
          <w:p w14:paraId="529C9394" w14:textId="77777777" w:rsidR="004920BA" w:rsidRDefault="00B113DE">
            <w:pPr>
              <w:rPr>
                <w:rFonts w:cs="Arial"/>
                <w:szCs w:val="20"/>
              </w:rPr>
            </w:pPr>
            <w:r>
              <w:rPr>
                <w:rFonts w:cs="Arial"/>
                <w:szCs w:val="20"/>
              </w:rPr>
              <w:t>0x3</w:t>
            </w:r>
          </w:p>
        </w:tc>
        <w:tc>
          <w:tcPr>
            <w:tcW w:w="2895" w:type="dxa"/>
            <w:tcBorders>
              <w:top w:val="single" w:sz="4" w:space="0" w:color="auto"/>
              <w:left w:val="single" w:sz="4" w:space="0" w:color="auto"/>
              <w:bottom w:val="single" w:sz="4" w:space="0" w:color="auto"/>
              <w:right w:val="single" w:sz="4" w:space="0" w:color="auto"/>
            </w:tcBorders>
          </w:tcPr>
          <w:p w14:paraId="5BD67DE3" w14:textId="77777777" w:rsidR="004920BA" w:rsidRDefault="004920BA">
            <w:pPr>
              <w:rPr>
                <w:rFonts w:cs="Arial"/>
                <w:szCs w:val="20"/>
              </w:rPr>
            </w:pPr>
          </w:p>
        </w:tc>
      </w:tr>
    </w:tbl>
    <w:p w14:paraId="2D9B3545" w14:textId="77777777" w:rsidR="004920BA" w:rsidRDefault="00B113DE">
      <w:pPr>
        <w:rPr>
          <w:rFonts w:cs="Arial"/>
          <w:szCs w:val="20"/>
        </w:rPr>
      </w:pPr>
      <w:r>
        <w:rPr>
          <w:rFonts w:cs="Arial"/>
          <w:szCs w:val="20"/>
        </w:rPr>
        <w:t xml:space="preserve"> </w:t>
      </w:r>
    </w:p>
    <w:p w14:paraId="365765FE" w14:textId="77777777" w:rsidR="004920BA" w:rsidRDefault="004920BA">
      <w:pPr>
        <w:rPr>
          <w:rFonts w:cs="Arial"/>
          <w:szCs w:val="20"/>
        </w:rPr>
      </w:pPr>
    </w:p>
    <w:p w14:paraId="51F09784" w14:textId="77777777" w:rsidR="00F30367" w:rsidRDefault="00B113DE" w:rsidP="009B4C29">
      <w:pPr>
        <w:pStyle w:val="Heading4"/>
      </w:pPr>
      <w:r w:rsidRPr="00B9479B">
        <w:t>MD-REQ-027102/B-PerimeterAlarmEvent_St (TcSE ROIN-281166-1)</w:t>
      </w:r>
    </w:p>
    <w:p w14:paraId="15F17F6B" w14:textId="77777777" w:rsidR="00F30367" w:rsidRDefault="00B113DE">
      <w:pPr>
        <w:rPr>
          <w:rFonts w:cs="Arial"/>
        </w:rPr>
      </w:pPr>
      <w:r>
        <w:rPr>
          <w:rFonts w:cs="Arial"/>
        </w:rPr>
        <w:t xml:space="preserve">Message Type: Status </w:t>
      </w:r>
    </w:p>
    <w:p w14:paraId="6CB1E4E4" w14:textId="77777777" w:rsidR="00F30367" w:rsidRDefault="00F30367">
      <w:pPr>
        <w:rPr>
          <w:rFonts w:cs="Arial"/>
        </w:rPr>
      </w:pPr>
    </w:p>
    <w:p w14:paraId="7FA6E16E" w14:textId="77777777" w:rsidR="00F30367" w:rsidRDefault="00B113DE">
      <w:pPr>
        <w:rPr>
          <w:rFonts w:cs="Arial"/>
        </w:rPr>
      </w:pPr>
      <w:r>
        <w:rPr>
          <w:rFonts w:cs="Arial"/>
        </w:rPr>
        <w:t>This signal will indicate what caused the active perimeter alarm.</w:t>
      </w:r>
    </w:p>
    <w:p w14:paraId="40233AAA" w14:textId="77777777" w:rsidR="00F30367" w:rsidRDefault="00F30367">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632"/>
        <w:gridCol w:w="900"/>
        <w:gridCol w:w="2556"/>
      </w:tblGrid>
      <w:tr w:rsidR="00F30367" w14:paraId="4F1CCA62"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28E4F6C" w14:textId="77777777" w:rsidR="00F30367" w:rsidRDefault="00B113DE">
            <w:pPr>
              <w:rPr>
                <w:rFonts w:cs="Arial"/>
                <w:b/>
              </w:rPr>
            </w:pPr>
            <w:r>
              <w:rPr>
                <w:rFonts w:cs="Arial"/>
                <w:b/>
              </w:rPr>
              <w:t>Name</w:t>
            </w:r>
          </w:p>
        </w:tc>
        <w:tc>
          <w:tcPr>
            <w:tcW w:w="1632" w:type="dxa"/>
            <w:tcBorders>
              <w:top w:val="single" w:sz="4" w:space="0" w:color="auto"/>
              <w:left w:val="single" w:sz="4" w:space="0" w:color="auto"/>
              <w:bottom w:val="single" w:sz="4" w:space="0" w:color="auto"/>
              <w:right w:val="single" w:sz="4" w:space="0" w:color="auto"/>
            </w:tcBorders>
            <w:hideMark/>
          </w:tcPr>
          <w:p w14:paraId="48899689" w14:textId="77777777" w:rsidR="00F30367" w:rsidRDefault="00B113DE">
            <w:pPr>
              <w:rPr>
                <w:rFonts w:cs="Arial"/>
                <w:b/>
              </w:rPr>
            </w:pPr>
            <w:r>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6160D75D" w14:textId="77777777" w:rsidR="00F30367" w:rsidRDefault="00B113DE">
            <w:pPr>
              <w:rPr>
                <w:rFonts w:cs="Arial"/>
                <w:b/>
              </w:rPr>
            </w:pPr>
            <w:r>
              <w:rPr>
                <w:rFonts w:cs="Arial"/>
                <w:b/>
              </w:rPr>
              <w:t>Value</w:t>
            </w:r>
          </w:p>
        </w:tc>
        <w:tc>
          <w:tcPr>
            <w:tcW w:w="2556" w:type="dxa"/>
            <w:tcBorders>
              <w:top w:val="single" w:sz="4" w:space="0" w:color="auto"/>
              <w:left w:val="single" w:sz="4" w:space="0" w:color="auto"/>
              <w:bottom w:val="single" w:sz="4" w:space="0" w:color="auto"/>
              <w:right w:val="single" w:sz="4" w:space="0" w:color="auto"/>
            </w:tcBorders>
            <w:hideMark/>
          </w:tcPr>
          <w:p w14:paraId="5B330391" w14:textId="77777777" w:rsidR="00F30367" w:rsidRDefault="00B113DE">
            <w:pPr>
              <w:rPr>
                <w:rFonts w:cs="Arial"/>
                <w:b/>
              </w:rPr>
            </w:pPr>
            <w:r>
              <w:rPr>
                <w:rFonts w:cs="Arial"/>
                <w:b/>
              </w:rPr>
              <w:t>Description</w:t>
            </w:r>
          </w:p>
        </w:tc>
      </w:tr>
      <w:tr w:rsidR="00F30367" w14:paraId="45275BA9"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E8D0358" w14:textId="77777777" w:rsidR="00F30367" w:rsidRDefault="00B113DE">
            <w:pPr>
              <w:rPr>
                <w:rFonts w:cs="Arial"/>
              </w:rPr>
            </w:pPr>
            <w:r>
              <w:rPr>
                <w:rFonts w:cs="Arial"/>
              </w:rPr>
              <w:t>Type</w:t>
            </w:r>
          </w:p>
        </w:tc>
        <w:tc>
          <w:tcPr>
            <w:tcW w:w="1632" w:type="dxa"/>
            <w:tcBorders>
              <w:top w:val="single" w:sz="4" w:space="0" w:color="auto"/>
              <w:left w:val="single" w:sz="4" w:space="0" w:color="auto"/>
              <w:bottom w:val="single" w:sz="4" w:space="0" w:color="auto"/>
              <w:right w:val="single" w:sz="4" w:space="0" w:color="auto"/>
            </w:tcBorders>
            <w:hideMark/>
          </w:tcPr>
          <w:p w14:paraId="22C61678" w14:textId="77777777" w:rsidR="00F30367" w:rsidRDefault="00B113DE">
            <w:pPr>
              <w:rPr>
                <w:rFonts w:cs="Arial"/>
              </w:rPr>
            </w:pPr>
            <w:r>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2458C8B8" w14:textId="77777777" w:rsidR="00F30367" w:rsidRDefault="00B113DE">
            <w:pPr>
              <w:rPr>
                <w:rFonts w:cs="Arial"/>
              </w:rPr>
            </w:pPr>
            <w:r>
              <w:rPr>
                <w:rFonts w:cs="Arial"/>
              </w:rPr>
              <w:t>-</w:t>
            </w:r>
          </w:p>
        </w:tc>
        <w:tc>
          <w:tcPr>
            <w:tcW w:w="2556" w:type="dxa"/>
            <w:tcBorders>
              <w:top w:val="single" w:sz="4" w:space="0" w:color="auto"/>
              <w:left w:val="single" w:sz="4" w:space="0" w:color="auto"/>
              <w:bottom w:val="single" w:sz="4" w:space="0" w:color="auto"/>
              <w:right w:val="single" w:sz="4" w:space="0" w:color="auto"/>
            </w:tcBorders>
            <w:hideMark/>
          </w:tcPr>
          <w:p w14:paraId="7D190D7C" w14:textId="77777777" w:rsidR="00F30367" w:rsidRDefault="00B113DE">
            <w:pPr>
              <w:rPr>
                <w:rFonts w:cs="Arial"/>
              </w:rPr>
            </w:pPr>
            <w:r>
              <w:rPr>
                <w:rFonts w:cs="Arial"/>
              </w:rPr>
              <w:t>This signal is used to indicate what triggered the alarm.</w:t>
            </w:r>
          </w:p>
        </w:tc>
      </w:tr>
      <w:tr w:rsidR="00F30367" w14:paraId="5C78DD3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F447ED"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6378074B" w14:textId="77777777" w:rsidR="00F30367" w:rsidRDefault="00B113DE">
            <w:pPr>
              <w:rPr>
                <w:rFonts w:cs="Arial"/>
              </w:rPr>
            </w:pPr>
            <w:r>
              <w:rPr>
                <w:rFonts w:cs="Arial"/>
              </w:rPr>
              <w:t>Invalid</w:t>
            </w:r>
          </w:p>
        </w:tc>
        <w:tc>
          <w:tcPr>
            <w:tcW w:w="900" w:type="dxa"/>
            <w:tcBorders>
              <w:top w:val="single" w:sz="4" w:space="0" w:color="auto"/>
              <w:left w:val="single" w:sz="4" w:space="0" w:color="auto"/>
              <w:bottom w:val="single" w:sz="4" w:space="0" w:color="auto"/>
              <w:right w:val="single" w:sz="4" w:space="0" w:color="auto"/>
            </w:tcBorders>
            <w:hideMark/>
          </w:tcPr>
          <w:p w14:paraId="0EBCAAEE" w14:textId="77777777" w:rsidR="00F30367" w:rsidRDefault="00B113DE">
            <w:pPr>
              <w:rPr>
                <w:rFonts w:cs="Arial"/>
              </w:rPr>
            </w:pPr>
            <w:r>
              <w:rPr>
                <w:rFonts w:cs="Arial"/>
              </w:rPr>
              <w:t>0x0</w:t>
            </w:r>
          </w:p>
        </w:tc>
        <w:tc>
          <w:tcPr>
            <w:tcW w:w="2556" w:type="dxa"/>
            <w:tcBorders>
              <w:top w:val="single" w:sz="4" w:space="0" w:color="auto"/>
              <w:left w:val="single" w:sz="4" w:space="0" w:color="auto"/>
              <w:bottom w:val="single" w:sz="4" w:space="0" w:color="auto"/>
              <w:right w:val="single" w:sz="4" w:space="0" w:color="auto"/>
            </w:tcBorders>
          </w:tcPr>
          <w:p w14:paraId="76F62867" w14:textId="77777777" w:rsidR="00F30367" w:rsidRDefault="00F30367">
            <w:pPr>
              <w:rPr>
                <w:rFonts w:cs="Arial"/>
              </w:rPr>
            </w:pPr>
          </w:p>
        </w:tc>
      </w:tr>
      <w:tr w:rsidR="00F30367" w14:paraId="764BAF6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3CC8E09"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7971A211" w14:textId="77777777" w:rsidR="00F30367" w:rsidRDefault="00B113DE">
            <w:pPr>
              <w:rPr>
                <w:rFonts w:cs="Arial"/>
              </w:rPr>
            </w:pPr>
            <w:r>
              <w:rPr>
                <w:rFonts w:cs="Arial"/>
              </w:rPr>
              <w:t>DF_Door</w:t>
            </w:r>
          </w:p>
        </w:tc>
        <w:tc>
          <w:tcPr>
            <w:tcW w:w="900" w:type="dxa"/>
            <w:tcBorders>
              <w:top w:val="single" w:sz="4" w:space="0" w:color="auto"/>
              <w:left w:val="single" w:sz="4" w:space="0" w:color="auto"/>
              <w:bottom w:val="single" w:sz="4" w:space="0" w:color="auto"/>
              <w:right w:val="single" w:sz="4" w:space="0" w:color="auto"/>
            </w:tcBorders>
            <w:hideMark/>
          </w:tcPr>
          <w:p w14:paraId="17636C3A" w14:textId="77777777" w:rsidR="00F30367" w:rsidRDefault="00B113DE">
            <w:pPr>
              <w:rPr>
                <w:rFonts w:cs="Arial"/>
              </w:rPr>
            </w:pPr>
            <w:r>
              <w:rPr>
                <w:rFonts w:cs="Arial"/>
              </w:rPr>
              <w:t>0x1</w:t>
            </w:r>
          </w:p>
        </w:tc>
        <w:tc>
          <w:tcPr>
            <w:tcW w:w="2556" w:type="dxa"/>
            <w:tcBorders>
              <w:top w:val="single" w:sz="4" w:space="0" w:color="auto"/>
              <w:left w:val="single" w:sz="4" w:space="0" w:color="auto"/>
              <w:bottom w:val="single" w:sz="4" w:space="0" w:color="auto"/>
              <w:right w:val="single" w:sz="4" w:space="0" w:color="auto"/>
            </w:tcBorders>
          </w:tcPr>
          <w:p w14:paraId="5C3B9EE5" w14:textId="77777777" w:rsidR="00F30367" w:rsidRDefault="00F30367">
            <w:pPr>
              <w:rPr>
                <w:rFonts w:cs="Arial"/>
              </w:rPr>
            </w:pPr>
          </w:p>
        </w:tc>
      </w:tr>
      <w:tr w:rsidR="00F30367" w14:paraId="085742B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093DD33"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5399D9F3" w14:textId="77777777" w:rsidR="00F30367" w:rsidRDefault="00B113DE">
            <w:pPr>
              <w:rPr>
                <w:rFonts w:cs="Arial"/>
              </w:rPr>
            </w:pPr>
            <w:r>
              <w:rPr>
                <w:rFonts w:cs="Arial"/>
              </w:rPr>
              <w:t>DR_Door</w:t>
            </w:r>
          </w:p>
        </w:tc>
        <w:tc>
          <w:tcPr>
            <w:tcW w:w="900" w:type="dxa"/>
            <w:tcBorders>
              <w:top w:val="single" w:sz="4" w:space="0" w:color="auto"/>
              <w:left w:val="single" w:sz="4" w:space="0" w:color="auto"/>
              <w:bottom w:val="single" w:sz="4" w:space="0" w:color="auto"/>
              <w:right w:val="single" w:sz="4" w:space="0" w:color="auto"/>
            </w:tcBorders>
            <w:hideMark/>
          </w:tcPr>
          <w:p w14:paraId="504B12BF" w14:textId="77777777" w:rsidR="00F30367" w:rsidRDefault="00B113DE">
            <w:pPr>
              <w:rPr>
                <w:rFonts w:cs="Arial"/>
              </w:rPr>
            </w:pPr>
            <w:r>
              <w:rPr>
                <w:rFonts w:cs="Arial"/>
              </w:rPr>
              <w:t>0x2</w:t>
            </w:r>
          </w:p>
        </w:tc>
        <w:tc>
          <w:tcPr>
            <w:tcW w:w="2556" w:type="dxa"/>
            <w:tcBorders>
              <w:top w:val="single" w:sz="4" w:space="0" w:color="auto"/>
              <w:left w:val="single" w:sz="4" w:space="0" w:color="auto"/>
              <w:bottom w:val="single" w:sz="4" w:space="0" w:color="auto"/>
              <w:right w:val="single" w:sz="4" w:space="0" w:color="auto"/>
            </w:tcBorders>
          </w:tcPr>
          <w:p w14:paraId="6B1B1090" w14:textId="77777777" w:rsidR="00F30367" w:rsidRDefault="00F30367">
            <w:pPr>
              <w:rPr>
                <w:rFonts w:cs="Arial"/>
              </w:rPr>
            </w:pPr>
          </w:p>
        </w:tc>
      </w:tr>
      <w:tr w:rsidR="00F30367" w14:paraId="0DA5146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6A787F4"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34175FD4" w14:textId="77777777" w:rsidR="00F30367" w:rsidRDefault="00B113DE">
            <w:pPr>
              <w:rPr>
                <w:rFonts w:cs="Arial"/>
              </w:rPr>
            </w:pPr>
            <w:r>
              <w:rPr>
                <w:rFonts w:cs="Arial"/>
              </w:rPr>
              <w:t>PF_Door</w:t>
            </w:r>
          </w:p>
        </w:tc>
        <w:tc>
          <w:tcPr>
            <w:tcW w:w="900" w:type="dxa"/>
            <w:tcBorders>
              <w:top w:val="single" w:sz="4" w:space="0" w:color="auto"/>
              <w:left w:val="single" w:sz="4" w:space="0" w:color="auto"/>
              <w:bottom w:val="single" w:sz="4" w:space="0" w:color="auto"/>
              <w:right w:val="single" w:sz="4" w:space="0" w:color="auto"/>
            </w:tcBorders>
            <w:hideMark/>
          </w:tcPr>
          <w:p w14:paraId="7FC406BA" w14:textId="77777777" w:rsidR="00F30367" w:rsidRDefault="00B113DE">
            <w:pPr>
              <w:rPr>
                <w:rFonts w:cs="Arial"/>
              </w:rPr>
            </w:pPr>
            <w:r>
              <w:rPr>
                <w:rFonts w:cs="Arial"/>
              </w:rPr>
              <w:t>0x3</w:t>
            </w:r>
          </w:p>
        </w:tc>
        <w:tc>
          <w:tcPr>
            <w:tcW w:w="2556" w:type="dxa"/>
            <w:tcBorders>
              <w:top w:val="single" w:sz="4" w:space="0" w:color="auto"/>
              <w:left w:val="single" w:sz="4" w:space="0" w:color="auto"/>
              <w:bottom w:val="single" w:sz="4" w:space="0" w:color="auto"/>
              <w:right w:val="single" w:sz="4" w:space="0" w:color="auto"/>
            </w:tcBorders>
          </w:tcPr>
          <w:p w14:paraId="1E430F0C" w14:textId="77777777" w:rsidR="00F30367" w:rsidRDefault="00F30367">
            <w:pPr>
              <w:rPr>
                <w:rFonts w:cs="Arial"/>
              </w:rPr>
            </w:pPr>
          </w:p>
        </w:tc>
      </w:tr>
      <w:tr w:rsidR="00F30367" w14:paraId="37CF034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0C937B"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2A8283EA" w14:textId="77777777" w:rsidR="00F30367" w:rsidRDefault="00B113DE">
            <w:pPr>
              <w:rPr>
                <w:rFonts w:cs="Arial"/>
              </w:rPr>
            </w:pPr>
            <w:r>
              <w:rPr>
                <w:rFonts w:cs="Arial"/>
              </w:rPr>
              <w:t>PR_Door</w:t>
            </w:r>
          </w:p>
        </w:tc>
        <w:tc>
          <w:tcPr>
            <w:tcW w:w="900" w:type="dxa"/>
            <w:tcBorders>
              <w:top w:val="single" w:sz="4" w:space="0" w:color="auto"/>
              <w:left w:val="single" w:sz="4" w:space="0" w:color="auto"/>
              <w:bottom w:val="single" w:sz="4" w:space="0" w:color="auto"/>
              <w:right w:val="single" w:sz="4" w:space="0" w:color="auto"/>
            </w:tcBorders>
            <w:hideMark/>
          </w:tcPr>
          <w:p w14:paraId="6C0B849E" w14:textId="77777777" w:rsidR="00F30367" w:rsidRDefault="00B113DE">
            <w:pPr>
              <w:rPr>
                <w:rFonts w:cs="Arial"/>
              </w:rPr>
            </w:pPr>
            <w:r>
              <w:rPr>
                <w:rFonts w:cs="Arial"/>
              </w:rPr>
              <w:t>0x4</w:t>
            </w:r>
          </w:p>
        </w:tc>
        <w:tc>
          <w:tcPr>
            <w:tcW w:w="2556" w:type="dxa"/>
            <w:tcBorders>
              <w:top w:val="single" w:sz="4" w:space="0" w:color="auto"/>
              <w:left w:val="single" w:sz="4" w:space="0" w:color="auto"/>
              <w:bottom w:val="single" w:sz="4" w:space="0" w:color="auto"/>
              <w:right w:val="single" w:sz="4" w:space="0" w:color="auto"/>
            </w:tcBorders>
          </w:tcPr>
          <w:p w14:paraId="10EB8EB9" w14:textId="77777777" w:rsidR="00F30367" w:rsidRDefault="00F30367">
            <w:pPr>
              <w:rPr>
                <w:rFonts w:cs="Arial"/>
              </w:rPr>
            </w:pPr>
          </w:p>
        </w:tc>
      </w:tr>
      <w:tr w:rsidR="00F30367" w14:paraId="131E0C4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BBDC437"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5A1D2A66" w14:textId="77777777" w:rsidR="00F30367" w:rsidRDefault="00B113DE">
            <w:pPr>
              <w:rPr>
                <w:rFonts w:cs="Arial"/>
              </w:rPr>
            </w:pPr>
            <w:r>
              <w:rPr>
                <w:rFonts w:cs="Arial"/>
              </w:rPr>
              <w:t>Hood</w:t>
            </w:r>
          </w:p>
        </w:tc>
        <w:tc>
          <w:tcPr>
            <w:tcW w:w="900" w:type="dxa"/>
            <w:tcBorders>
              <w:top w:val="single" w:sz="4" w:space="0" w:color="auto"/>
              <w:left w:val="single" w:sz="4" w:space="0" w:color="auto"/>
              <w:bottom w:val="single" w:sz="4" w:space="0" w:color="auto"/>
              <w:right w:val="single" w:sz="4" w:space="0" w:color="auto"/>
            </w:tcBorders>
            <w:hideMark/>
          </w:tcPr>
          <w:p w14:paraId="2BF082A4" w14:textId="77777777" w:rsidR="00F30367" w:rsidRDefault="00B113DE">
            <w:pPr>
              <w:rPr>
                <w:rFonts w:cs="Arial"/>
              </w:rPr>
            </w:pPr>
            <w:r>
              <w:rPr>
                <w:rFonts w:cs="Arial"/>
              </w:rPr>
              <w:t>0x5</w:t>
            </w:r>
          </w:p>
        </w:tc>
        <w:tc>
          <w:tcPr>
            <w:tcW w:w="2556" w:type="dxa"/>
            <w:tcBorders>
              <w:top w:val="single" w:sz="4" w:space="0" w:color="auto"/>
              <w:left w:val="single" w:sz="4" w:space="0" w:color="auto"/>
              <w:bottom w:val="single" w:sz="4" w:space="0" w:color="auto"/>
              <w:right w:val="single" w:sz="4" w:space="0" w:color="auto"/>
            </w:tcBorders>
          </w:tcPr>
          <w:p w14:paraId="44D0A385" w14:textId="77777777" w:rsidR="00F30367" w:rsidRDefault="00F30367">
            <w:pPr>
              <w:rPr>
                <w:rFonts w:cs="Arial"/>
              </w:rPr>
            </w:pPr>
          </w:p>
        </w:tc>
      </w:tr>
      <w:tr w:rsidR="00F30367" w14:paraId="2E0C65F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2C97C93"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06BCCE26" w14:textId="77777777" w:rsidR="00F30367" w:rsidRDefault="00B113DE">
            <w:pPr>
              <w:rPr>
                <w:rFonts w:cs="Arial"/>
              </w:rPr>
            </w:pPr>
            <w:r>
              <w:rPr>
                <w:rFonts w:cs="Arial"/>
              </w:rPr>
              <w:t>Decklid</w:t>
            </w:r>
          </w:p>
        </w:tc>
        <w:tc>
          <w:tcPr>
            <w:tcW w:w="900" w:type="dxa"/>
            <w:tcBorders>
              <w:top w:val="single" w:sz="4" w:space="0" w:color="auto"/>
              <w:left w:val="single" w:sz="4" w:space="0" w:color="auto"/>
              <w:bottom w:val="single" w:sz="4" w:space="0" w:color="auto"/>
              <w:right w:val="single" w:sz="4" w:space="0" w:color="auto"/>
            </w:tcBorders>
            <w:hideMark/>
          </w:tcPr>
          <w:p w14:paraId="143D4ADF" w14:textId="77777777" w:rsidR="00F30367" w:rsidRDefault="00B113DE">
            <w:pPr>
              <w:rPr>
                <w:rFonts w:cs="Arial"/>
              </w:rPr>
            </w:pPr>
            <w:r>
              <w:rPr>
                <w:rFonts w:cs="Arial"/>
              </w:rPr>
              <w:t>0x6</w:t>
            </w:r>
          </w:p>
        </w:tc>
        <w:tc>
          <w:tcPr>
            <w:tcW w:w="2556" w:type="dxa"/>
            <w:tcBorders>
              <w:top w:val="single" w:sz="4" w:space="0" w:color="auto"/>
              <w:left w:val="single" w:sz="4" w:space="0" w:color="auto"/>
              <w:bottom w:val="single" w:sz="4" w:space="0" w:color="auto"/>
              <w:right w:val="single" w:sz="4" w:space="0" w:color="auto"/>
            </w:tcBorders>
          </w:tcPr>
          <w:p w14:paraId="0E6E06ED" w14:textId="77777777" w:rsidR="00F30367" w:rsidRDefault="00F30367">
            <w:pPr>
              <w:rPr>
                <w:rFonts w:cs="Arial"/>
              </w:rPr>
            </w:pPr>
          </w:p>
        </w:tc>
      </w:tr>
      <w:tr w:rsidR="00F30367" w14:paraId="048A621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CB1595D"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2ABE1AB1" w14:textId="77777777" w:rsidR="00F30367" w:rsidRDefault="00B113DE">
            <w:pPr>
              <w:rPr>
                <w:rFonts w:cs="Arial"/>
              </w:rPr>
            </w:pPr>
            <w:r>
              <w:rPr>
                <w:rFonts w:cs="Arial"/>
              </w:rPr>
              <w:t>LG_Door</w:t>
            </w:r>
          </w:p>
        </w:tc>
        <w:tc>
          <w:tcPr>
            <w:tcW w:w="900" w:type="dxa"/>
            <w:tcBorders>
              <w:top w:val="single" w:sz="4" w:space="0" w:color="auto"/>
              <w:left w:val="single" w:sz="4" w:space="0" w:color="auto"/>
              <w:bottom w:val="single" w:sz="4" w:space="0" w:color="auto"/>
              <w:right w:val="single" w:sz="4" w:space="0" w:color="auto"/>
            </w:tcBorders>
            <w:hideMark/>
          </w:tcPr>
          <w:p w14:paraId="5A12C896" w14:textId="77777777" w:rsidR="00F30367" w:rsidRDefault="00B113DE">
            <w:pPr>
              <w:rPr>
                <w:rFonts w:cs="Arial"/>
              </w:rPr>
            </w:pPr>
            <w:r>
              <w:rPr>
                <w:rFonts w:cs="Arial"/>
              </w:rPr>
              <w:t>0x7</w:t>
            </w:r>
          </w:p>
        </w:tc>
        <w:tc>
          <w:tcPr>
            <w:tcW w:w="2556" w:type="dxa"/>
            <w:tcBorders>
              <w:top w:val="single" w:sz="4" w:space="0" w:color="auto"/>
              <w:left w:val="single" w:sz="4" w:space="0" w:color="auto"/>
              <w:bottom w:val="single" w:sz="4" w:space="0" w:color="auto"/>
              <w:right w:val="single" w:sz="4" w:space="0" w:color="auto"/>
            </w:tcBorders>
          </w:tcPr>
          <w:p w14:paraId="1DA6013E" w14:textId="77777777" w:rsidR="00F30367" w:rsidRDefault="00F30367">
            <w:pPr>
              <w:rPr>
                <w:rFonts w:cs="Arial"/>
              </w:rPr>
            </w:pPr>
          </w:p>
        </w:tc>
      </w:tr>
      <w:tr w:rsidR="00F30367" w14:paraId="6439081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BE2F463"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5CC64B7C" w14:textId="77777777" w:rsidR="00F30367" w:rsidRDefault="00B113DE">
            <w:pPr>
              <w:rPr>
                <w:rFonts w:cs="Arial"/>
              </w:rPr>
            </w:pPr>
            <w:r>
              <w:rPr>
                <w:rFonts w:cs="Arial"/>
              </w:rPr>
              <w:t>Ign_Tamper</w:t>
            </w:r>
          </w:p>
        </w:tc>
        <w:tc>
          <w:tcPr>
            <w:tcW w:w="900" w:type="dxa"/>
            <w:tcBorders>
              <w:top w:val="single" w:sz="4" w:space="0" w:color="auto"/>
              <w:left w:val="single" w:sz="4" w:space="0" w:color="auto"/>
              <w:bottom w:val="single" w:sz="4" w:space="0" w:color="auto"/>
              <w:right w:val="single" w:sz="4" w:space="0" w:color="auto"/>
            </w:tcBorders>
            <w:hideMark/>
          </w:tcPr>
          <w:p w14:paraId="3E4AC5DD" w14:textId="77777777" w:rsidR="00F30367" w:rsidRDefault="00B113DE">
            <w:pPr>
              <w:rPr>
                <w:rFonts w:cs="Arial"/>
              </w:rPr>
            </w:pPr>
            <w:r>
              <w:rPr>
                <w:rFonts w:cs="Arial"/>
              </w:rPr>
              <w:t>0x8</w:t>
            </w:r>
          </w:p>
        </w:tc>
        <w:tc>
          <w:tcPr>
            <w:tcW w:w="2556" w:type="dxa"/>
            <w:tcBorders>
              <w:top w:val="single" w:sz="4" w:space="0" w:color="auto"/>
              <w:left w:val="single" w:sz="4" w:space="0" w:color="auto"/>
              <w:bottom w:val="single" w:sz="4" w:space="0" w:color="auto"/>
              <w:right w:val="single" w:sz="4" w:space="0" w:color="auto"/>
            </w:tcBorders>
          </w:tcPr>
          <w:p w14:paraId="559585C0" w14:textId="77777777" w:rsidR="00F30367" w:rsidRDefault="00F30367">
            <w:pPr>
              <w:rPr>
                <w:rFonts w:cs="Arial"/>
              </w:rPr>
            </w:pPr>
          </w:p>
        </w:tc>
      </w:tr>
      <w:tr w:rsidR="00F30367" w14:paraId="10180F5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AF939EA"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462FD01A" w14:textId="77777777" w:rsidR="00F30367" w:rsidRDefault="00B113DE">
            <w:pPr>
              <w:rPr>
                <w:rFonts w:cs="Arial"/>
              </w:rPr>
            </w:pPr>
            <w:r>
              <w:rPr>
                <w:rFonts w:cs="Arial"/>
              </w:rPr>
              <w:t>Inclination</w:t>
            </w:r>
          </w:p>
        </w:tc>
        <w:tc>
          <w:tcPr>
            <w:tcW w:w="900" w:type="dxa"/>
            <w:tcBorders>
              <w:top w:val="single" w:sz="4" w:space="0" w:color="auto"/>
              <w:left w:val="single" w:sz="4" w:space="0" w:color="auto"/>
              <w:bottom w:val="single" w:sz="4" w:space="0" w:color="auto"/>
              <w:right w:val="single" w:sz="4" w:space="0" w:color="auto"/>
            </w:tcBorders>
            <w:hideMark/>
          </w:tcPr>
          <w:p w14:paraId="334F464B" w14:textId="77777777" w:rsidR="00F30367" w:rsidRDefault="00B113DE">
            <w:pPr>
              <w:rPr>
                <w:rFonts w:cs="Arial"/>
              </w:rPr>
            </w:pPr>
            <w:r>
              <w:rPr>
                <w:rFonts w:cs="Arial"/>
              </w:rPr>
              <w:t>0x9</w:t>
            </w:r>
          </w:p>
        </w:tc>
        <w:tc>
          <w:tcPr>
            <w:tcW w:w="2556" w:type="dxa"/>
            <w:tcBorders>
              <w:top w:val="single" w:sz="4" w:space="0" w:color="auto"/>
              <w:left w:val="single" w:sz="4" w:space="0" w:color="auto"/>
              <w:bottom w:val="single" w:sz="4" w:space="0" w:color="auto"/>
              <w:right w:val="single" w:sz="4" w:space="0" w:color="auto"/>
            </w:tcBorders>
          </w:tcPr>
          <w:p w14:paraId="034884B7" w14:textId="77777777" w:rsidR="00F30367" w:rsidRDefault="00F30367">
            <w:pPr>
              <w:rPr>
                <w:rFonts w:cs="Arial"/>
              </w:rPr>
            </w:pPr>
          </w:p>
        </w:tc>
      </w:tr>
      <w:tr w:rsidR="00F30367" w14:paraId="239454E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61037B3"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37358B05" w14:textId="77777777" w:rsidR="00F30367" w:rsidRDefault="00B113DE">
            <w:pPr>
              <w:rPr>
                <w:rFonts w:cs="Arial"/>
              </w:rPr>
            </w:pPr>
            <w:r>
              <w:rPr>
                <w:rFonts w:cs="Arial"/>
              </w:rPr>
              <w:t>Intrusion</w:t>
            </w:r>
          </w:p>
        </w:tc>
        <w:tc>
          <w:tcPr>
            <w:tcW w:w="900" w:type="dxa"/>
            <w:tcBorders>
              <w:top w:val="single" w:sz="4" w:space="0" w:color="auto"/>
              <w:left w:val="single" w:sz="4" w:space="0" w:color="auto"/>
              <w:bottom w:val="single" w:sz="4" w:space="0" w:color="auto"/>
              <w:right w:val="single" w:sz="4" w:space="0" w:color="auto"/>
            </w:tcBorders>
            <w:hideMark/>
          </w:tcPr>
          <w:p w14:paraId="1C23131D" w14:textId="77777777" w:rsidR="00F30367" w:rsidRDefault="00B113DE">
            <w:pPr>
              <w:rPr>
                <w:rFonts w:cs="Arial"/>
              </w:rPr>
            </w:pPr>
            <w:r>
              <w:rPr>
                <w:rFonts w:cs="Arial"/>
              </w:rPr>
              <w:t>0xA</w:t>
            </w:r>
          </w:p>
        </w:tc>
        <w:tc>
          <w:tcPr>
            <w:tcW w:w="2556" w:type="dxa"/>
            <w:tcBorders>
              <w:top w:val="single" w:sz="4" w:space="0" w:color="auto"/>
              <w:left w:val="single" w:sz="4" w:space="0" w:color="auto"/>
              <w:bottom w:val="single" w:sz="4" w:space="0" w:color="auto"/>
              <w:right w:val="single" w:sz="4" w:space="0" w:color="auto"/>
            </w:tcBorders>
          </w:tcPr>
          <w:p w14:paraId="08A10047" w14:textId="77777777" w:rsidR="00F30367" w:rsidRDefault="00F30367">
            <w:pPr>
              <w:rPr>
                <w:rFonts w:cs="Arial"/>
              </w:rPr>
            </w:pPr>
          </w:p>
        </w:tc>
      </w:tr>
      <w:tr w:rsidR="00F30367" w14:paraId="06E50EE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C88C7E1"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7668C68C" w14:textId="77777777" w:rsidR="00F30367" w:rsidRDefault="00B113DE">
            <w:pPr>
              <w:rPr>
                <w:rFonts w:cs="Arial"/>
              </w:rPr>
            </w:pPr>
            <w:r>
              <w:rPr>
                <w:rFonts w:cs="Arial"/>
              </w:rPr>
              <w:t>Panic</w:t>
            </w:r>
          </w:p>
        </w:tc>
        <w:tc>
          <w:tcPr>
            <w:tcW w:w="900" w:type="dxa"/>
            <w:tcBorders>
              <w:top w:val="single" w:sz="4" w:space="0" w:color="auto"/>
              <w:left w:val="single" w:sz="4" w:space="0" w:color="auto"/>
              <w:bottom w:val="single" w:sz="4" w:space="0" w:color="auto"/>
              <w:right w:val="single" w:sz="4" w:space="0" w:color="auto"/>
            </w:tcBorders>
            <w:hideMark/>
          </w:tcPr>
          <w:p w14:paraId="2C95D176" w14:textId="77777777" w:rsidR="00F30367" w:rsidRDefault="00B113DE">
            <w:pPr>
              <w:rPr>
                <w:rFonts w:cs="Arial"/>
              </w:rPr>
            </w:pPr>
            <w:r>
              <w:rPr>
                <w:rFonts w:cs="Arial"/>
              </w:rPr>
              <w:t>0xB</w:t>
            </w:r>
          </w:p>
        </w:tc>
        <w:tc>
          <w:tcPr>
            <w:tcW w:w="2556" w:type="dxa"/>
            <w:tcBorders>
              <w:top w:val="single" w:sz="4" w:space="0" w:color="auto"/>
              <w:left w:val="single" w:sz="4" w:space="0" w:color="auto"/>
              <w:bottom w:val="single" w:sz="4" w:space="0" w:color="auto"/>
              <w:right w:val="single" w:sz="4" w:space="0" w:color="auto"/>
            </w:tcBorders>
          </w:tcPr>
          <w:p w14:paraId="0A91653A" w14:textId="77777777" w:rsidR="00F30367" w:rsidRDefault="00F30367">
            <w:pPr>
              <w:rPr>
                <w:rFonts w:cs="Arial"/>
              </w:rPr>
            </w:pPr>
          </w:p>
        </w:tc>
      </w:tr>
      <w:tr w:rsidR="00F30367" w14:paraId="00DE74F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C78990B"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59940387" w14:textId="77777777" w:rsidR="00F30367" w:rsidRDefault="00B113DE">
            <w:pPr>
              <w:rPr>
                <w:rFonts w:cs="Arial"/>
              </w:rPr>
            </w:pPr>
            <w:r>
              <w:rPr>
                <w:rFonts w:cs="Arial"/>
              </w:rPr>
              <w:t>Post_Crash</w:t>
            </w:r>
          </w:p>
        </w:tc>
        <w:tc>
          <w:tcPr>
            <w:tcW w:w="900" w:type="dxa"/>
            <w:tcBorders>
              <w:top w:val="single" w:sz="4" w:space="0" w:color="auto"/>
              <w:left w:val="single" w:sz="4" w:space="0" w:color="auto"/>
              <w:bottom w:val="single" w:sz="4" w:space="0" w:color="auto"/>
              <w:right w:val="single" w:sz="4" w:space="0" w:color="auto"/>
            </w:tcBorders>
            <w:hideMark/>
          </w:tcPr>
          <w:p w14:paraId="1E58254A" w14:textId="77777777" w:rsidR="00F30367" w:rsidRDefault="00B113DE">
            <w:pPr>
              <w:rPr>
                <w:rFonts w:cs="Arial"/>
              </w:rPr>
            </w:pPr>
            <w:r>
              <w:rPr>
                <w:rFonts w:cs="Arial"/>
              </w:rPr>
              <w:t>0xC</w:t>
            </w:r>
          </w:p>
        </w:tc>
        <w:tc>
          <w:tcPr>
            <w:tcW w:w="2556" w:type="dxa"/>
            <w:tcBorders>
              <w:top w:val="single" w:sz="4" w:space="0" w:color="auto"/>
              <w:left w:val="single" w:sz="4" w:space="0" w:color="auto"/>
              <w:bottom w:val="single" w:sz="4" w:space="0" w:color="auto"/>
              <w:right w:val="single" w:sz="4" w:space="0" w:color="auto"/>
            </w:tcBorders>
          </w:tcPr>
          <w:p w14:paraId="369B5A28" w14:textId="77777777" w:rsidR="00F30367" w:rsidRDefault="00F30367">
            <w:pPr>
              <w:rPr>
                <w:rFonts w:cs="Arial"/>
              </w:rPr>
            </w:pPr>
          </w:p>
        </w:tc>
      </w:tr>
      <w:tr w:rsidR="00F30367" w14:paraId="26F530C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139152B"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35EE07BC" w14:textId="77777777" w:rsidR="00F30367" w:rsidRDefault="00B113DE">
            <w:pPr>
              <w:rPr>
                <w:rFonts w:cs="Arial"/>
              </w:rPr>
            </w:pPr>
            <w:r>
              <w:rPr>
                <w:rFonts w:cs="Arial"/>
              </w:rPr>
              <w:t>Shock_Sensor</w:t>
            </w:r>
          </w:p>
        </w:tc>
        <w:tc>
          <w:tcPr>
            <w:tcW w:w="900" w:type="dxa"/>
            <w:tcBorders>
              <w:top w:val="single" w:sz="4" w:space="0" w:color="auto"/>
              <w:left w:val="single" w:sz="4" w:space="0" w:color="auto"/>
              <w:bottom w:val="single" w:sz="4" w:space="0" w:color="auto"/>
              <w:right w:val="single" w:sz="4" w:space="0" w:color="auto"/>
            </w:tcBorders>
            <w:hideMark/>
          </w:tcPr>
          <w:p w14:paraId="07AB9915" w14:textId="77777777" w:rsidR="00F30367" w:rsidRDefault="00B113DE">
            <w:pPr>
              <w:rPr>
                <w:rFonts w:cs="Arial"/>
              </w:rPr>
            </w:pPr>
            <w:r>
              <w:rPr>
                <w:rFonts w:cs="Arial"/>
              </w:rPr>
              <w:t>0xD</w:t>
            </w:r>
          </w:p>
        </w:tc>
        <w:tc>
          <w:tcPr>
            <w:tcW w:w="2556" w:type="dxa"/>
            <w:tcBorders>
              <w:top w:val="single" w:sz="4" w:space="0" w:color="auto"/>
              <w:left w:val="single" w:sz="4" w:space="0" w:color="auto"/>
              <w:bottom w:val="single" w:sz="4" w:space="0" w:color="auto"/>
              <w:right w:val="single" w:sz="4" w:space="0" w:color="auto"/>
            </w:tcBorders>
          </w:tcPr>
          <w:p w14:paraId="5D1C6FAD" w14:textId="77777777" w:rsidR="00F30367" w:rsidRDefault="00F30367">
            <w:pPr>
              <w:rPr>
                <w:rFonts w:cs="Arial"/>
              </w:rPr>
            </w:pPr>
          </w:p>
        </w:tc>
      </w:tr>
      <w:tr w:rsidR="00F30367" w14:paraId="2DCA7C3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75C9EC7"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27440E63" w14:textId="77777777" w:rsidR="00F30367" w:rsidRDefault="00B113DE">
            <w:pPr>
              <w:rPr>
                <w:rFonts w:cs="Arial"/>
              </w:rPr>
            </w:pPr>
            <w:r>
              <w:rPr>
                <w:rFonts w:cs="Arial"/>
              </w:rPr>
              <w:t>Trailer</w:t>
            </w:r>
          </w:p>
        </w:tc>
        <w:tc>
          <w:tcPr>
            <w:tcW w:w="900" w:type="dxa"/>
            <w:tcBorders>
              <w:top w:val="single" w:sz="4" w:space="0" w:color="auto"/>
              <w:left w:val="single" w:sz="4" w:space="0" w:color="auto"/>
              <w:bottom w:val="single" w:sz="4" w:space="0" w:color="auto"/>
              <w:right w:val="single" w:sz="4" w:space="0" w:color="auto"/>
            </w:tcBorders>
            <w:hideMark/>
          </w:tcPr>
          <w:p w14:paraId="78E8BA7D" w14:textId="77777777" w:rsidR="00F30367" w:rsidRDefault="00B113DE">
            <w:pPr>
              <w:rPr>
                <w:rFonts w:cs="Arial"/>
              </w:rPr>
            </w:pPr>
            <w:r>
              <w:rPr>
                <w:rFonts w:cs="Arial"/>
              </w:rPr>
              <w:t>0xE</w:t>
            </w:r>
          </w:p>
        </w:tc>
        <w:tc>
          <w:tcPr>
            <w:tcW w:w="2556" w:type="dxa"/>
            <w:tcBorders>
              <w:top w:val="single" w:sz="4" w:space="0" w:color="auto"/>
              <w:left w:val="single" w:sz="4" w:space="0" w:color="auto"/>
              <w:bottom w:val="single" w:sz="4" w:space="0" w:color="auto"/>
              <w:right w:val="single" w:sz="4" w:space="0" w:color="auto"/>
            </w:tcBorders>
          </w:tcPr>
          <w:p w14:paraId="1347350A" w14:textId="77777777" w:rsidR="00F30367" w:rsidRDefault="00F30367">
            <w:pPr>
              <w:rPr>
                <w:rFonts w:cs="Arial"/>
              </w:rPr>
            </w:pPr>
          </w:p>
        </w:tc>
      </w:tr>
      <w:tr w:rsidR="00F30367" w14:paraId="013A3CD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C0B99E0" w14:textId="77777777" w:rsidR="00F30367" w:rsidRDefault="00F30367">
            <w:pPr>
              <w:rPr>
                <w:rFonts w:cs="Arial"/>
              </w:rPr>
            </w:pPr>
          </w:p>
        </w:tc>
        <w:tc>
          <w:tcPr>
            <w:tcW w:w="1632" w:type="dxa"/>
            <w:tcBorders>
              <w:top w:val="single" w:sz="4" w:space="0" w:color="auto"/>
              <w:left w:val="single" w:sz="4" w:space="0" w:color="auto"/>
              <w:bottom w:val="single" w:sz="4" w:space="0" w:color="auto"/>
              <w:right w:val="single" w:sz="4" w:space="0" w:color="auto"/>
            </w:tcBorders>
            <w:hideMark/>
          </w:tcPr>
          <w:p w14:paraId="741B0F0C" w14:textId="77777777" w:rsidR="00F30367" w:rsidRDefault="00B113DE">
            <w:pPr>
              <w:rPr>
                <w:rFonts w:cs="Arial"/>
              </w:rPr>
            </w:pPr>
            <w:r>
              <w:rPr>
                <w:rFonts w:cs="Arial"/>
              </w:rPr>
              <w:t>Diag_Tamper</w:t>
            </w:r>
          </w:p>
        </w:tc>
        <w:tc>
          <w:tcPr>
            <w:tcW w:w="900" w:type="dxa"/>
            <w:tcBorders>
              <w:top w:val="single" w:sz="4" w:space="0" w:color="auto"/>
              <w:left w:val="single" w:sz="4" w:space="0" w:color="auto"/>
              <w:bottom w:val="single" w:sz="4" w:space="0" w:color="auto"/>
              <w:right w:val="single" w:sz="4" w:space="0" w:color="auto"/>
            </w:tcBorders>
            <w:hideMark/>
          </w:tcPr>
          <w:p w14:paraId="4D1D360C" w14:textId="77777777" w:rsidR="00F30367" w:rsidRDefault="00B113DE">
            <w:pPr>
              <w:rPr>
                <w:rFonts w:cs="Arial"/>
              </w:rPr>
            </w:pPr>
            <w:r>
              <w:rPr>
                <w:rFonts w:cs="Arial"/>
              </w:rPr>
              <w:t>0xF</w:t>
            </w:r>
          </w:p>
        </w:tc>
        <w:tc>
          <w:tcPr>
            <w:tcW w:w="2556" w:type="dxa"/>
            <w:tcBorders>
              <w:top w:val="single" w:sz="4" w:space="0" w:color="auto"/>
              <w:left w:val="single" w:sz="4" w:space="0" w:color="auto"/>
              <w:bottom w:val="single" w:sz="4" w:space="0" w:color="auto"/>
              <w:right w:val="single" w:sz="4" w:space="0" w:color="auto"/>
            </w:tcBorders>
          </w:tcPr>
          <w:p w14:paraId="74AF3968" w14:textId="77777777" w:rsidR="00F30367" w:rsidRDefault="00F30367">
            <w:pPr>
              <w:rPr>
                <w:rFonts w:cs="Arial"/>
              </w:rPr>
            </w:pPr>
          </w:p>
        </w:tc>
      </w:tr>
    </w:tbl>
    <w:p w14:paraId="323C2FD0" w14:textId="77777777" w:rsidR="00F30367" w:rsidRDefault="00B113DE">
      <w:pPr>
        <w:rPr>
          <w:rFonts w:cs="Arial"/>
        </w:rPr>
      </w:pPr>
      <w:r>
        <w:rPr>
          <w:rFonts w:cs="Arial"/>
        </w:rPr>
        <w:t xml:space="preserve"> </w:t>
      </w:r>
    </w:p>
    <w:p w14:paraId="4A030B24" w14:textId="77777777" w:rsidR="00F30367" w:rsidRDefault="00F30367"/>
    <w:p w14:paraId="71CF3B7B" w14:textId="77777777" w:rsidR="00F30367" w:rsidRDefault="00B113DE" w:rsidP="009B4C29">
      <w:pPr>
        <w:pStyle w:val="Heading1"/>
      </w:pPr>
      <w:bookmarkStart w:id="191" w:name="_Toc16252829"/>
      <w:r>
        <w:t>General Requirements</w:t>
      </w:r>
      <w:bookmarkEnd w:id="191"/>
    </w:p>
    <w:p w14:paraId="3629C649" w14:textId="77777777" w:rsidR="009B4C29" w:rsidRPr="009B4C29" w:rsidRDefault="009B4C29" w:rsidP="009B4C29">
      <w:pPr>
        <w:pStyle w:val="Heading2"/>
        <w:rPr>
          <w:b w:val="0"/>
          <w:u w:val="single"/>
        </w:rPr>
      </w:pPr>
      <w:bookmarkStart w:id="192" w:name="_Toc16252830"/>
      <w:r w:rsidRPr="009B4C29">
        <w:rPr>
          <w:b w:val="0"/>
          <w:u w:val="single"/>
        </w:rPr>
        <w:t>SVS-REQ-306291/A-Factory Mode SVS Disablement</w:t>
      </w:r>
      <w:bookmarkEnd w:id="192"/>
    </w:p>
    <w:p w14:paraId="7BA8A7DF" w14:textId="77777777" w:rsidR="00F30367" w:rsidRPr="00DD4BA8" w:rsidRDefault="00B113DE" w:rsidP="00F30367">
      <w:r>
        <w:t>If vehicle placed in Factory Mode, SVS shall remain disabled and vehicle shall operate as if DID SVS_CAPABILITY is set to DISABLED.</w:t>
      </w:r>
    </w:p>
    <w:p w14:paraId="103D0F8C" w14:textId="77777777" w:rsidR="009B4C29" w:rsidRPr="009B4C29" w:rsidRDefault="009B4C29" w:rsidP="009B4C29">
      <w:pPr>
        <w:pStyle w:val="Heading2"/>
        <w:rPr>
          <w:b w:val="0"/>
          <w:u w:val="single"/>
        </w:rPr>
      </w:pPr>
      <w:bookmarkStart w:id="193" w:name="_Toc16252831"/>
      <w:r w:rsidRPr="009B4C29">
        <w:rPr>
          <w:b w:val="0"/>
          <w:u w:val="single"/>
        </w:rPr>
        <w:t>SVS-REQ-306292/A-Transport Mode SVS Disablement</w:t>
      </w:r>
      <w:bookmarkEnd w:id="193"/>
    </w:p>
    <w:p w14:paraId="118A3951" w14:textId="77777777" w:rsidR="00F30367" w:rsidRPr="00692786" w:rsidRDefault="00B113DE" w:rsidP="00F30367">
      <w:r>
        <w:t>If vehicle placed in Transport Mode, SVS shall remain disabled and vehicle shall operate the same as if DID SVS_CAPABILITY is set to DISABLED.</w:t>
      </w:r>
    </w:p>
    <w:p w14:paraId="7EC58887" w14:textId="77777777" w:rsidR="009B4C29" w:rsidRPr="009B4C29" w:rsidRDefault="009B4C29" w:rsidP="009B4C29">
      <w:pPr>
        <w:pStyle w:val="Heading2"/>
        <w:rPr>
          <w:b w:val="0"/>
          <w:u w:val="single"/>
        </w:rPr>
      </w:pPr>
      <w:bookmarkStart w:id="194" w:name="_Toc16252832"/>
      <w:r w:rsidRPr="009B4C29">
        <w:rPr>
          <w:b w:val="0"/>
          <w:u w:val="single"/>
        </w:rPr>
        <w:t>SVS-REQ-358744/A-States Ignored by SVSServer During Active Theft Mode</w:t>
      </w:r>
      <w:bookmarkEnd w:id="194"/>
    </w:p>
    <w:p w14:paraId="7B139468" w14:textId="77777777" w:rsidR="00F30367" w:rsidRDefault="00B113DE" w:rsidP="00F30367">
      <w:r>
        <w:t>SVSServer shall ignore changes to the below states during active theft mode. Once theft mode status is de-active, changes to the below states shall be applied.</w:t>
      </w:r>
    </w:p>
    <w:p w14:paraId="3931533E" w14:textId="77777777" w:rsidR="00F30367" w:rsidRDefault="00B113DE" w:rsidP="00B113DE">
      <w:pPr>
        <w:numPr>
          <w:ilvl w:val="0"/>
          <w:numId w:val="19"/>
        </w:numPr>
      </w:pPr>
      <w:r>
        <w:t>CCS Subscription from Subscribed to Unsubscribed</w:t>
      </w:r>
    </w:p>
    <w:p w14:paraId="345335EF" w14:textId="77777777" w:rsidR="00F30367" w:rsidRDefault="00B113DE" w:rsidP="00B113DE">
      <w:pPr>
        <w:numPr>
          <w:ilvl w:val="0"/>
          <w:numId w:val="19"/>
        </w:numPr>
      </w:pPr>
      <w:r>
        <w:t>SVS Capability from Enabled to Disabled</w:t>
      </w:r>
    </w:p>
    <w:p w14:paraId="7748E571" w14:textId="77777777" w:rsidR="00F30367" w:rsidRDefault="00B113DE" w:rsidP="00B113DE">
      <w:pPr>
        <w:numPr>
          <w:ilvl w:val="0"/>
          <w:numId w:val="19"/>
        </w:numPr>
        <w:rPr>
          <w:ins w:id="195" w:author="Ekanthappa, Rudresh (R.)" w:date="2019-11-12T10:54:00Z"/>
        </w:rPr>
      </w:pPr>
      <w:r>
        <w:t>Vehicle status (Car Mode) from Normal to Factory or Transport</w:t>
      </w:r>
    </w:p>
    <w:p w14:paraId="4297152A" w14:textId="77777777" w:rsidR="00D61690" w:rsidRPr="001D14B5" w:rsidRDefault="00D61690">
      <w:pPr>
        <w:pStyle w:val="Heading2"/>
        <w:rPr>
          <w:ins w:id="196" w:author="Ekanthappa, Rudresh (R.)" w:date="2019-11-13T09:51:00Z"/>
          <w:u w:val="single"/>
        </w:rPr>
        <w:pPrChange w:id="197" w:author="Ekanthappa, Rudresh (R.)" w:date="2019-11-13T09:52:00Z">
          <w:pPr/>
        </w:pPrChange>
      </w:pPr>
      <w:commentRangeStart w:id="198"/>
      <w:commentRangeStart w:id="199"/>
      <w:ins w:id="200" w:author="Ekanthappa, Rudresh (R.)" w:date="2019-11-13T09:51:00Z">
        <w:r w:rsidRPr="00D61690">
          <w:rPr>
            <w:b w:val="0"/>
            <w:u w:val="single"/>
            <w:rPrChange w:id="201" w:author="Ekanthappa, Rudresh (R.)" w:date="2019-11-13T09:52:00Z">
              <w:rPr>
                <w:b/>
                <w:bCs/>
                <w:iCs/>
                <w:u w:val="single"/>
              </w:rPr>
            </w:rPrChange>
          </w:rPr>
          <w:t xml:space="preserve">SVSServer </w:t>
        </w:r>
        <w:r>
          <w:rPr>
            <w:b w:val="0"/>
            <w:u w:val="single"/>
            <w:rPrChange w:id="202" w:author="Ekanthappa, Rudresh (R.)" w:date="2019-11-13T09:52:00Z">
              <w:rPr>
                <w:bCs/>
                <w:iCs/>
                <w:u w:val="single"/>
              </w:rPr>
            </w:rPrChange>
          </w:rPr>
          <w:t>n</w:t>
        </w:r>
        <w:r w:rsidRPr="00D61690">
          <w:rPr>
            <w:b w:val="0"/>
            <w:u w:val="single"/>
            <w:rPrChange w:id="203" w:author="Ekanthappa, Rudresh (R.)" w:date="2019-11-13T09:52:00Z">
              <w:rPr>
                <w:b/>
                <w:bCs/>
                <w:iCs/>
                <w:u w:val="single"/>
              </w:rPr>
            </w:rPrChange>
          </w:rPr>
          <w:t xml:space="preserve">ot </w:t>
        </w:r>
      </w:ins>
      <w:ins w:id="204" w:author="Ekanthappa, Rudresh (R.)" w:date="2019-11-13T09:52:00Z">
        <w:r>
          <w:rPr>
            <w:b w:val="0"/>
            <w:u w:val="single"/>
          </w:rPr>
          <w:t xml:space="preserve">to </w:t>
        </w:r>
      </w:ins>
      <w:ins w:id="205" w:author="Ekanthappa, Rudresh (R.)" w:date="2019-11-13T09:51:00Z">
        <w:r w:rsidRPr="00D61690">
          <w:rPr>
            <w:b w:val="0"/>
            <w:u w:val="single"/>
          </w:rPr>
          <w:t>use BUB even</w:t>
        </w:r>
      </w:ins>
      <w:ins w:id="206" w:author="Ekanthappa, Rudresh (R.)" w:date="2019-11-13T09:52:00Z">
        <w:r>
          <w:rPr>
            <w:b w:val="0"/>
            <w:u w:val="single"/>
          </w:rPr>
          <w:t xml:space="preserve"> </w:t>
        </w:r>
      </w:ins>
      <w:ins w:id="207" w:author="Ekanthappa, Rudresh (R.)" w:date="2019-11-13T09:51:00Z">
        <w:r w:rsidRPr="00D61690">
          <w:rPr>
            <w:b w:val="0"/>
            <w:u w:val="single"/>
          </w:rPr>
          <w:t xml:space="preserve">if </w:t>
        </w:r>
      </w:ins>
      <w:ins w:id="208" w:author="Ekanthappa, Rudresh (R.)" w:date="2019-11-22T13:46:00Z">
        <w:r w:rsidR="001A2D11" w:rsidRPr="001A2D11">
          <w:rPr>
            <w:b w:val="0"/>
            <w:rPrChange w:id="209" w:author="Ekanthappa, Rudresh (R.)" w:date="2019-11-22T13:46:00Z">
              <w:rPr>
                <w:b/>
                <w:bCs/>
                <w:iCs/>
              </w:rPr>
            </w:rPrChange>
          </w:rPr>
          <w:t>SVSServer</w:t>
        </w:r>
        <w:r w:rsidR="001A2D11" w:rsidDel="001A2D11">
          <w:rPr>
            <w:rStyle w:val="CommentReference"/>
            <w:rFonts w:cs="Times New Roman"/>
            <w:b w:val="0"/>
            <w:bCs w:val="0"/>
            <w:iCs w:val="0"/>
          </w:rPr>
          <w:t xml:space="preserve"> </w:t>
        </w:r>
      </w:ins>
      <w:del w:id="210" w:author="Ekanthappa, Rudresh (R.)" w:date="2019-11-22T13:46:00Z">
        <w:r w:rsidR="00CF4F13" w:rsidDel="001A2D11">
          <w:rPr>
            <w:rStyle w:val="CommentReference"/>
            <w:rFonts w:cs="Times New Roman"/>
            <w:b w:val="0"/>
            <w:bCs w:val="0"/>
            <w:iCs w:val="0"/>
          </w:rPr>
          <w:commentReference w:id="211"/>
        </w:r>
      </w:del>
      <w:ins w:id="212" w:author="Ekanthappa, Rudresh (R.)" w:date="2019-11-13T09:51:00Z">
        <w:r w:rsidRPr="00D61690">
          <w:rPr>
            <w:b w:val="0"/>
            <w:u w:val="single"/>
          </w:rPr>
          <w:t>equipped w</w:t>
        </w:r>
        <w:r w:rsidRPr="00D61690">
          <w:rPr>
            <w:b w:val="0"/>
            <w:u w:val="single"/>
            <w:rPrChange w:id="213" w:author="Ekanthappa, Rudresh (R.)" w:date="2019-11-13T09:52:00Z">
              <w:rPr>
                <w:b/>
                <w:bCs/>
                <w:iCs/>
                <w:u w:val="single"/>
              </w:rPr>
            </w:rPrChange>
          </w:rPr>
          <w:t>ith BUB</w:t>
        </w:r>
      </w:ins>
    </w:p>
    <w:p w14:paraId="3913C280" w14:textId="77777777" w:rsidR="00C17F3D" w:rsidRDefault="00D61690" w:rsidP="00D61690">
      <w:pPr>
        <w:rPr>
          <w:ins w:id="214" w:author="Ekanthappa, Rudresh (R.)" w:date="2019-11-13T09:53:00Z"/>
        </w:rPr>
      </w:pPr>
      <w:ins w:id="215" w:author="Ekanthappa, Rudresh (R.)" w:date="2019-11-13T09:51:00Z">
        <w:r>
          <w:t>SVS</w:t>
        </w:r>
        <w:r w:rsidR="00296E62">
          <w:t xml:space="preserve">Server shall not engage the BUB </w:t>
        </w:r>
      </w:ins>
      <w:ins w:id="216" w:author="Ekanthappa, Rudresh (R.)" w:date="2019-11-22T14:05:00Z">
        <w:r w:rsidR="00296E62">
          <w:t xml:space="preserve">based on value of </w:t>
        </w:r>
        <w:r w:rsidR="00296E62" w:rsidRPr="00DC4B95">
          <w:rPr>
            <w:u w:val="single"/>
          </w:rPr>
          <w:t>SVS_BUB_Applicable</w:t>
        </w:r>
        <w:r w:rsidR="00296E62">
          <w:rPr>
            <w:u w:val="single"/>
          </w:rPr>
          <w:t xml:space="preserve"> DID</w:t>
        </w:r>
      </w:ins>
      <w:ins w:id="217" w:author="Ekanthappa, Rudresh (R.)" w:date="2019-11-13T09:51:00Z">
        <w:r w:rsidR="00296E62">
          <w:t xml:space="preserve">, </w:t>
        </w:r>
        <w:r>
          <w:t xml:space="preserve">even if the </w:t>
        </w:r>
      </w:ins>
      <w:ins w:id="218" w:author="Ekanthappa, Rudresh (R.)" w:date="2019-11-22T13:46:00Z">
        <w:r w:rsidR="001A2D11" w:rsidRPr="006E2031">
          <w:t>SVSServer</w:t>
        </w:r>
        <w:r w:rsidR="001A2D11" w:rsidDel="001A2D11">
          <w:rPr>
            <w:rStyle w:val="CommentReference"/>
            <w:b/>
            <w:bCs/>
            <w:iCs/>
          </w:rPr>
          <w:t xml:space="preserve"> </w:t>
        </w:r>
      </w:ins>
      <w:del w:id="219" w:author="Ekanthappa, Rudresh (R.)" w:date="2019-11-22T13:46:00Z">
        <w:r w:rsidR="00CF4F13" w:rsidDel="001A2D11">
          <w:rPr>
            <w:rStyle w:val="CommentReference"/>
          </w:rPr>
          <w:commentReference w:id="220"/>
        </w:r>
      </w:del>
      <w:ins w:id="221" w:author="Ekanthappa, Rudresh (R.)" w:date="2019-11-22T13:46:00Z">
        <w:r w:rsidR="001A2D11">
          <w:rPr>
            <w:rStyle w:val="CommentReference"/>
            <w:b/>
            <w:bCs/>
            <w:iCs/>
          </w:rPr>
          <w:t xml:space="preserve"> </w:t>
        </w:r>
      </w:ins>
      <w:ins w:id="222" w:author="Ekanthappa, Rudresh (R.)" w:date="2019-11-13T09:51:00Z">
        <w:r w:rsidR="00296E62">
          <w:t>has a BUB equipped.</w:t>
        </w:r>
      </w:ins>
    </w:p>
    <w:commentRangeEnd w:id="198"/>
    <w:p w14:paraId="461984F6" w14:textId="77777777" w:rsidR="00022701" w:rsidDel="00D61690" w:rsidRDefault="00F13CAA">
      <w:pPr>
        <w:rPr>
          <w:del w:id="223" w:author="Ekanthappa, Rudresh (R.)" w:date="2019-11-13T09:51:00Z"/>
        </w:rPr>
        <w:pPrChange w:id="224" w:author="Ekanthappa, Rudresh (R.)" w:date="2019-11-12T10:54:00Z">
          <w:pPr>
            <w:numPr>
              <w:numId w:val="19"/>
            </w:numPr>
            <w:ind w:left="720" w:hanging="360"/>
          </w:pPr>
        </w:pPrChange>
      </w:pPr>
      <w:del w:id="225" w:author="Ekanthappa, Rudresh (R.)" w:date="2019-11-22T14:05:00Z">
        <w:r w:rsidDel="00296E62">
          <w:rPr>
            <w:rStyle w:val="CommentReference"/>
          </w:rPr>
          <w:commentReference w:id="198"/>
        </w:r>
      </w:del>
      <w:commentRangeEnd w:id="199"/>
      <w:r w:rsidR="00427008">
        <w:rPr>
          <w:rStyle w:val="CommentReference"/>
          <w:b/>
          <w:bCs/>
        </w:rPr>
        <w:commentReference w:id="199"/>
      </w:r>
    </w:p>
    <w:p w14:paraId="5C0EB0C0" w14:textId="77777777" w:rsidR="00F30367" w:rsidRDefault="00B113DE" w:rsidP="009B4C29">
      <w:pPr>
        <w:pStyle w:val="Heading1"/>
      </w:pPr>
      <w:bookmarkStart w:id="226" w:name="_Toc16252833"/>
      <w:r>
        <w:t>Functional Definition</w:t>
      </w:r>
      <w:bookmarkEnd w:id="226"/>
    </w:p>
    <w:p w14:paraId="3A9F985B" w14:textId="77777777" w:rsidR="00F30367" w:rsidRDefault="00B113DE" w:rsidP="009B4C29">
      <w:pPr>
        <w:pStyle w:val="Heading2"/>
      </w:pPr>
      <w:bookmarkStart w:id="227" w:name="_Toc16252834"/>
      <w:r w:rsidRPr="00B9479B">
        <w:t>FUN-REQ-306285/A-Configuration</w:t>
      </w:r>
      <w:bookmarkEnd w:id="227"/>
    </w:p>
    <w:p w14:paraId="17A4B666" w14:textId="77777777" w:rsidR="00F30367" w:rsidRDefault="00B113DE" w:rsidP="009B4C29">
      <w:pPr>
        <w:pStyle w:val="Heading3"/>
      </w:pPr>
      <w:bookmarkStart w:id="228" w:name="_Toc16252835"/>
      <w:r>
        <w:t>Requirements</w:t>
      </w:r>
      <w:bookmarkEnd w:id="228"/>
    </w:p>
    <w:p w14:paraId="24F62AA4" w14:textId="77777777" w:rsidR="009B4C29" w:rsidRPr="009B4C29" w:rsidRDefault="009B4C29" w:rsidP="009B4C29">
      <w:pPr>
        <w:pStyle w:val="Heading4"/>
        <w:rPr>
          <w:b w:val="0"/>
          <w:u w:val="single"/>
        </w:rPr>
      </w:pPr>
      <w:r w:rsidRPr="009B4C29">
        <w:rPr>
          <w:b w:val="0"/>
          <w:u w:val="single"/>
        </w:rPr>
        <w:t>SVS-REQ-298018/E-SVS Capability DID</w:t>
      </w:r>
    </w:p>
    <w:p w14:paraId="12CEA947" w14:textId="77777777" w:rsidR="00F30367" w:rsidRDefault="00B113DE" w:rsidP="00F30367">
      <w:pPr>
        <w:rPr>
          <w:ins w:id="229" w:author="Ekanthappa, Rudresh (R.)" w:date="2019-11-19T15:12:00Z"/>
        </w:rPr>
      </w:pPr>
      <w:r>
        <w:t>SVS</w:t>
      </w:r>
      <w:r w:rsidRPr="00AE6F75">
        <w:t xml:space="preserve">_CAPABILITY </w:t>
      </w:r>
      <w:r w:rsidRPr="007F328B">
        <w:t xml:space="preserve">DID </w:t>
      </w:r>
      <w:r>
        <w:t xml:space="preserve">shall be used to </w:t>
      </w:r>
      <w:r w:rsidRPr="007F328B">
        <w:t xml:space="preserve">specify if the vehicle is SVS capable while also taking region into consideration. </w:t>
      </w:r>
      <w:r>
        <w:t>C</w:t>
      </w:r>
      <w:r w:rsidRPr="007F328B">
        <w:t xml:space="preserve">ountry table </w:t>
      </w:r>
      <w:r>
        <w:t xml:space="preserve">is </w:t>
      </w:r>
      <w:r w:rsidRPr="007F328B">
        <w:t>required as all FNV2 vehicles have th</w:t>
      </w:r>
      <w:r>
        <w:t>e capability of supporting SVS. H</w:t>
      </w:r>
      <w:r w:rsidRPr="007F328B">
        <w:t>owever</w:t>
      </w:r>
      <w:r>
        <w:t>,</w:t>
      </w:r>
      <w:r w:rsidRPr="007F328B">
        <w:t xml:space="preserve"> SVS </w:t>
      </w:r>
      <w:r>
        <w:t xml:space="preserve">shall </w:t>
      </w:r>
      <w:r w:rsidRPr="007F328B">
        <w:t xml:space="preserve">only </w:t>
      </w:r>
      <w:r>
        <w:t xml:space="preserve">be </w:t>
      </w:r>
      <w:r w:rsidRPr="007F328B">
        <w:t xml:space="preserve">offered in EU and China initially. </w:t>
      </w:r>
      <w:r>
        <w:t xml:space="preserve">The SVS_CAPABILITY </w:t>
      </w:r>
      <w:r w:rsidRPr="007F328B">
        <w:t xml:space="preserve">DID shall reside on </w:t>
      </w:r>
      <w:r>
        <w:t xml:space="preserve">the </w:t>
      </w:r>
      <w:r w:rsidRPr="007F328B">
        <w:t>SVS</w:t>
      </w:r>
      <w:r>
        <w:t>Server.</w:t>
      </w:r>
    </w:p>
    <w:p w14:paraId="1D40B826" w14:textId="77777777" w:rsidR="00A61A52" w:rsidRDefault="00A61A52">
      <w:pPr>
        <w:pStyle w:val="Heading4"/>
        <w:rPr>
          <w:ins w:id="230" w:author="Ekanthappa, Rudresh (R.)" w:date="2019-11-19T15:12:00Z"/>
          <w:u w:val="single"/>
        </w:rPr>
        <w:pPrChange w:id="231" w:author="Ekanthappa, Rudresh (R.)" w:date="2019-11-19T15:12:00Z">
          <w:pPr/>
        </w:pPrChange>
      </w:pPr>
      <w:ins w:id="232" w:author="Ekanthappa, Rudresh (R.)" w:date="2019-11-19T15:12:00Z">
        <w:r w:rsidRPr="00A61A52">
          <w:rPr>
            <w:b w:val="0"/>
            <w:u w:val="single"/>
            <w:rPrChange w:id="233" w:author="Ekanthappa, Rudresh (R.)" w:date="2019-11-19T15:12:00Z">
              <w:rPr>
                <w:rFonts w:cs="Arial"/>
                <w:b/>
                <w:bCs/>
                <w:i/>
              </w:rPr>
            </w:rPrChange>
          </w:rPr>
          <w:t>SVS_BUB_Applicable DID</w:t>
        </w:r>
      </w:ins>
    </w:p>
    <w:p w14:paraId="56E55BDA" w14:textId="77777777" w:rsidR="00427008" w:rsidRDefault="00F13CAA" w:rsidP="00A61A52">
      <w:pPr>
        <w:rPr>
          <w:ins w:id="234" w:author="Ekanthappa, Rudresh (R.)" w:date="2019-11-22T14:08:00Z"/>
          <w:rFonts w:cs="Arial"/>
          <w:lang w:val="en-GB"/>
        </w:rPr>
      </w:pPr>
      <w:del w:id="235" w:author="Ekanthappa, Rudresh (R.)" w:date="2019-11-22T14:04:00Z">
        <w:r w:rsidDel="009E2B6B">
          <w:rPr>
            <w:rStyle w:val="CommentReference"/>
          </w:rPr>
          <w:commentReference w:id="236"/>
        </w:r>
      </w:del>
      <w:ins w:id="237" w:author="Ekanthappa, Rudresh (R.)" w:date="2019-11-22T13:58:00Z">
        <w:r w:rsidR="000811C8" w:rsidRPr="00DC4B95">
          <w:rPr>
            <w:u w:val="single"/>
          </w:rPr>
          <w:t>SVS_BUB_Applicable</w:t>
        </w:r>
        <w:r w:rsidR="000811C8">
          <w:rPr>
            <w:u w:val="single"/>
          </w:rPr>
          <w:t xml:space="preserve"> DID </w:t>
        </w:r>
      </w:ins>
      <w:ins w:id="238" w:author="Ekanthappa, Rudresh (R.)" w:date="2019-11-22T14:03:00Z">
        <w:r w:rsidR="009E2B6B">
          <w:rPr>
            <w:rFonts w:cs="Arial"/>
            <w:lang w:val="en-GB"/>
          </w:rPr>
          <w:t>shall reside on SVSServer</w:t>
        </w:r>
        <w:r w:rsidR="009E2B6B">
          <w:rPr>
            <w:u w:val="single"/>
          </w:rPr>
          <w:t xml:space="preserve"> and </w:t>
        </w:r>
      </w:ins>
      <w:ins w:id="239" w:author="Ekanthappa, Rudresh (R.)" w:date="2019-11-22T14:00:00Z">
        <w:r w:rsidR="000811C8">
          <w:rPr>
            <w:u w:val="single"/>
          </w:rPr>
          <w:t xml:space="preserve">is EOL configured </w:t>
        </w:r>
      </w:ins>
      <w:ins w:id="240" w:author="Ekanthappa, Rudresh (R.)" w:date="2019-11-22T14:03:00Z">
        <w:r w:rsidR="009E2B6B">
          <w:rPr>
            <w:u w:val="single"/>
          </w:rPr>
          <w:t xml:space="preserve">which </w:t>
        </w:r>
      </w:ins>
      <w:ins w:id="241" w:author="Ekanthappa, Rudresh (R.)" w:date="2019-11-22T13:58:00Z">
        <w:r w:rsidR="000811C8">
          <w:rPr>
            <w:u w:val="single"/>
          </w:rPr>
          <w:t xml:space="preserve">shall </w:t>
        </w:r>
      </w:ins>
      <w:ins w:id="242" w:author="Ekanthappa, Rudresh (R.)" w:date="2019-11-22T13:59:00Z">
        <w:r w:rsidR="000811C8">
          <w:rPr>
            <w:u w:val="single"/>
          </w:rPr>
          <w:t xml:space="preserve">use </w:t>
        </w:r>
        <w:r w:rsidR="000811C8" w:rsidRPr="00592A99">
          <w:rPr>
            <w:rFonts w:cs="Arial"/>
            <w:lang w:val="en-GB"/>
          </w:rPr>
          <w:t>country code DID DE09</w:t>
        </w:r>
        <w:r w:rsidR="000811C8">
          <w:rPr>
            <w:rFonts w:cs="Arial"/>
            <w:lang w:val="en-GB"/>
          </w:rPr>
          <w:t xml:space="preserve"> to set </w:t>
        </w:r>
      </w:ins>
      <w:ins w:id="243" w:author="Ekanthappa, Rudresh (R.)" w:date="2019-11-22T14:01:00Z">
        <w:r w:rsidR="000811C8">
          <w:rPr>
            <w:rFonts w:cs="Arial"/>
            <w:lang w:val="en-GB"/>
          </w:rPr>
          <w:t>BUB applicable based on region.</w:t>
        </w:r>
      </w:ins>
    </w:p>
    <w:p w14:paraId="38019010" w14:textId="77777777" w:rsidR="00427008" w:rsidRDefault="00427008">
      <w:pPr>
        <w:pStyle w:val="Heading4"/>
        <w:rPr>
          <w:ins w:id="244" w:author="Ekanthappa, Rudresh (R.)" w:date="2019-11-22T14:08:00Z"/>
          <w:u w:val="single"/>
        </w:rPr>
        <w:pPrChange w:id="245" w:author="Ekanthappa, Rudresh (R.)" w:date="2019-11-22T14:08:00Z">
          <w:pPr/>
        </w:pPrChange>
      </w:pPr>
      <w:ins w:id="246" w:author="Ekanthappa, Rudresh (R.)" w:date="2019-11-22T14:08:00Z">
        <w:r w:rsidRPr="00427008">
          <w:rPr>
            <w:b w:val="0"/>
            <w:u w:val="single"/>
            <w:rPrChange w:id="247" w:author="Ekanthappa, Rudresh (R.)" w:date="2019-11-22T14:08:00Z">
              <w:rPr>
                <w:rFonts w:cs="Arial"/>
                <w:b/>
                <w:bCs/>
                <w:i/>
                <w:szCs w:val="20"/>
              </w:rPr>
            </w:rPrChange>
          </w:rPr>
          <w:t>PerimeterAlarm_Cfg_BCM</w:t>
        </w:r>
        <w:r>
          <w:rPr>
            <w:b w:val="0"/>
            <w:u w:val="single"/>
          </w:rPr>
          <w:t xml:space="preserve"> DID</w:t>
        </w:r>
      </w:ins>
    </w:p>
    <w:p w14:paraId="2F0095CC" w14:textId="77777777" w:rsidR="00427008" w:rsidRDefault="00427008" w:rsidP="00427008">
      <w:pPr>
        <w:rPr>
          <w:ins w:id="248" w:author="Ekanthappa, Rudresh (R.)" w:date="2019-11-22T14:10:00Z"/>
          <w:rFonts w:cs="Arial"/>
          <w:lang w:val="en-GB"/>
        </w:rPr>
      </w:pPr>
      <w:ins w:id="249" w:author="Ekanthappa, Rudresh (R.)" w:date="2019-11-22T14:09:00Z">
        <w:r w:rsidRPr="006E2031">
          <w:rPr>
            <w:szCs w:val="28"/>
            <w:u w:val="single"/>
          </w:rPr>
          <w:t>PerimeterAlarm_Cfg</w:t>
        </w:r>
        <w:r>
          <w:rPr>
            <w:u w:val="single"/>
          </w:rPr>
          <w:t xml:space="preserve">_BCM </w:t>
        </w:r>
      </w:ins>
      <w:ins w:id="250" w:author="Ekanthappa, Rudresh (R.)" w:date="2019-11-22T14:08:00Z">
        <w:r>
          <w:rPr>
            <w:u w:val="single"/>
          </w:rPr>
          <w:t xml:space="preserve">DID </w:t>
        </w:r>
        <w:r>
          <w:rPr>
            <w:rFonts w:cs="Arial"/>
            <w:lang w:val="en-GB"/>
          </w:rPr>
          <w:t>shall reside on SVSServer</w:t>
        </w:r>
      </w:ins>
      <w:ins w:id="251" w:author="Ekanthappa, Rudresh (R.)" w:date="2019-11-22T14:09:00Z">
        <w:r>
          <w:rPr>
            <w:rFonts w:cs="Arial"/>
            <w:lang w:val="en-GB"/>
          </w:rPr>
          <w:t xml:space="preserve"> </w:t>
        </w:r>
      </w:ins>
      <w:ins w:id="252" w:author="Ekanthappa, Rudresh (R.)" w:date="2019-11-22T14:12:00Z">
        <w:r>
          <w:rPr>
            <w:u w:val="single"/>
          </w:rPr>
          <w:t xml:space="preserve">and is EOL configured </w:t>
        </w:r>
      </w:ins>
      <w:ins w:id="253" w:author="Ekanthappa, Rudresh (R.)" w:date="2019-11-22T14:09:00Z">
        <w:r w:rsidRPr="006E2031">
          <w:rPr>
            <w:rFonts w:cs="Arial"/>
            <w:lang w:val="en-GB"/>
          </w:rPr>
          <w:t xml:space="preserve">to define where to read PerimeterAlarm_Cfg on </w:t>
        </w:r>
      </w:ins>
      <w:ins w:id="254" w:author="Ekanthappa, Rudresh (R.)" w:date="2019-11-22T14:23:00Z">
        <w:r w:rsidR="006B1F4C">
          <w:rPr>
            <w:rFonts w:cs="Arial"/>
            <w:lang w:val="en-GB"/>
          </w:rPr>
          <w:t xml:space="preserve">the </w:t>
        </w:r>
      </w:ins>
      <w:ins w:id="255" w:author="Ekanthappa, Rudresh (R.)" w:date="2019-11-22T14:09:00Z">
        <w:r w:rsidRPr="006E2031">
          <w:rPr>
            <w:rFonts w:cs="Arial"/>
            <w:lang w:val="en-GB"/>
          </w:rPr>
          <w:t>BCM</w:t>
        </w:r>
        <w:r>
          <w:rPr>
            <w:rFonts w:cs="Arial"/>
            <w:lang w:val="en-GB"/>
          </w:rPr>
          <w:t>.</w:t>
        </w:r>
      </w:ins>
      <w:ins w:id="256" w:author="Ekanthappa, Rudresh (R.)" w:date="2019-11-22T14:12:00Z">
        <w:r>
          <w:rPr>
            <w:rFonts w:cs="Arial"/>
            <w:lang w:val="en-GB"/>
          </w:rPr>
          <w:t xml:space="preserve"> </w:t>
        </w:r>
        <w:r w:rsidR="001439F5">
          <w:rPr>
            <w:rFonts w:cs="Arial"/>
            <w:lang w:val="en-GB"/>
          </w:rPr>
          <w:t xml:space="preserve">DID setting is based on </w:t>
        </w:r>
      </w:ins>
      <w:ins w:id="257" w:author="Ekanthappa, Rudresh (R.)" w:date="2019-11-22T14:23:00Z">
        <w:r w:rsidR="006B1F4C">
          <w:rPr>
            <w:rFonts w:cs="Arial"/>
            <w:lang w:val="en-GB"/>
          </w:rPr>
          <w:t xml:space="preserve">the </w:t>
        </w:r>
      </w:ins>
      <w:ins w:id="258" w:author="Ekanthappa, Rudresh (R.)" w:date="2019-11-22T14:12:00Z">
        <w:r w:rsidR="001439F5">
          <w:rPr>
            <w:rFonts w:cs="Arial"/>
            <w:lang w:val="en-GB"/>
          </w:rPr>
          <w:t xml:space="preserve">BCM version </w:t>
        </w:r>
      </w:ins>
      <w:ins w:id="259" w:author="Ekanthappa, Rudresh (R.)" w:date="2019-11-22T14:22:00Z">
        <w:r w:rsidR="006B1F4C">
          <w:rPr>
            <w:rFonts w:cs="Arial"/>
            <w:lang w:val="en-GB"/>
          </w:rPr>
          <w:t xml:space="preserve">used </w:t>
        </w:r>
      </w:ins>
      <w:ins w:id="260" w:author="Ekanthappa, Rudresh (R.)" w:date="2019-11-22T14:12:00Z">
        <w:r w:rsidR="001439F5">
          <w:rPr>
            <w:rFonts w:cs="Arial"/>
            <w:lang w:val="en-GB"/>
          </w:rPr>
          <w:t>with</w:t>
        </w:r>
      </w:ins>
      <w:ins w:id="261" w:author="Ekanthappa, Rudresh (R.)" w:date="2019-11-22T14:22:00Z">
        <w:r w:rsidR="006B1F4C">
          <w:rPr>
            <w:rFonts w:cs="Arial"/>
            <w:lang w:val="en-GB"/>
          </w:rPr>
          <w:t xml:space="preserve">in the vehicle program </w:t>
        </w:r>
      </w:ins>
      <w:ins w:id="262" w:author="Ekanthappa, Rudresh (R.)" w:date="2019-11-22T14:23:00Z">
        <w:r w:rsidR="006B1F4C">
          <w:rPr>
            <w:rFonts w:cs="Arial"/>
            <w:lang w:val="en-GB"/>
          </w:rPr>
          <w:t>with</w:t>
        </w:r>
      </w:ins>
      <w:ins w:id="263" w:author="Ekanthappa, Rudresh (R.)" w:date="2019-11-22T14:12:00Z">
        <w:r w:rsidR="001439F5">
          <w:rPr>
            <w:rFonts w:cs="Arial"/>
            <w:lang w:val="en-GB"/>
          </w:rPr>
          <w:t xml:space="preserve"> the </w:t>
        </w:r>
      </w:ins>
      <w:ins w:id="264" w:author="Ekanthappa, Rudresh (R.)" w:date="2019-11-22T14:14:00Z">
        <w:r w:rsidR="001439F5">
          <w:rPr>
            <w:rFonts w:cs="Arial"/>
            <w:lang w:val="en-GB"/>
          </w:rPr>
          <w:t xml:space="preserve">location of BCM </w:t>
        </w:r>
      </w:ins>
      <w:ins w:id="265" w:author="Ekanthappa, Rudresh (R.)" w:date="2019-11-22T14:13:00Z">
        <w:r w:rsidR="001439F5" w:rsidRPr="006E2031">
          <w:rPr>
            <w:szCs w:val="28"/>
            <w:u w:val="single"/>
          </w:rPr>
          <w:t>PerimeterAlarm_Cfg</w:t>
        </w:r>
        <w:r w:rsidR="001439F5">
          <w:rPr>
            <w:szCs w:val="28"/>
            <w:u w:val="single"/>
          </w:rPr>
          <w:t xml:space="preserve"> DID defined in the BCM part2 specification.</w:t>
        </w:r>
      </w:ins>
    </w:p>
    <w:p w14:paraId="447F80BC" w14:textId="77777777" w:rsidR="00427008" w:rsidRDefault="00427008">
      <w:pPr>
        <w:pStyle w:val="Heading4"/>
        <w:rPr>
          <w:ins w:id="266" w:author="Ekanthappa, Rudresh (R.)" w:date="2019-11-22T14:10:00Z"/>
          <w:u w:val="single"/>
        </w:rPr>
        <w:pPrChange w:id="267" w:author="Ekanthappa, Rudresh (R.)" w:date="2019-11-22T14:10:00Z">
          <w:pPr/>
        </w:pPrChange>
      </w:pPr>
      <w:ins w:id="268" w:author="Ekanthappa, Rudresh (R.)" w:date="2019-11-22T14:10:00Z">
        <w:r w:rsidRPr="00427008">
          <w:rPr>
            <w:b w:val="0"/>
            <w:u w:val="single"/>
            <w:rPrChange w:id="269" w:author="Ekanthappa, Rudresh (R.)" w:date="2019-11-22T14:10:00Z">
              <w:rPr>
                <w:rFonts w:ascii="MS Reference Sans Serif" w:hAnsi="MS Reference Sans Serif"/>
                <w:b/>
                <w:bCs/>
                <w:i/>
                <w:color w:val="006600"/>
                <w:szCs w:val="20"/>
              </w:rPr>
            </w:rPrChange>
          </w:rPr>
          <w:t>NumSideDoors_Cfg</w:t>
        </w:r>
        <w:r>
          <w:rPr>
            <w:b w:val="0"/>
            <w:u w:val="single"/>
          </w:rPr>
          <w:t xml:space="preserve"> DID</w:t>
        </w:r>
      </w:ins>
    </w:p>
    <w:p w14:paraId="6A7A8D07" w14:textId="77777777" w:rsidR="00427008" w:rsidRPr="00427008" w:rsidRDefault="00427008">
      <w:pPr>
        <w:spacing w:line="256" w:lineRule="auto"/>
        <w:rPr>
          <w:rFonts w:cs="Arial"/>
          <w:lang w:val="en-GB"/>
          <w:rPrChange w:id="270" w:author="Ekanthappa, Rudresh (R.)" w:date="2019-11-22T14:11:00Z">
            <w:rPr/>
          </w:rPrChange>
        </w:rPr>
        <w:pPrChange w:id="271" w:author="Ekanthappa, Rudresh (R.)" w:date="2019-11-22T14:11:00Z">
          <w:pPr/>
        </w:pPrChange>
      </w:pPr>
      <w:ins w:id="272" w:author="Ekanthappa, Rudresh (R.)" w:date="2019-11-22T14:11:00Z">
        <w:r w:rsidRPr="006E2031">
          <w:rPr>
            <w:szCs w:val="28"/>
            <w:u w:val="single"/>
          </w:rPr>
          <w:t>NumSideDoors_Cfg</w:t>
        </w:r>
        <w:r>
          <w:rPr>
            <w:b/>
            <w:u w:val="single"/>
          </w:rPr>
          <w:t xml:space="preserve"> </w:t>
        </w:r>
        <w:r>
          <w:rPr>
            <w:rFonts w:cs="Arial"/>
            <w:lang w:val="en-GB"/>
          </w:rPr>
          <w:t xml:space="preserve">shall reside on SVSServer </w:t>
        </w:r>
        <w:r>
          <w:rPr>
            <w:u w:val="single"/>
          </w:rPr>
          <w:t xml:space="preserve">and is EOL configured </w:t>
        </w:r>
      </w:ins>
      <w:ins w:id="273" w:author="Ekanthappa, Rudresh (R.)" w:date="2019-11-22T14:12:00Z">
        <w:r>
          <w:rPr>
            <w:rFonts w:cs="Arial"/>
            <w:lang w:val="en-GB"/>
          </w:rPr>
          <w:t>t</w:t>
        </w:r>
      </w:ins>
      <w:ins w:id="274" w:author="Ekanthappa, Rudresh (R.)" w:date="2019-11-22T14:11:00Z">
        <w:r w:rsidRPr="00D53B05">
          <w:rPr>
            <w:rFonts w:cs="Arial"/>
            <w:lang w:val="en-GB"/>
          </w:rPr>
          <w:t>o define the number of doors that the vehicle has (2 door vs 4 door)</w:t>
        </w:r>
      </w:ins>
    </w:p>
    <w:p w14:paraId="7A81327C" w14:textId="77777777" w:rsidR="009B4C29" w:rsidRPr="009B4C29" w:rsidRDefault="009B4C29" w:rsidP="009B4C29">
      <w:pPr>
        <w:pStyle w:val="Heading4"/>
        <w:rPr>
          <w:b w:val="0"/>
          <w:u w:val="single"/>
        </w:rPr>
      </w:pPr>
      <w:r w:rsidRPr="009B4C29">
        <w:rPr>
          <w:b w:val="0"/>
          <w:u w:val="single"/>
        </w:rPr>
        <w:t>SVS-REQ-298019/C-SVS Theft Mode DID</w:t>
      </w:r>
    </w:p>
    <w:p w14:paraId="497AC34C" w14:textId="77777777" w:rsidR="00F30367" w:rsidRPr="00C3503B" w:rsidRDefault="00B113DE" w:rsidP="00F30367">
      <w:r>
        <w:t xml:space="preserve">SVS_THEFT_MODE DID shall reside on SVSServer, </w:t>
      </w:r>
      <w:r w:rsidRPr="00C3503B">
        <w:t xml:space="preserve">however SVSInterfaceClient and SVSOnBoardClient shall be updated of any changes. The </w:t>
      </w:r>
      <w:r>
        <w:t xml:space="preserve">SVS_THEFT_MODE DID </w:t>
      </w:r>
      <w:r w:rsidRPr="00C3503B">
        <w:t xml:space="preserve">shall specify if Theft </w:t>
      </w:r>
      <w:r>
        <w:t>M</w:t>
      </w:r>
      <w:r w:rsidRPr="00C3503B">
        <w:t>ode is currently “Activated” OR “Deactivated” and shall</w:t>
      </w:r>
      <w:r>
        <w:t xml:space="preserve"> be </w:t>
      </w:r>
      <w:r w:rsidRPr="006952B2">
        <w:t>set according to the messages receiv</w:t>
      </w:r>
      <w:r>
        <w:t>ed from the SVSOffBoardClient (</w:t>
      </w:r>
      <w:r w:rsidRPr="006952B2">
        <w:t>Ref REQ-297604 and REQ-297608</w:t>
      </w:r>
      <w:r>
        <w:t>)</w:t>
      </w:r>
      <w:r w:rsidRPr="00C3503B">
        <w:t>. Default DID state shall be set to “Deactivated</w:t>
      </w:r>
      <w:r>
        <w:t>.</w:t>
      </w:r>
      <w:r w:rsidRPr="00C3503B">
        <w:t>”</w:t>
      </w:r>
    </w:p>
    <w:p w14:paraId="05A30504" w14:textId="77777777" w:rsidR="009B4C29" w:rsidRPr="009B4C29" w:rsidRDefault="009B4C29" w:rsidP="009B4C29">
      <w:pPr>
        <w:pStyle w:val="Heading4"/>
        <w:rPr>
          <w:b w:val="0"/>
          <w:u w:val="single"/>
        </w:rPr>
      </w:pPr>
      <w:r w:rsidRPr="009B4C29">
        <w:rPr>
          <w:b w:val="0"/>
          <w:u w:val="single"/>
        </w:rPr>
        <w:t>SVS-REQ-329241/A-SVSOnBoardClient Theft Mode Status DID</w:t>
      </w:r>
    </w:p>
    <w:p w14:paraId="5A042C17" w14:textId="77777777" w:rsidR="00F30367" w:rsidRDefault="00B113DE" w:rsidP="00F30367">
      <w:r>
        <w:t>SVSServer SVS_THEFT_MODE DID changes shall be updated to SVSOnBoardClient SVS_THEFT_MODE_STATUS DID.</w:t>
      </w:r>
    </w:p>
    <w:p w14:paraId="6D1C4CB0" w14:textId="77777777" w:rsidR="009B4C29" w:rsidRPr="009B4C29" w:rsidRDefault="009B4C29" w:rsidP="009B4C29">
      <w:pPr>
        <w:pStyle w:val="Heading4"/>
        <w:rPr>
          <w:b w:val="0"/>
          <w:u w:val="single"/>
        </w:rPr>
      </w:pPr>
      <w:r w:rsidRPr="009B4C29">
        <w:rPr>
          <w:b w:val="0"/>
          <w:u w:val="single"/>
        </w:rPr>
        <w:t>SVS-REQ-321935/D-SVS Subscription State</w:t>
      </w:r>
    </w:p>
    <w:p w14:paraId="71B6F013" w14:textId="77777777" w:rsidR="00F30367" w:rsidRPr="00304595" w:rsidRDefault="00B113DE" w:rsidP="00F30367">
      <w:r w:rsidRPr="00304595">
        <w:t xml:space="preserve">SVS_SUBSCRIPTION_STATE </w:t>
      </w:r>
      <w:r>
        <w:t xml:space="preserve">via </w:t>
      </w:r>
      <w:r>
        <w:rPr>
          <w:rFonts w:cs="Arial"/>
          <w:lang w:val="en-GB"/>
        </w:rPr>
        <w:t>bSAllow_FEATURE14_StolenVehicleServices</w:t>
      </w:r>
      <w:r>
        <w:t xml:space="preserve"> </w:t>
      </w:r>
      <w:r w:rsidRPr="00536E25">
        <w:t>defines the subscription state. SVS shall get its current subscription state from the CCS API (IIR-REQ-313614-Customer Connectivity Settings API) which</w:t>
      </w:r>
      <w:r w:rsidRPr="00304595">
        <w:t xml:space="preserve"> shall specify if the customer is currently subscribed to the SVS service or not. Default state shall be </w:t>
      </w:r>
      <w:r>
        <w:t>as per feature manifest policy table extension. CCS Manager synchronizes the subscription state across all involved components (SVSOnBoardClient, SVSInterfaceClient and SVSServer).</w:t>
      </w:r>
    </w:p>
    <w:p w14:paraId="1224F7B9" w14:textId="77777777" w:rsidR="009B4C29" w:rsidRPr="009B4C29" w:rsidRDefault="009B4C29" w:rsidP="009B4C29">
      <w:pPr>
        <w:pStyle w:val="Heading4"/>
        <w:rPr>
          <w:b w:val="0"/>
          <w:u w:val="single"/>
        </w:rPr>
      </w:pPr>
      <w:r w:rsidRPr="009B4C29">
        <w:rPr>
          <w:b w:val="0"/>
          <w:u w:val="single"/>
        </w:rPr>
        <w:t>SVS-REQ-304063/C-SVS Backup Antenna DID</w:t>
      </w:r>
    </w:p>
    <w:p w14:paraId="2F40408F" w14:textId="77777777" w:rsidR="00F30367" w:rsidRDefault="00B113DE" w:rsidP="00F30367">
      <w:pPr>
        <w:rPr>
          <w:ins w:id="275" w:author="Ekanthappa, Rudresh (R.)" w:date="2019-11-13T09:49:00Z"/>
        </w:rPr>
      </w:pPr>
      <w:r>
        <w:t>SVS_BACKUP_ANTENNA_SETUP DID shall reside on SVSServer. The SVS Backup Antenna DID shall specify if a Backup SVS antenna is available on a specific vehicle or not, and shall be updated at the EOL process.</w:t>
      </w:r>
    </w:p>
    <w:p w14:paraId="4EF98B4F" w14:textId="77777777" w:rsidR="00D61690" w:rsidDel="006866C4" w:rsidRDefault="00FC4D34" w:rsidP="00F30367">
      <w:pPr>
        <w:rPr>
          <w:del w:id="276" w:author="Ekanthappa, Rudresh (R.)" w:date="2019-11-19T09:50:00Z"/>
        </w:rPr>
      </w:pPr>
      <w:del w:id="277" w:author="Ekanthappa, Rudresh (R.)" w:date="2019-11-19T09:50:00Z">
        <w:r w:rsidDel="006866C4">
          <w:rPr>
            <w:rStyle w:val="CommentReference"/>
          </w:rPr>
          <w:commentReference w:id="278"/>
        </w:r>
      </w:del>
    </w:p>
    <w:p w14:paraId="56623BFA" w14:textId="77777777" w:rsidR="009B4C29" w:rsidRPr="009B4C29" w:rsidRDefault="009B4C29" w:rsidP="009B4C29">
      <w:pPr>
        <w:pStyle w:val="Heading4"/>
        <w:rPr>
          <w:b w:val="0"/>
          <w:u w:val="single"/>
        </w:rPr>
      </w:pPr>
      <w:r w:rsidRPr="009B4C29">
        <w:rPr>
          <w:b w:val="0"/>
          <w:u w:val="single"/>
        </w:rPr>
        <w:t>SVS-REQ-306301/C-SVS GRPC Retry Number DID</w:t>
      </w:r>
    </w:p>
    <w:p w14:paraId="11A3BD57" w14:textId="77777777" w:rsidR="00F30367" w:rsidRPr="00444B8A" w:rsidRDefault="00B113DE" w:rsidP="00F30367">
      <w:r>
        <w:t>SVS_GRPC_RETRY_NUMBER specifies the value of the number of retries that shall be attempted by the SVSServer to send a GRPC SVS “theft” message in the case communication unavailable.</w:t>
      </w:r>
    </w:p>
    <w:p w14:paraId="51A36C13" w14:textId="77777777" w:rsidR="009B4C29" w:rsidRPr="009B4C29" w:rsidRDefault="009B4C29" w:rsidP="009B4C29">
      <w:pPr>
        <w:pStyle w:val="Heading4"/>
        <w:rPr>
          <w:b w:val="0"/>
          <w:u w:val="single"/>
        </w:rPr>
      </w:pPr>
      <w:r w:rsidRPr="009B4C29">
        <w:rPr>
          <w:b w:val="0"/>
          <w:u w:val="single"/>
        </w:rPr>
        <w:t>SVS-REQ-306302/C-SVS GRPC Retry Frequency DID</w:t>
      </w:r>
    </w:p>
    <w:p w14:paraId="0575FAF5" w14:textId="77777777" w:rsidR="00F30367" w:rsidRDefault="00B113DE" w:rsidP="00F30367">
      <w:r>
        <w:t>SVS</w:t>
      </w:r>
      <w:r w:rsidRPr="00352919">
        <w:t>_RETRY_FREQUENCY specifies the time interval at which t</w:t>
      </w:r>
      <w:r>
        <w:t>he retries specifies in DID SVS</w:t>
      </w:r>
      <w:r w:rsidRPr="00352919">
        <w:t>_RETRY_</w:t>
      </w:r>
      <w:r>
        <w:t xml:space="preserve">NUMBER </w:t>
      </w:r>
      <w:r w:rsidRPr="00352919">
        <w:t>are executed.</w:t>
      </w:r>
      <w:r>
        <w:t xml:space="preserve"> T</w:t>
      </w:r>
      <w:r w:rsidRPr="00F414D0">
        <w:t xml:space="preserve">his DID </w:t>
      </w:r>
      <w:r>
        <w:t>only applies if and only if SVS</w:t>
      </w:r>
      <w:r w:rsidRPr="00F414D0">
        <w:t>_RETRY_NUMBER is applied.</w:t>
      </w:r>
    </w:p>
    <w:p w14:paraId="1A294B9E" w14:textId="77777777" w:rsidR="009B4C29" w:rsidRPr="009B4C29" w:rsidRDefault="009B4C29" w:rsidP="009B4C29">
      <w:pPr>
        <w:pStyle w:val="Heading4"/>
        <w:rPr>
          <w:b w:val="0"/>
          <w:u w:val="single"/>
        </w:rPr>
      </w:pPr>
      <w:r w:rsidRPr="009B4C29">
        <w:rPr>
          <w:b w:val="0"/>
          <w:u w:val="single"/>
        </w:rPr>
        <w:t>SVS-REQ-325614/C-SVS Location Delta Comparison DID</w:t>
      </w:r>
    </w:p>
    <w:p w14:paraId="3D46B23B" w14:textId="77777777" w:rsidR="00F30367" w:rsidRPr="00E53DB6" w:rsidRDefault="00B113DE" w:rsidP="00F30367">
      <w:r w:rsidRPr="00E53DB6">
        <w:t xml:space="preserve">SVS_LOC_DELTA DID </w:t>
      </w:r>
      <w:r>
        <w:t>resides on SVSServer which shall specify</w:t>
      </w:r>
      <w:r w:rsidRPr="00E53DB6">
        <w:t xml:space="preserve"> the delta value for the inconsistent location calculation and alert generation.</w:t>
      </w:r>
    </w:p>
    <w:p w14:paraId="5C30665C" w14:textId="77777777" w:rsidR="009B4C29" w:rsidRPr="009B4C29" w:rsidRDefault="009B4C29" w:rsidP="009B4C29">
      <w:pPr>
        <w:pStyle w:val="Heading4"/>
        <w:rPr>
          <w:b w:val="0"/>
          <w:u w:val="single"/>
        </w:rPr>
      </w:pPr>
      <w:r w:rsidRPr="009B4C29">
        <w:rPr>
          <w:b w:val="0"/>
          <w:u w:val="single"/>
        </w:rPr>
        <w:t>SVS-REQ-325617/D-SVS Vehicle Location Data reporting after GRPC early theft alert trigger</w:t>
      </w:r>
    </w:p>
    <w:p w14:paraId="47D3CAF6" w14:textId="77777777" w:rsidR="00F30367" w:rsidRDefault="00B113DE" w:rsidP="00F30367">
      <w:r>
        <w:t xml:space="preserve">SVS_ALERT_LOC_DATA DID shall reside on SVSServer. The SVS_ALERT_LOC_DATA DID shall specify if Vehicle Location Data </w:t>
      </w:r>
      <w:r w:rsidRPr="00AC0794">
        <w:t>reporting</w:t>
      </w:r>
      <w:r>
        <w:t xml:space="preserve"> is “Activated” OR “Deactivated” when </w:t>
      </w:r>
      <w:r w:rsidRPr="00F947E8">
        <w:t xml:space="preserve">GRPC early theft </w:t>
      </w:r>
      <w:r>
        <w:t xml:space="preserve">alert triggered. </w:t>
      </w:r>
    </w:p>
    <w:p w14:paraId="231E1CA8" w14:textId="77777777" w:rsidR="00F30367" w:rsidRDefault="00B113DE" w:rsidP="00F30367">
      <w:r w:rsidRPr="00184E18">
        <w:t>If SVS_THEFT_MODE DID is active</w:t>
      </w:r>
      <w:r>
        <w:t>,</w:t>
      </w:r>
      <w:r w:rsidRPr="00184E18">
        <w:t xml:space="preserve"> then SVS_ALERT_LOC_DATA DID </w:t>
      </w:r>
      <w:r>
        <w:t xml:space="preserve">shall be ignored and </w:t>
      </w:r>
      <w:r w:rsidRPr="00F947E8">
        <w:t xml:space="preserve">GRPC early theft </w:t>
      </w:r>
      <w:r w:rsidRPr="00184E18">
        <w:t xml:space="preserve">alert shall </w:t>
      </w:r>
      <w:r>
        <w:t>not be sent.</w:t>
      </w:r>
    </w:p>
    <w:p w14:paraId="553E11FA" w14:textId="77777777" w:rsidR="00F30367" w:rsidRDefault="00B113DE" w:rsidP="00F30367">
      <w:r>
        <w:t xml:space="preserve">SVS_ALERT_LOC_DATA DID shall behave as per its settings </w:t>
      </w:r>
      <w:r w:rsidRPr="00EE5C84">
        <w:t>after SVS_THEFT_MODE DID is deactivated.</w:t>
      </w:r>
    </w:p>
    <w:p w14:paraId="49447F75" w14:textId="77777777" w:rsidR="00F30367" w:rsidRDefault="00B113DE" w:rsidP="00F30367">
      <w:pPr>
        <w:rPr>
          <w:ins w:id="279" w:author="Ekanthappa, Rudresh (R.)" w:date="2019-11-13T09:54:00Z"/>
        </w:rPr>
      </w:pPr>
      <w:r>
        <w:t>Parameters DIDs SVS_ALERT_LOC_DATA_PERIOD and SVS_ALERT_LOC_DATA_COUNT shall define the attributes of location period and count.</w:t>
      </w:r>
    </w:p>
    <w:p w14:paraId="63DA8AF6" w14:textId="77777777" w:rsidR="00F04DCC" w:rsidRDefault="00FC4B5F" w:rsidP="00F30367">
      <w:del w:id="280" w:author="Ekanthappa, Rudresh (R.)" w:date="2019-11-19T09:51:00Z">
        <w:r w:rsidDel="006866C4">
          <w:rPr>
            <w:rStyle w:val="CommentReference"/>
          </w:rPr>
          <w:commentReference w:id="281"/>
        </w:r>
      </w:del>
    </w:p>
    <w:p w14:paraId="5211E8F1" w14:textId="77777777" w:rsidR="009B4C29" w:rsidRPr="009B4C29" w:rsidRDefault="009B4C29" w:rsidP="009B4C29">
      <w:pPr>
        <w:pStyle w:val="Heading4"/>
        <w:rPr>
          <w:b w:val="0"/>
          <w:u w:val="single"/>
        </w:rPr>
      </w:pPr>
      <w:r w:rsidRPr="009B4C29">
        <w:rPr>
          <w:b w:val="0"/>
          <w:u w:val="single"/>
        </w:rPr>
        <w:t>SVS-REQ-306303/G-SVS Configuration Table</w:t>
      </w:r>
    </w:p>
    <w:p w14:paraId="14223CC5" w14:textId="77777777" w:rsidR="00F30367" w:rsidRPr="00AE06BC" w:rsidRDefault="00F30367" w:rsidP="00F30367"/>
    <w:tbl>
      <w:tblPr>
        <w:tblW w:w="10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Change w:id="282" w:author="Ekanthappa, Rudresh (R.)" w:date="2019-11-19T09:51:00Z">
          <w:tblPr>
            <w:tblW w:w="10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PrChange>
      </w:tblPr>
      <w:tblGrid>
        <w:gridCol w:w="2245"/>
        <w:gridCol w:w="2610"/>
        <w:gridCol w:w="900"/>
        <w:gridCol w:w="1890"/>
        <w:gridCol w:w="1080"/>
        <w:gridCol w:w="1710"/>
        <w:tblGridChange w:id="283">
          <w:tblGrid>
            <w:gridCol w:w="2065"/>
            <w:gridCol w:w="180"/>
            <w:gridCol w:w="2610"/>
            <w:gridCol w:w="900"/>
            <w:gridCol w:w="1890"/>
            <w:gridCol w:w="1080"/>
            <w:gridCol w:w="1710"/>
          </w:tblGrid>
        </w:tblGridChange>
      </w:tblGrid>
      <w:tr w:rsidR="00F30367" w:rsidRPr="00D91106" w14:paraId="7692C43D" w14:textId="77777777" w:rsidTr="006866C4">
        <w:trPr>
          <w:trHeight w:val="397"/>
          <w:tblHeader/>
          <w:jc w:val="center"/>
          <w:trPrChange w:id="284" w:author="Ekanthappa, Rudresh (R.)" w:date="2019-11-19T09:51:00Z">
            <w:trPr>
              <w:trHeight w:val="397"/>
              <w:tblHeader/>
              <w:jc w:val="center"/>
            </w:trPr>
          </w:trPrChange>
        </w:trPr>
        <w:tc>
          <w:tcPr>
            <w:tcW w:w="2245" w:type="dxa"/>
            <w:shd w:val="clear" w:color="auto" w:fill="B3B3B3"/>
            <w:tcMar>
              <w:top w:w="0" w:type="dxa"/>
              <w:left w:w="108" w:type="dxa"/>
              <w:bottom w:w="0" w:type="dxa"/>
              <w:right w:w="108" w:type="dxa"/>
            </w:tcMar>
            <w:vAlign w:val="center"/>
            <w:hideMark/>
            <w:tcPrChange w:id="285" w:author="Ekanthappa, Rudresh (R.)" w:date="2019-11-19T09:51:00Z">
              <w:tcPr>
                <w:tcW w:w="2065" w:type="dxa"/>
                <w:shd w:val="clear" w:color="auto" w:fill="B3B3B3"/>
                <w:tcMar>
                  <w:top w:w="0" w:type="dxa"/>
                  <w:left w:w="108" w:type="dxa"/>
                  <w:bottom w:w="0" w:type="dxa"/>
                  <w:right w:w="108" w:type="dxa"/>
                </w:tcMar>
                <w:vAlign w:val="center"/>
                <w:hideMark/>
              </w:tcPr>
            </w:tcPrChange>
          </w:tcPr>
          <w:p w14:paraId="00821588" w14:textId="77777777" w:rsidR="00F30367" w:rsidRPr="00D91106" w:rsidRDefault="00B113DE">
            <w:pPr>
              <w:spacing w:line="256" w:lineRule="auto"/>
              <w:jc w:val="center"/>
              <w:rPr>
                <w:rFonts w:eastAsiaTheme="minorHAnsi" w:cs="Arial"/>
                <w:b/>
                <w:bCs/>
                <w:lang w:val="en-GB"/>
              </w:rPr>
            </w:pPr>
            <w:r w:rsidRPr="00D91106">
              <w:rPr>
                <w:b/>
                <w:bCs/>
                <w:lang w:val="en-GB"/>
              </w:rPr>
              <w:t>Parameter</w:t>
            </w:r>
          </w:p>
        </w:tc>
        <w:tc>
          <w:tcPr>
            <w:tcW w:w="2610" w:type="dxa"/>
            <w:shd w:val="clear" w:color="auto" w:fill="B3B3B3"/>
            <w:tcMar>
              <w:top w:w="0" w:type="dxa"/>
              <w:left w:w="108" w:type="dxa"/>
              <w:bottom w:w="0" w:type="dxa"/>
              <w:right w:w="108" w:type="dxa"/>
            </w:tcMar>
            <w:vAlign w:val="center"/>
            <w:hideMark/>
            <w:tcPrChange w:id="286" w:author="Ekanthappa, Rudresh (R.)" w:date="2019-11-19T09:51:00Z">
              <w:tcPr>
                <w:tcW w:w="2790" w:type="dxa"/>
                <w:gridSpan w:val="2"/>
                <w:shd w:val="clear" w:color="auto" w:fill="B3B3B3"/>
                <w:tcMar>
                  <w:top w:w="0" w:type="dxa"/>
                  <w:left w:w="108" w:type="dxa"/>
                  <w:bottom w:w="0" w:type="dxa"/>
                  <w:right w:w="108" w:type="dxa"/>
                </w:tcMar>
                <w:vAlign w:val="center"/>
                <w:hideMark/>
              </w:tcPr>
            </w:tcPrChange>
          </w:tcPr>
          <w:p w14:paraId="1980AC38" w14:textId="77777777" w:rsidR="00F30367" w:rsidRPr="00D91106" w:rsidRDefault="00B113DE">
            <w:pPr>
              <w:spacing w:line="256" w:lineRule="auto"/>
              <w:jc w:val="center"/>
              <w:rPr>
                <w:rFonts w:eastAsiaTheme="minorHAnsi" w:cs="Arial"/>
                <w:b/>
                <w:bCs/>
                <w:lang w:val="en-GB"/>
              </w:rPr>
            </w:pPr>
            <w:r w:rsidRPr="00D91106">
              <w:rPr>
                <w:b/>
                <w:bCs/>
                <w:lang w:val="en-GB"/>
              </w:rPr>
              <w:t>Description</w:t>
            </w:r>
          </w:p>
        </w:tc>
        <w:tc>
          <w:tcPr>
            <w:tcW w:w="900" w:type="dxa"/>
            <w:shd w:val="clear" w:color="auto" w:fill="B3B3B3"/>
            <w:tcMar>
              <w:top w:w="0" w:type="dxa"/>
              <w:left w:w="108" w:type="dxa"/>
              <w:bottom w:w="0" w:type="dxa"/>
              <w:right w:w="108" w:type="dxa"/>
            </w:tcMar>
            <w:vAlign w:val="center"/>
            <w:hideMark/>
            <w:tcPrChange w:id="287" w:author="Ekanthappa, Rudresh (R.)" w:date="2019-11-19T09:51:00Z">
              <w:tcPr>
                <w:tcW w:w="900" w:type="dxa"/>
                <w:shd w:val="clear" w:color="auto" w:fill="B3B3B3"/>
                <w:tcMar>
                  <w:top w:w="0" w:type="dxa"/>
                  <w:left w:w="108" w:type="dxa"/>
                  <w:bottom w:w="0" w:type="dxa"/>
                  <w:right w:w="108" w:type="dxa"/>
                </w:tcMar>
                <w:vAlign w:val="center"/>
                <w:hideMark/>
              </w:tcPr>
            </w:tcPrChange>
          </w:tcPr>
          <w:p w14:paraId="785BA174" w14:textId="77777777" w:rsidR="00F30367" w:rsidRPr="00D91106" w:rsidRDefault="00B113DE">
            <w:pPr>
              <w:spacing w:line="256" w:lineRule="auto"/>
              <w:jc w:val="center"/>
              <w:rPr>
                <w:rFonts w:eastAsiaTheme="minorHAnsi" w:cs="Arial"/>
                <w:b/>
                <w:bCs/>
                <w:lang w:val="sv-SE"/>
              </w:rPr>
            </w:pPr>
            <w:r w:rsidRPr="00D91106">
              <w:rPr>
                <w:b/>
                <w:bCs/>
                <w:lang w:val="sv-SE"/>
              </w:rPr>
              <w:t xml:space="preserve">Tuned </w:t>
            </w:r>
            <w:r w:rsidRPr="00B90E1C">
              <w:rPr>
                <w:b/>
                <w:bCs/>
                <w:lang w:val="sv-SE"/>
              </w:rPr>
              <w:t>Default Value</w:t>
            </w:r>
          </w:p>
        </w:tc>
        <w:tc>
          <w:tcPr>
            <w:tcW w:w="1890" w:type="dxa"/>
            <w:shd w:val="clear" w:color="auto" w:fill="B3B3B3"/>
            <w:tcMar>
              <w:top w:w="0" w:type="dxa"/>
              <w:left w:w="108" w:type="dxa"/>
              <w:bottom w:w="0" w:type="dxa"/>
              <w:right w:w="108" w:type="dxa"/>
            </w:tcMar>
            <w:vAlign w:val="center"/>
            <w:hideMark/>
            <w:tcPrChange w:id="288" w:author="Ekanthappa, Rudresh (R.)" w:date="2019-11-19T09:51:00Z">
              <w:tcPr>
                <w:tcW w:w="1890" w:type="dxa"/>
                <w:shd w:val="clear" w:color="auto" w:fill="B3B3B3"/>
                <w:tcMar>
                  <w:top w:w="0" w:type="dxa"/>
                  <w:left w:w="108" w:type="dxa"/>
                  <w:bottom w:w="0" w:type="dxa"/>
                  <w:right w:w="108" w:type="dxa"/>
                </w:tcMar>
                <w:vAlign w:val="center"/>
                <w:hideMark/>
              </w:tcPr>
            </w:tcPrChange>
          </w:tcPr>
          <w:p w14:paraId="6E4DE4EC" w14:textId="77777777" w:rsidR="00F30367" w:rsidRPr="00D91106" w:rsidRDefault="00B113DE">
            <w:pPr>
              <w:spacing w:line="256" w:lineRule="auto"/>
              <w:jc w:val="center"/>
              <w:rPr>
                <w:rFonts w:eastAsiaTheme="minorHAnsi" w:cs="Arial"/>
                <w:b/>
                <w:bCs/>
                <w:lang w:val="en-GB"/>
              </w:rPr>
            </w:pPr>
            <w:r w:rsidRPr="00D91106">
              <w:rPr>
                <w:b/>
                <w:bCs/>
                <w:lang w:val="en-GB"/>
              </w:rPr>
              <w:t>Metric</w:t>
            </w:r>
          </w:p>
        </w:tc>
        <w:tc>
          <w:tcPr>
            <w:tcW w:w="1080" w:type="dxa"/>
            <w:shd w:val="clear" w:color="auto" w:fill="B3B3B3"/>
            <w:tcMar>
              <w:top w:w="0" w:type="dxa"/>
              <w:left w:w="108" w:type="dxa"/>
              <w:bottom w:w="0" w:type="dxa"/>
              <w:right w:w="108" w:type="dxa"/>
            </w:tcMar>
            <w:vAlign w:val="center"/>
            <w:hideMark/>
            <w:tcPrChange w:id="289" w:author="Ekanthappa, Rudresh (R.)" w:date="2019-11-19T09:51:00Z">
              <w:tcPr>
                <w:tcW w:w="1080" w:type="dxa"/>
                <w:shd w:val="clear" w:color="auto" w:fill="B3B3B3"/>
                <w:tcMar>
                  <w:top w:w="0" w:type="dxa"/>
                  <w:left w:w="108" w:type="dxa"/>
                  <w:bottom w:w="0" w:type="dxa"/>
                  <w:right w:w="108" w:type="dxa"/>
                </w:tcMar>
                <w:vAlign w:val="center"/>
                <w:hideMark/>
              </w:tcPr>
            </w:tcPrChange>
          </w:tcPr>
          <w:p w14:paraId="3D542B0B" w14:textId="77777777" w:rsidR="00F30367" w:rsidRPr="00D91106" w:rsidRDefault="00B113DE" w:rsidP="00F30367">
            <w:pPr>
              <w:spacing w:line="256" w:lineRule="auto"/>
              <w:jc w:val="center"/>
              <w:rPr>
                <w:rFonts w:eastAsiaTheme="minorHAnsi" w:cs="Arial"/>
                <w:b/>
                <w:bCs/>
                <w:lang w:val="en-GB"/>
              </w:rPr>
            </w:pPr>
            <w:r w:rsidRPr="00D91106">
              <w:rPr>
                <w:b/>
                <w:bCs/>
                <w:lang w:val="en-GB"/>
              </w:rPr>
              <w:t>Res</w:t>
            </w:r>
            <w:r>
              <w:rPr>
                <w:b/>
                <w:bCs/>
                <w:lang w:val="en-GB"/>
              </w:rPr>
              <w:t>.</w:t>
            </w:r>
          </w:p>
        </w:tc>
        <w:tc>
          <w:tcPr>
            <w:tcW w:w="1710" w:type="dxa"/>
            <w:shd w:val="clear" w:color="auto" w:fill="B3B3B3"/>
            <w:tcMar>
              <w:top w:w="0" w:type="dxa"/>
              <w:left w:w="108" w:type="dxa"/>
              <w:bottom w:w="0" w:type="dxa"/>
              <w:right w:w="108" w:type="dxa"/>
            </w:tcMar>
            <w:vAlign w:val="center"/>
            <w:hideMark/>
            <w:tcPrChange w:id="290" w:author="Ekanthappa, Rudresh (R.)" w:date="2019-11-19T09:51:00Z">
              <w:tcPr>
                <w:tcW w:w="1710" w:type="dxa"/>
                <w:shd w:val="clear" w:color="auto" w:fill="B3B3B3"/>
                <w:tcMar>
                  <w:top w:w="0" w:type="dxa"/>
                  <w:left w:w="108" w:type="dxa"/>
                  <w:bottom w:w="0" w:type="dxa"/>
                  <w:right w:w="108" w:type="dxa"/>
                </w:tcMar>
                <w:vAlign w:val="center"/>
                <w:hideMark/>
              </w:tcPr>
            </w:tcPrChange>
          </w:tcPr>
          <w:p w14:paraId="610421D5" w14:textId="77777777" w:rsidR="00F30367" w:rsidRPr="00D91106" w:rsidRDefault="00B113DE">
            <w:pPr>
              <w:spacing w:line="256" w:lineRule="auto"/>
              <w:jc w:val="center"/>
              <w:rPr>
                <w:rFonts w:eastAsiaTheme="minorHAnsi" w:cs="Arial"/>
                <w:b/>
                <w:bCs/>
                <w:lang w:val="en-GB"/>
              </w:rPr>
            </w:pPr>
            <w:r w:rsidRPr="00D91106">
              <w:rPr>
                <w:b/>
                <w:bCs/>
                <w:lang w:val="en-GB"/>
              </w:rPr>
              <w:t>Tuning Range</w:t>
            </w:r>
          </w:p>
        </w:tc>
      </w:tr>
      <w:tr w:rsidR="00F30367" w:rsidRPr="00D91106" w14:paraId="3FD367EF" w14:textId="77777777" w:rsidTr="006866C4">
        <w:trPr>
          <w:jc w:val="center"/>
          <w:trPrChange w:id="291" w:author="Ekanthappa, Rudresh (R.)" w:date="2019-11-19T09:51:00Z">
            <w:trPr>
              <w:jc w:val="center"/>
            </w:trPr>
          </w:trPrChange>
        </w:trPr>
        <w:tc>
          <w:tcPr>
            <w:tcW w:w="2245" w:type="dxa"/>
            <w:tcMar>
              <w:top w:w="0" w:type="dxa"/>
              <w:left w:w="108" w:type="dxa"/>
              <w:bottom w:w="0" w:type="dxa"/>
              <w:right w:w="108" w:type="dxa"/>
            </w:tcMar>
            <w:vAlign w:val="center"/>
            <w:hideMark/>
            <w:tcPrChange w:id="292" w:author="Ekanthappa, Rudresh (R.)" w:date="2019-11-19T09:51:00Z">
              <w:tcPr>
                <w:tcW w:w="2065" w:type="dxa"/>
                <w:tcMar>
                  <w:top w:w="0" w:type="dxa"/>
                  <w:left w:w="108" w:type="dxa"/>
                  <w:bottom w:w="0" w:type="dxa"/>
                  <w:right w:w="108" w:type="dxa"/>
                </w:tcMar>
                <w:vAlign w:val="center"/>
                <w:hideMark/>
              </w:tcPr>
            </w:tcPrChange>
          </w:tcPr>
          <w:p w14:paraId="777F4C85" w14:textId="77777777" w:rsidR="00F30367" w:rsidRPr="00592A99" w:rsidRDefault="00B113DE" w:rsidP="00F30367">
            <w:pPr>
              <w:spacing w:line="256" w:lineRule="auto"/>
              <w:rPr>
                <w:rFonts w:eastAsiaTheme="minorHAnsi" w:cs="Arial"/>
              </w:rPr>
            </w:pPr>
            <w:r w:rsidRPr="00592A99">
              <w:rPr>
                <w:rFonts w:cs="Arial"/>
              </w:rPr>
              <w:t>SVS_CAPABILITY</w:t>
            </w:r>
          </w:p>
        </w:tc>
        <w:tc>
          <w:tcPr>
            <w:tcW w:w="2610" w:type="dxa"/>
            <w:tcMar>
              <w:top w:w="0" w:type="dxa"/>
              <w:left w:w="108" w:type="dxa"/>
              <w:bottom w:w="0" w:type="dxa"/>
              <w:right w:w="108" w:type="dxa"/>
            </w:tcMar>
            <w:vAlign w:val="center"/>
            <w:hideMark/>
            <w:tcPrChange w:id="293" w:author="Ekanthappa, Rudresh (R.)" w:date="2019-11-19T09:51:00Z">
              <w:tcPr>
                <w:tcW w:w="2790" w:type="dxa"/>
                <w:gridSpan w:val="2"/>
                <w:tcMar>
                  <w:top w:w="0" w:type="dxa"/>
                  <w:left w:w="108" w:type="dxa"/>
                  <w:bottom w:w="0" w:type="dxa"/>
                  <w:right w:w="108" w:type="dxa"/>
                </w:tcMar>
                <w:vAlign w:val="center"/>
                <w:hideMark/>
              </w:tcPr>
            </w:tcPrChange>
          </w:tcPr>
          <w:p w14:paraId="69A78DF7" w14:textId="77777777" w:rsidR="00F30367" w:rsidRPr="00592A99" w:rsidRDefault="00B113DE" w:rsidP="00F30367">
            <w:pPr>
              <w:spacing w:line="256" w:lineRule="auto"/>
              <w:rPr>
                <w:rFonts w:cs="Arial"/>
                <w:lang w:val="en-GB"/>
              </w:rPr>
            </w:pPr>
            <w:r w:rsidRPr="00592A99">
              <w:rPr>
                <w:rFonts w:cs="Arial"/>
                <w:lang w:val="en-GB"/>
              </w:rPr>
              <w:t xml:space="preserve">EOL Configuration to be used to set </w:t>
            </w:r>
            <w:r w:rsidRPr="00592A99">
              <w:rPr>
                <w:rFonts w:cs="Arial"/>
              </w:rPr>
              <w:t>SVS_CAPABILITY</w:t>
            </w:r>
            <w:r w:rsidRPr="00592A99">
              <w:rPr>
                <w:rFonts w:cs="Arial"/>
                <w:lang w:val="en-GB"/>
              </w:rPr>
              <w:t xml:space="preserve"> DID. Look up of country code DID DE09 required and based on country code SVS shall be set to Enabled or Disabled.</w:t>
            </w:r>
          </w:p>
          <w:p w14:paraId="5BFE1C1D" w14:textId="77777777" w:rsidR="00F30367" w:rsidRPr="00592A99" w:rsidRDefault="00B113DE" w:rsidP="00F30367">
            <w:pPr>
              <w:spacing w:line="256" w:lineRule="auto"/>
              <w:rPr>
                <w:rFonts w:cs="Arial"/>
                <w:lang w:val="en-GB"/>
              </w:rPr>
            </w:pPr>
            <w:r w:rsidRPr="00592A99">
              <w:rPr>
                <w:rFonts w:cs="Arial"/>
                <w:lang w:val="en-GB"/>
              </w:rPr>
              <w:t xml:space="preserve">DID </w:t>
            </w:r>
            <w:r>
              <w:rPr>
                <w:rFonts w:cs="Arial"/>
                <w:lang w:val="en-GB"/>
              </w:rPr>
              <w:t>shall reside on SVSServer.</w:t>
            </w:r>
          </w:p>
        </w:tc>
        <w:tc>
          <w:tcPr>
            <w:tcW w:w="900" w:type="dxa"/>
            <w:tcMar>
              <w:top w:w="0" w:type="dxa"/>
              <w:left w:w="108" w:type="dxa"/>
              <w:bottom w:w="0" w:type="dxa"/>
              <w:right w:w="108" w:type="dxa"/>
            </w:tcMar>
            <w:vAlign w:val="center"/>
            <w:hideMark/>
            <w:tcPrChange w:id="294" w:author="Ekanthappa, Rudresh (R.)" w:date="2019-11-19T09:51:00Z">
              <w:tcPr>
                <w:tcW w:w="900" w:type="dxa"/>
                <w:tcMar>
                  <w:top w:w="0" w:type="dxa"/>
                  <w:left w:w="108" w:type="dxa"/>
                  <w:bottom w:w="0" w:type="dxa"/>
                  <w:right w:w="108" w:type="dxa"/>
                </w:tcMar>
                <w:vAlign w:val="center"/>
                <w:hideMark/>
              </w:tcPr>
            </w:tcPrChange>
          </w:tcPr>
          <w:p w14:paraId="3E896724" w14:textId="77777777" w:rsidR="00F30367" w:rsidRPr="00592A99" w:rsidRDefault="00B113DE">
            <w:pPr>
              <w:spacing w:line="256" w:lineRule="auto"/>
              <w:jc w:val="center"/>
              <w:rPr>
                <w:rFonts w:eastAsiaTheme="minorHAnsi" w:cs="Arial"/>
                <w:lang w:val="en-GB"/>
              </w:rPr>
            </w:pPr>
            <w:r w:rsidRPr="00592A99">
              <w:rPr>
                <w:rFonts w:cs="Arial"/>
                <w:lang w:val="en-GB"/>
              </w:rPr>
              <w:t>0</w:t>
            </w:r>
          </w:p>
        </w:tc>
        <w:tc>
          <w:tcPr>
            <w:tcW w:w="1890" w:type="dxa"/>
            <w:tcMar>
              <w:top w:w="0" w:type="dxa"/>
              <w:left w:w="108" w:type="dxa"/>
              <w:bottom w:w="0" w:type="dxa"/>
              <w:right w:w="108" w:type="dxa"/>
            </w:tcMar>
            <w:vAlign w:val="center"/>
            <w:hideMark/>
            <w:tcPrChange w:id="295" w:author="Ekanthappa, Rudresh (R.)" w:date="2019-11-19T09:51:00Z">
              <w:tcPr>
                <w:tcW w:w="1890" w:type="dxa"/>
                <w:tcMar>
                  <w:top w:w="0" w:type="dxa"/>
                  <w:left w:w="108" w:type="dxa"/>
                  <w:bottom w:w="0" w:type="dxa"/>
                  <w:right w:w="108" w:type="dxa"/>
                </w:tcMar>
                <w:vAlign w:val="center"/>
                <w:hideMark/>
              </w:tcPr>
            </w:tcPrChange>
          </w:tcPr>
          <w:p w14:paraId="3846AB6B" w14:textId="77777777" w:rsidR="00F30367" w:rsidRPr="00592A99" w:rsidRDefault="00B113DE">
            <w:pPr>
              <w:spacing w:line="256" w:lineRule="auto"/>
              <w:jc w:val="center"/>
              <w:rPr>
                <w:rFonts w:eastAsiaTheme="minorHAnsi" w:cs="Arial"/>
                <w:lang w:val="en-GB"/>
              </w:rPr>
            </w:pPr>
            <w:r w:rsidRPr="00592A99">
              <w:rPr>
                <w:rFonts w:cs="Arial"/>
                <w:lang w:val="en-GB"/>
              </w:rPr>
              <w:t>ENABLED / DISABLED (Boolean)</w:t>
            </w:r>
          </w:p>
        </w:tc>
        <w:tc>
          <w:tcPr>
            <w:tcW w:w="1080" w:type="dxa"/>
            <w:tcMar>
              <w:top w:w="0" w:type="dxa"/>
              <w:left w:w="108" w:type="dxa"/>
              <w:bottom w:w="0" w:type="dxa"/>
              <w:right w:w="108" w:type="dxa"/>
            </w:tcMar>
            <w:vAlign w:val="center"/>
            <w:hideMark/>
            <w:tcPrChange w:id="296" w:author="Ekanthappa, Rudresh (R.)" w:date="2019-11-19T09:51:00Z">
              <w:tcPr>
                <w:tcW w:w="1080" w:type="dxa"/>
                <w:tcMar>
                  <w:top w:w="0" w:type="dxa"/>
                  <w:left w:w="108" w:type="dxa"/>
                  <w:bottom w:w="0" w:type="dxa"/>
                  <w:right w:w="108" w:type="dxa"/>
                </w:tcMar>
                <w:vAlign w:val="center"/>
                <w:hideMark/>
              </w:tcPr>
            </w:tcPrChange>
          </w:tcPr>
          <w:p w14:paraId="0A2AEB76" w14:textId="77777777" w:rsidR="00F30367" w:rsidRPr="00592A99" w:rsidRDefault="00F30367" w:rsidP="00F30367">
            <w:pPr>
              <w:spacing w:line="256" w:lineRule="auto"/>
              <w:jc w:val="center"/>
              <w:rPr>
                <w:rFonts w:eastAsiaTheme="minorHAnsi" w:cs="Arial"/>
                <w:lang w:val="en-GB"/>
              </w:rPr>
            </w:pPr>
          </w:p>
        </w:tc>
        <w:tc>
          <w:tcPr>
            <w:tcW w:w="1710" w:type="dxa"/>
            <w:tcMar>
              <w:top w:w="0" w:type="dxa"/>
              <w:left w:w="108" w:type="dxa"/>
              <w:bottom w:w="0" w:type="dxa"/>
              <w:right w:w="108" w:type="dxa"/>
            </w:tcMar>
            <w:vAlign w:val="center"/>
            <w:tcPrChange w:id="297" w:author="Ekanthappa, Rudresh (R.)" w:date="2019-11-19T09:51:00Z">
              <w:tcPr>
                <w:tcW w:w="1710" w:type="dxa"/>
                <w:tcMar>
                  <w:top w:w="0" w:type="dxa"/>
                  <w:left w:w="108" w:type="dxa"/>
                  <w:bottom w:w="0" w:type="dxa"/>
                  <w:right w:w="108" w:type="dxa"/>
                </w:tcMar>
                <w:vAlign w:val="center"/>
              </w:tcPr>
            </w:tcPrChange>
          </w:tcPr>
          <w:p w14:paraId="2B97BB33" w14:textId="77777777" w:rsidR="00F30367" w:rsidRPr="00592A99" w:rsidRDefault="00B113DE" w:rsidP="00F30367">
            <w:pPr>
              <w:spacing w:line="256" w:lineRule="auto"/>
              <w:rPr>
                <w:rFonts w:eastAsiaTheme="minorHAnsi" w:cs="Arial"/>
                <w:lang w:val="en-GB"/>
              </w:rPr>
            </w:pPr>
            <w:r w:rsidRPr="00592A99">
              <w:rPr>
                <w:rFonts w:cs="Arial"/>
                <w:lang w:val="en-GB"/>
              </w:rPr>
              <w:t>0 – Disabled</w:t>
            </w:r>
          </w:p>
          <w:p w14:paraId="76F5693E" w14:textId="77777777" w:rsidR="00F30367" w:rsidRPr="00592A99" w:rsidRDefault="00B113DE" w:rsidP="00F30367">
            <w:pPr>
              <w:spacing w:line="256" w:lineRule="auto"/>
              <w:rPr>
                <w:rFonts w:cs="Arial"/>
                <w:lang w:val="en-GB"/>
              </w:rPr>
            </w:pPr>
            <w:r w:rsidRPr="00592A99">
              <w:rPr>
                <w:rFonts w:cs="Arial"/>
                <w:lang w:val="en-GB"/>
              </w:rPr>
              <w:t>1 – Enabled</w:t>
            </w:r>
          </w:p>
        </w:tc>
      </w:tr>
      <w:tr w:rsidR="00002CC1" w:rsidRPr="00D91106" w14:paraId="3B4555D0" w14:textId="77777777" w:rsidTr="006866C4">
        <w:trPr>
          <w:jc w:val="center"/>
          <w:ins w:id="298" w:author="Ekanthappa, Rudresh (R.)" w:date="2019-11-18T13:33:00Z"/>
          <w:trPrChange w:id="299" w:author="Ekanthappa, Rudresh (R.)" w:date="2019-11-19T09:51:00Z">
            <w:trPr>
              <w:jc w:val="center"/>
            </w:trPr>
          </w:trPrChange>
        </w:trPr>
        <w:tc>
          <w:tcPr>
            <w:tcW w:w="2245" w:type="dxa"/>
            <w:tcMar>
              <w:top w:w="0" w:type="dxa"/>
              <w:left w:w="108" w:type="dxa"/>
              <w:bottom w:w="0" w:type="dxa"/>
              <w:right w:w="108" w:type="dxa"/>
            </w:tcMar>
            <w:vAlign w:val="center"/>
            <w:tcPrChange w:id="300" w:author="Ekanthappa, Rudresh (R.)" w:date="2019-11-19T09:51:00Z">
              <w:tcPr>
                <w:tcW w:w="2065" w:type="dxa"/>
                <w:tcMar>
                  <w:top w:w="0" w:type="dxa"/>
                  <w:left w:w="108" w:type="dxa"/>
                  <w:bottom w:w="0" w:type="dxa"/>
                  <w:right w:w="108" w:type="dxa"/>
                </w:tcMar>
                <w:vAlign w:val="center"/>
              </w:tcPr>
            </w:tcPrChange>
          </w:tcPr>
          <w:p w14:paraId="2C4711C5" w14:textId="77777777" w:rsidR="00002CC1" w:rsidRPr="00592A99" w:rsidRDefault="00002CC1" w:rsidP="00F30367">
            <w:pPr>
              <w:spacing w:line="256" w:lineRule="auto"/>
              <w:rPr>
                <w:ins w:id="301" w:author="Ekanthappa, Rudresh (R.)" w:date="2019-11-18T13:33:00Z"/>
                <w:rFonts w:cs="Arial"/>
              </w:rPr>
            </w:pPr>
            <w:ins w:id="302" w:author="Ekanthappa, Rudresh (R.)" w:date="2019-11-18T13:34:00Z">
              <w:r>
                <w:rPr>
                  <w:rFonts w:cs="Arial"/>
                </w:rPr>
                <w:t>SVS_BUB_</w:t>
              </w:r>
            </w:ins>
            <w:ins w:id="303" w:author="Ekanthappa, Rudresh (R.)" w:date="2019-11-18T13:35:00Z">
              <w:r>
                <w:rPr>
                  <w:rFonts w:cs="Arial"/>
                </w:rPr>
                <w:t>Applicable</w:t>
              </w:r>
            </w:ins>
          </w:p>
        </w:tc>
        <w:tc>
          <w:tcPr>
            <w:tcW w:w="2610" w:type="dxa"/>
            <w:tcMar>
              <w:top w:w="0" w:type="dxa"/>
              <w:left w:w="108" w:type="dxa"/>
              <w:bottom w:w="0" w:type="dxa"/>
              <w:right w:w="108" w:type="dxa"/>
            </w:tcMar>
            <w:vAlign w:val="center"/>
            <w:tcPrChange w:id="304" w:author="Ekanthappa, Rudresh (R.)" w:date="2019-11-19T09:51:00Z">
              <w:tcPr>
                <w:tcW w:w="2790" w:type="dxa"/>
                <w:gridSpan w:val="2"/>
                <w:tcMar>
                  <w:top w:w="0" w:type="dxa"/>
                  <w:left w:w="108" w:type="dxa"/>
                  <w:bottom w:w="0" w:type="dxa"/>
                  <w:right w:w="108" w:type="dxa"/>
                </w:tcMar>
                <w:vAlign w:val="center"/>
              </w:tcPr>
            </w:tcPrChange>
          </w:tcPr>
          <w:p w14:paraId="3D817328" w14:textId="77777777" w:rsidR="00002CC1" w:rsidRPr="00592A99" w:rsidRDefault="00091F71" w:rsidP="00091F71">
            <w:pPr>
              <w:spacing w:line="256" w:lineRule="auto"/>
              <w:rPr>
                <w:ins w:id="305" w:author="Ekanthappa, Rudresh (R.)" w:date="2019-11-18T13:33:00Z"/>
                <w:rFonts w:cs="Arial"/>
                <w:lang w:val="en-GB"/>
              </w:rPr>
            </w:pPr>
            <w:ins w:id="306" w:author="Ekanthappa, Rudresh (R.)" w:date="2019-11-18T13:40:00Z">
              <w:r>
                <w:rPr>
                  <w:rFonts w:cs="Arial"/>
                  <w:lang w:val="en-GB"/>
                </w:rPr>
                <w:t>EOL configuration to d</w:t>
              </w:r>
            </w:ins>
            <w:ins w:id="307" w:author="Ekanthappa, Rudresh (R.)" w:date="2019-11-18T13:36:00Z">
              <w:r>
                <w:rPr>
                  <w:rFonts w:cs="Arial"/>
                  <w:lang w:val="en-GB"/>
                </w:rPr>
                <w:t>enote</w:t>
              </w:r>
              <w:r w:rsidR="00002CC1">
                <w:rPr>
                  <w:rFonts w:cs="Arial"/>
                  <w:lang w:val="en-GB"/>
                </w:rPr>
                <w:t xml:space="preserve"> whether </w:t>
              </w:r>
            </w:ins>
            <w:ins w:id="308" w:author="Ekanthappa, Rudresh (R.)" w:date="2019-11-18T13:35:00Z">
              <w:r w:rsidR="00002CC1">
                <w:rPr>
                  <w:rFonts w:cs="Arial"/>
                  <w:lang w:val="en-GB"/>
                </w:rPr>
                <w:t>TCUBacku</w:t>
              </w:r>
            </w:ins>
            <w:ins w:id="309" w:author="Ekanthappa, Rudresh (R.)" w:date="2019-11-18T13:36:00Z">
              <w:r w:rsidR="00002CC1">
                <w:rPr>
                  <w:rFonts w:cs="Arial"/>
                  <w:lang w:val="en-GB"/>
                </w:rPr>
                <w:t xml:space="preserve">pBattery to be used </w:t>
              </w:r>
            </w:ins>
            <w:ins w:id="310" w:author="Ekanthappa, Rudresh (R.)" w:date="2019-11-18T13:37:00Z">
              <w:r w:rsidR="00002CC1">
                <w:rPr>
                  <w:rFonts w:cs="Arial"/>
                  <w:lang w:val="en-GB"/>
                </w:rPr>
                <w:t>for SVS functionality</w:t>
              </w:r>
            </w:ins>
            <w:ins w:id="311" w:author="Ekanthappa, Rudresh (R.)" w:date="2019-11-18T13:39:00Z">
              <w:r w:rsidR="00710C55">
                <w:rPr>
                  <w:rFonts w:cs="Arial"/>
                  <w:lang w:val="en-GB"/>
                </w:rPr>
                <w:t xml:space="preserve">. Look up of </w:t>
              </w:r>
              <w:r w:rsidR="00710C55" w:rsidRPr="00592A99">
                <w:rPr>
                  <w:rFonts w:cs="Arial"/>
                  <w:lang w:val="en-GB"/>
                </w:rPr>
                <w:t>country code DID DE09 required</w:t>
              </w:r>
              <w:r w:rsidR="00710C55">
                <w:rPr>
                  <w:rFonts w:cs="Arial"/>
                  <w:lang w:val="en-GB"/>
                </w:rPr>
                <w:t>.</w:t>
              </w:r>
            </w:ins>
          </w:p>
        </w:tc>
        <w:tc>
          <w:tcPr>
            <w:tcW w:w="900" w:type="dxa"/>
            <w:tcMar>
              <w:top w:w="0" w:type="dxa"/>
              <w:left w:w="108" w:type="dxa"/>
              <w:bottom w:w="0" w:type="dxa"/>
              <w:right w:w="108" w:type="dxa"/>
            </w:tcMar>
            <w:vAlign w:val="center"/>
            <w:tcPrChange w:id="312" w:author="Ekanthappa, Rudresh (R.)" w:date="2019-11-19T09:51:00Z">
              <w:tcPr>
                <w:tcW w:w="900" w:type="dxa"/>
                <w:tcMar>
                  <w:top w:w="0" w:type="dxa"/>
                  <w:left w:w="108" w:type="dxa"/>
                  <w:bottom w:w="0" w:type="dxa"/>
                  <w:right w:w="108" w:type="dxa"/>
                </w:tcMar>
                <w:vAlign w:val="center"/>
              </w:tcPr>
            </w:tcPrChange>
          </w:tcPr>
          <w:p w14:paraId="2A2B8F0A" w14:textId="77777777" w:rsidR="00002CC1" w:rsidRPr="00592A99" w:rsidRDefault="00D3650F">
            <w:pPr>
              <w:spacing w:line="256" w:lineRule="auto"/>
              <w:jc w:val="center"/>
              <w:rPr>
                <w:ins w:id="313" w:author="Ekanthappa, Rudresh (R.)" w:date="2019-11-18T13:33:00Z"/>
                <w:rFonts w:cs="Arial"/>
                <w:lang w:val="en-GB"/>
              </w:rPr>
            </w:pPr>
            <w:ins w:id="314" w:author="Ekanthappa, Rudresh (R.)" w:date="2019-11-18T13:38:00Z">
              <w:r>
                <w:rPr>
                  <w:rFonts w:cs="Arial"/>
                  <w:lang w:val="en-GB"/>
                </w:rPr>
                <w:t>True</w:t>
              </w:r>
            </w:ins>
          </w:p>
        </w:tc>
        <w:tc>
          <w:tcPr>
            <w:tcW w:w="1890" w:type="dxa"/>
            <w:tcMar>
              <w:top w:w="0" w:type="dxa"/>
              <w:left w:w="108" w:type="dxa"/>
              <w:bottom w:w="0" w:type="dxa"/>
              <w:right w:w="108" w:type="dxa"/>
            </w:tcMar>
            <w:vAlign w:val="center"/>
            <w:tcPrChange w:id="315" w:author="Ekanthappa, Rudresh (R.)" w:date="2019-11-19T09:51:00Z">
              <w:tcPr>
                <w:tcW w:w="1890" w:type="dxa"/>
                <w:tcMar>
                  <w:top w:w="0" w:type="dxa"/>
                  <w:left w:w="108" w:type="dxa"/>
                  <w:bottom w:w="0" w:type="dxa"/>
                  <w:right w:w="108" w:type="dxa"/>
                </w:tcMar>
                <w:vAlign w:val="center"/>
              </w:tcPr>
            </w:tcPrChange>
          </w:tcPr>
          <w:p w14:paraId="641B2D60" w14:textId="77777777" w:rsidR="00002CC1" w:rsidRPr="00592A99" w:rsidRDefault="00D3650F">
            <w:pPr>
              <w:spacing w:line="256" w:lineRule="auto"/>
              <w:jc w:val="center"/>
              <w:rPr>
                <w:ins w:id="316" w:author="Ekanthappa, Rudresh (R.)" w:date="2019-11-18T13:33:00Z"/>
                <w:rFonts w:cs="Arial"/>
                <w:lang w:val="en-GB"/>
              </w:rPr>
            </w:pPr>
            <w:ins w:id="317" w:author="Ekanthappa, Rudresh (R.)" w:date="2019-11-18T13:38:00Z">
              <w:r>
                <w:rPr>
                  <w:rFonts w:cs="Arial"/>
                  <w:lang w:val="en-GB"/>
                </w:rPr>
                <w:t>True/False</w:t>
              </w:r>
            </w:ins>
          </w:p>
        </w:tc>
        <w:tc>
          <w:tcPr>
            <w:tcW w:w="1080" w:type="dxa"/>
            <w:tcMar>
              <w:top w:w="0" w:type="dxa"/>
              <w:left w:w="108" w:type="dxa"/>
              <w:bottom w:w="0" w:type="dxa"/>
              <w:right w:w="108" w:type="dxa"/>
            </w:tcMar>
            <w:vAlign w:val="center"/>
            <w:tcPrChange w:id="318" w:author="Ekanthappa, Rudresh (R.)" w:date="2019-11-19T09:51:00Z">
              <w:tcPr>
                <w:tcW w:w="1080" w:type="dxa"/>
                <w:tcMar>
                  <w:top w:w="0" w:type="dxa"/>
                  <w:left w:w="108" w:type="dxa"/>
                  <w:bottom w:w="0" w:type="dxa"/>
                  <w:right w:w="108" w:type="dxa"/>
                </w:tcMar>
                <w:vAlign w:val="center"/>
              </w:tcPr>
            </w:tcPrChange>
          </w:tcPr>
          <w:p w14:paraId="01A8A54E" w14:textId="77777777" w:rsidR="00002CC1" w:rsidRPr="00592A99" w:rsidRDefault="00002CC1" w:rsidP="00F30367">
            <w:pPr>
              <w:spacing w:line="256" w:lineRule="auto"/>
              <w:jc w:val="center"/>
              <w:rPr>
                <w:ins w:id="319" w:author="Ekanthappa, Rudresh (R.)" w:date="2019-11-18T13:33:00Z"/>
                <w:rFonts w:eastAsiaTheme="minorHAnsi" w:cs="Arial"/>
                <w:lang w:val="en-GB"/>
              </w:rPr>
            </w:pPr>
          </w:p>
        </w:tc>
        <w:tc>
          <w:tcPr>
            <w:tcW w:w="1710" w:type="dxa"/>
            <w:tcMar>
              <w:top w:w="0" w:type="dxa"/>
              <w:left w:w="108" w:type="dxa"/>
              <w:bottom w:w="0" w:type="dxa"/>
              <w:right w:w="108" w:type="dxa"/>
            </w:tcMar>
            <w:vAlign w:val="center"/>
            <w:tcPrChange w:id="320" w:author="Ekanthappa, Rudresh (R.)" w:date="2019-11-19T09:51:00Z">
              <w:tcPr>
                <w:tcW w:w="1710" w:type="dxa"/>
                <w:tcMar>
                  <w:top w:w="0" w:type="dxa"/>
                  <w:left w:w="108" w:type="dxa"/>
                  <w:bottom w:w="0" w:type="dxa"/>
                  <w:right w:w="108" w:type="dxa"/>
                </w:tcMar>
                <w:vAlign w:val="center"/>
              </w:tcPr>
            </w:tcPrChange>
          </w:tcPr>
          <w:p w14:paraId="3DDA4441" w14:textId="77777777" w:rsidR="00002CC1" w:rsidRPr="00592A99" w:rsidRDefault="00002CC1" w:rsidP="00002CC1">
            <w:pPr>
              <w:spacing w:line="256" w:lineRule="auto"/>
              <w:rPr>
                <w:ins w:id="321" w:author="Ekanthappa, Rudresh (R.)" w:date="2019-11-18T13:37:00Z"/>
                <w:rFonts w:eastAsiaTheme="minorHAnsi" w:cs="Arial"/>
                <w:lang w:val="en-GB"/>
              </w:rPr>
            </w:pPr>
            <w:ins w:id="322" w:author="Ekanthappa, Rudresh (R.)" w:date="2019-11-18T13:37:00Z">
              <w:r w:rsidRPr="00592A99">
                <w:rPr>
                  <w:rFonts w:cs="Arial"/>
                  <w:lang w:val="en-GB"/>
                </w:rPr>
                <w:t xml:space="preserve">0 – </w:t>
              </w:r>
            </w:ins>
            <w:ins w:id="323" w:author="Ekanthappa, Rudresh (R.)" w:date="2019-11-18T13:38:00Z">
              <w:r w:rsidR="00D3650F">
                <w:rPr>
                  <w:rFonts w:cs="Arial"/>
                  <w:lang w:val="en-GB"/>
                </w:rPr>
                <w:t>False</w:t>
              </w:r>
            </w:ins>
          </w:p>
          <w:p w14:paraId="79793DD0" w14:textId="77777777" w:rsidR="00002CC1" w:rsidRPr="00592A99" w:rsidRDefault="00002CC1" w:rsidP="00D3650F">
            <w:pPr>
              <w:spacing w:line="256" w:lineRule="auto"/>
              <w:rPr>
                <w:ins w:id="324" w:author="Ekanthappa, Rudresh (R.)" w:date="2019-11-18T13:33:00Z"/>
                <w:rFonts w:cs="Arial"/>
                <w:lang w:val="en-GB"/>
              </w:rPr>
            </w:pPr>
            <w:ins w:id="325" w:author="Ekanthappa, Rudresh (R.)" w:date="2019-11-18T13:37:00Z">
              <w:r w:rsidRPr="00592A99">
                <w:rPr>
                  <w:rFonts w:cs="Arial"/>
                  <w:lang w:val="en-GB"/>
                </w:rPr>
                <w:t xml:space="preserve">1 – </w:t>
              </w:r>
            </w:ins>
            <w:ins w:id="326" w:author="Ekanthappa, Rudresh (R.)" w:date="2019-11-18T13:38:00Z">
              <w:r w:rsidR="00D3650F">
                <w:rPr>
                  <w:rFonts w:cs="Arial"/>
                  <w:lang w:val="en-GB"/>
                </w:rPr>
                <w:t>True</w:t>
              </w:r>
            </w:ins>
          </w:p>
        </w:tc>
      </w:tr>
      <w:tr w:rsidR="00D53B05" w:rsidRPr="00D91106" w14:paraId="77B8D28F" w14:textId="77777777" w:rsidTr="006866C4">
        <w:trPr>
          <w:jc w:val="center"/>
          <w:ins w:id="327" w:author="Ekanthappa, Rudresh (R.)" w:date="2019-11-19T15:19:00Z"/>
        </w:trPr>
        <w:tc>
          <w:tcPr>
            <w:tcW w:w="2245" w:type="dxa"/>
            <w:tcMar>
              <w:top w:w="0" w:type="dxa"/>
              <w:left w:w="108" w:type="dxa"/>
              <w:bottom w:w="0" w:type="dxa"/>
              <w:right w:w="108" w:type="dxa"/>
            </w:tcMar>
            <w:vAlign w:val="center"/>
          </w:tcPr>
          <w:p w14:paraId="6DF9F323" w14:textId="77777777" w:rsidR="00D53B05" w:rsidRDefault="00D53B05" w:rsidP="00F30367">
            <w:pPr>
              <w:spacing w:line="256" w:lineRule="auto"/>
              <w:rPr>
                <w:ins w:id="328" w:author="Ekanthappa, Rudresh (R.)" w:date="2019-11-19T15:19:00Z"/>
                <w:rFonts w:cs="Arial"/>
              </w:rPr>
            </w:pPr>
            <w:ins w:id="329" w:author="Ekanthappa, Rudresh (R.)" w:date="2019-11-19T15:19:00Z">
              <w:r>
                <w:rPr>
                  <w:rFonts w:cs="Arial"/>
                  <w:szCs w:val="20"/>
                </w:rPr>
                <w:t>PerimeterAlarm_Cfg_BCM</w:t>
              </w:r>
            </w:ins>
          </w:p>
        </w:tc>
        <w:tc>
          <w:tcPr>
            <w:tcW w:w="2610" w:type="dxa"/>
            <w:tcMar>
              <w:top w:w="0" w:type="dxa"/>
              <w:left w:w="108" w:type="dxa"/>
              <w:bottom w:w="0" w:type="dxa"/>
              <w:right w:w="108" w:type="dxa"/>
            </w:tcMar>
            <w:vAlign w:val="center"/>
          </w:tcPr>
          <w:p w14:paraId="28F1791B" w14:textId="77777777" w:rsidR="00D53B05" w:rsidRDefault="00D53B05" w:rsidP="00091F71">
            <w:pPr>
              <w:spacing w:line="256" w:lineRule="auto"/>
              <w:rPr>
                <w:ins w:id="330" w:author="Ekanthappa, Rudresh (R.)" w:date="2019-11-19T15:19:00Z"/>
                <w:rFonts w:cs="Arial"/>
                <w:lang w:val="en-GB"/>
              </w:rPr>
            </w:pPr>
            <w:ins w:id="331" w:author="Ekanthappa, Rudresh (R.)" w:date="2019-11-19T15:19:00Z">
              <w:r w:rsidRPr="00D53B05">
                <w:rPr>
                  <w:rFonts w:cs="Arial"/>
                  <w:lang w:val="en-GB"/>
                  <w:rPrChange w:id="332" w:author="Ekanthappa, Rudresh (R.)" w:date="2019-11-19T15:20:00Z">
                    <w:rPr>
                      <w:rFonts w:cs="Arial"/>
                      <w:szCs w:val="20"/>
                    </w:rPr>
                  </w:rPrChange>
                </w:rPr>
                <w:t xml:space="preserve">DID to define where to read </w:t>
              </w:r>
              <w:r w:rsidRPr="00D53B05">
                <w:rPr>
                  <w:rFonts w:cs="Arial"/>
                  <w:lang w:val="en-GB"/>
                  <w:rPrChange w:id="333" w:author="Ekanthappa, Rudresh (R.)" w:date="2019-11-19T15:20:00Z">
                    <w:rPr>
                      <w:rFonts w:cs="Arial"/>
                      <w:szCs w:val="20"/>
                      <w:highlight w:val="red"/>
                    </w:rPr>
                  </w:rPrChange>
                </w:rPr>
                <w:t>PerimeterAlarm_Cfg on BCM</w:t>
              </w:r>
            </w:ins>
          </w:p>
        </w:tc>
        <w:tc>
          <w:tcPr>
            <w:tcW w:w="900" w:type="dxa"/>
            <w:tcMar>
              <w:top w:w="0" w:type="dxa"/>
              <w:left w:w="108" w:type="dxa"/>
              <w:bottom w:w="0" w:type="dxa"/>
              <w:right w:w="108" w:type="dxa"/>
            </w:tcMar>
            <w:vAlign w:val="center"/>
          </w:tcPr>
          <w:p w14:paraId="52BFD028" w14:textId="77777777" w:rsidR="00D53B05" w:rsidRDefault="00D53B05">
            <w:pPr>
              <w:spacing w:line="256" w:lineRule="auto"/>
              <w:jc w:val="center"/>
              <w:rPr>
                <w:ins w:id="334" w:author="Ekanthappa, Rudresh (R.)" w:date="2019-11-19T15:19:00Z"/>
                <w:rFonts w:cs="Arial"/>
                <w:lang w:val="en-GB"/>
              </w:rPr>
            </w:pPr>
          </w:p>
        </w:tc>
        <w:tc>
          <w:tcPr>
            <w:tcW w:w="1890" w:type="dxa"/>
            <w:tcMar>
              <w:top w:w="0" w:type="dxa"/>
              <w:left w:w="108" w:type="dxa"/>
              <w:bottom w:w="0" w:type="dxa"/>
              <w:right w:w="108" w:type="dxa"/>
            </w:tcMar>
            <w:vAlign w:val="center"/>
          </w:tcPr>
          <w:p w14:paraId="23A17616" w14:textId="77777777" w:rsidR="00D53B05" w:rsidRDefault="00D53B05">
            <w:pPr>
              <w:spacing w:line="256" w:lineRule="auto"/>
              <w:jc w:val="center"/>
              <w:rPr>
                <w:ins w:id="335" w:author="Ekanthappa, Rudresh (R.)" w:date="2019-11-19T15:19:00Z"/>
                <w:rFonts w:cs="Arial"/>
                <w:lang w:val="en-GB"/>
              </w:rPr>
            </w:pPr>
          </w:p>
        </w:tc>
        <w:tc>
          <w:tcPr>
            <w:tcW w:w="1080" w:type="dxa"/>
            <w:tcMar>
              <w:top w:w="0" w:type="dxa"/>
              <w:left w:w="108" w:type="dxa"/>
              <w:bottom w:w="0" w:type="dxa"/>
              <w:right w:w="108" w:type="dxa"/>
            </w:tcMar>
            <w:vAlign w:val="center"/>
          </w:tcPr>
          <w:p w14:paraId="043BDE85" w14:textId="77777777" w:rsidR="00D53B05" w:rsidRPr="00592A99" w:rsidRDefault="00D53B05" w:rsidP="00F30367">
            <w:pPr>
              <w:spacing w:line="256" w:lineRule="auto"/>
              <w:jc w:val="center"/>
              <w:rPr>
                <w:ins w:id="336" w:author="Ekanthappa, Rudresh (R.)" w:date="2019-11-19T15:19:00Z"/>
                <w:rFonts w:eastAsiaTheme="minorHAnsi" w:cs="Arial"/>
                <w:lang w:val="en-GB"/>
              </w:rPr>
            </w:pPr>
          </w:p>
        </w:tc>
        <w:tc>
          <w:tcPr>
            <w:tcW w:w="1710" w:type="dxa"/>
            <w:tcMar>
              <w:top w:w="0" w:type="dxa"/>
              <w:left w:w="108" w:type="dxa"/>
              <w:bottom w:w="0" w:type="dxa"/>
              <w:right w:w="108" w:type="dxa"/>
            </w:tcMar>
            <w:vAlign w:val="center"/>
          </w:tcPr>
          <w:p w14:paraId="07D45475" w14:textId="77777777" w:rsidR="00D53B05" w:rsidRPr="00592A99" w:rsidRDefault="00D53B05" w:rsidP="00002CC1">
            <w:pPr>
              <w:spacing w:line="256" w:lineRule="auto"/>
              <w:rPr>
                <w:ins w:id="337" w:author="Ekanthappa, Rudresh (R.)" w:date="2019-11-19T15:19:00Z"/>
                <w:rFonts w:cs="Arial"/>
                <w:lang w:val="en-GB"/>
              </w:rPr>
            </w:pPr>
          </w:p>
        </w:tc>
      </w:tr>
      <w:tr w:rsidR="00D53B05" w:rsidRPr="00D91106" w14:paraId="2A719AB8" w14:textId="77777777" w:rsidTr="006866C4">
        <w:trPr>
          <w:jc w:val="center"/>
          <w:ins w:id="338" w:author="Ekanthappa, Rudresh (R.)" w:date="2019-11-19T15:20:00Z"/>
        </w:trPr>
        <w:tc>
          <w:tcPr>
            <w:tcW w:w="2245" w:type="dxa"/>
            <w:tcMar>
              <w:top w:w="0" w:type="dxa"/>
              <w:left w:w="108" w:type="dxa"/>
              <w:bottom w:w="0" w:type="dxa"/>
              <w:right w:w="108" w:type="dxa"/>
            </w:tcMar>
            <w:vAlign w:val="center"/>
          </w:tcPr>
          <w:p w14:paraId="0872B1C9" w14:textId="77777777" w:rsidR="00D53B05" w:rsidRDefault="00D53B05" w:rsidP="00F30367">
            <w:pPr>
              <w:spacing w:line="256" w:lineRule="auto"/>
              <w:rPr>
                <w:ins w:id="339" w:author="Ekanthappa, Rudresh (R.)" w:date="2019-11-19T15:20:00Z"/>
                <w:rFonts w:cs="Arial"/>
                <w:szCs w:val="20"/>
              </w:rPr>
            </w:pPr>
            <w:ins w:id="340" w:author="Ekanthappa, Rudresh (R.)" w:date="2019-11-19T15:24:00Z">
              <w:r>
                <w:rPr>
                  <w:rFonts w:ascii="MS Reference Sans Serif" w:hAnsi="MS Reference Sans Serif"/>
                  <w:color w:val="006600"/>
                  <w:szCs w:val="20"/>
                </w:rPr>
                <w:t>NumSideDoors_Cfg</w:t>
              </w:r>
            </w:ins>
          </w:p>
        </w:tc>
        <w:tc>
          <w:tcPr>
            <w:tcW w:w="2610" w:type="dxa"/>
            <w:tcMar>
              <w:top w:w="0" w:type="dxa"/>
              <w:left w:w="108" w:type="dxa"/>
              <w:bottom w:w="0" w:type="dxa"/>
              <w:right w:w="108" w:type="dxa"/>
            </w:tcMar>
            <w:vAlign w:val="center"/>
          </w:tcPr>
          <w:p w14:paraId="331B2CFC" w14:textId="77777777" w:rsidR="00D53B05" w:rsidRPr="00D53B05" w:rsidRDefault="00074138" w:rsidP="00D53B05">
            <w:pPr>
              <w:spacing w:line="256" w:lineRule="auto"/>
              <w:rPr>
                <w:ins w:id="341" w:author="Ekanthappa, Rudresh (R.)" w:date="2019-11-19T15:26:00Z"/>
                <w:rFonts w:cs="Arial"/>
                <w:lang w:val="en-GB"/>
              </w:rPr>
            </w:pPr>
            <w:ins w:id="342" w:author="Ekanthappa, Rudresh (R.)" w:date="2019-11-19T15:29:00Z">
              <w:r>
                <w:rPr>
                  <w:rFonts w:cs="Arial"/>
                  <w:lang w:val="en-GB"/>
                </w:rPr>
                <w:t>T</w:t>
              </w:r>
            </w:ins>
            <w:ins w:id="343" w:author="Ekanthappa, Rudresh (R.)" w:date="2019-11-19T15:26:00Z">
              <w:r w:rsidR="00D53B05" w:rsidRPr="00D53B05">
                <w:rPr>
                  <w:rFonts w:cs="Arial"/>
                  <w:lang w:val="en-GB"/>
                </w:rPr>
                <w:t>o define the number of doors that the vehicle has (2 door vs 4 door)</w:t>
              </w:r>
            </w:ins>
          </w:p>
          <w:p w14:paraId="34998588" w14:textId="77777777" w:rsidR="00D53B05" w:rsidRPr="00D53B05" w:rsidRDefault="00D53B05" w:rsidP="00D53B05">
            <w:pPr>
              <w:spacing w:line="256" w:lineRule="auto"/>
              <w:rPr>
                <w:ins w:id="344" w:author="Ekanthappa, Rudresh (R.)" w:date="2019-11-19T15:26:00Z"/>
                <w:rFonts w:cs="Arial"/>
                <w:lang w:val="en-GB"/>
              </w:rPr>
            </w:pPr>
            <w:ins w:id="345" w:author="Ekanthappa, Rudresh (R.)" w:date="2019-11-19T15:26:00Z">
              <w:r w:rsidRPr="00D53B05">
                <w:rPr>
                  <w:rFonts w:cs="Arial"/>
                  <w:lang w:val="en-GB"/>
                </w:rPr>
                <w:t>0 = 4 door</w:t>
              </w:r>
            </w:ins>
          </w:p>
          <w:p w14:paraId="00A47EEA" w14:textId="77777777" w:rsidR="00D53B05" w:rsidRPr="00D53B05" w:rsidRDefault="00D53B05" w:rsidP="00D53B05">
            <w:pPr>
              <w:spacing w:line="256" w:lineRule="auto"/>
              <w:rPr>
                <w:ins w:id="346" w:author="Ekanthappa, Rudresh (R.)" w:date="2019-11-19T15:26:00Z"/>
                <w:rFonts w:cs="Arial"/>
                <w:lang w:val="en-GB"/>
              </w:rPr>
            </w:pPr>
            <w:ins w:id="347" w:author="Ekanthappa, Rudresh (R.)" w:date="2019-11-19T15:26:00Z">
              <w:r w:rsidRPr="00D53B05">
                <w:rPr>
                  <w:rFonts w:cs="Arial"/>
                  <w:lang w:val="en-GB"/>
                </w:rPr>
                <w:t>1 = 2 door</w:t>
              </w:r>
            </w:ins>
          </w:p>
          <w:p w14:paraId="41A57594" w14:textId="77777777" w:rsidR="00D53B05" w:rsidRPr="00D53B05" w:rsidRDefault="00D53B05" w:rsidP="00D53B05">
            <w:pPr>
              <w:spacing w:line="256" w:lineRule="auto"/>
              <w:rPr>
                <w:ins w:id="348" w:author="Ekanthappa, Rudresh (R.)" w:date="2019-11-19T15:20:00Z"/>
                <w:rFonts w:cs="Arial"/>
                <w:lang w:val="en-GB"/>
              </w:rPr>
            </w:pPr>
            <w:ins w:id="349" w:author="Ekanthappa, Rudresh (R.)" w:date="2019-11-19T15:26:00Z">
              <w:r w:rsidRPr="00D53B05">
                <w:rPr>
                  <w:rFonts w:cs="Arial"/>
                  <w:lang w:val="en-GB"/>
                </w:rPr>
                <w:t>2~3 = invalid</w:t>
              </w:r>
            </w:ins>
          </w:p>
        </w:tc>
        <w:tc>
          <w:tcPr>
            <w:tcW w:w="900" w:type="dxa"/>
            <w:tcMar>
              <w:top w:w="0" w:type="dxa"/>
              <w:left w:w="108" w:type="dxa"/>
              <w:bottom w:w="0" w:type="dxa"/>
              <w:right w:w="108" w:type="dxa"/>
            </w:tcMar>
            <w:vAlign w:val="center"/>
          </w:tcPr>
          <w:p w14:paraId="039C8CCE" w14:textId="77777777" w:rsidR="00D53B05" w:rsidRDefault="00074138">
            <w:pPr>
              <w:spacing w:line="256" w:lineRule="auto"/>
              <w:jc w:val="center"/>
              <w:rPr>
                <w:ins w:id="350" w:author="Ekanthappa, Rudresh (R.)" w:date="2019-11-19T15:20:00Z"/>
                <w:rFonts w:cs="Arial"/>
                <w:lang w:val="en-GB"/>
              </w:rPr>
            </w:pPr>
            <w:ins w:id="351" w:author="Ekanthappa, Rudresh (R.)" w:date="2019-11-19T15:27:00Z">
              <w:r>
                <w:rPr>
                  <w:rFonts w:cs="Arial"/>
                  <w:lang w:val="en-GB"/>
                </w:rPr>
                <w:t>0</w:t>
              </w:r>
            </w:ins>
          </w:p>
        </w:tc>
        <w:tc>
          <w:tcPr>
            <w:tcW w:w="1890" w:type="dxa"/>
            <w:tcMar>
              <w:top w:w="0" w:type="dxa"/>
              <w:left w:w="108" w:type="dxa"/>
              <w:bottom w:w="0" w:type="dxa"/>
              <w:right w:w="108" w:type="dxa"/>
            </w:tcMar>
            <w:vAlign w:val="center"/>
          </w:tcPr>
          <w:p w14:paraId="27D27834" w14:textId="77777777" w:rsidR="00D53B05" w:rsidRDefault="001A2D11" w:rsidP="00074138">
            <w:pPr>
              <w:spacing w:line="256" w:lineRule="auto"/>
              <w:jc w:val="center"/>
              <w:rPr>
                <w:ins w:id="352" w:author="Ekanthappa, Rudresh (R.)" w:date="2019-11-19T15:20:00Z"/>
                <w:rFonts w:cs="Arial"/>
                <w:lang w:val="en-GB"/>
              </w:rPr>
            </w:pPr>
            <w:ins w:id="353" w:author="Ekanthappa, Rudresh (R.)" w:date="2019-11-22T13:47:00Z">
              <w:r>
                <w:rPr>
                  <w:rFonts w:cs="Arial"/>
                  <w:lang w:val="en-GB"/>
                </w:rPr>
                <w:t>Integer</w:t>
              </w:r>
            </w:ins>
            <w:commentRangeStart w:id="354"/>
            <w:ins w:id="355" w:author="Michael Leibovitch" w:date="2019-11-21T15:16:00Z">
              <w:r w:rsidR="00F13CAA">
                <w:rPr>
                  <w:rFonts w:cs="Arial"/>
                  <w:lang w:val="en-GB"/>
                </w:rPr>
                <w:t xml:space="preserve"> </w:t>
              </w:r>
              <w:commentRangeEnd w:id="354"/>
              <w:r w:rsidR="00F13CAA">
                <w:rPr>
                  <w:rStyle w:val="CommentReference"/>
                </w:rPr>
                <w:commentReference w:id="354"/>
              </w:r>
            </w:ins>
          </w:p>
        </w:tc>
        <w:tc>
          <w:tcPr>
            <w:tcW w:w="1080" w:type="dxa"/>
            <w:tcMar>
              <w:top w:w="0" w:type="dxa"/>
              <w:left w:w="108" w:type="dxa"/>
              <w:bottom w:w="0" w:type="dxa"/>
              <w:right w:w="108" w:type="dxa"/>
            </w:tcMar>
            <w:vAlign w:val="center"/>
          </w:tcPr>
          <w:p w14:paraId="505A33AA" w14:textId="77777777" w:rsidR="00D53B05" w:rsidRPr="00592A99" w:rsidRDefault="00D53B05" w:rsidP="00F30367">
            <w:pPr>
              <w:spacing w:line="256" w:lineRule="auto"/>
              <w:jc w:val="center"/>
              <w:rPr>
                <w:ins w:id="356" w:author="Ekanthappa, Rudresh (R.)" w:date="2019-11-19T15:20:00Z"/>
                <w:rFonts w:eastAsiaTheme="minorHAnsi" w:cs="Arial"/>
                <w:lang w:val="en-GB"/>
              </w:rPr>
            </w:pPr>
          </w:p>
        </w:tc>
        <w:tc>
          <w:tcPr>
            <w:tcW w:w="1710" w:type="dxa"/>
            <w:tcMar>
              <w:top w:w="0" w:type="dxa"/>
              <w:left w:w="108" w:type="dxa"/>
              <w:bottom w:w="0" w:type="dxa"/>
              <w:right w:w="108" w:type="dxa"/>
            </w:tcMar>
            <w:vAlign w:val="center"/>
          </w:tcPr>
          <w:p w14:paraId="2F7CD341" w14:textId="77777777" w:rsidR="00074138" w:rsidRPr="00074138" w:rsidRDefault="00074138">
            <w:pPr>
              <w:spacing w:line="256" w:lineRule="auto"/>
              <w:rPr>
                <w:ins w:id="357" w:author="Ekanthappa, Rudresh (R.)" w:date="2019-11-19T15:27:00Z"/>
                <w:rFonts w:cs="Arial"/>
                <w:lang w:val="en-GB"/>
              </w:rPr>
              <w:pPrChange w:id="358" w:author="Ekanthappa, Rudresh (R.)" w:date="2019-11-19T15:27:00Z">
                <w:pPr>
                  <w:spacing w:line="256" w:lineRule="auto"/>
                  <w:jc w:val="center"/>
                </w:pPr>
              </w:pPrChange>
            </w:pPr>
            <w:bookmarkStart w:id="359" w:name="OLE_LINK1"/>
            <w:bookmarkStart w:id="360" w:name="OLE_LINK2"/>
            <w:ins w:id="361" w:author="Ekanthappa, Rudresh (R.)" w:date="2019-11-19T15:27:00Z">
              <w:r w:rsidRPr="00074138">
                <w:rPr>
                  <w:rFonts w:cs="Arial"/>
                  <w:lang w:val="en-GB"/>
                </w:rPr>
                <w:t>0 = FOUR</w:t>
              </w:r>
            </w:ins>
          </w:p>
          <w:p w14:paraId="62C13DED" w14:textId="77777777" w:rsidR="00D53B05" w:rsidRPr="00592A99" w:rsidRDefault="00074138" w:rsidP="00074138">
            <w:pPr>
              <w:spacing w:line="256" w:lineRule="auto"/>
              <w:rPr>
                <w:ins w:id="362" w:author="Ekanthappa, Rudresh (R.)" w:date="2019-11-19T15:20:00Z"/>
                <w:rFonts w:cs="Arial"/>
                <w:lang w:val="en-GB"/>
              </w:rPr>
            </w:pPr>
            <w:ins w:id="363" w:author="Ekanthappa, Rudresh (R.)" w:date="2019-11-19T15:27:00Z">
              <w:r w:rsidRPr="00074138">
                <w:rPr>
                  <w:rFonts w:cs="Arial"/>
                  <w:lang w:val="en-GB"/>
                </w:rPr>
                <w:t>1 = TWO</w:t>
              </w:r>
            </w:ins>
            <w:bookmarkEnd w:id="359"/>
            <w:bookmarkEnd w:id="360"/>
          </w:p>
        </w:tc>
      </w:tr>
      <w:tr w:rsidR="00F30367" w:rsidRPr="00D91106" w14:paraId="3AA6955F" w14:textId="77777777" w:rsidTr="006866C4">
        <w:trPr>
          <w:jc w:val="center"/>
          <w:trPrChange w:id="364" w:author="Ekanthappa, Rudresh (R.)" w:date="2019-11-19T09:51:00Z">
            <w:trPr>
              <w:jc w:val="center"/>
            </w:trPr>
          </w:trPrChange>
        </w:trPr>
        <w:tc>
          <w:tcPr>
            <w:tcW w:w="2245" w:type="dxa"/>
            <w:tcMar>
              <w:top w:w="0" w:type="dxa"/>
              <w:left w:w="108" w:type="dxa"/>
              <w:bottom w:w="0" w:type="dxa"/>
              <w:right w:w="108" w:type="dxa"/>
            </w:tcMar>
            <w:vAlign w:val="center"/>
            <w:hideMark/>
            <w:tcPrChange w:id="365" w:author="Ekanthappa, Rudresh (R.)" w:date="2019-11-19T09:51:00Z">
              <w:tcPr>
                <w:tcW w:w="2065" w:type="dxa"/>
                <w:tcMar>
                  <w:top w:w="0" w:type="dxa"/>
                  <w:left w:w="108" w:type="dxa"/>
                  <w:bottom w:w="0" w:type="dxa"/>
                  <w:right w:w="108" w:type="dxa"/>
                </w:tcMar>
                <w:vAlign w:val="center"/>
                <w:hideMark/>
              </w:tcPr>
            </w:tcPrChange>
          </w:tcPr>
          <w:p w14:paraId="634954B7" w14:textId="77777777" w:rsidR="00F30367" w:rsidRPr="00592A99" w:rsidRDefault="00B113DE" w:rsidP="00F30367">
            <w:pPr>
              <w:spacing w:line="256" w:lineRule="auto"/>
              <w:rPr>
                <w:rFonts w:cs="Arial"/>
              </w:rPr>
            </w:pPr>
            <w:r w:rsidRPr="00592A99">
              <w:rPr>
                <w:rFonts w:cs="Arial"/>
              </w:rPr>
              <w:t>SVS_THEFT_</w:t>
            </w:r>
          </w:p>
          <w:p w14:paraId="0F43E273" w14:textId="77777777" w:rsidR="00F30367" w:rsidRPr="00592A99" w:rsidRDefault="00B113DE" w:rsidP="00F30367">
            <w:pPr>
              <w:spacing w:line="256" w:lineRule="auto"/>
              <w:rPr>
                <w:rFonts w:eastAsiaTheme="minorHAnsi" w:cs="Arial"/>
              </w:rPr>
            </w:pPr>
            <w:r w:rsidRPr="00592A99">
              <w:rPr>
                <w:rFonts w:cs="Arial"/>
              </w:rPr>
              <w:t>MODE</w:t>
            </w:r>
          </w:p>
        </w:tc>
        <w:tc>
          <w:tcPr>
            <w:tcW w:w="2610" w:type="dxa"/>
            <w:tcMar>
              <w:top w:w="0" w:type="dxa"/>
              <w:left w:w="108" w:type="dxa"/>
              <w:bottom w:w="0" w:type="dxa"/>
              <w:right w:w="108" w:type="dxa"/>
            </w:tcMar>
            <w:vAlign w:val="center"/>
            <w:hideMark/>
            <w:tcPrChange w:id="366" w:author="Ekanthappa, Rudresh (R.)" w:date="2019-11-19T09:51:00Z">
              <w:tcPr>
                <w:tcW w:w="2790" w:type="dxa"/>
                <w:gridSpan w:val="2"/>
                <w:tcMar>
                  <w:top w:w="0" w:type="dxa"/>
                  <w:left w:w="108" w:type="dxa"/>
                  <w:bottom w:w="0" w:type="dxa"/>
                  <w:right w:w="108" w:type="dxa"/>
                </w:tcMar>
                <w:vAlign w:val="center"/>
                <w:hideMark/>
              </w:tcPr>
            </w:tcPrChange>
          </w:tcPr>
          <w:p w14:paraId="3A5313D2" w14:textId="77777777" w:rsidR="00F30367" w:rsidRPr="00592A99" w:rsidRDefault="00B113DE" w:rsidP="00F30367">
            <w:pPr>
              <w:spacing w:line="256" w:lineRule="auto"/>
              <w:rPr>
                <w:rFonts w:eastAsiaTheme="minorHAnsi" w:cs="Arial"/>
                <w:lang w:val="en-GB"/>
              </w:rPr>
            </w:pPr>
            <w:r w:rsidRPr="00592A99">
              <w:rPr>
                <w:rFonts w:cs="Arial"/>
                <w:lang w:val="en-GB"/>
              </w:rPr>
              <w:t>Shall reside on SVSServer and be communicated to SVSOnBoardClient and SVSInterfaceClient.</w:t>
            </w:r>
          </w:p>
        </w:tc>
        <w:tc>
          <w:tcPr>
            <w:tcW w:w="900" w:type="dxa"/>
            <w:tcMar>
              <w:top w:w="0" w:type="dxa"/>
              <w:left w:w="108" w:type="dxa"/>
              <w:bottom w:w="0" w:type="dxa"/>
              <w:right w:w="108" w:type="dxa"/>
            </w:tcMar>
            <w:vAlign w:val="center"/>
            <w:hideMark/>
            <w:tcPrChange w:id="367" w:author="Ekanthappa, Rudresh (R.)" w:date="2019-11-19T09:51:00Z">
              <w:tcPr>
                <w:tcW w:w="900" w:type="dxa"/>
                <w:tcMar>
                  <w:top w:w="0" w:type="dxa"/>
                  <w:left w:w="108" w:type="dxa"/>
                  <w:bottom w:w="0" w:type="dxa"/>
                  <w:right w:w="108" w:type="dxa"/>
                </w:tcMar>
                <w:vAlign w:val="center"/>
                <w:hideMark/>
              </w:tcPr>
            </w:tcPrChange>
          </w:tcPr>
          <w:p w14:paraId="202C220D" w14:textId="77777777" w:rsidR="00F30367" w:rsidRPr="00592A99" w:rsidRDefault="00B113DE">
            <w:pPr>
              <w:spacing w:line="256" w:lineRule="auto"/>
              <w:jc w:val="center"/>
              <w:rPr>
                <w:rFonts w:eastAsiaTheme="minorHAnsi" w:cs="Arial"/>
                <w:lang w:val="en-GB"/>
              </w:rPr>
            </w:pPr>
            <w:r w:rsidRPr="00592A99">
              <w:rPr>
                <w:rFonts w:cs="Arial"/>
                <w:lang w:val="en-GB"/>
              </w:rPr>
              <w:t>0</w:t>
            </w:r>
          </w:p>
        </w:tc>
        <w:tc>
          <w:tcPr>
            <w:tcW w:w="1890" w:type="dxa"/>
            <w:tcMar>
              <w:top w:w="0" w:type="dxa"/>
              <w:left w:w="108" w:type="dxa"/>
              <w:bottom w:w="0" w:type="dxa"/>
              <w:right w:w="108" w:type="dxa"/>
            </w:tcMar>
            <w:vAlign w:val="center"/>
            <w:hideMark/>
            <w:tcPrChange w:id="368" w:author="Ekanthappa, Rudresh (R.)" w:date="2019-11-19T09:51:00Z">
              <w:tcPr>
                <w:tcW w:w="1890" w:type="dxa"/>
                <w:tcMar>
                  <w:top w:w="0" w:type="dxa"/>
                  <w:left w:w="108" w:type="dxa"/>
                  <w:bottom w:w="0" w:type="dxa"/>
                  <w:right w:w="108" w:type="dxa"/>
                </w:tcMar>
                <w:vAlign w:val="center"/>
                <w:hideMark/>
              </w:tcPr>
            </w:tcPrChange>
          </w:tcPr>
          <w:p w14:paraId="5823207E" w14:textId="77777777" w:rsidR="00F30367" w:rsidRPr="00592A99" w:rsidRDefault="00B113DE">
            <w:pPr>
              <w:spacing w:line="256" w:lineRule="auto"/>
              <w:jc w:val="center"/>
              <w:rPr>
                <w:rFonts w:eastAsiaTheme="minorHAnsi" w:cs="Arial"/>
                <w:lang w:val="en-GB"/>
              </w:rPr>
            </w:pPr>
            <w:r w:rsidRPr="00592A99">
              <w:rPr>
                <w:rFonts w:cs="Arial"/>
                <w:lang w:val="en-GB"/>
              </w:rPr>
              <w:t>ACTIVATED / DEACTIVATED (Boolean)</w:t>
            </w:r>
          </w:p>
        </w:tc>
        <w:tc>
          <w:tcPr>
            <w:tcW w:w="1080" w:type="dxa"/>
            <w:tcMar>
              <w:top w:w="0" w:type="dxa"/>
              <w:left w:w="108" w:type="dxa"/>
              <w:bottom w:w="0" w:type="dxa"/>
              <w:right w:w="108" w:type="dxa"/>
            </w:tcMar>
            <w:vAlign w:val="center"/>
            <w:hideMark/>
            <w:tcPrChange w:id="369" w:author="Ekanthappa, Rudresh (R.)" w:date="2019-11-19T09:51:00Z">
              <w:tcPr>
                <w:tcW w:w="1080" w:type="dxa"/>
                <w:tcMar>
                  <w:top w:w="0" w:type="dxa"/>
                  <w:left w:w="108" w:type="dxa"/>
                  <w:bottom w:w="0" w:type="dxa"/>
                  <w:right w:w="108" w:type="dxa"/>
                </w:tcMar>
                <w:vAlign w:val="center"/>
                <w:hideMark/>
              </w:tcPr>
            </w:tcPrChange>
          </w:tcPr>
          <w:p w14:paraId="56A25E75" w14:textId="77777777" w:rsidR="00F30367" w:rsidRPr="00592A99" w:rsidRDefault="00F30367" w:rsidP="00F30367">
            <w:pPr>
              <w:spacing w:line="256" w:lineRule="auto"/>
              <w:jc w:val="center"/>
              <w:rPr>
                <w:rFonts w:eastAsiaTheme="minorHAnsi" w:cs="Arial"/>
                <w:lang w:val="en-GB"/>
              </w:rPr>
            </w:pPr>
          </w:p>
        </w:tc>
        <w:tc>
          <w:tcPr>
            <w:tcW w:w="1710" w:type="dxa"/>
            <w:tcMar>
              <w:top w:w="0" w:type="dxa"/>
              <w:left w:w="108" w:type="dxa"/>
              <w:bottom w:w="0" w:type="dxa"/>
              <w:right w:w="108" w:type="dxa"/>
            </w:tcMar>
            <w:vAlign w:val="center"/>
            <w:tcPrChange w:id="370" w:author="Ekanthappa, Rudresh (R.)" w:date="2019-11-19T09:51:00Z">
              <w:tcPr>
                <w:tcW w:w="1710" w:type="dxa"/>
                <w:tcMar>
                  <w:top w:w="0" w:type="dxa"/>
                  <w:left w:w="108" w:type="dxa"/>
                  <w:bottom w:w="0" w:type="dxa"/>
                  <w:right w:w="108" w:type="dxa"/>
                </w:tcMar>
                <w:vAlign w:val="center"/>
              </w:tcPr>
            </w:tcPrChange>
          </w:tcPr>
          <w:p w14:paraId="2E0EA2CB" w14:textId="77777777" w:rsidR="00F30367" w:rsidRPr="00592A99" w:rsidRDefault="00B113DE" w:rsidP="00F30367">
            <w:pPr>
              <w:spacing w:line="256" w:lineRule="auto"/>
              <w:rPr>
                <w:rFonts w:eastAsiaTheme="minorHAnsi" w:cs="Arial"/>
                <w:lang w:val="en-GB"/>
              </w:rPr>
            </w:pPr>
            <w:r w:rsidRPr="00592A99">
              <w:rPr>
                <w:rFonts w:cs="Arial"/>
                <w:lang w:val="en-GB"/>
              </w:rPr>
              <w:t>0 – Deactivated</w:t>
            </w:r>
          </w:p>
          <w:p w14:paraId="02881BFE" w14:textId="77777777" w:rsidR="00F30367" w:rsidRPr="00592A99" w:rsidRDefault="00B113DE" w:rsidP="00F30367">
            <w:pPr>
              <w:spacing w:line="256" w:lineRule="auto"/>
              <w:rPr>
                <w:rFonts w:cs="Arial"/>
                <w:lang w:val="en-GB"/>
              </w:rPr>
            </w:pPr>
            <w:r w:rsidRPr="00592A99">
              <w:rPr>
                <w:rFonts w:cs="Arial"/>
                <w:lang w:val="en-GB"/>
              </w:rPr>
              <w:t>1 – Activated</w:t>
            </w:r>
          </w:p>
        </w:tc>
      </w:tr>
      <w:tr w:rsidR="00F30367" w14:paraId="41AF5075" w14:textId="77777777" w:rsidTr="006866C4">
        <w:trPr>
          <w:jc w:val="center"/>
          <w:trPrChange w:id="371" w:author="Ekanthappa, Rudresh (R.)" w:date="2019-11-19T09:51:00Z">
            <w:trPr>
              <w:jc w:val="center"/>
            </w:trPr>
          </w:trPrChange>
        </w:trPr>
        <w:tc>
          <w:tcPr>
            <w:tcW w:w="2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Change w:id="372" w:author="Ekanthappa, Rudresh (R.)" w:date="2019-11-19T09:51:00Z">
              <w:tcPr>
                <w:tcW w:w="20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tcPrChange>
          </w:tcPr>
          <w:p w14:paraId="23BD3CE6" w14:textId="77777777" w:rsidR="00F30367" w:rsidRPr="00EE6A97" w:rsidRDefault="00B113DE" w:rsidP="00F30367">
            <w:pPr>
              <w:spacing w:line="256" w:lineRule="auto"/>
              <w:rPr>
                <w:rFonts w:cs="Arial"/>
              </w:rPr>
            </w:pPr>
            <w:r w:rsidRPr="00EE6A97">
              <w:rPr>
                <w:rFonts w:cs="Arial"/>
              </w:rPr>
              <w:t>SVS_THEFT_</w:t>
            </w:r>
          </w:p>
          <w:p w14:paraId="2DD616CD" w14:textId="77777777" w:rsidR="00F30367" w:rsidRPr="00EE6A97" w:rsidRDefault="00B113DE" w:rsidP="00F30367">
            <w:pPr>
              <w:spacing w:line="256" w:lineRule="auto"/>
              <w:rPr>
                <w:rFonts w:cs="Arial"/>
              </w:rPr>
            </w:pPr>
            <w:r w:rsidRPr="00EE6A97">
              <w:rPr>
                <w:rFonts w:cs="Arial"/>
              </w:rPr>
              <w:t>MODE_STATUS</w:t>
            </w:r>
          </w:p>
        </w:tc>
        <w:tc>
          <w:tcPr>
            <w:tcW w:w="2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Change w:id="373" w:author="Ekanthappa, Rudresh (R.)" w:date="2019-11-19T09:51:00Z">
              <w:tcPr>
                <w:tcW w:w="27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tcPrChange>
          </w:tcPr>
          <w:p w14:paraId="093588BF" w14:textId="77777777" w:rsidR="00F30367" w:rsidRPr="00EE6A97" w:rsidRDefault="00B113DE" w:rsidP="00F30367">
            <w:pPr>
              <w:spacing w:line="256" w:lineRule="auto"/>
              <w:rPr>
                <w:rFonts w:cs="Arial"/>
                <w:lang w:val="en-GB"/>
              </w:rPr>
            </w:pPr>
            <w:r w:rsidRPr="00EE6A97">
              <w:rPr>
                <w:rFonts w:cs="Arial"/>
                <w:lang w:val="en-GB"/>
              </w:rPr>
              <w:t xml:space="preserve">Shall </w:t>
            </w:r>
            <w:r w:rsidRPr="00467FF7">
              <w:rPr>
                <w:rFonts w:cs="Arial"/>
                <w:lang w:val="en-GB"/>
              </w:rPr>
              <w:t xml:space="preserve">be synchronized with SVS_THEFT_MODE and </w:t>
            </w:r>
            <w:r w:rsidRPr="00EE6A97">
              <w:rPr>
                <w:rFonts w:cs="Arial"/>
                <w:lang w:val="en-GB"/>
              </w:rPr>
              <w:t xml:space="preserve">reside on SVSOnBoardClient </w:t>
            </w:r>
          </w:p>
        </w:tc>
        <w:tc>
          <w:tcPr>
            <w:tcW w:w="9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Change w:id="374" w:author="Ekanthappa, Rudresh (R.)" w:date="2019-11-19T09:51:00Z">
              <w:tcPr>
                <w:tcW w:w="9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tcPrChange>
          </w:tcPr>
          <w:p w14:paraId="65CBCBCB" w14:textId="77777777" w:rsidR="00F30367" w:rsidRPr="00EE6A97" w:rsidRDefault="00B113DE" w:rsidP="00F30367">
            <w:pPr>
              <w:spacing w:line="256" w:lineRule="auto"/>
              <w:jc w:val="center"/>
              <w:rPr>
                <w:rFonts w:cs="Arial"/>
                <w:lang w:val="en-GB"/>
              </w:rPr>
            </w:pPr>
            <w:r w:rsidRPr="00EE6A97">
              <w:rPr>
                <w:rFonts w:cs="Arial"/>
                <w:lang w:val="en-GB"/>
              </w:rPr>
              <w:t>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Change w:id="375" w:author="Ekanthappa, Rudresh (R.)" w:date="2019-11-19T09:51:00Z">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tcPrChange>
          </w:tcPr>
          <w:p w14:paraId="565624BA" w14:textId="77777777" w:rsidR="00F30367" w:rsidRPr="00EE6A97" w:rsidRDefault="00B113DE" w:rsidP="00F30367">
            <w:pPr>
              <w:spacing w:line="256" w:lineRule="auto"/>
              <w:jc w:val="center"/>
              <w:rPr>
                <w:rFonts w:cs="Arial"/>
                <w:lang w:val="en-GB"/>
              </w:rPr>
            </w:pPr>
            <w:r w:rsidRPr="00EE6A97">
              <w:rPr>
                <w:rFonts w:cs="Arial"/>
                <w:lang w:val="en-GB"/>
              </w:rPr>
              <w:t>ACTIVATED / DEACTIVATED (Boolean)</w:t>
            </w:r>
          </w:p>
        </w:tc>
        <w:tc>
          <w:tcPr>
            <w:tcW w:w="10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Change w:id="376" w:author="Ekanthappa, Rudresh (R.)" w:date="2019-11-19T09:51:00Z">
              <w:tcPr>
                <w:tcW w:w="10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tcPrChange>
          </w:tcPr>
          <w:p w14:paraId="41CBE8AF" w14:textId="77777777" w:rsidR="00F30367" w:rsidRPr="00EE6A97" w:rsidRDefault="00F30367" w:rsidP="00F30367">
            <w:pPr>
              <w:spacing w:line="256" w:lineRule="auto"/>
              <w:jc w:val="center"/>
              <w:rPr>
                <w:rFonts w:cs="Arial"/>
                <w:lang w:val="en-GB"/>
              </w:rPr>
            </w:pPr>
          </w:p>
        </w:tc>
        <w:tc>
          <w:tcPr>
            <w:tcW w:w="17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Change w:id="377" w:author="Ekanthappa, Rudresh (R.)" w:date="2019-11-19T09:51:00Z">
              <w:tcPr>
                <w:tcW w:w="17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tcPrChange>
          </w:tcPr>
          <w:p w14:paraId="46AA57BE" w14:textId="77777777" w:rsidR="00F30367" w:rsidRPr="00EE6A97" w:rsidRDefault="00B113DE" w:rsidP="00F30367">
            <w:pPr>
              <w:spacing w:line="256" w:lineRule="auto"/>
              <w:rPr>
                <w:rFonts w:cs="Arial"/>
                <w:lang w:val="en-GB"/>
              </w:rPr>
            </w:pPr>
            <w:r w:rsidRPr="00EE6A97">
              <w:rPr>
                <w:rFonts w:cs="Arial"/>
                <w:lang w:val="en-GB"/>
              </w:rPr>
              <w:t>0 – Deactivated</w:t>
            </w:r>
          </w:p>
          <w:p w14:paraId="0FF4E985" w14:textId="77777777" w:rsidR="00F30367" w:rsidRPr="00EE6A97" w:rsidRDefault="00B113DE" w:rsidP="00F30367">
            <w:pPr>
              <w:spacing w:line="256" w:lineRule="auto"/>
              <w:rPr>
                <w:rFonts w:cs="Arial"/>
                <w:lang w:val="en-GB"/>
              </w:rPr>
            </w:pPr>
            <w:r w:rsidRPr="00EE6A97">
              <w:rPr>
                <w:rFonts w:cs="Arial"/>
                <w:lang w:val="en-GB"/>
              </w:rPr>
              <w:t>1 – Activated</w:t>
            </w:r>
          </w:p>
        </w:tc>
      </w:tr>
      <w:tr w:rsidR="00F30367" w:rsidRPr="00D91106" w14:paraId="2A4138BD" w14:textId="77777777" w:rsidTr="006866C4">
        <w:trPr>
          <w:jc w:val="center"/>
          <w:trPrChange w:id="378" w:author="Ekanthappa, Rudresh (R.)" w:date="2019-11-19T09:51:00Z">
            <w:trPr>
              <w:jc w:val="center"/>
            </w:trPr>
          </w:trPrChange>
        </w:trPr>
        <w:tc>
          <w:tcPr>
            <w:tcW w:w="2245" w:type="dxa"/>
            <w:tcMar>
              <w:top w:w="0" w:type="dxa"/>
              <w:left w:w="108" w:type="dxa"/>
              <w:bottom w:w="0" w:type="dxa"/>
              <w:right w:w="108" w:type="dxa"/>
            </w:tcMar>
            <w:vAlign w:val="center"/>
            <w:tcPrChange w:id="379" w:author="Ekanthappa, Rudresh (R.)" w:date="2019-11-19T09:51:00Z">
              <w:tcPr>
                <w:tcW w:w="2065" w:type="dxa"/>
                <w:tcMar>
                  <w:top w:w="0" w:type="dxa"/>
                  <w:left w:w="108" w:type="dxa"/>
                  <w:bottom w:w="0" w:type="dxa"/>
                  <w:right w:w="108" w:type="dxa"/>
                </w:tcMar>
                <w:vAlign w:val="center"/>
              </w:tcPr>
            </w:tcPrChange>
          </w:tcPr>
          <w:p w14:paraId="7DAE7ABB" w14:textId="77777777" w:rsidR="00F30367" w:rsidRPr="00592A99" w:rsidRDefault="00B113DE" w:rsidP="00F30367">
            <w:pPr>
              <w:spacing w:line="254" w:lineRule="auto"/>
              <w:rPr>
                <w:rFonts w:cs="Arial"/>
                <w:lang w:val="en-GB"/>
              </w:rPr>
            </w:pPr>
            <w:r w:rsidRPr="00592A99">
              <w:rPr>
                <w:rFonts w:cs="Arial"/>
                <w:lang w:val="en-GB"/>
              </w:rPr>
              <w:t>SVS_</w:t>
            </w:r>
          </w:p>
          <w:p w14:paraId="29A75D28" w14:textId="77777777" w:rsidR="00F30367" w:rsidRPr="00592A99" w:rsidRDefault="00B113DE" w:rsidP="00F30367">
            <w:pPr>
              <w:spacing w:line="254" w:lineRule="auto"/>
              <w:rPr>
                <w:rFonts w:cs="Arial"/>
                <w:lang w:val="en-GB"/>
              </w:rPr>
            </w:pPr>
            <w:r w:rsidRPr="00592A99">
              <w:rPr>
                <w:rFonts w:cs="Arial"/>
                <w:lang w:val="en-GB"/>
              </w:rPr>
              <w:t>SUBSCRIPTION_</w:t>
            </w:r>
          </w:p>
          <w:p w14:paraId="14AD9FE0" w14:textId="77777777" w:rsidR="00F30367" w:rsidRPr="00592A99" w:rsidRDefault="00B113DE" w:rsidP="00F30367">
            <w:pPr>
              <w:spacing w:line="254" w:lineRule="auto"/>
              <w:rPr>
                <w:rFonts w:cs="Arial"/>
                <w:lang w:val="en-GB"/>
              </w:rPr>
            </w:pPr>
            <w:r w:rsidRPr="00592A99">
              <w:rPr>
                <w:rFonts w:cs="Arial"/>
                <w:lang w:val="en-GB"/>
              </w:rPr>
              <w:t>STATE</w:t>
            </w:r>
            <w:r w:rsidRPr="00CB2965">
              <w:rPr>
                <w:rFonts w:cs="Arial"/>
                <w:lang w:val="en-GB"/>
              </w:rPr>
              <w:t xml:space="preserve"> via bSAllow_</w:t>
            </w:r>
            <w:r>
              <w:rPr>
                <w:rFonts w:cs="Arial"/>
                <w:lang w:val="en-GB"/>
              </w:rPr>
              <w:t xml:space="preserve"> </w:t>
            </w:r>
            <w:r w:rsidRPr="00CB2965">
              <w:rPr>
                <w:rFonts w:cs="Arial"/>
                <w:lang w:val="en-GB"/>
              </w:rPr>
              <w:t>FEATURE14_StolenVehicleServices</w:t>
            </w:r>
          </w:p>
        </w:tc>
        <w:tc>
          <w:tcPr>
            <w:tcW w:w="2610" w:type="dxa"/>
            <w:tcMar>
              <w:top w:w="0" w:type="dxa"/>
              <w:left w:w="108" w:type="dxa"/>
              <w:bottom w:w="0" w:type="dxa"/>
              <w:right w:w="108" w:type="dxa"/>
            </w:tcMar>
            <w:vAlign w:val="center"/>
            <w:tcPrChange w:id="380" w:author="Ekanthappa, Rudresh (R.)" w:date="2019-11-19T09:51:00Z">
              <w:tcPr>
                <w:tcW w:w="2790" w:type="dxa"/>
                <w:gridSpan w:val="2"/>
                <w:tcMar>
                  <w:top w:w="0" w:type="dxa"/>
                  <w:left w:w="108" w:type="dxa"/>
                  <w:bottom w:w="0" w:type="dxa"/>
                  <w:right w:w="108" w:type="dxa"/>
                </w:tcMar>
                <w:vAlign w:val="center"/>
              </w:tcPr>
            </w:tcPrChange>
          </w:tcPr>
          <w:p w14:paraId="63DB0DC5" w14:textId="77777777" w:rsidR="00F30367" w:rsidRPr="00592A99" w:rsidRDefault="00B113DE" w:rsidP="00F30367">
            <w:pPr>
              <w:spacing w:line="254" w:lineRule="auto"/>
              <w:rPr>
                <w:rFonts w:cs="Arial"/>
                <w:lang w:val="en-GB"/>
              </w:rPr>
            </w:pPr>
            <w:r w:rsidRPr="00CB2965">
              <w:rPr>
                <w:rFonts w:cs="Arial"/>
                <w:lang w:val="en-GB"/>
              </w:rPr>
              <w:t xml:space="preserve">Managed by </w:t>
            </w:r>
            <w:r>
              <w:rPr>
                <w:rFonts w:cs="Arial"/>
                <w:lang w:val="en-GB"/>
              </w:rPr>
              <w:t>CCS Manager</w:t>
            </w:r>
            <w:r w:rsidRPr="00CB2965">
              <w:rPr>
                <w:rFonts w:cs="Arial"/>
                <w:lang w:val="en-GB"/>
              </w:rPr>
              <w:t>, In-Vehicle</w:t>
            </w:r>
            <w:r>
              <w:rPr>
                <w:rFonts w:cs="Arial"/>
                <w:lang w:val="en-GB"/>
              </w:rPr>
              <w:t xml:space="preserve"> </w:t>
            </w:r>
            <w:r w:rsidRPr="00CB2965">
              <w:rPr>
                <w:rFonts w:cs="Arial"/>
                <w:lang w:val="en-GB"/>
              </w:rPr>
              <w:t>Subscription status can be obtained through CCS API (Reference IIR-REQ-313614-Customer Connectivity Settings bSAllow_FEATURE14_StolenVehicleServices)</w:t>
            </w:r>
          </w:p>
        </w:tc>
        <w:tc>
          <w:tcPr>
            <w:tcW w:w="900" w:type="dxa"/>
            <w:tcMar>
              <w:top w:w="0" w:type="dxa"/>
              <w:left w:w="108" w:type="dxa"/>
              <w:bottom w:w="0" w:type="dxa"/>
              <w:right w:w="108" w:type="dxa"/>
            </w:tcMar>
            <w:vAlign w:val="center"/>
            <w:tcPrChange w:id="381" w:author="Ekanthappa, Rudresh (R.)" w:date="2019-11-19T09:51:00Z">
              <w:tcPr>
                <w:tcW w:w="900" w:type="dxa"/>
                <w:tcMar>
                  <w:top w:w="0" w:type="dxa"/>
                  <w:left w:w="108" w:type="dxa"/>
                  <w:bottom w:w="0" w:type="dxa"/>
                  <w:right w:w="108" w:type="dxa"/>
                </w:tcMar>
                <w:vAlign w:val="center"/>
              </w:tcPr>
            </w:tcPrChange>
          </w:tcPr>
          <w:p w14:paraId="65AC1DA6" w14:textId="77777777" w:rsidR="00F30367" w:rsidRPr="00592A99" w:rsidRDefault="00B113DE" w:rsidP="00F30367">
            <w:pPr>
              <w:spacing w:line="254" w:lineRule="auto"/>
              <w:jc w:val="center"/>
              <w:rPr>
                <w:rFonts w:cs="Arial"/>
                <w:lang w:val="en-GB"/>
              </w:rPr>
            </w:pPr>
            <w:r w:rsidRPr="00CB2965">
              <w:rPr>
                <w:rFonts w:cs="Arial"/>
                <w:lang w:val="en-GB"/>
              </w:rPr>
              <w:t>as per feature manifest policy table extension</w:t>
            </w:r>
          </w:p>
        </w:tc>
        <w:tc>
          <w:tcPr>
            <w:tcW w:w="1890" w:type="dxa"/>
            <w:tcMar>
              <w:top w:w="0" w:type="dxa"/>
              <w:left w:w="108" w:type="dxa"/>
              <w:bottom w:w="0" w:type="dxa"/>
              <w:right w:w="108" w:type="dxa"/>
            </w:tcMar>
            <w:vAlign w:val="center"/>
            <w:tcPrChange w:id="382" w:author="Ekanthappa, Rudresh (R.)" w:date="2019-11-19T09:51:00Z">
              <w:tcPr>
                <w:tcW w:w="1890" w:type="dxa"/>
                <w:tcMar>
                  <w:top w:w="0" w:type="dxa"/>
                  <w:left w:w="108" w:type="dxa"/>
                  <w:bottom w:w="0" w:type="dxa"/>
                  <w:right w:w="108" w:type="dxa"/>
                </w:tcMar>
                <w:vAlign w:val="center"/>
              </w:tcPr>
            </w:tcPrChange>
          </w:tcPr>
          <w:p w14:paraId="16FA5667" w14:textId="77777777" w:rsidR="00F30367" w:rsidRPr="00592A99" w:rsidRDefault="00B113DE" w:rsidP="00F30367">
            <w:pPr>
              <w:spacing w:line="254" w:lineRule="auto"/>
              <w:jc w:val="center"/>
              <w:rPr>
                <w:rFonts w:cs="Arial"/>
                <w:lang w:val="en-GB"/>
              </w:rPr>
            </w:pPr>
            <w:r w:rsidRPr="00592A99">
              <w:rPr>
                <w:rFonts w:cs="Arial"/>
                <w:lang w:val="en-GB"/>
              </w:rPr>
              <w:t>SUBSCRIBED / UNSUBSCRIBED</w:t>
            </w:r>
          </w:p>
          <w:p w14:paraId="1CD172E1" w14:textId="77777777" w:rsidR="00F30367" w:rsidRPr="00592A99" w:rsidRDefault="00B113DE" w:rsidP="00F30367">
            <w:pPr>
              <w:spacing w:line="254" w:lineRule="auto"/>
              <w:jc w:val="center"/>
              <w:rPr>
                <w:rFonts w:cs="Arial"/>
                <w:lang w:val="en-GB"/>
              </w:rPr>
            </w:pPr>
            <w:r w:rsidRPr="00592A99">
              <w:rPr>
                <w:rFonts w:cs="Arial"/>
                <w:lang w:val="en-GB"/>
              </w:rPr>
              <w:t>(Boolean)</w:t>
            </w:r>
          </w:p>
        </w:tc>
        <w:tc>
          <w:tcPr>
            <w:tcW w:w="1080" w:type="dxa"/>
            <w:tcMar>
              <w:top w:w="0" w:type="dxa"/>
              <w:left w:w="108" w:type="dxa"/>
              <w:bottom w:w="0" w:type="dxa"/>
              <w:right w:w="108" w:type="dxa"/>
            </w:tcMar>
            <w:vAlign w:val="center"/>
            <w:tcPrChange w:id="383" w:author="Ekanthappa, Rudresh (R.)" w:date="2019-11-19T09:51:00Z">
              <w:tcPr>
                <w:tcW w:w="1080" w:type="dxa"/>
                <w:tcMar>
                  <w:top w:w="0" w:type="dxa"/>
                  <w:left w:w="108" w:type="dxa"/>
                  <w:bottom w:w="0" w:type="dxa"/>
                  <w:right w:w="108" w:type="dxa"/>
                </w:tcMar>
                <w:vAlign w:val="center"/>
              </w:tcPr>
            </w:tcPrChange>
          </w:tcPr>
          <w:p w14:paraId="2A30E3D4" w14:textId="77777777" w:rsidR="00F30367" w:rsidRPr="00592A99" w:rsidRDefault="00F30367" w:rsidP="00F30367">
            <w:pPr>
              <w:spacing w:line="254" w:lineRule="auto"/>
              <w:jc w:val="center"/>
              <w:rPr>
                <w:rFonts w:cs="Arial"/>
                <w:lang w:val="en-GB"/>
              </w:rPr>
            </w:pPr>
          </w:p>
        </w:tc>
        <w:tc>
          <w:tcPr>
            <w:tcW w:w="1710" w:type="dxa"/>
            <w:tcMar>
              <w:top w:w="0" w:type="dxa"/>
              <w:left w:w="108" w:type="dxa"/>
              <w:bottom w:w="0" w:type="dxa"/>
              <w:right w:w="108" w:type="dxa"/>
            </w:tcMar>
            <w:vAlign w:val="center"/>
            <w:tcPrChange w:id="384" w:author="Ekanthappa, Rudresh (R.)" w:date="2019-11-19T09:51:00Z">
              <w:tcPr>
                <w:tcW w:w="1710" w:type="dxa"/>
                <w:tcMar>
                  <w:top w:w="0" w:type="dxa"/>
                  <w:left w:w="108" w:type="dxa"/>
                  <w:bottom w:w="0" w:type="dxa"/>
                  <w:right w:w="108" w:type="dxa"/>
                </w:tcMar>
                <w:vAlign w:val="center"/>
              </w:tcPr>
            </w:tcPrChange>
          </w:tcPr>
          <w:p w14:paraId="30A0F76F" w14:textId="77777777" w:rsidR="00F30367" w:rsidRPr="00592A99" w:rsidRDefault="00B113DE" w:rsidP="00F30367">
            <w:pPr>
              <w:spacing w:line="254" w:lineRule="auto"/>
              <w:rPr>
                <w:rFonts w:cs="Arial"/>
                <w:lang w:val="en-GB"/>
              </w:rPr>
            </w:pPr>
            <w:r w:rsidRPr="00CB2965">
              <w:rPr>
                <w:rFonts w:cs="Arial"/>
                <w:lang w:val="en-GB"/>
              </w:rPr>
              <w:t>As per feature manifest policy table extension</w:t>
            </w:r>
          </w:p>
        </w:tc>
      </w:tr>
      <w:tr w:rsidR="00F30367" w:rsidRPr="00D91106" w14:paraId="4AD87F56" w14:textId="77777777" w:rsidTr="006866C4">
        <w:trPr>
          <w:jc w:val="center"/>
          <w:trPrChange w:id="385" w:author="Ekanthappa, Rudresh (R.)" w:date="2019-11-19T09:51:00Z">
            <w:trPr>
              <w:jc w:val="center"/>
            </w:trPr>
          </w:trPrChange>
        </w:trPr>
        <w:tc>
          <w:tcPr>
            <w:tcW w:w="2245" w:type="dxa"/>
            <w:tcMar>
              <w:top w:w="0" w:type="dxa"/>
              <w:left w:w="108" w:type="dxa"/>
              <w:bottom w:w="0" w:type="dxa"/>
              <w:right w:w="108" w:type="dxa"/>
            </w:tcMar>
            <w:vAlign w:val="center"/>
            <w:hideMark/>
            <w:tcPrChange w:id="386" w:author="Ekanthappa, Rudresh (R.)" w:date="2019-11-19T09:51:00Z">
              <w:tcPr>
                <w:tcW w:w="2065" w:type="dxa"/>
                <w:tcMar>
                  <w:top w:w="0" w:type="dxa"/>
                  <w:left w:w="108" w:type="dxa"/>
                  <w:bottom w:w="0" w:type="dxa"/>
                  <w:right w:w="108" w:type="dxa"/>
                </w:tcMar>
                <w:vAlign w:val="center"/>
                <w:hideMark/>
              </w:tcPr>
            </w:tcPrChange>
          </w:tcPr>
          <w:p w14:paraId="232A7537" w14:textId="77777777" w:rsidR="00F30367" w:rsidRPr="00592A99" w:rsidRDefault="00B113DE" w:rsidP="00F30367">
            <w:pPr>
              <w:spacing w:line="256" w:lineRule="auto"/>
              <w:rPr>
                <w:rFonts w:cs="Arial"/>
                <w:lang w:val="en-GB"/>
              </w:rPr>
            </w:pPr>
            <w:r w:rsidRPr="00592A99">
              <w:rPr>
                <w:rFonts w:cs="Arial"/>
                <w:lang w:val="en-GB"/>
              </w:rPr>
              <w:t>SVS_RETRY_</w:t>
            </w:r>
          </w:p>
          <w:p w14:paraId="2EDF8E8E" w14:textId="77777777" w:rsidR="00F30367" w:rsidRPr="00592A99" w:rsidRDefault="00B113DE" w:rsidP="00F30367">
            <w:pPr>
              <w:spacing w:line="256" w:lineRule="auto"/>
              <w:rPr>
                <w:rFonts w:cs="Arial"/>
                <w:lang w:val="en-GB"/>
              </w:rPr>
            </w:pPr>
            <w:r w:rsidRPr="00592A99">
              <w:rPr>
                <w:rFonts w:cs="Arial"/>
                <w:lang w:val="en-GB"/>
              </w:rPr>
              <w:t>NUMBER</w:t>
            </w:r>
          </w:p>
        </w:tc>
        <w:tc>
          <w:tcPr>
            <w:tcW w:w="2610" w:type="dxa"/>
            <w:tcMar>
              <w:top w:w="0" w:type="dxa"/>
              <w:left w:w="108" w:type="dxa"/>
              <w:bottom w:w="0" w:type="dxa"/>
              <w:right w:w="108" w:type="dxa"/>
            </w:tcMar>
            <w:vAlign w:val="center"/>
            <w:hideMark/>
            <w:tcPrChange w:id="387" w:author="Ekanthappa, Rudresh (R.)" w:date="2019-11-19T09:51:00Z">
              <w:tcPr>
                <w:tcW w:w="2790" w:type="dxa"/>
                <w:gridSpan w:val="2"/>
                <w:tcMar>
                  <w:top w:w="0" w:type="dxa"/>
                  <w:left w:w="108" w:type="dxa"/>
                  <w:bottom w:w="0" w:type="dxa"/>
                  <w:right w:w="108" w:type="dxa"/>
                </w:tcMar>
                <w:vAlign w:val="center"/>
                <w:hideMark/>
              </w:tcPr>
            </w:tcPrChange>
          </w:tcPr>
          <w:p w14:paraId="516CB3AE" w14:textId="77777777" w:rsidR="00F30367" w:rsidRPr="00592A99" w:rsidRDefault="00B113DE" w:rsidP="00F30367">
            <w:pPr>
              <w:spacing w:line="256" w:lineRule="auto"/>
              <w:rPr>
                <w:rFonts w:cs="Arial"/>
                <w:lang w:val="en-GB"/>
              </w:rPr>
            </w:pPr>
            <w:r w:rsidRPr="00592A99">
              <w:rPr>
                <w:rFonts w:cs="Arial"/>
                <w:lang w:val="en-GB"/>
              </w:rPr>
              <w:t>Number of retries for GRPC message</w:t>
            </w:r>
          </w:p>
        </w:tc>
        <w:tc>
          <w:tcPr>
            <w:tcW w:w="900" w:type="dxa"/>
            <w:tcMar>
              <w:top w:w="0" w:type="dxa"/>
              <w:left w:w="108" w:type="dxa"/>
              <w:bottom w:w="0" w:type="dxa"/>
              <w:right w:w="108" w:type="dxa"/>
            </w:tcMar>
            <w:vAlign w:val="center"/>
            <w:tcPrChange w:id="388" w:author="Ekanthappa, Rudresh (R.)" w:date="2019-11-19T09:51:00Z">
              <w:tcPr>
                <w:tcW w:w="900" w:type="dxa"/>
                <w:tcMar>
                  <w:top w:w="0" w:type="dxa"/>
                  <w:left w:w="108" w:type="dxa"/>
                  <w:bottom w:w="0" w:type="dxa"/>
                  <w:right w:w="108" w:type="dxa"/>
                </w:tcMar>
                <w:vAlign w:val="center"/>
              </w:tcPr>
            </w:tcPrChange>
          </w:tcPr>
          <w:p w14:paraId="5235E8BC" w14:textId="77777777" w:rsidR="00F30367" w:rsidRPr="00592A99" w:rsidRDefault="00B113DE">
            <w:pPr>
              <w:spacing w:line="256" w:lineRule="auto"/>
              <w:jc w:val="center"/>
              <w:rPr>
                <w:rFonts w:cs="Arial"/>
                <w:lang w:val="en-GB"/>
              </w:rPr>
            </w:pPr>
            <w:r w:rsidRPr="00592A99">
              <w:rPr>
                <w:rFonts w:cs="Arial"/>
                <w:lang w:val="en-GB"/>
              </w:rPr>
              <w:t>5</w:t>
            </w:r>
          </w:p>
        </w:tc>
        <w:tc>
          <w:tcPr>
            <w:tcW w:w="1890" w:type="dxa"/>
            <w:tcMar>
              <w:top w:w="0" w:type="dxa"/>
              <w:left w:w="108" w:type="dxa"/>
              <w:bottom w:w="0" w:type="dxa"/>
              <w:right w:w="108" w:type="dxa"/>
            </w:tcMar>
            <w:vAlign w:val="center"/>
            <w:hideMark/>
            <w:tcPrChange w:id="389" w:author="Ekanthappa, Rudresh (R.)" w:date="2019-11-19T09:51:00Z">
              <w:tcPr>
                <w:tcW w:w="1890" w:type="dxa"/>
                <w:tcMar>
                  <w:top w:w="0" w:type="dxa"/>
                  <w:left w:w="108" w:type="dxa"/>
                  <w:bottom w:w="0" w:type="dxa"/>
                  <w:right w:w="108" w:type="dxa"/>
                </w:tcMar>
                <w:vAlign w:val="center"/>
                <w:hideMark/>
              </w:tcPr>
            </w:tcPrChange>
          </w:tcPr>
          <w:p w14:paraId="792E5BEB" w14:textId="77777777" w:rsidR="00F30367" w:rsidRPr="00592A99" w:rsidRDefault="00B113DE">
            <w:pPr>
              <w:spacing w:line="256" w:lineRule="auto"/>
              <w:jc w:val="center"/>
              <w:rPr>
                <w:rFonts w:cs="Arial"/>
                <w:lang w:val="en-GB"/>
              </w:rPr>
            </w:pPr>
            <w:r w:rsidRPr="00592A99">
              <w:rPr>
                <w:rFonts w:cs="Arial"/>
                <w:lang w:val="en-GB"/>
              </w:rPr>
              <w:t>Integer</w:t>
            </w:r>
          </w:p>
        </w:tc>
        <w:tc>
          <w:tcPr>
            <w:tcW w:w="1080" w:type="dxa"/>
            <w:tcMar>
              <w:top w:w="0" w:type="dxa"/>
              <w:left w:w="108" w:type="dxa"/>
              <w:bottom w:w="0" w:type="dxa"/>
              <w:right w:w="108" w:type="dxa"/>
            </w:tcMar>
            <w:vAlign w:val="center"/>
            <w:hideMark/>
            <w:tcPrChange w:id="390" w:author="Ekanthappa, Rudresh (R.)" w:date="2019-11-19T09:51:00Z">
              <w:tcPr>
                <w:tcW w:w="1080" w:type="dxa"/>
                <w:tcMar>
                  <w:top w:w="0" w:type="dxa"/>
                  <w:left w:w="108" w:type="dxa"/>
                  <w:bottom w:w="0" w:type="dxa"/>
                  <w:right w:w="108" w:type="dxa"/>
                </w:tcMar>
                <w:vAlign w:val="center"/>
                <w:hideMark/>
              </w:tcPr>
            </w:tcPrChange>
          </w:tcPr>
          <w:p w14:paraId="02894E98" w14:textId="77777777" w:rsidR="00F30367" w:rsidRPr="00592A99" w:rsidRDefault="00B113DE" w:rsidP="00F30367">
            <w:pPr>
              <w:spacing w:line="256" w:lineRule="auto"/>
              <w:jc w:val="center"/>
              <w:rPr>
                <w:rFonts w:cs="Arial"/>
                <w:lang w:val="en-GB"/>
              </w:rPr>
            </w:pPr>
            <w:r w:rsidRPr="00592A99">
              <w:rPr>
                <w:rFonts w:cs="Arial"/>
                <w:lang w:val="en-GB"/>
              </w:rPr>
              <w:t>Index</w:t>
            </w:r>
          </w:p>
        </w:tc>
        <w:tc>
          <w:tcPr>
            <w:tcW w:w="1710" w:type="dxa"/>
            <w:tcMar>
              <w:top w:w="0" w:type="dxa"/>
              <w:left w:w="108" w:type="dxa"/>
              <w:bottom w:w="0" w:type="dxa"/>
              <w:right w:w="108" w:type="dxa"/>
            </w:tcMar>
            <w:vAlign w:val="center"/>
            <w:hideMark/>
            <w:tcPrChange w:id="391" w:author="Ekanthappa, Rudresh (R.)" w:date="2019-11-19T09:51:00Z">
              <w:tcPr>
                <w:tcW w:w="1710" w:type="dxa"/>
                <w:tcMar>
                  <w:top w:w="0" w:type="dxa"/>
                  <w:left w:w="108" w:type="dxa"/>
                  <w:bottom w:w="0" w:type="dxa"/>
                  <w:right w:w="108" w:type="dxa"/>
                </w:tcMar>
                <w:vAlign w:val="center"/>
                <w:hideMark/>
              </w:tcPr>
            </w:tcPrChange>
          </w:tcPr>
          <w:p w14:paraId="6898D962" w14:textId="77777777" w:rsidR="00F30367" w:rsidRPr="00592A99" w:rsidRDefault="00FA76A5" w:rsidP="00FA76A5">
            <w:pPr>
              <w:spacing w:line="256" w:lineRule="auto"/>
              <w:rPr>
                <w:rFonts w:cs="Arial"/>
                <w:lang w:val="en-GB"/>
              </w:rPr>
            </w:pPr>
            <w:ins w:id="392" w:author="Ekanthappa, Rudresh (R.)" w:date="2019-11-12T11:11:00Z">
              <w:r>
                <w:rPr>
                  <w:rFonts w:cs="Arial"/>
                  <w:lang w:val="en-GB"/>
                </w:rPr>
                <w:t>1</w:t>
              </w:r>
            </w:ins>
            <w:del w:id="393" w:author="Ekanthappa, Rudresh (R.)" w:date="2019-11-12T11:11:00Z">
              <w:r w:rsidR="00B113DE" w:rsidRPr="00592A99" w:rsidDel="00FA76A5">
                <w:rPr>
                  <w:rFonts w:cs="Arial"/>
                  <w:lang w:val="en-GB"/>
                </w:rPr>
                <w:delText>0</w:delText>
              </w:r>
            </w:del>
            <w:r w:rsidR="00B113DE" w:rsidRPr="00592A99">
              <w:rPr>
                <w:rFonts w:cs="Arial"/>
                <w:lang w:val="en-GB"/>
              </w:rPr>
              <w:t>-</w:t>
            </w:r>
            <w:del w:id="394" w:author="Ekanthappa, Rudresh (R.)" w:date="2019-11-12T11:11:00Z">
              <w:r w:rsidR="00B113DE" w:rsidRPr="00592A99" w:rsidDel="00FA76A5">
                <w:rPr>
                  <w:rFonts w:cs="Arial"/>
                  <w:lang w:val="en-GB"/>
                </w:rPr>
                <w:delText>100</w:delText>
              </w:r>
            </w:del>
            <w:ins w:id="395" w:author="Ekanthappa, Rudresh (R.)" w:date="2019-11-12T11:11:00Z">
              <w:r>
                <w:rPr>
                  <w:rFonts w:cs="Arial"/>
                  <w:lang w:val="en-GB"/>
                </w:rPr>
                <w:t>5</w:t>
              </w:r>
            </w:ins>
          </w:p>
        </w:tc>
      </w:tr>
      <w:tr w:rsidR="00F30367" w:rsidRPr="00D91106" w14:paraId="2797350A" w14:textId="77777777" w:rsidTr="006866C4">
        <w:trPr>
          <w:jc w:val="center"/>
          <w:trPrChange w:id="396" w:author="Ekanthappa, Rudresh (R.)" w:date="2019-11-19T09:51:00Z">
            <w:trPr>
              <w:jc w:val="center"/>
            </w:trPr>
          </w:trPrChange>
        </w:trPr>
        <w:tc>
          <w:tcPr>
            <w:tcW w:w="2245" w:type="dxa"/>
            <w:tcMar>
              <w:top w:w="0" w:type="dxa"/>
              <w:left w:w="108" w:type="dxa"/>
              <w:bottom w:w="0" w:type="dxa"/>
              <w:right w:w="108" w:type="dxa"/>
            </w:tcMar>
            <w:vAlign w:val="center"/>
            <w:hideMark/>
            <w:tcPrChange w:id="397" w:author="Ekanthappa, Rudresh (R.)" w:date="2019-11-19T09:51:00Z">
              <w:tcPr>
                <w:tcW w:w="2065" w:type="dxa"/>
                <w:tcMar>
                  <w:top w:w="0" w:type="dxa"/>
                  <w:left w:w="108" w:type="dxa"/>
                  <w:bottom w:w="0" w:type="dxa"/>
                  <w:right w:w="108" w:type="dxa"/>
                </w:tcMar>
                <w:vAlign w:val="center"/>
                <w:hideMark/>
              </w:tcPr>
            </w:tcPrChange>
          </w:tcPr>
          <w:p w14:paraId="6E99E4F3" w14:textId="77777777" w:rsidR="00F30367" w:rsidRPr="00A61A52" w:rsidRDefault="00B113DE" w:rsidP="00F30367">
            <w:pPr>
              <w:spacing w:line="256" w:lineRule="auto"/>
              <w:rPr>
                <w:rFonts w:cs="Arial"/>
                <w:strike/>
                <w:lang w:val="en-GB"/>
                <w:rPrChange w:id="398" w:author="Ekanthappa, Rudresh (R.)" w:date="2019-11-19T15:10:00Z">
                  <w:rPr>
                    <w:rFonts w:cs="Arial"/>
                    <w:lang w:val="en-GB"/>
                  </w:rPr>
                </w:rPrChange>
              </w:rPr>
            </w:pPr>
            <w:commentRangeStart w:id="399"/>
            <w:r w:rsidRPr="00A61A52">
              <w:rPr>
                <w:rFonts w:cs="Arial"/>
                <w:strike/>
                <w:lang w:val="en-GB"/>
                <w:rPrChange w:id="400" w:author="Ekanthappa, Rudresh (R.)" w:date="2019-11-19T15:10:00Z">
                  <w:rPr>
                    <w:rFonts w:cs="Arial"/>
                    <w:lang w:val="en-GB"/>
                  </w:rPr>
                </w:rPrChange>
              </w:rPr>
              <w:t>SVS_RETRY_</w:t>
            </w:r>
          </w:p>
          <w:p w14:paraId="20F12EE6" w14:textId="77777777" w:rsidR="00F30367" w:rsidRPr="00A61A52" w:rsidRDefault="00B113DE" w:rsidP="00F30367">
            <w:pPr>
              <w:spacing w:line="256" w:lineRule="auto"/>
              <w:rPr>
                <w:rFonts w:cs="Arial"/>
                <w:strike/>
                <w:lang w:val="en-GB"/>
                <w:rPrChange w:id="401" w:author="Ekanthappa, Rudresh (R.)" w:date="2019-11-19T15:10:00Z">
                  <w:rPr>
                    <w:rFonts w:cs="Arial"/>
                    <w:lang w:val="en-GB"/>
                  </w:rPr>
                </w:rPrChange>
              </w:rPr>
            </w:pPr>
            <w:r w:rsidRPr="00A61A52">
              <w:rPr>
                <w:rFonts w:cs="Arial"/>
                <w:strike/>
                <w:lang w:val="en-GB"/>
                <w:rPrChange w:id="402" w:author="Ekanthappa, Rudresh (R.)" w:date="2019-11-19T15:10:00Z">
                  <w:rPr>
                    <w:rFonts w:cs="Arial"/>
                    <w:lang w:val="en-GB"/>
                  </w:rPr>
                </w:rPrChange>
              </w:rPr>
              <w:t>FREQUENCY</w:t>
            </w:r>
          </w:p>
        </w:tc>
        <w:tc>
          <w:tcPr>
            <w:tcW w:w="2610" w:type="dxa"/>
            <w:tcMar>
              <w:top w:w="0" w:type="dxa"/>
              <w:left w:w="108" w:type="dxa"/>
              <w:bottom w:w="0" w:type="dxa"/>
              <w:right w:w="108" w:type="dxa"/>
            </w:tcMar>
            <w:vAlign w:val="center"/>
            <w:hideMark/>
            <w:tcPrChange w:id="403" w:author="Ekanthappa, Rudresh (R.)" w:date="2019-11-19T09:51:00Z">
              <w:tcPr>
                <w:tcW w:w="2790" w:type="dxa"/>
                <w:gridSpan w:val="2"/>
                <w:tcMar>
                  <w:top w:w="0" w:type="dxa"/>
                  <w:left w:w="108" w:type="dxa"/>
                  <w:bottom w:w="0" w:type="dxa"/>
                  <w:right w:w="108" w:type="dxa"/>
                </w:tcMar>
                <w:vAlign w:val="center"/>
                <w:hideMark/>
              </w:tcPr>
            </w:tcPrChange>
          </w:tcPr>
          <w:p w14:paraId="5FA0E154" w14:textId="77777777" w:rsidR="00F30367" w:rsidRPr="00A61A52" w:rsidRDefault="00B113DE" w:rsidP="00F30367">
            <w:pPr>
              <w:spacing w:line="256" w:lineRule="auto"/>
              <w:rPr>
                <w:rFonts w:cs="Arial"/>
                <w:strike/>
                <w:lang w:val="en-GB"/>
                <w:rPrChange w:id="404" w:author="Ekanthappa, Rudresh (R.)" w:date="2019-11-19T15:10:00Z">
                  <w:rPr>
                    <w:rFonts w:cs="Arial"/>
                    <w:lang w:val="en-GB"/>
                  </w:rPr>
                </w:rPrChange>
              </w:rPr>
            </w:pPr>
            <w:r w:rsidRPr="00A61A52">
              <w:rPr>
                <w:rFonts w:cs="Arial"/>
                <w:strike/>
                <w:lang w:val="en-GB"/>
                <w:rPrChange w:id="405" w:author="Ekanthappa, Rudresh (R.)" w:date="2019-11-19T15:10:00Z">
                  <w:rPr>
                    <w:rFonts w:cs="Arial"/>
                    <w:lang w:val="en-GB"/>
                  </w:rPr>
                </w:rPrChange>
              </w:rPr>
              <w:t>Frequency of retries for GRPC message</w:t>
            </w:r>
          </w:p>
        </w:tc>
        <w:tc>
          <w:tcPr>
            <w:tcW w:w="900" w:type="dxa"/>
            <w:tcMar>
              <w:top w:w="0" w:type="dxa"/>
              <w:left w:w="108" w:type="dxa"/>
              <w:bottom w:w="0" w:type="dxa"/>
              <w:right w:w="108" w:type="dxa"/>
            </w:tcMar>
            <w:vAlign w:val="center"/>
            <w:tcPrChange w:id="406" w:author="Ekanthappa, Rudresh (R.)" w:date="2019-11-19T09:51:00Z">
              <w:tcPr>
                <w:tcW w:w="900" w:type="dxa"/>
                <w:tcMar>
                  <w:top w:w="0" w:type="dxa"/>
                  <w:left w:w="108" w:type="dxa"/>
                  <w:bottom w:w="0" w:type="dxa"/>
                  <w:right w:w="108" w:type="dxa"/>
                </w:tcMar>
                <w:vAlign w:val="center"/>
              </w:tcPr>
            </w:tcPrChange>
          </w:tcPr>
          <w:p w14:paraId="39F14110" w14:textId="77777777" w:rsidR="00F30367" w:rsidRPr="00A61A52" w:rsidRDefault="00FA76A5">
            <w:pPr>
              <w:spacing w:line="256" w:lineRule="auto"/>
              <w:jc w:val="center"/>
              <w:rPr>
                <w:rFonts w:cs="Arial"/>
                <w:strike/>
                <w:lang w:val="en-GB"/>
                <w:rPrChange w:id="407" w:author="Ekanthappa, Rudresh (R.)" w:date="2019-11-19T15:10:00Z">
                  <w:rPr>
                    <w:rFonts w:cs="Arial"/>
                    <w:lang w:val="en-GB"/>
                  </w:rPr>
                </w:rPrChange>
              </w:rPr>
            </w:pPr>
            <w:ins w:id="408" w:author="Ekanthappa, Rudresh (R.)" w:date="2019-11-12T11:14:00Z">
              <w:r w:rsidRPr="00A61A52">
                <w:rPr>
                  <w:rFonts w:cs="Arial"/>
                  <w:strike/>
                  <w:lang w:val="en-GB"/>
                  <w:rPrChange w:id="409" w:author="Ekanthappa, Rudresh (R.)" w:date="2019-11-19T15:10:00Z">
                    <w:rPr>
                      <w:rFonts w:cs="Arial"/>
                      <w:lang w:val="en-GB"/>
                    </w:rPr>
                  </w:rPrChange>
                </w:rPr>
                <w:t>6</w:t>
              </w:r>
            </w:ins>
            <w:del w:id="410" w:author="Ekanthappa, Rudresh (R.)" w:date="2019-11-12T11:14:00Z">
              <w:r w:rsidR="00B113DE" w:rsidRPr="00A61A52" w:rsidDel="00FA76A5">
                <w:rPr>
                  <w:rFonts w:cs="Arial"/>
                  <w:strike/>
                  <w:lang w:val="en-GB"/>
                  <w:rPrChange w:id="411" w:author="Ekanthappa, Rudresh (R.)" w:date="2019-11-19T15:10:00Z">
                    <w:rPr>
                      <w:rFonts w:cs="Arial"/>
                      <w:lang w:val="en-GB"/>
                    </w:rPr>
                  </w:rPrChange>
                </w:rPr>
                <w:delText>3</w:delText>
              </w:r>
            </w:del>
            <w:r w:rsidR="00B113DE" w:rsidRPr="00A61A52">
              <w:rPr>
                <w:rFonts w:cs="Arial"/>
                <w:strike/>
                <w:lang w:val="en-GB"/>
                <w:rPrChange w:id="412" w:author="Ekanthappa, Rudresh (R.)" w:date="2019-11-19T15:10:00Z">
                  <w:rPr>
                    <w:rFonts w:cs="Arial"/>
                    <w:lang w:val="en-GB"/>
                  </w:rPr>
                </w:rPrChange>
              </w:rPr>
              <w:t>0</w:t>
            </w:r>
          </w:p>
        </w:tc>
        <w:tc>
          <w:tcPr>
            <w:tcW w:w="1890" w:type="dxa"/>
            <w:tcMar>
              <w:top w:w="0" w:type="dxa"/>
              <w:left w:w="108" w:type="dxa"/>
              <w:bottom w:w="0" w:type="dxa"/>
              <w:right w:w="108" w:type="dxa"/>
            </w:tcMar>
            <w:vAlign w:val="center"/>
            <w:hideMark/>
            <w:tcPrChange w:id="413" w:author="Ekanthappa, Rudresh (R.)" w:date="2019-11-19T09:51:00Z">
              <w:tcPr>
                <w:tcW w:w="1890" w:type="dxa"/>
                <w:tcMar>
                  <w:top w:w="0" w:type="dxa"/>
                  <w:left w:w="108" w:type="dxa"/>
                  <w:bottom w:w="0" w:type="dxa"/>
                  <w:right w:w="108" w:type="dxa"/>
                </w:tcMar>
                <w:vAlign w:val="center"/>
                <w:hideMark/>
              </w:tcPr>
            </w:tcPrChange>
          </w:tcPr>
          <w:p w14:paraId="7759CBB7" w14:textId="77777777" w:rsidR="00F30367" w:rsidRPr="00A61A52" w:rsidRDefault="00B113DE">
            <w:pPr>
              <w:spacing w:line="256" w:lineRule="auto"/>
              <w:jc w:val="center"/>
              <w:rPr>
                <w:rFonts w:cs="Arial"/>
                <w:strike/>
                <w:lang w:val="en-GB"/>
                <w:rPrChange w:id="414" w:author="Ekanthappa, Rudresh (R.)" w:date="2019-11-19T15:10:00Z">
                  <w:rPr>
                    <w:rFonts w:cs="Arial"/>
                    <w:lang w:val="en-GB"/>
                  </w:rPr>
                </w:rPrChange>
              </w:rPr>
            </w:pPr>
            <w:r w:rsidRPr="00A61A52">
              <w:rPr>
                <w:rFonts w:cs="Arial"/>
                <w:strike/>
                <w:lang w:val="en-GB"/>
                <w:rPrChange w:id="415" w:author="Ekanthappa, Rudresh (R.)" w:date="2019-11-19T15:10:00Z">
                  <w:rPr>
                    <w:rFonts w:cs="Arial"/>
                    <w:lang w:val="en-GB"/>
                  </w:rPr>
                </w:rPrChange>
              </w:rPr>
              <w:t>Integer</w:t>
            </w:r>
          </w:p>
        </w:tc>
        <w:tc>
          <w:tcPr>
            <w:tcW w:w="1080" w:type="dxa"/>
            <w:tcMar>
              <w:top w:w="0" w:type="dxa"/>
              <w:left w:w="108" w:type="dxa"/>
              <w:bottom w:w="0" w:type="dxa"/>
              <w:right w:w="108" w:type="dxa"/>
            </w:tcMar>
            <w:vAlign w:val="center"/>
            <w:hideMark/>
            <w:tcPrChange w:id="416" w:author="Ekanthappa, Rudresh (R.)" w:date="2019-11-19T09:51:00Z">
              <w:tcPr>
                <w:tcW w:w="1080" w:type="dxa"/>
                <w:tcMar>
                  <w:top w:w="0" w:type="dxa"/>
                  <w:left w:w="108" w:type="dxa"/>
                  <w:bottom w:w="0" w:type="dxa"/>
                  <w:right w:w="108" w:type="dxa"/>
                </w:tcMar>
                <w:vAlign w:val="center"/>
                <w:hideMark/>
              </w:tcPr>
            </w:tcPrChange>
          </w:tcPr>
          <w:p w14:paraId="4AE92191" w14:textId="77777777" w:rsidR="00F30367" w:rsidRPr="00A61A52" w:rsidRDefault="00B113DE" w:rsidP="00F30367">
            <w:pPr>
              <w:spacing w:line="256" w:lineRule="auto"/>
              <w:jc w:val="center"/>
              <w:rPr>
                <w:rFonts w:cs="Arial"/>
                <w:strike/>
                <w:lang w:val="en-GB"/>
                <w:rPrChange w:id="417" w:author="Ekanthappa, Rudresh (R.)" w:date="2019-11-19T15:10:00Z">
                  <w:rPr>
                    <w:rFonts w:cs="Arial"/>
                    <w:lang w:val="en-GB"/>
                  </w:rPr>
                </w:rPrChange>
              </w:rPr>
            </w:pPr>
            <w:r w:rsidRPr="00A61A52">
              <w:rPr>
                <w:rFonts w:cs="Arial"/>
                <w:strike/>
                <w:lang w:val="en-GB"/>
                <w:rPrChange w:id="418" w:author="Ekanthappa, Rudresh (R.)" w:date="2019-11-19T15:10:00Z">
                  <w:rPr>
                    <w:rFonts w:cs="Arial"/>
                    <w:lang w:val="en-GB"/>
                  </w:rPr>
                </w:rPrChange>
              </w:rPr>
              <w:t>Seconds</w:t>
            </w:r>
          </w:p>
        </w:tc>
        <w:tc>
          <w:tcPr>
            <w:tcW w:w="1710" w:type="dxa"/>
            <w:tcMar>
              <w:top w:w="0" w:type="dxa"/>
              <w:left w:w="108" w:type="dxa"/>
              <w:bottom w:w="0" w:type="dxa"/>
              <w:right w:w="108" w:type="dxa"/>
            </w:tcMar>
            <w:vAlign w:val="center"/>
            <w:hideMark/>
            <w:tcPrChange w:id="419" w:author="Ekanthappa, Rudresh (R.)" w:date="2019-11-19T09:51:00Z">
              <w:tcPr>
                <w:tcW w:w="1710" w:type="dxa"/>
                <w:tcMar>
                  <w:top w:w="0" w:type="dxa"/>
                  <w:left w:w="108" w:type="dxa"/>
                  <w:bottom w:w="0" w:type="dxa"/>
                  <w:right w:w="108" w:type="dxa"/>
                </w:tcMar>
                <w:vAlign w:val="center"/>
                <w:hideMark/>
              </w:tcPr>
            </w:tcPrChange>
          </w:tcPr>
          <w:p w14:paraId="6CB99BB4" w14:textId="77777777" w:rsidR="00F30367" w:rsidRPr="00A61A52" w:rsidRDefault="00B113DE" w:rsidP="00FA76A5">
            <w:pPr>
              <w:spacing w:line="256" w:lineRule="auto"/>
              <w:rPr>
                <w:rFonts w:cs="Arial"/>
                <w:strike/>
                <w:lang w:val="en-GB"/>
                <w:rPrChange w:id="420" w:author="Ekanthappa, Rudresh (R.)" w:date="2019-11-19T15:10:00Z">
                  <w:rPr>
                    <w:rFonts w:cs="Arial"/>
                    <w:lang w:val="en-GB"/>
                  </w:rPr>
                </w:rPrChange>
              </w:rPr>
            </w:pPr>
            <w:del w:id="421" w:author="Ekanthappa, Rudresh (R.)" w:date="2019-11-12T11:12:00Z">
              <w:r w:rsidRPr="00A61A52" w:rsidDel="00FA76A5">
                <w:rPr>
                  <w:rFonts w:cs="Arial"/>
                  <w:strike/>
                  <w:lang w:val="en-GB"/>
                  <w:rPrChange w:id="422" w:author="Ekanthappa, Rudresh (R.)" w:date="2019-11-19T15:10:00Z">
                    <w:rPr>
                      <w:rFonts w:cs="Arial"/>
                      <w:lang w:val="en-GB"/>
                    </w:rPr>
                  </w:rPrChange>
                </w:rPr>
                <w:delText>1</w:delText>
              </w:r>
            </w:del>
            <w:ins w:id="423" w:author="Ekanthappa, Rudresh (R.)" w:date="2019-11-12T11:12:00Z">
              <w:r w:rsidR="00FA76A5" w:rsidRPr="00A61A52">
                <w:rPr>
                  <w:rFonts w:cs="Arial"/>
                  <w:strike/>
                  <w:lang w:val="en-GB"/>
                  <w:rPrChange w:id="424" w:author="Ekanthappa, Rudresh (R.)" w:date="2019-11-19T15:10:00Z">
                    <w:rPr>
                      <w:rFonts w:cs="Arial"/>
                      <w:lang w:val="en-GB"/>
                    </w:rPr>
                  </w:rPrChange>
                </w:rPr>
                <w:t>6</w:t>
              </w:r>
            </w:ins>
            <w:r w:rsidRPr="00A61A52">
              <w:rPr>
                <w:rFonts w:cs="Arial"/>
                <w:strike/>
                <w:lang w:val="en-GB"/>
                <w:rPrChange w:id="425" w:author="Ekanthappa, Rudresh (R.)" w:date="2019-11-19T15:10:00Z">
                  <w:rPr>
                    <w:rFonts w:cs="Arial"/>
                    <w:lang w:val="en-GB"/>
                  </w:rPr>
                </w:rPrChange>
              </w:rPr>
              <w:t xml:space="preserve"> to </w:t>
            </w:r>
            <w:del w:id="426" w:author="Ekanthappa, Rudresh (R.)" w:date="2019-11-12T11:12:00Z">
              <w:r w:rsidRPr="00A61A52" w:rsidDel="00FA76A5">
                <w:rPr>
                  <w:rFonts w:cs="Arial"/>
                  <w:strike/>
                  <w:lang w:val="en-GB"/>
                  <w:rPrChange w:id="427" w:author="Ekanthappa, Rudresh (R.)" w:date="2019-11-19T15:10:00Z">
                    <w:rPr>
                      <w:rFonts w:cs="Arial"/>
                      <w:lang w:val="en-GB"/>
                    </w:rPr>
                  </w:rPrChange>
                </w:rPr>
                <w:delText xml:space="preserve">259200 </w:delText>
              </w:r>
            </w:del>
            <w:ins w:id="428" w:author="Ekanthappa, Rudresh (R.)" w:date="2019-11-12T11:12:00Z">
              <w:r w:rsidR="00FA76A5" w:rsidRPr="00A61A52">
                <w:rPr>
                  <w:rFonts w:cs="Arial"/>
                  <w:strike/>
                  <w:lang w:val="en-GB"/>
                  <w:rPrChange w:id="429" w:author="Ekanthappa, Rudresh (R.)" w:date="2019-11-19T15:10:00Z">
                    <w:rPr>
                      <w:rFonts w:cs="Arial"/>
                      <w:lang w:val="en-GB"/>
                    </w:rPr>
                  </w:rPrChange>
                </w:rPr>
                <w:t xml:space="preserve">300 </w:t>
              </w:r>
            </w:ins>
            <w:r w:rsidRPr="00A61A52">
              <w:rPr>
                <w:rFonts w:cs="Arial"/>
                <w:strike/>
                <w:lang w:val="en-GB"/>
                <w:rPrChange w:id="430" w:author="Ekanthappa, Rudresh (R.)" w:date="2019-11-19T15:10:00Z">
                  <w:rPr>
                    <w:rFonts w:cs="Arial"/>
                    <w:lang w:val="en-GB"/>
                  </w:rPr>
                </w:rPrChange>
              </w:rPr>
              <w:t>– Seconds after previous retry</w:t>
            </w:r>
            <w:commentRangeEnd w:id="399"/>
            <w:r w:rsidR="00FC4B5F" w:rsidRPr="00A61A52">
              <w:rPr>
                <w:rStyle w:val="CommentReference"/>
                <w:strike/>
                <w:rPrChange w:id="431" w:author="Ekanthappa, Rudresh (R.)" w:date="2019-11-19T15:10:00Z">
                  <w:rPr>
                    <w:rStyle w:val="CommentReference"/>
                  </w:rPr>
                </w:rPrChange>
              </w:rPr>
              <w:commentReference w:id="399"/>
            </w:r>
          </w:p>
        </w:tc>
      </w:tr>
      <w:tr w:rsidR="00F30367" w:rsidRPr="00D91106" w14:paraId="566ADAB7" w14:textId="77777777" w:rsidTr="006866C4">
        <w:trPr>
          <w:jc w:val="center"/>
          <w:trPrChange w:id="432" w:author="Ekanthappa, Rudresh (R.)" w:date="2019-11-19T09:51:00Z">
            <w:trPr>
              <w:jc w:val="center"/>
            </w:trPr>
          </w:trPrChange>
        </w:trPr>
        <w:tc>
          <w:tcPr>
            <w:tcW w:w="2245" w:type="dxa"/>
            <w:tcMar>
              <w:top w:w="0" w:type="dxa"/>
              <w:left w:w="108" w:type="dxa"/>
              <w:bottom w:w="0" w:type="dxa"/>
              <w:right w:w="108" w:type="dxa"/>
            </w:tcMar>
            <w:vAlign w:val="center"/>
            <w:tcPrChange w:id="433" w:author="Ekanthappa, Rudresh (R.)" w:date="2019-11-19T09:51:00Z">
              <w:tcPr>
                <w:tcW w:w="2065" w:type="dxa"/>
                <w:tcMar>
                  <w:top w:w="0" w:type="dxa"/>
                  <w:left w:w="108" w:type="dxa"/>
                  <w:bottom w:w="0" w:type="dxa"/>
                  <w:right w:w="108" w:type="dxa"/>
                </w:tcMar>
                <w:vAlign w:val="center"/>
              </w:tcPr>
            </w:tcPrChange>
          </w:tcPr>
          <w:p w14:paraId="6EDA82CB" w14:textId="77777777" w:rsidR="00F30367" w:rsidRPr="00592A99" w:rsidRDefault="00B113DE" w:rsidP="00F30367">
            <w:pPr>
              <w:spacing w:line="256" w:lineRule="auto"/>
              <w:rPr>
                <w:rFonts w:cs="Arial"/>
              </w:rPr>
            </w:pPr>
            <w:r w:rsidRPr="00592A99">
              <w:rPr>
                <w:rFonts w:cs="Arial"/>
              </w:rPr>
              <w:t>SVS_BACKUP_</w:t>
            </w:r>
          </w:p>
          <w:p w14:paraId="4FD88E7F" w14:textId="77777777" w:rsidR="00FA76A5" w:rsidRPr="00AE3369" w:rsidRDefault="00B113DE" w:rsidP="00AE3369">
            <w:pPr>
              <w:spacing w:line="256" w:lineRule="auto"/>
              <w:rPr>
                <w:rFonts w:cs="Arial"/>
              </w:rPr>
            </w:pPr>
            <w:r w:rsidRPr="00592A99">
              <w:rPr>
                <w:rFonts w:cs="Arial"/>
              </w:rPr>
              <w:t>ANTENNA</w:t>
            </w:r>
            <w:r>
              <w:rPr>
                <w:rFonts w:cs="Arial"/>
              </w:rPr>
              <w:t>_SETUP</w:t>
            </w:r>
          </w:p>
        </w:tc>
        <w:tc>
          <w:tcPr>
            <w:tcW w:w="2610" w:type="dxa"/>
            <w:tcMar>
              <w:top w:w="0" w:type="dxa"/>
              <w:left w:w="108" w:type="dxa"/>
              <w:bottom w:w="0" w:type="dxa"/>
              <w:right w:w="108" w:type="dxa"/>
            </w:tcMar>
            <w:vAlign w:val="center"/>
            <w:hideMark/>
            <w:tcPrChange w:id="434" w:author="Ekanthappa, Rudresh (R.)" w:date="2019-11-19T09:51:00Z">
              <w:tcPr>
                <w:tcW w:w="2790" w:type="dxa"/>
                <w:gridSpan w:val="2"/>
                <w:tcMar>
                  <w:top w:w="0" w:type="dxa"/>
                  <w:left w:w="108" w:type="dxa"/>
                  <w:bottom w:w="0" w:type="dxa"/>
                  <w:right w:w="108" w:type="dxa"/>
                </w:tcMar>
                <w:vAlign w:val="center"/>
                <w:hideMark/>
              </w:tcPr>
            </w:tcPrChange>
          </w:tcPr>
          <w:p w14:paraId="41DF7594" w14:textId="77777777" w:rsidR="00F30367" w:rsidRPr="00592A99" w:rsidRDefault="00B113DE" w:rsidP="00F30367">
            <w:pPr>
              <w:spacing w:line="256" w:lineRule="auto"/>
              <w:rPr>
                <w:rFonts w:cs="Arial"/>
                <w:lang w:val="en-GB"/>
              </w:rPr>
            </w:pPr>
            <w:r w:rsidRPr="00592A99">
              <w:rPr>
                <w:rFonts w:cs="Arial"/>
                <w:lang w:val="en-GB"/>
              </w:rPr>
              <w:t>EOL Configuration for vehicle built with/without SVS backup antenna.</w:t>
            </w:r>
          </w:p>
        </w:tc>
        <w:tc>
          <w:tcPr>
            <w:tcW w:w="900" w:type="dxa"/>
            <w:tcMar>
              <w:top w:w="0" w:type="dxa"/>
              <w:left w:w="108" w:type="dxa"/>
              <w:bottom w:w="0" w:type="dxa"/>
              <w:right w:w="108" w:type="dxa"/>
            </w:tcMar>
            <w:vAlign w:val="center"/>
            <w:hideMark/>
            <w:tcPrChange w:id="435" w:author="Ekanthappa, Rudresh (R.)" w:date="2019-11-19T09:51:00Z">
              <w:tcPr>
                <w:tcW w:w="900" w:type="dxa"/>
                <w:tcMar>
                  <w:top w:w="0" w:type="dxa"/>
                  <w:left w:w="108" w:type="dxa"/>
                  <w:bottom w:w="0" w:type="dxa"/>
                  <w:right w:w="108" w:type="dxa"/>
                </w:tcMar>
                <w:vAlign w:val="center"/>
                <w:hideMark/>
              </w:tcPr>
            </w:tcPrChange>
          </w:tcPr>
          <w:p w14:paraId="34AE87A2" w14:textId="77777777" w:rsidR="00F30367" w:rsidRPr="00592A99" w:rsidRDefault="00B113DE">
            <w:pPr>
              <w:spacing w:line="256" w:lineRule="auto"/>
              <w:jc w:val="center"/>
              <w:rPr>
                <w:rFonts w:eastAsiaTheme="minorHAnsi" w:cs="Arial"/>
                <w:lang w:val="en-GB"/>
              </w:rPr>
            </w:pPr>
            <w:r w:rsidRPr="00592A99">
              <w:rPr>
                <w:rFonts w:eastAsiaTheme="minorHAnsi" w:cs="Arial"/>
                <w:lang w:val="en-GB"/>
              </w:rPr>
              <w:t>1</w:t>
            </w:r>
          </w:p>
        </w:tc>
        <w:tc>
          <w:tcPr>
            <w:tcW w:w="1890" w:type="dxa"/>
            <w:tcMar>
              <w:top w:w="0" w:type="dxa"/>
              <w:left w:w="108" w:type="dxa"/>
              <w:bottom w:w="0" w:type="dxa"/>
              <w:right w:w="108" w:type="dxa"/>
            </w:tcMar>
            <w:vAlign w:val="center"/>
            <w:hideMark/>
            <w:tcPrChange w:id="436" w:author="Ekanthappa, Rudresh (R.)" w:date="2019-11-19T09:51:00Z">
              <w:tcPr>
                <w:tcW w:w="1890" w:type="dxa"/>
                <w:tcMar>
                  <w:top w:w="0" w:type="dxa"/>
                  <w:left w:w="108" w:type="dxa"/>
                  <w:bottom w:w="0" w:type="dxa"/>
                  <w:right w:w="108" w:type="dxa"/>
                </w:tcMar>
                <w:vAlign w:val="center"/>
                <w:hideMark/>
              </w:tcPr>
            </w:tcPrChange>
          </w:tcPr>
          <w:p w14:paraId="269615AA" w14:textId="77777777" w:rsidR="00F30367" w:rsidRPr="00592A99" w:rsidRDefault="00B113DE" w:rsidP="00F30367">
            <w:pPr>
              <w:spacing w:line="256" w:lineRule="auto"/>
              <w:jc w:val="center"/>
              <w:rPr>
                <w:rFonts w:eastAsiaTheme="minorHAnsi" w:cs="Arial"/>
                <w:lang w:val="en-GB"/>
              </w:rPr>
            </w:pPr>
            <w:r w:rsidRPr="00592A99">
              <w:rPr>
                <w:rFonts w:cs="Arial"/>
                <w:lang w:val="en-GB"/>
              </w:rPr>
              <w:t>AVAILABLE/ NOT AVAILABLE</w:t>
            </w:r>
          </w:p>
        </w:tc>
        <w:tc>
          <w:tcPr>
            <w:tcW w:w="1080" w:type="dxa"/>
            <w:tcMar>
              <w:top w:w="0" w:type="dxa"/>
              <w:left w:w="108" w:type="dxa"/>
              <w:bottom w:w="0" w:type="dxa"/>
              <w:right w:w="108" w:type="dxa"/>
            </w:tcMar>
            <w:vAlign w:val="center"/>
            <w:hideMark/>
            <w:tcPrChange w:id="437" w:author="Ekanthappa, Rudresh (R.)" w:date="2019-11-19T09:51:00Z">
              <w:tcPr>
                <w:tcW w:w="1080" w:type="dxa"/>
                <w:tcMar>
                  <w:top w:w="0" w:type="dxa"/>
                  <w:left w:w="108" w:type="dxa"/>
                  <w:bottom w:w="0" w:type="dxa"/>
                  <w:right w:w="108" w:type="dxa"/>
                </w:tcMar>
                <w:vAlign w:val="center"/>
                <w:hideMark/>
              </w:tcPr>
            </w:tcPrChange>
          </w:tcPr>
          <w:p w14:paraId="66C9DCFE" w14:textId="77777777" w:rsidR="00F30367" w:rsidRPr="00592A99" w:rsidRDefault="00F30367" w:rsidP="00F30367">
            <w:pPr>
              <w:spacing w:line="256" w:lineRule="auto"/>
              <w:jc w:val="center"/>
              <w:rPr>
                <w:rFonts w:eastAsiaTheme="minorHAnsi" w:cs="Arial"/>
                <w:lang w:val="en-GB"/>
              </w:rPr>
            </w:pPr>
          </w:p>
        </w:tc>
        <w:tc>
          <w:tcPr>
            <w:tcW w:w="1710" w:type="dxa"/>
            <w:tcMar>
              <w:top w:w="0" w:type="dxa"/>
              <w:left w:w="108" w:type="dxa"/>
              <w:bottom w:w="0" w:type="dxa"/>
              <w:right w:w="108" w:type="dxa"/>
            </w:tcMar>
            <w:vAlign w:val="center"/>
            <w:hideMark/>
            <w:tcPrChange w:id="438" w:author="Ekanthappa, Rudresh (R.)" w:date="2019-11-19T09:51:00Z">
              <w:tcPr>
                <w:tcW w:w="1710" w:type="dxa"/>
                <w:tcMar>
                  <w:top w:w="0" w:type="dxa"/>
                  <w:left w:w="108" w:type="dxa"/>
                  <w:bottom w:w="0" w:type="dxa"/>
                  <w:right w:w="108" w:type="dxa"/>
                </w:tcMar>
                <w:vAlign w:val="center"/>
                <w:hideMark/>
              </w:tcPr>
            </w:tcPrChange>
          </w:tcPr>
          <w:p w14:paraId="692FEBFD" w14:textId="77777777" w:rsidR="00F30367" w:rsidRPr="00592A99" w:rsidRDefault="00B113DE" w:rsidP="00F30367">
            <w:pPr>
              <w:spacing w:line="256" w:lineRule="auto"/>
              <w:rPr>
                <w:rFonts w:eastAsiaTheme="minorHAnsi" w:cs="Arial"/>
                <w:lang w:val="en-GB"/>
              </w:rPr>
            </w:pPr>
            <w:r w:rsidRPr="00592A99">
              <w:rPr>
                <w:rFonts w:cs="Arial"/>
                <w:lang w:val="en-GB"/>
              </w:rPr>
              <w:t>0 – NotAvailable</w:t>
            </w:r>
          </w:p>
          <w:p w14:paraId="6E7D4271" w14:textId="77777777" w:rsidR="00F30367" w:rsidRPr="00592A99" w:rsidRDefault="00B113DE" w:rsidP="00F30367">
            <w:pPr>
              <w:spacing w:line="256" w:lineRule="auto"/>
              <w:rPr>
                <w:rFonts w:eastAsiaTheme="minorHAnsi" w:cs="Arial"/>
                <w:lang w:val="en-GB"/>
              </w:rPr>
            </w:pPr>
            <w:r w:rsidRPr="00592A99">
              <w:rPr>
                <w:rFonts w:cs="Arial"/>
                <w:lang w:val="en-GB"/>
              </w:rPr>
              <w:t>1 – Available</w:t>
            </w:r>
          </w:p>
        </w:tc>
      </w:tr>
      <w:tr w:rsidR="00F30367" w:rsidRPr="00D91106" w14:paraId="116413D0" w14:textId="77777777" w:rsidTr="006866C4">
        <w:trPr>
          <w:jc w:val="center"/>
          <w:trPrChange w:id="439" w:author="Ekanthappa, Rudresh (R.)" w:date="2019-11-19T09:51:00Z">
            <w:trPr>
              <w:jc w:val="center"/>
            </w:trPr>
          </w:trPrChange>
        </w:trPr>
        <w:tc>
          <w:tcPr>
            <w:tcW w:w="2245" w:type="dxa"/>
            <w:tcMar>
              <w:top w:w="0" w:type="dxa"/>
              <w:left w:w="108" w:type="dxa"/>
              <w:bottom w:w="0" w:type="dxa"/>
              <w:right w:w="108" w:type="dxa"/>
            </w:tcMar>
            <w:vAlign w:val="center"/>
            <w:tcPrChange w:id="440" w:author="Ekanthappa, Rudresh (R.)" w:date="2019-11-19T09:51:00Z">
              <w:tcPr>
                <w:tcW w:w="2065" w:type="dxa"/>
                <w:tcMar>
                  <w:top w:w="0" w:type="dxa"/>
                  <w:left w:w="108" w:type="dxa"/>
                  <w:bottom w:w="0" w:type="dxa"/>
                  <w:right w:w="108" w:type="dxa"/>
                </w:tcMar>
                <w:vAlign w:val="center"/>
              </w:tcPr>
            </w:tcPrChange>
          </w:tcPr>
          <w:p w14:paraId="5C558D73" w14:textId="77777777" w:rsidR="00F30367" w:rsidRPr="00592A99" w:rsidRDefault="00B113DE" w:rsidP="00F30367">
            <w:pPr>
              <w:rPr>
                <w:rFonts w:cs="Arial"/>
              </w:rPr>
            </w:pPr>
            <w:r w:rsidRPr="00592A99">
              <w:rPr>
                <w:rFonts w:cs="Arial"/>
              </w:rPr>
              <w:t>SVS_LOC_DELTA</w:t>
            </w:r>
          </w:p>
        </w:tc>
        <w:tc>
          <w:tcPr>
            <w:tcW w:w="2610" w:type="dxa"/>
            <w:tcMar>
              <w:top w:w="0" w:type="dxa"/>
              <w:left w:w="108" w:type="dxa"/>
              <w:bottom w:w="0" w:type="dxa"/>
              <w:right w:w="108" w:type="dxa"/>
            </w:tcMar>
            <w:vAlign w:val="center"/>
            <w:tcPrChange w:id="441" w:author="Ekanthappa, Rudresh (R.)" w:date="2019-11-19T09:51:00Z">
              <w:tcPr>
                <w:tcW w:w="2790" w:type="dxa"/>
                <w:gridSpan w:val="2"/>
                <w:tcMar>
                  <w:top w:w="0" w:type="dxa"/>
                  <w:left w:w="108" w:type="dxa"/>
                  <w:bottom w:w="0" w:type="dxa"/>
                  <w:right w:w="108" w:type="dxa"/>
                </w:tcMar>
                <w:vAlign w:val="center"/>
              </w:tcPr>
            </w:tcPrChange>
          </w:tcPr>
          <w:p w14:paraId="59204EFD" w14:textId="77777777" w:rsidR="00F30367" w:rsidRPr="00592A99" w:rsidRDefault="00B113DE" w:rsidP="00F30367">
            <w:pPr>
              <w:rPr>
                <w:rFonts w:cs="Arial"/>
              </w:rPr>
            </w:pPr>
            <w:r w:rsidRPr="00592A99">
              <w:rPr>
                <w:rFonts w:cs="Arial"/>
              </w:rPr>
              <w:t>SVS</w:t>
            </w:r>
            <w:r>
              <w:rPr>
                <w:rFonts w:cs="Arial"/>
              </w:rPr>
              <w:t xml:space="preserve">Server </w:t>
            </w:r>
            <w:r w:rsidRPr="00592A99">
              <w:rPr>
                <w:rFonts w:cs="Arial"/>
              </w:rPr>
              <w:t>to compare ignition off last know location with ignition on first fix location comparison threshold</w:t>
            </w:r>
          </w:p>
        </w:tc>
        <w:tc>
          <w:tcPr>
            <w:tcW w:w="900" w:type="dxa"/>
            <w:tcMar>
              <w:top w:w="0" w:type="dxa"/>
              <w:left w:w="108" w:type="dxa"/>
              <w:bottom w:w="0" w:type="dxa"/>
              <w:right w:w="108" w:type="dxa"/>
            </w:tcMar>
            <w:vAlign w:val="center"/>
            <w:tcPrChange w:id="442" w:author="Ekanthappa, Rudresh (R.)" w:date="2019-11-19T09:51:00Z">
              <w:tcPr>
                <w:tcW w:w="900" w:type="dxa"/>
                <w:tcMar>
                  <w:top w:w="0" w:type="dxa"/>
                  <w:left w:w="108" w:type="dxa"/>
                  <w:bottom w:w="0" w:type="dxa"/>
                  <w:right w:w="108" w:type="dxa"/>
                </w:tcMar>
                <w:vAlign w:val="center"/>
              </w:tcPr>
            </w:tcPrChange>
          </w:tcPr>
          <w:p w14:paraId="4783346C" w14:textId="77777777" w:rsidR="00F30367" w:rsidRPr="00592A99" w:rsidRDefault="00B113DE" w:rsidP="00F30367">
            <w:pPr>
              <w:jc w:val="center"/>
              <w:rPr>
                <w:rFonts w:cs="Arial"/>
              </w:rPr>
            </w:pPr>
            <w:r w:rsidRPr="00592A99">
              <w:rPr>
                <w:rFonts w:cs="Arial"/>
              </w:rPr>
              <w:t>3</w:t>
            </w:r>
          </w:p>
        </w:tc>
        <w:tc>
          <w:tcPr>
            <w:tcW w:w="1890" w:type="dxa"/>
            <w:tcMar>
              <w:top w:w="0" w:type="dxa"/>
              <w:left w:w="108" w:type="dxa"/>
              <w:bottom w:w="0" w:type="dxa"/>
              <w:right w:w="108" w:type="dxa"/>
            </w:tcMar>
            <w:vAlign w:val="center"/>
            <w:tcPrChange w:id="443" w:author="Ekanthappa, Rudresh (R.)" w:date="2019-11-19T09:51:00Z">
              <w:tcPr>
                <w:tcW w:w="1890" w:type="dxa"/>
                <w:tcMar>
                  <w:top w:w="0" w:type="dxa"/>
                  <w:left w:w="108" w:type="dxa"/>
                  <w:bottom w:w="0" w:type="dxa"/>
                  <w:right w:w="108" w:type="dxa"/>
                </w:tcMar>
                <w:vAlign w:val="center"/>
              </w:tcPr>
            </w:tcPrChange>
          </w:tcPr>
          <w:p w14:paraId="0F7EFE63" w14:textId="77777777" w:rsidR="00F30367" w:rsidRPr="00592A99" w:rsidRDefault="00B113DE" w:rsidP="00F30367">
            <w:pPr>
              <w:jc w:val="center"/>
              <w:rPr>
                <w:rFonts w:cs="Arial"/>
              </w:rPr>
            </w:pPr>
            <w:r w:rsidRPr="00592A99">
              <w:rPr>
                <w:rFonts w:cs="Arial"/>
              </w:rPr>
              <w:t>Integer</w:t>
            </w:r>
          </w:p>
        </w:tc>
        <w:tc>
          <w:tcPr>
            <w:tcW w:w="1080" w:type="dxa"/>
            <w:tcMar>
              <w:top w:w="0" w:type="dxa"/>
              <w:left w:w="108" w:type="dxa"/>
              <w:bottom w:w="0" w:type="dxa"/>
              <w:right w:w="108" w:type="dxa"/>
            </w:tcMar>
            <w:vAlign w:val="center"/>
            <w:tcPrChange w:id="444" w:author="Ekanthappa, Rudresh (R.)" w:date="2019-11-19T09:51:00Z">
              <w:tcPr>
                <w:tcW w:w="1080" w:type="dxa"/>
                <w:tcMar>
                  <w:top w:w="0" w:type="dxa"/>
                  <w:left w:w="108" w:type="dxa"/>
                  <w:bottom w:w="0" w:type="dxa"/>
                  <w:right w:w="108" w:type="dxa"/>
                </w:tcMar>
                <w:vAlign w:val="center"/>
              </w:tcPr>
            </w:tcPrChange>
          </w:tcPr>
          <w:p w14:paraId="15F1C5B4" w14:textId="77777777" w:rsidR="00F30367" w:rsidRPr="00592A99" w:rsidRDefault="00B113DE" w:rsidP="00F30367">
            <w:pPr>
              <w:jc w:val="center"/>
              <w:rPr>
                <w:rFonts w:cs="Arial"/>
              </w:rPr>
            </w:pPr>
            <w:r w:rsidRPr="00592A99">
              <w:rPr>
                <w:rFonts w:cs="Arial"/>
              </w:rPr>
              <w:t>Mile(s)</w:t>
            </w:r>
          </w:p>
        </w:tc>
        <w:tc>
          <w:tcPr>
            <w:tcW w:w="1710" w:type="dxa"/>
            <w:tcMar>
              <w:top w:w="0" w:type="dxa"/>
              <w:left w:w="108" w:type="dxa"/>
              <w:bottom w:w="0" w:type="dxa"/>
              <w:right w:w="108" w:type="dxa"/>
            </w:tcMar>
            <w:vAlign w:val="center"/>
            <w:tcPrChange w:id="445" w:author="Ekanthappa, Rudresh (R.)" w:date="2019-11-19T09:51:00Z">
              <w:tcPr>
                <w:tcW w:w="1710" w:type="dxa"/>
                <w:tcMar>
                  <w:top w:w="0" w:type="dxa"/>
                  <w:left w:w="108" w:type="dxa"/>
                  <w:bottom w:w="0" w:type="dxa"/>
                  <w:right w:w="108" w:type="dxa"/>
                </w:tcMar>
                <w:vAlign w:val="center"/>
              </w:tcPr>
            </w:tcPrChange>
          </w:tcPr>
          <w:p w14:paraId="773A4488" w14:textId="77777777" w:rsidR="00F30367" w:rsidRPr="00592A99" w:rsidRDefault="00B113DE" w:rsidP="00F30367">
            <w:pPr>
              <w:rPr>
                <w:rFonts w:cs="Arial"/>
              </w:rPr>
            </w:pPr>
            <w:r w:rsidRPr="00592A99">
              <w:rPr>
                <w:rFonts w:cs="Arial"/>
              </w:rPr>
              <w:t>1-100</w:t>
            </w:r>
          </w:p>
        </w:tc>
      </w:tr>
      <w:tr w:rsidR="00F30367" w:rsidRPr="00D91106" w14:paraId="39D3DD20" w14:textId="77777777" w:rsidTr="006866C4">
        <w:trPr>
          <w:jc w:val="center"/>
          <w:trPrChange w:id="446" w:author="Ekanthappa, Rudresh (R.)" w:date="2019-11-19T09:51:00Z">
            <w:trPr>
              <w:jc w:val="center"/>
            </w:trPr>
          </w:trPrChange>
        </w:trPr>
        <w:tc>
          <w:tcPr>
            <w:tcW w:w="2245" w:type="dxa"/>
            <w:tcMar>
              <w:top w:w="0" w:type="dxa"/>
              <w:left w:w="108" w:type="dxa"/>
              <w:bottom w:w="0" w:type="dxa"/>
              <w:right w:w="108" w:type="dxa"/>
            </w:tcMar>
            <w:vAlign w:val="center"/>
            <w:tcPrChange w:id="447" w:author="Ekanthappa, Rudresh (R.)" w:date="2019-11-19T09:51:00Z">
              <w:tcPr>
                <w:tcW w:w="2065" w:type="dxa"/>
                <w:tcMar>
                  <w:top w:w="0" w:type="dxa"/>
                  <w:left w:w="108" w:type="dxa"/>
                  <w:bottom w:w="0" w:type="dxa"/>
                  <w:right w:w="108" w:type="dxa"/>
                </w:tcMar>
                <w:vAlign w:val="center"/>
              </w:tcPr>
            </w:tcPrChange>
          </w:tcPr>
          <w:p w14:paraId="4758D686" w14:textId="77777777" w:rsidR="00F30367" w:rsidRPr="00592A99" w:rsidRDefault="00B113DE" w:rsidP="00F30367">
            <w:pPr>
              <w:spacing w:line="254" w:lineRule="auto"/>
              <w:rPr>
                <w:rFonts w:cs="Arial"/>
              </w:rPr>
            </w:pPr>
            <w:r w:rsidRPr="00592A99">
              <w:rPr>
                <w:rFonts w:cs="Arial"/>
              </w:rPr>
              <w:t>SVS_ALERT_LOC_DATA</w:t>
            </w:r>
          </w:p>
        </w:tc>
        <w:tc>
          <w:tcPr>
            <w:tcW w:w="2610" w:type="dxa"/>
            <w:tcMar>
              <w:top w:w="0" w:type="dxa"/>
              <w:left w:w="108" w:type="dxa"/>
              <w:bottom w:w="0" w:type="dxa"/>
              <w:right w:w="108" w:type="dxa"/>
            </w:tcMar>
            <w:vAlign w:val="center"/>
            <w:tcPrChange w:id="448" w:author="Ekanthappa, Rudresh (R.)" w:date="2019-11-19T09:51:00Z">
              <w:tcPr>
                <w:tcW w:w="2790" w:type="dxa"/>
                <w:gridSpan w:val="2"/>
                <w:tcMar>
                  <w:top w:w="0" w:type="dxa"/>
                  <w:left w:w="108" w:type="dxa"/>
                  <w:bottom w:w="0" w:type="dxa"/>
                  <w:right w:w="108" w:type="dxa"/>
                </w:tcMar>
                <w:vAlign w:val="center"/>
              </w:tcPr>
            </w:tcPrChange>
          </w:tcPr>
          <w:p w14:paraId="362AA2DB" w14:textId="77777777" w:rsidR="00F30367" w:rsidRPr="00592A99" w:rsidRDefault="00B113DE" w:rsidP="00AE3369">
            <w:pPr>
              <w:spacing w:line="254" w:lineRule="auto"/>
              <w:rPr>
                <w:rFonts w:cs="Arial"/>
                <w:lang w:val="en-GB"/>
              </w:rPr>
            </w:pPr>
            <w:r w:rsidRPr="00592A99">
              <w:rPr>
                <w:rFonts w:cs="Arial"/>
                <w:lang w:val="en-GB"/>
              </w:rPr>
              <w:t xml:space="preserve">Vehicle location </w:t>
            </w:r>
            <w:r>
              <w:rPr>
                <w:rFonts w:cs="Arial"/>
                <w:lang w:val="en-GB"/>
              </w:rPr>
              <w:t>data reporting</w:t>
            </w:r>
            <w:r w:rsidRPr="00592A99">
              <w:rPr>
                <w:rFonts w:cs="Arial"/>
                <w:lang w:val="en-GB"/>
              </w:rPr>
              <w:t xml:space="preserve"> </w:t>
            </w:r>
            <w:r>
              <w:rPr>
                <w:rFonts w:cs="Arial"/>
                <w:lang w:val="en-GB"/>
              </w:rPr>
              <w:t xml:space="preserve">for GRPC </w:t>
            </w:r>
            <w:r w:rsidRPr="00592A99">
              <w:rPr>
                <w:rFonts w:cs="Arial"/>
                <w:lang w:val="en-GB"/>
              </w:rPr>
              <w:t>alert</w:t>
            </w:r>
            <w:r>
              <w:rPr>
                <w:rFonts w:cs="Arial"/>
                <w:lang w:val="en-GB"/>
              </w:rPr>
              <w:t>s</w:t>
            </w:r>
            <w:r w:rsidRPr="00592A99">
              <w:rPr>
                <w:rFonts w:cs="Arial"/>
                <w:lang w:val="en-GB"/>
              </w:rPr>
              <w:t xml:space="preserve"> triggered</w:t>
            </w:r>
          </w:p>
        </w:tc>
        <w:tc>
          <w:tcPr>
            <w:tcW w:w="900" w:type="dxa"/>
            <w:tcMar>
              <w:top w:w="0" w:type="dxa"/>
              <w:left w:w="108" w:type="dxa"/>
              <w:bottom w:w="0" w:type="dxa"/>
              <w:right w:w="108" w:type="dxa"/>
            </w:tcMar>
            <w:vAlign w:val="center"/>
            <w:tcPrChange w:id="449" w:author="Ekanthappa, Rudresh (R.)" w:date="2019-11-19T09:51:00Z">
              <w:tcPr>
                <w:tcW w:w="900" w:type="dxa"/>
                <w:tcMar>
                  <w:top w:w="0" w:type="dxa"/>
                  <w:left w:w="108" w:type="dxa"/>
                  <w:bottom w:w="0" w:type="dxa"/>
                  <w:right w:w="108" w:type="dxa"/>
                </w:tcMar>
                <w:vAlign w:val="center"/>
              </w:tcPr>
            </w:tcPrChange>
          </w:tcPr>
          <w:p w14:paraId="1CB66CAC" w14:textId="77777777" w:rsidR="00F30367" w:rsidRPr="00592A99" w:rsidRDefault="00B113DE" w:rsidP="00F30367">
            <w:pPr>
              <w:spacing w:line="254" w:lineRule="auto"/>
              <w:jc w:val="center"/>
              <w:rPr>
                <w:rFonts w:eastAsiaTheme="minorHAnsi" w:cs="Arial"/>
                <w:lang w:val="en-GB"/>
              </w:rPr>
            </w:pPr>
            <w:r w:rsidRPr="00592A99">
              <w:rPr>
                <w:rFonts w:cs="Arial"/>
                <w:lang w:val="en-GB"/>
              </w:rPr>
              <w:t>Activated</w:t>
            </w:r>
          </w:p>
        </w:tc>
        <w:tc>
          <w:tcPr>
            <w:tcW w:w="1890" w:type="dxa"/>
            <w:tcMar>
              <w:top w:w="0" w:type="dxa"/>
              <w:left w:w="108" w:type="dxa"/>
              <w:bottom w:w="0" w:type="dxa"/>
              <w:right w:w="108" w:type="dxa"/>
            </w:tcMar>
            <w:vAlign w:val="center"/>
            <w:tcPrChange w:id="450" w:author="Ekanthappa, Rudresh (R.)" w:date="2019-11-19T09:51:00Z">
              <w:tcPr>
                <w:tcW w:w="1890" w:type="dxa"/>
                <w:tcMar>
                  <w:top w:w="0" w:type="dxa"/>
                  <w:left w:w="108" w:type="dxa"/>
                  <w:bottom w:w="0" w:type="dxa"/>
                  <w:right w:w="108" w:type="dxa"/>
                </w:tcMar>
                <w:vAlign w:val="center"/>
              </w:tcPr>
            </w:tcPrChange>
          </w:tcPr>
          <w:p w14:paraId="1D73D668" w14:textId="77777777" w:rsidR="00F30367" w:rsidRPr="00592A99" w:rsidRDefault="00B113DE" w:rsidP="00F30367">
            <w:pPr>
              <w:spacing w:line="254" w:lineRule="auto"/>
              <w:jc w:val="center"/>
              <w:rPr>
                <w:rFonts w:cs="Arial"/>
                <w:lang w:val="en-GB"/>
              </w:rPr>
            </w:pPr>
            <w:r w:rsidRPr="00592A99">
              <w:rPr>
                <w:rFonts w:cs="Arial"/>
                <w:lang w:val="en-GB"/>
              </w:rPr>
              <w:t>ACTIVATED / DEACTIVATED (Boolean)</w:t>
            </w:r>
          </w:p>
        </w:tc>
        <w:tc>
          <w:tcPr>
            <w:tcW w:w="1080" w:type="dxa"/>
            <w:tcMar>
              <w:top w:w="0" w:type="dxa"/>
              <w:left w:w="108" w:type="dxa"/>
              <w:bottom w:w="0" w:type="dxa"/>
              <w:right w:w="108" w:type="dxa"/>
            </w:tcMar>
            <w:vAlign w:val="center"/>
            <w:tcPrChange w:id="451" w:author="Ekanthappa, Rudresh (R.)" w:date="2019-11-19T09:51:00Z">
              <w:tcPr>
                <w:tcW w:w="1080" w:type="dxa"/>
                <w:tcMar>
                  <w:top w:w="0" w:type="dxa"/>
                  <w:left w:w="108" w:type="dxa"/>
                  <w:bottom w:w="0" w:type="dxa"/>
                  <w:right w:w="108" w:type="dxa"/>
                </w:tcMar>
                <w:vAlign w:val="center"/>
              </w:tcPr>
            </w:tcPrChange>
          </w:tcPr>
          <w:p w14:paraId="7FF5180A" w14:textId="77777777" w:rsidR="00F30367" w:rsidRPr="00592A99" w:rsidRDefault="00F30367" w:rsidP="00F30367">
            <w:pPr>
              <w:spacing w:line="254" w:lineRule="auto"/>
              <w:jc w:val="center"/>
              <w:rPr>
                <w:rFonts w:cs="Arial"/>
                <w:lang w:val="en-GB"/>
              </w:rPr>
            </w:pPr>
          </w:p>
        </w:tc>
        <w:tc>
          <w:tcPr>
            <w:tcW w:w="1710" w:type="dxa"/>
            <w:tcMar>
              <w:top w:w="0" w:type="dxa"/>
              <w:left w:w="108" w:type="dxa"/>
              <w:bottom w:w="0" w:type="dxa"/>
              <w:right w:w="108" w:type="dxa"/>
            </w:tcMar>
            <w:vAlign w:val="center"/>
            <w:tcPrChange w:id="452" w:author="Ekanthappa, Rudresh (R.)" w:date="2019-11-19T09:51:00Z">
              <w:tcPr>
                <w:tcW w:w="1710" w:type="dxa"/>
                <w:tcMar>
                  <w:top w:w="0" w:type="dxa"/>
                  <w:left w:w="108" w:type="dxa"/>
                  <w:bottom w:w="0" w:type="dxa"/>
                  <w:right w:w="108" w:type="dxa"/>
                </w:tcMar>
                <w:vAlign w:val="center"/>
              </w:tcPr>
            </w:tcPrChange>
          </w:tcPr>
          <w:p w14:paraId="78A823AD" w14:textId="77777777" w:rsidR="00F30367" w:rsidRPr="00592A99" w:rsidRDefault="00B113DE" w:rsidP="00F30367">
            <w:pPr>
              <w:spacing w:line="254" w:lineRule="auto"/>
              <w:rPr>
                <w:rFonts w:eastAsiaTheme="minorHAnsi" w:cs="Arial"/>
                <w:lang w:val="en-GB"/>
              </w:rPr>
            </w:pPr>
            <w:r w:rsidRPr="00592A99">
              <w:rPr>
                <w:rFonts w:cs="Arial"/>
                <w:lang w:val="en-GB"/>
              </w:rPr>
              <w:t>0 – Deactivated</w:t>
            </w:r>
          </w:p>
          <w:p w14:paraId="656DA15A" w14:textId="77777777" w:rsidR="00F30367" w:rsidRPr="00592A99" w:rsidRDefault="00B113DE" w:rsidP="00F30367">
            <w:pPr>
              <w:spacing w:line="254" w:lineRule="auto"/>
              <w:rPr>
                <w:rFonts w:cs="Arial"/>
                <w:lang w:val="en-GB"/>
              </w:rPr>
            </w:pPr>
            <w:r w:rsidRPr="00592A99">
              <w:rPr>
                <w:rFonts w:cs="Arial"/>
                <w:lang w:val="en-GB"/>
              </w:rPr>
              <w:t>1 – Activated</w:t>
            </w:r>
          </w:p>
        </w:tc>
      </w:tr>
      <w:tr w:rsidR="00F30367" w:rsidRPr="00D91106" w14:paraId="33F4048B" w14:textId="77777777" w:rsidTr="006866C4">
        <w:trPr>
          <w:jc w:val="center"/>
          <w:trPrChange w:id="453" w:author="Ekanthappa, Rudresh (R.)" w:date="2019-11-19T09:51:00Z">
            <w:trPr>
              <w:jc w:val="center"/>
            </w:trPr>
          </w:trPrChange>
        </w:trPr>
        <w:tc>
          <w:tcPr>
            <w:tcW w:w="2245" w:type="dxa"/>
            <w:tcMar>
              <w:top w:w="0" w:type="dxa"/>
              <w:left w:w="108" w:type="dxa"/>
              <w:bottom w:w="0" w:type="dxa"/>
              <w:right w:w="108" w:type="dxa"/>
            </w:tcMar>
            <w:vAlign w:val="center"/>
            <w:tcPrChange w:id="454" w:author="Ekanthappa, Rudresh (R.)" w:date="2019-11-19T09:51:00Z">
              <w:tcPr>
                <w:tcW w:w="2065" w:type="dxa"/>
                <w:tcMar>
                  <w:top w:w="0" w:type="dxa"/>
                  <w:left w:w="108" w:type="dxa"/>
                  <w:bottom w:w="0" w:type="dxa"/>
                  <w:right w:w="108" w:type="dxa"/>
                </w:tcMar>
                <w:vAlign w:val="center"/>
              </w:tcPr>
            </w:tcPrChange>
          </w:tcPr>
          <w:p w14:paraId="0FD6EFE4" w14:textId="77777777" w:rsidR="00F30367" w:rsidRPr="00592A99" w:rsidRDefault="00B113DE" w:rsidP="00F30367">
            <w:pPr>
              <w:spacing w:line="254" w:lineRule="auto"/>
              <w:rPr>
                <w:rFonts w:cs="Arial"/>
              </w:rPr>
            </w:pPr>
            <w:r w:rsidRPr="00592A99">
              <w:rPr>
                <w:rFonts w:cs="Arial"/>
              </w:rPr>
              <w:t>SVS_ALERT_LOC_DATA_PERIOD</w:t>
            </w:r>
          </w:p>
        </w:tc>
        <w:tc>
          <w:tcPr>
            <w:tcW w:w="2610" w:type="dxa"/>
            <w:tcMar>
              <w:top w:w="0" w:type="dxa"/>
              <w:left w:w="108" w:type="dxa"/>
              <w:bottom w:w="0" w:type="dxa"/>
              <w:right w:w="108" w:type="dxa"/>
            </w:tcMar>
            <w:vAlign w:val="center"/>
            <w:tcPrChange w:id="455" w:author="Ekanthappa, Rudresh (R.)" w:date="2019-11-19T09:51:00Z">
              <w:tcPr>
                <w:tcW w:w="2790" w:type="dxa"/>
                <w:gridSpan w:val="2"/>
                <w:tcMar>
                  <w:top w:w="0" w:type="dxa"/>
                  <w:left w:w="108" w:type="dxa"/>
                  <w:bottom w:w="0" w:type="dxa"/>
                  <w:right w:w="108" w:type="dxa"/>
                </w:tcMar>
                <w:vAlign w:val="center"/>
              </w:tcPr>
            </w:tcPrChange>
          </w:tcPr>
          <w:p w14:paraId="43BDBA72" w14:textId="77777777" w:rsidR="00F30367" w:rsidRPr="00592A99" w:rsidRDefault="00F30367" w:rsidP="00F30367">
            <w:pPr>
              <w:spacing w:line="256" w:lineRule="auto"/>
              <w:rPr>
                <w:rFonts w:cs="Arial"/>
                <w:lang w:val="en-GB"/>
              </w:rPr>
            </w:pPr>
          </w:p>
        </w:tc>
        <w:tc>
          <w:tcPr>
            <w:tcW w:w="900" w:type="dxa"/>
            <w:tcMar>
              <w:top w:w="0" w:type="dxa"/>
              <w:left w:w="108" w:type="dxa"/>
              <w:bottom w:w="0" w:type="dxa"/>
              <w:right w:w="108" w:type="dxa"/>
            </w:tcMar>
            <w:vAlign w:val="center"/>
            <w:tcPrChange w:id="456" w:author="Ekanthappa, Rudresh (R.)" w:date="2019-11-19T09:51:00Z">
              <w:tcPr>
                <w:tcW w:w="900" w:type="dxa"/>
                <w:tcMar>
                  <w:top w:w="0" w:type="dxa"/>
                  <w:left w:w="108" w:type="dxa"/>
                  <w:bottom w:w="0" w:type="dxa"/>
                  <w:right w:w="108" w:type="dxa"/>
                </w:tcMar>
                <w:vAlign w:val="center"/>
              </w:tcPr>
            </w:tcPrChange>
          </w:tcPr>
          <w:p w14:paraId="60A67F3A" w14:textId="77777777" w:rsidR="00F30367" w:rsidRPr="00592A99" w:rsidRDefault="00B113DE" w:rsidP="00F30367">
            <w:pPr>
              <w:spacing w:line="254" w:lineRule="auto"/>
              <w:jc w:val="center"/>
              <w:rPr>
                <w:rFonts w:eastAsiaTheme="minorHAnsi" w:cs="Arial"/>
                <w:lang w:val="en-GB"/>
              </w:rPr>
            </w:pPr>
            <w:r w:rsidRPr="00592A99">
              <w:rPr>
                <w:rFonts w:eastAsiaTheme="minorHAnsi" w:cs="Arial"/>
                <w:lang w:val="en-GB"/>
              </w:rPr>
              <w:t>3600</w:t>
            </w:r>
          </w:p>
        </w:tc>
        <w:tc>
          <w:tcPr>
            <w:tcW w:w="1890" w:type="dxa"/>
            <w:tcMar>
              <w:top w:w="0" w:type="dxa"/>
              <w:left w:w="108" w:type="dxa"/>
              <w:bottom w:w="0" w:type="dxa"/>
              <w:right w:w="108" w:type="dxa"/>
            </w:tcMar>
            <w:vAlign w:val="center"/>
            <w:tcPrChange w:id="457" w:author="Ekanthappa, Rudresh (R.)" w:date="2019-11-19T09:51:00Z">
              <w:tcPr>
                <w:tcW w:w="1890" w:type="dxa"/>
                <w:tcMar>
                  <w:top w:w="0" w:type="dxa"/>
                  <w:left w:w="108" w:type="dxa"/>
                  <w:bottom w:w="0" w:type="dxa"/>
                  <w:right w:w="108" w:type="dxa"/>
                </w:tcMar>
                <w:vAlign w:val="center"/>
              </w:tcPr>
            </w:tcPrChange>
          </w:tcPr>
          <w:p w14:paraId="6E6BCFC6" w14:textId="77777777" w:rsidR="00F30367" w:rsidRPr="00592A99" w:rsidRDefault="00B113DE" w:rsidP="00F30367">
            <w:pPr>
              <w:spacing w:line="254" w:lineRule="auto"/>
              <w:jc w:val="center"/>
              <w:rPr>
                <w:rFonts w:cs="Arial"/>
                <w:lang w:val="en-GB"/>
              </w:rPr>
            </w:pPr>
            <w:r w:rsidRPr="00592A99">
              <w:rPr>
                <w:rFonts w:cs="Arial"/>
                <w:lang w:val="en-GB"/>
              </w:rPr>
              <w:t>Integer</w:t>
            </w:r>
          </w:p>
        </w:tc>
        <w:tc>
          <w:tcPr>
            <w:tcW w:w="1080" w:type="dxa"/>
            <w:tcMar>
              <w:top w:w="0" w:type="dxa"/>
              <w:left w:w="108" w:type="dxa"/>
              <w:bottom w:w="0" w:type="dxa"/>
              <w:right w:w="108" w:type="dxa"/>
            </w:tcMar>
            <w:vAlign w:val="center"/>
            <w:tcPrChange w:id="458" w:author="Ekanthappa, Rudresh (R.)" w:date="2019-11-19T09:51:00Z">
              <w:tcPr>
                <w:tcW w:w="1080" w:type="dxa"/>
                <w:tcMar>
                  <w:top w:w="0" w:type="dxa"/>
                  <w:left w:w="108" w:type="dxa"/>
                  <w:bottom w:w="0" w:type="dxa"/>
                  <w:right w:w="108" w:type="dxa"/>
                </w:tcMar>
                <w:vAlign w:val="center"/>
              </w:tcPr>
            </w:tcPrChange>
          </w:tcPr>
          <w:p w14:paraId="390EDADD" w14:textId="77777777" w:rsidR="00F30367" w:rsidRPr="00592A99" w:rsidRDefault="00B113DE" w:rsidP="00F30367">
            <w:pPr>
              <w:spacing w:line="254" w:lineRule="auto"/>
              <w:jc w:val="center"/>
              <w:rPr>
                <w:rFonts w:cs="Arial"/>
                <w:lang w:val="en-GB"/>
              </w:rPr>
            </w:pPr>
            <w:r w:rsidRPr="00592A99">
              <w:rPr>
                <w:rFonts w:cs="Arial"/>
                <w:lang w:val="en-GB"/>
              </w:rPr>
              <w:t>Seconds</w:t>
            </w:r>
          </w:p>
        </w:tc>
        <w:tc>
          <w:tcPr>
            <w:tcW w:w="1710" w:type="dxa"/>
            <w:tcMar>
              <w:top w:w="0" w:type="dxa"/>
              <w:left w:w="108" w:type="dxa"/>
              <w:bottom w:w="0" w:type="dxa"/>
              <w:right w:w="108" w:type="dxa"/>
            </w:tcMar>
            <w:vAlign w:val="center"/>
            <w:tcPrChange w:id="459" w:author="Ekanthappa, Rudresh (R.)" w:date="2019-11-19T09:51:00Z">
              <w:tcPr>
                <w:tcW w:w="1710" w:type="dxa"/>
                <w:tcMar>
                  <w:top w:w="0" w:type="dxa"/>
                  <w:left w:w="108" w:type="dxa"/>
                  <w:bottom w:w="0" w:type="dxa"/>
                  <w:right w:w="108" w:type="dxa"/>
                </w:tcMar>
                <w:vAlign w:val="center"/>
              </w:tcPr>
            </w:tcPrChange>
          </w:tcPr>
          <w:p w14:paraId="09EF148C" w14:textId="77777777" w:rsidR="00F30367" w:rsidRPr="00592A99" w:rsidRDefault="00B113DE" w:rsidP="00F30367">
            <w:pPr>
              <w:spacing w:line="254" w:lineRule="auto"/>
              <w:rPr>
                <w:rFonts w:cs="Arial"/>
                <w:lang w:val="en-GB"/>
              </w:rPr>
            </w:pPr>
            <w:r w:rsidRPr="00592A99">
              <w:rPr>
                <w:rFonts w:cs="Arial"/>
                <w:lang w:val="en-GB"/>
              </w:rPr>
              <w:t>1 to 256200 Seconds after early theft notification alert trigger</w:t>
            </w:r>
          </w:p>
        </w:tc>
      </w:tr>
      <w:tr w:rsidR="00F30367" w:rsidRPr="00D91106" w14:paraId="159CC83E" w14:textId="77777777" w:rsidTr="006866C4">
        <w:trPr>
          <w:jc w:val="center"/>
          <w:trPrChange w:id="460" w:author="Ekanthappa, Rudresh (R.)" w:date="2019-11-19T09:51:00Z">
            <w:trPr>
              <w:jc w:val="center"/>
            </w:trPr>
          </w:trPrChange>
        </w:trPr>
        <w:tc>
          <w:tcPr>
            <w:tcW w:w="2245" w:type="dxa"/>
            <w:tcMar>
              <w:top w:w="0" w:type="dxa"/>
              <w:left w:w="108" w:type="dxa"/>
              <w:bottom w:w="0" w:type="dxa"/>
              <w:right w:w="108" w:type="dxa"/>
            </w:tcMar>
            <w:vAlign w:val="center"/>
            <w:tcPrChange w:id="461" w:author="Ekanthappa, Rudresh (R.)" w:date="2019-11-19T09:51:00Z">
              <w:tcPr>
                <w:tcW w:w="2065" w:type="dxa"/>
                <w:tcMar>
                  <w:top w:w="0" w:type="dxa"/>
                  <w:left w:w="108" w:type="dxa"/>
                  <w:bottom w:w="0" w:type="dxa"/>
                  <w:right w:w="108" w:type="dxa"/>
                </w:tcMar>
                <w:vAlign w:val="center"/>
              </w:tcPr>
            </w:tcPrChange>
          </w:tcPr>
          <w:p w14:paraId="335F1F7D" w14:textId="77777777" w:rsidR="00F30367" w:rsidRPr="00592A99" w:rsidRDefault="00B113DE" w:rsidP="00F30367">
            <w:pPr>
              <w:spacing w:line="254" w:lineRule="auto"/>
              <w:rPr>
                <w:rFonts w:cs="Arial"/>
              </w:rPr>
            </w:pPr>
            <w:r w:rsidRPr="00592A99">
              <w:rPr>
                <w:rFonts w:cs="Arial"/>
              </w:rPr>
              <w:t>SVS_ALERT_LOC_DATA_COUNT</w:t>
            </w:r>
          </w:p>
        </w:tc>
        <w:tc>
          <w:tcPr>
            <w:tcW w:w="2610" w:type="dxa"/>
            <w:tcMar>
              <w:top w:w="0" w:type="dxa"/>
              <w:left w:w="108" w:type="dxa"/>
              <w:bottom w:w="0" w:type="dxa"/>
              <w:right w:w="108" w:type="dxa"/>
            </w:tcMar>
            <w:vAlign w:val="center"/>
            <w:tcPrChange w:id="462" w:author="Ekanthappa, Rudresh (R.)" w:date="2019-11-19T09:51:00Z">
              <w:tcPr>
                <w:tcW w:w="2790" w:type="dxa"/>
                <w:gridSpan w:val="2"/>
                <w:tcMar>
                  <w:top w:w="0" w:type="dxa"/>
                  <w:left w:w="108" w:type="dxa"/>
                  <w:bottom w:w="0" w:type="dxa"/>
                  <w:right w:w="108" w:type="dxa"/>
                </w:tcMar>
                <w:vAlign w:val="center"/>
              </w:tcPr>
            </w:tcPrChange>
          </w:tcPr>
          <w:p w14:paraId="6347D3D4" w14:textId="77777777" w:rsidR="00F30367" w:rsidRPr="00592A99" w:rsidRDefault="00F30367" w:rsidP="00F30367">
            <w:pPr>
              <w:spacing w:line="256" w:lineRule="auto"/>
              <w:rPr>
                <w:rFonts w:cs="Arial"/>
                <w:lang w:val="en-GB"/>
              </w:rPr>
            </w:pPr>
          </w:p>
        </w:tc>
        <w:tc>
          <w:tcPr>
            <w:tcW w:w="900" w:type="dxa"/>
            <w:tcMar>
              <w:top w:w="0" w:type="dxa"/>
              <w:left w:w="108" w:type="dxa"/>
              <w:bottom w:w="0" w:type="dxa"/>
              <w:right w:w="108" w:type="dxa"/>
            </w:tcMar>
            <w:vAlign w:val="center"/>
            <w:tcPrChange w:id="463" w:author="Ekanthappa, Rudresh (R.)" w:date="2019-11-19T09:51:00Z">
              <w:tcPr>
                <w:tcW w:w="900" w:type="dxa"/>
                <w:tcMar>
                  <w:top w:w="0" w:type="dxa"/>
                  <w:left w:w="108" w:type="dxa"/>
                  <w:bottom w:w="0" w:type="dxa"/>
                  <w:right w:w="108" w:type="dxa"/>
                </w:tcMar>
                <w:vAlign w:val="center"/>
              </w:tcPr>
            </w:tcPrChange>
          </w:tcPr>
          <w:p w14:paraId="5596488D" w14:textId="77777777" w:rsidR="00F30367" w:rsidRPr="00592A99" w:rsidRDefault="00B113DE" w:rsidP="00F30367">
            <w:pPr>
              <w:spacing w:line="254" w:lineRule="auto"/>
              <w:jc w:val="center"/>
              <w:rPr>
                <w:rFonts w:eastAsiaTheme="minorHAnsi" w:cs="Arial"/>
                <w:lang w:val="en-GB"/>
              </w:rPr>
            </w:pPr>
            <w:r>
              <w:rPr>
                <w:rFonts w:eastAsiaTheme="minorHAnsi" w:cs="Arial"/>
                <w:lang w:val="en-GB"/>
              </w:rPr>
              <w:t>24</w:t>
            </w:r>
          </w:p>
        </w:tc>
        <w:tc>
          <w:tcPr>
            <w:tcW w:w="1890" w:type="dxa"/>
            <w:tcMar>
              <w:top w:w="0" w:type="dxa"/>
              <w:left w:w="108" w:type="dxa"/>
              <w:bottom w:w="0" w:type="dxa"/>
              <w:right w:w="108" w:type="dxa"/>
            </w:tcMar>
            <w:vAlign w:val="center"/>
            <w:tcPrChange w:id="464" w:author="Ekanthappa, Rudresh (R.)" w:date="2019-11-19T09:51:00Z">
              <w:tcPr>
                <w:tcW w:w="1890" w:type="dxa"/>
                <w:tcMar>
                  <w:top w:w="0" w:type="dxa"/>
                  <w:left w:w="108" w:type="dxa"/>
                  <w:bottom w:w="0" w:type="dxa"/>
                  <w:right w:w="108" w:type="dxa"/>
                </w:tcMar>
                <w:vAlign w:val="center"/>
              </w:tcPr>
            </w:tcPrChange>
          </w:tcPr>
          <w:p w14:paraId="016A2F94" w14:textId="77777777" w:rsidR="00F30367" w:rsidRPr="00592A99" w:rsidRDefault="00B113DE" w:rsidP="00F30367">
            <w:pPr>
              <w:spacing w:line="254" w:lineRule="auto"/>
              <w:jc w:val="center"/>
              <w:rPr>
                <w:rFonts w:cs="Arial"/>
                <w:lang w:val="en-GB"/>
              </w:rPr>
            </w:pPr>
            <w:r w:rsidRPr="00592A99">
              <w:rPr>
                <w:rFonts w:cs="Arial"/>
                <w:lang w:val="en-GB"/>
              </w:rPr>
              <w:t>Integer</w:t>
            </w:r>
          </w:p>
        </w:tc>
        <w:tc>
          <w:tcPr>
            <w:tcW w:w="1080" w:type="dxa"/>
            <w:tcMar>
              <w:top w:w="0" w:type="dxa"/>
              <w:left w:w="108" w:type="dxa"/>
              <w:bottom w:w="0" w:type="dxa"/>
              <w:right w:w="108" w:type="dxa"/>
            </w:tcMar>
            <w:vAlign w:val="center"/>
            <w:tcPrChange w:id="465" w:author="Ekanthappa, Rudresh (R.)" w:date="2019-11-19T09:51:00Z">
              <w:tcPr>
                <w:tcW w:w="1080" w:type="dxa"/>
                <w:tcMar>
                  <w:top w:w="0" w:type="dxa"/>
                  <w:left w:w="108" w:type="dxa"/>
                  <w:bottom w:w="0" w:type="dxa"/>
                  <w:right w:w="108" w:type="dxa"/>
                </w:tcMar>
                <w:vAlign w:val="center"/>
              </w:tcPr>
            </w:tcPrChange>
          </w:tcPr>
          <w:p w14:paraId="61AFF8E3" w14:textId="77777777" w:rsidR="00F30367" w:rsidRPr="00592A99" w:rsidRDefault="00B113DE" w:rsidP="00F30367">
            <w:pPr>
              <w:spacing w:line="254" w:lineRule="auto"/>
              <w:jc w:val="center"/>
              <w:rPr>
                <w:rFonts w:cs="Arial"/>
                <w:lang w:val="en-GB"/>
              </w:rPr>
            </w:pPr>
            <w:r w:rsidRPr="00592A99">
              <w:rPr>
                <w:rFonts w:cs="Arial"/>
                <w:lang w:val="en-GB"/>
              </w:rPr>
              <w:t>Index</w:t>
            </w:r>
          </w:p>
        </w:tc>
        <w:tc>
          <w:tcPr>
            <w:tcW w:w="1710" w:type="dxa"/>
            <w:tcMar>
              <w:top w:w="0" w:type="dxa"/>
              <w:left w:w="108" w:type="dxa"/>
              <w:bottom w:w="0" w:type="dxa"/>
              <w:right w:w="108" w:type="dxa"/>
            </w:tcMar>
            <w:vAlign w:val="center"/>
            <w:tcPrChange w:id="466" w:author="Ekanthappa, Rudresh (R.)" w:date="2019-11-19T09:51:00Z">
              <w:tcPr>
                <w:tcW w:w="1710" w:type="dxa"/>
                <w:tcMar>
                  <w:top w:w="0" w:type="dxa"/>
                  <w:left w:w="108" w:type="dxa"/>
                  <w:bottom w:w="0" w:type="dxa"/>
                  <w:right w:w="108" w:type="dxa"/>
                </w:tcMar>
                <w:vAlign w:val="center"/>
              </w:tcPr>
            </w:tcPrChange>
          </w:tcPr>
          <w:p w14:paraId="36EBF82E" w14:textId="77777777" w:rsidR="00F30367" w:rsidRPr="00592A99" w:rsidRDefault="00B113DE" w:rsidP="00F30367">
            <w:pPr>
              <w:spacing w:line="254" w:lineRule="auto"/>
              <w:rPr>
                <w:rFonts w:cs="Arial"/>
                <w:lang w:val="en-GB"/>
              </w:rPr>
            </w:pPr>
            <w:r w:rsidRPr="00592A99">
              <w:rPr>
                <w:rFonts w:cs="Arial"/>
                <w:lang w:val="en-GB"/>
              </w:rPr>
              <w:t>1 to 100</w:t>
            </w:r>
          </w:p>
        </w:tc>
      </w:tr>
    </w:tbl>
    <w:p w14:paraId="3ABAA999" w14:textId="77777777" w:rsidR="00F30367" w:rsidRDefault="00F30367" w:rsidP="00F30367">
      <w:pPr>
        <w:rPr>
          <w:ins w:id="467" w:author="Ekanthappa, Rudresh (R.)" w:date="2019-11-13T11:11:00Z"/>
        </w:rPr>
      </w:pPr>
    </w:p>
    <w:p w14:paraId="26091977" w14:textId="77777777" w:rsidR="008472A3" w:rsidRDefault="00FC4B5F" w:rsidP="00F30367">
      <w:pPr>
        <w:rPr>
          <w:ins w:id="468" w:author="Ekanthappa, Rudresh (R.)" w:date="2019-11-18T13:14:00Z"/>
        </w:rPr>
      </w:pPr>
      <w:del w:id="469" w:author="Ekanthappa, Rudresh (R.)" w:date="2019-11-19T15:11:00Z">
        <w:r w:rsidDel="00A61A52">
          <w:rPr>
            <w:rStyle w:val="CommentReference"/>
          </w:rPr>
          <w:commentReference w:id="470"/>
        </w:r>
      </w:del>
    </w:p>
    <w:p w14:paraId="4622BDA0" w14:textId="77777777" w:rsidR="008472A3" w:rsidDel="00A61A52" w:rsidRDefault="008472A3" w:rsidP="00F30367">
      <w:pPr>
        <w:rPr>
          <w:del w:id="471" w:author="Ekanthappa, Rudresh (R.)" w:date="2019-11-19T15:11:00Z"/>
        </w:rPr>
      </w:pPr>
    </w:p>
    <w:p w14:paraId="3DD18355" w14:textId="77777777" w:rsidR="00F30367" w:rsidRDefault="00B113DE" w:rsidP="009B4C29">
      <w:pPr>
        <w:pStyle w:val="Heading3"/>
      </w:pPr>
      <w:bookmarkStart w:id="472" w:name="_Toc16252836"/>
      <w:r>
        <w:t>Use Cases</w:t>
      </w:r>
      <w:bookmarkEnd w:id="472"/>
    </w:p>
    <w:p w14:paraId="29A83669" w14:textId="77777777" w:rsidR="00F30367" w:rsidRDefault="00B113DE" w:rsidP="009B4C29">
      <w:pPr>
        <w:pStyle w:val="Heading4"/>
      </w:pPr>
      <w:r>
        <w:t>SVS-UC-REQ-304493/C-Theft Mode Activation</w:t>
      </w:r>
    </w:p>
    <w:p w14:paraId="353C2E84"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2"/>
        <w:gridCol w:w="7440"/>
      </w:tblGrid>
      <w:tr w:rsidR="00F30367" w14:paraId="20E840B9" w14:textId="77777777" w:rsidTr="009B4C29">
        <w:trPr>
          <w:jc w:val="center"/>
        </w:trPr>
        <w:tc>
          <w:tcPr>
            <w:tcW w:w="1792"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D145A8" w14:textId="77777777" w:rsidR="00F30367" w:rsidRDefault="00B113DE" w:rsidP="00F30367">
            <w:pPr>
              <w:spacing w:line="276" w:lineRule="auto"/>
            </w:pPr>
            <w:r>
              <w:rPr>
                <w:b/>
                <w:bCs/>
              </w:rPr>
              <w:t>Actors</w:t>
            </w:r>
          </w:p>
        </w:tc>
        <w:tc>
          <w:tcPr>
            <w:tcW w:w="74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76A37B7" w14:textId="77777777" w:rsidR="00F30367" w:rsidRPr="00AA3304" w:rsidRDefault="00B113DE" w:rsidP="00F30367">
            <w:pPr>
              <w:spacing w:line="256" w:lineRule="auto"/>
              <w:rPr>
                <w:rFonts w:cs="Arial"/>
                <w:szCs w:val="22"/>
              </w:rPr>
            </w:pPr>
            <w:r w:rsidRPr="00AA3304">
              <w:rPr>
                <w:rFonts w:cs="Arial"/>
                <w:szCs w:val="22"/>
              </w:rPr>
              <w:t xml:space="preserve">SVS Cloud App, </w:t>
            </w:r>
            <w:r>
              <w:rPr>
                <w:rFonts w:cs="Arial"/>
                <w:szCs w:val="22"/>
              </w:rPr>
              <w:t>SVSServer</w:t>
            </w:r>
            <w:r w:rsidRPr="00AA3304">
              <w:rPr>
                <w:rFonts w:cs="Arial"/>
                <w:szCs w:val="22"/>
              </w:rPr>
              <w:t xml:space="preserve">, </w:t>
            </w:r>
            <w:r>
              <w:rPr>
                <w:rFonts w:cs="Arial"/>
                <w:szCs w:val="22"/>
              </w:rPr>
              <w:t>SVSInterfaceClient</w:t>
            </w:r>
            <w:r w:rsidRPr="00AA3304">
              <w:rPr>
                <w:rFonts w:cs="Arial"/>
                <w:szCs w:val="22"/>
              </w:rPr>
              <w:t xml:space="preserve">, </w:t>
            </w:r>
            <w:r>
              <w:rPr>
                <w:rFonts w:cs="Arial"/>
                <w:szCs w:val="22"/>
              </w:rPr>
              <w:t>SVSOnBoardClient</w:t>
            </w:r>
          </w:p>
        </w:tc>
      </w:tr>
      <w:tr w:rsidR="00F30367" w14:paraId="58E28EAB" w14:textId="77777777" w:rsidTr="009B4C29">
        <w:trPr>
          <w:jc w:val="center"/>
        </w:trPr>
        <w:tc>
          <w:tcPr>
            <w:tcW w:w="179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07B980" w14:textId="77777777" w:rsidR="00F30367" w:rsidRDefault="00B113DE" w:rsidP="00F30367">
            <w:pPr>
              <w:spacing w:line="276" w:lineRule="auto"/>
            </w:pPr>
            <w:r>
              <w:rPr>
                <w:b/>
                <w:bCs/>
              </w:rPr>
              <w:t>Pre-conditions</w:t>
            </w:r>
          </w:p>
        </w:tc>
        <w:tc>
          <w:tcPr>
            <w:tcW w:w="7440" w:type="dxa"/>
            <w:tcBorders>
              <w:top w:val="nil"/>
              <w:left w:val="nil"/>
              <w:bottom w:val="single" w:sz="8" w:space="0" w:color="auto"/>
              <w:right w:val="single" w:sz="8" w:space="0" w:color="auto"/>
            </w:tcBorders>
            <w:tcMar>
              <w:top w:w="0" w:type="dxa"/>
              <w:left w:w="108" w:type="dxa"/>
              <w:bottom w:w="0" w:type="dxa"/>
              <w:right w:w="108" w:type="dxa"/>
            </w:tcMar>
          </w:tcPr>
          <w:p w14:paraId="08641123" w14:textId="77777777" w:rsidR="00F30367" w:rsidRPr="00AA3304" w:rsidRDefault="00B113DE" w:rsidP="00F30367">
            <w:pPr>
              <w:spacing w:line="276" w:lineRule="auto"/>
              <w:rPr>
                <w:rFonts w:eastAsiaTheme="minorHAnsi" w:cs="Arial"/>
                <w:szCs w:val="22"/>
              </w:rPr>
            </w:pPr>
            <w:r w:rsidRPr="00AA3304">
              <w:rPr>
                <w:rFonts w:eastAsiaTheme="minorHAnsi" w:cs="Arial"/>
                <w:szCs w:val="22"/>
              </w:rPr>
              <w:t>Vehicle capable of SVS (based on region)</w:t>
            </w:r>
          </w:p>
          <w:p w14:paraId="01F21095" w14:textId="77777777" w:rsidR="00F30367" w:rsidRDefault="00B113DE" w:rsidP="00F30367">
            <w:pPr>
              <w:spacing w:line="276" w:lineRule="auto"/>
              <w:rPr>
                <w:rFonts w:eastAsiaTheme="minorHAnsi" w:cs="Arial"/>
                <w:szCs w:val="22"/>
              </w:rPr>
            </w:pPr>
            <w:r w:rsidRPr="00AA3304">
              <w:rPr>
                <w:rFonts w:eastAsiaTheme="minorHAnsi" w:cs="Arial"/>
                <w:szCs w:val="22"/>
              </w:rPr>
              <w:t>Customer Subscribed to SVS</w:t>
            </w:r>
          </w:p>
          <w:p w14:paraId="3E72E5B1" w14:textId="77777777" w:rsidR="00F30367" w:rsidRPr="00AA3304" w:rsidRDefault="00B113DE" w:rsidP="00F30367">
            <w:pPr>
              <w:spacing w:line="276" w:lineRule="auto"/>
              <w:rPr>
                <w:rFonts w:eastAsiaTheme="minorHAnsi" w:cs="Arial"/>
                <w:szCs w:val="22"/>
              </w:rPr>
            </w:pPr>
            <w:r>
              <w:rPr>
                <w:rFonts w:eastAsiaTheme="minorHAnsi" w:cs="Arial"/>
                <w:szCs w:val="22"/>
              </w:rPr>
              <w:t>Theft Mode currently NOT active</w:t>
            </w:r>
          </w:p>
        </w:tc>
      </w:tr>
      <w:tr w:rsidR="00F30367" w14:paraId="3644D70C" w14:textId="77777777" w:rsidTr="009B4C29">
        <w:trPr>
          <w:jc w:val="center"/>
        </w:trPr>
        <w:tc>
          <w:tcPr>
            <w:tcW w:w="179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881F06" w14:textId="77777777" w:rsidR="00F30367" w:rsidRDefault="00B113DE" w:rsidP="00F30367">
            <w:pPr>
              <w:spacing w:line="276" w:lineRule="auto"/>
            </w:pPr>
            <w:r>
              <w:rPr>
                <w:b/>
                <w:bCs/>
              </w:rPr>
              <w:t>Scenario Description</w:t>
            </w:r>
          </w:p>
        </w:tc>
        <w:tc>
          <w:tcPr>
            <w:tcW w:w="7440" w:type="dxa"/>
            <w:tcBorders>
              <w:top w:val="nil"/>
              <w:left w:val="nil"/>
              <w:bottom w:val="single" w:sz="8" w:space="0" w:color="auto"/>
              <w:right w:val="single" w:sz="8" w:space="0" w:color="auto"/>
            </w:tcBorders>
            <w:tcMar>
              <w:top w:w="0" w:type="dxa"/>
              <w:left w:w="108" w:type="dxa"/>
              <w:bottom w:w="0" w:type="dxa"/>
              <w:right w:w="108" w:type="dxa"/>
            </w:tcMar>
          </w:tcPr>
          <w:p w14:paraId="2F1AE80C" w14:textId="77777777" w:rsidR="00F30367" w:rsidRPr="00AA3304" w:rsidRDefault="00B113DE" w:rsidP="00F30367">
            <w:pPr>
              <w:spacing w:line="276" w:lineRule="auto"/>
              <w:rPr>
                <w:rFonts w:eastAsiaTheme="minorHAnsi" w:cs="Arial"/>
                <w:szCs w:val="22"/>
              </w:rPr>
            </w:pPr>
            <w:r>
              <w:rPr>
                <w:rFonts w:eastAsiaTheme="minorHAnsi" w:cs="Arial"/>
                <w:szCs w:val="22"/>
              </w:rPr>
              <w:t>SVSServer</w:t>
            </w:r>
            <w:r w:rsidRPr="00AA3304">
              <w:rPr>
                <w:rFonts w:eastAsiaTheme="minorHAnsi" w:cs="Arial"/>
                <w:szCs w:val="22"/>
              </w:rPr>
              <w:t xml:space="preserve"> receives FTCP or </w:t>
            </w:r>
            <w:del w:id="473" w:author="Ekanthappa, Rudresh (R.)" w:date="2019-11-12T10:44:00Z">
              <w:r w:rsidDel="005C3407">
                <w:rPr>
                  <w:rFonts w:eastAsiaTheme="minorHAnsi" w:cs="Arial"/>
                  <w:szCs w:val="22"/>
                </w:rPr>
                <w:delText>Type4</w:delText>
              </w:r>
            </w:del>
            <w:ins w:id="474" w:author="Ekanthappa, Rudresh (R.)" w:date="2019-11-12T10:44:00Z">
              <w:r w:rsidR="005C3407">
                <w:rPr>
                  <w:rFonts w:eastAsiaTheme="minorHAnsi" w:cs="Arial"/>
                  <w:szCs w:val="22"/>
                </w:rPr>
                <w:t>Type3</w:t>
              </w:r>
            </w:ins>
            <w:r>
              <w:rPr>
                <w:rFonts w:eastAsiaTheme="minorHAnsi" w:cs="Arial"/>
                <w:szCs w:val="22"/>
              </w:rPr>
              <w:t xml:space="preserve"> </w:t>
            </w:r>
            <w:r w:rsidRPr="00AA3304">
              <w:rPr>
                <w:rFonts w:eastAsiaTheme="minorHAnsi" w:cs="Arial"/>
                <w:szCs w:val="22"/>
              </w:rPr>
              <w:t>SMS request for theft mode activation.</w:t>
            </w:r>
          </w:p>
        </w:tc>
      </w:tr>
      <w:tr w:rsidR="00F30367" w14:paraId="7C89EBF0" w14:textId="77777777" w:rsidTr="009B4C29">
        <w:trPr>
          <w:jc w:val="center"/>
        </w:trPr>
        <w:tc>
          <w:tcPr>
            <w:tcW w:w="179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FAB42A" w14:textId="77777777" w:rsidR="00F30367" w:rsidRDefault="00B113DE" w:rsidP="00F30367">
            <w:pPr>
              <w:spacing w:line="276" w:lineRule="auto"/>
            </w:pPr>
            <w:r>
              <w:rPr>
                <w:b/>
                <w:bCs/>
              </w:rPr>
              <w:t>Post-conditions</w:t>
            </w:r>
          </w:p>
        </w:tc>
        <w:tc>
          <w:tcPr>
            <w:tcW w:w="7440" w:type="dxa"/>
            <w:tcBorders>
              <w:top w:val="nil"/>
              <w:left w:val="nil"/>
              <w:bottom w:val="single" w:sz="8" w:space="0" w:color="auto"/>
              <w:right w:val="single" w:sz="8" w:space="0" w:color="auto"/>
            </w:tcBorders>
            <w:tcMar>
              <w:top w:w="0" w:type="dxa"/>
              <w:left w:w="108" w:type="dxa"/>
              <w:bottom w:w="0" w:type="dxa"/>
              <w:right w:w="108" w:type="dxa"/>
            </w:tcMar>
          </w:tcPr>
          <w:p w14:paraId="71DE69B3" w14:textId="77777777" w:rsidR="00F30367" w:rsidRPr="00AA3304" w:rsidRDefault="00B113DE" w:rsidP="00F30367">
            <w:pPr>
              <w:spacing w:line="276" w:lineRule="auto"/>
              <w:rPr>
                <w:rFonts w:eastAsiaTheme="minorHAnsi" w:cs="Arial"/>
                <w:szCs w:val="22"/>
              </w:rPr>
            </w:pPr>
            <w:r>
              <w:rPr>
                <w:rFonts w:eastAsiaTheme="minorHAnsi" w:cs="Arial"/>
                <w:szCs w:val="22"/>
              </w:rPr>
              <w:t>SVSServer</w:t>
            </w:r>
            <w:r w:rsidRPr="00AA3304">
              <w:rPr>
                <w:rFonts w:eastAsiaTheme="minorHAnsi" w:cs="Arial"/>
                <w:szCs w:val="22"/>
              </w:rPr>
              <w:t xml:space="preserve"> shall switch DID state for SVS_THEFT_MODE from Deactivated to Activated. Update shall be communicated back to </w:t>
            </w:r>
            <w:r>
              <w:rPr>
                <w:rFonts w:eastAsiaTheme="minorHAnsi" w:cs="Arial"/>
                <w:szCs w:val="22"/>
              </w:rPr>
              <w:t>SVSOnBoardClient</w:t>
            </w:r>
            <w:r w:rsidRPr="00AA3304">
              <w:rPr>
                <w:rFonts w:eastAsiaTheme="minorHAnsi" w:cs="Arial"/>
                <w:szCs w:val="22"/>
              </w:rPr>
              <w:t xml:space="preserve"> and </w:t>
            </w:r>
            <w:r>
              <w:rPr>
                <w:rFonts w:eastAsiaTheme="minorHAnsi" w:cs="Arial"/>
                <w:szCs w:val="22"/>
              </w:rPr>
              <w:t>SVSInterfaceClient</w:t>
            </w:r>
            <w:r w:rsidRPr="00AA3304">
              <w:rPr>
                <w:rFonts w:eastAsiaTheme="minorHAnsi" w:cs="Arial"/>
                <w:szCs w:val="22"/>
              </w:rPr>
              <w:t>.</w:t>
            </w:r>
            <w:r w:rsidRPr="006D222F">
              <w:rPr>
                <w:rFonts w:eastAsiaTheme="minorHAnsi" w:cs="Arial"/>
                <w:szCs w:val="22"/>
              </w:rPr>
              <w:t xml:space="preserve"> Once change is successfully executed, SVSOnBoardClient and SVSInterfaceClient shall both send a completion response to SVSServer</w:t>
            </w:r>
            <w:r>
              <w:rPr>
                <w:rFonts w:eastAsiaTheme="minorHAnsi" w:cs="Arial"/>
                <w:szCs w:val="22"/>
              </w:rPr>
              <w:t>.</w:t>
            </w:r>
          </w:p>
        </w:tc>
      </w:tr>
      <w:tr w:rsidR="00F30367" w14:paraId="3CD41543" w14:textId="77777777" w:rsidTr="009B4C29">
        <w:trPr>
          <w:jc w:val="center"/>
        </w:trPr>
        <w:tc>
          <w:tcPr>
            <w:tcW w:w="179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2D5664" w14:textId="77777777" w:rsidR="00F30367" w:rsidRDefault="00B113DE" w:rsidP="00F30367">
            <w:pPr>
              <w:spacing w:line="276" w:lineRule="auto"/>
            </w:pPr>
            <w:r>
              <w:rPr>
                <w:b/>
                <w:bCs/>
              </w:rPr>
              <w:t>List of Exception Use Cases</w:t>
            </w:r>
          </w:p>
        </w:tc>
        <w:tc>
          <w:tcPr>
            <w:tcW w:w="7440" w:type="dxa"/>
            <w:tcBorders>
              <w:top w:val="nil"/>
              <w:left w:val="nil"/>
              <w:bottom w:val="single" w:sz="8" w:space="0" w:color="auto"/>
              <w:right w:val="single" w:sz="8" w:space="0" w:color="auto"/>
            </w:tcBorders>
            <w:tcMar>
              <w:top w:w="0" w:type="dxa"/>
              <w:left w:w="108" w:type="dxa"/>
              <w:bottom w:w="0" w:type="dxa"/>
              <w:right w:w="108" w:type="dxa"/>
            </w:tcMar>
          </w:tcPr>
          <w:p w14:paraId="30580C14" w14:textId="77777777" w:rsidR="00F30367" w:rsidRPr="00AA3304" w:rsidRDefault="00F30367" w:rsidP="00F30367">
            <w:pPr>
              <w:spacing w:line="276" w:lineRule="auto"/>
              <w:rPr>
                <w:rFonts w:eastAsiaTheme="minorHAnsi" w:cs="Arial"/>
                <w:szCs w:val="22"/>
              </w:rPr>
            </w:pPr>
          </w:p>
        </w:tc>
      </w:tr>
      <w:tr w:rsidR="00F30367" w14:paraId="5F5F36F3" w14:textId="77777777" w:rsidTr="009B4C29">
        <w:trPr>
          <w:jc w:val="center"/>
        </w:trPr>
        <w:tc>
          <w:tcPr>
            <w:tcW w:w="179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407572" w14:textId="77777777" w:rsidR="00F30367" w:rsidRDefault="00B113DE" w:rsidP="00F30367">
            <w:pPr>
              <w:spacing w:line="276" w:lineRule="auto"/>
            </w:pPr>
            <w:r>
              <w:rPr>
                <w:b/>
                <w:bCs/>
              </w:rPr>
              <w:t>Interfaces</w:t>
            </w:r>
          </w:p>
        </w:tc>
        <w:tc>
          <w:tcPr>
            <w:tcW w:w="7440" w:type="dxa"/>
            <w:tcBorders>
              <w:top w:val="nil"/>
              <w:left w:val="nil"/>
              <w:bottom w:val="single" w:sz="8" w:space="0" w:color="auto"/>
              <w:right w:val="single" w:sz="8" w:space="0" w:color="auto"/>
            </w:tcBorders>
            <w:tcMar>
              <w:top w:w="0" w:type="dxa"/>
              <w:left w:w="108" w:type="dxa"/>
              <w:bottom w:w="0" w:type="dxa"/>
              <w:right w:w="108" w:type="dxa"/>
            </w:tcMar>
          </w:tcPr>
          <w:p w14:paraId="56E6628A" w14:textId="77777777" w:rsidR="00F30367" w:rsidRPr="00AA3304" w:rsidRDefault="00B113DE" w:rsidP="00F30367">
            <w:pPr>
              <w:spacing w:line="276" w:lineRule="auto"/>
              <w:rPr>
                <w:rFonts w:eastAsiaTheme="minorHAnsi" w:cs="Arial"/>
                <w:szCs w:val="22"/>
              </w:rPr>
            </w:pPr>
            <w:r w:rsidRPr="00AA3304">
              <w:rPr>
                <w:rFonts w:eastAsiaTheme="minorHAnsi" w:cs="Arial"/>
                <w:szCs w:val="22"/>
              </w:rPr>
              <w:t>FTCP, SMS, API (for DID update)</w:t>
            </w:r>
          </w:p>
        </w:tc>
      </w:tr>
    </w:tbl>
    <w:p w14:paraId="62CBFAEA" w14:textId="77777777" w:rsidR="00F30367" w:rsidRDefault="00F30367" w:rsidP="00F30367"/>
    <w:p w14:paraId="4665DFC3" w14:textId="77777777" w:rsidR="00F30367" w:rsidRDefault="00B113DE" w:rsidP="009B4C29">
      <w:pPr>
        <w:pStyle w:val="Heading4"/>
      </w:pPr>
      <w:r>
        <w:t>SVS-UC-REQ-304494/B-Theft Mode Check Upon Wake-Up</w:t>
      </w:r>
    </w:p>
    <w:p w14:paraId="4D46263D"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78C6D4CF"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35C94E" w14:textId="77777777" w:rsidR="00F30367" w:rsidRDefault="00B113DE" w:rsidP="00F30367">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787255" w14:textId="77777777" w:rsidR="00F30367" w:rsidRDefault="00B113DE" w:rsidP="00F30367">
            <w:pPr>
              <w:spacing w:line="254" w:lineRule="auto"/>
              <w:rPr>
                <w:rFonts w:cs="Arial"/>
                <w:szCs w:val="22"/>
              </w:rPr>
            </w:pPr>
            <w:r>
              <w:rPr>
                <w:rFonts w:cs="Arial"/>
                <w:szCs w:val="22"/>
              </w:rPr>
              <w:t>SVS Cloud App, SVSServer, SVSInterfaceClient, SVSOnBoardClient</w:t>
            </w:r>
          </w:p>
        </w:tc>
      </w:tr>
      <w:tr w:rsidR="00F30367" w14:paraId="6D3C0FE7"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DEF04C"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49B5916A" w14:textId="77777777" w:rsidR="00F30367" w:rsidRDefault="00B113DE" w:rsidP="00F30367">
            <w:pPr>
              <w:spacing w:line="276" w:lineRule="auto"/>
              <w:rPr>
                <w:rFonts w:eastAsiaTheme="minorHAnsi" w:cs="Arial"/>
                <w:szCs w:val="22"/>
              </w:rPr>
            </w:pPr>
            <w:r>
              <w:rPr>
                <w:rFonts w:eastAsiaTheme="minorHAnsi" w:cs="Arial"/>
                <w:szCs w:val="22"/>
              </w:rPr>
              <w:t>Vehicle capable of SVS (based on region)</w:t>
            </w:r>
          </w:p>
          <w:p w14:paraId="55986872" w14:textId="77777777" w:rsidR="00F30367" w:rsidRDefault="00B113DE" w:rsidP="00F30367">
            <w:pPr>
              <w:spacing w:line="276" w:lineRule="auto"/>
              <w:rPr>
                <w:rFonts w:eastAsiaTheme="minorHAnsi" w:cs="Arial"/>
                <w:szCs w:val="22"/>
              </w:rPr>
            </w:pPr>
            <w:r>
              <w:rPr>
                <w:rFonts w:eastAsiaTheme="minorHAnsi" w:cs="Arial"/>
                <w:szCs w:val="22"/>
              </w:rPr>
              <w:t>Customer Subscribed to SVS</w:t>
            </w:r>
          </w:p>
          <w:p w14:paraId="52EBCE8E" w14:textId="77777777" w:rsidR="00F30367" w:rsidRDefault="00B113DE" w:rsidP="00F30367">
            <w:pPr>
              <w:spacing w:line="276" w:lineRule="auto"/>
              <w:rPr>
                <w:rFonts w:eastAsiaTheme="minorHAnsi" w:cs="Arial"/>
                <w:szCs w:val="22"/>
              </w:rPr>
            </w:pPr>
            <w:r>
              <w:rPr>
                <w:rFonts w:eastAsiaTheme="minorHAnsi" w:cs="Arial"/>
                <w:szCs w:val="22"/>
              </w:rPr>
              <w:t>Ignition is Off</w:t>
            </w:r>
          </w:p>
          <w:p w14:paraId="3B600211" w14:textId="77777777" w:rsidR="00F30367" w:rsidRDefault="00B113DE" w:rsidP="00F30367">
            <w:pPr>
              <w:spacing w:line="276" w:lineRule="auto"/>
              <w:rPr>
                <w:rFonts w:eastAsiaTheme="minorHAnsi" w:cs="Arial"/>
                <w:szCs w:val="22"/>
              </w:rPr>
            </w:pPr>
            <w:r>
              <w:rPr>
                <w:rFonts w:cs="Arial"/>
                <w:szCs w:val="22"/>
              </w:rPr>
              <w:t>SVSServer, SVSInterfaceClient, SVSOnBoardClient are powered down</w:t>
            </w:r>
          </w:p>
        </w:tc>
      </w:tr>
      <w:tr w:rsidR="00F30367" w14:paraId="3EFD9785"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3B06EE"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5785B598" w14:textId="77777777" w:rsidR="00F30367" w:rsidRDefault="00B113DE" w:rsidP="00F30367">
            <w:pPr>
              <w:spacing w:line="276" w:lineRule="auto"/>
              <w:rPr>
                <w:rFonts w:eastAsiaTheme="minorHAnsi" w:cs="Arial"/>
                <w:szCs w:val="22"/>
              </w:rPr>
            </w:pPr>
            <w:r>
              <w:rPr>
                <w:rFonts w:eastAsiaTheme="minorHAnsi" w:cs="Arial"/>
                <w:szCs w:val="22"/>
              </w:rPr>
              <w:t>Ignition is turned ON</w:t>
            </w:r>
          </w:p>
          <w:p w14:paraId="3F947FF4" w14:textId="77777777" w:rsidR="00F30367" w:rsidRDefault="00B113DE" w:rsidP="00F30367">
            <w:pPr>
              <w:spacing w:line="276" w:lineRule="auto"/>
              <w:rPr>
                <w:rFonts w:eastAsiaTheme="minorHAnsi" w:cs="Arial"/>
                <w:szCs w:val="22"/>
              </w:rPr>
            </w:pPr>
            <w:r>
              <w:rPr>
                <w:rFonts w:cs="Arial"/>
                <w:szCs w:val="22"/>
              </w:rPr>
              <w:t>SVSServer, SVSInterfaceClient, SVSOnBoardClient power up</w:t>
            </w:r>
          </w:p>
        </w:tc>
      </w:tr>
      <w:tr w:rsidR="00F30367" w14:paraId="41FC122C"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AAA807"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2AFCDECC" w14:textId="77777777" w:rsidR="00F30367" w:rsidRDefault="00B113DE" w:rsidP="00F30367">
            <w:pPr>
              <w:spacing w:line="276" w:lineRule="auto"/>
              <w:rPr>
                <w:rFonts w:eastAsiaTheme="minorHAnsi" w:cs="Arial"/>
                <w:szCs w:val="22"/>
              </w:rPr>
            </w:pPr>
            <w:r>
              <w:rPr>
                <w:rFonts w:eastAsiaTheme="minorHAnsi" w:cs="Arial"/>
                <w:szCs w:val="22"/>
              </w:rPr>
              <w:t>SVSInterfaceClient &amp; SVSOnBoardClient check Theft Mode status upon wakeup</w:t>
            </w:r>
          </w:p>
        </w:tc>
      </w:tr>
      <w:tr w:rsidR="00F30367" w14:paraId="474D5DF4"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52088F" w14:textId="77777777" w:rsidR="00F30367" w:rsidRDefault="00B113DE" w:rsidP="00F30367">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2C1F4957" w14:textId="77777777" w:rsidR="00F30367" w:rsidRDefault="00F30367" w:rsidP="00F30367">
            <w:pPr>
              <w:spacing w:line="276" w:lineRule="auto"/>
              <w:rPr>
                <w:rFonts w:eastAsiaTheme="minorHAnsi" w:cs="Arial"/>
                <w:szCs w:val="22"/>
              </w:rPr>
            </w:pPr>
          </w:p>
        </w:tc>
      </w:tr>
      <w:tr w:rsidR="00F30367" w14:paraId="54837983"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1A4130" w14:textId="77777777" w:rsidR="00F30367" w:rsidRDefault="00B113DE" w:rsidP="00F30367">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5043CFB0" w14:textId="77777777" w:rsidR="00F30367" w:rsidRDefault="00B113DE" w:rsidP="00F30367">
            <w:pPr>
              <w:spacing w:line="276" w:lineRule="auto"/>
              <w:rPr>
                <w:rFonts w:eastAsiaTheme="minorHAnsi" w:cs="Arial"/>
                <w:szCs w:val="22"/>
              </w:rPr>
            </w:pPr>
            <w:r>
              <w:rPr>
                <w:rFonts w:eastAsiaTheme="minorHAnsi" w:cs="Arial"/>
                <w:szCs w:val="22"/>
              </w:rPr>
              <w:t>FTCP, SMS, API (for DID update)</w:t>
            </w:r>
          </w:p>
        </w:tc>
      </w:tr>
    </w:tbl>
    <w:p w14:paraId="52D989FB" w14:textId="77777777" w:rsidR="00F30367" w:rsidRDefault="00F30367" w:rsidP="00F30367"/>
    <w:p w14:paraId="7E8F3187" w14:textId="77777777" w:rsidR="00F30367" w:rsidRDefault="00B113DE" w:rsidP="009B4C29">
      <w:pPr>
        <w:pStyle w:val="Heading4"/>
      </w:pPr>
      <w:r>
        <w:t>SVS-UC-REQ-304495/C-Theft Mode De-Activation</w:t>
      </w:r>
    </w:p>
    <w:p w14:paraId="566C15F5"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64C1C5B7"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93330C" w14:textId="77777777" w:rsidR="00F30367" w:rsidRDefault="00B113DE" w:rsidP="00F30367">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19FB13" w14:textId="77777777" w:rsidR="00F30367" w:rsidRPr="008822DC" w:rsidRDefault="00B113DE" w:rsidP="00F30367">
            <w:pPr>
              <w:spacing w:line="256" w:lineRule="auto"/>
              <w:rPr>
                <w:rFonts w:cs="Arial"/>
              </w:rPr>
            </w:pPr>
            <w:r w:rsidRPr="008822DC">
              <w:rPr>
                <w:rFonts w:cs="Arial"/>
              </w:rPr>
              <w:t xml:space="preserve">SVS Cloud App, </w:t>
            </w:r>
            <w:r>
              <w:rPr>
                <w:rFonts w:cs="Arial"/>
              </w:rPr>
              <w:t>SVSServer</w:t>
            </w:r>
            <w:r w:rsidRPr="008822DC">
              <w:rPr>
                <w:rFonts w:cs="Arial"/>
              </w:rPr>
              <w:t xml:space="preserve">, </w:t>
            </w:r>
            <w:r>
              <w:rPr>
                <w:rFonts w:cs="Arial"/>
              </w:rPr>
              <w:t>SVSInterfaceClient</w:t>
            </w:r>
            <w:r w:rsidRPr="008822DC">
              <w:rPr>
                <w:rFonts w:cs="Arial"/>
              </w:rPr>
              <w:t xml:space="preserve">, </w:t>
            </w:r>
            <w:r>
              <w:rPr>
                <w:rFonts w:cs="Arial"/>
              </w:rPr>
              <w:t>SVSOnBoardClient</w:t>
            </w:r>
          </w:p>
        </w:tc>
      </w:tr>
      <w:tr w:rsidR="00F30367" w14:paraId="1C3948A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CAF80F"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1D9B5DF3" w14:textId="77777777" w:rsidR="00F30367" w:rsidRPr="008822DC" w:rsidRDefault="00B113DE" w:rsidP="00F30367">
            <w:pPr>
              <w:spacing w:line="276" w:lineRule="auto"/>
              <w:rPr>
                <w:rFonts w:eastAsiaTheme="minorHAnsi" w:cs="Arial"/>
                <w:szCs w:val="22"/>
              </w:rPr>
            </w:pPr>
            <w:r w:rsidRPr="008822DC">
              <w:rPr>
                <w:rFonts w:eastAsiaTheme="minorHAnsi" w:cs="Arial"/>
                <w:szCs w:val="22"/>
              </w:rPr>
              <w:t>Vehicle capable of SVS (based on region)</w:t>
            </w:r>
          </w:p>
          <w:p w14:paraId="6C6FE88D" w14:textId="77777777" w:rsidR="00F30367" w:rsidRPr="008822DC" w:rsidRDefault="00B113DE" w:rsidP="00F30367">
            <w:pPr>
              <w:spacing w:line="276" w:lineRule="auto"/>
              <w:rPr>
                <w:rFonts w:eastAsiaTheme="minorHAnsi" w:cs="Arial"/>
                <w:szCs w:val="22"/>
              </w:rPr>
            </w:pPr>
            <w:r w:rsidRPr="008822DC">
              <w:rPr>
                <w:rFonts w:eastAsiaTheme="minorHAnsi" w:cs="Arial"/>
                <w:szCs w:val="22"/>
              </w:rPr>
              <w:t>Customer Subscribed to SVS</w:t>
            </w:r>
          </w:p>
        </w:tc>
      </w:tr>
      <w:tr w:rsidR="00F30367" w14:paraId="79C85DE6"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A624EF"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6CE3C9FA" w14:textId="77777777" w:rsidR="00F30367" w:rsidRPr="008822DC" w:rsidRDefault="00B113DE" w:rsidP="00F30367">
            <w:pPr>
              <w:spacing w:line="276" w:lineRule="auto"/>
              <w:rPr>
                <w:rFonts w:eastAsiaTheme="minorHAnsi" w:cs="Arial"/>
                <w:szCs w:val="22"/>
              </w:rPr>
            </w:pPr>
            <w:r>
              <w:rPr>
                <w:rFonts w:eastAsiaTheme="minorHAnsi" w:cs="Arial"/>
                <w:szCs w:val="22"/>
              </w:rPr>
              <w:t>SVSServer</w:t>
            </w:r>
            <w:r w:rsidRPr="008822DC">
              <w:rPr>
                <w:rFonts w:eastAsiaTheme="minorHAnsi" w:cs="Arial"/>
                <w:szCs w:val="22"/>
              </w:rPr>
              <w:t xml:space="preserve"> receives FTCP or </w:t>
            </w:r>
            <w:del w:id="475" w:author="Ekanthappa, Rudresh (R.)" w:date="2019-11-12T10:44:00Z">
              <w:r w:rsidDel="005C3407">
                <w:rPr>
                  <w:rFonts w:eastAsiaTheme="minorHAnsi" w:cs="Arial"/>
                  <w:szCs w:val="22"/>
                </w:rPr>
                <w:delText>Type4</w:delText>
              </w:r>
            </w:del>
            <w:ins w:id="476" w:author="Ekanthappa, Rudresh (R.)" w:date="2019-11-12T10:44:00Z">
              <w:r w:rsidR="005C3407">
                <w:rPr>
                  <w:rFonts w:eastAsiaTheme="minorHAnsi" w:cs="Arial"/>
                  <w:szCs w:val="22"/>
                </w:rPr>
                <w:t>Type3</w:t>
              </w:r>
            </w:ins>
            <w:r>
              <w:rPr>
                <w:rFonts w:eastAsiaTheme="minorHAnsi" w:cs="Arial"/>
                <w:szCs w:val="22"/>
              </w:rPr>
              <w:t xml:space="preserve"> </w:t>
            </w:r>
            <w:r w:rsidRPr="008822DC">
              <w:rPr>
                <w:rFonts w:eastAsiaTheme="minorHAnsi" w:cs="Arial"/>
                <w:szCs w:val="22"/>
              </w:rPr>
              <w:t>SMS request for theft mode deactivation.</w:t>
            </w:r>
          </w:p>
        </w:tc>
      </w:tr>
      <w:tr w:rsidR="00F30367" w14:paraId="1961AFF8"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C737EB"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73B8F37B" w14:textId="77777777" w:rsidR="00F30367" w:rsidRPr="008822DC" w:rsidRDefault="00B113DE" w:rsidP="00F30367">
            <w:pPr>
              <w:spacing w:line="276" w:lineRule="auto"/>
              <w:rPr>
                <w:rFonts w:eastAsiaTheme="minorHAnsi" w:cs="Arial"/>
                <w:szCs w:val="22"/>
              </w:rPr>
            </w:pPr>
            <w:r>
              <w:rPr>
                <w:rFonts w:eastAsiaTheme="minorHAnsi" w:cs="Arial"/>
                <w:szCs w:val="22"/>
              </w:rPr>
              <w:t>SVSServer</w:t>
            </w:r>
            <w:r w:rsidRPr="008822DC">
              <w:rPr>
                <w:rFonts w:eastAsiaTheme="minorHAnsi" w:cs="Arial"/>
                <w:szCs w:val="22"/>
              </w:rPr>
              <w:t xml:space="preserve"> shall switch DID state for SVS_THEFT_MODE from Activated to Deactivated. Update shall be communicated to </w:t>
            </w:r>
            <w:r>
              <w:rPr>
                <w:rFonts w:eastAsiaTheme="minorHAnsi" w:cs="Arial"/>
                <w:szCs w:val="22"/>
              </w:rPr>
              <w:t>SVSOnBoardClient</w:t>
            </w:r>
            <w:r w:rsidRPr="008822DC">
              <w:rPr>
                <w:rFonts w:eastAsiaTheme="minorHAnsi" w:cs="Arial"/>
                <w:szCs w:val="22"/>
              </w:rPr>
              <w:t xml:space="preserve"> and </w:t>
            </w:r>
            <w:r>
              <w:rPr>
                <w:rFonts w:eastAsiaTheme="minorHAnsi" w:cs="Arial"/>
                <w:szCs w:val="22"/>
              </w:rPr>
              <w:t>SVSInterfaceClient</w:t>
            </w:r>
            <w:r w:rsidRPr="008822DC">
              <w:rPr>
                <w:rFonts w:eastAsiaTheme="minorHAnsi" w:cs="Arial"/>
                <w:szCs w:val="22"/>
              </w:rPr>
              <w:t>.</w:t>
            </w:r>
            <w:r>
              <w:rPr>
                <w:rFonts w:eastAsiaTheme="minorHAnsi" w:cs="Arial"/>
                <w:szCs w:val="22"/>
              </w:rPr>
              <w:t xml:space="preserve"> Once change is successfully executed, SVSOnBoardClient and SVSInterfaceClient shall both send a completion response to SVSServer.</w:t>
            </w:r>
          </w:p>
        </w:tc>
      </w:tr>
      <w:tr w:rsidR="00F30367" w14:paraId="34BB6104"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A8815A" w14:textId="77777777" w:rsidR="00F30367" w:rsidRDefault="00B113DE" w:rsidP="00F30367">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27745BF" w14:textId="77777777" w:rsidR="00F30367" w:rsidRPr="008822DC" w:rsidRDefault="00F30367" w:rsidP="00F30367">
            <w:pPr>
              <w:spacing w:line="276" w:lineRule="auto"/>
              <w:rPr>
                <w:rFonts w:eastAsiaTheme="minorHAnsi" w:cs="Arial"/>
                <w:szCs w:val="22"/>
              </w:rPr>
            </w:pPr>
          </w:p>
        </w:tc>
      </w:tr>
      <w:tr w:rsidR="00F30367" w14:paraId="75206781"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85ABE0" w14:textId="77777777" w:rsidR="00F30367" w:rsidRDefault="00B113DE" w:rsidP="00F30367">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A1F7D8E" w14:textId="77777777" w:rsidR="00F30367" w:rsidRPr="008822DC" w:rsidRDefault="00B113DE" w:rsidP="00F30367">
            <w:pPr>
              <w:spacing w:line="276" w:lineRule="auto"/>
              <w:rPr>
                <w:rFonts w:eastAsiaTheme="minorHAnsi" w:cs="Arial"/>
                <w:szCs w:val="22"/>
              </w:rPr>
            </w:pPr>
            <w:r w:rsidRPr="008822DC">
              <w:rPr>
                <w:rFonts w:eastAsiaTheme="minorHAnsi" w:cs="Arial"/>
                <w:szCs w:val="22"/>
              </w:rPr>
              <w:t>FTCP, SMS, API (for DID update)</w:t>
            </w:r>
          </w:p>
        </w:tc>
      </w:tr>
    </w:tbl>
    <w:p w14:paraId="772FC588" w14:textId="77777777" w:rsidR="00F30367" w:rsidRDefault="00F30367" w:rsidP="00F30367"/>
    <w:p w14:paraId="7EB9F467" w14:textId="77777777" w:rsidR="00F30367" w:rsidRDefault="00B113DE" w:rsidP="009B4C29">
      <w:pPr>
        <w:pStyle w:val="Heading3"/>
      </w:pPr>
      <w:bookmarkStart w:id="477" w:name="_Toc16252837"/>
      <w:r>
        <w:t>White Box View</w:t>
      </w:r>
      <w:bookmarkEnd w:id="477"/>
    </w:p>
    <w:p w14:paraId="3EE21951" w14:textId="77777777" w:rsidR="00F30367" w:rsidRDefault="00B113DE" w:rsidP="009B4C29">
      <w:pPr>
        <w:pStyle w:val="Heading4"/>
      </w:pPr>
      <w:r>
        <w:t>Activity Diagrams</w:t>
      </w:r>
    </w:p>
    <w:p w14:paraId="02F202AF" w14:textId="77777777" w:rsidR="00F30367" w:rsidRDefault="00B113DE" w:rsidP="009B4C29">
      <w:pPr>
        <w:pStyle w:val="Heading5"/>
      </w:pPr>
      <w:r>
        <w:t>SVS-ACT-REQ-306767/B-Theft Mode Activation</w:t>
      </w:r>
    </w:p>
    <w:p w14:paraId="195DA747" w14:textId="77777777" w:rsidR="00F30367" w:rsidRPr="00760C18" w:rsidRDefault="00B113DE" w:rsidP="00F30367">
      <w:pPr>
        <w:pStyle w:val="BoldText"/>
      </w:pPr>
      <w:r w:rsidRPr="00760C18">
        <w:t>Activity Diagram</w:t>
      </w:r>
    </w:p>
    <w:p w14:paraId="38E70F02" w14:textId="77777777" w:rsidR="00F30367" w:rsidRDefault="00B113DE" w:rsidP="009B4C29">
      <w:pPr>
        <w:jc w:val="center"/>
      </w:pPr>
      <w:r w:rsidRPr="007057E5">
        <w:rPr>
          <w:noProof/>
        </w:rPr>
        <w:drawing>
          <wp:inline distT="0" distB="0" distL="0" distR="0" wp14:anchorId="613AC7CC" wp14:editId="270FB5AD">
            <wp:extent cx="5943600" cy="3004038"/>
            <wp:effectExtent l="0" t="0" r="0" b="6350"/>
            <wp:docPr id="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4038"/>
                    </a:xfrm>
                    <a:prstGeom prst="rect">
                      <a:avLst/>
                    </a:prstGeom>
                    <a:noFill/>
                    <a:ln>
                      <a:noFill/>
                    </a:ln>
                  </pic:spPr>
                </pic:pic>
              </a:graphicData>
            </a:graphic>
          </wp:inline>
        </w:drawing>
      </w:r>
    </w:p>
    <w:p w14:paraId="1337A3C2" w14:textId="77777777" w:rsidR="00F30367" w:rsidRDefault="00B113DE" w:rsidP="009B4C29">
      <w:pPr>
        <w:pStyle w:val="Heading5"/>
      </w:pPr>
      <w:r>
        <w:t>SVS-ACT-REQ-306768/B-Theft Mode De-Activation</w:t>
      </w:r>
    </w:p>
    <w:p w14:paraId="58920FC2" w14:textId="77777777" w:rsidR="00F30367" w:rsidRPr="00760C18" w:rsidRDefault="00B113DE" w:rsidP="00F30367">
      <w:pPr>
        <w:pStyle w:val="BoldText"/>
      </w:pPr>
      <w:r w:rsidRPr="00760C18">
        <w:t>Activity Diagram</w:t>
      </w:r>
    </w:p>
    <w:p w14:paraId="76736DD9" w14:textId="77777777" w:rsidR="00F30367" w:rsidRDefault="00B113DE" w:rsidP="009B4C29">
      <w:pPr>
        <w:jc w:val="center"/>
      </w:pPr>
      <w:r w:rsidRPr="007F4885">
        <w:rPr>
          <w:noProof/>
        </w:rPr>
        <w:drawing>
          <wp:inline distT="0" distB="0" distL="0" distR="0" wp14:anchorId="20B97C26" wp14:editId="06DC9088">
            <wp:extent cx="5943600" cy="3050554"/>
            <wp:effectExtent l="0" t="0" r="0" b="0"/>
            <wp:docPr id="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50554"/>
                    </a:xfrm>
                    <a:prstGeom prst="rect">
                      <a:avLst/>
                    </a:prstGeom>
                    <a:noFill/>
                    <a:ln>
                      <a:noFill/>
                    </a:ln>
                  </pic:spPr>
                </pic:pic>
              </a:graphicData>
            </a:graphic>
          </wp:inline>
        </w:drawing>
      </w:r>
    </w:p>
    <w:p w14:paraId="454A1F02" w14:textId="77777777" w:rsidR="00F30367" w:rsidRDefault="00B113DE" w:rsidP="009B4C29">
      <w:pPr>
        <w:pStyle w:val="Heading5"/>
      </w:pPr>
      <w:r>
        <w:t>SVS-ACT-REQ-306769/B-Theft Mode Check Upon SVSInterfaceClient Wake-Up</w:t>
      </w:r>
    </w:p>
    <w:p w14:paraId="47946F43" w14:textId="77777777" w:rsidR="00F30367" w:rsidRPr="00760C18" w:rsidRDefault="00B113DE" w:rsidP="00F30367">
      <w:pPr>
        <w:pStyle w:val="BoldText"/>
      </w:pPr>
      <w:r w:rsidRPr="00760C18">
        <w:t>Activity Diagram</w:t>
      </w:r>
    </w:p>
    <w:p w14:paraId="247D2785" w14:textId="77777777" w:rsidR="00F30367" w:rsidRDefault="00B113DE" w:rsidP="009B4C29">
      <w:pPr>
        <w:jc w:val="center"/>
      </w:pPr>
      <w:r w:rsidRPr="00EC0184">
        <w:rPr>
          <w:noProof/>
        </w:rPr>
        <w:drawing>
          <wp:inline distT="0" distB="0" distL="0" distR="0" wp14:anchorId="56A152E6" wp14:editId="05F622D1">
            <wp:extent cx="3968115" cy="4312920"/>
            <wp:effectExtent l="0" t="0" r="0" b="0"/>
            <wp:docPr id="6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7061EC69" w14:textId="77777777" w:rsidR="00F30367" w:rsidRDefault="00B113DE" w:rsidP="009B4C29">
      <w:pPr>
        <w:pStyle w:val="Heading5"/>
      </w:pPr>
      <w:r>
        <w:t>SVS-ACT-REQ-310868/A-Theft Mode Check Upon SVSOnBoardClient Wake-Up</w:t>
      </w:r>
    </w:p>
    <w:p w14:paraId="77B762D7" w14:textId="77777777" w:rsidR="00F30367" w:rsidRPr="00760C18" w:rsidRDefault="00B113DE" w:rsidP="00F30367">
      <w:pPr>
        <w:pStyle w:val="BoldText"/>
      </w:pPr>
      <w:r w:rsidRPr="00760C18">
        <w:t>Activity Diagram</w:t>
      </w:r>
    </w:p>
    <w:p w14:paraId="5157C51F" w14:textId="77777777" w:rsidR="00F30367" w:rsidRDefault="00B113DE" w:rsidP="009B4C29">
      <w:pPr>
        <w:jc w:val="center"/>
      </w:pPr>
      <w:r w:rsidRPr="004D3BED">
        <w:rPr>
          <w:noProof/>
        </w:rPr>
        <w:drawing>
          <wp:inline distT="0" distB="0" distL="0" distR="0" wp14:anchorId="4EA2568F" wp14:editId="44DF935A">
            <wp:extent cx="3976370" cy="4316730"/>
            <wp:effectExtent l="0" t="0" r="5080" b="7620"/>
            <wp:docPr id="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6370" cy="4316730"/>
                    </a:xfrm>
                    <a:prstGeom prst="rect">
                      <a:avLst/>
                    </a:prstGeom>
                    <a:noFill/>
                    <a:ln>
                      <a:noFill/>
                    </a:ln>
                  </pic:spPr>
                </pic:pic>
              </a:graphicData>
            </a:graphic>
          </wp:inline>
        </w:drawing>
      </w:r>
    </w:p>
    <w:p w14:paraId="2F320935" w14:textId="77777777" w:rsidR="00F30367" w:rsidRDefault="00B113DE" w:rsidP="009B4C29">
      <w:pPr>
        <w:pStyle w:val="Heading4"/>
      </w:pPr>
      <w:r>
        <w:t>Sequence Diagrams</w:t>
      </w:r>
    </w:p>
    <w:p w14:paraId="2D981304" w14:textId="77777777" w:rsidR="00F30367" w:rsidRDefault="00B113DE" w:rsidP="009B4C29">
      <w:pPr>
        <w:pStyle w:val="Heading5"/>
      </w:pPr>
      <w:r>
        <w:t>SVS-SD-REQ-306770/D-Theft Mode Activation</w:t>
      </w:r>
    </w:p>
    <w:p w14:paraId="3E1E5559" w14:textId="77777777" w:rsidR="00F30367" w:rsidRPr="00760C18" w:rsidRDefault="00B113DE" w:rsidP="00F30367">
      <w:pPr>
        <w:pStyle w:val="BoldText"/>
      </w:pPr>
      <w:r w:rsidRPr="00760C18">
        <w:t>Constraints</w:t>
      </w:r>
    </w:p>
    <w:p w14:paraId="2CBD0974" w14:textId="77777777" w:rsidR="00F30367" w:rsidRPr="00760C18" w:rsidRDefault="00B113DE" w:rsidP="009B4C29">
      <w:pPr>
        <w:pStyle w:val="BoldText"/>
        <w:ind w:left="720"/>
      </w:pPr>
      <w:r w:rsidRPr="00760C18">
        <w:t>Pre-Condition</w:t>
      </w:r>
    </w:p>
    <w:p w14:paraId="6B2083F9" w14:textId="77777777" w:rsidR="00F30367" w:rsidRPr="00A236C7" w:rsidRDefault="00B113DE" w:rsidP="00F30367">
      <w:pPr>
        <w:ind w:left="720"/>
        <w:rPr>
          <w:rFonts w:cs="Arial"/>
        </w:rPr>
      </w:pPr>
      <w:r w:rsidRPr="00A236C7">
        <w:rPr>
          <w:rFonts w:cs="Arial"/>
        </w:rPr>
        <w:t>Vehicle capable of SVS (based on region)</w:t>
      </w:r>
    </w:p>
    <w:p w14:paraId="5973E9AE" w14:textId="77777777" w:rsidR="00F30367" w:rsidRDefault="00B113DE" w:rsidP="00F30367">
      <w:pPr>
        <w:ind w:left="720"/>
        <w:rPr>
          <w:rFonts w:cs="Arial"/>
        </w:rPr>
      </w:pPr>
      <w:r w:rsidRPr="00A236C7">
        <w:rPr>
          <w:rFonts w:cs="Arial"/>
        </w:rPr>
        <w:t>Customer Subscribed to SVS</w:t>
      </w:r>
    </w:p>
    <w:p w14:paraId="4ED8ACB9" w14:textId="77777777" w:rsidR="00F30367" w:rsidRPr="00B96E99" w:rsidRDefault="00B113DE" w:rsidP="00F30367">
      <w:pPr>
        <w:ind w:left="720"/>
        <w:rPr>
          <w:rFonts w:cs="Arial"/>
        </w:rPr>
      </w:pPr>
      <w:r w:rsidRPr="00B96E99">
        <w:rPr>
          <w:rFonts w:cs="Arial"/>
        </w:rPr>
        <w:t>Theft Mode currently NOT active</w:t>
      </w:r>
    </w:p>
    <w:p w14:paraId="6967205A" w14:textId="77777777" w:rsidR="00F30367" w:rsidRDefault="00F30367" w:rsidP="00F30367">
      <w:pPr>
        <w:ind w:left="720"/>
        <w:rPr>
          <w:lang w:eastAsia="zh-CN"/>
        </w:rPr>
      </w:pPr>
    </w:p>
    <w:p w14:paraId="34511328" w14:textId="77777777" w:rsidR="00F30367" w:rsidRPr="00760C18" w:rsidRDefault="00B113DE" w:rsidP="00F30367">
      <w:pPr>
        <w:pStyle w:val="BoldText"/>
      </w:pPr>
      <w:r w:rsidRPr="00760C18">
        <w:t>Scenarios</w:t>
      </w:r>
    </w:p>
    <w:p w14:paraId="2558C60A" w14:textId="77777777" w:rsidR="00F30367" w:rsidRPr="00760C18" w:rsidRDefault="00B113DE" w:rsidP="009B4C29">
      <w:pPr>
        <w:pStyle w:val="BoldText"/>
        <w:ind w:left="720"/>
      </w:pPr>
      <w:r w:rsidRPr="00760C18">
        <w:t>Normal Usage</w:t>
      </w:r>
    </w:p>
    <w:p w14:paraId="59B245AC" w14:textId="77777777" w:rsidR="00F30367" w:rsidRDefault="00B113DE" w:rsidP="00F30367">
      <w:pPr>
        <w:ind w:left="720"/>
      </w:pPr>
      <w:r w:rsidRPr="00665A30">
        <w:rPr>
          <w:rFonts w:cs="Arial"/>
        </w:rPr>
        <w:t xml:space="preserve">SVSServer receives FTCP or </w:t>
      </w:r>
      <w:del w:id="478" w:author="Ekanthappa, Rudresh (R.)" w:date="2019-11-12T10:44:00Z">
        <w:r w:rsidDel="005C3407">
          <w:rPr>
            <w:rFonts w:cs="Arial"/>
          </w:rPr>
          <w:delText>Type4</w:delText>
        </w:r>
      </w:del>
      <w:ins w:id="479" w:author="Ekanthappa, Rudresh (R.)" w:date="2019-11-12T10:44:00Z">
        <w:r w:rsidR="005C3407">
          <w:rPr>
            <w:rFonts w:cs="Arial"/>
          </w:rPr>
          <w:t>Type3</w:t>
        </w:r>
      </w:ins>
      <w:r>
        <w:rPr>
          <w:rFonts w:cs="Arial"/>
        </w:rPr>
        <w:t xml:space="preserve"> </w:t>
      </w:r>
      <w:r w:rsidRPr="00665A30">
        <w:rPr>
          <w:rFonts w:cs="Arial"/>
        </w:rPr>
        <w:t>SMS request for theft mode activation.</w:t>
      </w:r>
    </w:p>
    <w:p w14:paraId="2727C1BC" w14:textId="77777777" w:rsidR="00F30367" w:rsidRDefault="00F30367" w:rsidP="00F30367">
      <w:pPr>
        <w:ind w:left="720"/>
      </w:pPr>
    </w:p>
    <w:p w14:paraId="3B401281" w14:textId="77777777" w:rsidR="00F30367" w:rsidRPr="00760C18" w:rsidRDefault="00B113DE" w:rsidP="009B4C29">
      <w:pPr>
        <w:pStyle w:val="BoldText"/>
        <w:ind w:left="720"/>
      </w:pPr>
      <w:r w:rsidRPr="00760C18">
        <w:t>Post-Condition</w:t>
      </w:r>
    </w:p>
    <w:p w14:paraId="2412A419" w14:textId="77777777" w:rsidR="00F30367" w:rsidRPr="000F4C0C" w:rsidRDefault="00B113DE" w:rsidP="00F30367">
      <w:pPr>
        <w:ind w:left="720"/>
        <w:rPr>
          <w:rFonts w:cs="Arial"/>
        </w:rPr>
      </w:pPr>
      <w:r w:rsidRPr="000C00AF">
        <w:rPr>
          <w:rFonts w:cs="Arial"/>
        </w:rPr>
        <w:t>SVSServer shall switch DID state for SVS_THEFT_MODE from Deactivated to Activated. Update shall be communicated back to SVSOnBoardClient and SVSInterfaceClient.</w:t>
      </w:r>
      <w:r w:rsidRPr="000F4C0C">
        <w:rPr>
          <w:rFonts w:cs="Arial"/>
        </w:rPr>
        <w:t xml:space="preserve"> Once change is successfully executed, SVSOnBoardClient and SVSInterfaceClient shall both send a completion response to SVSServer</w:t>
      </w:r>
      <w:r>
        <w:rPr>
          <w:rFonts w:cs="Arial"/>
        </w:rPr>
        <w:t>.</w:t>
      </w:r>
    </w:p>
    <w:p w14:paraId="7A2E26A0" w14:textId="77777777" w:rsidR="00F30367" w:rsidRDefault="00F30367" w:rsidP="00F30367">
      <w:pPr>
        <w:ind w:left="720"/>
      </w:pPr>
    </w:p>
    <w:p w14:paraId="578CB645" w14:textId="77777777" w:rsidR="00F30367" w:rsidRPr="00760C18" w:rsidRDefault="00B113DE" w:rsidP="00F30367">
      <w:pPr>
        <w:pStyle w:val="BoldText"/>
      </w:pPr>
      <w:r w:rsidRPr="00760C18">
        <w:t>Sequence Diagram</w:t>
      </w:r>
    </w:p>
    <w:p w14:paraId="4C394F81" w14:textId="77777777" w:rsidR="00F30367" w:rsidRDefault="00B113DE" w:rsidP="009B4C29">
      <w:pPr>
        <w:jc w:val="center"/>
      </w:pPr>
      <w:r w:rsidRPr="004B5CED">
        <w:rPr>
          <w:noProof/>
        </w:rPr>
        <w:drawing>
          <wp:inline distT="0" distB="0" distL="0" distR="0" wp14:anchorId="5024B0A5" wp14:editId="2A9998B0">
            <wp:extent cx="5943600" cy="7091576"/>
            <wp:effectExtent l="0" t="0" r="0" b="0"/>
            <wp:docPr id="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91576"/>
                    </a:xfrm>
                    <a:prstGeom prst="rect">
                      <a:avLst/>
                    </a:prstGeom>
                    <a:noFill/>
                    <a:ln>
                      <a:noFill/>
                    </a:ln>
                  </pic:spPr>
                </pic:pic>
              </a:graphicData>
            </a:graphic>
          </wp:inline>
        </w:drawing>
      </w:r>
    </w:p>
    <w:p w14:paraId="4DABEAEB" w14:textId="77777777" w:rsidR="00F30367" w:rsidRDefault="00B113DE" w:rsidP="009B4C29">
      <w:pPr>
        <w:pStyle w:val="Heading5"/>
      </w:pPr>
      <w:r>
        <w:t>SVS-SD-REQ-306771/E-Theft Mode De-Activation</w:t>
      </w:r>
    </w:p>
    <w:p w14:paraId="57601827" w14:textId="77777777" w:rsidR="00F30367" w:rsidRPr="00760C18" w:rsidRDefault="00B113DE" w:rsidP="00F30367">
      <w:pPr>
        <w:pStyle w:val="BoldText"/>
      </w:pPr>
      <w:r w:rsidRPr="00760C18">
        <w:t>Constraints</w:t>
      </w:r>
    </w:p>
    <w:p w14:paraId="1C8B87C2" w14:textId="77777777" w:rsidR="00F30367" w:rsidRPr="00760C18" w:rsidRDefault="00B113DE" w:rsidP="009B4C29">
      <w:pPr>
        <w:pStyle w:val="BoldText"/>
        <w:ind w:left="720"/>
      </w:pPr>
      <w:r w:rsidRPr="00760C18">
        <w:t>Pre-Condition</w:t>
      </w:r>
    </w:p>
    <w:p w14:paraId="2FE3CD0F" w14:textId="77777777" w:rsidR="00F30367" w:rsidRPr="00D86D1D" w:rsidRDefault="00B113DE" w:rsidP="00F30367">
      <w:pPr>
        <w:ind w:left="720"/>
        <w:rPr>
          <w:rFonts w:cs="Arial"/>
        </w:rPr>
      </w:pPr>
      <w:r w:rsidRPr="00D86D1D">
        <w:rPr>
          <w:rFonts w:cs="Arial"/>
        </w:rPr>
        <w:t>Vehicle capable of SVS (based on region)</w:t>
      </w:r>
    </w:p>
    <w:p w14:paraId="513E7909" w14:textId="77777777" w:rsidR="00F30367" w:rsidRDefault="00B113DE" w:rsidP="00F30367">
      <w:pPr>
        <w:ind w:left="720"/>
        <w:rPr>
          <w:rFonts w:cs="Arial"/>
        </w:rPr>
      </w:pPr>
      <w:r w:rsidRPr="00D86D1D">
        <w:rPr>
          <w:rFonts w:cs="Arial"/>
        </w:rPr>
        <w:t>Customer Subscribed to SVS</w:t>
      </w:r>
    </w:p>
    <w:p w14:paraId="64B63E23" w14:textId="77777777" w:rsidR="00F30367" w:rsidRPr="00A42962" w:rsidRDefault="00B113DE" w:rsidP="00F30367">
      <w:pPr>
        <w:ind w:left="720"/>
        <w:rPr>
          <w:rFonts w:cs="Arial"/>
        </w:rPr>
      </w:pPr>
      <w:r w:rsidRPr="00A42962">
        <w:rPr>
          <w:rFonts w:cs="Arial"/>
        </w:rPr>
        <w:t>Theft Mode currently active</w:t>
      </w:r>
    </w:p>
    <w:p w14:paraId="3E7AA5D3" w14:textId="77777777" w:rsidR="00F30367" w:rsidRDefault="00F30367" w:rsidP="00F30367">
      <w:pPr>
        <w:ind w:left="720"/>
        <w:rPr>
          <w:lang w:eastAsia="zh-CN"/>
        </w:rPr>
      </w:pPr>
    </w:p>
    <w:p w14:paraId="023852B8" w14:textId="77777777" w:rsidR="00F30367" w:rsidRPr="00760C18" w:rsidRDefault="00B113DE" w:rsidP="00F30367">
      <w:pPr>
        <w:pStyle w:val="BoldText"/>
      </w:pPr>
      <w:r w:rsidRPr="00760C18">
        <w:t>Scenarios</w:t>
      </w:r>
    </w:p>
    <w:p w14:paraId="45C9FFC3" w14:textId="77777777" w:rsidR="00F30367" w:rsidRPr="00760C18" w:rsidRDefault="00B113DE" w:rsidP="009B4C29">
      <w:pPr>
        <w:pStyle w:val="BoldText"/>
        <w:ind w:left="720"/>
      </w:pPr>
      <w:r w:rsidRPr="00760C18">
        <w:t>Normal Usage</w:t>
      </w:r>
    </w:p>
    <w:p w14:paraId="7165A80B" w14:textId="77777777" w:rsidR="00F30367" w:rsidRDefault="00B113DE" w:rsidP="00F30367">
      <w:pPr>
        <w:ind w:left="720"/>
      </w:pPr>
      <w:r w:rsidRPr="0053474B">
        <w:rPr>
          <w:rFonts w:cs="Arial"/>
        </w:rPr>
        <w:t xml:space="preserve">SVSServer receives FTCP or </w:t>
      </w:r>
      <w:del w:id="480" w:author="Ekanthappa, Rudresh (R.)" w:date="2019-11-12T10:44:00Z">
        <w:r w:rsidDel="005C3407">
          <w:rPr>
            <w:rFonts w:cs="Arial"/>
          </w:rPr>
          <w:delText>Type4</w:delText>
        </w:r>
      </w:del>
      <w:ins w:id="481" w:author="Ekanthappa, Rudresh (R.)" w:date="2019-11-12T10:44:00Z">
        <w:r w:rsidR="005C3407">
          <w:rPr>
            <w:rFonts w:cs="Arial"/>
          </w:rPr>
          <w:t>Type3</w:t>
        </w:r>
      </w:ins>
      <w:r>
        <w:rPr>
          <w:rFonts w:cs="Arial"/>
        </w:rPr>
        <w:t xml:space="preserve"> </w:t>
      </w:r>
      <w:r w:rsidRPr="0053474B">
        <w:rPr>
          <w:rFonts w:cs="Arial"/>
        </w:rPr>
        <w:t>SMS request for theft mode deactivation.</w:t>
      </w:r>
    </w:p>
    <w:p w14:paraId="63EC946C" w14:textId="77777777" w:rsidR="00F30367" w:rsidRDefault="00F30367" w:rsidP="00F30367">
      <w:pPr>
        <w:ind w:left="720"/>
      </w:pPr>
    </w:p>
    <w:p w14:paraId="0606D8C4" w14:textId="77777777" w:rsidR="00F30367" w:rsidRPr="00760C18" w:rsidRDefault="00B113DE" w:rsidP="009B4C29">
      <w:pPr>
        <w:pStyle w:val="BoldText"/>
        <w:ind w:left="720"/>
      </w:pPr>
      <w:r w:rsidRPr="00760C18">
        <w:t>Post-Condition</w:t>
      </w:r>
    </w:p>
    <w:p w14:paraId="4FB68F66" w14:textId="77777777" w:rsidR="00F30367" w:rsidRDefault="00B113DE" w:rsidP="00F30367">
      <w:pPr>
        <w:ind w:left="720"/>
      </w:pPr>
      <w:r w:rsidRPr="00871D8D">
        <w:rPr>
          <w:rFonts w:cs="Arial"/>
        </w:rPr>
        <w:t>SVSServer shall switch DID state for SVS_THEFT_MODE from Activated to Deactivated. Update shall be communicated back to SVSOnBoardClient and APIM/SVSInterfaceClient.</w:t>
      </w:r>
      <w:r w:rsidRPr="00062E62">
        <w:t xml:space="preserve"> </w:t>
      </w:r>
    </w:p>
    <w:p w14:paraId="29A81EBD" w14:textId="77777777" w:rsidR="00F30367" w:rsidRPr="009936EF" w:rsidRDefault="00B113DE" w:rsidP="00B113DE">
      <w:pPr>
        <w:numPr>
          <w:ilvl w:val="0"/>
          <w:numId w:val="20"/>
        </w:numPr>
      </w:pPr>
      <w:r w:rsidRPr="009936EF">
        <w:rPr>
          <w:rFonts w:cs="Arial"/>
        </w:rPr>
        <w:t xml:space="preserve">In the case that vehicle is currently in a state where SVSOnBoardClient and SVSInterfaceClient are not awake, SVSServer shall trigger an ECU wake-up for both and changes shall be captured immediately. </w:t>
      </w:r>
    </w:p>
    <w:p w14:paraId="31AFF49B" w14:textId="77777777" w:rsidR="00F30367" w:rsidRDefault="00B113DE" w:rsidP="00B113DE">
      <w:pPr>
        <w:numPr>
          <w:ilvl w:val="0"/>
          <w:numId w:val="20"/>
        </w:numPr>
      </w:pPr>
      <w:r w:rsidRPr="009936EF">
        <w:rPr>
          <w:rFonts w:cs="Arial"/>
        </w:rPr>
        <w:t>In the case that both SVSOnBoardClient and SVSInterfaceClient are both awake and functional, both modules shall make changes immediately upon DID SVS_THEFT_MODE state change. Once change is successfully executed, SVSOnBoardClient and SVSInterfaceClient shall both send a completion response to SVSServer.</w:t>
      </w:r>
    </w:p>
    <w:p w14:paraId="46479DC6" w14:textId="77777777" w:rsidR="00F30367" w:rsidRDefault="00F30367" w:rsidP="00F30367">
      <w:pPr>
        <w:ind w:left="720"/>
      </w:pPr>
    </w:p>
    <w:p w14:paraId="447C8900" w14:textId="77777777" w:rsidR="00F30367" w:rsidRPr="00760C18" w:rsidRDefault="00B113DE" w:rsidP="00F30367">
      <w:pPr>
        <w:pStyle w:val="BoldText"/>
      </w:pPr>
      <w:r w:rsidRPr="00760C18">
        <w:t>Sequence Diagram</w:t>
      </w:r>
    </w:p>
    <w:p w14:paraId="78A09731" w14:textId="77777777" w:rsidR="00F30367" w:rsidRDefault="00B113DE" w:rsidP="009B4C29">
      <w:pPr>
        <w:jc w:val="center"/>
      </w:pPr>
      <w:r w:rsidRPr="00EE2C3C">
        <w:rPr>
          <w:noProof/>
        </w:rPr>
        <w:drawing>
          <wp:inline distT="0" distB="0" distL="0" distR="0" wp14:anchorId="61835D3F" wp14:editId="079D1467">
            <wp:extent cx="5943600" cy="7435866"/>
            <wp:effectExtent l="0" t="0" r="0" b="0"/>
            <wp:docPr id="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435866"/>
                    </a:xfrm>
                    <a:prstGeom prst="rect">
                      <a:avLst/>
                    </a:prstGeom>
                    <a:noFill/>
                    <a:ln>
                      <a:noFill/>
                    </a:ln>
                  </pic:spPr>
                </pic:pic>
              </a:graphicData>
            </a:graphic>
          </wp:inline>
        </w:drawing>
      </w:r>
    </w:p>
    <w:p w14:paraId="43D53CF8" w14:textId="77777777" w:rsidR="00F30367" w:rsidRDefault="00B113DE" w:rsidP="009B4C29">
      <w:pPr>
        <w:pStyle w:val="Heading5"/>
      </w:pPr>
      <w:r>
        <w:t>SVS-SD-REQ-306772/B-Theft Mode Check Upon SVSInterfaceClient Wake-Up</w:t>
      </w:r>
    </w:p>
    <w:p w14:paraId="6690CDD5" w14:textId="77777777" w:rsidR="00F30367" w:rsidRPr="00760C18" w:rsidRDefault="00B113DE" w:rsidP="00F30367">
      <w:pPr>
        <w:pStyle w:val="BoldText"/>
      </w:pPr>
      <w:r w:rsidRPr="00760C18">
        <w:t>Constraints</w:t>
      </w:r>
    </w:p>
    <w:p w14:paraId="5C35591E" w14:textId="77777777" w:rsidR="00F30367" w:rsidRPr="00760C18" w:rsidRDefault="00B113DE" w:rsidP="009B4C29">
      <w:pPr>
        <w:pStyle w:val="BoldText"/>
        <w:ind w:left="720"/>
      </w:pPr>
      <w:r w:rsidRPr="00760C18">
        <w:t>Pre-Condition</w:t>
      </w:r>
    </w:p>
    <w:p w14:paraId="05A8AD97" w14:textId="77777777" w:rsidR="00F30367" w:rsidRPr="00207C9E" w:rsidRDefault="00B113DE" w:rsidP="00F30367">
      <w:pPr>
        <w:ind w:left="720"/>
        <w:rPr>
          <w:rFonts w:cs="Arial"/>
        </w:rPr>
      </w:pPr>
      <w:r w:rsidRPr="00207C9E">
        <w:rPr>
          <w:rFonts w:cs="Arial"/>
        </w:rPr>
        <w:t>Vehicle capable of SVS (based on region)</w:t>
      </w:r>
    </w:p>
    <w:p w14:paraId="33183D97" w14:textId="77777777" w:rsidR="00F30367" w:rsidRPr="00207C9E" w:rsidRDefault="00B113DE" w:rsidP="00F30367">
      <w:pPr>
        <w:ind w:left="720"/>
        <w:rPr>
          <w:rFonts w:cs="Arial"/>
        </w:rPr>
      </w:pPr>
      <w:r w:rsidRPr="00207C9E">
        <w:rPr>
          <w:rFonts w:cs="Arial"/>
        </w:rPr>
        <w:t>Customer Subscribed to SVS</w:t>
      </w:r>
    </w:p>
    <w:p w14:paraId="43FFAB7D" w14:textId="77777777" w:rsidR="00F30367" w:rsidRPr="00207C9E" w:rsidRDefault="00B113DE" w:rsidP="00F30367">
      <w:pPr>
        <w:ind w:left="720"/>
        <w:rPr>
          <w:rFonts w:cs="Arial"/>
        </w:rPr>
      </w:pPr>
      <w:r w:rsidRPr="00207C9E">
        <w:rPr>
          <w:rFonts w:cs="Arial"/>
        </w:rPr>
        <w:t>Ignition is Off</w:t>
      </w:r>
    </w:p>
    <w:p w14:paraId="4262A7E3" w14:textId="77777777" w:rsidR="00F30367" w:rsidRDefault="00B113DE" w:rsidP="00F30367">
      <w:pPr>
        <w:ind w:left="720"/>
        <w:rPr>
          <w:rFonts w:cs="Arial"/>
        </w:rPr>
      </w:pPr>
      <w:r w:rsidRPr="00207C9E">
        <w:rPr>
          <w:rFonts w:cs="Arial"/>
        </w:rPr>
        <w:t>SVSServer, SVSInterfaceClient, SVSOnBoardClient are powered down</w:t>
      </w:r>
    </w:p>
    <w:p w14:paraId="5DCF8242" w14:textId="77777777" w:rsidR="00F30367" w:rsidRDefault="00F30367" w:rsidP="00F30367">
      <w:pPr>
        <w:ind w:left="720"/>
        <w:rPr>
          <w:lang w:eastAsia="zh-CN"/>
        </w:rPr>
      </w:pPr>
    </w:p>
    <w:p w14:paraId="7CC51329" w14:textId="77777777" w:rsidR="00F30367" w:rsidRPr="00760C18" w:rsidRDefault="00B113DE" w:rsidP="00F30367">
      <w:pPr>
        <w:pStyle w:val="BoldText"/>
      </w:pPr>
      <w:r w:rsidRPr="00760C18">
        <w:t>Scenarios</w:t>
      </w:r>
    </w:p>
    <w:p w14:paraId="2F7D0F65" w14:textId="77777777" w:rsidR="00F30367" w:rsidRPr="00760C18" w:rsidRDefault="00B113DE" w:rsidP="009B4C29">
      <w:pPr>
        <w:pStyle w:val="BoldText"/>
        <w:ind w:left="720"/>
      </w:pPr>
      <w:r w:rsidRPr="00760C18">
        <w:t>Normal Usage</w:t>
      </w:r>
    </w:p>
    <w:p w14:paraId="6BC46723" w14:textId="77777777" w:rsidR="00F30367" w:rsidRPr="00B05BD7" w:rsidRDefault="00B113DE" w:rsidP="00F30367">
      <w:pPr>
        <w:ind w:left="720"/>
        <w:rPr>
          <w:rFonts w:cs="Arial"/>
        </w:rPr>
      </w:pPr>
      <w:r w:rsidRPr="00B05BD7">
        <w:rPr>
          <w:rFonts w:cs="Arial"/>
        </w:rPr>
        <w:t>Ignition is turned ON</w:t>
      </w:r>
    </w:p>
    <w:p w14:paraId="68B5948F" w14:textId="77777777" w:rsidR="00F30367" w:rsidRDefault="00B113DE" w:rsidP="00F30367">
      <w:pPr>
        <w:ind w:left="720"/>
      </w:pPr>
      <w:r w:rsidRPr="00B05BD7">
        <w:rPr>
          <w:rFonts w:cs="Arial"/>
        </w:rPr>
        <w:t>SVSServer, SVSInterfaceClient, SVSOnBoardClient power up</w:t>
      </w:r>
    </w:p>
    <w:p w14:paraId="1911330E" w14:textId="77777777" w:rsidR="00F30367" w:rsidRDefault="00F30367" w:rsidP="00F30367">
      <w:pPr>
        <w:ind w:left="720"/>
      </w:pPr>
    </w:p>
    <w:p w14:paraId="43E0524A" w14:textId="77777777" w:rsidR="00F30367" w:rsidRPr="00760C18" w:rsidRDefault="00B113DE" w:rsidP="009B4C29">
      <w:pPr>
        <w:pStyle w:val="BoldText"/>
        <w:ind w:left="720"/>
      </w:pPr>
      <w:r w:rsidRPr="00760C18">
        <w:t>Post-Condition</w:t>
      </w:r>
    </w:p>
    <w:p w14:paraId="0FC1AF30" w14:textId="77777777" w:rsidR="00F30367" w:rsidRDefault="00B113DE" w:rsidP="00F30367">
      <w:pPr>
        <w:ind w:left="720"/>
      </w:pPr>
      <w:r w:rsidRPr="00260C49">
        <w:rPr>
          <w:rFonts w:cs="Arial"/>
        </w:rPr>
        <w:t>SVSInterfaceClient checks Theft Mode status upon wakeup</w:t>
      </w:r>
    </w:p>
    <w:p w14:paraId="146A70CC" w14:textId="77777777" w:rsidR="00F30367" w:rsidRDefault="00F30367" w:rsidP="00F30367">
      <w:pPr>
        <w:ind w:left="720"/>
      </w:pPr>
    </w:p>
    <w:p w14:paraId="527609F7" w14:textId="77777777" w:rsidR="00F30367" w:rsidRPr="00760C18" w:rsidRDefault="00B113DE" w:rsidP="00F30367">
      <w:pPr>
        <w:pStyle w:val="BoldText"/>
      </w:pPr>
      <w:r w:rsidRPr="00760C18">
        <w:t>Sequence Diagram</w:t>
      </w:r>
    </w:p>
    <w:p w14:paraId="156929FE" w14:textId="77777777" w:rsidR="00F30367" w:rsidRDefault="00B113DE" w:rsidP="009B4C29">
      <w:pPr>
        <w:jc w:val="center"/>
      </w:pPr>
      <w:r w:rsidRPr="00354A78">
        <w:rPr>
          <w:noProof/>
        </w:rPr>
        <w:drawing>
          <wp:inline distT="0" distB="0" distL="0" distR="0" wp14:anchorId="30247714" wp14:editId="01F914EF">
            <wp:extent cx="4641215" cy="4882515"/>
            <wp:effectExtent l="0" t="0" r="6985" b="0"/>
            <wp:docPr id="9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215" cy="4882515"/>
                    </a:xfrm>
                    <a:prstGeom prst="rect">
                      <a:avLst/>
                    </a:prstGeom>
                    <a:noFill/>
                    <a:ln>
                      <a:noFill/>
                    </a:ln>
                  </pic:spPr>
                </pic:pic>
              </a:graphicData>
            </a:graphic>
          </wp:inline>
        </w:drawing>
      </w:r>
    </w:p>
    <w:p w14:paraId="7E7C9FE7" w14:textId="77777777" w:rsidR="00F30367" w:rsidRDefault="00B113DE" w:rsidP="009B4C29">
      <w:pPr>
        <w:pStyle w:val="Heading5"/>
      </w:pPr>
      <w:r>
        <w:t>SVS-SD-REQ-310869/A-Theft Mode Check Upon SVSOnBoardClient Wake-Up</w:t>
      </w:r>
    </w:p>
    <w:p w14:paraId="0E0F6EB0" w14:textId="77777777" w:rsidR="00F30367" w:rsidRPr="00760C18" w:rsidRDefault="00B113DE" w:rsidP="00F30367">
      <w:pPr>
        <w:pStyle w:val="BoldText"/>
      </w:pPr>
      <w:r w:rsidRPr="00760C18">
        <w:t>Constraints</w:t>
      </w:r>
    </w:p>
    <w:p w14:paraId="0115FC88" w14:textId="77777777" w:rsidR="00F30367" w:rsidRPr="00760C18" w:rsidRDefault="00B113DE" w:rsidP="009B4C29">
      <w:pPr>
        <w:pStyle w:val="BoldText"/>
        <w:ind w:left="720"/>
      </w:pPr>
      <w:r w:rsidRPr="00760C18">
        <w:t>Pre-Condition</w:t>
      </w:r>
    </w:p>
    <w:p w14:paraId="43858F6C" w14:textId="77777777" w:rsidR="00F30367" w:rsidRPr="00207C9E" w:rsidRDefault="00B113DE" w:rsidP="00F30367">
      <w:pPr>
        <w:ind w:left="720"/>
        <w:rPr>
          <w:rFonts w:cs="Arial"/>
        </w:rPr>
      </w:pPr>
      <w:r w:rsidRPr="00207C9E">
        <w:rPr>
          <w:rFonts w:cs="Arial"/>
        </w:rPr>
        <w:t>Vehicle capable of SVS (based on region)</w:t>
      </w:r>
    </w:p>
    <w:p w14:paraId="75DC0DE8" w14:textId="77777777" w:rsidR="00F30367" w:rsidRPr="00207C9E" w:rsidRDefault="00B113DE" w:rsidP="00F30367">
      <w:pPr>
        <w:ind w:left="720"/>
        <w:rPr>
          <w:rFonts w:cs="Arial"/>
        </w:rPr>
      </w:pPr>
      <w:r w:rsidRPr="00207C9E">
        <w:rPr>
          <w:rFonts w:cs="Arial"/>
        </w:rPr>
        <w:t>Customer Subscribed to SVS</w:t>
      </w:r>
    </w:p>
    <w:p w14:paraId="160E6343" w14:textId="77777777" w:rsidR="00F30367" w:rsidRPr="00207C9E" w:rsidRDefault="00B113DE" w:rsidP="00F30367">
      <w:pPr>
        <w:ind w:left="720"/>
        <w:rPr>
          <w:rFonts w:cs="Arial"/>
        </w:rPr>
      </w:pPr>
      <w:r w:rsidRPr="00207C9E">
        <w:rPr>
          <w:rFonts w:cs="Arial"/>
        </w:rPr>
        <w:t>Ignition is Off</w:t>
      </w:r>
    </w:p>
    <w:p w14:paraId="4102BD0F" w14:textId="77777777" w:rsidR="00F30367" w:rsidRDefault="00B113DE" w:rsidP="00F30367">
      <w:pPr>
        <w:ind w:left="720"/>
        <w:rPr>
          <w:rFonts w:cs="Arial"/>
        </w:rPr>
      </w:pPr>
      <w:r w:rsidRPr="00207C9E">
        <w:rPr>
          <w:rFonts w:cs="Arial"/>
        </w:rPr>
        <w:t>SVSServer, SVSInterfaceClient, SVSOnBoardClient are powered down</w:t>
      </w:r>
    </w:p>
    <w:p w14:paraId="211BB960" w14:textId="77777777" w:rsidR="00F30367" w:rsidRDefault="00F30367" w:rsidP="00F30367">
      <w:pPr>
        <w:ind w:left="720"/>
        <w:rPr>
          <w:lang w:eastAsia="zh-CN"/>
        </w:rPr>
      </w:pPr>
    </w:p>
    <w:p w14:paraId="3FA351F2" w14:textId="77777777" w:rsidR="00F30367" w:rsidRPr="00760C18" w:rsidRDefault="00B113DE" w:rsidP="00F30367">
      <w:pPr>
        <w:pStyle w:val="BoldText"/>
      </w:pPr>
      <w:r w:rsidRPr="00760C18">
        <w:t>Scenarios</w:t>
      </w:r>
    </w:p>
    <w:p w14:paraId="778B81FC" w14:textId="77777777" w:rsidR="00F30367" w:rsidRPr="00760C18" w:rsidRDefault="00B113DE" w:rsidP="009B4C29">
      <w:pPr>
        <w:pStyle w:val="BoldText"/>
        <w:ind w:left="720"/>
      </w:pPr>
      <w:r w:rsidRPr="00760C18">
        <w:t>Normal Usage</w:t>
      </w:r>
    </w:p>
    <w:p w14:paraId="3E068EEB" w14:textId="77777777" w:rsidR="00F30367" w:rsidRPr="00B05BD7" w:rsidRDefault="00B113DE" w:rsidP="00F30367">
      <w:pPr>
        <w:ind w:left="720"/>
        <w:rPr>
          <w:rFonts w:cs="Arial"/>
        </w:rPr>
      </w:pPr>
      <w:r w:rsidRPr="00B05BD7">
        <w:rPr>
          <w:rFonts w:cs="Arial"/>
        </w:rPr>
        <w:t>Ignition is turned ON</w:t>
      </w:r>
    </w:p>
    <w:p w14:paraId="1CA59647" w14:textId="77777777" w:rsidR="00F30367" w:rsidRDefault="00B113DE" w:rsidP="00F30367">
      <w:pPr>
        <w:ind w:left="720"/>
      </w:pPr>
      <w:r w:rsidRPr="00B05BD7">
        <w:rPr>
          <w:rFonts w:cs="Arial"/>
        </w:rPr>
        <w:t>SVSServer, SVSInterfaceClient, SVSOnBoardClient power up</w:t>
      </w:r>
    </w:p>
    <w:p w14:paraId="1782F185" w14:textId="77777777" w:rsidR="00F30367" w:rsidRDefault="00F30367" w:rsidP="00F30367">
      <w:pPr>
        <w:ind w:left="720"/>
      </w:pPr>
    </w:p>
    <w:p w14:paraId="157838FC" w14:textId="77777777" w:rsidR="00F30367" w:rsidRPr="00760C18" w:rsidRDefault="00B113DE" w:rsidP="009B4C29">
      <w:pPr>
        <w:pStyle w:val="BoldText"/>
        <w:ind w:left="720"/>
      </w:pPr>
      <w:r w:rsidRPr="00760C18">
        <w:t>Post-Condition</w:t>
      </w:r>
    </w:p>
    <w:p w14:paraId="402EE1D4" w14:textId="77777777" w:rsidR="00F30367" w:rsidRDefault="00B113DE" w:rsidP="00F30367">
      <w:pPr>
        <w:ind w:left="720"/>
      </w:pPr>
      <w:r w:rsidRPr="00260C49">
        <w:rPr>
          <w:rFonts w:cs="Arial"/>
        </w:rPr>
        <w:t>SVS</w:t>
      </w:r>
      <w:r>
        <w:rPr>
          <w:rFonts w:cs="Arial"/>
        </w:rPr>
        <w:t>OnBoard</w:t>
      </w:r>
      <w:r w:rsidRPr="00260C49">
        <w:rPr>
          <w:rFonts w:cs="Arial"/>
        </w:rPr>
        <w:t>Client checks Theft Mode status upon wakeup</w:t>
      </w:r>
    </w:p>
    <w:p w14:paraId="619A6A64" w14:textId="77777777" w:rsidR="00F30367" w:rsidRDefault="00F30367" w:rsidP="00F30367">
      <w:pPr>
        <w:ind w:left="720"/>
      </w:pPr>
    </w:p>
    <w:p w14:paraId="7BF05923" w14:textId="77777777" w:rsidR="00F30367" w:rsidRPr="00760C18" w:rsidRDefault="00B113DE" w:rsidP="00F30367">
      <w:pPr>
        <w:pStyle w:val="BoldText"/>
      </w:pPr>
      <w:r w:rsidRPr="00760C18">
        <w:t>Sequence Diagram</w:t>
      </w:r>
    </w:p>
    <w:p w14:paraId="4E98999C" w14:textId="77777777" w:rsidR="00F30367" w:rsidRDefault="00B113DE" w:rsidP="009B4C29">
      <w:pPr>
        <w:jc w:val="center"/>
      </w:pPr>
      <w:r w:rsidRPr="00185B82">
        <w:rPr>
          <w:noProof/>
        </w:rPr>
        <w:drawing>
          <wp:inline distT="0" distB="0" distL="0" distR="0" wp14:anchorId="4BA4C00F" wp14:editId="0A68D1E0">
            <wp:extent cx="4635500" cy="4890770"/>
            <wp:effectExtent l="0" t="0" r="0" b="5080"/>
            <wp:docPr id="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5500" cy="4890770"/>
                    </a:xfrm>
                    <a:prstGeom prst="rect">
                      <a:avLst/>
                    </a:prstGeom>
                    <a:noFill/>
                    <a:ln>
                      <a:noFill/>
                    </a:ln>
                  </pic:spPr>
                </pic:pic>
              </a:graphicData>
            </a:graphic>
          </wp:inline>
        </w:drawing>
      </w:r>
    </w:p>
    <w:p w14:paraId="4F49E64A" w14:textId="77777777" w:rsidR="00F30367" w:rsidRDefault="009B4C29" w:rsidP="009B4C29">
      <w:pPr>
        <w:pStyle w:val="Heading2"/>
      </w:pPr>
      <w:r>
        <w:br w:type="page"/>
      </w:r>
      <w:bookmarkStart w:id="482" w:name="_Toc16252838"/>
      <w:r w:rsidR="00B113DE" w:rsidRPr="00B9479B">
        <w:t>SVS-FUN-REQ-307227/A-Diagnostics</w:t>
      </w:r>
      <w:bookmarkEnd w:id="482"/>
    </w:p>
    <w:p w14:paraId="61147EF2" w14:textId="77777777" w:rsidR="00F30367" w:rsidRDefault="00B113DE" w:rsidP="009B4C29">
      <w:pPr>
        <w:pStyle w:val="Heading3"/>
      </w:pPr>
      <w:bookmarkStart w:id="483" w:name="_Toc16252839"/>
      <w:r>
        <w:t>Requirements</w:t>
      </w:r>
      <w:bookmarkEnd w:id="483"/>
    </w:p>
    <w:p w14:paraId="6A56F07D" w14:textId="77777777" w:rsidR="009B4C29" w:rsidRPr="009B4C29" w:rsidRDefault="009B4C29" w:rsidP="009B4C29">
      <w:pPr>
        <w:pStyle w:val="Heading4"/>
        <w:rPr>
          <w:b w:val="0"/>
          <w:u w:val="single"/>
        </w:rPr>
      </w:pPr>
      <w:r w:rsidRPr="009B4C29">
        <w:rPr>
          <w:b w:val="0"/>
          <w:u w:val="single"/>
        </w:rPr>
        <w:t>SVS-REQ-308660/B-Use of Pre-existing SVSServer DTCs</w:t>
      </w:r>
    </w:p>
    <w:p w14:paraId="2454DECD" w14:textId="77777777" w:rsidR="00F30367" w:rsidRDefault="00B113DE" w:rsidP="00F30367">
      <w:pPr>
        <w:rPr>
          <w:ins w:id="484" w:author="Ekanthappa, Rudresh (R.)" w:date="2019-11-22T14:24:00Z"/>
        </w:rPr>
      </w:pPr>
      <w:r w:rsidRPr="002A125A">
        <w:t xml:space="preserve">The </w:t>
      </w:r>
      <w:r>
        <w:t>SVSServer</w:t>
      </w:r>
      <w:r w:rsidRPr="002A125A">
        <w:t xml:space="preserve"> shall monitor DTCs in table in REQ-307228</w:t>
      </w:r>
      <w:r>
        <w:t xml:space="preserve"> </w:t>
      </w:r>
      <w:r w:rsidRPr="002A125A">
        <w:t xml:space="preserve">that are marked “Yes” in the third column, and shall include information in Theft Mode </w:t>
      </w:r>
      <w:r>
        <w:t xml:space="preserve">GRPC </w:t>
      </w:r>
      <w:r w:rsidRPr="002A125A">
        <w:t>response message when DTCs are triggered.</w:t>
      </w:r>
    </w:p>
    <w:p w14:paraId="66F42DD2" w14:textId="77777777" w:rsidR="00590C44" w:rsidRPr="00590C44" w:rsidRDefault="00590C44">
      <w:pPr>
        <w:pStyle w:val="Heading4"/>
        <w:rPr>
          <w:ins w:id="485" w:author="Ekanthappa, Rudresh (R.)" w:date="2019-11-22T14:27:00Z"/>
          <w:u w:val="single"/>
          <w:rPrChange w:id="486" w:author="Ekanthappa, Rudresh (R.)" w:date="2019-11-22T14:29:00Z">
            <w:rPr>
              <w:ins w:id="487" w:author="Ekanthappa, Rudresh (R.)" w:date="2019-11-22T14:27:00Z"/>
            </w:rPr>
          </w:rPrChange>
        </w:rPr>
        <w:pPrChange w:id="488" w:author="Ekanthappa, Rudresh (R.)" w:date="2019-11-22T14:29:00Z">
          <w:pPr/>
        </w:pPrChange>
      </w:pPr>
      <w:ins w:id="489" w:author="Ekanthappa, Rudresh (R.)" w:date="2019-11-22T14:26:00Z">
        <w:r w:rsidRPr="00590C44">
          <w:rPr>
            <w:b w:val="0"/>
            <w:u w:val="single"/>
            <w:rPrChange w:id="490" w:author="Ekanthappa, Rudresh (R.)" w:date="2019-11-22T14:29:00Z">
              <w:rPr>
                <w:b/>
                <w:bCs/>
                <w:i/>
              </w:rPr>
            </w:rPrChange>
          </w:rPr>
          <w:t xml:space="preserve">SVSServer DTC </w:t>
        </w:r>
      </w:ins>
      <w:ins w:id="491" w:author="Ekanthappa, Rudresh (R.)" w:date="2019-11-22T14:27:00Z">
        <w:r w:rsidRPr="00590C44">
          <w:rPr>
            <w:b w:val="0"/>
            <w:u w:val="single"/>
            <w:rPrChange w:id="492" w:author="Ekanthappa, Rudresh (R.)" w:date="2019-11-22T14:29:00Z">
              <w:rPr>
                <w:b/>
                <w:bCs/>
                <w:i/>
              </w:rPr>
            </w:rPrChange>
          </w:rPr>
          <w:t xml:space="preserve">monitoring and reporting based on </w:t>
        </w:r>
      </w:ins>
      <w:ins w:id="493" w:author="Ekanthappa, Rudresh (R.)" w:date="2019-11-22T14:26:00Z">
        <w:r w:rsidRPr="00590C44">
          <w:rPr>
            <w:b w:val="0"/>
            <w:u w:val="single"/>
            <w:rPrChange w:id="494" w:author="Ekanthappa, Rudresh (R.)" w:date="2019-11-22T14:29:00Z">
              <w:rPr>
                <w:b/>
                <w:bCs/>
                <w:i/>
              </w:rPr>
            </w:rPrChange>
          </w:rPr>
          <w:t xml:space="preserve">components that are physically </w:t>
        </w:r>
      </w:ins>
      <w:ins w:id="495" w:author="Ekanthappa, Rudresh (R.)" w:date="2019-11-22T14:28:00Z">
        <w:r w:rsidRPr="00590C44">
          <w:rPr>
            <w:b w:val="0"/>
            <w:u w:val="single"/>
            <w:rPrChange w:id="496" w:author="Ekanthappa, Rudresh (R.)" w:date="2019-11-22T14:29:00Z">
              <w:rPr>
                <w:b/>
                <w:bCs/>
                <w:i/>
              </w:rPr>
            </w:rPrChange>
          </w:rPr>
          <w:t>installed</w:t>
        </w:r>
      </w:ins>
    </w:p>
    <w:p w14:paraId="408EB8D7" w14:textId="77777777" w:rsidR="00590C44" w:rsidRDefault="00590C44" w:rsidP="00F30367">
      <w:ins w:id="497" w:author="Ekanthappa, Rudresh (R.)" w:date="2019-11-22T14:27:00Z">
        <w:r>
          <w:t xml:space="preserve">SVSServer shall only </w:t>
        </w:r>
      </w:ins>
      <w:ins w:id="498" w:author="Ekanthappa, Rudresh (R.)" w:date="2019-11-22T14:29:00Z">
        <w:r>
          <w:t>monitor</w:t>
        </w:r>
      </w:ins>
      <w:ins w:id="499" w:author="Ekanthappa, Rudresh (R.)" w:date="2019-11-22T14:27:00Z">
        <w:r>
          <w:t xml:space="preserve"> and report the DTCs </w:t>
        </w:r>
      </w:ins>
      <w:ins w:id="500" w:author="Ekanthappa, Rudresh (R.)" w:date="2019-11-22T14:28:00Z">
        <w:r>
          <w:t>for those hardware components that are physically installed on the SVSServer or the vehicle. SVSServer shall use the DID configuration to determ</w:t>
        </w:r>
      </w:ins>
      <w:ins w:id="501" w:author="Ekanthappa, Rudresh (R.)" w:date="2019-11-22T14:29:00Z">
        <w:r>
          <w:t>ine whether those components are installed.</w:t>
        </w:r>
      </w:ins>
    </w:p>
    <w:p w14:paraId="3E55EAFE" w14:textId="77777777" w:rsidR="009B4C29" w:rsidRPr="009B4C29" w:rsidRDefault="009B4C29" w:rsidP="009B4C29">
      <w:pPr>
        <w:pStyle w:val="Heading4"/>
        <w:rPr>
          <w:b w:val="0"/>
          <w:u w:val="single"/>
        </w:rPr>
      </w:pPr>
      <w:commentRangeStart w:id="502"/>
      <w:r w:rsidRPr="009B4C29">
        <w:rPr>
          <w:b w:val="0"/>
          <w:u w:val="single"/>
        </w:rPr>
        <w:t>SVS-REQ-307228/D-SVSServer DTC List</w:t>
      </w:r>
      <w:commentRangeEnd w:id="502"/>
      <w:r w:rsidR="00741E45">
        <w:rPr>
          <w:rStyle w:val="CommentReference"/>
          <w:b w:val="0"/>
          <w:bCs w:val="0"/>
          <w:i w:val="0"/>
        </w:rPr>
        <w:commentReference w:id="502"/>
      </w:r>
    </w:p>
    <w:p w14:paraId="0124F8C8" w14:textId="77777777" w:rsidR="00F30367" w:rsidRPr="00AE06BC" w:rsidRDefault="00F30367" w:rsidP="00F30367"/>
    <w:tbl>
      <w:tblPr>
        <w:tblStyle w:val="TableGrid"/>
        <w:tblW w:w="0" w:type="auto"/>
        <w:jc w:val="center"/>
        <w:tblLayout w:type="fixed"/>
        <w:tblLook w:val="04A0" w:firstRow="1" w:lastRow="0" w:firstColumn="1" w:lastColumn="0" w:noHBand="0" w:noVBand="1"/>
      </w:tblPr>
      <w:tblGrid>
        <w:gridCol w:w="1818"/>
        <w:gridCol w:w="5557"/>
        <w:gridCol w:w="1710"/>
      </w:tblGrid>
      <w:tr w:rsidR="00F30367" w:rsidRPr="00426798" w14:paraId="16800FE4" w14:textId="77777777" w:rsidTr="00F30367">
        <w:trPr>
          <w:trHeight w:val="440"/>
          <w:jc w:val="center"/>
        </w:trPr>
        <w:tc>
          <w:tcPr>
            <w:tcW w:w="1818" w:type="dxa"/>
            <w:shd w:val="clear" w:color="auto" w:fill="BFBFBF" w:themeFill="background1" w:themeFillShade="BF"/>
            <w:vAlign w:val="center"/>
            <w:hideMark/>
          </w:tcPr>
          <w:p w14:paraId="0268B05B" w14:textId="77777777" w:rsidR="00F30367" w:rsidRPr="00426798" w:rsidRDefault="00B113DE" w:rsidP="00F30367">
            <w:pPr>
              <w:spacing w:line="256" w:lineRule="auto"/>
              <w:rPr>
                <w:rFonts w:cs="Arial"/>
                <w:b/>
                <w:bCs/>
              </w:rPr>
            </w:pPr>
            <w:r w:rsidRPr="00426798">
              <w:rPr>
                <w:b/>
                <w:bCs/>
              </w:rPr>
              <w:t>DTC</w:t>
            </w:r>
          </w:p>
        </w:tc>
        <w:tc>
          <w:tcPr>
            <w:tcW w:w="5557" w:type="dxa"/>
            <w:shd w:val="clear" w:color="auto" w:fill="BFBFBF" w:themeFill="background1" w:themeFillShade="BF"/>
            <w:vAlign w:val="center"/>
            <w:hideMark/>
          </w:tcPr>
          <w:p w14:paraId="0542402C" w14:textId="77777777" w:rsidR="00F30367" w:rsidRPr="00426798" w:rsidRDefault="00B113DE" w:rsidP="00F30367">
            <w:pPr>
              <w:spacing w:line="256" w:lineRule="auto"/>
              <w:rPr>
                <w:rFonts w:cs="Arial"/>
                <w:b/>
                <w:bCs/>
              </w:rPr>
            </w:pPr>
            <w:r w:rsidRPr="00426798">
              <w:rPr>
                <w:b/>
                <w:bCs/>
              </w:rPr>
              <w:t>Failure</w:t>
            </w:r>
          </w:p>
        </w:tc>
        <w:tc>
          <w:tcPr>
            <w:tcW w:w="1710" w:type="dxa"/>
            <w:shd w:val="clear" w:color="auto" w:fill="BFBFBF" w:themeFill="background1" w:themeFillShade="BF"/>
            <w:vAlign w:val="center"/>
            <w:hideMark/>
          </w:tcPr>
          <w:p w14:paraId="59A47DEF" w14:textId="77777777" w:rsidR="00F30367" w:rsidRPr="00426798" w:rsidRDefault="00B113DE" w:rsidP="00F30367">
            <w:pPr>
              <w:spacing w:line="256" w:lineRule="auto"/>
              <w:jc w:val="center"/>
              <w:rPr>
                <w:b/>
                <w:bCs/>
              </w:rPr>
            </w:pPr>
            <w:r w:rsidRPr="00426798">
              <w:rPr>
                <w:b/>
                <w:bCs/>
              </w:rPr>
              <w:t xml:space="preserve">Available on </w:t>
            </w:r>
            <w:r>
              <w:rPr>
                <w:b/>
                <w:bCs/>
              </w:rPr>
              <w:t>SVSServer</w:t>
            </w:r>
          </w:p>
        </w:tc>
      </w:tr>
      <w:tr w:rsidR="00F30367" w:rsidRPr="00426798" w14:paraId="02BDD741" w14:textId="77777777" w:rsidTr="00F30367">
        <w:trPr>
          <w:jc w:val="center"/>
        </w:trPr>
        <w:tc>
          <w:tcPr>
            <w:tcW w:w="1818" w:type="dxa"/>
            <w:hideMark/>
          </w:tcPr>
          <w:p w14:paraId="49EE64EF" w14:textId="77777777" w:rsidR="00F30367" w:rsidRPr="003530E3" w:rsidRDefault="00B113DE" w:rsidP="00F30367">
            <w:r w:rsidRPr="003530E3">
              <w:t>DTC 0xC55400</w:t>
            </w:r>
          </w:p>
        </w:tc>
        <w:tc>
          <w:tcPr>
            <w:tcW w:w="5557" w:type="dxa"/>
            <w:hideMark/>
          </w:tcPr>
          <w:p w14:paraId="59A30D20" w14:textId="77777777" w:rsidR="00F30367" w:rsidRPr="003530E3" w:rsidRDefault="00B113DE" w:rsidP="00F30367">
            <w:r w:rsidRPr="003530E3">
              <w:t>Invalid Data Received from Accessory Protocol Interface Module (GPS Internal Failure)</w:t>
            </w:r>
          </w:p>
        </w:tc>
        <w:tc>
          <w:tcPr>
            <w:tcW w:w="1710" w:type="dxa"/>
            <w:hideMark/>
          </w:tcPr>
          <w:p w14:paraId="5F3B5878" w14:textId="77777777" w:rsidR="00F30367" w:rsidRDefault="00B113DE" w:rsidP="00F30367">
            <w:pPr>
              <w:jc w:val="center"/>
            </w:pPr>
            <w:r w:rsidRPr="003530E3">
              <w:t>Yes</w:t>
            </w:r>
          </w:p>
        </w:tc>
      </w:tr>
      <w:tr w:rsidR="00F30367" w:rsidRPr="00426798" w14:paraId="70115D1A" w14:textId="77777777" w:rsidTr="00F30367">
        <w:trPr>
          <w:jc w:val="center"/>
        </w:trPr>
        <w:tc>
          <w:tcPr>
            <w:tcW w:w="1818" w:type="dxa"/>
          </w:tcPr>
          <w:p w14:paraId="47F77C0E" w14:textId="77777777" w:rsidR="00F30367" w:rsidRPr="001B64E7" w:rsidRDefault="00B113DE" w:rsidP="00F30367">
            <w:r w:rsidRPr="001B64E7">
              <w:t>DTC 0xC25300</w:t>
            </w:r>
          </w:p>
        </w:tc>
        <w:tc>
          <w:tcPr>
            <w:tcW w:w="5557" w:type="dxa"/>
          </w:tcPr>
          <w:p w14:paraId="7C5EFBB4" w14:textId="77777777" w:rsidR="00F30367" w:rsidRPr="001B64E7" w:rsidRDefault="00B113DE" w:rsidP="00F30367">
            <w:r w:rsidRPr="001B64E7">
              <w:t>Lost Comm. with Accessory Protocol Interface Module (APIM)</w:t>
            </w:r>
          </w:p>
        </w:tc>
        <w:tc>
          <w:tcPr>
            <w:tcW w:w="1710" w:type="dxa"/>
          </w:tcPr>
          <w:p w14:paraId="62EB1855" w14:textId="77777777" w:rsidR="00F30367" w:rsidRDefault="00B113DE" w:rsidP="00F30367">
            <w:pPr>
              <w:jc w:val="center"/>
            </w:pPr>
            <w:r w:rsidRPr="001B64E7">
              <w:t>Yes</w:t>
            </w:r>
          </w:p>
        </w:tc>
      </w:tr>
      <w:tr w:rsidR="00F30367" w:rsidRPr="00426798" w14:paraId="5D4FF58B" w14:textId="77777777" w:rsidTr="00F30367">
        <w:trPr>
          <w:jc w:val="center"/>
        </w:trPr>
        <w:tc>
          <w:tcPr>
            <w:tcW w:w="1818" w:type="dxa"/>
            <w:hideMark/>
          </w:tcPr>
          <w:p w14:paraId="652DA1AF" w14:textId="77777777" w:rsidR="00FA76A5" w:rsidRPr="00E74E0D" w:rsidRDefault="00B113DE" w:rsidP="00F30367">
            <w:pPr>
              <w:spacing w:line="256" w:lineRule="auto"/>
            </w:pPr>
            <w:r w:rsidRPr="00426798">
              <w:t>DTC 0x947716</w:t>
            </w:r>
          </w:p>
        </w:tc>
        <w:tc>
          <w:tcPr>
            <w:tcW w:w="5557" w:type="dxa"/>
            <w:hideMark/>
          </w:tcPr>
          <w:p w14:paraId="22A09E80" w14:textId="77777777" w:rsidR="00F30367" w:rsidRPr="00426798" w:rsidRDefault="00B113DE" w:rsidP="00F30367">
            <w:pPr>
              <w:spacing w:line="256" w:lineRule="auto"/>
              <w:rPr>
                <w:rFonts w:cs="Arial"/>
              </w:rPr>
            </w:pPr>
            <w:r w:rsidRPr="00426798">
              <w:t>BUB Under-voltage</w:t>
            </w:r>
          </w:p>
        </w:tc>
        <w:tc>
          <w:tcPr>
            <w:tcW w:w="1710" w:type="dxa"/>
            <w:hideMark/>
          </w:tcPr>
          <w:p w14:paraId="06ED6BDF" w14:textId="77777777" w:rsidR="00F30367" w:rsidRPr="00426798" w:rsidRDefault="00B113DE">
            <w:pPr>
              <w:spacing w:line="256" w:lineRule="auto"/>
              <w:jc w:val="center"/>
            </w:pPr>
            <w:r w:rsidRPr="00426798">
              <w:t>Yes</w:t>
            </w:r>
          </w:p>
        </w:tc>
      </w:tr>
      <w:tr w:rsidR="00F30367" w:rsidRPr="00426798" w14:paraId="65265FA2" w14:textId="77777777" w:rsidTr="00F30367">
        <w:trPr>
          <w:jc w:val="center"/>
        </w:trPr>
        <w:tc>
          <w:tcPr>
            <w:tcW w:w="1818" w:type="dxa"/>
            <w:hideMark/>
          </w:tcPr>
          <w:p w14:paraId="5F8BC3CA" w14:textId="77777777" w:rsidR="00FA76A5" w:rsidRPr="00426798" w:rsidRDefault="00B113DE" w:rsidP="00F30367">
            <w:pPr>
              <w:spacing w:line="256" w:lineRule="auto"/>
            </w:pPr>
            <w:r w:rsidRPr="00426798">
              <w:t>DTC 0x947709</w:t>
            </w:r>
          </w:p>
        </w:tc>
        <w:tc>
          <w:tcPr>
            <w:tcW w:w="5557" w:type="dxa"/>
            <w:hideMark/>
          </w:tcPr>
          <w:p w14:paraId="0FE3049C" w14:textId="77777777" w:rsidR="00F30367" w:rsidRPr="00426798" w:rsidRDefault="00B113DE" w:rsidP="00F30367">
            <w:pPr>
              <w:spacing w:line="256" w:lineRule="auto"/>
            </w:pPr>
            <w:r w:rsidRPr="00426798">
              <w:t>BUB- Component Failure</w:t>
            </w:r>
          </w:p>
        </w:tc>
        <w:tc>
          <w:tcPr>
            <w:tcW w:w="1710" w:type="dxa"/>
            <w:hideMark/>
          </w:tcPr>
          <w:p w14:paraId="1334A18D" w14:textId="77777777" w:rsidR="00F30367" w:rsidRPr="00426798" w:rsidRDefault="00B113DE">
            <w:pPr>
              <w:spacing w:line="256" w:lineRule="auto"/>
              <w:jc w:val="center"/>
            </w:pPr>
            <w:r w:rsidRPr="00426798">
              <w:t>Yes</w:t>
            </w:r>
          </w:p>
        </w:tc>
      </w:tr>
      <w:tr w:rsidR="00F30367" w:rsidRPr="00426798" w14:paraId="48388178" w14:textId="77777777" w:rsidTr="00F30367">
        <w:trPr>
          <w:jc w:val="center"/>
        </w:trPr>
        <w:tc>
          <w:tcPr>
            <w:tcW w:w="1818" w:type="dxa"/>
            <w:hideMark/>
          </w:tcPr>
          <w:p w14:paraId="0C2FB9A6" w14:textId="77777777" w:rsidR="00FA76A5" w:rsidRPr="00426798" w:rsidRDefault="00B113DE" w:rsidP="00F30367">
            <w:pPr>
              <w:spacing w:line="256" w:lineRule="auto"/>
            </w:pPr>
            <w:r w:rsidRPr="00426798">
              <w:t>DTC 0x947713</w:t>
            </w:r>
          </w:p>
        </w:tc>
        <w:tc>
          <w:tcPr>
            <w:tcW w:w="5557" w:type="dxa"/>
            <w:hideMark/>
          </w:tcPr>
          <w:p w14:paraId="1DF1C915" w14:textId="77777777" w:rsidR="00F30367" w:rsidRPr="00426798" w:rsidRDefault="00B113DE" w:rsidP="00F30367">
            <w:pPr>
              <w:spacing w:line="256" w:lineRule="auto"/>
            </w:pPr>
            <w:r w:rsidRPr="00426798">
              <w:t>BUB- Circuit Open</w:t>
            </w:r>
          </w:p>
        </w:tc>
        <w:tc>
          <w:tcPr>
            <w:tcW w:w="1710" w:type="dxa"/>
            <w:hideMark/>
          </w:tcPr>
          <w:p w14:paraId="5FBBF1CF" w14:textId="77777777" w:rsidR="00F30367" w:rsidRPr="00426798" w:rsidRDefault="00B113DE">
            <w:pPr>
              <w:spacing w:line="256" w:lineRule="auto"/>
              <w:jc w:val="center"/>
            </w:pPr>
            <w:r w:rsidRPr="00426798">
              <w:t>Yes</w:t>
            </w:r>
          </w:p>
        </w:tc>
      </w:tr>
      <w:tr w:rsidR="00F30367" w:rsidRPr="00426798" w14:paraId="27CD2465" w14:textId="77777777" w:rsidTr="00F30367">
        <w:trPr>
          <w:jc w:val="center"/>
        </w:trPr>
        <w:tc>
          <w:tcPr>
            <w:tcW w:w="1818" w:type="dxa"/>
            <w:hideMark/>
          </w:tcPr>
          <w:p w14:paraId="3ACBA851" w14:textId="77777777" w:rsidR="00FA76A5" w:rsidRPr="00426798" w:rsidRDefault="00B113DE" w:rsidP="00F30367">
            <w:pPr>
              <w:spacing w:line="256" w:lineRule="auto"/>
            </w:pPr>
            <w:r w:rsidRPr="00426798">
              <w:t>DTC 0x9A5611</w:t>
            </w:r>
          </w:p>
        </w:tc>
        <w:tc>
          <w:tcPr>
            <w:tcW w:w="5557" w:type="dxa"/>
            <w:hideMark/>
          </w:tcPr>
          <w:p w14:paraId="32050F75" w14:textId="77777777" w:rsidR="00F30367" w:rsidRPr="00426798" w:rsidRDefault="00B113DE" w:rsidP="00F30367">
            <w:pPr>
              <w:spacing w:line="256" w:lineRule="auto"/>
            </w:pPr>
            <w:r w:rsidRPr="00426798">
              <w:t>Cellular/GNSS SVS Backup Antenna- short to ground</w:t>
            </w:r>
          </w:p>
        </w:tc>
        <w:tc>
          <w:tcPr>
            <w:tcW w:w="1710" w:type="dxa"/>
            <w:hideMark/>
          </w:tcPr>
          <w:p w14:paraId="072EC1CA" w14:textId="77777777" w:rsidR="00F30367" w:rsidRPr="00426798" w:rsidRDefault="00B113DE">
            <w:pPr>
              <w:spacing w:line="256" w:lineRule="auto"/>
              <w:jc w:val="center"/>
            </w:pPr>
            <w:r w:rsidRPr="00426798">
              <w:t>Yes</w:t>
            </w:r>
          </w:p>
        </w:tc>
      </w:tr>
      <w:tr w:rsidR="00F30367" w:rsidRPr="00426798" w14:paraId="71F1E0E4" w14:textId="77777777" w:rsidTr="00F30367">
        <w:trPr>
          <w:jc w:val="center"/>
        </w:trPr>
        <w:tc>
          <w:tcPr>
            <w:tcW w:w="1818" w:type="dxa"/>
            <w:hideMark/>
          </w:tcPr>
          <w:p w14:paraId="03FA1182" w14:textId="77777777" w:rsidR="00FA76A5" w:rsidRPr="00426798" w:rsidRDefault="00B113DE" w:rsidP="00F30367">
            <w:pPr>
              <w:spacing w:line="256" w:lineRule="auto"/>
            </w:pPr>
            <w:r w:rsidRPr="00426798">
              <w:t>DTC 0x9A5613</w:t>
            </w:r>
          </w:p>
        </w:tc>
        <w:tc>
          <w:tcPr>
            <w:tcW w:w="5557" w:type="dxa"/>
            <w:hideMark/>
          </w:tcPr>
          <w:p w14:paraId="2B7E6166" w14:textId="77777777" w:rsidR="00F30367" w:rsidRPr="00426798" w:rsidRDefault="00B113DE" w:rsidP="00F30367">
            <w:pPr>
              <w:spacing w:line="256" w:lineRule="auto"/>
            </w:pPr>
            <w:r w:rsidRPr="00426798">
              <w:t>Cellular/GNSS SVS Backup Antenna- Circuit Open</w:t>
            </w:r>
          </w:p>
        </w:tc>
        <w:tc>
          <w:tcPr>
            <w:tcW w:w="1710" w:type="dxa"/>
            <w:hideMark/>
          </w:tcPr>
          <w:p w14:paraId="2A6B503C" w14:textId="77777777" w:rsidR="00F30367" w:rsidRPr="00426798" w:rsidRDefault="00B113DE">
            <w:pPr>
              <w:spacing w:line="256" w:lineRule="auto"/>
              <w:jc w:val="center"/>
            </w:pPr>
            <w:r w:rsidRPr="00426798">
              <w:t>Yes</w:t>
            </w:r>
          </w:p>
        </w:tc>
      </w:tr>
      <w:tr w:rsidR="00F30367" w:rsidRPr="00426798" w14:paraId="34594890" w14:textId="77777777" w:rsidTr="00F30367">
        <w:trPr>
          <w:jc w:val="center"/>
        </w:trPr>
        <w:tc>
          <w:tcPr>
            <w:tcW w:w="1818" w:type="dxa"/>
            <w:hideMark/>
          </w:tcPr>
          <w:p w14:paraId="674D7586" w14:textId="77777777" w:rsidR="00F30367" w:rsidRPr="00426798" w:rsidRDefault="00B113DE" w:rsidP="00F30367">
            <w:pPr>
              <w:spacing w:line="276" w:lineRule="auto"/>
              <w:rPr>
                <w:rFonts w:cs="Arial"/>
              </w:rPr>
            </w:pPr>
            <w:r w:rsidRPr="00426798">
              <w:t>DTC 0x919F11</w:t>
            </w:r>
          </w:p>
        </w:tc>
        <w:tc>
          <w:tcPr>
            <w:tcW w:w="5557" w:type="dxa"/>
            <w:hideMark/>
          </w:tcPr>
          <w:p w14:paraId="21A288B2" w14:textId="77777777" w:rsidR="00F30367" w:rsidRPr="00426798" w:rsidRDefault="00B113DE" w:rsidP="00F30367">
            <w:pPr>
              <w:spacing w:line="276" w:lineRule="auto"/>
              <w:rPr>
                <w:rFonts w:cs="Arial"/>
              </w:rPr>
            </w:pPr>
            <w:r w:rsidRPr="00985B71">
              <w:t>GPS short to ground</w:t>
            </w:r>
          </w:p>
        </w:tc>
        <w:tc>
          <w:tcPr>
            <w:tcW w:w="1710" w:type="dxa"/>
            <w:hideMark/>
          </w:tcPr>
          <w:p w14:paraId="7362E788" w14:textId="77777777" w:rsidR="00F30367" w:rsidRPr="00426798" w:rsidRDefault="00B113DE">
            <w:pPr>
              <w:spacing w:line="276" w:lineRule="auto"/>
              <w:jc w:val="center"/>
            </w:pPr>
            <w:r w:rsidRPr="00426798">
              <w:t xml:space="preserve">Yes </w:t>
            </w:r>
          </w:p>
        </w:tc>
      </w:tr>
      <w:tr w:rsidR="00F30367" w:rsidRPr="00426798" w14:paraId="69ED8055" w14:textId="77777777" w:rsidTr="00F30367">
        <w:trPr>
          <w:trHeight w:val="201"/>
          <w:jc w:val="center"/>
        </w:trPr>
        <w:tc>
          <w:tcPr>
            <w:tcW w:w="1818" w:type="dxa"/>
            <w:hideMark/>
          </w:tcPr>
          <w:p w14:paraId="60419567" w14:textId="77777777" w:rsidR="00F30367" w:rsidRPr="00426798" w:rsidRDefault="00B113DE" w:rsidP="00F30367">
            <w:pPr>
              <w:spacing w:line="201" w:lineRule="atLeast"/>
              <w:rPr>
                <w:rFonts w:cs="Arial"/>
              </w:rPr>
            </w:pPr>
            <w:r>
              <w:t>DTC 0x919F</w:t>
            </w:r>
            <w:r w:rsidRPr="00426798">
              <w:t>13</w:t>
            </w:r>
          </w:p>
        </w:tc>
        <w:tc>
          <w:tcPr>
            <w:tcW w:w="5557" w:type="dxa"/>
            <w:hideMark/>
          </w:tcPr>
          <w:p w14:paraId="4F0D6922" w14:textId="77777777" w:rsidR="00F30367" w:rsidRPr="00426798" w:rsidRDefault="00B113DE" w:rsidP="00F30367">
            <w:pPr>
              <w:keepNext/>
              <w:spacing w:line="201" w:lineRule="atLeast"/>
              <w:rPr>
                <w:rFonts w:cs="Arial"/>
              </w:rPr>
            </w:pPr>
            <w:r w:rsidRPr="00426798">
              <w:t>G</w:t>
            </w:r>
            <w:r>
              <w:t>PS circuit open</w:t>
            </w:r>
          </w:p>
        </w:tc>
        <w:tc>
          <w:tcPr>
            <w:tcW w:w="1710" w:type="dxa"/>
            <w:hideMark/>
          </w:tcPr>
          <w:p w14:paraId="50871996" w14:textId="77777777" w:rsidR="00F30367" w:rsidRPr="00426798" w:rsidRDefault="00B113DE">
            <w:pPr>
              <w:keepNext/>
              <w:spacing w:line="201" w:lineRule="atLeast"/>
              <w:jc w:val="center"/>
            </w:pPr>
            <w:r w:rsidRPr="00426798">
              <w:t xml:space="preserve">Yes </w:t>
            </w:r>
          </w:p>
        </w:tc>
      </w:tr>
      <w:tr w:rsidR="00F30367" w:rsidRPr="00426798" w14:paraId="608AC65F" w14:textId="77777777" w:rsidTr="00F30367">
        <w:trPr>
          <w:trHeight w:val="201"/>
          <w:jc w:val="center"/>
        </w:trPr>
        <w:tc>
          <w:tcPr>
            <w:tcW w:w="1818" w:type="dxa"/>
          </w:tcPr>
          <w:p w14:paraId="57612BD9" w14:textId="77777777" w:rsidR="00F30367" w:rsidRPr="005A4E3F" w:rsidRDefault="00B113DE" w:rsidP="00F30367">
            <w:r w:rsidRPr="005A4E3F">
              <w:t>DTC 0x924611</w:t>
            </w:r>
          </w:p>
        </w:tc>
        <w:tc>
          <w:tcPr>
            <w:tcW w:w="5557" w:type="dxa"/>
          </w:tcPr>
          <w:p w14:paraId="45DBFE0C" w14:textId="77777777" w:rsidR="00F30367" w:rsidRPr="005A4E3F" w:rsidRDefault="00B113DE" w:rsidP="00F30367">
            <w:r w:rsidRPr="005A4E3F">
              <w:t>GSM Circuit Short To Ground</w:t>
            </w:r>
          </w:p>
        </w:tc>
        <w:tc>
          <w:tcPr>
            <w:tcW w:w="1710" w:type="dxa"/>
          </w:tcPr>
          <w:p w14:paraId="23ADE083" w14:textId="77777777" w:rsidR="00F30367" w:rsidRPr="005A4E3F" w:rsidRDefault="00B113DE" w:rsidP="00F30367">
            <w:pPr>
              <w:jc w:val="center"/>
            </w:pPr>
            <w:r w:rsidRPr="005A4E3F">
              <w:t>Yes</w:t>
            </w:r>
          </w:p>
        </w:tc>
      </w:tr>
      <w:tr w:rsidR="00F30367" w:rsidRPr="00426798" w14:paraId="7E2E4EE3" w14:textId="77777777" w:rsidTr="00F30367">
        <w:trPr>
          <w:trHeight w:val="201"/>
          <w:jc w:val="center"/>
        </w:trPr>
        <w:tc>
          <w:tcPr>
            <w:tcW w:w="1818" w:type="dxa"/>
          </w:tcPr>
          <w:p w14:paraId="46E920F9" w14:textId="77777777" w:rsidR="00F30367" w:rsidRPr="005A4E3F" w:rsidRDefault="00B113DE" w:rsidP="00F30367">
            <w:r w:rsidRPr="005A4E3F">
              <w:t>DTC 0x924613</w:t>
            </w:r>
          </w:p>
        </w:tc>
        <w:tc>
          <w:tcPr>
            <w:tcW w:w="5557" w:type="dxa"/>
          </w:tcPr>
          <w:p w14:paraId="78A2D0F6" w14:textId="77777777" w:rsidR="00F30367" w:rsidRPr="005A4E3F" w:rsidRDefault="00B113DE" w:rsidP="00F30367">
            <w:r w:rsidRPr="005A4E3F">
              <w:t>GSM Circuit Open</w:t>
            </w:r>
          </w:p>
        </w:tc>
        <w:tc>
          <w:tcPr>
            <w:tcW w:w="1710" w:type="dxa"/>
          </w:tcPr>
          <w:p w14:paraId="19376BC6" w14:textId="77777777" w:rsidR="00F30367" w:rsidRPr="005A4E3F" w:rsidRDefault="00B113DE" w:rsidP="00F30367">
            <w:pPr>
              <w:jc w:val="center"/>
            </w:pPr>
            <w:r w:rsidRPr="005A4E3F">
              <w:t>Yes</w:t>
            </w:r>
          </w:p>
        </w:tc>
      </w:tr>
      <w:tr w:rsidR="00F30367" w:rsidRPr="00426798" w14:paraId="0EF70291" w14:textId="77777777" w:rsidTr="00F30367">
        <w:trPr>
          <w:trHeight w:val="201"/>
          <w:jc w:val="center"/>
        </w:trPr>
        <w:tc>
          <w:tcPr>
            <w:tcW w:w="1818" w:type="dxa"/>
          </w:tcPr>
          <w:p w14:paraId="51955100" w14:textId="77777777" w:rsidR="00F30367" w:rsidRPr="005A4E3F" w:rsidRDefault="00B113DE" w:rsidP="00F30367">
            <w:r w:rsidRPr="005A4E3F">
              <w:t>DTC 0x9D5511</w:t>
            </w:r>
          </w:p>
        </w:tc>
        <w:tc>
          <w:tcPr>
            <w:tcW w:w="5557" w:type="dxa"/>
          </w:tcPr>
          <w:p w14:paraId="685154A0" w14:textId="77777777" w:rsidR="00F30367" w:rsidRPr="005A4E3F" w:rsidRDefault="00B113DE" w:rsidP="00F30367">
            <w:r w:rsidRPr="005A4E3F">
              <w:t>GSM Antenna #2 Circuit Short To Ground</w:t>
            </w:r>
          </w:p>
        </w:tc>
        <w:tc>
          <w:tcPr>
            <w:tcW w:w="1710" w:type="dxa"/>
          </w:tcPr>
          <w:p w14:paraId="13285FFC" w14:textId="77777777" w:rsidR="00F30367" w:rsidRPr="005A4E3F" w:rsidRDefault="00B113DE" w:rsidP="00F30367">
            <w:pPr>
              <w:jc w:val="center"/>
            </w:pPr>
            <w:r w:rsidRPr="005A4E3F">
              <w:t>Yes</w:t>
            </w:r>
          </w:p>
        </w:tc>
      </w:tr>
      <w:tr w:rsidR="00F30367" w:rsidRPr="00426798" w14:paraId="7DEEBFA9" w14:textId="77777777" w:rsidTr="00F30367">
        <w:trPr>
          <w:trHeight w:val="201"/>
          <w:jc w:val="center"/>
        </w:trPr>
        <w:tc>
          <w:tcPr>
            <w:tcW w:w="1818" w:type="dxa"/>
          </w:tcPr>
          <w:p w14:paraId="352A3B1C" w14:textId="77777777" w:rsidR="00F30367" w:rsidRPr="005A4E3F" w:rsidRDefault="00B113DE" w:rsidP="00F30367">
            <w:r w:rsidRPr="005A4E3F">
              <w:t>DTC 0x9D5513</w:t>
            </w:r>
          </w:p>
        </w:tc>
        <w:tc>
          <w:tcPr>
            <w:tcW w:w="5557" w:type="dxa"/>
          </w:tcPr>
          <w:p w14:paraId="302A711F" w14:textId="77777777" w:rsidR="00F30367" w:rsidRPr="005A4E3F" w:rsidRDefault="00B113DE" w:rsidP="00F30367">
            <w:r w:rsidRPr="005A4E3F">
              <w:t>GSM Antenna #2 Circuit Open</w:t>
            </w:r>
          </w:p>
        </w:tc>
        <w:tc>
          <w:tcPr>
            <w:tcW w:w="1710" w:type="dxa"/>
          </w:tcPr>
          <w:p w14:paraId="674284D5" w14:textId="77777777" w:rsidR="00F30367" w:rsidRDefault="00B113DE" w:rsidP="00F30367">
            <w:pPr>
              <w:jc w:val="center"/>
            </w:pPr>
            <w:r w:rsidRPr="005A4E3F">
              <w:t>Yes</w:t>
            </w:r>
          </w:p>
        </w:tc>
      </w:tr>
      <w:tr w:rsidR="00F30367" w:rsidRPr="00426798" w14:paraId="39C76727" w14:textId="77777777" w:rsidTr="00F30367">
        <w:trPr>
          <w:trHeight w:val="201"/>
          <w:jc w:val="center"/>
        </w:trPr>
        <w:tc>
          <w:tcPr>
            <w:tcW w:w="1818" w:type="dxa"/>
          </w:tcPr>
          <w:p w14:paraId="4B3B9FE5" w14:textId="77777777" w:rsidR="00F30367" w:rsidRPr="00200B1D" w:rsidRDefault="00B113DE" w:rsidP="00F30367">
            <w:r w:rsidRPr="00200B1D">
              <w:t xml:space="preserve">DTC </w:t>
            </w:r>
            <w:r w:rsidRPr="007032CB">
              <w:t>0x406A00</w:t>
            </w:r>
          </w:p>
        </w:tc>
        <w:tc>
          <w:tcPr>
            <w:tcW w:w="5557" w:type="dxa"/>
          </w:tcPr>
          <w:p w14:paraId="4971E470" w14:textId="77777777" w:rsidR="00F30367" w:rsidRPr="00200B1D" w:rsidRDefault="00B113DE" w:rsidP="00F30367">
            <w:r w:rsidRPr="00200B1D">
              <w:t>TCU accelerometer fault</w:t>
            </w:r>
          </w:p>
        </w:tc>
        <w:tc>
          <w:tcPr>
            <w:tcW w:w="1710" w:type="dxa"/>
          </w:tcPr>
          <w:p w14:paraId="31558B22" w14:textId="77777777" w:rsidR="00F30367" w:rsidRDefault="00B113DE" w:rsidP="00F30367">
            <w:pPr>
              <w:jc w:val="center"/>
            </w:pPr>
            <w:r w:rsidRPr="00200B1D">
              <w:t>Yes</w:t>
            </w:r>
          </w:p>
        </w:tc>
      </w:tr>
    </w:tbl>
    <w:p w14:paraId="31CD07CE" w14:textId="77777777" w:rsidR="00F30367" w:rsidRDefault="00F30367" w:rsidP="00F30367">
      <w:pPr>
        <w:rPr>
          <w:ins w:id="503" w:author="Ekanthappa, Rudresh (R.)" w:date="2019-11-13T11:28:00Z"/>
        </w:rPr>
      </w:pPr>
    </w:p>
    <w:p w14:paraId="21B12C00" w14:textId="77777777" w:rsidR="00E74E0D" w:rsidDel="00EC3FE1" w:rsidRDefault="00B76A0D" w:rsidP="00F30367">
      <w:pPr>
        <w:rPr>
          <w:del w:id="504" w:author="Ekanthappa, Rudresh (R.)" w:date="2019-11-13T14:37:00Z"/>
        </w:rPr>
      </w:pPr>
      <w:commentRangeStart w:id="505"/>
      <w:del w:id="506" w:author="Ekanthappa, Rudresh (R.)" w:date="2019-11-22T14:31:00Z">
        <w:r w:rsidRPr="00074138" w:rsidDel="00590C44">
          <w:rPr>
            <w:rStyle w:val="CommentReference"/>
            <w:strike/>
            <w:rPrChange w:id="507" w:author="Ekanthappa, Rudresh (R.)" w:date="2019-11-19T15:31:00Z">
              <w:rPr>
                <w:rStyle w:val="CommentReference"/>
              </w:rPr>
            </w:rPrChange>
          </w:rPr>
          <w:commentReference w:id="508"/>
        </w:r>
        <w:commentRangeEnd w:id="505"/>
        <w:r w:rsidR="00F13CAA" w:rsidDel="00590C44">
          <w:rPr>
            <w:rStyle w:val="CommentReference"/>
          </w:rPr>
          <w:commentReference w:id="505"/>
        </w:r>
      </w:del>
    </w:p>
    <w:p w14:paraId="24F1BE63" w14:textId="77777777" w:rsidR="00F30367" w:rsidRDefault="00B113DE" w:rsidP="009B4C29">
      <w:pPr>
        <w:pStyle w:val="Heading3"/>
      </w:pPr>
      <w:bookmarkStart w:id="509" w:name="_Toc16252840"/>
      <w:r>
        <w:t>Use Cases</w:t>
      </w:r>
      <w:bookmarkEnd w:id="509"/>
    </w:p>
    <w:p w14:paraId="6921B341" w14:textId="77777777" w:rsidR="00F30367" w:rsidRDefault="00B113DE" w:rsidP="009B4C29">
      <w:pPr>
        <w:pStyle w:val="Heading3"/>
      </w:pPr>
      <w:bookmarkStart w:id="510" w:name="_Toc16252841"/>
      <w:r>
        <w:t>White Box View</w:t>
      </w:r>
      <w:bookmarkEnd w:id="510"/>
    </w:p>
    <w:p w14:paraId="4CE6B5E8" w14:textId="77777777" w:rsidR="00F30367" w:rsidRDefault="009B4C29" w:rsidP="009B4C29">
      <w:pPr>
        <w:pStyle w:val="Heading2"/>
      </w:pPr>
      <w:r>
        <w:br w:type="page"/>
      </w:r>
      <w:bookmarkStart w:id="511" w:name="_Toc16252842"/>
      <w:r w:rsidR="00B113DE" w:rsidRPr="00B9479B">
        <w:t>SVS-FUN-REQ-291043/A-GNSS Location</w:t>
      </w:r>
      <w:bookmarkEnd w:id="511"/>
    </w:p>
    <w:p w14:paraId="49DD5155" w14:textId="77777777" w:rsidR="00F30367" w:rsidRDefault="00B113DE" w:rsidP="009B4C29">
      <w:pPr>
        <w:pStyle w:val="Heading3"/>
      </w:pPr>
      <w:bookmarkStart w:id="512" w:name="_Toc16252843"/>
      <w:r>
        <w:t>Requirements</w:t>
      </w:r>
      <w:bookmarkEnd w:id="512"/>
    </w:p>
    <w:p w14:paraId="4A8611BB" w14:textId="77777777" w:rsidR="009B4C29" w:rsidRPr="009B4C29" w:rsidRDefault="009B4C29" w:rsidP="009B4C29">
      <w:pPr>
        <w:pStyle w:val="Heading4"/>
        <w:rPr>
          <w:b w:val="0"/>
          <w:u w:val="single"/>
        </w:rPr>
      </w:pPr>
      <w:r w:rsidRPr="009B4C29">
        <w:rPr>
          <w:b w:val="0"/>
          <w:u w:val="single"/>
        </w:rPr>
        <w:t>SVS-REQ-291068/C-SVSServer Backup GNSS Antenna Use Ignition ON</w:t>
      </w:r>
    </w:p>
    <w:p w14:paraId="14630356" w14:textId="77777777" w:rsidR="00F30367" w:rsidRDefault="00B113DE" w:rsidP="00F30367">
      <w:pPr>
        <w:rPr>
          <w:ins w:id="513" w:author="Ekanthappa, Rudresh (R.)" w:date="2019-11-13T11:34:00Z"/>
        </w:rPr>
      </w:pPr>
      <w:r>
        <w:t xml:space="preserve">If SVSInterfaceClient updated location data is unavailable while vehicle is in active “theft” mode, SVSServer shall leverage Backup antenna for location information. Backup antenna shall be used for location data source regardless of ignition status, only dependent on SVSInterfaceClient antenna’s inability to provide updates or SVSServer primary GNSS antenna’s inability to provide updated location. For more information refer to </w:t>
      </w:r>
      <w:r w:rsidRPr="003E7FCD">
        <w:t>REQ-304065</w:t>
      </w:r>
      <w:r>
        <w:t>.</w:t>
      </w:r>
    </w:p>
    <w:p w14:paraId="3583A9E6" w14:textId="77777777" w:rsidR="00E74E0D" w:rsidRDefault="00E74E0D" w:rsidP="00F30367">
      <w:pPr>
        <w:rPr>
          <w:ins w:id="514" w:author="Ekanthappa, Rudresh (R.)" w:date="2019-11-13T11:34:00Z"/>
        </w:rPr>
      </w:pPr>
    </w:p>
    <w:p w14:paraId="1719A41D" w14:textId="77777777" w:rsidR="00E74E0D" w:rsidRPr="00074138" w:rsidDel="00074138" w:rsidRDefault="00E74E0D" w:rsidP="00F30367">
      <w:pPr>
        <w:rPr>
          <w:del w:id="515" w:author="Ekanthappa, Rudresh (R.)" w:date="2019-11-19T15:33:00Z"/>
          <w:strike/>
          <w:rPrChange w:id="516" w:author="Ekanthappa, Rudresh (R.)" w:date="2019-11-19T15:32:00Z">
            <w:rPr>
              <w:del w:id="517" w:author="Ekanthappa, Rudresh (R.)" w:date="2019-11-19T15:33:00Z"/>
            </w:rPr>
          </w:rPrChange>
        </w:rPr>
      </w:pPr>
    </w:p>
    <w:p w14:paraId="4DB9B1EB" w14:textId="77777777" w:rsidR="009B4C29" w:rsidRPr="009B4C29" w:rsidRDefault="009B4C29" w:rsidP="009B4C29">
      <w:pPr>
        <w:pStyle w:val="Heading4"/>
        <w:rPr>
          <w:b w:val="0"/>
          <w:u w:val="single"/>
        </w:rPr>
      </w:pPr>
      <w:r w:rsidRPr="009B4C29">
        <w:rPr>
          <w:b w:val="0"/>
          <w:u w:val="single"/>
        </w:rPr>
        <w:t>SVS-REQ-304064/B-SVSServer Backup GNSS Antenna Use Ignition OFF</w:t>
      </w:r>
    </w:p>
    <w:p w14:paraId="67EB65DA" w14:textId="77777777" w:rsidR="00F30367" w:rsidRDefault="00B113DE" w:rsidP="00F30367">
      <w:pPr>
        <w:rPr>
          <w:ins w:id="518" w:author="Ekanthappa, Rudresh (R.)" w:date="2019-11-13T11:35:00Z"/>
        </w:rPr>
      </w:pPr>
      <w:r w:rsidRPr="00350C07">
        <w:t>If ignition OFF</w:t>
      </w:r>
      <w:r>
        <w:t>, while vehicle is in active “theft” mode</w:t>
      </w:r>
      <w:r w:rsidRPr="00350C07">
        <w:t xml:space="preserve"> </w:t>
      </w:r>
      <w:r>
        <w:t xml:space="preserve">and Backup antenna available, </w:t>
      </w:r>
      <w:r w:rsidRPr="00350C07">
        <w:t xml:space="preserve">to preserve power </w:t>
      </w:r>
      <w:r>
        <w:t>Backup</w:t>
      </w:r>
      <w:r w:rsidRPr="00350C07">
        <w:t xml:space="preserve"> antenna shall be leveraged by SVSServer without waking up SVSOnBoardClient and SVSInterfaceClient</w:t>
      </w:r>
      <w:r>
        <w:t xml:space="preserve"> when rooftop GNSS antenna is routed to SVSInterfaceClient</w:t>
      </w:r>
      <w:r w:rsidRPr="00350C07">
        <w:t xml:space="preserve">. </w:t>
      </w:r>
      <w:r>
        <w:t xml:space="preserve">For more information refer to </w:t>
      </w:r>
      <w:r w:rsidRPr="00EC388B">
        <w:t>REQ-304065</w:t>
      </w:r>
      <w:r>
        <w:t>.</w:t>
      </w:r>
      <w:r w:rsidRPr="0048316D">
        <w:t xml:space="preserve"> If the primary/rooftop antenna is routed to the SVSServer, SVSServer shall leverage both antennas primary and back-up in order to ensure location information is updated</w:t>
      </w:r>
      <w:r>
        <w:t>.</w:t>
      </w:r>
    </w:p>
    <w:p w14:paraId="4CAF4219" w14:textId="77777777" w:rsidR="00E74E0D" w:rsidRDefault="00E74E0D" w:rsidP="00F30367">
      <w:pPr>
        <w:rPr>
          <w:ins w:id="519" w:author="Ekanthappa, Rudresh (R.)" w:date="2019-11-13T11:35:00Z"/>
        </w:rPr>
      </w:pPr>
    </w:p>
    <w:p w14:paraId="7A87941E" w14:textId="77777777" w:rsidR="00E74E0D" w:rsidRPr="00350C07" w:rsidDel="00E74E0D" w:rsidRDefault="00FC4B5F" w:rsidP="00F30367">
      <w:pPr>
        <w:rPr>
          <w:del w:id="520" w:author="Ekanthappa, Rudresh (R.)" w:date="2019-11-13T11:35:00Z"/>
        </w:rPr>
      </w:pPr>
      <w:del w:id="521" w:author="Ekanthappa, Rudresh (R.)" w:date="2019-11-19T15:33:00Z">
        <w:r w:rsidRPr="00074138" w:rsidDel="00074138">
          <w:rPr>
            <w:rStyle w:val="CommentReference"/>
            <w:strike/>
            <w:rPrChange w:id="522" w:author="Ekanthappa, Rudresh (R.)" w:date="2019-11-19T15:32:00Z">
              <w:rPr>
                <w:rStyle w:val="CommentReference"/>
              </w:rPr>
            </w:rPrChange>
          </w:rPr>
          <w:commentReference w:id="523"/>
        </w:r>
      </w:del>
    </w:p>
    <w:p w14:paraId="3E4A3756" w14:textId="77777777" w:rsidR="009B4C29" w:rsidRPr="009B4C29" w:rsidRDefault="009B4C29" w:rsidP="009B4C29">
      <w:pPr>
        <w:pStyle w:val="Heading4"/>
        <w:rPr>
          <w:b w:val="0"/>
          <w:u w:val="single"/>
        </w:rPr>
      </w:pPr>
      <w:r w:rsidRPr="009B4C29">
        <w:rPr>
          <w:b w:val="0"/>
          <w:u w:val="single"/>
        </w:rPr>
        <w:t>SVS-REQ-291069/D-SVSServer Unable To Obtain Location From Backup GNSS Antenna While Ignition OFF</w:t>
      </w:r>
      <w:ins w:id="524" w:author="Ekanthappa, Rudresh (R.)" w:date="2019-11-12T11:25:00Z">
        <w:r w:rsidR="00655F5F">
          <w:rPr>
            <w:b w:val="0"/>
            <w:u w:val="single"/>
          </w:rPr>
          <w:t xml:space="preserve"> </w:t>
        </w:r>
      </w:ins>
    </w:p>
    <w:p w14:paraId="4039C292" w14:textId="77777777" w:rsidR="00F30367" w:rsidRDefault="00B113DE" w:rsidP="00F30367">
      <w:pPr>
        <w:rPr>
          <w:ins w:id="525" w:author="Ekanthappa, Rudresh (R.)" w:date="2019-11-13T11:35:00Z"/>
        </w:rPr>
      </w:pPr>
      <w:r>
        <w:t xml:space="preserve">In the case that Backup antenna is not able to provide location fix and location coordinates while vehicle is in active “theft” mode, SVSInterfaceClient shall be woken up </w:t>
      </w:r>
      <w:r w:rsidRPr="002F2BB2">
        <w:t xml:space="preserve">in display off mode </w:t>
      </w:r>
      <w:r>
        <w:t>and shall be engaged to try to get a location fix and location coordinates from primary antenna.</w:t>
      </w:r>
    </w:p>
    <w:p w14:paraId="02EA3D33" w14:textId="77777777" w:rsidR="00E74E0D" w:rsidRDefault="00E74E0D" w:rsidP="00F30367">
      <w:pPr>
        <w:rPr>
          <w:ins w:id="526" w:author="Ekanthappa, Rudresh (R.)" w:date="2019-11-13T11:35:00Z"/>
        </w:rPr>
      </w:pPr>
    </w:p>
    <w:p w14:paraId="6F3A7F0D" w14:textId="77777777" w:rsidR="00E74E0D" w:rsidRDefault="00E74E0D" w:rsidP="00F30367">
      <w:pPr>
        <w:rPr>
          <w:ins w:id="527" w:author="Ekanthappa, Rudresh (R.)" w:date="2019-11-12T11:26:00Z"/>
        </w:rPr>
      </w:pPr>
      <w:ins w:id="528" w:author="Ekanthappa, Rudresh (R.)" w:date="2019-11-13T11:35:00Z">
        <w:r>
          <w:t>Requirement Applicability:  Above requirement is not applicable for China</w:t>
        </w:r>
      </w:ins>
    </w:p>
    <w:p w14:paraId="32291867" w14:textId="77777777" w:rsidR="00655F5F" w:rsidRDefault="00655F5F" w:rsidP="00655F5F">
      <w:pPr>
        <w:pStyle w:val="Heading4"/>
        <w:rPr>
          <w:ins w:id="529" w:author="Ekanthappa, Rudresh (R.)" w:date="2019-11-12T11:26:00Z"/>
          <w:u w:val="single"/>
        </w:rPr>
      </w:pPr>
      <w:ins w:id="530" w:author="Ekanthappa, Rudresh (R.)" w:date="2019-11-12T11:26:00Z">
        <w:r w:rsidRPr="00655F5F">
          <w:rPr>
            <w:b w:val="0"/>
            <w:u w:val="single"/>
          </w:rPr>
          <w:t>SVSServer</w:t>
        </w:r>
        <w:r w:rsidRPr="009B4C29">
          <w:rPr>
            <w:b w:val="0"/>
            <w:u w:val="single"/>
          </w:rPr>
          <w:t xml:space="preserve"> </w:t>
        </w:r>
        <w:r>
          <w:rPr>
            <w:b w:val="0"/>
            <w:u w:val="single"/>
          </w:rPr>
          <w:t>t</w:t>
        </w:r>
        <w:r w:rsidRPr="009B4C29">
          <w:rPr>
            <w:b w:val="0"/>
            <w:u w:val="single"/>
          </w:rPr>
          <w:t xml:space="preserve">o </w:t>
        </w:r>
        <w:r>
          <w:rPr>
            <w:b w:val="0"/>
            <w:u w:val="single"/>
          </w:rPr>
          <w:t>get l</w:t>
        </w:r>
        <w:r w:rsidRPr="009B4C29">
          <w:rPr>
            <w:b w:val="0"/>
            <w:u w:val="single"/>
          </w:rPr>
          <w:t xml:space="preserve">ocation from </w:t>
        </w:r>
        <w:r>
          <w:rPr>
            <w:b w:val="0"/>
            <w:u w:val="single"/>
          </w:rPr>
          <w:t>SVSInterfaceClient during ignition ON</w:t>
        </w:r>
      </w:ins>
    </w:p>
    <w:p w14:paraId="6D99E994" w14:textId="77777777" w:rsidR="00655F5F" w:rsidRDefault="00655F5F" w:rsidP="00655F5F">
      <w:pPr>
        <w:rPr>
          <w:ins w:id="531" w:author="Ekanthappa, Rudresh (R.)" w:date="2019-11-13T11:33:00Z"/>
        </w:rPr>
      </w:pPr>
      <w:ins w:id="532" w:author="Ekanthappa, Rudresh (R.)" w:date="2019-11-12T11:26:00Z">
        <w:r>
          <w:t>SVSServer shall always get shifted location data from SVSInterfaceClient during ignition ON.</w:t>
        </w:r>
      </w:ins>
    </w:p>
    <w:p w14:paraId="44A2BB84" w14:textId="77777777" w:rsidR="00E74E0D" w:rsidRDefault="00E74E0D" w:rsidP="00655F5F">
      <w:pPr>
        <w:rPr>
          <w:ins w:id="533" w:author="Ekanthappa, Rudresh (R.)" w:date="2019-11-13T11:33:00Z"/>
        </w:rPr>
      </w:pPr>
    </w:p>
    <w:p w14:paraId="32008E65" w14:textId="77777777" w:rsidR="00E74E0D" w:rsidRDefault="00E74E0D" w:rsidP="00655F5F">
      <w:pPr>
        <w:rPr>
          <w:ins w:id="534" w:author="Ekanthappa, Rudresh (R.)" w:date="2019-11-12T11:26:00Z"/>
        </w:rPr>
      </w:pPr>
      <w:ins w:id="535" w:author="Ekanthappa, Rudresh (R.)" w:date="2019-11-13T11:33:00Z">
        <w:r>
          <w:t>Requirement Applicability:  Above requirement is only applicable for China</w:t>
        </w:r>
      </w:ins>
    </w:p>
    <w:p w14:paraId="5A63918E" w14:textId="77777777" w:rsidR="00655F5F" w:rsidRDefault="00655F5F" w:rsidP="00655F5F">
      <w:pPr>
        <w:pStyle w:val="Heading4"/>
        <w:rPr>
          <w:ins w:id="536" w:author="Ekanthappa, Rudresh (R.)" w:date="2019-11-12T11:26:00Z"/>
          <w:b w:val="0"/>
          <w:u w:val="single"/>
        </w:rPr>
      </w:pPr>
      <w:ins w:id="537" w:author="Ekanthappa, Rudresh (R.)" w:date="2019-11-12T11:26:00Z">
        <w:r w:rsidRPr="009B4C29">
          <w:rPr>
            <w:b w:val="0"/>
            <w:u w:val="single"/>
          </w:rPr>
          <w:t xml:space="preserve">SVSServer </w:t>
        </w:r>
        <w:r>
          <w:rPr>
            <w:b w:val="0"/>
            <w:u w:val="single"/>
          </w:rPr>
          <w:t>l</w:t>
        </w:r>
        <w:r w:rsidRPr="009B4C29">
          <w:rPr>
            <w:b w:val="0"/>
            <w:u w:val="single"/>
          </w:rPr>
          <w:t xml:space="preserve">ocation </w:t>
        </w:r>
        <w:r>
          <w:rPr>
            <w:b w:val="0"/>
            <w:u w:val="single"/>
          </w:rPr>
          <w:t>support during ignition OFF</w:t>
        </w:r>
      </w:ins>
    </w:p>
    <w:p w14:paraId="38D3DEC3" w14:textId="77777777" w:rsidR="00655F5F" w:rsidRDefault="00655F5F" w:rsidP="00655F5F">
      <w:pPr>
        <w:rPr>
          <w:ins w:id="538" w:author="Ekanthappa, Rudresh (R.)" w:date="2019-11-13T11:33:00Z"/>
        </w:rPr>
      </w:pPr>
      <w:ins w:id="539" w:author="Ekanthappa, Rudresh (R.)" w:date="2019-11-12T11:26:00Z">
        <w:r>
          <w:t xml:space="preserve">SVSServer shall not provide real time location when vehicle is in ignition OFF. </w:t>
        </w:r>
        <w:commentRangeStart w:id="540"/>
        <w:r>
          <w:t xml:space="preserve">SVSSerevr </w:t>
        </w:r>
      </w:ins>
      <w:commentRangeEnd w:id="540"/>
      <w:r w:rsidR="00CB2D4C">
        <w:rPr>
          <w:rStyle w:val="CommentReference"/>
        </w:rPr>
        <w:commentReference w:id="540"/>
      </w:r>
      <w:ins w:id="541" w:author="Ekanthappa, Rudresh (R.)" w:date="2019-11-12T11:26:00Z">
        <w:r>
          <w:t>shall send last know</w:t>
        </w:r>
      </w:ins>
      <w:ins w:id="542" w:author="Ekanthappa, Rudresh (R.)" w:date="2019-11-12T11:27:00Z">
        <w:r>
          <w:t>n</w:t>
        </w:r>
      </w:ins>
      <w:ins w:id="543" w:author="Ekanthappa, Rudresh (R.)" w:date="2019-11-12T11:26:00Z">
        <w:r>
          <w:t xml:space="preserve"> location if a location data is requested at ignition off.</w:t>
        </w:r>
      </w:ins>
    </w:p>
    <w:p w14:paraId="3315A114" w14:textId="77777777" w:rsidR="00E74E0D" w:rsidRDefault="00E74E0D" w:rsidP="00655F5F">
      <w:pPr>
        <w:rPr>
          <w:ins w:id="544" w:author="Ekanthappa, Rudresh (R.)" w:date="2019-11-13T11:33:00Z"/>
        </w:rPr>
      </w:pPr>
    </w:p>
    <w:p w14:paraId="5FD1459E" w14:textId="77777777" w:rsidR="00E74E0D" w:rsidRPr="00A24785" w:rsidRDefault="00E74E0D" w:rsidP="00655F5F">
      <w:pPr>
        <w:rPr>
          <w:ins w:id="545" w:author="Ekanthappa, Rudresh (R.)" w:date="2019-11-12T11:26:00Z"/>
          <w:b/>
        </w:rPr>
      </w:pPr>
      <w:ins w:id="546" w:author="Ekanthappa, Rudresh (R.)" w:date="2019-11-13T11:33:00Z">
        <w:r>
          <w:t xml:space="preserve">Requirement Applicability:  </w:t>
        </w:r>
      </w:ins>
      <w:ins w:id="547" w:author="Ekanthappa, Rudresh (R.)" w:date="2019-11-13T11:34:00Z">
        <w:r>
          <w:t>Above</w:t>
        </w:r>
      </w:ins>
      <w:ins w:id="548" w:author="Ekanthappa, Rudresh (R.)" w:date="2019-11-13T11:33:00Z">
        <w:r>
          <w:t xml:space="preserve"> requirement is only applicable for China</w:t>
        </w:r>
      </w:ins>
    </w:p>
    <w:p w14:paraId="7A68B7EE" w14:textId="77777777" w:rsidR="00655F5F" w:rsidDel="00655F5F" w:rsidRDefault="00655F5F" w:rsidP="00F30367">
      <w:pPr>
        <w:rPr>
          <w:del w:id="549" w:author="Ekanthappa, Rudresh (R.)" w:date="2019-11-12T11:28:00Z"/>
        </w:rPr>
      </w:pPr>
    </w:p>
    <w:p w14:paraId="1E651721" w14:textId="77777777" w:rsidR="009B4C29" w:rsidRPr="009B4C29" w:rsidRDefault="009B4C29" w:rsidP="009B4C29">
      <w:pPr>
        <w:pStyle w:val="Heading4"/>
        <w:rPr>
          <w:b w:val="0"/>
          <w:u w:val="single"/>
        </w:rPr>
      </w:pPr>
      <w:r w:rsidRPr="009B4C29">
        <w:rPr>
          <w:b w:val="0"/>
          <w:u w:val="single"/>
        </w:rPr>
        <w:t xml:space="preserve">SVS-REQ-306310/A-SVSServer Unable To Obtain Location from </w:t>
      </w:r>
      <w:del w:id="550" w:author="Ekanthappa, Rudresh (R.)" w:date="2019-11-12T12:10:00Z">
        <w:r w:rsidRPr="009B4C29" w:rsidDel="00210C8C">
          <w:rPr>
            <w:b w:val="0"/>
            <w:u w:val="single"/>
          </w:rPr>
          <w:delText xml:space="preserve">Either </w:delText>
        </w:r>
      </w:del>
      <w:r w:rsidRPr="009B4C29">
        <w:rPr>
          <w:b w:val="0"/>
          <w:u w:val="single"/>
        </w:rPr>
        <w:t>Primary or SVS Backup</w:t>
      </w:r>
      <w:ins w:id="551" w:author="Ekanthappa, Rudresh (R.)" w:date="2019-11-12T12:14:00Z">
        <w:r w:rsidR="00210C8C">
          <w:rPr>
            <w:b w:val="0"/>
            <w:u w:val="single"/>
          </w:rPr>
          <w:t xml:space="preserve"> </w:t>
        </w:r>
      </w:ins>
      <w:del w:id="552" w:author="Ekanthappa, Rudresh (R.)" w:date="2019-11-13T11:51:00Z">
        <w:r w:rsidRPr="009B4C29" w:rsidDel="004A215B">
          <w:rPr>
            <w:b w:val="0"/>
            <w:u w:val="single"/>
          </w:rPr>
          <w:delText xml:space="preserve"> </w:delText>
        </w:r>
      </w:del>
      <w:r w:rsidRPr="009B4C29">
        <w:rPr>
          <w:b w:val="0"/>
          <w:u w:val="single"/>
        </w:rPr>
        <w:t>Antenna</w:t>
      </w:r>
    </w:p>
    <w:p w14:paraId="27351598" w14:textId="77777777" w:rsidR="00F30367" w:rsidRDefault="00B113DE" w:rsidP="00F30367">
      <w:pPr>
        <w:rPr>
          <w:ins w:id="553" w:author="Ekanthappa, Rudresh (R.)" w:date="2019-11-13T11:36:00Z"/>
        </w:rPr>
      </w:pPr>
      <w:r>
        <w:t xml:space="preserve">If the SVSServer is unable to obtain location from any source, SVSServer shall send last known location and </w:t>
      </w:r>
      <w:r w:rsidRPr="00D57D5A">
        <w:t>shall flag the location as last known</w:t>
      </w:r>
      <w:r>
        <w:t>.</w:t>
      </w:r>
    </w:p>
    <w:p w14:paraId="3A8A426F" w14:textId="77777777" w:rsidR="005643D6" w:rsidDel="00074138" w:rsidRDefault="00FC4B5F" w:rsidP="00F30367">
      <w:pPr>
        <w:rPr>
          <w:del w:id="554" w:author="Ekanthappa, Rudresh (R.)" w:date="2019-11-19T15:34:00Z"/>
        </w:rPr>
      </w:pPr>
      <w:del w:id="555" w:author="Ekanthappa, Rudresh (R.)" w:date="2019-11-19T15:33:00Z">
        <w:r w:rsidDel="00074138">
          <w:rPr>
            <w:rStyle w:val="CommentReference"/>
          </w:rPr>
          <w:commentReference w:id="556"/>
        </w:r>
      </w:del>
    </w:p>
    <w:p w14:paraId="65236A79" w14:textId="77777777" w:rsidR="009B4C29" w:rsidRPr="009B4C29" w:rsidRDefault="009B4C29" w:rsidP="009B4C29">
      <w:pPr>
        <w:pStyle w:val="Heading4"/>
        <w:rPr>
          <w:b w:val="0"/>
          <w:u w:val="single"/>
        </w:rPr>
      </w:pPr>
      <w:r w:rsidRPr="009B4C29">
        <w:rPr>
          <w:b w:val="0"/>
          <w:u w:val="single"/>
        </w:rPr>
        <w:t xml:space="preserve">SVS-REQ-306311/A-SVSServer Unable To Obtain Location from </w:t>
      </w:r>
      <w:del w:id="557" w:author="Ekanthappa, Rudresh (R.)" w:date="2019-11-12T12:10:00Z">
        <w:r w:rsidRPr="009B4C29" w:rsidDel="00210C8C">
          <w:rPr>
            <w:b w:val="0"/>
            <w:u w:val="single"/>
          </w:rPr>
          <w:delText xml:space="preserve">Either </w:delText>
        </w:r>
      </w:del>
      <w:r w:rsidRPr="009B4C29">
        <w:rPr>
          <w:b w:val="0"/>
          <w:u w:val="single"/>
        </w:rPr>
        <w:t>Primary or SVS Backup</w:t>
      </w:r>
      <w:ins w:id="558" w:author="Ekanthappa, Rudresh (R.)" w:date="2019-11-12T12:15:00Z">
        <w:r w:rsidR="004A215B">
          <w:rPr>
            <w:b w:val="0"/>
            <w:u w:val="single"/>
          </w:rPr>
          <w:t xml:space="preserve"> </w:t>
        </w:r>
      </w:ins>
      <w:del w:id="559" w:author="Ekanthappa, Rudresh (R.)" w:date="2019-11-13T11:53:00Z">
        <w:r w:rsidRPr="009B4C29" w:rsidDel="004A215B">
          <w:rPr>
            <w:b w:val="0"/>
            <w:u w:val="single"/>
          </w:rPr>
          <w:delText xml:space="preserve"> </w:delText>
        </w:r>
      </w:del>
      <w:r w:rsidRPr="009B4C29">
        <w:rPr>
          <w:b w:val="0"/>
          <w:u w:val="single"/>
        </w:rPr>
        <w:t>Antenna and Last Known Location Unknown</w:t>
      </w:r>
    </w:p>
    <w:p w14:paraId="1AB88F1B" w14:textId="77777777" w:rsidR="00F30367" w:rsidRDefault="00B113DE" w:rsidP="00F30367">
      <w:pPr>
        <w:rPr>
          <w:ins w:id="560" w:author="Ekanthappa, Rudresh (R.)" w:date="2019-11-13T11:53:00Z"/>
        </w:rPr>
      </w:pPr>
      <w:r>
        <w:t>If SVSServer is unable to obtain location from any source and last known location is unavailable, fields shall be left blank, and flagged as currently unavailable.</w:t>
      </w:r>
    </w:p>
    <w:p w14:paraId="3556CEE8" w14:textId="77777777" w:rsidR="004A215B" w:rsidRDefault="004A215B" w:rsidP="00F30367">
      <w:pPr>
        <w:rPr>
          <w:ins w:id="561" w:author="Ekanthappa, Rudresh (R.)" w:date="2019-11-13T11:53:00Z"/>
        </w:rPr>
      </w:pPr>
    </w:p>
    <w:p w14:paraId="5E4C7ACA" w14:textId="77777777" w:rsidR="004A215B" w:rsidDel="00074138" w:rsidRDefault="00FC4B5F" w:rsidP="00F30367">
      <w:pPr>
        <w:rPr>
          <w:del w:id="562" w:author="Ekanthappa, Rudresh (R.)" w:date="2019-11-19T15:34:00Z"/>
        </w:rPr>
      </w:pPr>
      <w:del w:id="563" w:author="Ekanthappa, Rudresh (R.)" w:date="2019-11-19T15:34:00Z">
        <w:r w:rsidDel="00074138">
          <w:rPr>
            <w:rStyle w:val="CommentReference"/>
          </w:rPr>
          <w:commentReference w:id="564"/>
        </w:r>
      </w:del>
    </w:p>
    <w:p w14:paraId="370F6F6D" w14:textId="77777777" w:rsidR="009B4C29" w:rsidRPr="009B4C29" w:rsidRDefault="009B4C29" w:rsidP="009B4C29">
      <w:pPr>
        <w:pStyle w:val="Heading4"/>
        <w:rPr>
          <w:b w:val="0"/>
          <w:u w:val="single"/>
        </w:rPr>
      </w:pPr>
      <w:r w:rsidRPr="009B4C29">
        <w:rPr>
          <w:b w:val="0"/>
          <w:u w:val="single"/>
        </w:rPr>
        <w:t>SVS-REQ-306312/B-SVSServer GRPC Message with Location Unavailable Fields Location Becomes Available Ignition ON</w:t>
      </w:r>
    </w:p>
    <w:p w14:paraId="66326C7B" w14:textId="77777777" w:rsidR="00F30367" w:rsidRDefault="00B113DE" w:rsidP="00F30367">
      <w:r>
        <w:t xml:space="preserve">If SVSServer is unable to obtain location from any source, and </w:t>
      </w:r>
      <w:r w:rsidRPr="0016041B">
        <w:t>GRP</w:t>
      </w:r>
      <w:r>
        <w:t xml:space="preserve">C message sent contained no location information, when location becomes available from SVSInterfaceClient a new </w:t>
      </w:r>
      <w:r w:rsidRPr="0016041B">
        <w:t>GRP</w:t>
      </w:r>
      <w:r>
        <w:t>C message shall be sent immediately with new location data.</w:t>
      </w:r>
    </w:p>
    <w:p w14:paraId="37789A41" w14:textId="77777777" w:rsidR="009B4C29" w:rsidRPr="009B4C29" w:rsidRDefault="009B4C29" w:rsidP="009B4C29">
      <w:pPr>
        <w:pStyle w:val="Heading4"/>
        <w:rPr>
          <w:b w:val="0"/>
          <w:u w:val="single"/>
        </w:rPr>
      </w:pPr>
      <w:r w:rsidRPr="009B4C29">
        <w:rPr>
          <w:b w:val="0"/>
          <w:u w:val="single"/>
        </w:rPr>
        <w:t>SVS-REQ-308661/B-SVSServer GRPC Message with Location Unavailable Fields Location Becomes Available Ignition OFF</w:t>
      </w:r>
    </w:p>
    <w:p w14:paraId="28C274D9" w14:textId="77777777" w:rsidR="00F30367" w:rsidRDefault="00B113DE" w:rsidP="00F30367">
      <w:pPr>
        <w:rPr>
          <w:ins w:id="565" w:author="Ekanthappa, Rudresh (R.)" w:date="2019-11-13T11:58:00Z"/>
        </w:rPr>
      </w:pPr>
      <w:r w:rsidRPr="00736985">
        <w:t xml:space="preserve">If SVSServer is unable to obtain location from primary or </w:t>
      </w:r>
      <w:r>
        <w:t>SVS backup antenna</w:t>
      </w:r>
      <w:r w:rsidRPr="00736985">
        <w:t xml:space="preserve"> source, and </w:t>
      </w:r>
      <w:r>
        <w:t xml:space="preserve">GRPC </w:t>
      </w:r>
      <w:r w:rsidRPr="00736985">
        <w:t>message sent co</w:t>
      </w:r>
      <w:r>
        <w:t>ntained no location information,</w:t>
      </w:r>
      <w:r w:rsidRPr="00736985">
        <w:t xml:space="preserve"> SVSServer shall try to get updated location</w:t>
      </w:r>
      <w:r>
        <w:t xml:space="preserve"> upon next message periodicity.</w:t>
      </w:r>
    </w:p>
    <w:p w14:paraId="47097C61" w14:textId="77777777" w:rsidR="007D6587" w:rsidRDefault="007D6587" w:rsidP="00F30367">
      <w:pPr>
        <w:rPr>
          <w:ins w:id="566" w:author="Ekanthappa, Rudresh (R.)" w:date="2019-11-13T11:58:00Z"/>
        </w:rPr>
      </w:pPr>
    </w:p>
    <w:p w14:paraId="51F55D05" w14:textId="77777777" w:rsidR="007D6587" w:rsidDel="00074138" w:rsidRDefault="00FC4B5F" w:rsidP="00F30367">
      <w:pPr>
        <w:rPr>
          <w:del w:id="567" w:author="Ekanthappa, Rudresh (R.)" w:date="2019-11-19T15:34:00Z"/>
        </w:rPr>
      </w:pPr>
      <w:del w:id="568" w:author="Ekanthappa, Rudresh (R.)" w:date="2019-11-19T15:34:00Z">
        <w:r w:rsidDel="00074138">
          <w:rPr>
            <w:rStyle w:val="CommentReference"/>
          </w:rPr>
          <w:commentReference w:id="569"/>
        </w:r>
      </w:del>
    </w:p>
    <w:p w14:paraId="4CFE631B" w14:textId="77777777" w:rsidR="009B4C29" w:rsidRPr="009B4C29" w:rsidRDefault="009B4C29" w:rsidP="009B4C29">
      <w:pPr>
        <w:pStyle w:val="Heading4"/>
        <w:rPr>
          <w:b w:val="0"/>
          <w:u w:val="single"/>
        </w:rPr>
      </w:pPr>
      <w:r w:rsidRPr="009B4C29">
        <w:rPr>
          <w:b w:val="0"/>
          <w:u w:val="single"/>
        </w:rPr>
        <w:t>SVS-REQ-291070/B-SVSServer AGPS XTRA File Update</w:t>
      </w:r>
    </w:p>
    <w:p w14:paraId="562CD7ED" w14:textId="77777777" w:rsidR="00F30367" w:rsidRDefault="00EE5C33" w:rsidP="00F30367">
      <w:pPr>
        <w:rPr>
          <w:ins w:id="570" w:author="Ekanthappa, Rudresh (R.)" w:date="2019-11-13T11:58:00Z"/>
        </w:rPr>
      </w:pPr>
      <w:ins w:id="571" w:author="Ekanthappa, Rudresh (R.)" w:date="2019-11-22T14:31:00Z">
        <w:r>
          <w:t xml:space="preserve">If the SVSServer has an antenna connection then it shall download the </w:t>
        </w:r>
      </w:ins>
      <w:ins w:id="572" w:author="Ekanthappa, Rudresh (R.)" w:date="2019-11-22T14:32:00Z">
        <w:r w:rsidR="003C435E">
          <w:t>AGPS</w:t>
        </w:r>
      </w:ins>
      <w:ins w:id="573" w:author="Ekanthappa, Rudresh (R.)" w:date="2019-11-22T14:31:00Z">
        <w:r>
          <w:t xml:space="preserve"> file from the SVSOffBoardClient</w:t>
        </w:r>
      </w:ins>
      <w:commentRangeStart w:id="574"/>
      <w:del w:id="575" w:author="Ekanthappa, Rudresh (R.)" w:date="2019-11-22T14:31:00Z">
        <w:r w:rsidR="00B113DE" w:rsidDel="00EE5C33">
          <w:delText>SVSServer</w:delText>
        </w:r>
        <w:commentRangeEnd w:id="574"/>
        <w:r w:rsidR="005843D2" w:rsidDel="00EE5C33">
          <w:rPr>
            <w:rStyle w:val="CommentReference"/>
          </w:rPr>
          <w:commentReference w:id="574"/>
        </w:r>
        <w:r w:rsidR="00B113DE" w:rsidDel="00EE5C33">
          <w:delText xml:space="preserve"> shall download AGPS file from SVSOffBoardClient when prompted by SVSOffBoardClient</w:delText>
        </w:r>
      </w:del>
      <w:r w:rsidR="00B113DE">
        <w:t>.</w:t>
      </w:r>
    </w:p>
    <w:p w14:paraId="11648621" w14:textId="77777777" w:rsidR="007D6587" w:rsidRDefault="007D6587" w:rsidP="007D6587">
      <w:pPr>
        <w:rPr>
          <w:ins w:id="576" w:author="Ekanthappa, Rudresh (R.)" w:date="2019-11-13T11:58:00Z"/>
        </w:rPr>
      </w:pPr>
    </w:p>
    <w:p w14:paraId="587A4A19" w14:textId="77777777" w:rsidR="007D6587" w:rsidDel="003C435E" w:rsidRDefault="00CB2D4C" w:rsidP="00F30367">
      <w:pPr>
        <w:rPr>
          <w:del w:id="577" w:author="Ekanthappa, Rudresh (R.)" w:date="2019-11-22T14:32:00Z"/>
        </w:rPr>
      </w:pPr>
      <w:del w:id="578" w:author="Ekanthappa, Rudresh (R.)" w:date="2019-11-22T14:32:00Z">
        <w:r w:rsidDel="003C435E">
          <w:rPr>
            <w:rStyle w:val="CommentReference"/>
          </w:rPr>
          <w:commentReference w:id="579"/>
        </w:r>
      </w:del>
    </w:p>
    <w:p w14:paraId="66797E11" w14:textId="77777777" w:rsidR="009B4C29" w:rsidRPr="009B4C29" w:rsidRDefault="009B4C29" w:rsidP="009B4C29">
      <w:pPr>
        <w:pStyle w:val="Heading4"/>
        <w:rPr>
          <w:b w:val="0"/>
          <w:u w:val="single"/>
        </w:rPr>
      </w:pPr>
      <w:r w:rsidRPr="009B4C29">
        <w:rPr>
          <w:b w:val="0"/>
          <w:u w:val="single"/>
        </w:rPr>
        <w:t>SVS-REQ-291071/C-SVSServer SVS Backup Antenna AGPS XTRA File Use</w:t>
      </w:r>
    </w:p>
    <w:p w14:paraId="5DE63BF9" w14:textId="77777777" w:rsidR="00F30367" w:rsidRDefault="00B113DE" w:rsidP="00F30367">
      <w:pPr>
        <w:rPr>
          <w:ins w:id="580" w:author="Ekanthappa, Rudresh (R.)" w:date="2019-11-13T11:59:00Z"/>
        </w:rPr>
      </w:pPr>
      <w:r>
        <w:t>SVSServer shall use the saved XTRA file when Backup antenna is being used.</w:t>
      </w:r>
    </w:p>
    <w:p w14:paraId="6497AB94" w14:textId="77777777" w:rsidR="007D6587" w:rsidRDefault="007D6587" w:rsidP="007D6587">
      <w:pPr>
        <w:rPr>
          <w:ins w:id="581" w:author="Ekanthappa, Rudresh (R.)" w:date="2019-11-13T11:59:00Z"/>
        </w:rPr>
      </w:pPr>
    </w:p>
    <w:p w14:paraId="299E2ABA" w14:textId="77777777" w:rsidR="007D6587" w:rsidDel="00074138" w:rsidRDefault="00FC4B5F" w:rsidP="00F30367">
      <w:pPr>
        <w:rPr>
          <w:del w:id="582" w:author="Ekanthappa, Rudresh (R.)" w:date="2019-11-19T15:34:00Z"/>
        </w:rPr>
      </w:pPr>
      <w:del w:id="583" w:author="Ekanthappa, Rudresh (R.)" w:date="2019-11-19T15:34:00Z">
        <w:r w:rsidDel="00074138">
          <w:rPr>
            <w:rStyle w:val="CommentReference"/>
          </w:rPr>
          <w:commentReference w:id="584"/>
        </w:r>
      </w:del>
    </w:p>
    <w:p w14:paraId="33D9F2DE" w14:textId="77777777" w:rsidR="00F30367" w:rsidRDefault="00F30367" w:rsidP="00F30367"/>
    <w:p w14:paraId="4B470B8F" w14:textId="77777777" w:rsidR="00F30367" w:rsidRDefault="00B113DE" w:rsidP="00F30367">
      <w:pPr>
        <w:rPr>
          <w:ins w:id="585" w:author="Ekanthappa, Rudresh (R.)" w:date="2019-11-13T11:59:00Z"/>
        </w:rPr>
      </w:pPr>
      <w:r w:rsidRPr="008A1D35">
        <w:rPr>
          <w:b/>
        </w:rPr>
        <w:t>N</w:t>
      </w:r>
      <w:r>
        <w:rPr>
          <w:b/>
        </w:rPr>
        <w:t>ote</w:t>
      </w:r>
      <w:r w:rsidRPr="008A1D35">
        <w:rPr>
          <w:b/>
        </w:rPr>
        <w:t>:</w:t>
      </w:r>
      <w:r>
        <w:t xml:space="preserve"> AGPS XTRA data availability for SVSOffBoardClient is still under investigation. These requirements will be deleted if there is no successful outcome from the investigation.</w:t>
      </w:r>
    </w:p>
    <w:p w14:paraId="7F934FC7" w14:textId="77777777" w:rsidR="007D6587" w:rsidRDefault="007D6587" w:rsidP="00F30367">
      <w:pPr>
        <w:rPr>
          <w:ins w:id="586" w:author="Ekanthappa, Rudresh (R.)" w:date="2019-11-13T11:59:00Z"/>
        </w:rPr>
      </w:pPr>
    </w:p>
    <w:p w14:paraId="51687589" w14:textId="77777777" w:rsidR="007D6587" w:rsidRDefault="00FC4B5F" w:rsidP="00F30367">
      <w:del w:id="587" w:author="Ekanthappa, Rudresh (R.)" w:date="2019-11-19T15:34:00Z">
        <w:r w:rsidDel="00074138">
          <w:rPr>
            <w:rStyle w:val="CommentReference"/>
          </w:rPr>
          <w:commentReference w:id="588"/>
        </w:r>
      </w:del>
    </w:p>
    <w:p w14:paraId="2F71E682" w14:textId="77777777" w:rsidR="00F30367" w:rsidRDefault="00B113DE" w:rsidP="009B4C29">
      <w:pPr>
        <w:pStyle w:val="Heading3"/>
      </w:pPr>
      <w:bookmarkStart w:id="589" w:name="_Toc16252844"/>
      <w:r>
        <w:t>Use Cases</w:t>
      </w:r>
      <w:bookmarkEnd w:id="589"/>
    </w:p>
    <w:p w14:paraId="3FA4C59E" w14:textId="77777777" w:rsidR="00F30367" w:rsidRDefault="00B113DE" w:rsidP="009B4C29">
      <w:pPr>
        <w:pStyle w:val="Heading4"/>
      </w:pPr>
      <w:r>
        <w:t>SVS-UC-REQ-306361/A-SVSInterfaceClient location source</w:t>
      </w:r>
    </w:p>
    <w:p w14:paraId="2F3E27AD" w14:textId="77777777" w:rsidR="00F30367" w:rsidRDefault="00F30367" w:rsidP="00F30367">
      <w:pPr>
        <w:rPr>
          <w:ins w:id="590" w:author="Ekanthappa, Rudresh (R.)" w:date="2019-11-13T12:00:00Z"/>
        </w:rPr>
      </w:pPr>
    </w:p>
    <w:p w14:paraId="7E84D330" w14:textId="77777777" w:rsidR="007D6587" w:rsidRPr="00AE06BC" w:rsidRDefault="00FC4B5F" w:rsidP="00F30367">
      <w:del w:id="591" w:author="Ekanthappa, Rudresh (R.)" w:date="2019-11-19T15:34:00Z">
        <w:r w:rsidDel="00074138">
          <w:rPr>
            <w:rStyle w:val="CommentReference"/>
          </w:rPr>
          <w:commentReference w:id="592"/>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6156D161"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A6D33F"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02E6A3" w14:textId="77777777" w:rsidR="00F30367" w:rsidRPr="00C46F7F" w:rsidRDefault="00B113DE" w:rsidP="00F30367">
            <w:pPr>
              <w:rPr>
                <w:rFonts w:cs="Arial"/>
              </w:rPr>
            </w:pPr>
            <w:r>
              <w:rPr>
                <w:rFonts w:cs="Arial"/>
              </w:rPr>
              <w:t>SVSServer</w:t>
            </w:r>
            <w:r w:rsidRPr="00C46F7F">
              <w:rPr>
                <w:rFonts w:cs="Arial"/>
              </w:rPr>
              <w:t xml:space="preserve">, Primary Antenna, </w:t>
            </w:r>
            <w:r w:rsidRPr="00612901">
              <w:rPr>
                <w:rFonts w:cs="Arial"/>
              </w:rPr>
              <w:t>SVSOnBoardClient</w:t>
            </w:r>
            <w:r w:rsidRPr="00C46F7F">
              <w:rPr>
                <w:rFonts w:cs="Arial"/>
              </w:rPr>
              <w:t xml:space="preserve">, </w:t>
            </w:r>
            <w:r>
              <w:rPr>
                <w:rFonts w:cs="Arial"/>
              </w:rPr>
              <w:t>SVSInterfaceClient</w:t>
            </w:r>
          </w:p>
        </w:tc>
      </w:tr>
      <w:tr w:rsidR="00F30367" w14:paraId="0A216D8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AB7218"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E44E638"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3440FAF0"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3BE7A81F"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41298C6C" w14:textId="77777777" w:rsidR="00F30367" w:rsidRPr="00C46F7F" w:rsidRDefault="00B113DE" w:rsidP="00F30367">
            <w:pPr>
              <w:spacing w:line="276" w:lineRule="auto"/>
              <w:rPr>
                <w:rFonts w:eastAsiaTheme="minorHAnsi" w:cs="Arial"/>
              </w:rPr>
            </w:pPr>
            <w:r w:rsidRPr="00C46F7F">
              <w:rPr>
                <w:rFonts w:eastAsiaTheme="minorHAnsi" w:cs="Arial"/>
              </w:rPr>
              <w:t xml:space="preserve">Primary Antenna Source: </w:t>
            </w:r>
            <w:r>
              <w:rPr>
                <w:rFonts w:eastAsiaTheme="minorHAnsi" w:cs="Arial"/>
              </w:rPr>
              <w:t>SVSInterfaceClient</w:t>
            </w:r>
          </w:p>
          <w:p w14:paraId="71FCD8EF"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del w:id="593" w:author="Ekanthappa, Rudresh (R.)" w:date="2019-11-13T12:01:00Z">
              <w:r w:rsidDel="005A091C">
                <w:rPr>
                  <w:rFonts w:eastAsiaTheme="minorHAnsi" w:cs="Arial"/>
                </w:rPr>
                <w:delText>SVSServer</w:delText>
              </w:r>
              <w:r w:rsidRPr="00C46F7F" w:rsidDel="005A091C">
                <w:rPr>
                  <w:rFonts w:eastAsiaTheme="minorHAnsi" w:cs="Arial"/>
                </w:rPr>
                <w:delText xml:space="preserve"> </w:delText>
              </w:r>
            </w:del>
            <w:r w:rsidRPr="00C46F7F">
              <w:rPr>
                <w:rFonts w:eastAsiaTheme="minorHAnsi" w:cs="Arial"/>
              </w:rPr>
              <w:t>Back-up Antenna NOT Available</w:t>
            </w:r>
          </w:p>
          <w:p w14:paraId="0C1B3087" w14:textId="77777777" w:rsidR="00F30367" w:rsidRPr="00C46F7F" w:rsidRDefault="00B113DE" w:rsidP="00F30367">
            <w:pPr>
              <w:spacing w:line="276" w:lineRule="auto"/>
              <w:rPr>
                <w:rFonts w:eastAsiaTheme="minorHAnsi" w:cs="Arial"/>
              </w:rPr>
            </w:pPr>
            <w:r w:rsidRPr="00C46F7F">
              <w:rPr>
                <w:rFonts w:eastAsiaTheme="minorHAnsi" w:cs="Arial"/>
              </w:rPr>
              <w:t>Ignition OFF/ON</w:t>
            </w:r>
          </w:p>
        </w:tc>
      </w:tr>
      <w:tr w:rsidR="00F30367" w14:paraId="51E9A4C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72CC20"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20DAE6F" w14:textId="77777777" w:rsidR="00F30367" w:rsidRPr="00C46F7F" w:rsidRDefault="00B113DE" w:rsidP="00F30367">
            <w:pPr>
              <w:spacing w:line="276" w:lineRule="auto"/>
              <w:rPr>
                <w:rFonts w:eastAsiaTheme="minorHAnsi" w:cs="Arial"/>
              </w:rPr>
            </w:pPr>
            <w:r>
              <w:rPr>
                <w:rFonts w:eastAsiaTheme="minorHAnsi" w:cs="Arial"/>
              </w:rPr>
              <w:t>SVSInterfaceClient</w:t>
            </w:r>
            <w:r w:rsidRPr="00C46F7F">
              <w:rPr>
                <w:rFonts w:eastAsiaTheme="minorHAnsi" w:cs="Arial"/>
              </w:rPr>
              <w:t xml:space="preserve"> shall publish location fix for </w:t>
            </w:r>
            <w:r>
              <w:rPr>
                <w:rFonts w:eastAsiaTheme="minorHAnsi" w:cs="Arial"/>
              </w:rPr>
              <w:t>SVSServer</w:t>
            </w:r>
            <w:r w:rsidRPr="00C46F7F">
              <w:rPr>
                <w:rFonts w:eastAsiaTheme="minorHAnsi" w:cs="Arial"/>
              </w:rPr>
              <w:t xml:space="preserve"> to use </w:t>
            </w:r>
          </w:p>
        </w:tc>
      </w:tr>
      <w:tr w:rsidR="00F30367" w14:paraId="0530722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623E15"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2F4676C"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updates “Theft” response message location fields with updated location data</w:t>
            </w:r>
            <w:r>
              <w:rPr>
                <w:rFonts w:eastAsiaTheme="minorHAnsi" w:cs="Arial"/>
              </w:rPr>
              <w:t xml:space="preserve"> </w:t>
            </w:r>
            <w:r w:rsidRPr="001360A1">
              <w:rPr>
                <w:rFonts w:eastAsiaTheme="minorHAnsi" w:cs="Arial"/>
              </w:rPr>
              <w:t>at the periodicity that it sends the message to the SVSOffBoardClient</w:t>
            </w:r>
          </w:p>
        </w:tc>
      </w:tr>
      <w:tr w:rsidR="00F30367" w14:paraId="04B732B4"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9711F0"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497F5A2" w14:textId="77777777" w:rsidR="00F30367" w:rsidRPr="00C46F7F" w:rsidRDefault="00F30367" w:rsidP="00F30367">
            <w:pPr>
              <w:spacing w:line="276" w:lineRule="auto"/>
              <w:rPr>
                <w:rFonts w:eastAsiaTheme="minorHAnsi" w:cs="Arial"/>
              </w:rPr>
            </w:pPr>
          </w:p>
        </w:tc>
      </w:tr>
      <w:tr w:rsidR="00F30367" w14:paraId="5A2E1DD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20D7C5"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E0252C5" w14:textId="77777777" w:rsidR="00F30367" w:rsidRPr="00C46F7F" w:rsidRDefault="00F30367" w:rsidP="00F30367">
            <w:pPr>
              <w:spacing w:line="276" w:lineRule="auto"/>
              <w:rPr>
                <w:rFonts w:eastAsiaTheme="minorHAnsi" w:cs="Arial"/>
              </w:rPr>
            </w:pPr>
          </w:p>
        </w:tc>
      </w:tr>
    </w:tbl>
    <w:p w14:paraId="363CB760" w14:textId="77777777" w:rsidR="00F30367" w:rsidRDefault="00F30367" w:rsidP="00F30367"/>
    <w:p w14:paraId="52539CAA" w14:textId="77777777" w:rsidR="00F30367" w:rsidRDefault="00B113DE" w:rsidP="009B4C29">
      <w:pPr>
        <w:pStyle w:val="Heading4"/>
      </w:pPr>
      <w:r>
        <w:t>SVS-UC-REQ-306362/B-SVSServer ignition OFF location SVSInterfaceClient primary location source</w:t>
      </w:r>
    </w:p>
    <w:p w14:paraId="6CAE07D6" w14:textId="77777777" w:rsidR="00F30367" w:rsidRDefault="00F30367" w:rsidP="00F30367">
      <w:pPr>
        <w:rPr>
          <w:ins w:id="594" w:author="Ekanthappa, Rudresh (R.)" w:date="2019-11-13T12:02:00Z"/>
        </w:rPr>
      </w:pPr>
    </w:p>
    <w:p w14:paraId="6B6F9407" w14:textId="77777777" w:rsidR="005A091C" w:rsidRPr="00AE06BC" w:rsidRDefault="00FC4B5F" w:rsidP="00F30367">
      <w:del w:id="595" w:author="Ekanthappa, Rudresh (R.)" w:date="2019-11-19T15:35:00Z">
        <w:r w:rsidDel="00074138">
          <w:rPr>
            <w:rStyle w:val="CommentReference"/>
          </w:rPr>
          <w:commentReference w:id="596"/>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4CF7F411"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8EB0FA"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72837F8" w14:textId="77777777" w:rsidR="00F30367" w:rsidRPr="00C46F7F" w:rsidRDefault="00B113DE" w:rsidP="00F30367">
            <w:pPr>
              <w:rPr>
                <w:rFonts w:cs="Arial"/>
              </w:rPr>
            </w:pPr>
            <w:r>
              <w:rPr>
                <w:rFonts w:cs="Arial"/>
              </w:rPr>
              <w:t>SVSServer</w:t>
            </w:r>
            <w:r w:rsidRPr="00C46F7F">
              <w:rPr>
                <w:rFonts w:cs="Arial"/>
              </w:rPr>
              <w:t>, Primary Antenna</w:t>
            </w:r>
          </w:p>
        </w:tc>
      </w:tr>
      <w:tr w:rsidR="00F30367" w14:paraId="5A94980C"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5B1B3F"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5312F61"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0AF380DF"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3AA39C51"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31B096D5" w14:textId="77777777" w:rsidR="00F30367" w:rsidRPr="00C46F7F" w:rsidRDefault="00B113DE" w:rsidP="00F30367">
            <w:pPr>
              <w:spacing w:line="276" w:lineRule="auto"/>
              <w:rPr>
                <w:rFonts w:eastAsiaTheme="minorHAnsi" w:cs="Arial"/>
              </w:rPr>
            </w:pPr>
            <w:r w:rsidRPr="00C46F7F">
              <w:rPr>
                <w:rFonts w:eastAsiaTheme="minorHAnsi" w:cs="Arial"/>
              </w:rPr>
              <w:t xml:space="preserve">Primary Antenna Source: </w:t>
            </w:r>
            <w:r>
              <w:rPr>
                <w:rFonts w:eastAsiaTheme="minorHAnsi" w:cs="Arial"/>
              </w:rPr>
              <w:t>SVSInterfaceClient</w:t>
            </w:r>
          </w:p>
          <w:p w14:paraId="5E974730"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del w:id="597" w:author="Ekanthappa, Rudresh (R.)" w:date="2019-11-13T12:03:00Z">
              <w:r w:rsidDel="005A091C">
                <w:rPr>
                  <w:rFonts w:eastAsiaTheme="minorHAnsi" w:cs="Arial"/>
                </w:rPr>
                <w:delText>SVSServer</w:delText>
              </w:r>
              <w:r w:rsidRPr="00C46F7F" w:rsidDel="005A091C">
                <w:rPr>
                  <w:rFonts w:eastAsiaTheme="minorHAnsi" w:cs="Arial"/>
                </w:rPr>
                <w:delText xml:space="preserve"> </w:delText>
              </w:r>
            </w:del>
            <w:r w:rsidRPr="00C46F7F">
              <w:rPr>
                <w:rFonts w:eastAsiaTheme="minorHAnsi" w:cs="Arial"/>
              </w:rPr>
              <w:t>Back-up Antenna Available</w:t>
            </w:r>
          </w:p>
          <w:p w14:paraId="6C92E629" w14:textId="77777777" w:rsidR="00F30367" w:rsidRPr="00C46F7F" w:rsidRDefault="00B113DE" w:rsidP="00F30367">
            <w:pPr>
              <w:spacing w:line="276" w:lineRule="auto"/>
              <w:rPr>
                <w:rFonts w:eastAsiaTheme="minorHAnsi" w:cs="Arial"/>
              </w:rPr>
            </w:pPr>
            <w:r w:rsidRPr="00C46F7F">
              <w:rPr>
                <w:rFonts w:eastAsiaTheme="minorHAnsi" w:cs="Arial"/>
              </w:rPr>
              <w:t>Ignition OFF</w:t>
            </w:r>
          </w:p>
        </w:tc>
      </w:tr>
      <w:tr w:rsidR="00F30367" w14:paraId="468AFDAC"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99E698"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8300DB7" w14:textId="77777777" w:rsidR="00F30367" w:rsidRPr="00C46F7F" w:rsidRDefault="00B113DE" w:rsidP="00074138">
            <w:pPr>
              <w:spacing w:line="276" w:lineRule="auto"/>
              <w:rPr>
                <w:rFonts w:eastAsiaTheme="minorHAnsi" w:cs="Arial"/>
              </w:rPr>
            </w:pPr>
            <w:r>
              <w:rPr>
                <w:rFonts w:eastAsiaTheme="minorHAnsi" w:cs="Arial"/>
              </w:rPr>
              <w:t>SVSServer</w:t>
            </w:r>
            <w:r w:rsidRPr="00C46F7F">
              <w:rPr>
                <w:rFonts w:eastAsiaTheme="minorHAnsi" w:cs="Arial"/>
              </w:rPr>
              <w:t xml:space="preserve"> shall use SVS Backup GNSS Antenna to provide location fix, in order to preserve power by not waking up </w:t>
            </w:r>
            <w:r w:rsidRPr="00612901">
              <w:rPr>
                <w:rFonts w:eastAsiaTheme="minorHAnsi" w:cs="Arial"/>
              </w:rPr>
              <w:t>SVSOnBoardClient</w:t>
            </w:r>
            <w:r w:rsidRPr="00C46F7F">
              <w:rPr>
                <w:rFonts w:eastAsiaTheme="minorHAnsi" w:cs="Arial"/>
              </w:rPr>
              <w:t xml:space="preserve"> and </w:t>
            </w:r>
            <w:r>
              <w:rPr>
                <w:rFonts w:eastAsiaTheme="minorHAnsi" w:cs="Arial"/>
              </w:rPr>
              <w:t>SVSInterfaceClient</w:t>
            </w:r>
            <w:r w:rsidRPr="00C46F7F">
              <w:rPr>
                <w:rFonts w:eastAsiaTheme="minorHAnsi" w:cs="Arial"/>
              </w:rPr>
              <w:t xml:space="preserve"> for a primary antenna fix. </w:t>
            </w:r>
          </w:p>
        </w:tc>
      </w:tr>
      <w:tr w:rsidR="00F30367" w14:paraId="4E6363B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32814E"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59774A9" w14:textId="77777777" w:rsidR="00F30367" w:rsidRPr="00C46F7F" w:rsidRDefault="00B113DE" w:rsidP="00074138">
            <w:pPr>
              <w:spacing w:line="276" w:lineRule="auto"/>
              <w:rPr>
                <w:rFonts w:eastAsiaTheme="minorHAnsi" w:cs="Arial"/>
              </w:rPr>
            </w:pPr>
            <w:r>
              <w:rPr>
                <w:rFonts w:eastAsiaTheme="minorHAnsi" w:cs="Arial"/>
              </w:rPr>
              <w:t>SVSServer</w:t>
            </w:r>
            <w:r w:rsidRPr="00C46F7F">
              <w:rPr>
                <w:rFonts w:eastAsiaTheme="minorHAnsi" w:cs="Arial"/>
              </w:rPr>
              <w:t xml:space="preserve"> updates “Theft” response message location fields with updated location data</w:t>
            </w:r>
          </w:p>
        </w:tc>
      </w:tr>
      <w:tr w:rsidR="00F30367" w14:paraId="4536E7A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F63CAD"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2828BB7" w14:textId="77777777" w:rsidR="00F30367" w:rsidRPr="00C46F7F" w:rsidRDefault="00B113DE" w:rsidP="00F30367">
            <w:pPr>
              <w:spacing w:line="276" w:lineRule="auto"/>
              <w:rPr>
                <w:rFonts w:eastAsiaTheme="minorHAnsi" w:cs="Arial"/>
              </w:rPr>
            </w:pPr>
            <w:r w:rsidRPr="00C46F7F">
              <w:rPr>
                <w:rFonts w:eastAsiaTheme="minorHAnsi" w:cs="Arial"/>
              </w:rPr>
              <w:t>Unable to get fix from SVS Backup GNSS Antenna</w:t>
            </w:r>
          </w:p>
        </w:tc>
      </w:tr>
      <w:tr w:rsidR="00F30367" w14:paraId="5B84A31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61313A"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9AA762E" w14:textId="77777777" w:rsidR="00F30367" w:rsidRDefault="00F30367" w:rsidP="00F30367">
            <w:pPr>
              <w:spacing w:line="276" w:lineRule="auto"/>
              <w:rPr>
                <w:rFonts w:eastAsiaTheme="minorHAnsi" w:cs="Arial"/>
                <w:szCs w:val="22"/>
              </w:rPr>
            </w:pPr>
          </w:p>
        </w:tc>
      </w:tr>
    </w:tbl>
    <w:p w14:paraId="0A70B3A6" w14:textId="77777777" w:rsidR="00F30367" w:rsidRDefault="00F30367" w:rsidP="00F30367"/>
    <w:p w14:paraId="20A88D12" w14:textId="77777777" w:rsidR="00F30367" w:rsidRDefault="00B113DE" w:rsidP="009B4C29">
      <w:pPr>
        <w:pStyle w:val="Heading4"/>
      </w:pPr>
      <w:r>
        <w:t>SVS-UC-REQ-306363/B-SVSInterfaceClient unable to provide location use backup antenna</w:t>
      </w:r>
    </w:p>
    <w:p w14:paraId="7D38B3FE" w14:textId="77777777" w:rsidR="00F30367" w:rsidRDefault="00F30367" w:rsidP="00F30367">
      <w:pPr>
        <w:rPr>
          <w:ins w:id="598" w:author="Ekanthappa, Rudresh (R.)" w:date="2019-11-13T12:09:00Z"/>
        </w:rPr>
      </w:pPr>
    </w:p>
    <w:p w14:paraId="035E09EB" w14:textId="77777777" w:rsidR="008601EA" w:rsidRPr="00AE06BC" w:rsidRDefault="00B538E7" w:rsidP="00F30367">
      <w:del w:id="599" w:author="Ekanthappa, Rudresh (R.)" w:date="2019-11-19T15:35:00Z">
        <w:r w:rsidDel="00074138">
          <w:rPr>
            <w:rStyle w:val="CommentReference"/>
          </w:rPr>
          <w:commentReference w:id="600"/>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02812011"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AF2C8D"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4CEF31" w14:textId="77777777" w:rsidR="00F30367" w:rsidRPr="00C46F7F" w:rsidRDefault="00B113DE" w:rsidP="00F30367">
            <w:pPr>
              <w:rPr>
                <w:rFonts w:cs="Arial"/>
              </w:rPr>
            </w:pPr>
            <w:r>
              <w:rPr>
                <w:rFonts w:cs="Arial"/>
              </w:rPr>
              <w:t>SVSServer</w:t>
            </w:r>
            <w:r w:rsidRPr="00C46F7F">
              <w:rPr>
                <w:rFonts w:cs="Arial"/>
              </w:rPr>
              <w:t xml:space="preserve">, Primary Antenna, </w:t>
            </w:r>
            <w:r w:rsidRPr="00612901">
              <w:rPr>
                <w:rFonts w:cs="Arial"/>
              </w:rPr>
              <w:t>SVSOnBoardClient</w:t>
            </w:r>
            <w:r w:rsidRPr="00C46F7F">
              <w:rPr>
                <w:rFonts w:cs="Arial"/>
              </w:rPr>
              <w:t xml:space="preserve">, </w:t>
            </w:r>
            <w:r>
              <w:rPr>
                <w:rFonts w:cs="Arial"/>
              </w:rPr>
              <w:t>SVSInterfaceClient</w:t>
            </w:r>
          </w:p>
        </w:tc>
      </w:tr>
      <w:tr w:rsidR="00F30367" w14:paraId="7D959596"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B7E9EB"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095A99F"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68993404"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586D75F0"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7A525505" w14:textId="77777777" w:rsidR="00F30367" w:rsidRPr="00C46F7F" w:rsidRDefault="00B113DE" w:rsidP="00F30367">
            <w:pPr>
              <w:spacing w:line="276" w:lineRule="auto"/>
              <w:rPr>
                <w:rFonts w:eastAsiaTheme="minorHAnsi" w:cs="Arial"/>
              </w:rPr>
            </w:pPr>
            <w:r w:rsidRPr="00C46F7F">
              <w:rPr>
                <w:rFonts w:eastAsiaTheme="minorHAnsi" w:cs="Arial"/>
              </w:rPr>
              <w:t xml:space="preserve">Primary Antenna Source: </w:t>
            </w:r>
            <w:r>
              <w:rPr>
                <w:rFonts w:eastAsiaTheme="minorHAnsi" w:cs="Arial"/>
              </w:rPr>
              <w:t>SVSInterfaceClient</w:t>
            </w:r>
          </w:p>
          <w:p w14:paraId="4394A30B"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del w:id="601" w:author="Ekanthappa, Rudresh (R.)" w:date="2019-11-13T12:10:00Z">
              <w:r w:rsidDel="008601EA">
                <w:rPr>
                  <w:rFonts w:eastAsiaTheme="minorHAnsi" w:cs="Arial"/>
                </w:rPr>
                <w:delText>SVSServer</w:delText>
              </w:r>
              <w:r w:rsidRPr="00C46F7F" w:rsidDel="008601EA">
                <w:rPr>
                  <w:rFonts w:eastAsiaTheme="minorHAnsi" w:cs="Arial"/>
                </w:rPr>
                <w:delText xml:space="preserve"> </w:delText>
              </w:r>
            </w:del>
            <w:r w:rsidRPr="00C46F7F">
              <w:rPr>
                <w:rFonts w:eastAsiaTheme="minorHAnsi" w:cs="Arial"/>
              </w:rPr>
              <w:t>Back-up Antenna Available</w:t>
            </w:r>
          </w:p>
          <w:p w14:paraId="383FAB26" w14:textId="77777777" w:rsidR="00F30367" w:rsidRPr="00C46F7F" w:rsidRDefault="00B113DE" w:rsidP="00F30367">
            <w:pPr>
              <w:spacing w:line="276" w:lineRule="auto"/>
              <w:rPr>
                <w:rFonts w:eastAsiaTheme="minorHAnsi" w:cs="Arial"/>
              </w:rPr>
            </w:pPr>
            <w:r w:rsidRPr="00C46F7F">
              <w:rPr>
                <w:rFonts w:eastAsiaTheme="minorHAnsi" w:cs="Arial"/>
              </w:rPr>
              <w:t>Ignition ON</w:t>
            </w:r>
          </w:p>
        </w:tc>
      </w:tr>
      <w:tr w:rsidR="00F30367" w14:paraId="7AA84FCA"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9891F4"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E241E39" w14:textId="77777777" w:rsidR="00F30367" w:rsidRPr="00C46F7F" w:rsidRDefault="00B113DE" w:rsidP="00F30367">
            <w:pPr>
              <w:spacing w:line="276" w:lineRule="auto"/>
              <w:rPr>
                <w:rFonts w:eastAsiaTheme="minorHAnsi" w:cs="Arial"/>
              </w:rPr>
            </w:pPr>
            <w:r>
              <w:rPr>
                <w:rFonts w:eastAsiaTheme="minorHAnsi" w:cs="Arial"/>
              </w:rPr>
              <w:t>SVSInterfaceClient</w:t>
            </w:r>
            <w:r w:rsidRPr="00C46F7F">
              <w:rPr>
                <w:rFonts w:eastAsiaTheme="minorHAnsi" w:cs="Arial"/>
              </w:rPr>
              <w:t xml:space="preserve"> </w:t>
            </w:r>
            <w:r>
              <w:rPr>
                <w:rFonts w:eastAsiaTheme="minorHAnsi" w:cs="Arial"/>
              </w:rPr>
              <w:t>is unable to publish location fix</w:t>
            </w:r>
          </w:p>
        </w:tc>
      </w:tr>
      <w:tr w:rsidR="00F30367" w14:paraId="0C3F484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09E58E"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4B84516" w14:textId="77777777" w:rsidR="00F30367" w:rsidRPr="00C46F7F" w:rsidRDefault="00B113DE" w:rsidP="00F30367">
            <w:pPr>
              <w:spacing w:line="276" w:lineRule="auto"/>
              <w:rPr>
                <w:rFonts w:eastAsiaTheme="minorHAnsi" w:cs="Arial"/>
              </w:rPr>
            </w:pPr>
            <w:r w:rsidRPr="00C46F7F">
              <w:rPr>
                <w:rFonts w:eastAsiaTheme="minorHAnsi" w:cs="Arial"/>
              </w:rPr>
              <w:t>SVS back-up GNSS antenna shall be used to try to provide fix</w:t>
            </w:r>
          </w:p>
        </w:tc>
      </w:tr>
      <w:tr w:rsidR="00F30367" w14:paraId="2443B528"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C51CEA"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EF33BA4" w14:textId="77777777" w:rsidR="00F30367" w:rsidRPr="00C46F7F" w:rsidRDefault="00F30367" w:rsidP="00F30367">
            <w:pPr>
              <w:spacing w:line="276" w:lineRule="auto"/>
              <w:rPr>
                <w:rFonts w:eastAsiaTheme="minorHAnsi" w:cs="Arial"/>
              </w:rPr>
            </w:pPr>
          </w:p>
        </w:tc>
      </w:tr>
      <w:tr w:rsidR="00F30367" w14:paraId="7FB0F77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898A4F"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B8BDD2E" w14:textId="77777777" w:rsidR="00F30367" w:rsidRPr="00C46F7F" w:rsidRDefault="00F30367" w:rsidP="00F30367">
            <w:pPr>
              <w:spacing w:line="276" w:lineRule="auto"/>
              <w:rPr>
                <w:rFonts w:eastAsiaTheme="minorHAnsi" w:cs="Arial"/>
              </w:rPr>
            </w:pPr>
          </w:p>
        </w:tc>
      </w:tr>
    </w:tbl>
    <w:p w14:paraId="431179B3" w14:textId="77777777" w:rsidR="00F30367" w:rsidRDefault="00F30367" w:rsidP="00F30367"/>
    <w:p w14:paraId="1076A52B" w14:textId="77777777" w:rsidR="00F30367" w:rsidRDefault="00B113DE" w:rsidP="009B4C29">
      <w:pPr>
        <w:pStyle w:val="Heading4"/>
      </w:pPr>
      <w:r>
        <w:t>SVS-UC-REQ-306364/C-SVSServer location source</w:t>
      </w:r>
      <w:ins w:id="602" w:author="Ekanthappa, Rudresh (R.)" w:date="2019-11-12T12:42:00Z">
        <w:r w:rsidR="00FF1091">
          <w:t xml:space="preserve"> </w:t>
        </w:r>
      </w:ins>
    </w:p>
    <w:p w14:paraId="32AB0DA2" w14:textId="77777777" w:rsidR="00F30367" w:rsidRDefault="00F30367" w:rsidP="00F30367">
      <w:pPr>
        <w:rPr>
          <w:ins w:id="603" w:author="Ekanthappa, Rudresh (R.)" w:date="2019-11-13T12:12:00Z"/>
        </w:rPr>
      </w:pPr>
    </w:p>
    <w:p w14:paraId="6736BD5E" w14:textId="77777777" w:rsidR="008601EA" w:rsidRPr="00AE06BC" w:rsidRDefault="00B538E7" w:rsidP="00F30367">
      <w:del w:id="604" w:author="Ekanthappa, Rudresh (R.)" w:date="2019-11-19T15:35:00Z">
        <w:r w:rsidDel="00074138">
          <w:rPr>
            <w:rStyle w:val="CommentReference"/>
          </w:rPr>
          <w:commentReference w:id="605"/>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0E86576A"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0B9DDC"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AB3CB2C" w14:textId="77777777" w:rsidR="00F30367" w:rsidRPr="00C46F7F" w:rsidRDefault="00B113DE" w:rsidP="00F30367">
            <w:pPr>
              <w:rPr>
                <w:rFonts w:cs="Arial"/>
              </w:rPr>
            </w:pPr>
            <w:r w:rsidRPr="00C46F7F">
              <w:rPr>
                <w:rFonts w:cs="Arial"/>
              </w:rPr>
              <w:t xml:space="preserve">SVS Cloud App, </w:t>
            </w:r>
            <w:r>
              <w:rPr>
                <w:rFonts w:cs="Arial"/>
              </w:rPr>
              <w:t>SVSServer</w:t>
            </w:r>
          </w:p>
        </w:tc>
      </w:tr>
      <w:tr w:rsidR="00F30367" w14:paraId="52DECB0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D43DB8"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350AF3C"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395F6026"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1AF852FF"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4394B529" w14:textId="77777777" w:rsidR="00F30367" w:rsidRPr="00C46F7F" w:rsidRDefault="00B113DE" w:rsidP="00F30367">
            <w:pPr>
              <w:spacing w:line="276" w:lineRule="auto"/>
              <w:rPr>
                <w:rFonts w:eastAsiaTheme="minorHAnsi" w:cs="Arial"/>
              </w:rPr>
            </w:pPr>
            <w:r w:rsidRPr="00C46F7F">
              <w:rPr>
                <w:rFonts w:eastAsiaTheme="minorHAnsi" w:cs="Arial"/>
              </w:rPr>
              <w:t xml:space="preserve">Primary Antenna Source: </w:t>
            </w:r>
            <w:r>
              <w:rPr>
                <w:rFonts w:eastAsiaTheme="minorHAnsi" w:cs="Arial"/>
              </w:rPr>
              <w:t>SVSServer</w:t>
            </w:r>
          </w:p>
          <w:p w14:paraId="3AF6CC66"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r>
              <w:rPr>
                <w:rFonts w:eastAsiaTheme="minorHAnsi" w:cs="Arial"/>
              </w:rPr>
              <w:t>SVSServer</w:t>
            </w:r>
            <w:r w:rsidRPr="00C46F7F">
              <w:rPr>
                <w:rFonts w:eastAsiaTheme="minorHAnsi" w:cs="Arial"/>
              </w:rPr>
              <w:t xml:space="preserve"> Back-up Antenna NOT Available</w:t>
            </w:r>
          </w:p>
          <w:p w14:paraId="290C2B1D" w14:textId="77777777" w:rsidR="00F30367" w:rsidRPr="00C46F7F" w:rsidRDefault="00B113DE" w:rsidP="00F30367">
            <w:pPr>
              <w:spacing w:line="276" w:lineRule="auto"/>
              <w:rPr>
                <w:rFonts w:eastAsiaTheme="minorHAnsi" w:cs="Arial"/>
              </w:rPr>
            </w:pPr>
            <w:r w:rsidRPr="00C46F7F">
              <w:rPr>
                <w:rFonts w:eastAsiaTheme="minorHAnsi" w:cs="Arial"/>
              </w:rPr>
              <w:t xml:space="preserve">Ignition </w:t>
            </w:r>
            <w:r>
              <w:rPr>
                <w:rFonts w:eastAsiaTheme="minorHAnsi" w:cs="Arial"/>
              </w:rPr>
              <w:t>ON or OFF</w:t>
            </w:r>
          </w:p>
        </w:tc>
      </w:tr>
      <w:tr w:rsidR="00F30367" w14:paraId="01E3B13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1ECC8A"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099A88A"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shall utilize primary GNSS antenna to provide location fix.</w:t>
            </w:r>
          </w:p>
        </w:tc>
      </w:tr>
      <w:tr w:rsidR="00F30367" w14:paraId="36AFC47F"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135BB6"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CB213D5"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updates “Theft” response message location fields with updated location</w:t>
            </w:r>
          </w:p>
        </w:tc>
      </w:tr>
      <w:tr w:rsidR="00F30367" w14:paraId="64E4DA6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2081E"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ECE216B" w14:textId="77777777" w:rsidR="00F30367" w:rsidRPr="00C46F7F" w:rsidRDefault="00B113DE" w:rsidP="00F30367">
            <w:pPr>
              <w:spacing w:line="276" w:lineRule="auto"/>
              <w:rPr>
                <w:rFonts w:eastAsiaTheme="minorHAnsi" w:cs="Arial"/>
              </w:rPr>
            </w:pPr>
            <w:r w:rsidRPr="00C46F7F">
              <w:rPr>
                <w:rFonts w:eastAsiaTheme="minorHAnsi" w:cs="Arial"/>
              </w:rPr>
              <w:t>Primary antennas damaged/removed</w:t>
            </w:r>
          </w:p>
        </w:tc>
      </w:tr>
      <w:tr w:rsidR="00F30367" w14:paraId="1E438BC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9B03F9"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7F43288" w14:textId="77777777" w:rsidR="00F30367" w:rsidRPr="00C46F7F" w:rsidRDefault="00F30367" w:rsidP="00F30367">
            <w:pPr>
              <w:spacing w:line="276" w:lineRule="auto"/>
              <w:rPr>
                <w:rFonts w:eastAsiaTheme="minorHAnsi" w:cs="Arial"/>
              </w:rPr>
            </w:pPr>
          </w:p>
        </w:tc>
      </w:tr>
    </w:tbl>
    <w:p w14:paraId="20557116" w14:textId="77777777" w:rsidR="00F30367" w:rsidRDefault="00F30367" w:rsidP="00F30367"/>
    <w:p w14:paraId="08E02A25" w14:textId="77777777" w:rsidR="00F30367" w:rsidRDefault="00B113DE" w:rsidP="009B4C29">
      <w:pPr>
        <w:pStyle w:val="Heading4"/>
      </w:pPr>
      <w:r>
        <w:t>SVS-UC-REQ-306365/C-SVSServer primary antenna unable to provide location use backup antenna</w:t>
      </w:r>
      <w:ins w:id="606" w:author="Ekanthappa, Rudresh (R.)" w:date="2019-11-12T12:43:00Z">
        <w:r w:rsidR="008601EA">
          <w:rPr>
            <w:rFonts w:cs="Arial"/>
            <w:bCs w:val="0"/>
            <w:szCs w:val="20"/>
            <w:u w:val="single"/>
          </w:rPr>
          <w:t xml:space="preserve"> </w:t>
        </w:r>
      </w:ins>
    </w:p>
    <w:p w14:paraId="1ABD760E" w14:textId="77777777" w:rsidR="00F30367" w:rsidRDefault="00F30367" w:rsidP="00F30367">
      <w:pPr>
        <w:rPr>
          <w:ins w:id="607" w:author="Ekanthappa, Rudresh (R.)" w:date="2019-11-13T12:13:00Z"/>
        </w:rPr>
      </w:pPr>
    </w:p>
    <w:p w14:paraId="7166BBCB" w14:textId="77777777" w:rsidR="008601EA" w:rsidRPr="00AE06BC" w:rsidRDefault="00467A5E" w:rsidP="00F30367">
      <w:del w:id="608" w:author="Ekanthappa, Rudresh (R.)" w:date="2019-11-19T15:35:00Z">
        <w:r w:rsidDel="00074138">
          <w:rPr>
            <w:rStyle w:val="CommentReference"/>
          </w:rPr>
          <w:commentReference w:id="609"/>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0DAF1F0D"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3F4A3E"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0FEACA" w14:textId="77777777" w:rsidR="00F30367" w:rsidRPr="00C46F7F" w:rsidRDefault="00B113DE" w:rsidP="00F30367">
            <w:pPr>
              <w:rPr>
                <w:rFonts w:cs="Arial"/>
              </w:rPr>
            </w:pPr>
            <w:r w:rsidRPr="00C46F7F">
              <w:rPr>
                <w:rFonts w:cs="Arial"/>
              </w:rPr>
              <w:t xml:space="preserve">SVS Cloud App, </w:t>
            </w:r>
            <w:r>
              <w:rPr>
                <w:rFonts w:cs="Arial"/>
              </w:rPr>
              <w:t>SVSServer</w:t>
            </w:r>
          </w:p>
        </w:tc>
      </w:tr>
      <w:tr w:rsidR="00F30367" w14:paraId="7E81B92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46FD22"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869B8CC"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1AE353D6"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1E13F789"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7F0BFE7C" w14:textId="77777777" w:rsidR="00F30367" w:rsidRPr="00C46F7F" w:rsidRDefault="00B113DE" w:rsidP="00F30367">
            <w:pPr>
              <w:spacing w:line="276" w:lineRule="auto"/>
              <w:rPr>
                <w:rFonts w:eastAsiaTheme="minorHAnsi" w:cs="Arial"/>
              </w:rPr>
            </w:pPr>
            <w:r w:rsidRPr="00C46F7F">
              <w:rPr>
                <w:rFonts w:eastAsiaTheme="minorHAnsi" w:cs="Arial"/>
              </w:rPr>
              <w:t xml:space="preserve">Primary Antenna Source: </w:t>
            </w:r>
            <w:r>
              <w:rPr>
                <w:rFonts w:eastAsiaTheme="minorHAnsi" w:cs="Arial"/>
              </w:rPr>
              <w:t>SVSServer</w:t>
            </w:r>
          </w:p>
          <w:p w14:paraId="0A2ED256"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r>
              <w:rPr>
                <w:rFonts w:eastAsiaTheme="minorHAnsi" w:cs="Arial"/>
              </w:rPr>
              <w:t>SVSServer</w:t>
            </w:r>
            <w:r w:rsidRPr="00C46F7F">
              <w:rPr>
                <w:rFonts w:eastAsiaTheme="minorHAnsi" w:cs="Arial"/>
              </w:rPr>
              <w:t xml:space="preserve"> Back-up Antenna Available</w:t>
            </w:r>
          </w:p>
          <w:p w14:paraId="4147E750" w14:textId="77777777" w:rsidR="00F30367" w:rsidRPr="00C46F7F" w:rsidRDefault="00B113DE" w:rsidP="00F30367">
            <w:pPr>
              <w:spacing w:line="276" w:lineRule="auto"/>
              <w:rPr>
                <w:rFonts w:eastAsiaTheme="minorHAnsi" w:cs="Arial"/>
              </w:rPr>
            </w:pPr>
            <w:r>
              <w:rPr>
                <w:rFonts w:eastAsiaTheme="minorHAnsi" w:cs="Arial"/>
              </w:rPr>
              <w:t>Ignition ON or OFF</w:t>
            </w:r>
          </w:p>
        </w:tc>
      </w:tr>
      <w:tr w:rsidR="00F30367" w14:paraId="51B9B54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A83BB8"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E07F11D"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shall utilize primary GNSS antenna to provide location fix, if unavailable switches to SVS backup GNSS antenna to get fix.</w:t>
            </w:r>
          </w:p>
        </w:tc>
      </w:tr>
      <w:tr w:rsidR="00F30367" w14:paraId="0B32AD1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6B8901"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473D803"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updates “Theft” response message location fields with updated location</w:t>
            </w:r>
          </w:p>
        </w:tc>
      </w:tr>
      <w:tr w:rsidR="00F30367" w14:paraId="176363C6"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279942"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42F5883" w14:textId="77777777" w:rsidR="00F30367" w:rsidRPr="00C46F7F" w:rsidRDefault="00B113DE" w:rsidP="00F30367">
            <w:pPr>
              <w:spacing w:line="276" w:lineRule="auto"/>
              <w:rPr>
                <w:rFonts w:eastAsiaTheme="minorHAnsi" w:cs="Arial"/>
              </w:rPr>
            </w:pPr>
            <w:r w:rsidRPr="00C46F7F">
              <w:rPr>
                <w:rFonts w:eastAsiaTheme="minorHAnsi" w:cs="Arial"/>
              </w:rPr>
              <w:t>Both antennas unable to provide fix</w:t>
            </w:r>
          </w:p>
        </w:tc>
      </w:tr>
      <w:tr w:rsidR="00F30367" w14:paraId="17A8F26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F74FA9"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CB7F117" w14:textId="77777777" w:rsidR="00F30367" w:rsidRPr="00C46F7F" w:rsidRDefault="00F30367" w:rsidP="00F30367">
            <w:pPr>
              <w:spacing w:line="276" w:lineRule="auto"/>
              <w:rPr>
                <w:rFonts w:eastAsiaTheme="minorHAnsi" w:cs="Arial"/>
              </w:rPr>
            </w:pPr>
          </w:p>
        </w:tc>
      </w:tr>
    </w:tbl>
    <w:p w14:paraId="4766F962" w14:textId="77777777" w:rsidR="00F30367" w:rsidRDefault="00F30367" w:rsidP="00F30367"/>
    <w:p w14:paraId="5479FA65" w14:textId="77777777" w:rsidR="00F30367" w:rsidRDefault="00B113DE" w:rsidP="009B4C29">
      <w:pPr>
        <w:pStyle w:val="Heading4"/>
      </w:pPr>
      <w:r>
        <w:t>SVS-UC-REQ-306366/C-Primary antennas unavailable use backup antennas</w:t>
      </w:r>
      <w:ins w:id="610" w:author="Ekanthappa, Rudresh (R.)" w:date="2019-11-12T12:48:00Z">
        <w:r w:rsidR="007A03DC">
          <w:t xml:space="preserve"> </w:t>
        </w:r>
      </w:ins>
    </w:p>
    <w:p w14:paraId="6687CDB4" w14:textId="77777777" w:rsidR="00F30367" w:rsidRDefault="00F30367" w:rsidP="00F30367">
      <w:pPr>
        <w:rPr>
          <w:ins w:id="611" w:author="Ekanthappa, Rudresh (R.)" w:date="2019-11-13T12:13:00Z"/>
        </w:rPr>
      </w:pPr>
    </w:p>
    <w:p w14:paraId="02EB6A81" w14:textId="77777777" w:rsidR="008601EA" w:rsidRPr="00AE06BC" w:rsidRDefault="00233B19" w:rsidP="00F30367">
      <w:del w:id="612" w:author="Ekanthappa, Rudresh (R.)" w:date="2019-11-19T15:35:00Z">
        <w:r w:rsidDel="00074138">
          <w:rPr>
            <w:rStyle w:val="CommentReference"/>
          </w:rPr>
          <w:commentReference w:id="613"/>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056379AD"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6190DC"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FF1207" w14:textId="77777777" w:rsidR="00F30367" w:rsidRPr="00C46F7F" w:rsidRDefault="00B113DE" w:rsidP="00F30367">
            <w:pPr>
              <w:rPr>
                <w:rFonts w:cs="Arial"/>
              </w:rPr>
            </w:pPr>
            <w:r w:rsidRPr="00C46F7F">
              <w:rPr>
                <w:rFonts w:cs="Arial"/>
              </w:rPr>
              <w:t xml:space="preserve">SVS Cloud App, </w:t>
            </w:r>
            <w:r>
              <w:rPr>
                <w:rFonts w:cs="Arial"/>
              </w:rPr>
              <w:t>SVSServer</w:t>
            </w:r>
            <w:ins w:id="614" w:author="Ekanthappa, Rudresh (R.)" w:date="2019-11-12T12:49:00Z">
              <w:r w:rsidR="007A03DC">
                <w:rPr>
                  <w:rFonts w:cs="Arial"/>
                </w:rPr>
                <w:t>, SVSInterfaceClient</w:t>
              </w:r>
            </w:ins>
          </w:p>
        </w:tc>
      </w:tr>
      <w:tr w:rsidR="00F30367" w14:paraId="78C4C13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3FA13C"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8196E43"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72A7D6A8"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2BE2CE76"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37176035" w14:textId="77777777" w:rsidR="00F30367" w:rsidRPr="00C46F7F" w:rsidRDefault="00B113DE" w:rsidP="00F30367">
            <w:pPr>
              <w:spacing w:line="276" w:lineRule="auto"/>
              <w:rPr>
                <w:rFonts w:eastAsiaTheme="minorHAnsi" w:cs="Arial"/>
              </w:rPr>
            </w:pPr>
            <w:r w:rsidRPr="00C46F7F">
              <w:rPr>
                <w:rFonts w:eastAsiaTheme="minorHAnsi" w:cs="Arial"/>
              </w:rPr>
              <w:t>Primary Antenna Source: UNAVAILABLE (damaged/removed)</w:t>
            </w:r>
          </w:p>
          <w:p w14:paraId="16D294D8"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r>
              <w:rPr>
                <w:rFonts w:eastAsiaTheme="minorHAnsi" w:cs="Arial"/>
              </w:rPr>
              <w:t>SVSServer</w:t>
            </w:r>
            <w:r w:rsidRPr="00C46F7F">
              <w:rPr>
                <w:rFonts w:eastAsiaTheme="minorHAnsi" w:cs="Arial"/>
              </w:rPr>
              <w:t xml:space="preserve"> Back-up Antenna Available</w:t>
            </w:r>
          </w:p>
          <w:p w14:paraId="27A4CFCD" w14:textId="77777777" w:rsidR="00F30367" w:rsidRPr="00C46F7F" w:rsidRDefault="00B113DE" w:rsidP="00F30367">
            <w:pPr>
              <w:spacing w:line="276" w:lineRule="auto"/>
              <w:rPr>
                <w:rFonts w:eastAsiaTheme="minorHAnsi" w:cs="Arial"/>
              </w:rPr>
            </w:pPr>
            <w:r>
              <w:rPr>
                <w:rFonts w:eastAsiaTheme="minorHAnsi" w:cs="Arial"/>
              </w:rPr>
              <w:t>Ignition ON or OFF</w:t>
            </w:r>
          </w:p>
        </w:tc>
      </w:tr>
      <w:tr w:rsidR="00F30367" w14:paraId="17B93AE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3446D9"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38EC8C7"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shall use SVS Backup GNSS Antenna to provide location fix</w:t>
            </w:r>
          </w:p>
        </w:tc>
      </w:tr>
      <w:tr w:rsidR="00F30367" w14:paraId="2F16DBEF"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14B99B"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E21506B" w14:textId="77777777" w:rsidR="00F30367" w:rsidRPr="00C46F7F" w:rsidRDefault="00B113DE" w:rsidP="00074138">
            <w:pPr>
              <w:spacing w:line="276" w:lineRule="auto"/>
              <w:rPr>
                <w:rFonts w:eastAsiaTheme="minorHAnsi" w:cs="Arial"/>
              </w:rPr>
            </w:pPr>
            <w:r>
              <w:rPr>
                <w:rFonts w:eastAsiaTheme="minorHAnsi" w:cs="Arial"/>
              </w:rPr>
              <w:t>SVSServer</w:t>
            </w:r>
            <w:r w:rsidRPr="00C46F7F">
              <w:rPr>
                <w:rFonts w:eastAsiaTheme="minorHAnsi" w:cs="Arial"/>
              </w:rPr>
              <w:t xml:space="preserve"> updates “Theft” response message location fields with updated location</w:t>
            </w:r>
          </w:p>
        </w:tc>
      </w:tr>
      <w:tr w:rsidR="00F30367" w14:paraId="58A0EB8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00291B"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035BD02" w14:textId="77777777" w:rsidR="00F30367" w:rsidRPr="00C46F7F" w:rsidRDefault="00B113DE" w:rsidP="00F30367">
            <w:pPr>
              <w:spacing w:line="276" w:lineRule="auto"/>
              <w:rPr>
                <w:rFonts w:eastAsiaTheme="minorHAnsi" w:cs="Arial"/>
              </w:rPr>
            </w:pPr>
            <w:r w:rsidRPr="00C46F7F">
              <w:rPr>
                <w:rFonts w:eastAsiaTheme="minorHAnsi" w:cs="Arial"/>
              </w:rPr>
              <w:t>Unable to get fix from SVS Backup GNSS Antenna</w:t>
            </w:r>
          </w:p>
        </w:tc>
      </w:tr>
      <w:tr w:rsidR="00F30367" w14:paraId="622E6D1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77EF1C"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41CDBF1" w14:textId="77777777" w:rsidR="00F30367" w:rsidRPr="00C46F7F" w:rsidRDefault="00F30367" w:rsidP="00F30367">
            <w:pPr>
              <w:spacing w:line="276" w:lineRule="auto"/>
              <w:rPr>
                <w:rFonts w:eastAsiaTheme="minorHAnsi" w:cs="Arial"/>
              </w:rPr>
            </w:pPr>
          </w:p>
        </w:tc>
      </w:tr>
    </w:tbl>
    <w:p w14:paraId="2A1AE7B7" w14:textId="77777777" w:rsidR="00F30367" w:rsidRDefault="00F30367" w:rsidP="00F30367"/>
    <w:p w14:paraId="65381658" w14:textId="77777777" w:rsidR="00F30367" w:rsidRDefault="00B113DE" w:rsidP="009B4C29">
      <w:pPr>
        <w:pStyle w:val="Heading4"/>
      </w:pPr>
      <w:r>
        <w:t>SVS-UC-REQ-306367/A-SVS Backup antenna unable to provide location retry strategy ignition OFF</w:t>
      </w:r>
      <w:ins w:id="615" w:author="Ekanthappa, Rudresh (R.)" w:date="2019-11-12T12:51:00Z">
        <w:r w:rsidR="007A03DC">
          <w:t xml:space="preserve"> </w:t>
        </w:r>
      </w:ins>
    </w:p>
    <w:p w14:paraId="33BE1705" w14:textId="77777777" w:rsidR="00F30367" w:rsidRDefault="00F30367" w:rsidP="00F30367">
      <w:pPr>
        <w:rPr>
          <w:ins w:id="616" w:author="Ekanthappa, Rudresh (R.)" w:date="2019-11-13T12:29:00Z"/>
        </w:rPr>
      </w:pPr>
    </w:p>
    <w:p w14:paraId="1E85E79F" w14:textId="77777777" w:rsidR="000B387F" w:rsidRDefault="000B387F" w:rsidP="000B387F">
      <w:pPr>
        <w:rPr>
          <w:ins w:id="617" w:author="Ekanthappa, Rudresh (R.)" w:date="2019-11-13T12:29:00Z"/>
        </w:rPr>
      </w:pPr>
      <w:ins w:id="618" w:author="Ekanthappa, Rudresh (R.)" w:date="2019-11-13T12:29:00Z">
        <w:r>
          <w:t>Use Case Applicability:  This use case is not applicable for China</w:t>
        </w:r>
      </w:ins>
    </w:p>
    <w:p w14:paraId="12137935" w14:textId="77777777" w:rsidR="000B387F" w:rsidRPr="00AE06BC" w:rsidRDefault="000B387F"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18CE41A7"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DB3CF"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87BF99" w14:textId="77777777" w:rsidR="00F30367" w:rsidRPr="00C46F7F" w:rsidRDefault="00B113DE" w:rsidP="00F30367">
            <w:pPr>
              <w:rPr>
                <w:rFonts w:cs="Arial"/>
              </w:rPr>
            </w:pPr>
            <w:r>
              <w:rPr>
                <w:rFonts w:cs="Arial"/>
              </w:rPr>
              <w:t>SVSServer</w:t>
            </w:r>
            <w:r w:rsidRPr="00C46F7F">
              <w:rPr>
                <w:rFonts w:cs="Arial"/>
              </w:rPr>
              <w:t xml:space="preserve">, Primary Antenna, </w:t>
            </w:r>
            <w:r w:rsidRPr="00612901">
              <w:rPr>
                <w:rFonts w:cs="Arial"/>
              </w:rPr>
              <w:t>SVSOnBoardClient</w:t>
            </w:r>
            <w:r w:rsidRPr="00C46F7F">
              <w:rPr>
                <w:rFonts w:cs="Arial"/>
              </w:rPr>
              <w:t xml:space="preserve">, </w:t>
            </w:r>
            <w:r>
              <w:rPr>
                <w:rFonts w:cs="Arial"/>
              </w:rPr>
              <w:t>SVSInterfaceClient</w:t>
            </w:r>
          </w:p>
        </w:tc>
      </w:tr>
      <w:tr w:rsidR="00F30367" w14:paraId="4F88D7AC"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B95AD1"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0DDD1C7"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68C58E91"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7DFB3141"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p w14:paraId="289D8FFD" w14:textId="77777777" w:rsidR="00F30367" w:rsidRPr="00C46F7F" w:rsidRDefault="00B113DE" w:rsidP="00F30367">
            <w:pPr>
              <w:spacing w:line="276" w:lineRule="auto"/>
              <w:rPr>
                <w:rFonts w:eastAsiaTheme="minorHAnsi" w:cs="Arial"/>
              </w:rPr>
            </w:pPr>
            <w:r w:rsidRPr="00C46F7F">
              <w:rPr>
                <w:rFonts w:eastAsiaTheme="minorHAnsi" w:cs="Arial"/>
              </w:rPr>
              <w:t xml:space="preserve">Primary Antenna Source: </w:t>
            </w:r>
            <w:r>
              <w:rPr>
                <w:rFonts w:eastAsiaTheme="minorHAnsi" w:cs="Arial"/>
              </w:rPr>
              <w:t>SVSInterfaceClient</w:t>
            </w:r>
          </w:p>
          <w:p w14:paraId="3FA99CAD" w14:textId="77777777" w:rsidR="00F30367" w:rsidRPr="00C46F7F" w:rsidRDefault="00B113DE" w:rsidP="00F30367">
            <w:pPr>
              <w:spacing w:line="276" w:lineRule="auto"/>
              <w:rPr>
                <w:rFonts w:eastAsiaTheme="minorHAnsi" w:cs="Arial"/>
              </w:rPr>
            </w:pPr>
            <w:r w:rsidRPr="00C46F7F">
              <w:rPr>
                <w:rFonts w:eastAsiaTheme="minorHAnsi" w:cs="Arial"/>
              </w:rPr>
              <w:t xml:space="preserve">SVS </w:t>
            </w:r>
            <w:r>
              <w:rPr>
                <w:rFonts w:eastAsiaTheme="minorHAnsi" w:cs="Arial"/>
              </w:rPr>
              <w:t>SVSServer</w:t>
            </w:r>
            <w:r w:rsidRPr="00C46F7F">
              <w:rPr>
                <w:rFonts w:eastAsiaTheme="minorHAnsi" w:cs="Arial"/>
              </w:rPr>
              <w:t xml:space="preserve"> Back-up Antenna Available</w:t>
            </w:r>
          </w:p>
          <w:p w14:paraId="68EC626D" w14:textId="77777777" w:rsidR="00F30367" w:rsidRPr="00C46F7F" w:rsidRDefault="00B113DE" w:rsidP="00F30367">
            <w:pPr>
              <w:spacing w:line="276" w:lineRule="auto"/>
              <w:rPr>
                <w:rFonts w:eastAsiaTheme="minorHAnsi" w:cs="Arial"/>
              </w:rPr>
            </w:pPr>
            <w:r w:rsidRPr="00C46F7F">
              <w:rPr>
                <w:rFonts w:eastAsiaTheme="minorHAnsi" w:cs="Arial"/>
              </w:rPr>
              <w:t>Ignition OFF</w:t>
            </w:r>
          </w:p>
        </w:tc>
      </w:tr>
      <w:tr w:rsidR="00F30367" w14:paraId="696CAB3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C6C6C9"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7C4FD0A" w14:textId="77777777" w:rsidR="00F30367" w:rsidRDefault="00B113DE" w:rsidP="00F30367">
            <w:pPr>
              <w:spacing w:line="276" w:lineRule="auto"/>
              <w:rPr>
                <w:rFonts w:eastAsiaTheme="minorHAnsi" w:cs="Arial"/>
              </w:rPr>
            </w:pPr>
            <w:r w:rsidRPr="00C46F7F">
              <w:rPr>
                <w:rFonts w:eastAsiaTheme="minorHAnsi" w:cs="Arial"/>
              </w:rPr>
              <w:t>Unable to get fix from SVS Backup GNSS Antenna</w:t>
            </w:r>
          </w:p>
          <w:p w14:paraId="7B2C314F" w14:textId="77777777" w:rsidR="00F30367" w:rsidRPr="00C46F7F" w:rsidRDefault="00B113DE" w:rsidP="00F30367">
            <w:pPr>
              <w:spacing w:line="276" w:lineRule="auto"/>
              <w:rPr>
                <w:rFonts w:eastAsiaTheme="minorHAnsi" w:cs="Arial"/>
              </w:rPr>
            </w:pPr>
            <w:r w:rsidRPr="00EB1019">
              <w:rPr>
                <w:rFonts w:eastAsiaTheme="minorHAnsi" w:cs="Arial"/>
              </w:rPr>
              <w:t>SVSServer shall continue to try to get a f</w:t>
            </w:r>
            <w:r>
              <w:rPr>
                <w:rFonts w:eastAsiaTheme="minorHAnsi" w:cs="Arial"/>
              </w:rPr>
              <w:t>ix until fix timeout is reached</w:t>
            </w:r>
          </w:p>
        </w:tc>
      </w:tr>
      <w:tr w:rsidR="00F30367" w14:paraId="623B04DF"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F259FF"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4733166"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shall </w:t>
            </w:r>
            <w:r>
              <w:rPr>
                <w:rFonts w:eastAsiaTheme="minorHAnsi" w:cs="Arial"/>
              </w:rPr>
              <w:t>request for SVSInterfaceClient to wake-up and try to get a rooftop antenna fix. If a fix is again unavailable, process shall be repeated at time of next message request or frequency periodicity.</w:t>
            </w:r>
          </w:p>
        </w:tc>
      </w:tr>
      <w:tr w:rsidR="00F30367" w14:paraId="5DF58BD9"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36D1A8"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B15CA10" w14:textId="77777777" w:rsidR="00F30367" w:rsidRPr="00C46F7F" w:rsidRDefault="00F30367" w:rsidP="00F30367">
            <w:pPr>
              <w:spacing w:line="276" w:lineRule="auto"/>
              <w:rPr>
                <w:rFonts w:eastAsiaTheme="minorHAnsi" w:cs="Arial"/>
              </w:rPr>
            </w:pPr>
          </w:p>
        </w:tc>
      </w:tr>
      <w:tr w:rsidR="00F30367" w14:paraId="6329B0D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02DAFA"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89765CF" w14:textId="77777777" w:rsidR="00F30367" w:rsidRPr="00C46F7F" w:rsidRDefault="00F30367" w:rsidP="00F30367">
            <w:pPr>
              <w:spacing w:line="276" w:lineRule="auto"/>
              <w:rPr>
                <w:rFonts w:eastAsiaTheme="minorHAnsi" w:cs="Arial"/>
              </w:rPr>
            </w:pPr>
          </w:p>
        </w:tc>
      </w:tr>
    </w:tbl>
    <w:p w14:paraId="5172A8BC" w14:textId="77777777" w:rsidR="00F30367" w:rsidRDefault="00F30367" w:rsidP="00F30367"/>
    <w:p w14:paraId="36C012B5" w14:textId="77777777" w:rsidR="00F30367" w:rsidRDefault="00B113DE" w:rsidP="009B4C29">
      <w:pPr>
        <w:pStyle w:val="Heading3"/>
      </w:pPr>
      <w:bookmarkStart w:id="619" w:name="_Toc16252845"/>
      <w:r>
        <w:t>White Box View</w:t>
      </w:r>
      <w:bookmarkEnd w:id="619"/>
    </w:p>
    <w:p w14:paraId="019A7E80" w14:textId="77777777" w:rsidR="00F30367" w:rsidRDefault="00B113DE" w:rsidP="009B4C29">
      <w:pPr>
        <w:pStyle w:val="Heading4"/>
      </w:pPr>
      <w:r>
        <w:t>Activity Diagrams</w:t>
      </w:r>
    </w:p>
    <w:p w14:paraId="1EF3B8B0" w14:textId="77777777" w:rsidR="00F30367" w:rsidRDefault="00B113DE" w:rsidP="009B4C29">
      <w:pPr>
        <w:pStyle w:val="Heading5"/>
      </w:pPr>
      <w:r>
        <w:t>SVS-ACT-REQ-304065/C-Theft Mode Location Source</w:t>
      </w:r>
    </w:p>
    <w:p w14:paraId="0700F6A8" w14:textId="77777777" w:rsidR="00F30367" w:rsidRPr="00760C18" w:rsidRDefault="00B113DE" w:rsidP="00F30367">
      <w:pPr>
        <w:pStyle w:val="BoldText"/>
      </w:pPr>
      <w:r w:rsidRPr="00760C18">
        <w:t>Activity Diagram</w:t>
      </w:r>
    </w:p>
    <w:p w14:paraId="4B034B48" w14:textId="77777777" w:rsidR="00F30367" w:rsidRDefault="009B4C29" w:rsidP="009B4C29">
      <w:pPr>
        <w:jc w:val="center"/>
      </w:pPr>
      <w:r>
        <w:object w:dxaOrig="14521" w:dyaOrig="11430" w14:anchorId="72484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d4db9290000af26000075f7" o:spid="_x0000_i1025" type="#_x0000_t75" style="width:467.3pt;height:367.45pt" o:ole="">
            <v:imagedata r:id="rId21" o:title=""/>
          </v:shape>
          <o:OLEObject Type="Embed" ProgID="Visio.Drawing.15" ShapeID="5d4db9290000af26000075f7" DrawAspect="Content" ObjectID="_1636369214" r:id="rId22"/>
        </w:object>
      </w:r>
    </w:p>
    <w:p w14:paraId="586BECD9" w14:textId="77777777" w:rsidR="00F30367" w:rsidRDefault="009B4C29" w:rsidP="009B4C29">
      <w:pPr>
        <w:pStyle w:val="Heading2"/>
      </w:pPr>
      <w:r>
        <w:br w:type="page"/>
      </w:r>
      <w:bookmarkStart w:id="620" w:name="_Toc16252846"/>
      <w:r w:rsidR="00B113DE" w:rsidRPr="00B9479B">
        <w:t>SVS-FUN-REQ-291044/B-CCS Updates</w:t>
      </w:r>
      <w:bookmarkEnd w:id="620"/>
    </w:p>
    <w:p w14:paraId="3F6A2157" w14:textId="77777777" w:rsidR="00F30367" w:rsidRDefault="00B113DE" w:rsidP="009B4C29">
      <w:pPr>
        <w:pStyle w:val="Heading3"/>
      </w:pPr>
      <w:bookmarkStart w:id="621" w:name="_Toc16252847"/>
      <w:r>
        <w:t>Requirements</w:t>
      </w:r>
      <w:bookmarkEnd w:id="621"/>
    </w:p>
    <w:p w14:paraId="658DDEA5" w14:textId="77777777" w:rsidR="009B4C29" w:rsidRPr="009B4C29" w:rsidRDefault="009B4C29" w:rsidP="009B4C29">
      <w:pPr>
        <w:pStyle w:val="Heading4"/>
        <w:rPr>
          <w:b w:val="0"/>
          <w:u w:val="single"/>
        </w:rPr>
      </w:pPr>
      <w:r w:rsidRPr="009B4C29">
        <w:rPr>
          <w:b w:val="0"/>
          <w:u w:val="single"/>
        </w:rPr>
        <w:t>SVS-REQ-330480/A-SVS subscribed Vehicle connectivity settings</w:t>
      </w:r>
    </w:p>
    <w:p w14:paraId="0EA34A31" w14:textId="77777777" w:rsidR="00F30367" w:rsidRDefault="00B113DE" w:rsidP="00F30367">
      <w:r>
        <w:t>When SVS subscription is enabled, user updates to connectivity setting shall be limited as per customer connectivity settings (E.g. Vehicle connectivity setting will be enabled but greyed out when SVS subscription is on) (For visual feedback see CCOIv2-REQ-296876-Visual Feedback based on Settings and Policy Table Extension; for the customer connectivity settings and dependencies see CCOIv2-REQ-329007-dependencies)</w:t>
      </w:r>
    </w:p>
    <w:p w14:paraId="29620302" w14:textId="77777777" w:rsidR="009B4C29" w:rsidRPr="009B4C29" w:rsidRDefault="009B4C29" w:rsidP="009B4C29">
      <w:pPr>
        <w:pStyle w:val="Heading4"/>
        <w:rPr>
          <w:b w:val="0"/>
          <w:u w:val="single"/>
        </w:rPr>
      </w:pPr>
      <w:r w:rsidRPr="009B4C29">
        <w:rPr>
          <w:b w:val="0"/>
          <w:u w:val="single"/>
        </w:rPr>
        <w:t>SVS-REQ-308665/C-CCS settings priority when Theft Mode is active</w:t>
      </w:r>
    </w:p>
    <w:p w14:paraId="301A28F6" w14:textId="77777777" w:rsidR="00F30367" w:rsidRDefault="00B113DE" w:rsidP="00F30367">
      <w:r>
        <w:t>When Theft mode is active Stolen Vehicle functionality shall take priority over current CCS Settings for Location and Data reporting and enable Location and Data reporting.</w:t>
      </w:r>
    </w:p>
    <w:p w14:paraId="76A238E9" w14:textId="77777777" w:rsidR="009B4C29" w:rsidRPr="009B4C29" w:rsidRDefault="009B4C29" w:rsidP="009B4C29">
      <w:pPr>
        <w:pStyle w:val="Heading4"/>
        <w:rPr>
          <w:b w:val="0"/>
          <w:u w:val="single"/>
        </w:rPr>
      </w:pPr>
      <w:r w:rsidRPr="009B4C29">
        <w:rPr>
          <w:b w:val="0"/>
          <w:u w:val="single"/>
        </w:rPr>
        <w:t>SVS-REQ-303128/F-SVSServer Theft Activation To SVSInterfaceClient while in Ignition “OFF”</w:t>
      </w:r>
    </w:p>
    <w:p w14:paraId="486E30CA" w14:textId="77777777" w:rsidR="00F30367" w:rsidRDefault="00B113DE" w:rsidP="00F30367">
      <w:pPr>
        <w:rPr>
          <w:ins w:id="622" w:author="Ekanthappa, Rudresh (R.)" w:date="2019-11-13T12:32:00Z"/>
        </w:rPr>
      </w:pPr>
      <w:r w:rsidRPr="00344218">
        <w:t>SVS</w:t>
      </w:r>
      <w:r>
        <w:t>InterfaceClient shall not be wo</w:t>
      </w:r>
      <w:r w:rsidRPr="00344218">
        <w:t>ken</w:t>
      </w:r>
      <w:r>
        <w:t>-up</w:t>
      </w:r>
      <w:r w:rsidRPr="00344218">
        <w:t xml:space="preserve"> </w:t>
      </w:r>
      <w:r>
        <w:t xml:space="preserve">by the SVSServer </w:t>
      </w:r>
      <w:r w:rsidRPr="00344218">
        <w:t>at ignition “OFF” state</w:t>
      </w:r>
      <w:r>
        <w:t>, except as stated in REQ-291069.</w:t>
      </w:r>
    </w:p>
    <w:p w14:paraId="46528FD2" w14:textId="77777777" w:rsidR="000B387F" w:rsidRDefault="000B387F" w:rsidP="00F30367">
      <w:pPr>
        <w:rPr>
          <w:ins w:id="623" w:author="Ekanthappa, Rudresh (R.)" w:date="2019-11-13T12:32:00Z"/>
        </w:rPr>
      </w:pPr>
    </w:p>
    <w:p w14:paraId="68644E58" w14:textId="77777777" w:rsidR="000B387F" w:rsidDel="00074138" w:rsidRDefault="00AA3043" w:rsidP="00F30367">
      <w:pPr>
        <w:rPr>
          <w:del w:id="624" w:author="Ekanthappa, Rudresh (R.)" w:date="2019-11-19T15:36:00Z"/>
        </w:rPr>
      </w:pPr>
      <w:del w:id="625" w:author="Ekanthappa, Rudresh (R.)" w:date="2019-11-19T15:36:00Z">
        <w:r w:rsidDel="00074138">
          <w:rPr>
            <w:rStyle w:val="CommentReference"/>
          </w:rPr>
          <w:commentReference w:id="626"/>
        </w:r>
      </w:del>
    </w:p>
    <w:p w14:paraId="6B1E64C0" w14:textId="77777777" w:rsidR="009B4C29" w:rsidRPr="009B4C29" w:rsidRDefault="009B4C29" w:rsidP="009B4C29">
      <w:pPr>
        <w:pStyle w:val="Heading4"/>
        <w:rPr>
          <w:b w:val="0"/>
          <w:u w:val="single"/>
        </w:rPr>
      </w:pPr>
      <w:r w:rsidRPr="009B4C29">
        <w:rPr>
          <w:b w:val="0"/>
          <w:u w:val="single"/>
        </w:rPr>
        <w:t>SVS-REQ-291077/D-SVSServer Theft De-Activation To SVSInterfaceClient while Ignition "ON"</w:t>
      </w:r>
    </w:p>
    <w:p w14:paraId="080C1157" w14:textId="77777777" w:rsidR="00F30367" w:rsidRDefault="00B113DE" w:rsidP="00F30367">
      <w:r>
        <w:t xml:space="preserve">SVSServer notification to SVSInterfaceClient of Theft Mode deactivation shall be sent </w:t>
      </w:r>
      <w:r w:rsidRPr="00FA3C9F">
        <w:t>immediately</w:t>
      </w:r>
      <w:r>
        <w:t>.</w:t>
      </w:r>
    </w:p>
    <w:p w14:paraId="5201E62F" w14:textId="77777777" w:rsidR="009B4C29" w:rsidRPr="009B4C29" w:rsidRDefault="009B4C29" w:rsidP="009B4C29">
      <w:pPr>
        <w:pStyle w:val="Heading4"/>
        <w:rPr>
          <w:b w:val="0"/>
          <w:u w:val="single"/>
        </w:rPr>
      </w:pPr>
      <w:r w:rsidRPr="009B4C29">
        <w:rPr>
          <w:b w:val="0"/>
          <w:u w:val="single"/>
        </w:rPr>
        <w:t>SVS-REQ-303130/E-SVSServer Theft De-Activation To SVSInterfaceClient while Ignition “OFF”</w:t>
      </w:r>
    </w:p>
    <w:p w14:paraId="2DE88007" w14:textId="77777777" w:rsidR="00F30367" w:rsidRDefault="00B113DE" w:rsidP="00F30367">
      <w:pPr>
        <w:rPr>
          <w:ins w:id="627" w:author="Ekanthappa, Rudresh (R.)" w:date="2019-11-13T12:33:00Z"/>
        </w:rPr>
      </w:pPr>
      <w:r w:rsidRPr="00CB1C5E">
        <w:t>SVSServer notification to SVSInterfaceClient of Theft Mode deactivation shall be sent immediately</w:t>
      </w:r>
      <w:r>
        <w:t xml:space="preserve"> </w:t>
      </w:r>
      <w:r w:rsidRPr="00FD1D53">
        <w:t>which would require SVSInterfaceClient to be woken-up</w:t>
      </w:r>
      <w:r>
        <w:t xml:space="preserve"> in “display OFF” mode. </w:t>
      </w:r>
      <w:r w:rsidRPr="007B2685">
        <w:t>Display shall be updated either immediately if SVSInterfaceClient currently awake, or it shall be updated upon “display ON”</w:t>
      </w:r>
      <w:r>
        <w:t xml:space="preserve"> (Refer to COIv2-REQ-312150-Theft Mode De-Activation)</w:t>
      </w:r>
      <w:r w:rsidRPr="007B2685">
        <w:t>.</w:t>
      </w:r>
    </w:p>
    <w:p w14:paraId="4B84560C" w14:textId="77777777" w:rsidR="000B387F" w:rsidRDefault="000B387F" w:rsidP="00F30367">
      <w:pPr>
        <w:rPr>
          <w:ins w:id="628" w:author="Ekanthappa, Rudresh (R.)" w:date="2019-11-13T12:33:00Z"/>
        </w:rPr>
      </w:pPr>
    </w:p>
    <w:p w14:paraId="2EE5EB78" w14:textId="77777777" w:rsidR="000B387F" w:rsidRDefault="000B387F" w:rsidP="00F30367">
      <w:ins w:id="629" w:author="Ekanthappa, Rudresh (R.)" w:date="2019-11-13T12:33:00Z">
        <w:r>
          <w:t xml:space="preserve">Requirement Applicability:  </w:t>
        </w:r>
      </w:ins>
      <w:ins w:id="630" w:author="Ekanthappa, Rudresh (R.)" w:date="2019-11-13T12:34:00Z">
        <w:r>
          <w:t xml:space="preserve">In above requirement </w:t>
        </w:r>
      </w:ins>
      <w:ins w:id="631" w:author="Ekanthappa, Rudresh (R.)" w:date="2019-11-13T12:33:00Z">
        <w:r>
          <w:t xml:space="preserve">waking </w:t>
        </w:r>
      </w:ins>
      <w:ins w:id="632" w:author="Ekanthappa, Rudresh (R.)" w:date="2019-11-13T12:34:00Z">
        <w:r>
          <w:t xml:space="preserve">up SYNC in </w:t>
        </w:r>
      </w:ins>
      <w:ins w:id="633" w:author="Ekanthappa, Rudresh (R.)" w:date="2019-11-13T12:35:00Z">
        <w:r>
          <w:t>“</w:t>
        </w:r>
      </w:ins>
      <w:ins w:id="634" w:author="Ekanthappa, Rudresh (R.)" w:date="2019-11-13T12:34:00Z">
        <w:r>
          <w:t>display off</w:t>
        </w:r>
      </w:ins>
      <w:ins w:id="635" w:author="Ekanthappa, Rudresh (R.)" w:date="2019-11-13T12:35:00Z">
        <w:r>
          <w:t>”</w:t>
        </w:r>
      </w:ins>
      <w:ins w:id="636" w:author="Ekanthappa, Rudresh (R.)" w:date="2019-11-13T12:34:00Z">
        <w:r>
          <w:t xml:space="preserve"> mode </w:t>
        </w:r>
      </w:ins>
      <w:ins w:id="637" w:author="Ekanthappa, Rudresh (R.)" w:date="2019-11-13T12:33:00Z">
        <w:r>
          <w:t>is not applicable for China</w:t>
        </w:r>
      </w:ins>
    </w:p>
    <w:p w14:paraId="45871DA8" w14:textId="77777777" w:rsidR="009B4C29" w:rsidRPr="009B4C29" w:rsidRDefault="009B4C29" w:rsidP="009B4C29">
      <w:pPr>
        <w:pStyle w:val="Heading4"/>
        <w:rPr>
          <w:b w:val="0"/>
          <w:u w:val="single"/>
        </w:rPr>
      </w:pPr>
      <w:r w:rsidRPr="009B4C29">
        <w:rPr>
          <w:b w:val="0"/>
          <w:u w:val="single"/>
        </w:rPr>
        <w:t>SVS-REQ-325649/C-SVS active subscription update to SVSOnBoardClient, SVSInterfaceClient and SVSServer</w:t>
      </w:r>
    </w:p>
    <w:p w14:paraId="6B897F4F" w14:textId="77777777" w:rsidR="00F30367" w:rsidRDefault="00B113DE" w:rsidP="00F30367">
      <w:r>
        <w:t xml:space="preserve">CCS </w:t>
      </w:r>
      <w:r w:rsidRPr="00DB5844">
        <w:t>shall broadcast entity change update to</w:t>
      </w:r>
      <w:r>
        <w:t xml:space="preserve"> SVSOnBoardClient, </w:t>
      </w:r>
      <w:r w:rsidRPr="00C13A1E">
        <w:t>SVSInterfaceClient</w:t>
      </w:r>
      <w:r>
        <w:t xml:space="preserve"> and SVSServer </w:t>
      </w:r>
      <w:r w:rsidRPr="00DB5844">
        <w:t>to store the record of active SVS Subscription.</w:t>
      </w:r>
    </w:p>
    <w:p w14:paraId="14E5EC44" w14:textId="77777777" w:rsidR="009B4C29" w:rsidRPr="009B4C29" w:rsidRDefault="009B4C29" w:rsidP="009B4C29">
      <w:pPr>
        <w:pStyle w:val="Heading4"/>
        <w:rPr>
          <w:b w:val="0"/>
          <w:u w:val="single"/>
        </w:rPr>
      </w:pPr>
      <w:r w:rsidRPr="009B4C29">
        <w:rPr>
          <w:b w:val="0"/>
          <w:u w:val="single"/>
        </w:rPr>
        <w:t>SVS-REQ-352682/A-SVSServer Location support when location in connectivity setting is disabled</w:t>
      </w:r>
    </w:p>
    <w:p w14:paraId="53A5BC33" w14:textId="77777777" w:rsidR="00F30367" w:rsidRDefault="00B113DE" w:rsidP="00F30367">
      <w:r>
        <w:t>If location is disabled in connectivity settings, location will still be shared for stolen vehicle services by SVSServer</w:t>
      </w:r>
    </w:p>
    <w:p w14:paraId="1831E605" w14:textId="77777777" w:rsidR="00F30367" w:rsidRDefault="00B113DE" w:rsidP="009B4C29">
      <w:pPr>
        <w:pStyle w:val="Heading3"/>
      </w:pPr>
      <w:bookmarkStart w:id="638" w:name="_Toc16252848"/>
      <w:r>
        <w:t>Use Cases</w:t>
      </w:r>
      <w:bookmarkEnd w:id="638"/>
    </w:p>
    <w:p w14:paraId="4D51FA19" w14:textId="77777777" w:rsidR="00F30367" w:rsidRDefault="00B113DE" w:rsidP="009B4C29">
      <w:pPr>
        <w:pStyle w:val="Heading3"/>
      </w:pPr>
      <w:bookmarkStart w:id="639" w:name="_Toc16252849"/>
      <w:r>
        <w:t>White Box View</w:t>
      </w:r>
      <w:bookmarkEnd w:id="639"/>
    </w:p>
    <w:p w14:paraId="5CF47855" w14:textId="77777777" w:rsidR="00F30367" w:rsidRDefault="009B4C29" w:rsidP="009B4C29">
      <w:pPr>
        <w:pStyle w:val="Heading2"/>
      </w:pPr>
      <w:r>
        <w:br w:type="page"/>
      </w:r>
      <w:bookmarkStart w:id="640" w:name="_Toc16252850"/>
      <w:r w:rsidR="00B113DE" w:rsidRPr="00B9479B">
        <w:t>SVS-FUN-REQ-321954/A-Feature Blocking &amp; Unblocking</w:t>
      </w:r>
      <w:bookmarkEnd w:id="640"/>
    </w:p>
    <w:p w14:paraId="29B93A42" w14:textId="77777777" w:rsidR="00F30367" w:rsidRDefault="00B113DE" w:rsidP="009B4C29">
      <w:pPr>
        <w:pStyle w:val="Heading3"/>
      </w:pPr>
      <w:bookmarkStart w:id="641" w:name="_Toc16252851"/>
      <w:r>
        <w:t>Requirements</w:t>
      </w:r>
      <w:bookmarkEnd w:id="641"/>
    </w:p>
    <w:p w14:paraId="41FCC69A" w14:textId="77777777" w:rsidR="009B4C29" w:rsidRPr="009B4C29" w:rsidRDefault="009B4C29" w:rsidP="009B4C29">
      <w:pPr>
        <w:pStyle w:val="Heading4"/>
        <w:rPr>
          <w:b w:val="0"/>
          <w:u w:val="single"/>
        </w:rPr>
      </w:pPr>
      <w:r w:rsidRPr="009B4C29">
        <w:rPr>
          <w:b w:val="0"/>
          <w:u w:val="single"/>
        </w:rPr>
        <w:t>SVS-REQ-321959/A-WiFi Enablement Blocking</w:t>
      </w:r>
    </w:p>
    <w:p w14:paraId="195BC682" w14:textId="77777777" w:rsidR="00F30367" w:rsidRDefault="00B113DE" w:rsidP="00F30367">
      <w:r w:rsidRPr="00EF025D">
        <w:t xml:space="preserve">When Theft mode request is received by the SVSServer, and SVS_THEFT_MODE DID is set to “Activated”, </w:t>
      </w:r>
      <w:r>
        <w:t>the Wi-Fi Hotspot Feature</w:t>
      </w:r>
      <w:r w:rsidRPr="00EF025D">
        <w:t xml:space="preserve"> shall be </w:t>
      </w:r>
      <w:r>
        <w:t>blocked from functioning until SVS_THEFT_MODE DID is set back to “Deactivated”.</w:t>
      </w:r>
    </w:p>
    <w:p w14:paraId="70DB246B" w14:textId="77777777" w:rsidR="009B4C29" w:rsidRPr="009B4C29" w:rsidRDefault="009B4C29" w:rsidP="009B4C29">
      <w:pPr>
        <w:pStyle w:val="Heading4"/>
        <w:rPr>
          <w:b w:val="0"/>
          <w:u w:val="single"/>
        </w:rPr>
      </w:pPr>
      <w:r w:rsidRPr="009B4C29">
        <w:rPr>
          <w:b w:val="0"/>
          <w:u w:val="single"/>
        </w:rPr>
        <w:t>SVS-REQ-321960/A-WiFi Enablement Unblocking</w:t>
      </w:r>
    </w:p>
    <w:p w14:paraId="221109BE" w14:textId="77777777" w:rsidR="00F30367" w:rsidRPr="00D87280" w:rsidRDefault="00B113DE" w:rsidP="00F30367">
      <w:r>
        <w:t>When Theft mode request is received by the SVSServer, and SVS_THEFT_MODE DID is set to “Deactivated”, the Wi-Fi Hotspot Feature shall be functional and set to the state prior to theft mode activated state.</w:t>
      </w:r>
    </w:p>
    <w:p w14:paraId="02AF9505" w14:textId="77777777" w:rsidR="009B4C29" w:rsidRPr="009B4C29" w:rsidRDefault="009B4C29" w:rsidP="009B4C29">
      <w:pPr>
        <w:pStyle w:val="Heading4"/>
        <w:rPr>
          <w:b w:val="0"/>
          <w:u w:val="single"/>
        </w:rPr>
      </w:pPr>
      <w:r w:rsidRPr="009B4C29">
        <w:rPr>
          <w:b w:val="0"/>
          <w:u w:val="single"/>
        </w:rPr>
        <w:t>SVS-REQ-328783/A-OTA Manager listen to SVS_THEFT_MODE_STATUS DID change</w:t>
      </w:r>
    </w:p>
    <w:p w14:paraId="24F48FE0" w14:textId="77777777" w:rsidR="00F30367" w:rsidRPr="00092028" w:rsidRDefault="00B113DE" w:rsidP="00F30367">
      <w:r>
        <w:t>OTA Manager shall listen to SVS_THEFT_MODE_STATUS DID for SVS Theft Mode activate/de-activate state change.</w:t>
      </w:r>
    </w:p>
    <w:p w14:paraId="55403A8D" w14:textId="77777777" w:rsidR="009B4C29" w:rsidRPr="009B4C29" w:rsidRDefault="009B4C29" w:rsidP="009B4C29">
      <w:pPr>
        <w:pStyle w:val="Heading4"/>
        <w:rPr>
          <w:b w:val="0"/>
          <w:u w:val="single"/>
        </w:rPr>
      </w:pPr>
      <w:r w:rsidRPr="009B4C29">
        <w:rPr>
          <w:b w:val="0"/>
          <w:u w:val="single"/>
        </w:rPr>
        <w:t>SVS-REQ-328784/C-Restriction of Dynamic Over the Air Update</w:t>
      </w:r>
    </w:p>
    <w:p w14:paraId="1C130A38" w14:textId="77777777" w:rsidR="00F30367" w:rsidRDefault="00B113DE" w:rsidP="00F30367">
      <w:r>
        <w:t>If SVS Theft Mode is active, any Dynamic OTA update shall be postponed by OTA Manager on SVSOnBoardClient.</w:t>
      </w:r>
    </w:p>
    <w:p w14:paraId="217BB567" w14:textId="77777777" w:rsidR="009B4C29" w:rsidRPr="009B4C29" w:rsidRDefault="009B4C29" w:rsidP="009B4C29">
      <w:pPr>
        <w:pStyle w:val="Heading4"/>
        <w:rPr>
          <w:b w:val="0"/>
          <w:u w:val="single"/>
        </w:rPr>
      </w:pPr>
      <w:r w:rsidRPr="009B4C29">
        <w:rPr>
          <w:b w:val="0"/>
          <w:u w:val="single"/>
        </w:rPr>
        <w:t>SVS-REQ-321964/C-Over the Air Update Scheduled Time Postponed</w:t>
      </w:r>
    </w:p>
    <w:p w14:paraId="21EAE698" w14:textId="77777777" w:rsidR="00F30367" w:rsidRPr="00E77EC0" w:rsidRDefault="00B113DE" w:rsidP="00F30367">
      <w:r>
        <w:t>During OTA update, if any scheduled non-interruptible activity happens while “Theft Mode” is in active state, the scheduled non-interruptible OTA activity shall be cancelled until vehicle “Theft Mode” has been deactivated and notification shall be sent to the owner. Capability for re-scheduling shall be available once vehicle exits “Theft Mode.”</w:t>
      </w:r>
    </w:p>
    <w:p w14:paraId="4B9D1535" w14:textId="77777777" w:rsidR="009B4C29" w:rsidRPr="009B4C29" w:rsidRDefault="009B4C29" w:rsidP="009B4C29">
      <w:pPr>
        <w:pStyle w:val="Heading4"/>
        <w:rPr>
          <w:b w:val="0"/>
          <w:u w:val="single"/>
        </w:rPr>
      </w:pPr>
      <w:r w:rsidRPr="009B4C29">
        <w:rPr>
          <w:b w:val="0"/>
          <w:u w:val="single"/>
        </w:rPr>
        <w:t>SVS-REQ-321965/C-Non-Interruptible OTA activity In-Progress</w:t>
      </w:r>
    </w:p>
    <w:p w14:paraId="644370BD" w14:textId="77777777" w:rsidR="00F30367" w:rsidRDefault="00B113DE" w:rsidP="00F30367">
      <w:pPr>
        <w:rPr>
          <w:ins w:id="642" w:author="Ekanthappa, Rudresh (R.)" w:date="2019-11-20T10:29:00Z"/>
        </w:rPr>
      </w:pPr>
      <w:r>
        <w:t>If SVS activate “Theft Mode” request is received during a non-interruptible OTA activity, “Theft Mode” shall be entered once OTA activity is complete.</w:t>
      </w:r>
    </w:p>
    <w:p w14:paraId="0A48DE60" w14:textId="77777777" w:rsidR="00806778" w:rsidRPr="007A37DB" w:rsidRDefault="00806778">
      <w:pPr>
        <w:pStyle w:val="Heading4"/>
        <w:rPr>
          <w:ins w:id="643" w:author="Ekanthappa, Rudresh (R.)" w:date="2019-11-20T10:30:00Z"/>
          <w:u w:val="single"/>
          <w:rPrChange w:id="644" w:author="Ekanthappa, Rudresh (R.)" w:date="2019-11-20T10:33:00Z">
            <w:rPr>
              <w:ins w:id="645" w:author="Ekanthappa, Rudresh (R.)" w:date="2019-11-20T10:30:00Z"/>
            </w:rPr>
          </w:rPrChange>
        </w:rPr>
        <w:pPrChange w:id="646" w:author="Ekanthappa, Rudresh (R.)" w:date="2019-11-20T10:33:00Z">
          <w:pPr/>
        </w:pPrChange>
      </w:pPr>
      <w:commentRangeStart w:id="647"/>
      <w:ins w:id="648" w:author="Ekanthappa, Rudresh (R.)" w:date="2019-11-20T10:33:00Z">
        <w:r w:rsidRPr="009B4C29">
          <w:rPr>
            <w:b w:val="0"/>
            <w:u w:val="single"/>
          </w:rPr>
          <w:t>Master Reset/Feature Reset</w:t>
        </w:r>
        <w:r w:rsidR="007A37DB">
          <w:rPr>
            <w:b w:val="0"/>
            <w:u w:val="single"/>
          </w:rPr>
          <w:t xml:space="preserve"> </w:t>
        </w:r>
      </w:ins>
      <w:ins w:id="649" w:author="Ekanthappa, Rudresh (R.)" w:date="2019-11-22T14:49:00Z">
        <w:r w:rsidR="00681414">
          <w:rPr>
            <w:b w:val="0"/>
            <w:u w:val="single"/>
          </w:rPr>
          <w:t xml:space="preserve">when not in </w:t>
        </w:r>
      </w:ins>
      <w:ins w:id="650" w:author="Ekanthappa, Rudresh (R.)" w:date="2019-11-20T10:33:00Z">
        <w:r w:rsidR="007A37DB">
          <w:rPr>
            <w:b w:val="0"/>
            <w:u w:val="single"/>
          </w:rPr>
          <w:t>Theft Mode</w:t>
        </w:r>
      </w:ins>
      <w:ins w:id="651" w:author="Ekanthappa, Rudresh (R.)" w:date="2019-11-22T14:34:00Z">
        <w:r w:rsidR="00835E6A" w:rsidDel="00835E6A">
          <w:rPr>
            <w:rStyle w:val="CommentReference"/>
            <w:b w:val="0"/>
            <w:bCs w:val="0"/>
            <w:i w:val="0"/>
          </w:rPr>
          <w:t xml:space="preserve"> </w:t>
        </w:r>
      </w:ins>
      <w:del w:id="652" w:author="Ekanthappa, Rudresh (R.)" w:date="2019-11-22T14:34:00Z">
        <w:r w:rsidR="00F0517F" w:rsidDel="00835E6A">
          <w:rPr>
            <w:rStyle w:val="CommentReference"/>
            <w:b w:val="0"/>
            <w:bCs w:val="0"/>
            <w:i w:val="0"/>
          </w:rPr>
          <w:commentReference w:id="653"/>
        </w:r>
      </w:del>
    </w:p>
    <w:p w14:paraId="2887C8F1" w14:textId="77777777" w:rsidR="00806778" w:rsidRDefault="00681414" w:rsidP="00F30367">
      <w:ins w:id="654" w:author="Ekanthappa, Rudresh (R.)" w:date="2019-11-22T14:49:00Z">
        <w:r>
          <w:rPr>
            <w:color w:val="172B4D"/>
            <w:sz w:val="21"/>
            <w:szCs w:val="21"/>
            <w:lang w:val="en"/>
          </w:rPr>
          <w:t>When not in</w:t>
        </w:r>
      </w:ins>
      <w:ins w:id="655" w:author="Ekanthappa, Rudresh (R.)" w:date="2019-11-20T10:37:00Z">
        <w:r w:rsidR="00835E6A">
          <w:rPr>
            <w:color w:val="172B4D"/>
            <w:sz w:val="21"/>
            <w:szCs w:val="21"/>
            <w:lang w:val="en"/>
          </w:rPr>
          <w:t xml:space="preserve"> Active theft mode</w:t>
        </w:r>
        <w:r w:rsidR="007A37DB">
          <w:rPr>
            <w:color w:val="172B4D"/>
            <w:sz w:val="21"/>
            <w:szCs w:val="21"/>
            <w:lang w:val="en"/>
          </w:rPr>
          <w:t xml:space="preserve">, </w:t>
        </w:r>
      </w:ins>
      <w:ins w:id="656" w:author="Ekanthappa, Rudresh (R.)" w:date="2019-11-20T10:33:00Z">
        <w:r w:rsidR="007A37DB">
          <w:rPr>
            <w:color w:val="172B4D"/>
            <w:sz w:val="21"/>
            <w:szCs w:val="21"/>
            <w:lang w:val="en"/>
          </w:rPr>
          <w:t xml:space="preserve">Master Reset </w:t>
        </w:r>
      </w:ins>
      <w:ins w:id="657" w:author="Ekanthappa, Rudresh (R.)" w:date="2019-11-20T10:34:00Z">
        <w:r w:rsidR="007A37DB">
          <w:rPr>
            <w:color w:val="172B4D"/>
            <w:sz w:val="21"/>
            <w:szCs w:val="21"/>
            <w:lang w:val="en"/>
          </w:rPr>
          <w:t xml:space="preserve">performing in vehicle </w:t>
        </w:r>
      </w:ins>
      <w:ins w:id="658" w:author="Ekanthappa, Rudresh (R.)" w:date="2019-11-20T10:33:00Z">
        <w:r w:rsidR="007A37DB">
          <w:rPr>
            <w:color w:val="172B4D"/>
            <w:sz w:val="21"/>
            <w:szCs w:val="21"/>
            <w:lang w:val="en"/>
          </w:rPr>
          <w:t xml:space="preserve">is </w:t>
        </w:r>
      </w:ins>
      <w:ins w:id="659" w:author="Ekanthappa, Rudresh (R.)" w:date="2019-11-20T10:34:00Z">
        <w:r w:rsidR="007A37DB">
          <w:rPr>
            <w:color w:val="172B4D"/>
            <w:sz w:val="21"/>
            <w:szCs w:val="21"/>
            <w:lang w:val="en"/>
          </w:rPr>
          <w:t>controlled through Mobile App (Refe</w:t>
        </w:r>
      </w:ins>
      <w:ins w:id="660" w:author="Ekanthappa, Rudresh (R.)" w:date="2019-11-20T10:35:00Z">
        <w:r w:rsidR="007A37DB">
          <w:rPr>
            <w:color w:val="172B4D"/>
            <w:sz w:val="21"/>
            <w:szCs w:val="21"/>
            <w:lang w:val="en"/>
          </w:rPr>
          <w:t xml:space="preserve">r to </w:t>
        </w:r>
      </w:ins>
      <w:ins w:id="661" w:author="Ekanthappa, Rudresh (R.)" w:date="2019-11-20T10:30:00Z">
        <w:r w:rsidR="00806778">
          <w:rPr>
            <w:color w:val="172B4D"/>
            <w:sz w:val="21"/>
            <w:szCs w:val="21"/>
            <w:lang w:val="en"/>
          </w:rPr>
          <w:t xml:space="preserve">Modem Reset Server v2 SPSS </w:t>
        </w:r>
      </w:ins>
      <w:ins w:id="662" w:author="Ekanthappa, Rudresh (R.)" w:date="2019-11-20T10:35:00Z">
        <w:r w:rsidR="007A37DB">
          <w:rPr>
            <w:color w:val="172B4D"/>
            <w:sz w:val="21"/>
            <w:szCs w:val="21"/>
            <w:lang w:val="en"/>
          </w:rPr>
          <w:t>for all the requirements</w:t>
        </w:r>
      </w:ins>
      <w:ins w:id="663" w:author="Ekanthappa, Rudresh (R.)" w:date="2019-11-20T10:36:00Z">
        <w:r w:rsidR="007A37DB">
          <w:rPr>
            <w:color w:val="172B4D"/>
            <w:sz w:val="21"/>
            <w:szCs w:val="21"/>
            <w:lang w:val="en"/>
          </w:rPr>
          <w:t>)</w:t>
        </w:r>
      </w:ins>
      <w:ins w:id="664" w:author="Ekanthappa, Rudresh (R.)" w:date="2019-11-20T10:35:00Z">
        <w:r w:rsidR="007A37DB">
          <w:rPr>
            <w:color w:val="172B4D"/>
            <w:sz w:val="21"/>
            <w:szCs w:val="21"/>
            <w:lang w:val="en"/>
          </w:rPr>
          <w:t>.</w:t>
        </w:r>
      </w:ins>
      <w:commentRangeEnd w:id="647"/>
      <w:r w:rsidR="00F0517F">
        <w:rPr>
          <w:rStyle w:val="CommentReference"/>
        </w:rPr>
        <w:commentReference w:id="647"/>
      </w:r>
    </w:p>
    <w:p w14:paraId="7C3484A3" w14:textId="77777777" w:rsidR="009B4C29" w:rsidRPr="009B4C29" w:rsidRDefault="009B4C29" w:rsidP="009B4C29">
      <w:pPr>
        <w:pStyle w:val="Heading4"/>
        <w:rPr>
          <w:b w:val="0"/>
          <w:u w:val="single"/>
        </w:rPr>
      </w:pPr>
      <w:r w:rsidRPr="009B4C29">
        <w:rPr>
          <w:b w:val="0"/>
          <w:u w:val="single"/>
        </w:rPr>
        <w:t>SVS-REQ-326479/C-Master Reset/Feature Reset Blocking</w:t>
      </w:r>
    </w:p>
    <w:p w14:paraId="05D15F2C" w14:textId="77777777" w:rsidR="00F30367" w:rsidRDefault="00B113DE" w:rsidP="00F30367">
      <w:pPr>
        <w:rPr>
          <w:ins w:id="665" w:author="Ekanthappa, Rudresh (R.)" w:date="2019-11-13T12:37:00Z"/>
        </w:rPr>
      </w:pPr>
      <w:r>
        <w:t xml:space="preserve">When Theft mode is active/enabled, the SVSInterfaceClient shall disable </w:t>
      </w:r>
      <w:del w:id="666" w:author="Ekanthappa, Rudresh (R.)" w:date="2019-11-22T14:42:00Z">
        <w:r w:rsidDel="00681414">
          <w:delText xml:space="preserve">(hide, grey-out, etc.) </w:delText>
        </w:r>
      </w:del>
      <w:r>
        <w:t>the Master Reset button and Reset submenu (Refer to</w:t>
      </w:r>
      <w:ins w:id="667" w:author="Ekanthappa, Rudresh (R.)" w:date="2019-11-13T12:36:00Z">
        <w:r w:rsidR="00517F71">
          <w:t xml:space="preserve"> SYNC</w:t>
        </w:r>
      </w:ins>
      <w:r>
        <w:t xml:space="preserve"> </w:t>
      </w:r>
      <w:ins w:id="668" w:author="Ekanthappa, Rudresh (R.)" w:date="2019-11-13T12:36:00Z">
        <w:r w:rsidR="00517F71">
          <w:t xml:space="preserve">HMI Spec H31K and </w:t>
        </w:r>
      </w:ins>
      <w:r>
        <w:t>H31L).</w:t>
      </w:r>
    </w:p>
    <w:p w14:paraId="4C3CDB7F" w14:textId="77777777" w:rsidR="00517F71" w:rsidRDefault="00517F71" w:rsidP="00F30367">
      <w:pPr>
        <w:rPr>
          <w:ins w:id="669" w:author="Ekanthappa, Rudresh (R.)" w:date="2019-11-13T12:37:00Z"/>
        </w:rPr>
      </w:pPr>
    </w:p>
    <w:p w14:paraId="55BD8009" w14:textId="77777777" w:rsidR="00517F71" w:rsidRDefault="00517F71" w:rsidP="00F30367">
      <w:ins w:id="670" w:author="Ekanthappa, Rudresh (R.)" w:date="2019-11-13T12:37:00Z">
        <w:r>
          <w:t>Requirement Applicability:  SYNC HMI Spec H31K and H31L is not applicable for China</w:t>
        </w:r>
      </w:ins>
    </w:p>
    <w:p w14:paraId="61E5BE7F" w14:textId="77777777" w:rsidR="009B4C29" w:rsidRPr="009B4C29" w:rsidRDefault="009B4C29" w:rsidP="009B4C29">
      <w:pPr>
        <w:pStyle w:val="Heading4"/>
        <w:rPr>
          <w:b w:val="0"/>
          <w:u w:val="single"/>
        </w:rPr>
      </w:pPr>
      <w:r w:rsidRPr="009B4C29">
        <w:rPr>
          <w:b w:val="0"/>
          <w:u w:val="single"/>
        </w:rPr>
        <w:t>SVS-REQ-326480/C-Master Reset</w:t>
      </w:r>
      <w:del w:id="671" w:author="Ekanthappa, Rudresh (R.)" w:date="2019-11-22T14:44:00Z">
        <w:r w:rsidRPr="009B4C29" w:rsidDel="00681414">
          <w:rPr>
            <w:b w:val="0"/>
            <w:u w:val="single"/>
          </w:rPr>
          <w:delText>/Feature Reset Unblocking</w:delText>
        </w:r>
      </w:del>
      <w:ins w:id="672" w:author="Ekanthappa, Rudresh (R.)" w:date="2019-11-22T14:44:00Z">
        <w:r w:rsidR="00681414">
          <w:rPr>
            <w:b w:val="0"/>
            <w:u w:val="single"/>
          </w:rPr>
          <w:t xml:space="preserve"> </w:t>
        </w:r>
      </w:ins>
      <w:ins w:id="673" w:author="Ekanthappa, Rudresh (R.)" w:date="2019-11-22T14:45:00Z">
        <w:r w:rsidR="00681414">
          <w:rPr>
            <w:b w:val="0"/>
            <w:u w:val="single"/>
          </w:rPr>
          <w:t>setting for</w:t>
        </w:r>
      </w:ins>
      <w:ins w:id="674" w:author="Ekanthappa, Rudresh (R.)" w:date="2019-11-22T14:44:00Z">
        <w:r w:rsidR="00681414">
          <w:rPr>
            <w:b w:val="0"/>
            <w:u w:val="single"/>
          </w:rPr>
          <w:t xml:space="preserve"> </w:t>
        </w:r>
      </w:ins>
      <w:ins w:id="675" w:author="Ekanthappa, Rudresh (R.)" w:date="2019-11-22T14:45:00Z">
        <w:r w:rsidR="00681414">
          <w:rPr>
            <w:b w:val="0"/>
            <w:u w:val="single"/>
          </w:rPr>
          <w:t>theft mode deactivated</w:t>
        </w:r>
      </w:ins>
    </w:p>
    <w:p w14:paraId="45C9F730" w14:textId="77777777" w:rsidR="00F30367" w:rsidRDefault="00B113DE" w:rsidP="00F30367">
      <w:pPr>
        <w:rPr>
          <w:ins w:id="676" w:author="Ekanthappa, Rudresh (R.)" w:date="2019-11-13T12:37:00Z"/>
        </w:rPr>
      </w:pPr>
      <w:r>
        <w:t xml:space="preserve">When Theft mode is </w:t>
      </w:r>
      <w:del w:id="677" w:author="Ekanthappa, Rudresh (R.)" w:date="2019-11-22T14:45:00Z">
        <w:r w:rsidDel="00681414">
          <w:delText>inactive/disabled</w:delText>
        </w:r>
      </w:del>
      <w:ins w:id="678" w:author="Ekanthappa, Rudresh (R.)" w:date="2019-11-22T14:45:00Z">
        <w:r w:rsidR="00681414">
          <w:t>de-activated</w:t>
        </w:r>
      </w:ins>
      <w:r>
        <w:t xml:space="preserve">, the SVSInterfaceClient shall </w:t>
      </w:r>
      <w:del w:id="679" w:author="Ekanthappa, Rudresh (R.)" w:date="2019-11-22T14:45:00Z">
        <w:r w:rsidDel="00681414">
          <w:delText xml:space="preserve">enable </w:delText>
        </w:r>
      </w:del>
      <w:del w:id="680" w:author="Ekanthappa, Rudresh (R.)" w:date="2019-11-22T14:42:00Z">
        <w:r w:rsidDel="00681414">
          <w:delText xml:space="preserve">(show, make active, etc.) </w:delText>
        </w:r>
      </w:del>
      <w:del w:id="681" w:author="Ekanthappa, Rudresh (R.)" w:date="2019-11-22T14:45:00Z">
        <w:r w:rsidDel="00681414">
          <w:delText>the</w:delText>
        </w:r>
      </w:del>
      <w:ins w:id="682" w:author="Ekanthappa, Rudresh (R.)" w:date="2019-11-22T14:45:00Z">
        <w:r w:rsidR="00681414">
          <w:t>bring</w:t>
        </w:r>
      </w:ins>
      <w:r>
        <w:t xml:space="preserve"> Master Reset </w:t>
      </w:r>
      <w:del w:id="683" w:author="Ekanthappa, Rudresh (R.)" w:date="2019-11-22T14:46:00Z">
        <w:r w:rsidDel="00681414">
          <w:delText xml:space="preserve">button </w:delText>
        </w:r>
      </w:del>
      <w:r>
        <w:t xml:space="preserve">and Reset submenu </w:t>
      </w:r>
      <w:ins w:id="684" w:author="Ekanthappa, Rudresh (R.)" w:date="2019-11-22T14:47:00Z">
        <w:r w:rsidR="00681414">
          <w:t>out o</w:t>
        </w:r>
      </w:ins>
      <w:ins w:id="685" w:author="Ekanthappa, Rudresh (R.)" w:date="2019-11-22T14:48:00Z">
        <w:r w:rsidR="00681414">
          <w:t>f disabled state</w:t>
        </w:r>
      </w:ins>
      <w:ins w:id="686" w:author="Ekanthappa, Rudresh (R.)" w:date="2019-11-22T14:46:00Z">
        <w:r w:rsidR="00681414">
          <w:t xml:space="preserve"> </w:t>
        </w:r>
      </w:ins>
      <w:r>
        <w:t xml:space="preserve">(Refer to </w:t>
      </w:r>
      <w:ins w:id="687" w:author="Ekanthappa, Rudresh (R.)" w:date="2019-11-13T12:36:00Z">
        <w:r w:rsidR="00517F71">
          <w:t xml:space="preserve">SYNC HMI Spec H31K and </w:t>
        </w:r>
      </w:ins>
      <w:r>
        <w:t>H31L).</w:t>
      </w:r>
    </w:p>
    <w:p w14:paraId="701CB93D" w14:textId="77777777" w:rsidR="00517F71" w:rsidRDefault="00517F71" w:rsidP="00F30367">
      <w:pPr>
        <w:rPr>
          <w:ins w:id="688" w:author="Ekanthappa, Rudresh (R.)" w:date="2019-11-13T12:37:00Z"/>
        </w:rPr>
      </w:pPr>
    </w:p>
    <w:p w14:paraId="18FB39F8" w14:textId="77777777" w:rsidR="00517F71" w:rsidRDefault="00517F71" w:rsidP="00F30367">
      <w:ins w:id="689" w:author="Ekanthappa, Rudresh (R.)" w:date="2019-11-13T12:37:00Z">
        <w:r>
          <w:t>Requirement Applicability:  SYNC HMI Spec H31K and H31L is not applicable for China</w:t>
        </w:r>
      </w:ins>
    </w:p>
    <w:p w14:paraId="78EBACA4" w14:textId="77777777" w:rsidR="00F30367" w:rsidRDefault="00B113DE" w:rsidP="009B4C29">
      <w:pPr>
        <w:pStyle w:val="Heading3"/>
      </w:pPr>
      <w:bookmarkStart w:id="690" w:name="_Toc16252852"/>
      <w:r>
        <w:t>Use Cases</w:t>
      </w:r>
      <w:bookmarkEnd w:id="690"/>
    </w:p>
    <w:p w14:paraId="044B0FB6" w14:textId="77777777" w:rsidR="00F30367" w:rsidRDefault="00B113DE" w:rsidP="009B4C29">
      <w:pPr>
        <w:pStyle w:val="Heading4"/>
      </w:pPr>
      <w:r>
        <w:t>SVS-UC-REQ-326481/C-Master Reset/Feature Reset blocking upon Theft Mode Activation</w:t>
      </w:r>
    </w:p>
    <w:p w14:paraId="4EA65D9B"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71ED7203"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61EEC1" w14:textId="77777777" w:rsidR="00F30367" w:rsidRDefault="00B113DE" w:rsidP="00F30367">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114E16" w14:textId="77777777" w:rsidR="00F30367" w:rsidRDefault="00B113DE" w:rsidP="00F30367">
            <w:pPr>
              <w:spacing w:line="254" w:lineRule="auto"/>
              <w:rPr>
                <w:rFonts w:cs="Arial"/>
                <w:szCs w:val="22"/>
              </w:rPr>
            </w:pPr>
            <w:r>
              <w:rPr>
                <w:rFonts w:cs="Arial"/>
                <w:szCs w:val="22"/>
              </w:rPr>
              <w:t>SVS Cloud App, SVSServer, SVSInterfaceClient, SVSOnBoardClient</w:t>
            </w:r>
          </w:p>
        </w:tc>
      </w:tr>
      <w:tr w:rsidR="00F30367" w14:paraId="73E618BA"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3BDCFE"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3C99D883" w14:textId="77777777" w:rsidR="00F30367" w:rsidRDefault="00B113DE" w:rsidP="00F30367">
            <w:pPr>
              <w:spacing w:line="276" w:lineRule="auto"/>
              <w:rPr>
                <w:rFonts w:eastAsiaTheme="minorHAnsi" w:cs="Arial"/>
                <w:szCs w:val="22"/>
              </w:rPr>
            </w:pPr>
            <w:r>
              <w:rPr>
                <w:rFonts w:eastAsiaTheme="minorHAnsi" w:cs="Arial"/>
                <w:szCs w:val="22"/>
              </w:rPr>
              <w:t>Vehicle capable of SVS (based on region)</w:t>
            </w:r>
          </w:p>
          <w:p w14:paraId="7513E411" w14:textId="77777777" w:rsidR="00F30367" w:rsidRDefault="00B113DE" w:rsidP="00F30367">
            <w:pPr>
              <w:spacing w:line="276" w:lineRule="auto"/>
              <w:rPr>
                <w:rFonts w:eastAsiaTheme="minorHAnsi" w:cs="Arial"/>
                <w:szCs w:val="22"/>
              </w:rPr>
            </w:pPr>
            <w:r>
              <w:rPr>
                <w:rFonts w:eastAsiaTheme="minorHAnsi" w:cs="Arial"/>
                <w:szCs w:val="22"/>
              </w:rPr>
              <w:t>Customer Subscribed to SVS</w:t>
            </w:r>
          </w:p>
          <w:p w14:paraId="17214F26" w14:textId="77777777" w:rsidR="00F30367" w:rsidRDefault="00B113DE" w:rsidP="00F30367">
            <w:pPr>
              <w:spacing w:line="276" w:lineRule="auto"/>
              <w:rPr>
                <w:rFonts w:eastAsiaTheme="minorHAnsi" w:cs="Arial"/>
                <w:szCs w:val="22"/>
              </w:rPr>
            </w:pPr>
            <w:r>
              <w:rPr>
                <w:rFonts w:eastAsiaTheme="minorHAnsi" w:cs="Arial"/>
                <w:szCs w:val="22"/>
              </w:rPr>
              <w:t>Theft Mode currently inactive/disabled</w:t>
            </w:r>
          </w:p>
        </w:tc>
      </w:tr>
      <w:tr w:rsidR="00F30367" w14:paraId="53C5D639"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4F930D"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50C940C0" w14:textId="77777777" w:rsidR="00F30367" w:rsidRDefault="00B113DE" w:rsidP="00F30367">
            <w:pPr>
              <w:spacing w:line="276" w:lineRule="auto"/>
              <w:rPr>
                <w:rFonts w:eastAsiaTheme="minorHAnsi" w:cs="Arial"/>
                <w:szCs w:val="22"/>
              </w:rPr>
            </w:pPr>
            <w:r>
              <w:rPr>
                <w:rFonts w:eastAsiaTheme="minorHAnsi" w:cs="Arial"/>
                <w:szCs w:val="22"/>
              </w:rPr>
              <w:t xml:space="preserve">SVSServer receives FTCP or </w:t>
            </w:r>
            <w:del w:id="691" w:author="Ekanthappa, Rudresh (R.)" w:date="2019-11-12T10:44:00Z">
              <w:r w:rsidDel="005C3407">
                <w:rPr>
                  <w:rFonts w:eastAsiaTheme="minorHAnsi" w:cs="Arial"/>
                  <w:szCs w:val="22"/>
                </w:rPr>
                <w:delText>Type4</w:delText>
              </w:r>
            </w:del>
            <w:ins w:id="692" w:author="Ekanthappa, Rudresh (R.)" w:date="2019-11-12T10:44:00Z">
              <w:r w:rsidR="005C3407">
                <w:rPr>
                  <w:rFonts w:eastAsiaTheme="minorHAnsi" w:cs="Arial"/>
                  <w:szCs w:val="22"/>
                </w:rPr>
                <w:t>Type3</w:t>
              </w:r>
            </w:ins>
            <w:r>
              <w:rPr>
                <w:rFonts w:eastAsiaTheme="minorHAnsi" w:cs="Arial"/>
                <w:szCs w:val="22"/>
              </w:rPr>
              <w:t xml:space="preserve"> SMS request for theft mode activation and SVS_THEFT_MODE DID set to activated. </w:t>
            </w:r>
          </w:p>
        </w:tc>
      </w:tr>
      <w:tr w:rsidR="00F30367" w14:paraId="50EA6834"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B825B1"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1E8AE11A" w14:textId="77777777" w:rsidR="00F30367" w:rsidRDefault="00B113DE" w:rsidP="00F30367">
            <w:pPr>
              <w:spacing w:line="276" w:lineRule="auto"/>
              <w:rPr>
                <w:rFonts w:eastAsiaTheme="minorHAnsi" w:cs="Arial"/>
                <w:szCs w:val="22"/>
              </w:rPr>
            </w:pPr>
            <w:r>
              <w:rPr>
                <w:rFonts w:eastAsiaTheme="minorHAnsi" w:cs="Arial"/>
                <w:szCs w:val="22"/>
              </w:rPr>
              <w:t xml:space="preserve">Master Reset and Feature Reset buttons/submenu on the </w:t>
            </w:r>
            <w:r>
              <w:rPr>
                <w:rFonts w:cs="Arial"/>
                <w:szCs w:val="22"/>
              </w:rPr>
              <w:t>SVSInterfaceClient is blocked/unavailable.</w:t>
            </w:r>
          </w:p>
        </w:tc>
      </w:tr>
      <w:tr w:rsidR="00F30367" w14:paraId="0421BAB0"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AC70DA" w14:textId="77777777" w:rsidR="00F30367" w:rsidRDefault="00B113DE" w:rsidP="00F30367">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31722C7E" w14:textId="77777777" w:rsidR="00F30367" w:rsidRDefault="00F30367" w:rsidP="00F30367">
            <w:pPr>
              <w:spacing w:line="276" w:lineRule="auto"/>
              <w:rPr>
                <w:rFonts w:eastAsiaTheme="minorHAnsi" w:cs="Arial"/>
                <w:szCs w:val="22"/>
              </w:rPr>
            </w:pPr>
          </w:p>
        </w:tc>
      </w:tr>
      <w:tr w:rsidR="00F30367" w14:paraId="7BE851FA"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03AE68" w14:textId="77777777" w:rsidR="00F30367" w:rsidRDefault="00B113DE" w:rsidP="00F30367">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314695A9" w14:textId="77777777" w:rsidR="00F30367" w:rsidRDefault="00B113DE" w:rsidP="00F30367">
            <w:pPr>
              <w:spacing w:line="276" w:lineRule="auto"/>
              <w:rPr>
                <w:rFonts w:eastAsiaTheme="minorHAnsi" w:cs="Arial"/>
                <w:szCs w:val="22"/>
              </w:rPr>
            </w:pPr>
            <w:r>
              <w:rPr>
                <w:rFonts w:eastAsiaTheme="minorHAnsi" w:cs="Arial"/>
                <w:szCs w:val="22"/>
              </w:rPr>
              <w:t>FTCP, SMS, API (for DID update)</w:t>
            </w:r>
          </w:p>
        </w:tc>
      </w:tr>
    </w:tbl>
    <w:p w14:paraId="1A9DDF01" w14:textId="77777777" w:rsidR="00F30367" w:rsidRDefault="00F30367" w:rsidP="00F30367"/>
    <w:p w14:paraId="3580F484" w14:textId="77777777" w:rsidR="00F30367" w:rsidRDefault="00B113DE" w:rsidP="009B4C29">
      <w:pPr>
        <w:pStyle w:val="Heading4"/>
      </w:pPr>
      <w:r>
        <w:t>SVS-UC-REQ-326827/C-Master Reset/Feature Reset unblock upon Theft Mode Deactivation</w:t>
      </w:r>
    </w:p>
    <w:p w14:paraId="2F314CE9"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044CF3D5" w14:textId="77777777" w:rsidTr="00F30367">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606223" w14:textId="77777777" w:rsidR="00F30367" w:rsidRDefault="00B113DE">
            <w:pPr>
              <w:spacing w:line="276" w:lineRule="auto"/>
              <w:rPr>
                <w:rFonts w:cs="Arial"/>
              </w:rPr>
            </w:pPr>
            <w:r>
              <w:rPr>
                <w:rFonts w:cs="Arial"/>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A183E0" w14:textId="77777777" w:rsidR="00F30367" w:rsidRDefault="00B113DE">
            <w:pPr>
              <w:spacing w:line="252" w:lineRule="auto"/>
              <w:rPr>
                <w:rFonts w:cs="Arial"/>
                <w:szCs w:val="22"/>
              </w:rPr>
            </w:pPr>
            <w:r>
              <w:rPr>
                <w:rFonts w:cs="Arial"/>
                <w:szCs w:val="22"/>
              </w:rPr>
              <w:t>SVS Cloud App, SVSServer, SVSInterfaceClient, SVSOnBoardClient</w:t>
            </w:r>
          </w:p>
        </w:tc>
      </w:tr>
      <w:tr w:rsidR="00F30367" w14:paraId="11F737E4"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32E27C" w14:textId="77777777" w:rsidR="00F30367" w:rsidRDefault="00B113DE">
            <w:pPr>
              <w:spacing w:line="276" w:lineRule="auto"/>
              <w:rPr>
                <w:rFonts w:cs="Arial"/>
              </w:rPr>
            </w:pPr>
            <w:r>
              <w:rPr>
                <w:rFonts w:cs="Arial"/>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16277A0E" w14:textId="77777777" w:rsidR="00F30367" w:rsidRDefault="00B113DE">
            <w:pPr>
              <w:spacing w:line="276" w:lineRule="auto"/>
              <w:rPr>
                <w:rFonts w:eastAsiaTheme="minorHAnsi" w:cs="Arial"/>
                <w:szCs w:val="22"/>
              </w:rPr>
            </w:pPr>
            <w:r>
              <w:rPr>
                <w:rFonts w:eastAsiaTheme="minorHAnsi" w:cs="Arial"/>
                <w:szCs w:val="22"/>
              </w:rPr>
              <w:t>Vehicle capable of SVS (based on region)</w:t>
            </w:r>
          </w:p>
          <w:p w14:paraId="038217BF" w14:textId="77777777" w:rsidR="00F30367" w:rsidRDefault="00B113DE">
            <w:pPr>
              <w:spacing w:line="276" w:lineRule="auto"/>
              <w:rPr>
                <w:rFonts w:eastAsiaTheme="minorHAnsi" w:cs="Arial"/>
                <w:szCs w:val="22"/>
              </w:rPr>
            </w:pPr>
            <w:r>
              <w:rPr>
                <w:rFonts w:eastAsiaTheme="minorHAnsi" w:cs="Arial"/>
                <w:szCs w:val="22"/>
              </w:rPr>
              <w:t>Customer Subscribed to SVS</w:t>
            </w:r>
          </w:p>
          <w:p w14:paraId="30D5B7C1" w14:textId="77777777" w:rsidR="00F30367" w:rsidRDefault="00B113DE" w:rsidP="00F30367">
            <w:pPr>
              <w:spacing w:line="276" w:lineRule="auto"/>
              <w:rPr>
                <w:rFonts w:eastAsiaTheme="minorHAnsi" w:cs="Arial"/>
                <w:szCs w:val="22"/>
              </w:rPr>
            </w:pPr>
            <w:r>
              <w:rPr>
                <w:rFonts w:eastAsiaTheme="minorHAnsi" w:cs="Arial"/>
                <w:szCs w:val="22"/>
              </w:rPr>
              <w:t>Theft Mode currently active/enabled</w:t>
            </w:r>
          </w:p>
        </w:tc>
      </w:tr>
      <w:tr w:rsidR="00F30367" w14:paraId="44CA37D5"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27D1F6" w14:textId="77777777" w:rsidR="00F30367" w:rsidRDefault="00B113DE">
            <w:pPr>
              <w:spacing w:line="276" w:lineRule="auto"/>
              <w:rPr>
                <w:rFonts w:cs="Arial"/>
              </w:rPr>
            </w:pPr>
            <w:r>
              <w:rPr>
                <w:rFonts w:cs="Arial"/>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16AEA3AF" w14:textId="77777777" w:rsidR="00F30367" w:rsidRDefault="00B113DE" w:rsidP="00F30367">
            <w:pPr>
              <w:spacing w:line="276" w:lineRule="auto"/>
              <w:rPr>
                <w:rFonts w:eastAsiaTheme="minorHAnsi" w:cs="Arial"/>
                <w:szCs w:val="22"/>
              </w:rPr>
            </w:pPr>
            <w:r>
              <w:rPr>
                <w:rFonts w:eastAsiaTheme="minorHAnsi" w:cs="Arial"/>
                <w:szCs w:val="22"/>
              </w:rPr>
              <w:t xml:space="preserve">SVSServer receives FTCP or </w:t>
            </w:r>
            <w:del w:id="693" w:author="Ekanthappa, Rudresh (R.)" w:date="2019-11-12T10:44:00Z">
              <w:r w:rsidDel="005C3407">
                <w:rPr>
                  <w:rFonts w:eastAsiaTheme="minorHAnsi" w:cs="Arial"/>
                  <w:szCs w:val="22"/>
                </w:rPr>
                <w:delText>Type4</w:delText>
              </w:r>
            </w:del>
            <w:ins w:id="694" w:author="Ekanthappa, Rudresh (R.)" w:date="2019-11-12T10:44:00Z">
              <w:r w:rsidR="005C3407">
                <w:rPr>
                  <w:rFonts w:eastAsiaTheme="minorHAnsi" w:cs="Arial"/>
                  <w:szCs w:val="22"/>
                </w:rPr>
                <w:t>Type3</w:t>
              </w:r>
            </w:ins>
            <w:r>
              <w:rPr>
                <w:rFonts w:eastAsiaTheme="minorHAnsi" w:cs="Arial"/>
                <w:szCs w:val="22"/>
              </w:rPr>
              <w:t xml:space="preserve"> SMS request for theft mode deactivation and SVS_THEFT_MODE DID set to deactivated. </w:t>
            </w:r>
          </w:p>
        </w:tc>
      </w:tr>
      <w:tr w:rsidR="00F30367" w14:paraId="53B3CD62"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CCB641" w14:textId="77777777" w:rsidR="00F30367" w:rsidRDefault="00B113DE">
            <w:pPr>
              <w:spacing w:line="276" w:lineRule="auto"/>
              <w:rPr>
                <w:rFonts w:cs="Arial"/>
              </w:rPr>
            </w:pPr>
            <w:r>
              <w:rPr>
                <w:rFonts w:cs="Arial"/>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7478A737" w14:textId="77777777" w:rsidR="00F30367" w:rsidRDefault="00B113DE">
            <w:pPr>
              <w:spacing w:line="276" w:lineRule="auto"/>
              <w:rPr>
                <w:rFonts w:eastAsiaTheme="minorHAnsi" w:cs="Arial"/>
                <w:szCs w:val="22"/>
              </w:rPr>
            </w:pPr>
            <w:r>
              <w:rPr>
                <w:rFonts w:eastAsiaTheme="minorHAnsi" w:cs="Arial"/>
                <w:szCs w:val="22"/>
              </w:rPr>
              <w:t xml:space="preserve">Master Reset and Feature Reset buttons/submenu on the </w:t>
            </w:r>
            <w:r>
              <w:rPr>
                <w:rFonts w:cs="Arial"/>
                <w:szCs w:val="22"/>
              </w:rPr>
              <w:t>SVSInterfaceClient is unblocked/available.</w:t>
            </w:r>
          </w:p>
        </w:tc>
      </w:tr>
      <w:tr w:rsidR="00F30367" w14:paraId="2502464B"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DB11BA" w14:textId="77777777" w:rsidR="00F30367" w:rsidRDefault="00B113DE">
            <w:pPr>
              <w:spacing w:line="276" w:lineRule="auto"/>
              <w:rPr>
                <w:rFonts w:cs="Arial"/>
              </w:rPr>
            </w:pPr>
            <w:r>
              <w:rPr>
                <w:rFonts w:cs="Arial"/>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7643E056" w14:textId="77777777" w:rsidR="00F30367" w:rsidRDefault="00F30367">
            <w:pPr>
              <w:spacing w:line="276" w:lineRule="auto"/>
              <w:rPr>
                <w:rFonts w:eastAsiaTheme="minorHAnsi" w:cs="Arial"/>
                <w:szCs w:val="22"/>
              </w:rPr>
            </w:pPr>
          </w:p>
        </w:tc>
      </w:tr>
      <w:tr w:rsidR="00F30367" w14:paraId="2E79EE6D"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4F793F" w14:textId="77777777" w:rsidR="00F30367" w:rsidRDefault="00B113DE">
            <w:pPr>
              <w:spacing w:line="276" w:lineRule="auto"/>
              <w:rPr>
                <w:rFonts w:cs="Arial"/>
              </w:rPr>
            </w:pPr>
            <w:r>
              <w:rPr>
                <w:rFonts w:cs="Arial"/>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7AEB4318" w14:textId="77777777" w:rsidR="00F30367" w:rsidRDefault="00B113DE">
            <w:pPr>
              <w:spacing w:line="276" w:lineRule="auto"/>
              <w:rPr>
                <w:rFonts w:eastAsiaTheme="minorHAnsi" w:cs="Arial"/>
                <w:szCs w:val="22"/>
              </w:rPr>
            </w:pPr>
            <w:r>
              <w:rPr>
                <w:rFonts w:eastAsiaTheme="minorHAnsi" w:cs="Arial"/>
                <w:szCs w:val="22"/>
              </w:rPr>
              <w:t>FTCP, SMS, API (for DID update)</w:t>
            </w:r>
          </w:p>
        </w:tc>
      </w:tr>
    </w:tbl>
    <w:p w14:paraId="16BC8512" w14:textId="77777777" w:rsidR="00F30367" w:rsidRDefault="00F30367" w:rsidP="00F30367"/>
    <w:p w14:paraId="5949C33A" w14:textId="77777777" w:rsidR="00F30367" w:rsidRDefault="00B113DE" w:rsidP="009B4C29">
      <w:pPr>
        <w:pStyle w:val="Heading3"/>
      </w:pPr>
      <w:bookmarkStart w:id="695" w:name="_Toc16252853"/>
      <w:r>
        <w:t>White Box View</w:t>
      </w:r>
      <w:bookmarkEnd w:id="695"/>
    </w:p>
    <w:p w14:paraId="7DD3710B" w14:textId="77777777" w:rsidR="00F30367" w:rsidRDefault="009B4C29" w:rsidP="009B4C29">
      <w:pPr>
        <w:pStyle w:val="Heading2"/>
      </w:pPr>
      <w:r>
        <w:br w:type="page"/>
      </w:r>
      <w:bookmarkStart w:id="696" w:name="_Toc16252854"/>
      <w:r w:rsidR="00B113DE" w:rsidRPr="00B9479B">
        <w:t>SVS-FUN-REQ-291045/A-SVSOffBoardClient Communication</w:t>
      </w:r>
      <w:bookmarkEnd w:id="696"/>
    </w:p>
    <w:p w14:paraId="33A49F32" w14:textId="77777777" w:rsidR="00F30367" w:rsidRDefault="00B113DE" w:rsidP="009B4C29">
      <w:pPr>
        <w:pStyle w:val="Heading3"/>
      </w:pPr>
      <w:bookmarkStart w:id="697" w:name="_Toc16252855"/>
      <w:r>
        <w:t>Requirements</w:t>
      </w:r>
      <w:bookmarkEnd w:id="697"/>
    </w:p>
    <w:p w14:paraId="4D7BFFBB" w14:textId="77777777" w:rsidR="009B4C29" w:rsidRPr="009B4C29" w:rsidRDefault="009B4C29" w:rsidP="009B4C29">
      <w:pPr>
        <w:pStyle w:val="Heading4"/>
        <w:rPr>
          <w:b w:val="0"/>
          <w:u w:val="single"/>
        </w:rPr>
      </w:pPr>
      <w:r w:rsidRPr="009B4C29">
        <w:rPr>
          <w:b w:val="0"/>
          <w:u w:val="single"/>
        </w:rPr>
        <w:t>SVS-REQ-304066/C-SVS Primary and Secondary LTE Antenna Communication Management</w:t>
      </w:r>
    </w:p>
    <w:p w14:paraId="290E761D" w14:textId="77777777" w:rsidR="00F30367" w:rsidRDefault="00B113DE" w:rsidP="00F30367">
      <w:pPr>
        <w:rPr>
          <w:ins w:id="698" w:author="Ekanthappa, Rudresh (R.)" w:date="2019-11-13T12:42:00Z"/>
        </w:rPr>
      </w:pPr>
      <w:r>
        <w:t>SVSServer shall use the primary and diversity LTE external antennas as a primary source for communication to SVSOffBoardClient.</w:t>
      </w:r>
      <w:ins w:id="699" w:author="Ekanthappa, Rudresh (R.)" w:date="2019-11-12T14:19:00Z">
        <w:r w:rsidR="004102EA">
          <w:t xml:space="preserve"> </w:t>
        </w:r>
      </w:ins>
      <w:r>
        <w:t xml:space="preserve">The SVS backup antenna is used as secondary source for communication to </w:t>
      </w:r>
      <w:r w:rsidRPr="001E6316">
        <w:t>SVSOffBoardClient</w:t>
      </w:r>
      <w:r>
        <w:t>, in the case that primary and diversity LTE antennas are disconnected/damaged.</w:t>
      </w:r>
    </w:p>
    <w:p w14:paraId="2AD5ED76" w14:textId="77777777" w:rsidR="00EA59B3" w:rsidRDefault="00EA59B3" w:rsidP="00F30367">
      <w:pPr>
        <w:rPr>
          <w:ins w:id="700" w:author="Ekanthappa, Rudresh (R.)" w:date="2019-11-13T12:42:00Z"/>
        </w:rPr>
      </w:pPr>
    </w:p>
    <w:p w14:paraId="6C0380CF" w14:textId="77777777" w:rsidR="00EA59B3" w:rsidDel="00074138" w:rsidRDefault="00485166" w:rsidP="00F30367">
      <w:pPr>
        <w:rPr>
          <w:del w:id="701" w:author="Ekanthappa, Rudresh (R.)" w:date="2019-11-19T15:36:00Z"/>
        </w:rPr>
      </w:pPr>
      <w:del w:id="702" w:author="Ekanthappa, Rudresh (R.)" w:date="2019-11-19T15:36:00Z">
        <w:r w:rsidDel="00074138">
          <w:rPr>
            <w:rStyle w:val="CommentReference"/>
          </w:rPr>
          <w:commentReference w:id="703"/>
        </w:r>
      </w:del>
    </w:p>
    <w:p w14:paraId="5D718733" w14:textId="77777777" w:rsidR="009B4C29" w:rsidRPr="009B4C29" w:rsidRDefault="009B4C29" w:rsidP="009B4C29">
      <w:pPr>
        <w:pStyle w:val="Heading4"/>
        <w:rPr>
          <w:b w:val="0"/>
          <w:u w:val="single"/>
        </w:rPr>
      </w:pPr>
      <w:r w:rsidRPr="009B4C29">
        <w:rPr>
          <w:b w:val="0"/>
          <w:u w:val="single"/>
        </w:rPr>
        <w:t>SVS-REQ-291081/D-SVSOffBoardClient FTCP Messages</w:t>
      </w:r>
    </w:p>
    <w:p w14:paraId="675C8F0F" w14:textId="77777777" w:rsidR="00F30367" w:rsidRPr="00ED2AFD" w:rsidRDefault="00B113DE" w:rsidP="00F30367">
      <w:r>
        <w:t>SVSServer shall have the capability of receiving theft mode message requests from SVSOffBoardClient whenever MQTT connection is available.</w:t>
      </w:r>
      <w:r w:rsidRPr="004F1B8B">
        <w:t xml:space="preserve"> SVSOnBoardClient shall forward FTCP message to SVSServer, and SVSServer shall have the capability of unpacking and processing the message.</w:t>
      </w:r>
    </w:p>
    <w:p w14:paraId="64E922FD" w14:textId="77777777" w:rsidR="009B4C29" w:rsidRPr="009B4C29" w:rsidRDefault="009B4C29" w:rsidP="009B4C29">
      <w:pPr>
        <w:pStyle w:val="Heading4"/>
        <w:rPr>
          <w:b w:val="0"/>
          <w:u w:val="single"/>
        </w:rPr>
      </w:pPr>
      <w:r w:rsidRPr="009B4C29">
        <w:rPr>
          <w:b w:val="0"/>
          <w:u w:val="single"/>
        </w:rPr>
        <w:t xml:space="preserve">SVS-REQ-304029/D-SVSOffBoardClient </w:t>
      </w:r>
      <w:del w:id="704" w:author="Ekanthappa, Rudresh (R.)" w:date="2019-11-12T10:44:00Z">
        <w:r w:rsidRPr="009B4C29" w:rsidDel="005C3407">
          <w:rPr>
            <w:b w:val="0"/>
            <w:u w:val="single"/>
          </w:rPr>
          <w:delText>Type4</w:delText>
        </w:r>
      </w:del>
      <w:ins w:id="705" w:author="Ekanthappa, Rudresh (R.)" w:date="2019-11-12T10:44:00Z">
        <w:r w:rsidR="005C3407">
          <w:rPr>
            <w:b w:val="0"/>
            <w:u w:val="single"/>
          </w:rPr>
          <w:t>Type3</w:t>
        </w:r>
      </w:ins>
      <w:r w:rsidRPr="009B4C29">
        <w:rPr>
          <w:b w:val="0"/>
          <w:u w:val="single"/>
        </w:rPr>
        <w:t xml:space="preserve"> SMS Messages</w:t>
      </w:r>
    </w:p>
    <w:p w14:paraId="5EF03D5E" w14:textId="77777777" w:rsidR="00F30367" w:rsidRPr="002B6DC3" w:rsidRDefault="00B113DE" w:rsidP="00F30367">
      <w:r>
        <w:t xml:space="preserve">If </w:t>
      </w:r>
      <w:r>
        <w:rPr>
          <w:rFonts w:cs="Arial"/>
        </w:rPr>
        <w:t>SVSOnBoardClient</w:t>
      </w:r>
      <w:r>
        <w:t xml:space="preserve"> is currently not connected to MQTT, SVSServer shall have the capability of receiving </w:t>
      </w:r>
      <w:del w:id="706" w:author="Ekanthappa, Rudresh (R.)" w:date="2019-11-12T10:44:00Z">
        <w:r w:rsidRPr="00D75025" w:rsidDel="005C3407">
          <w:delText>Type4</w:delText>
        </w:r>
      </w:del>
      <w:ins w:id="707" w:author="Ekanthappa, Rudresh (R.)" w:date="2019-11-12T10:44:00Z">
        <w:r w:rsidR="005C3407">
          <w:t>Type3</w:t>
        </w:r>
      </w:ins>
      <w:r w:rsidRPr="00D75025">
        <w:t xml:space="preserve"> </w:t>
      </w:r>
      <w:r>
        <w:t>SMS messages from SVSOffBoardClient.</w:t>
      </w:r>
    </w:p>
    <w:p w14:paraId="416F29D9" w14:textId="77777777" w:rsidR="00F30367" w:rsidRDefault="00B113DE" w:rsidP="009B4C29">
      <w:pPr>
        <w:pStyle w:val="Heading4"/>
      </w:pPr>
      <w:r>
        <w:t>FTCP Data Communication</w:t>
      </w:r>
    </w:p>
    <w:p w14:paraId="60A5367B" w14:textId="77777777" w:rsidR="009B4C29" w:rsidRPr="009B4C29" w:rsidRDefault="009B4C29" w:rsidP="009B4C29">
      <w:pPr>
        <w:pStyle w:val="Heading5"/>
        <w:rPr>
          <w:b w:val="0"/>
          <w:u w:val="single"/>
        </w:rPr>
      </w:pPr>
      <w:r w:rsidRPr="009B4C29">
        <w:rPr>
          <w:b w:val="0"/>
          <w:u w:val="single"/>
        </w:rPr>
        <w:t>SVS-REQ-291218/E-Ignition ON, Activate Theft Mode Command from SVSOffBoardClient to SVSServer</w:t>
      </w:r>
    </w:p>
    <w:p w14:paraId="3D2805EB" w14:textId="77777777" w:rsidR="00F30367" w:rsidRDefault="00B113DE" w:rsidP="00F30367">
      <w:r>
        <w:t xml:space="preserve">If the SVSOffBoardClient and </w:t>
      </w:r>
      <w:r>
        <w:rPr>
          <w:rFonts w:cs="Arial"/>
        </w:rPr>
        <w:t xml:space="preserve">SVSOnBoardClient </w:t>
      </w:r>
      <w:r>
        <w:t xml:space="preserve">are MQTTconnected, then the SVSOffBoardClient shall use FTCP to send activate theft mode command to SVSOnBoardClient. </w:t>
      </w:r>
      <w:r w:rsidRPr="00A60C22">
        <w:t xml:space="preserve">SVSOnBoardClient forwards the request to SVSServer to activate </w:t>
      </w:r>
      <w:r>
        <w:t>theft mode. Reporting frequency value shall be defined in the call center theft mode request.</w:t>
      </w:r>
      <w:r w:rsidRPr="005747DD">
        <w:t xml:space="preserve"> If reporting frequency is 0, the request shall be considered as on demand.</w:t>
      </w:r>
    </w:p>
    <w:p w14:paraId="4377DE2A" w14:textId="77777777" w:rsidR="009B4C29" w:rsidRPr="009B4C29" w:rsidRDefault="009B4C29" w:rsidP="009B4C29">
      <w:pPr>
        <w:pStyle w:val="Heading5"/>
        <w:rPr>
          <w:b w:val="0"/>
          <w:u w:val="single"/>
        </w:rPr>
      </w:pPr>
      <w:r w:rsidRPr="009B4C29">
        <w:rPr>
          <w:b w:val="0"/>
          <w:u w:val="single"/>
        </w:rPr>
        <w:t>SVS-REQ-291221/D-Ignition ON, Deactivate Theft Mode Command from SVSOffBoardClient to SVSServer</w:t>
      </w:r>
    </w:p>
    <w:p w14:paraId="6892CA45" w14:textId="77777777" w:rsidR="00F30367" w:rsidRDefault="00B113DE" w:rsidP="00F30367">
      <w:r>
        <w:t xml:space="preserve">If the SVSOffBoardClient and </w:t>
      </w:r>
      <w:r>
        <w:rPr>
          <w:rFonts w:cs="Arial"/>
        </w:rPr>
        <w:t xml:space="preserve">SVSOnBoardClient </w:t>
      </w:r>
      <w:r>
        <w:t>are MQTTconnected, then the SVSOffBoardClient shall use FTCP to send deactivate command to SVSOnBoardClient. SVSOnBoardClient forwards the request to SVSServer to deactivate theft mode.</w:t>
      </w:r>
    </w:p>
    <w:p w14:paraId="6266B12D" w14:textId="77777777" w:rsidR="009B4C29" w:rsidRPr="009B4C29" w:rsidRDefault="009B4C29" w:rsidP="009B4C29">
      <w:pPr>
        <w:pStyle w:val="Heading5"/>
        <w:rPr>
          <w:b w:val="0"/>
          <w:u w:val="single"/>
        </w:rPr>
      </w:pPr>
      <w:r w:rsidRPr="009B4C29">
        <w:rPr>
          <w:b w:val="0"/>
          <w:u w:val="single"/>
        </w:rPr>
        <w:t>SVS-REQ-306502/C-FTCP activate /deactivate Theft Mode command security</w:t>
      </w:r>
    </w:p>
    <w:p w14:paraId="18A7EBB5" w14:textId="77777777" w:rsidR="00F30367" w:rsidRPr="00767010" w:rsidRDefault="00B113DE" w:rsidP="00F30367">
      <w:pPr>
        <w:rPr>
          <w:b/>
        </w:rPr>
      </w:pPr>
      <w:r>
        <w:t>FTCP activate/deactivate theft mode command shall be SyncP signed, encrypted with ESN enabled.</w:t>
      </w:r>
    </w:p>
    <w:p w14:paraId="7D0A48DB" w14:textId="77777777" w:rsidR="00F30367" w:rsidRDefault="00B113DE" w:rsidP="009B4C29">
      <w:pPr>
        <w:pStyle w:val="Heading4"/>
      </w:pPr>
      <w:r>
        <w:t>FTCP/</w:t>
      </w:r>
      <w:del w:id="708" w:author="Ekanthappa, Rudresh (R.)" w:date="2019-11-12T10:44:00Z">
        <w:r w:rsidDel="005C3407">
          <w:delText>Type4</w:delText>
        </w:r>
      </w:del>
      <w:ins w:id="709" w:author="Ekanthappa, Rudresh (R.)" w:date="2019-11-12T10:44:00Z">
        <w:r w:rsidR="005C3407">
          <w:t>Type3</w:t>
        </w:r>
      </w:ins>
      <w:r>
        <w:t xml:space="preserve"> SMS Data Payload</w:t>
      </w:r>
    </w:p>
    <w:p w14:paraId="0E99EC0D" w14:textId="77777777" w:rsidR="009B4C29" w:rsidRPr="009B4C29" w:rsidRDefault="009B4C29" w:rsidP="009B4C29">
      <w:pPr>
        <w:pStyle w:val="Heading5"/>
        <w:rPr>
          <w:b w:val="0"/>
          <w:u w:val="single"/>
        </w:rPr>
      </w:pPr>
      <w:r w:rsidRPr="009B4C29">
        <w:rPr>
          <w:b w:val="0"/>
          <w:u w:val="single"/>
        </w:rPr>
        <w:t>SVS-REQ-297604/F-FTCP/</w:t>
      </w:r>
      <w:del w:id="710" w:author="Ekanthappa, Rudresh (R.)" w:date="2019-11-12T10:44:00Z">
        <w:r w:rsidRPr="009B4C29" w:rsidDel="005C3407">
          <w:rPr>
            <w:b w:val="0"/>
            <w:u w:val="single"/>
          </w:rPr>
          <w:delText>Type4</w:delText>
        </w:r>
      </w:del>
      <w:ins w:id="711" w:author="Ekanthappa, Rudresh (R.)" w:date="2019-11-12T10:44:00Z">
        <w:r w:rsidR="005C3407">
          <w:rPr>
            <w:b w:val="0"/>
            <w:u w:val="single"/>
          </w:rPr>
          <w:t>Type3</w:t>
        </w:r>
      </w:ins>
      <w:r w:rsidRPr="009B4C29">
        <w:rPr>
          <w:b w:val="0"/>
          <w:u w:val="single"/>
        </w:rPr>
        <w:t xml:space="preserve"> SMS Message Payload SVSOffBoardClient to Vehicle</w:t>
      </w:r>
    </w:p>
    <w:p w14:paraId="4201772E" w14:textId="77777777" w:rsidR="00F30367" w:rsidRDefault="00B113DE">
      <w:r w:rsidRPr="00203DAC">
        <w:t>FTCP message payload from SVSOffBoardClie</w:t>
      </w:r>
      <w:r>
        <w:t xml:space="preserve">nt to SVSOnBoardClient and </w:t>
      </w:r>
      <w:del w:id="712" w:author="Ekanthappa, Rudresh (R.)" w:date="2019-11-12T10:44:00Z">
        <w:r w:rsidDel="005C3407">
          <w:delText>Type</w:delText>
        </w:r>
        <w:r w:rsidRPr="00203DAC" w:rsidDel="005C3407">
          <w:delText>4</w:delText>
        </w:r>
      </w:del>
      <w:ins w:id="713" w:author="Ekanthappa, Rudresh (R.)" w:date="2019-11-12T10:44:00Z">
        <w:r w:rsidR="005C3407">
          <w:t>Type3</w:t>
        </w:r>
      </w:ins>
      <w:r w:rsidRPr="00203DAC">
        <w:t xml:space="preserve"> SMS message from SVSOffBoardClient to SVSServer</w:t>
      </w:r>
    </w:p>
    <w:p w14:paraId="4D45EBFD" w14:textId="77777777" w:rsidR="00F30367" w:rsidRDefault="00F30367"/>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1292"/>
        <w:gridCol w:w="1910"/>
        <w:gridCol w:w="1293"/>
        <w:gridCol w:w="3282"/>
      </w:tblGrid>
      <w:tr w:rsidR="00F30367" w14:paraId="0F05DACE" w14:textId="77777777" w:rsidTr="00F30367">
        <w:trPr>
          <w:trHeight w:val="620"/>
          <w:jc w:val="center"/>
        </w:trPr>
        <w:tc>
          <w:tcPr>
            <w:tcW w:w="15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7B1F4E" w14:textId="77777777" w:rsidR="00F30367" w:rsidRPr="00FB077F" w:rsidRDefault="00B113DE" w:rsidP="00F30367">
            <w:pPr>
              <w:rPr>
                <w:b/>
              </w:rPr>
            </w:pPr>
            <w:r w:rsidRPr="00FB077F">
              <w:rPr>
                <w:b/>
              </w:rPr>
              <w:t>Command Name</w:t>
            </w:r>
          </w:p>
        </w:tc>
        <w:tc>
          <w:tcPr>
            <w:tcW w:w="12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6CB75F" w14:textId="77777777" w:rsidR="00F30367" w:rsidRPr="00FB077F" w:rsidRDefault="00B113DE" w:rsidP="00F30367">
            <w:pPr>
              <w:rPr>
                <w:b/>
              </w:rPr>
            </w:pPr>
            <w:r w:rsidRPr="00FB077F">
              <w:rPr>
                <w:b/>
              </w:rPr>
              <w:t>Command Size</w:t>
            </w:r>
          </w:p>
        </w:tc>
        <w:tc>
          <w:tcPr>
            <w:tcW w:w="191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C38EA6" w14:textId="77777777" w:rsidR="00F30367" w:rsidRPr="00FB077F" w:rsidRDefault="00B113DE" w:rsidP="00F30367">
            <w:pPr>
              <w:rPr>
                <w:b/>
              </w:rPr>
            </w:pPr>
            <w:r w:rsidRPr="00FB077F">
              <w:rPr>
                <w:b/>
              </w:rPr>
              <w:t>Parameters</w:t>
            </w:r>
          </w:p>
        </w:tc>
        <w:tc>
          <w:tcPr>
            <w:tcW w:w="12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448005" w14:textId="77777777" w:rsidR="00F30367" w:rsidRPr="00FB077F" w:rsidRDefault="00B113DE" w:rsidP="00F30367">
            <w:pPr>
              <w:rPr>
                <w:b/>
              </w:rPr>
            </w:pPr>
            <w:r w:rsidRPr="00FB077F">
              <w:rPr>
                <w:b/>
              </w:rPr>
              <w:t>Parameter Size</w:t>
            </w:r>
          </w:p>
        </w:tc>
        <w:tc>
          <w:tcPr>
            <w:tcW w:w="3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F03AA1" w14:textId="77777777" w:rsidR="00F30367" w:rsidRPr="00FB077F" w:rsidRDefault="00B113DE" w:rsidP="00F30367">
            <w:pPr>
              <w:rPr>
                <w:b/>
              </w:rPr>
            </w:pPr>
            <w:r w:rsidRPr="00FB077F">
              <w:rPr>
                <w:b/>
              </w:rPr>
              <w:t>Description</w:t>
            </w:r>
          </w:p>
        </w:tc>
      </w:tr>
      <w:tr w:rsidR="00F30367" w14:paraId="0F346D0A" w14:textId="77777777" w:rsidTr="00F30367">
        <w:trPr>
          <w:trHeight w:val="1012"/>
          <w:jc w:val="center"/>
        </w:trPr>
        <w:tc>
          <w:tcPr>
            <w:tcW w:w="1578" w:type="dxa"/>
            <w:tcBorders>
              <w:top w:val="single" w:sz="4" w:space="0" w:color="auto"/>
              <w:left w:val="single" w:sz="4" w:space="0" w:color="auto"/>
              <w:bottom w:val="single" w:sz="4" w:space="0" w:color="auto"/>
              <w:right w:val="single" w:sz="4" w:space="0" w:color="auto"/>
            </w:tcBorders>
            <w:hideMark/>
          </w:tcPr>
          <w:p w14:paraId="6EA7B9AB" w14:textId="77777777" w:rsidR="00F30367" w:rsidRDefault="00B113DE" w:rsidP="00F30367">
            <w:r>
              <w:t>Activate Theft Mode</w:t>
            </w:r>
          </w:p>
        </w:tc>
        <w:tc>
          <w:tcPr>
            <w:tcW w:w="1292" w:type="dxa"/>
            <w:tcBorders>
              <w:top w:val="single" w:sz="4" w:space="0" w:color="auto"/>
              <w:left w:val="single" w:sz="4" w:space="0" w:color="auto"/>
              <w:bottom w:val="single" w:sz="4" w:space="0" w:color="auto"/>
              <w:right w:val="single" w:sz="4" w:space="0" w:color="auto"/>
            </w:tcBorders>
            <w:hideMark/>
          </w:tcPr>
          <w:p w14:paraId="338AD51A" w14:textId="77777777" w:rsidR="00F30367" w:rsidRDefault="00B113DE" w:rsidP="00F30367">
            <w:r>
              <w:t>1 byte</w:t>
            </w:r>
          </w:p>
        </w:tc>
        <w:tc>
          <w:tcPr>
            <w:tcW w:w="1910" w:type="dxa"/>
            <w:tcBorders>
              <w:top w:val="single" w:sz="4" w:space="0" w:color="auto"/>
              <w:left w:val="single" w:sz="4" w:space="0" w:color="auto"/>
              <w:bottom w:val="single" w:sz="4" w:space="0" w:color="auto"/>
              <w:right w:val="single" w:sz="4" w:space="0" w:color="auto"/>
            </w:tcBorders>
            <w:hideMark/>
          </w:tcPr>
          <w:p w14:paraId="701E0336" w14:textId="77777777" w:rsidR="00F30367" w:rsidRDefault="00B113DE" w:rsidP="00F30367">
            <w:r>
              <w:t>Message ID</w:t>
            </w:r>
          </w:p>
          <w:p w14:paraId="4A6E145F" w14:textId="77777777" w:rsidR="00F30367" w:rsidRDefault="00B113DE" w:rsidP="00F30367">
            <w:r>
              <w:t>Reporting Frequency (seconds)</w:t>
            </w:r>
            <w:ins w:id="714" w:author="Ekanthappa, Rudresh (R.)" w:date="2019-11-19T19:59:00Z">
              <w:r w:rsidR="000446DE">
                <w:t xml:space="preserve"> </w:t>
              </w:r>
            </w:ins>
          </w:p>
        </w:tc>
        <w:tc>
          <w:tcPr>
            <w:tcW w:w="1293" w:type="dxa"/>
            <w:tcBorders>
              <w:top w:val="single" w:sz="4" w:space="0" w:color="auto"/>
              <w:left w:val="single" w:sz="4" w:space="0" w:color="auto"/>
              <w:bottom w:val="single" w:sz="4" w:space="0" w:color="auto"/>
              <w:right w:val="single" w:sz="4" w:space="0" w:color="auto"/>
            </w:tcBorders>
            <w:hideMark/>
          </w:tcPr>
          <w:p w14:paraId="7C104DC2" w14:textId="77777777" w:rsidR="00627BA2" w:rsidRDefault="00B113DE" w:rsidP="00627BA2">
            <w:r>
              <w:t>3 bytes</w:t>
            </w:r>
          </w:p>
        </w:tc>
        <w:tc>
          <w:tcPr>
            <w:tcW w:w="3282" w:type="dxa"/>
            <w:tcBorders>
              <w:top w:val="single" w:sz="4" w:space="0" w:color="auto"/>
              <w:left w:val="single" w:sz="4" w:space="0" w:color="auto"/>
              <w:right w:val="single" w:sz="4" w:space="0" w:color="auto"/>
            </w:tcBorders>
            <w:hideMark/>
          </w:tcPr>
          <w:p w14:paraId="18841619" w14:textId="77777777" w:rsidR="00F30367" w:rsidRDefault="00B113DE" w:rsidP="00F30367">
            <w:r>
              <w:t>Activate theft mode with specified reporting frequency.</w:t>
            </w:r>
          </w:p>
          <w:p w14:paraId="1E50720F" w14:textId="77777777" w:rsidR="00F30367" w:rsidRDefault="00B113DE" w:rsidP="00F30367">
            <w:r>
              <w:t>If Reporting Frequency = 0 (On-demand request only).</w:t>
            </w:r>
          </w:p>
        </w:tc>
      </w:tr>
      <w:tr w:rsidR="00F30367" w14:paraId="36B831C8" w14:textId="77777777" w:rsidTr="00F30367">
        <w:trPr>
          <w:jc w:val="center"/>
        </w:trPr>
        <w:tc>
          <w:tcPr>
            <w:tcW w:w="1578" w:type="dxa"/>
            <w:tcBorders>
              <w:top w:val="single" w:sz="4" w:space="0" w:color="auto"/>
              <w:left w:val="single" w:sz="4" w:space="0" w:color="auto"/>
              <w:bottom w:val="single" w:sz="4" w:space="0" w:color="auto"/>
              <w:right w:val="single" w:sz="4" w:space="0" w:color="auto"/>
            </w:tcBorders>
            <w:hideMark/>
          </w:tcPr>
          <w:p w14:paraId="6947C5F6" w14:textId="77777777" w:rsidR="00F30367" w:rsidRDefault="00B113DE" w:rsidP="00F30367">
            <w:r>
              <w:t>Deactivate Theft Mode</w:t>
            </w:r>
          </w:p>
        </w:tc>
        <w:tc>
          <w:tcPr>
            <w:tcW w:w="1292" w:type="dxa"/>
            <w:tcBorders>
              <w:top w:val="single" w:sz="4" w:space="0" w:color="auto"/>
              <w:left w:val="single" w:sz="4" w:space="0" w:color="auto"/>
              <w:bottom w:val="single" w:sz="4" w:space="0" w:color="auto"/>
              <w:right w:val="single" w:sz="4" w:space="0" w:color="auto"/>
            </w:tcBorders>
            <w:hideMark/>
          </w:tcPr>
          <w:p w14:paraId="01826A74" w14:textId="77777777" w:rsidR="00F30367" w:rsidRDefault="00B113DE" w:rsidP="00F30367">
            <w:r>
              <w:t>1 byte</w:t>
            </w:r>
          </w:p>
        </w:tc>
        <w:tc>
          <w:tcPr>
            <w:tcW w:w="1910" w:type="dxa"/>
            <w:tcBorders>
              <w:top w:val="single" w:sz="4" w:space="0" w:color="auto"/>
              <w:left w:val="single" w:sz="4" w:space="0" w:color="auto"/>
              <w:bottom w:val="single" w:sz="4" w:space="0" w:color="auto"/>
              <w:right w:val="single" w:sz="4" w:space="0" w:color="auto"/>
            </w:tcBorders>
            <w:hideMark/>
          </w:tcPr>
          <w:p w14:paraId="033A8FD4" w14:textId="77777777" w:rsidR="00F30367" w:rsidRDefault="00B113DE" w:rsidP="00F30367">
            <w:r>
              <w:t>Message ID</w:t>
            </w:r>
          </w:p>
        </w:tc>
        <w:tc>
          <w:tcPr>
            <w:tcW w:w="1293" w:type="dxa"/>
            <w:tcBorders>
              <w:top w:val="single" w:sz="4" w:space="0" w:color="auto"/>
              <w:left w:val="single" w:sz="4" w:space="0" w:color="auto"/>
              <w:bottom w:val="single" w:sz="4" w:space="0" w:color="auto"/>
              <w:right w:val="single" w:sz="4" w:space="0" w:color="auto"/>
            </w:tcBorders>
            <w:hideMark/>
          </w:tcPr>
          <w:p w14:paraId="78AC6785" w14:textId="77777777" w:rsidR="00F30367" w:rsidRDefault="00B113DE" w:rsidP="00F30367">
            <w:r>
              <w:t>None</w:t>
            </w:r>
          </w:p>
        </w:tc>
        <w:tc>
          <w:tcPr>
            <w:tcW w:w="3282" w:type="dxa"/>
            <w:tcBorders>
              <w:top w:val="single" w:sz="4" w:space="0" w:color="auto"/>
              <w:left w:val="single" w:sz="4" w:space="0" w:color="auto"/>
              <w:bottom w:val="single" w:sz="4" w:space="0" w:color="auto"/>
              <w:right w:val="single" w:sz="4" w:space="0" w:color="auto"/>
            </w:tcBorders>
            <w:hideMark/>
          </w:tcPr>
          <w:p w14:paraId="090C44CD" w14:textId="77777777" w:rsidR="00F30367" w:rsidRDefault="00B113DE" w:rsidP="00F30367">
            <w:r>
              <w:t>Disable theft mode, stop theft mode data collection, change vehicle state to normal</w:t>
            </w:r>
          </w:p>
        </w:tc>
      </w:tr>
    </w:tbl>
    <w:p w14:paraId="535AA02B" w14:textId="77777777" w:rsidR="00F30367" w:rsidRDefault="00F30367" w:rsidP="00F30367"/>
    <w:p w14:paraId="56BF7BA5" w14:textId="77777777" w:rsidR="00F30367" w:rsidRDefault="00B113DE" w:rsidP="009B4C29">
      <w:pPr>
        <w:pStyle w:val="Heading4"/>
      </w:pPr>
      <w:r>
        <w:t>GRPC Data Communication</w:t>
      </w:r>
    </w:p>
    <w:p w14:paraId="0AF7439C" w14:textId="77777777" w:rsidR="009B4C29" w:rsidRPr="009B4C29" w:rsidRDefault="009B4C29" w:rsidP="009B4C29">
      <w:pPr>
        <w:pStyle w:val="Heading5"/>
        <w:rPr>
          <w:b w:val="0"/>
          <w:u w:val="single"/>
        </w:rPr>
      </w:pPr>
      <w:r w:rsidRPr="009B4C29">
        <w:rPr>
          <w:b w:val="0"/>
          <w:u w:val="single"/>
        </w:rPr>
        <w:t>SVS-REQ-291222/D-GRPC Source and Usage</w:t>
      </w:r>
    </w:p>
    <w:p w14:paraId="4AE962E8" w14:textId="77777777" w:rsidR="00F30367" w:rsidRDefault="00B113DE" w:rsidP="00F30367">
      <w:r>
        <w:t>SVSServer is the source for GRPC message.</w:t>
      </w:r>
      <w:r w:rsidRPr="0097671D">
        <w:t xml:space="preserve"> </w:t>
      </w:r>
    </w:p>
    <w:p w14:paraId="768430B3" w14:textId="77777777" w:rsidR="00F30367" w:rsidRPr="001D33FF" w:rsidRDefault="00B113DE" w:rsidP="00F30367">
      <w:r>
        <w:t>GRPC Client resides in SVSServer with GRPC libraries and related TLS transport library.</w:t>
      </w:r>
      <w:r>
        <w:br/>
        <w:t>SVSOnBoardClient is not involved when SVSServer sending GRPC message to SVSOffBoardClient.</w:t>
      </w:r>
    </w:p>
    <w:p w14:paraId="484D3BBD" w14:textId="77777777" w:rsidR="009B4C29" w:rsidRPr="009B4C29" w:rsidRDefault="009B4C29" w:rsidP="009B4C29">
      <w:pPr>
        <w:pStyle w:val="Heading5"/>
        <w:rPr>
          <w:b w:val="0"/>
          <w:u w:val="single"/>
        </w:rPr>
      </w:pPr>
      <w:r w:rsidRPr="009B4C29">
        <w:rPr>
          <w:b w:val="0"/>
          <w:u w:val="single"/>
        </w:rPr>
        <w:t>SVS-REQ-330513/A-FTCP Theft Mode Acknowledgement Response from SVSServer to SVSOffBoardClient</w:t>
      </w:r>
    </w:p>
    <w:p w14:paraId="55F98D1D" w14:textId="77777777" w:rsidR="00F30367" w:rsidRDefault="00B113DE" w:rsidP="00F30367">
      <w:r>
        <w:t>SVSServer shall send FTCP Theft Mode Acknowledgement Response to SVSOffBoardClient when FTCP Theft Mode Activate/De-activate received by SVSServer</w:t>
      </w:r>
    </w:p>
    <w:p w14:paraId="61A76800" w14:textId="77777777" w:rsidR="009B4C29" w:rsidRPr="009B4C29" w:rsidRDefault="009B4C29" w:rsidP="009B4C29">
      <w:pPr>
        <w:pStyle w:val="Heading5"/>
        <w:rPr>
          <w:b w:val="0"/>
          <w:u w:val="single"/>
        </w:rPr>
      </w:pPr>
      <w:r w:rsidRPr="009B4C29">
        <w:rPr>
          <w:b w:val="0"/>
          <w:u w:val="single"/>
        </w:rPr>
        <w:t>SVS-REQ-291225/F-Theft Mode Response from SVSServer to SVSOffBoardClient</w:t>
      </w:r>
    </w:p>
    <w:p w14:paraId="6E4DB95D" w14:textId="77777777" w:rsidR="00F30367" w:rsidRDefault="00B113DE" w:rsidP="00F30367">
      <w:r>
        <w:t>SVSServer shall send theft mode response data through GRPC message as soon as the first fix location data is obtained and at specified reporting frequency interval as defined in the activate theft mode request message.</w:t>
      </w:r>
    </w:p>
    <w:p w14:paraId="36CD1E2B" w14:textId="77777777" w:rsidR="009B4C29" w:rsidRPr="009B4C29" w:rsidRDefault="009B4C29" w:rsidP="009B4C29">
      <w:pPr>
        <w:pStyle w:val="Heading5"/>
        <w:rPr>
          <w:b w:val="0"/>
          <w:u w:val="single"/>
        </w:rPr>
      </w:pPr>
      <w:r w:rsidRPr="009B4C29">
        <w:rPr>
          <w:b w:val="0"/>
          <w:u w:val="single"/>
        </w:rPr>
        <w:t>SVS-REQ-306495/D-SVSServer supported on-demand (reporting frequency 0) response</w:t>
      </w:r>
    </w:p>
    <w:p w14:paraId="760B3B59" w14:textId="77777777" w:rsidR="00F30367" w:rsidRPr="00585EB8" w:rsidRDefault="00B113DE" w:rsidP="00F30367">
      <w:r>
        <w:t xml:space="preserve">When SVSServer receives on-demand theft mode request, SVSServer shall send theft mode response </w:t>
      </w:r>
      <w:r w:rsidRPr="00D57C72">
        <w:t>as soon</w:t>
      </w:r>
      <w:r>
        <w:t xml:space="preserve"> as the first fix location data</w:t>
      </w:r>
      <w:r w:rsidRPr="00D57C72">
        <w:t xml:space="preserve"> is obtained</w:t>
      </w:r>
      <w:r>
        <w:t>,</w:t>
      </w:r>
      <w:r w:rsidRPr="00D57C72">
        <w:t xml:space="preserve"> </w:t>
      </w:r>
      <w:r>
        <w:t>and shall continue to report theft mode response at specified reporting frequency for previous theft mode request if existed.</w:t>
      </w:r>
    </w:p>
    <w:p w14:paraId="27F0BC78" w14:textId="77777777" w:rsidR="009B4C29" w:rsidRPr="009B4C29" w:rsidRDefault="009B4C29" w:rsidP="009B4C29">
      <w:pPr>
        <w:pStyle w:val="Heading5"/>
        <w:rPr>
          <w:b w:val="0"/>
          <w:u w:val="single"/>
        </w:rPr>
      </w:pPr>
      <w:r w:rsidRPr="009B4C29">
        <w:rPr>
          <w:b w:val="0"/>
          <w:u w:val="single"/>
        </w:rPr>
        <w:t>SVS-REQ-306496/C-SVSServer processing theft mode request with reporting frequency change</w:t>
      </w:r>
    </w:p>
    <w:p w14:paraId="597B1A3D" w14:textId="77777777" w:rsidR="00F30367" w:rsidRPr="00F15E5E" w:rsidRDefault="00B113DE" w:rsidP="00F30367">
      <w:r>
        <w:t xml:space="preserve">When SVSServer receives activate </w:t>
      </w:r>
      <w:r w:rsidRPr="00F76F19">
        <w:t>theft mode</w:t>
      </w:r>
      <w:r>
        <w:t xml:space="preserve"> command with a reporting frequency change, SVSServer shall stop the previous interval and start reporting location with new frequency interval. First report shall be sent as soon as the change interval request is received.</w:t>
      </w:r>
    </w:p>
    <w:p w14:paraId="62AA7D69" w14:textId="77777777" w:rsidR="009B4C29" w:rsidRPr="009B4C29" w:rsidRDefault="009B4C29" w:rsidP="009B4C29">
      <w:pPr>
        <w:pStyle w:val="Heading5"/>
        <w:rPr>
          <w:b w:val="0"/>
          <w:u w:val="single"/>
        </w:rPr>
      </w:pPr>
      <w:r w:rsidRPr="009B4C29">
        <w:rPr>
          <w:b w:val="0"/>
          <w:u w:val="single"/>
        </w:rPr>
        <w:t>SVS-REQ-352683/A-SVSServer not reporting unchanged locations during active theft mode</w:t>
      </w:r>
    </w:p>
    <w:p w14:paraId="419A0A86" w14:textId="77777777" w:rsidR="00F30367" w:rsidRDefault="00B113DE" w:rsidP="00F30367">
      <w:pPr>
        <w:rPr>
          <w:ins w:id="715" w:author="Ekanthappa, Rudresh (R.)" w:date="2019-11-13T12:44:00Z"/>
        </w:rPr>
      </w:pPr>
      <w:r>
        <w:t xml:space="preserve">If ignition is off or </w:t>
      </w:r>
      <w:ins w:id="716" w:author="Ekanthappa, Rudresh (R.)" w:date="2019-11-22T14:51:00Z">
        <w:r w:rsidR="00A53FC5">
          <w:t xml:space="preserve">SVSServer is operating on the BUB, </w:t>
        </w:r>
      </w:ins>
      <w:commentRangeStart w:id="717"/>
      <w:del w:id="718" w:author="Ekanthappa, Rudresh (R.)" w:date="2019-11-22T14:51:00Z">
        <w:r w:rsidDel="00A53FC5">
          <w:delText>on BUB</w:delText>
        </w:r>
      </w:del>
      <w:del w:id="719" w:author="Ekanthappa, Rudresh (R.)" w:date="2019-11-13T12:45:00Z">
        <w:r w:rsidDel="00284B32">
          <w:delText xml:space="preserve"> </w:delText>
        </w:r>
      </w:del>
      <w:commentRangeEnd w:id="717"/>
      <w:r w:rsidR="00322EA4">
        <w:rPr>
          <w:rStyle w:val="CommentReference"/>
        </w:rPr>
        <w:commentReference w:id="717"/>
      </w:r>
      <w:r>
        <w:t>then if location has not changed the SVSServer shall not send the message to the SVSOffBoardClient.  If the SVSOffBoardClient needs to check-in with the SVServer it shall send an Activate Theft Mode command and the SVSServer will respond back with the Theft Mode Response message.</w:t>
      </w:r>
    </w:p>
    <w:p w14:paraId="4D92874D" w14:textId="77777777" w:rsidR="00284B32" w:rsidDel="00A53FC5" w:rsidRDefault="00322EA4" w:rsidP="00F30367">
      <w:pPr>
        <w:rPr>
          <w:del w:id="720" w:author="Ekanthappa, Rudresh (R.)" w:date="2019-11-22T14:52:00Z"/>
        </w:rPr>
      </w:pPr>
      <w:del w:id="721" w:author="Ekanthappa, Rudresh (R.)" w:date="2019-11-22T14:52:00Z">
        <w:r w:rsidDel="00A53FC5">
          <w:rPr>
            <w:rStyle w:val="CommentReference"/>
          </w:rPr>
          <w:commentReference w:id="722"/>
        </w:r>
      </w:del>
    </w:p>
    <w:p w14:paraId="095D7FE6" w14:textId="77777777" w:rsidR="009B4C29" w:rsidRPr="009B4C29" w:rsidRDefault="009B4C29" w:rsidP="009B4C29">
      <w:pPr>
        <w:pStyle w:val="Heading5"/>
        <w:rPr>
          <w:b w:val="0"/>
          <w:u w:val="single"/>
        </w:rPr>
      </w:pPr>
      <w:r w:rsidRPr="009B4C29">
        <w:rPr>
          <w:b w:val="0"/>
          <w:u w:val="single"/>
        </w:rPr>
        <w:t>SVS-REQ-306497/B-SVSServer processing failed theft mode response data</w:t>
      </w:r>
    </w:p>
    <w:p w14:paraId="630055BF" w14:textId="77777777" w:rsidR="00F30367" w:rsidRPr="00D14129" w:rsidRDefault="00B113DE" w:rsidP="00F30367">
      <w:r w:rsidRPr="00D14129">
        <w:t xml:space="preserve">SVS application on SVSServer shall store the failed response data, when </w:t>
      </w:r>
      <w:r>
        <w:t>GRPC</w:t>
      </w:r>
      <w:r w:rsidRPr="00D14129">
        <w:t xml:space="preserve"> connection re-established SVSServer shall send all the stored </w:t>
      </w:r>
      <w:r w:rsidRPr="00E03E26">
        <w:t>theft mode</w:t>
      </w:r>
      <w:r>
        <w:t xml:space="preserve"> </w:t>
      </w:r>
      <w:r w:rsidRPr="00D14129">
        <w:t xml:space="preserve">response data to SVSOffBoardClient via </w:t>
      </w:r>
      <w:r>
        <w:t>GRPC</w:t>
      </w:r>
      <w:r w:rsidRPr="00D14129">
        <w:t>.</w:t>
      </w:r>
    </w:p>
    <w:p w14:paraId="1EE66D43" w14:textId="77777777" w:rsidR="009B4C29" w:rsidRPr="009B4C29" w:rsidRDefault="009B4C29" w:rsidP="009B4C29">
      <w:pPr>
        <w:pStyle w:val="Heading5"/>
        <w:rPr>
          <w:b w:val="0"/>
          <w:u w:val="single"/>
        </w:rPr>
      </w:pPr>
      <w:r w:rsidRPr="009B4C29">
        <w:rPr>
          <w:b w:val="0"/>
          <w:u w:val="single"/>
        </w:rPr>
        <w:t>SVS-REQ-306574/C-GRPC theft mode response message security</w:t>
      </w:r>
    </w:p>
    <w:p w14:paraId="08FA53E6" w14:textId="77777777" w:rsidR="00F30367" w:rsidRDefault="00B113DE" w:rsidP="00F30367">
      <w:r>
        <w:t xml:space="preserve">GRPC </w:t>
      </w:r>
      <w:r w:rsidRPr="00F43D64">
        <w:t>theft mode</w:t>
      </w:r>
      <w:r>
        <w:t xml:space="preserve"> response message shall be SyncP signed, encrypted with ESN enabled.</w:t>
      </w:r>
    </w:p>
    <w:p w14:paraId="067146A5" w14:textId="77777777" w:rsidR="009B4C29" w:rsidRPr="009B4C29" w:rsidRDefault="009B4C29" w:rsidP="009B4C29">
      <w:pPr>
        <w:pStyle w:val="Heading5"/>
        <w:rPr>
          <w:b w:val="0"/>
          <w:u w:val="single"/>
        </w:rPr>
      </w:pPr>
      <w:r w:rsidRPr="009B4C29">
        <w:rPr>
          <w:b w:val="0"/>
          <w:u w:val="single"/>
        </w:rPr>
        <w:t>SVS-REQ-297606/H-FTCP/GRPC Message Payload Vehicle to SVSOffBoardClient</w:t>
      </w:r>
    </w:p>
    <w:p w14:paraId="42AFE23C" w14:textId="77777777" w:rsidR="00F30367" w:rsidRPr="00AE06BC" w:rsidRDefault="00F30367" w:rsidP="00F30367"/>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14"/>
        <w:gridCol w:w="779"/>
        <w:gridCol w:w="2609"/>
        <w:gridCol w:w="3383"/>
      </w:tblGrid>
      <w:tr w:rsidR="00F30367" w14:paraId="143DB3C1" w14:textId="77777777" w:rsidTr="00F30367">
        <w:trPr>
          <w:jc w:val="center"/>
        </w:trPr>
        <w:tc>
          <w:tcPr>
            <w:tcW w:w="12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86FDC6" w14:textId="77777777" w:rsidR="00F30367" w:rsidRPr="00035651" w:rsidRDefault="00B113DE" w:rsidP="00F30367">
            <w:pPr>
              <w:rPr>
                <w:b/>
              </w:rPr>
            </w:pPr>
            <w:r w:rsidRPr="00035651">
              <w:rPr>
                <w:b/>
              </w:rPr>
              <w:t xml:space="preserve">Command </w:t>
            </w:r>
            <w:r>
              <w:rPr>
                <w:b/>
              </w:rPr>
              <w:t>Type</w:t>
            </w:r>
          </w:p>
        </w:tc>
        <w:tc>
          <w:tcPr>
            <w:tcW w:w="201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C276F1" w14:textId="77777777" w:rsidR="00F30367" w:rsidRPr="00035651" w:rsidRDefault="00B113DE" w:rsidP="00F30367">
            <w:pPr>
              <w:rPr>
                <w:b/>
              </w:rPr>
            </w:pPr>
            <w:r>
              <w:rPr>
                <w:b/>
              </w:rPr>
              <w:t>Command Name</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599F25" w14:textId="77777777" w:rsidR="00F30367" w:rsidRPr="00035651" w:rsidRDefault="00B113DE" w:rsidP="00F30367">
            <w:pPr>
              <w:rPr>
                <w:b/>
              </w:rPr>
            </w:pPr>
            <w:r w:rsidRPr="00035651">
              <w:rPr>
                <w:b/>
              </w:rPr>
              <w:t>Size</w:t>
            </w:r>
          </w:p>
        </w:tc>
        <w:tc>
          <w:tcPr>
            <w:tcW w:w="26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3B0CA1" w14:textId="77777777" w:rsidR="00F30367" w:rsidRPr="00035651" w:rsidRDefault="00B113DE" w:rsidP="00F30367">
            <w:pPr>
              <w:rPr>
                <w:b/>
              </w:rPr>
            </w:pPr>
            <w:r w:rsidRPr="00035651">
              <w:rPr>
                <w:b/>
              </w:rPr>
              <w:t>Parameters</w:t>
            </w:r>
          </w:p>
        </w:tc>
        <w:tc>
          <w:tcPr>
            <w:tcW w:w="338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60738D" w14:textId="77777777" w:rsidR="00F30367" w:rsidRPr="00035651" w:rsidRDefault="00B113DE" w:rsidP="00F30367">
            <w:pPr>
              <w:rPr>
                <w:b/>
              </w:rPr>
            </w:pPr>
            <w:r w:rsidRPr="00035651">
              <w:rPr>
                <w:b/>
              </w:rPr>
              <w:t>Description</w:t>
            </w:r>
          </w:p>
        </w:tc>
      </w:tr>
      <w:tr w:rsidR="00F30367" w14:paraId="2B818403" w14:textId="77777777" w:rsidTr="00F30367">
        <w:trPr>
          <w:jc w:val="center"/>
        </w:trPr>
        <w:tc>
          <w:tcPr>
            <w:tcW w:w="1292" w:type="dxa"/>
            <w:tcBorders>
              <w:top w:val="single" w:sz="4" w:space="0" w:color="auto"/>
              <w:left w:val="single" w:sz="4" w:space="0" w:color="auto"/>
              <w:bottom w:val="single" w:sz="4" w:space="0" w:color="auto"/>
              <w:right w:val="single" w:sz="4" w:space="0" w:color="auto"/>
            </w:tcBorders>
            <w:shd w:val="clear" w:color="auto" w:fill="auto"/>
          </w:tcPr>
          <w:p w14:paraId="1E25AA30" w14:textId="77777777" w:rsidR="00F30367" w:rsidRDefault="00B113DE" w:rsidP="00F30367">
            <w:pPr>
              <w:spacing w:line="256" w:lineRule="auto"/>
            </w:pPr>
            <w:r>
              <w:t xml:space="preserve">FTCP </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25FEBA52" w14:textId="77777777" w:rsidR="00F30367" w:rsidRDefault="00B113DE" w:rsidP="00F30367">
            <w:pPr>
              <w:spacing w:line="256" w:lineRule="auto"/>
            </w:pPr>
            <w:r>
              <w:t>Theft Mode Acknowledgement Response</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383EAF2F" w14:textId="77777777" w:rsidR="00F30367" w:rsidRDefault="00F30367" w:rsidP="00F30367">
            <w:pPr>
              <w:spacing w:line="256" w:lineRule="auto"/>
            </w:pPr>
          </w:p>
        </w:tc>
        <w:tc>
          <w:tcPr>
            <w:tcW w:w="2609" w:type="dxa"/>
            <w:tcBorders>
              <w:top w:val="single" w:sz="4" w:space="0" w:color="auto"/>
              <w:left w:val="single" w:sz="4" w:space="0" w:color="auto"/>
              <w:bottom w:val="single" w:sz="4" w:space="0" w:color="auto"/>
              <w:right w:val="single" w:sz="4" w:space="0" w:color="auto"/>
            </w:tcBorders>
            <w:shd w:val="clear" w:color="auto" w:fill="auto"/>
          </w:tcPr>
          <w:p w14:paraId="57D37E48" w14:textId="77777777" w:rsidR="00F30367" w:rsidRDefault="00B113DE" w:rsidP="00F30367">
            <w:pPr>
              <w:spacing w:line="252" w:lineRule="auto"/>
              <w:rPr>
                <w:rFonts w:ascii="Calibri" w:eastAsiaTheme="minorHAnsi" w:hAnsi="Calibri"/>
                <w:szCs w:val="22"/>
              </w:rPr>
            </w:pPr>
            <w:r>
              <w:t>Message ID</w:t>
            </w:r>
          </w:p>
          <w:p w14:paraId="67A072AF" w14:textId="77777777" w:rsidR="00F30367" w:rsidRDefault="00B113DE" w:rsidP="00F30367">
            <w:pPr>
              <w:spacing w:line="256" w:lineRule="auto"/>
            </w:pPr>
            <w:r>
              <w:t>Status (Success or Fail),</w:t>
            </w:r>
          </w:p>
          <w:p w14:paraId="115C9E4F" w14:textId="77777777" w:rsidR="00F30367" w:rsidRDefault="00B113DE" w:rsidP="00F30367">
            <w:pPr>
              <w:spacing w:line="256" w:lineRule="auto"/>
            </w:pPr>
            <w:r>
              <w:t>Failure Reason</w:t>
            </w:r>
          </w:p>
        </w:tc>
        <w:tc>
          <w:tcPr>
            <w:tcW w:w="3383" w:type="dxa"/>
            <w:tcBorders>
              <w:top w:val="single" w:sz="4" w:space="0" w:color="auto"/>
              <w:left w:val="single" w:sz="4" w:space="0" w:color="auto"/>
              <w:bottom w:val="single" w:sz="4" w:space="0" w:color="auto"/>
              <w:right w:val="single" w:sz="4" w:space="0" w:color="auto"/>
            </w:tcBorders>
            <w:shd w:val="clear" w:color="auto" w:fill="auto"/>
          </w:tcPr>
          <w:p w14:paraId="29320468" w14:textId="77777777" w:rsidR="00F30367" w:rsidRDefault="00B113DE" w:rsidP="00F30367">
            <w:pPr>
              <w:spacing w:line="256" w:lineRule="auto"/>
            </w:pPr>
            <w:r>
              <w:t xml:space="preserve">Acknowledgement to FTCP Activate/De-activate Theft Mode command request. Failure reason may be GRPC connection establishment failure. </w:t>
            </w:r>
          </w:p>
          <w:p w14:paraId="7EDFDD19" w14:textId="77777777" w:rsidR="00F30367" w:rsidRDefault="00B113DE" w:rsidP="00F30367">
            <w:pPr>
              <w:spacing w:line="256" w:lineRule="auto"/>
            </w:pPr>
            <w:r>
              <w:t xml:space="preserve">Subscription state is unsubscribed </w:t>
            </w:r>
          </w:p>
          <w:p w14:paraId="6D3207AF" w14:textId="77777777" w:rsidR="00F30367" w:rsidRDefault="00B113DE" w:rsidP="00F30367">
            <w:pPr>
              <w:spacing w:line="256" w:lineRule="auto"/>
            </w:pPr>
            <w:r>
              <w:t>SVS capability set to disabled.</w:t>
            </w:r>
          </w:p>
          <w:p w14:paraId="335DAB4D" w14:textId="77777777" w:rsidR="00F30367" w:rsidRDefault="00B113DE" w:rsidP="00F30367">
            <w:pPr>
              <w:spacing w:line="256" w:lineRule="auto"/>
            </w:pPr>
            <w:r>
              <w:t>Factory mode and Transport mode.</w:t>
            </w:r>
          </w:p>
        </w:tc>
      </w:tr>
      <w:tr w:rsidR="00F30367" w14:paraId="1D88C771" w14:textId="77777777" w:rsidTr="00F30367">
        <w:trPr>
          <w:trHeight w:val="827"/>
          <w:jc w:val="center"/>
        </w:trPr>
        <w:tc>
          <w:tcPr>
            <w:tcW w:w="1292" w:type="dxa"/>
            <w:vMerge w:val="restart"/>
            <w:tcBorders>
              <w:top w:val="single" w:sz="4" w:space="0" w:color="auto"/>
              <w:left w:val="single" w:sz="4" w:space="0" w:color="auto"/>
              <w:bottom w:val="single" w:sz="4" w:space="0" w:color="auto"/>
              <w:right w:val="single" w:sz="4" w:space="0" w:color="auto"/>
            </w:tcBorders>
            <w:hideMark/>
          </w:tcPr>
          <w:p w14:paraId="22B2352B" w14:textId="77777777" w:rsidR="00F30367" w:rsidRDefault="00B113DE" w:rsidP="00F30367">
            <w:r>
              <w:t>GRPC</w:t>
            </w:r>
          </w:p>
        </w:tc>
        <w:tc>
          <w:tcPr>
            <w:tcW w:w="2014" w:type="dxa"/>
            <w:vMerge w:val="restart"/>
            <w:tcBorders>
              <w:top w:val="single" w:sz="4" w:space="0" w:color="auto"/>
              <w:left w:val="single" w:sz="4" w:space="0" w:color="auto"/>
              <w:right w:val="single" w:sz="4" w:space="0" w:color="auto"/>
            </w:tcBorders>
          </w:tcPr>
          <w:p w14:paraId="29AE7070" w14:textId="77777777" w:rsidR="00F30367" w:rsidRDefault="00B113DE" w:rsidP="00F30367">
            <w:r>
              <w:t>Theft Mode Response</w:t>
            </w:r>
          </w:p>
        </w:tc>
        <w:tc>
          <w:tcPr>
            <w:tcW w:w="779" w:type="dxa"/>
            <w:vMerge w:val="restart"/>
            <w:tcBorders>
              <w:top w:val="single" w:sz="4" w:space="0" w:color="auto"/>
              <w:left w:val="single" w:sz="4" w:space="0" w:color="auto"/>
              <w:bottom w:val="single" w:sz="4" w:space="0" w:color="auto"/>
              <w:right w:val="single" w:sz="4" w:space="0" w:color="auto"/>
            </w:tcBorders>
          </w:tcPr>
          <w:p w14:paraId="241C4CE9" w14:textId="77777777" w:rsidR="00F30367" w:rsidRDefault="00F30367" w:rsidP="00F30367"/>
          <w:p w14:paraId="6CBF4069" w14:textId="77777777" w:rsidR="00F30367" w:rsidRDefault="00F30367" w:rsidP="00F30367"/>
        </w:tc>
        <w:tc>
          <w:tcPr>
            <w:tcW w:w="2609" w:type="dxa"/>
            <w:tcBorders>
              <w:top w:val="single" w:sz="4" w:space="0" w:color="auto"/>
              <w:left w:val="single" w:sz="4" w:space="0" w:color="auto"/>
              <w:right w:val="single" w:sz="4" w:space="0" w:color="auto"/>
            </w:tcBorders>
          </w:tcPr>
          <w:p w14:paraId="0016FE13" w14:textId="77777777" w:rsidR="00F30367" w:rsidRDefault="00B113DE" w:rsidP="00F30367">
            <w:pPr>
              <w:spacing w:line="252" w:lineRule="auto"/>
              <w:rPr>
                <w:rFonts w:ascii="Calibri" w:eastAsiaTheme="minorHAnsi" w:hAnsi="Calibri"/>
                <w:szCs w:val="22"/>
              </w:rPr>
            </w:pPr>
            <w:r>
              <w:t>Message ID</w:t>
            </w:r>
          </w:p>
          <w:p w14:paraId="0D1DD12F" w14:textId="77777777" w:rsidR="00F30367" w:rsidRDefault="00F30367" w:rsidP="00F30367"/>
        </w:tc>
        <w:tc>
          <w:tcPr>
            <w:tcW w:w="3383" w:type="dxa"/>
            <w:tcBorders>
              <w:top w:val="single" w:sz="4" w:space="0" w:color="auto"/>
              <w:left w:val="single" w:sz="4" w:space="0" w:color="auto"/>
              <w:right w:val="single" w:sz="4" w:space="0" w:color="auto"/>
            </w:tcBorders>
          </w:tcPr>
          <w:p w14:paraId="4BEEA6FB" w14:textId="77777777" w:rsidR="00F30367" w:rsidRDefault="00B113DE" w:rsidP="00F30367">
            <w:r>
              <w:t>Response data shall contain message ID of the last activate/deactivate theft mode command.</w:t>
            </w:r>
          </w:p>
        </w:tc>
      </w:tr>
      <w:tr w:rsidR="00F30367" w14:paraId="547A87C0" w14:textId="77777777" w:rsidTr="00F30367">
        <w:trPr>
          <w:trHeight w:val="827"/>
          <w:jc w:val="center"/>
        </w:trPr>
        <w:tc>
          <w:tcPr>
            <w:tcW w:w="1292" w:type="dxa"/>
            <w:vMerge/>
            <w:tcBorders>
              <w:top w:val="single" w:sz="4" w:space="0" w:color="auto"/>
              <w:left w:val="single" w:sz="4" w:space="0" w:color="auto"/>
              <w:bottom w:val="single" w:sz="4" w:space="0" w:color="auto"/>
              <w:right w:val="single" w:sz="4" w:space="0" w:color="auto"/>
            </w:tcBorders>
          </w:tcPr>
          <w:p w14:paraId="2357FCAA" w14:textId="77777777" w:rsidR="00F30367" w:rsidRDefault="00F30367" w:rsidP="00F30367"/>
        </w:tc>
        <w:tc>
          <w:tcPr>
            <w:tcW w:w="2014" w:type="dxa"/>
            <w:vMerge/>
            <w:tcBorders>
              <w:left w:val="single" w:sz="4" w:space="0" w:color="auto"/>
              <w:right w:val="single" w:sz="4" w:space="0" w:color="auto"/>
            </w:tcBorders>
          </w:tcPr>
          <w:p w14:paraId="0184CB98"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tcPr>
          <w:p w14:paraId="5E8344C8" w14:textId="77777777" w:rsidR="00F30367" w:rsidRDefault="00F30367" w:rsidP="00F30367"/>
        </w:tc>
        <w:tc>
          <w:tcPr>
            <w:tcW w:w="2609" w:type="dxa"/>
            <w:tcBorders>
              <w:top w:val="single" w:sz="4" w:space="0" w:color="auto"/>
              <w:left w:val="single" w:sz="4" w:space="0" w:color="auto"/>
              <w:right w:val="single" w:sz="4" w:space="0" w:color="auto"/>
            </w:tcBorders>
          </w:tcPr>
          <w:p w14:paraId="6CF2A032" w14:textId="77777777" w:rsidR="00F30367" w:rsidRDefault="00B113DE" w:rsidP="00F30367">
            <w:pPr>
              <w:spacing w:line="256" w:lineRule="auto"/>
            </w:pPr>
            <w:r>
              <w:t>Theft mode status (Enable on SVSServer-(Success/Fail), Enable update on SVSOnBoardClient -(Pending/Success/Fail), Enable update on SVSInterfaceClient-(Pending/Success/Fail),</w:t>
            </w:r>
          </w:p>
          <w:p w14:paraId="32F886EA" w14:textId="77777777" w:rsidR="00F30367" w:rsidRDefault="00B113DE" w:rsidP="00F30367">
            <w:pPr>
              <w:spacing w:line="252" w:lineRule="auto"/>
            </w:pPr>
            <w:r>
              <w:t>Disabled on SVSServer (Success/Fail), Disable update on SVSOnBoardClient -(Pending/Success/Fail), Disable update on SVSInterfaceClient-(Pending/Success/Fail))</w:t>
            </w:r>
          </w:p>
        </w:tc>
        <w:tc>
          <w:tcPr>
            <w:tcW w:w="3383" w:type="dxa"/>
            <w:tcBorders>
              <w:top w:val="single" w:sz="4" w:space="0" w:color="auto"/>
              <w:left w:val="single" w:sz="4" w:space="0" w:color="auto"/>
              <w:right w:val="single" w:sz="4" w:space="0" w:color="auto"/>
            </w:tcBorders>
          </w:tcPr>
          <w:p w14:paraId="035C9674" w14:textId="77777777" w:rsidR="00F30367" w:rsidRDefault="00B113DE" w:rsidP="00F30367">
            <w:pPr>
              <w:spacing w:line="256" w:lineRule="auto"/>
            </w:pPr>
            <w:r>
              <w:t>When tracking activated, theft mode shall be enabled. When tracking deactivated, theft mode shall be disabled.</w:t>
            </w:r>
          </w:p>
          <w:p w14:paraId="120492A5" w14:textId="77777777" w:rsidR="00F30367" w:rsidRDefault="00B113DE" w:rsidP="00F30367">
            <w:pPr>
              <w:spacing w:line="256" w:lineRule="auto"/>
            </w:pPr>
            <w:r>
              <w:t>SVSOnBoardClient and SVSInterfaceClient shall send acknowledgement to SVS app on SVSServer after successful enable and disable update.</w:t>
            </w:r>
          </w:p>
        </w:tc>
      </w:tr>
      <w:tr w:rsidR="00F30367" w14:paraId="0E5E9393"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tcPr>
          <w:p w14:paraId="7BB6B959" w14:textId="77777777" w:rsidR="00F30367" w:rsidRDefault="00F30367" w:rsidP="00F30367"/>
        </w:tc>
        <w:tc>
          <w:tcPr>
            <w:tcW w:w="2014" w:type="dxa"/>
            <w:vMerge/>
            <w:tcBorders>
              <w:left w:val="single" w:sz="4" w:space="0" w:color="auto"/>
              <w:right w:val="single" w:sz="4" w:space="0" w:color="auto"/>
            </w:tcBorders>
          </w:tcPr>
          <w:p w14:paraId="2BF17B0D"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tcPr>
          <w:p w14:paraId="6A0A74F7"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tcPr>
          <w:p w14:paraId="2E36205E" w14:textId="77777777" w:rsidR="00F30367" w:rsidRDefault="00B113DE" w:rsidP="00F30367">
            <w:r>
              <w:t>Time of sending</w:t>
            </w:r>
          </w:p>
        </w:tc>
        <w:tc>
          <w:tcPr>
            <w:tcW w:w="3383" w:type="dxa"/>
            <w:tcBorders>
              <w:top w:val="single" w:sz="4" w:space="0" w:color="auto"/>
              <w:left w:val="single" w:sz="4" w:space="0" w:color="auto"/>
              <w:bottom w:val="single" w:sz="4" w:space="0" w:color="auto"/>
              <w:right w:val="single" w:sz="4" w:space="0" w:color="auto"/>
            </w:tcBorders>
          </w:tcPr>
          <w:p w14:paraId="6D847A8E" w14:textId="77777777" w:rsidR="00F30367" w:rsidRDefault="00B113DE" w:rsidP="00F30367">
            <w:r>
              <w:t>Theft mode response data timestamp</w:t>
            </w:r>
          </w:p>
        </w:tc>
      </w:tr>
      <w:tr w:rsidR="00F30367" w14:paraId="22131083"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tcPr>
          <w:p w14:paraId="5D5016CA" w14:textId="77777777" w:rsidR="00F30367" w:rsidRDefault="00F30367" w:rsidP="00F30367"/>
        </w:tc>
        <w:tc>
          <w:tcPr>
            <w:tcW w:w="2014" w:type="dxa"/>
            <w:vMerge/>
            <w:tcBorders>
              <w:left w:val="single" w:sz="4" w:space="0" w:color="auto"/>
              <w:right w:val="single" w:sz="4" w:space="0" w:color="auto"/>
            </w:tcBorders>
          </w:tcPr>
          <w:p w14:paraId="6487198C"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tcPr>
          <w:p w14:paraId="2DEC0BB8"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tcPr>
          <w:p w14:paraId="538A4EFC" w14:textId="77777777" w:rsidR="00F30367" w:rsidRPr="00FA0C1E" w:rsidRDefault="00CB7F60" w:rsidP="00F30367">
            <w:pPr>
              <w:rPr>
                <w:ins w:id="723" w:author="Ekanthappa, Rudresh (R.)" w:date="2019-11-12T14:47:00Z"/>
                <w:strike/>
                <w:rPrChange w:id="724" w:author="Ekanthappa, Rudresh (R.)" w:date="2019-11-13T12:48:00Z">
                  <w:rPr>
                    <w:ins w:id="725" w:author="Ekanthappa, Rudresh (R.)" w:date="2019-11-12T14:47:00Z"/>
                  </w:rPr>
                </w:rPrChange>
              </w:rPr>
            </w:pPr>
            <w:commentRangeStart w:id="726"/>
            <w:ins w:id="727" w:author="Ekanthappa, Rudresh (R.)" w:date="2019-11-12T14:47:00Z">
              <w:r w:rsidRPr="00FA0C1E">
                <w:rPr>
                  <w:strike/>
                  <w:rPrChange w:id="728" w:author="Ekanthappa, Rudresh (R.)" w:date="2019-11-13T12:48:00Z">
                    <w:rPr/>
                  </w:rPrChange>
                </w:rPr>
                <w:t>{</w:t>
              </w:r>
            </w:ins>
            <w:r w:rsidR="00B113DE" w:rsidRPr="00FA0C1E">
              <w:rPr>
                <w:strike/>
                <w:rPrChange w:id="729" w:author="Ekanthappa, Rudresh (R.)" w:date="2019-11-13T12:48:00Z">
                  <w:rPr/>
                </w:rPrChange>
              </w:rPr>
              <w:t>GPS Data Format</w:t>
            </w:r>
          </w:p>
          <w:p w14:paraId="7C04FBC6" w14:textId="77777777" w:rsidR="00CB7F60" w:rsidRPr="00FA0C1E" w:rsidRDefault="00CB7F60" w:rsidP="00F30367">
            <w:pPr>
              <w:rPr>
                <w:strike/>
                <w:rPrChange w:id="730" w:author="Ekanthappa, Rudresh (R.)" w:date="2019-11-13T12:48:00Z">
                  <w:rPr/>
                </w:rPrChange>
              </w:rPr>
            </w:pPr>
            <w:ins w:id="731" w:author="Ekanthappa, Rudresh (R.)" w:date="2019-11-12T14:47:00Z">
              <w:r w:rsidRPr="00FA0C1E">
                <w:rPr>
                  <w:rFonts w:cs="Arial"/>
                  <w:bCs/>
                  <w:strike/>
                  <w:szCs w:val="20"/>
                  <w:u w:val="single"/>
                  <w:rPrChange w:id="732" w:author="Ekanthappa, Rudresh (R.)" w:date="2019-11-13T12:48:00Z">
                    <w:rPr>
                      <w:rFonts w:cs="Arial"/>
                      <w:b/>
                      <w:bCs/>
                      <w:szCs w:val="20"/>
                      <w:u w:val="single"/>
                    </w:rPr>
                  </w:rPrChange>
                </w:rPr>
                <w:t>[China Specific]}</w:t>
              </w:r>
            </w:ins>
          </w:p>
        </w:tc>
        <w:tc>
          <w:tcPr>
            <w:tcW w:w="3383" w:type="dxa"/>
            <w:tcBorders>
              <w:top w:val="single" w:sz="4" w:space="0" w:color="auto"/>
              <w:left w:val="single" w:sz="4" w:space="0" w:color="auto"/>
              <w:bottom w:val="single" w:sz="4" w:space="0" w:color="auto"/>
              <w:right w:val="single" w:sz="4" w:space="0" w:color="auto"/>
            </w:tcBorders>
          </w:tcPr>
          <w:p w14:paraId="663BE026" w14:textId="77777777" w:rsidR="00F30367" w:rsidRPr="00FA0C1E" w:rsidRDefault="00B113DE" w:rsidP="00F30367">
            <w:pPr>
              <w:rPr>
                <w:strike/>
                <w:rPrChange w:id="733" w:author="Ekanthappa, Rudresh (R.)" w:date="2019-11-13T12:48:00Z">
                  <w:rPr/>
                </w:rPrChange>
              </w:rPr>
            </w:pPr>
            <w:r w:rsidRPr="00FA0C1E">
              <w:rPr>
                <w:strike/>
                <w:rPrChange w:id="734" w:author="Ekanthappa, Rudresh (R.)" w:date="2019-11-13T12:48:00Z">
                  <w:rPr/>
                </w:rPrChange>
              </w:rPr>
              <w:t>Shifted or Un-shifted (for the China use case, GPS data shall be flagged as either shifted OR un-shifted)</w:t>
            </w:r>
            <w:commentRangeEnd w:id="726"/>
            <w:r w:rsidR="00FA0C1E">
              <w:rPr>
                <w:rStyle w:val="CommentReference"/>
              </w:rPr>
              <w:commentReference w:id="726"/>
            </w:r>
          </w:p>
        </w:tc>
      </w:tr>
      <w:tr w:rsidR="00F30367" w14:paraId="53BC675A"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506D2AFC" w14:textId="77777777" w:rsidR="00F30367" w:rsidRDefault="00F30367" w:rsidP="00F30367"/>
        </w:tc>
        <w:tc>
          <w:tcPr>
            <w:tcW w:w="2014" w:type="dxa"/>
            <w:vMerge/>
            <w:tcBorders>
              <w:left w:val="single" w:sz="4" w:space="0" w:color="auto"/>
              <w:right w:val="single" w:sz="4" w:space="0" w:color="auto"/>
            </w:tcBorders>
          </w:tcPr>
          <w:p w14:paraId="0716E4A2"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144DE196"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0AD3FCF4" w14:textId="77777777" w:rsidR="00F30367" w:rsidRDefault="00B113DE" w:rsidP="00F30367">
            <w:r>
              <w:t>Latitude</w:t>
            </w:r>
          </w:p>
        </w:tc>
        <w:tc>
          <w:tcPr>
            <w:tcW w:w="3383" w:type="dxa"/>
            <w:tcBorders>
              <w:top w:val="single" w:sz="4" w:space="0" w:color="auto"/>
              <w:left w:val="single" w:sz="4" w:space="0" w:color="auto"/>
              <w:bottom w:val="single" w:sz="4" w:space="0" w:color="auto"/>
              <w:right w:val="single" w:sz="4" w:space="0" w:color="auto"/>
            </w:tcBorders>
          </w:tcPr>
          <w:p w14:paraId="019BDEBB" w14:textId="77777777" w:rsidR="00F30367" w:rsidRDefault="00F30367" w:rsidP="00F30367"/>
        </w:tc>
      </w:tr>
      <w:tr w:rsidR="00F30367" w14:paraId="1102F155"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7DD5C31B" w14:textId="77777777" w:rsidR="00F30367" w:rsidRDefault="00F30367" w:rsidP="00F30367"/>
        </w:tc>
        <w:tc>
          <w:tcPr>
            <w:tcW w:w="2014" w:type="dxa"/>
            <w:vMerge/>
            <w:tcBorders>
              <w:left w:val="single" w:sz="4" w:space="0" w:color="auto"/>
              <w:right w:val="single" w:sz="4" w:space="0" w:color="auto"/>
            </w:tcBorders>
          </w:tcPr>
          <w:p w14:paraId="0CAADF31"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1241225C"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67CFE8CE" w14:textId="77777777" w:rsidR="00F30367" w:rsidRDefault="00B113DE" w:rsidP="00F30367">
            <w:r>
              <w:t>Longitude</w:t>
            </w:r>
          </w:p>
        </w:tc>
        <w:tc>
          <w:tcPr>
            <w:tcW w:w="3383" w:type="dxa"/>
            <w:tcBorders>
              <w:top w:val="single" w:sz="4" w:space="0" w:color="auto"/>
              <w:left w:val="single" w:sz="4" w:space="0" w:color="auto"/>
              <w:bottom w:val="single" w:sz="4" w:space="0" w:color="auto"/>
              <w:right w:val="single" w:sz="4" w:space="0" w:color="auto"/>
            </w:tcBorders>
          </w:tcPr>
          <w:p w14:paraId="2E230852" w14:textId="77777777" w:rsidR="00F30367" w:rsidRDefault="00F30367" w:rsidP="00F30367"/>
        </w:tc>
      </w:tr>
      <w:tr w:rsidR="00F30367" w14:paraId="63C384C0"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38F0FE8E" w14:textId="77777777" w:rsidR="00F30367" w:rsidRDefault="00F30367" w:rsidP="00F30367"/>
        </w:tc>
        <w:tc>
          <w:tcPr>
            <w:tcW w:w="2014" w:type="dxa"/>
            <w:vMerge/>
            <w:tcBorders>
              <w:left w:val="single" w:sz="4" w:space="0" w:color="auto"/>
              <w:right w:val="single" w:sz="4" w:space="0" w:color="auto"/>
            </w:tcBorders>
          </w:tcPr>
          <w:p w14:paraId="10625BAA"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28634693"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039749A0" w14:textId="77777777" w:rsidR="00F30367" w:rsidRDefault="00B113DE" w:rsidP="00F30367">
            <w:r>
              <w:t>Altitude</w:t>
            </w:r>
          </w:p>
        </w:tc>
        <w:tc>
          <w:tcPr>
            <w:tcW w:w="3383" w:type="dxa"/>
            <w:tcBorders>
              <w:top w:val="single" w:sz="4" w:space="0" w:color="auto"/>
              <w:left w:val="single" w:sz="4" w:space="0" w:color="auto"/>
              <w:bottom w:val="single" w:sz="4" w:space="0" w:color="auto"/>
              <w:right w:val="single" w:sz="4" w:space="0" w:color="auto"/>
            </w:tcBorders>
          </w:tcPr>
          <w:p w14:paraId="5DF038E5" w14:textId="77777777" w:rsidR="00F30367" w:rsidRDefault="00F30367" w:rsidP="00F30367"/>
        </w:tc>
      </w:tr>
      <w:tr w:rsidR="00F30367" w14:paraId="466697A7"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5EC8B89A" w14:textId="77777777" w:rsidR="00F30367" w:rsidRDefault="00F30367" w:rsidP="00F30367"/>
        </w:tc>
        <w:tc>
          <w:tcPr>
            <w:tcW w:w="2014" w:type="dxa"/>
            <w:vMerge/>
            <w:tcBorders>
              <w:left w:val="single" w:sz="4" w:space="0" w:color="auto"/>
              <w:right w:val="single" w:sz="4" w:space="0" w:color="auto"/>
            </w:tcBorders>
          </w:tcPr>
          <w:p w14:paraId="555ED9A4"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32D03F6C"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7A1DD9B6" w14:textId="77777777" w:rsidR="00F30367" w:rsidRDefault="00B113DE" w:rsidP="00F30367">
            <w:r>
              <w:t>GPS Time</w:t>
            </w:r>
          </w:p>
        </w:tc>
        <w:tc>
          <w:tcPr>
            <w:tcW w:w="3383" w:type="dxa"/>
            <w:tcBorders>
              <w:top w:val="single" w:sz="4" w:space="0" w:color="auto"/>
              <w:left w:val="single" w:sz="4" w:space="0" w:color="auto"/>
              <w:bottom w:val="single" w:sz="4" w:space="0" w:color="auto"/>
              <w:right w:val="single" w:sz="4" w:space="0" w:color="auto"/>
            </w:tcBorders>
          </w:tcPr>
          <w:p w14:paraId="66362642" w14:textId="77777777" w:rsidR="00F30367" w:rsidRDefault="00F30367" w:rsidP="00F30367"/>
        </w:tc>
      </w:tr>
      <w:tr w:rsidR="00F30367" w14:paraId="03D41810"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68D4CE29" w14:textId="77777777" w:rsidR="00F30367" w:rsidRDefault="00F30367" w:rsidP="00F30367"/>
        </w:tc>
        <w:tc>
          <w:tcPr>
            <w:tcW w:w="2014" w:type="dxa"/>
            <w:vMerge/>
            <w:tcBorders>
              <w:left w:val="single" w:sz="4" w:space="0" w:color="auto"/>
              <w:right w:val="single" w:sz="4" w:space="0" w:color="auto"/>
            </w:tcBorders>
          </w:tcPr>
          <w:p w14:paraId="46F5FBB2"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65C5BEB8"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6E3277A0" w14:textId="77777777" w:rsidR="00F30367" w:rsidRDefault="00B113DE" w:rsidP="00F30367">
            <w:r>
              <w:t>Direction of travel</w:t>
            </w:r>
          </w:p>
        </w:tc>
        <w:tc>
          <w:tcPr>
            <w:tcW w:w="3383" w:type="dxa"/>
            <w:tcBorders>
              <w:top w:val="single" w:sz="4" w:space="0" w:color="auto"/>
              <w:left w:val="single" w:sz="4" w:space="0" w:color="auto"/>
              <w:bottom w:val="single" w:sz="4" w:space="0" w:color="auto"/>
              <w:right w:val="single" w:sz="4" w:space="0" w:color="auto"/>
            </w:tcBorders>
          </w:tcPr>
          <w:p w14:paraId="21242CB6" w14:textId="77777777" w:rsidR="00F30367" w:rsidRDefault="00F30367" w:rsidP="00F30367"/>
        </w:tc>
      </w:tr>
      <w:tr w:rsidR="00F30367" w14:paraId="279F1B58"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7AABDE66" w14:textId="77777777" w:rsidR="00F30367" w:rsidRDefault="00F30367" w:rsidP="00F30367"/>
        </w:tc>
        <w:tc>
          <w:tcPr>
            <w:tcW w:w="2014" w:type="dxa"/>
            <w:vMerge/>
            <w:tcBorders>
              <w:left w:val="single" w:sz="4" w:space="0" w:color="auto"/>
              <w:right w:val="single" w:sz="4" w:space="0" w:color="auto"/>
            </w:tcBorders>
          </w:tcPr>
          <w:p w14:paraId="2E7FDEED"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7A97E4EA"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3035D567" w14:textId="77777777" w:rsidR="00F30367" w:rsidRDefault="00B113DE" w:rsidP="00F30367">
            <w:r>
              <w:t>Fix (2D, 3D)</w:t>
            </w:r>
          </w:p>
        </w:tc>
        <w:tc>
          <w:tcPr>
            <w:tcW w:w="3383" w:type="dxa"/>
            <w:tcBorders>
              <w:top w:val="single" w:sz="4" w:space="0" w:color="auto"/>
              <w:left w:val="single" w:sz="4" w:space="0" w:color="auto"/>
              <w:bottom w:val="single" w:sz="4" w:space="0" w:color="auto"/>
              <w:right w:val="single" w:sz="4" w:space="0" w:color="auto"/>
            </w:tcBorders>
          </w:tcPr>
          <w:p w14:paraId="1C489594" w14:textId="77777777" w:rsidR="00F30367" w:rsidRDefault="00F30367" w:rsidP="00F30367"/>
        </w:tc>
      </w:tr>
      <w:tr w:rsidR="00F30367" w14:paraId="5E8A140B"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tcPr>
          <w:p w14:paraId="1DE8CAE0" w14:textId="77777777" w:rsidR="00F30367" w:rsidRDefault="00F30367" w:rsidP="00F30367"/>
        </w:tc>
        <w:tc>
          <w:tcPr>
            <w:tcW w:w="2014" w:type="dxa"/>
            <w:vMerge/>
            <w:tcBorders>
              <w:left w:val="single" w:sz="4" w:space="0" w:color="auto"/>
              <w:right w:val="single" w:sz="4" w:space="0" w:color="auto"/>
            </w:tcBorders>
          </w:tcPr>
          <w:p w14:paraId="06BBA6EE"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tcPr>
          <w:p w14:paraId="67FFAABC"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tcPr>
          <w:p w14:paraId="5645E9ED" w14:textId="77777777" w:rsidR="00F30367" w:rsidRDefault="00B113DE" w:rsidP="00F30367">
            <w:r>
              <w:t>Location Accuracy</w:t>
            </w:r>
          </w:p>
        </w:tc>
        <w:tc>
          <w:tcPr>
            <w:tcW w:w="3383" w:type="dxa"/>
            <w:tcBorders>
              <w:top w:val="single" w:sz="4" w:space="0" w:color="auto"/>
              <w:left w:val="single" w:sz="4" w:space="0" w:color="auto"/>
              <w:bottom w:val="single" w:sz="4" w:space="0" w:color="auto"/>
              <w:right w:val="single" w:sz="4" w:space="0" w:color="auto"/>
            </w:tcBorders>
          </w:tcPr>
          <w:p w14:paraId="532C1E0F" w14:textId="77777777" w:rsidR="00F30367" w:rsidRDefault="00F30367" w:rsidP="00F30367"/>
        </w:tc>
      </w:tr>
      <w:tr w:rsidR="00F30367" w14:paraId="51D17291"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722FC7BB" w14:textId="77777777" w:rsidR="00F30367" w:rsidRDefault="00F30367" w:rsidP="00F30367"/>
        </w:tc>
        <w:tc>
          <w:tcPr>
            <w:tcW w:w="2014" w:type="dxa"/>
            <w:vMerge/>
            <w:tcBorders>
              <w:left w:val="single" w:sz="4" w:space="0" w:color="auto"/>
              <w:right w:val="single" w:sz="4" w:space="0" w:color="auto"/>
            </w:tcBorders>
          </w:tcPr>
          <w:p w14:paraId="2E0E33B1"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71E1D05C"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7F034910" w14:textId="77777777" w:rsidR="00F30367" w:rsidRDefault="00B113DE" w:rsidP="00F30367">
            <w:r>
              <w:t>Location Status (last known, updated, unavailable)</w:t>
            </w:r>
          </w:p>
        </w:tc>
        <w:tc>
          <w:tcPr>
            <w:tcW w:w="3383" w:type="dxa"/>
            <w:tcBorders>
              <w:top w:val="single" w:sz="4" w:space="0" w:color="auto"/>
              <w:left w:val="single" w:sz="4" w:space="0" w:color="auto"/>
              <w:bottom w:val="single" w:sz="4" w:space="0" w:color="auto"/>
              <w:right w:val="single" w:sz="4" w:space="0" w:color="auto"/>
            </w:tcBorders>
            <w:hideMark/>
          </w:tcPr>
          <w:p w14:paraId="3C16DD87" w14:textId="77777777" w:rsidR="00F30367" w:rsidRDefault="00B113DE" w:rsidP="00F30367">
            <w:r>
              <w:t>First theft mode response shall include location data status.</w:t>
            </w:r>
          </w:p>
          <w:p w14:paraId="543D617A" w14:textId="77777777" w:rsidR="00F30367" w:rsidRDefault="00B113DE" w:rsidP="00F30367">
            <w:r>
              <w:t>Subsequent locations shall update location status accordingly.</w:t>
            </w:r>
          </w:p>
        </w:tc>
      </w:tr>
      <w:tr w:rsidR="00F30367" w14:paraId="68E20B40"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6B24F812" w14:textId="77777777" w:rsidR="00F30367" w:rsidRDefault="00F30367" w:rsidP="00F30367"/>
        </w:tc>
        <w:tc>
          <w:tcPr>
            <w:tcW w:w="2014" w:type="dxa"/>
            <w:vMerge/>
            <w:tcBorders>
              <w:left w:val="single" w:sz="4" w:space="0" w:color="auto"/>
              <w:right w:val="single" w:sz="4" w:space="0" w:color="auto"/>
            </w:tcBorders>
          </w:tcPr>
          <w:p w14:paraId="044DAAC0"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329C43EB"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2FE662BE" w14:textId="77777777" w:rsidR="00F30367" w:rsidRDefault="00B113DE" w:rsidP="00F30367">
            <w:r>
              <w:t>Ignition Status (off, on, accessory, unavailable)</w:t>
            </w:r>
          </w:p>
        </w:tc>
        <w:tc>
          <w:tcPr>
            <w:tcW w:w="3383" w:type="dxa"/>
            <w:tcBorders>
              <w:top w:val="single" w:sz="4" w:space="0" w:color="auto"/>
              <w:left w:val="single" w:sz="4" w:space="0" w:color="auto"/>
              <w:bottom w:val="single" w:sz="4" w:space="0" w:color="auto"/>
              <w:right w:val="single" w:sz="4" w:space="0" w:color="auto"/>
            </w:tcBorders>
          </w:tcPr>
          <w:p w14:paraId="3466DABB" w14:textId="77777777" w:rsidR="00F30367" w:rsidRDefault="00F30367" w:rsidP="00F30367"/>
        </w:tc>
      </w:tr>
      <w:tr w:rsidR="00F30367" w14:paraId="48285725"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42D695DA" w14:textId="77777777" w:rsidR="00F30367" w:rsidRDefault="00F30367" w:rsidP="00F30367"/>
        </w:tc>
        <w:tc>
          <w:tcPr>
            <w:tcW w:w="2014" w:type="dxa"/>
            <w:vMerge/>
            <w:tcBorders>
              <w:left w:val="single" w:sz="4" w:space="0" w:color="auto"/>
              <w:right w:val="single" w:sz="4" w:space="0" w:color="auto"/>
            </w:tcBorders>
          </w:tcPr>
          <w:p w14:paraId="3D3FB2D9"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4FBD02D3"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21224A3F" w14:textId="77777777" w:rsidR="00F30367" w:rsidRDefault="00B113DE" w:rsidP="00F30367">
            <w:r>
              <w:t>Failures</w:t>
            </w:r>
          </w:p>
        </w:tc>
        <w:tc>
          <w:tcPr>
            <w:tcW w:w="3383" w:type="dxa"/>
            <w:tcBorders>
              <w:top w:val="single" w:sz="4" w:space="0" w:color="auto"/>
              <w:left w:val="single" w:sz="4" w:space="0" w:color="auto"/>
              <w:bottom w:val="single" w:sz="4" w:space="0" w:color="auto"/>
              <w:right w:val="single" w:sz="4" w:space="0" w:color="auto"/>
            </w:tcBorders>
            <w:hideMark/>
          </w:tcPr>
          <w:p w14:paraId="3B871473" w14:textId="77777777" w:rsidR="00F30367" w:rsidRDefault="00B113DE" w:rsidP="00F30367">
            <w:r>
              <w:t>List of all active DTCs. Refer to REQ-307228</w:t>
            </w:r>
          </w:p>
        </w:tc>
      </w:tr>
      <w:tr w:rsidR="00F30367" w14:paraId="19FD6395"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4EA3F856" w14:textId="77777777" w:rsidR="00F30367" w:rsidRDefault="00F30367" w:rsidP="00F30367"/>
        </w:tc>
        <w:tc>
          <w:tcPr>
            <w:tcW w:w="2014" w:type="dxa"/>
            <w:vMerge/>
            <w:tcBorders>
              <w:left w:val="single" w:sz="4" w:space="0" w:color="auto"/>
              <w:right w:val="single" w:sz="4" w:space="0" w:color="auto"/>
            </w:tcBorders>
          </w:tcPr>
          <w:p w14:paraId="037AE98A"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1D5E14FF"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3D584783" w14:textId="77777777" w:rsidR="00F30367" w:rsidRDefault="00B113DE" w:rsidP="007A686A">
            <w:r>
              <w:t>Cellular Antenna Source (primary diversity</w:t>
            </w:r>
            <w:ins w:id="735" w:author="Ekanthappa, Rudresh (R.)" w:date="2019-11-12T15:00:00Z">
              <w:r w:rsidR="00D85F07">
                <w:t xml:space="preserve"> antenna</w:t>
              </w:r>
            </w:ins>
            <w:r>
              <w:t>, SVS backup antenna)</w:t>
            </w:r>
            <w:ins w:id="736" w:author="Ekanthappa, Rudresh (R.)" w:date="2019-11-12T14:59:00Z">
              <w:r w:rsidR="00D85F07">
                <w:t xml:space="preserve"> </w:t>
              </w:r>
            </w:ins>
          </w:p>
        </w:tc>
        <w:tc>
          <w:tcPr>
            <w:tcW w:w="3383" w:type="dxa"/>
            <w:tcBorders>
              <w:top w:val="single" w:sz="4" w:space="0" w:color="auto"/>
              <w:left w:val="single" w:sz="4" w:space="0" w:color="auto"/>
              <w:bottom w:val="single" w:sz="4" w:space="0" w:color="auto"/>
              <w:right w:val="single" w:sz="4" w:space="0" w:color="auto"/>
            </w:tcBorders>
            <w:hideMark/>
          </w:tcPr>
          <w:p w14:paraId="7EBC545D" w14:textId="77777777" w:rsidR="00F30367" w:rsidRDefault="00B113DE" w:rsidP="00F30367">
            <w:r>
              <w:t>Theft mode</w:t>
            </w:r>
            <w:r w:rsidRPr="00FC5265">
              <w:t xml:space="preserve"> dat</w:t>
            </w:r>
            <w:r>
              <w:t>a shall specify active LTE an</w:t>
            </w:r>
            <w:r w:rsidRPr="00FC5265">
              <w:t>tenna source</w:t>
            </w:r>
          </w:p>
        </w:tc>
      </w:tr>
      <w:tr w:rsidR="00F30367" w14:paraId="393C3636"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tcPr>
          <w:p w14:paraId="28E1FEE8" w14:textId="77777777" w:rsidR="00F30367" w:rsidRDefault="00F30367" w:rsidP="00F30367"/>
        </w:tc>
        <w:tc>
          <w:tcPr>
            <w:tcW w:w="2014" w:type="dxa"/>
            <w:vMerge/>
            <w:tcBorders>
              <w:left w:val="single" w:sz="4" w:space="0" w:color="auto"/>
              <w:right w:val="single" w:sz="4" w:space="0" w:color="auto"/>
            </w:tcBorders>
          </w:tcPr>
          <w:p w14:paraId="00FCD178"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tcPr>
          <w:p w14:paraId="7DFC8B22"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tcPr>
          <w:p w14:paraId="5C728D70" w14:textId="77777777" w:rsidR="00F30367" w:rsidRPr="008216FD" w:rsidRDefault="00B113DE" w:rsidP="007A686A">
            <w:r w:rsidRPr="008216FD">
              <w:t>GNSS Antenna Source (primary</w:t>
            </w:r>
            <w:ins w:id="737" w:author="Ekanthappa, Rudresh (R.)" w:date="2019-11-12T15:01:00Z">
              <w:r w:rsidR="00D85F07">
                <w:t xml:space="preserve"> antenna</w:t>
              </w:r>
            </w:ins>
            <w:r w:rsidRPr="008216FD">
              <w:t>, SVS backup GNSS antenna)</w:t>
            </w:r>
          </w:p>
        </w:tc>
        <w:tc>
          <w:tcPr>
            <w:tcW w:w="3383" w:type="dxa"/>
            <w:tcBorders>
              <w:top w:val="single" w:sz="4" w:space="0" w:color="auto"/>
              <w:left w:val="single" w:sz="4" w:space="0" w:color="auto"/>
              <w:bottom w:val="single" w:sz="4" w:space="0" w:color="auto"/>
              <w:right w:val="single" w:sz="4" w:space="0" w:color="auto"/>
            </w:tcBorders>
          </w:tcPr>
          <w:p w14:paraId="31A8F142" w14:textId="77777777" w:rsidR="00F30367" w:rsidRDefault="00B113DE" w:rsidP="00F30367">
            <w:r>
              <w:t>Theft mode</w:t>
            </w:r>
            <w:r w:rsidRPr="008216FD">
              <w:t xml:space="preserve"> data shall specify active GNSS antenna </w:t>
            </w:r>
            <w:r>
              <w:t>source (primary antenna source denotes that the primary antenna feed to either the SVSServer or the SVSInterfaceClient is used).</w:t>
            </w:r>
          </w:p>
        </w:tc>
      </w:tr>
      <w:tr w:rsidR="00F30367" w14:paraId="72CABC2D"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55F88929" w14:textId="77777777" w:rsidR="00F30367" w:rsidRDefault="00F30367" w:rsidP="00F30367"/>
        </w:tc>
        <w:tc>
          <w:tcPr>
            <w:tcW w:w="2014" w:type="dxa"/>
            <w:vMerge/>
            <w:tcBorders>
              <w:left w:val="single" w:sz="4" w:space="0" w:color="auto"/>
              <w:right w:val="single" w:sz="4" w:space="0" w:color="auto"/>
            </w:tcBorders>
          </w:tcPr>
          <w:p w14:paraId="3AB2D80A"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7A16D1EB"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58801FDA" w14:textId="77777777" w:rsidR="00F30367" w:rsidRDefault="00B113DE" w:rsidP="007A686A">
            <w:r>
              <w:t>Power Source (main battery, back-up battery)</w:t>
            </w:r>
          </w:p>
        </w:tc>
        <w:tc>
          <w:tcPr>
            <w:tcW w:w="3383" w:type="dxa"/>
            <w:tcBorders>
              <w:top w:val="single" w:sz="4" w:space="0" w:color="auto"/>
              <w:left w:val="single" w:sz="4" w:space="0" w:color="auto"/>
              <w:bottom w:val="single" w:sz="4" w:space="0" w:color="auto"/>
              <w:right w:val="single" w:sz="4" w:space="0" w:color="auto"/>
            </w:tcBorders>
            <w:hideMark/>
          </w:tcPr>
          <w:p w14:paraId="4652D539" w14:textId="77777777" w:rsidR="00F30367" w:rsidRDefault="00B113DE" w:rsidP="00F30367">
            <w:r>
              <w:t>In the case that BUB and main battery discharged (OR when BUB unavailable and main battery discharged), SVS function will be paused until an ignition cycle is performed. Status will be changed to Discharged (for both above cases). If Main battery is available, status will remain supported. If main battery is discharged but BUB is available status will remain supported.</w:t>
            </w:r>
          </w:p>
        </w:tc>
      </w:tr>
      <w:tr w:rsidR="00F30367" w14:paraId="3EBCA570"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66A20DB2" w14:textId="77777777" w:rsidR="00F30367" w:rsidRDefault="00F30367" w:rsidP="00F30367"/>
        </w:tc>
        <w:tc>
          <w:tcPr>
            <w:tcW w:w="2014" w:type="dxa"/>
            <w:vMerge/>
            <w:tcBorders>
              <w:left w:val="single" w:sz="4" w:space="0" w:color="auto"/>
              <w:right w:val="single" w:sz="4" w:space="0" w:color="auto"/>
            </w:tcBorders>
          </w:tcPr>
          <w:p w14:paraId="71F44F89"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449C2DDC"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36982AC3" w14:textId="77777777" w:rsidR="00F30367" w:rsidRDefault="00B113DE" w:rsidP="00F30367">
            <w:r>
              <w:t>Main Power status (sufficient, low-voltage, warning, discharged, unavailable)</w:t>
            </w:r>
          </w:p>
        </w:tc>
        <w:tc>
          <w:tcPr>
            <w:tcW w:w="3383" w:type="dxa"/>
            <w:tcBorders>
              <w:top w:val="single" w:sz="4" w:space="0" w:color="auto"/>
              <w:left w:val="single" w:sz="4" w:space="0" w:color="auto"/>
              <w:bottom w:val="single" w:sz="4" w:space="0" w:color="auto"/>
              <w:right w:val="single" w:sz="4" w:space="0" w:color="auto"/>
            </w:tcBorders>
            <w:hideMark/>
          </w:tcPr>
          <w:p w14:paraId="06AD4C84" w14:textId="77777777" w:rsidR="00F30367" w:rsidRDefault="00B113DE" w:rsidP="00F30367">
            <w:r>
              <w:t>Sufficient – battery power available</w:t>
            </w:r>
          </w:p>
          <w:p w14:paraId="415D16FB" w14:textId="77777777" w:rsidR="00F30367" w:rsidRDefault="00B113DE" w:rsidP="00F30367">
            <w:r>
              <w:t>Low-voltage – battery low voltage threshold reached</w:t>
            </w:r>
          </w:p>
          <w:p w14:paraId="2B476969" w14:textId="77777777" w:rsidR="00F30367" w:rsidRDefault="00B113DE" w:rsidP="00F30367">
            <w:r>
              <w:t>Warning – battery threshold for termination reached</w:t>
            </w:r>
          </w:p>
          <w:p w14:paraId="6DA3ACE5" w14:textId="77777777" w:rsidR="00F30367" w:rsidRDefault="00B113DE" w:rsidP="00F30367">
            <w:r>
              <w:t>Discharged – battery discharged to limit for supporting SVS</w:t>
            </w:r>
          </w:p>
          <w:p w14:paraId="3B2CBF88" w14:textId="77777777" w:rsidR="00F30367" w:rsidRDefault="00B113DE" w:rsidP="00F30367">
            <w:r>
              <w:t>Unavailable – battery disconnected</w:t>
            </w:r>
          </w:p>
        </w:tc>
      </w:tr>
      <w:tr w:rsidR="00F30367" w14:paraId="3B7CEDEA"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66239C24" w14:textId="77777777" w:rsidR="00F30367" w:rsidRDefault="00F30367" w:rsidP="00F30367"/>
        </w:tc>
        <w:tc>
          <w:tcPr>
            <w:tcW w:w="2014" w:type="dxa"/>
            <w:vMerge/>
            <w:tcBorders>
              <w:left w:val="single" w:sz="4" w:space="0" w:color="auto"/>
              <w:right w:val="single" w:sz="4" w:space="0" w:color="auto"/>
            </w:tcBorders>
          </w:tcPr>
          <w:p w14:paraId="7F2A04D7"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0A089E4D"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07AD9C8F" w14:textId="77777777" w:rsidR="00F30367" w:rsidRDefault="00B113DE" w:rsidP="00F30367">
            <w:r>
              <w:t>BUB status</w:t>
            </w:r>
          </w:p>
          <w:p w14:paraId="2A5BD059" w14:textId="77777777" w:rsidR="00F30367" w:rsidRDefault="00B113DE" w:rsidP="007A686A">
            <w:r>
              <w:t>(Unavailable, sufficient power, low-voltage warning, Discharged)</w:t>
            </w:r>
          </w:p>
        </w:tc>
        <w:tc>
          <w:tcPr>
            <w:tcW w:w="3383" w:type="dxa"/>
            <w:tcBorders>
              <w:top w:val="single" w:sz="4" w:space="0" w:color="auto"/>
              <w:left w:val="single" w:sz="4" w:space="0" w:color="auto"/>
              <w:bottom w:val="single" w:sz="4" w:space="0" w:color="auto"/>
              <w:right w:val="single" w:sz="4" w:space="0" w:color="auto"/>
            </w:tcBorders>
            <w:hideMark/>
          </w:tcPr>
          <w:p w14:paraId="1F54BB3A" w14:textId="77777777" w:rsidR="00F30367" w:rsidRDefault="00B113DE" w:rsidP="00F30367">
            <w:r>
              <w:t>Unavailable – vehicle not equipped with BUB</w:t>
            </w:r>
          </w:p>
          <w:p w14:paraId="109F7232" w14:textId="77777777" w:rsidR="00F30367" w:rsidRDefault="00B113DE" w:rsidP="00F30367">
            <w:r>
              <w:t>Sufficient – BUB available for use</w:t>
            </w:r>
          </w:p>
          <w:p w14:paraId="4FEC9EA3" w14:textId="77777777" w:rsidR="00F30367" w:rsidRDefault="00B113DE" w:rsidP="00F30367">
            <w:r>
              <w:t>Low-voltage warning – BUB reached warning threshold</w:t>
            </w:r>
          </w:p>
          <w:p w14:paraId="438EAF14" w14:textId="77777777" w:rsidR="00F30367" w:rsidRDefault="00B113DE" w:rsidP="00F30367">
            <w:r>
              <w:t>Discharged – BUB unable to support SVS functionality any longer.</w:t>
            </w:r>
          </w:p>
          <w:p w14:paraId="53DF6044" w14:textId="77777777" w:rsidR="00F30367" w:rsidRDefault="00B113DE" w:rsidP="00F30367">
            <w:r>
              <w:t>Trigger to notify E-Call threshold nearing.</w:t>
            </w:r>
          </w:p>
        </w:tc>
      </w:tr>
      <w:tr w:rsidR="00F30367" w14:paraId="3A73A6C5" w14:textId="77777777" w:rsidTr="00F30367">
        <w:trPr>
          <w:jc w:val="center"/>
        </w:trPr>
        <w:tc>
          <w:tcPr>
            <w:tcW w:w="1292" w:type="dxa"/>
            <w:vMerge/>
            <w:tcBorders>
              <w:top w:val="single" w:sz="4" w:space="0" w:color="auto"/>
              <w:left w:val="single" w:sz="4" w:space="0" w:color="auto"/>
              <w:bottom w:val="single" w:sz="4" w:space="0" w:color="auto"/>
              <w:right w:val="single" w:sz="4" w:space="0" w:color="auto"/>
            </w:tcBorders>
            <w:hideMark/>
          </w:tcPr>
          <w:p w14:paraId="42C00259" w14:textId="77777777" w:rsidR="00F30367" w:rsidRDefault="00F30367" w:rsidP="00F30367"/>
        </w:tc>
        <w:tc>
          <w:tcPr>
            <w:tcW w:w="2014" w:type="dxa"/>
            <w:vMerge/>
            <w:tcBorders>
              <w:left w:val="single" w:sz="4" w:space="0" w:color="auto"/>
              <w:right w:val="single" w:sz="4" w:space="0" w:color="auto"/>
            </w:tcBorders>
          </w:tcPr>
          <w:p w14:paraId="5B26F017"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hideMark/>
          </w:tcPr>
          <w:p w14:paraId="7FD58170" w14:textId="77777777" w:rsidR="00F30367" w:rsidRDefault="00F30367" w:rsidP="00F30367"/>
        </w:tc>
        <w:tc>
          <w:tcPr>
            <w:tcW w:w="2609" w:type="dxa"/>
            <w:tcBorders>
              <w:top w:val="single" w:sz="4" w:space="0" w:color="auto"/>
              <w:left w:val="single" w:sz="4" w:space="0" w:color="auto"/>
              <w:bottom w:val="single" w:sz="4" w:space="0" w:color="auto"/>
              <w:right w:val="single" w:sz="4" w:space="0" w:color="auto"/>
            </w:tcBorders>
            <w:hideMark/>
          </w:tcPr>
          <w:p w14:paraId="3CD392C9" w14:textId="77777777" w:rsidR="00F30367" w:rsidRDefault="00B113DE" w:rsidP="00F30367">
            <w:r>
              <w:t>Reporting Frequency</w:t>
            </w:r>
          </w:p>
        </w:tc>
        <w:tc>
          <w:tcPr>
            <w:tcW w:w="3383" w:type="dxa"/>
            <w:tcBorders>
              <w:top w:val="single" w:sz="4" w:space="0" w:color="auto"/>
              <w:left w:val="single" w:sz="4" w:space="0" w:color="auto"/>
              <w:bottom w:val="single" w:sz="4" w:space="0" w:color="auto"/>
              <w:right w:val="single" w:sz="4" w:space="0" w:color="auto"/>
            </w:tcBorders>
            <w:hideMark/>
          </w:tcPr>
          <w:p w14:paraId="1BB2EE7B" w14:textId="77777777" w:rsidR="00F30367" w:rsidRDefault="00B113DE" w:rsidP="00F30367">
            <w:r>
              <w:t>Theft mode reporting frequency shall be based on the value in request command. If reporting frequency is 0 then considered as on demand request</w:t>
            </w:r>
          </w:p>
        </w:tc>
      </w:tr>
      <w:tr w:rsidR="00F30367" w14:paraId="054A8ECE" w14:textId="77777777" w:rsidTr="00F30367">
        <w:trPr>
          <w:trHeight w:val="2034"/>
          <w:jc w:val="center"/>
        </w:trPr>
        <w:tc>
          <w:tcPr>
            <w:tcW w:w="1292" w:type="dxa"/>
            <w:vMerge/>
            <w:tcBorders>
              <w:top w:val="single" w:sz="4" w:space="0" w:color="auto"/>
              <w:left w:val="single" w:sz="4" w:space="0" w:color="auto"/>
              <w:bottom w:val="single" w:sz="4" w:space="0" w:color="auto"/>
              <w:right w:val="single" w:sz="4" w:space="0" w:color="auto"/>
            </w:tcBorders>
          </w:tcPr>
          <w:p w14:paraId="01D1B55A" w14:textId="77777777" w:rsidR="00F30367" w:rsidRDefault="00F30367" w:rsidP="00F30367"/>
        </w:tc>
        <w:tc>
          <w:tcPr>
            <w:tcW w:w="2014" w:type="dxa"/>
            <w:vMerge/>
            <w:tcBorders>
              <w:left w:val="single" w:sz="4" w:space="0" w:color="auto"/>
              <w:right w:val="single" w:sz="4" w:space="0" w:color="auto"/>
            </w:tcBorders>
          </w:tcPr>
          <w:p w14:paraId="6526F2BE" w14:textId="77777777" w:rsidR="00F30367" w:rsidRDefault="00F30367" w:rsidP="00F30367"/>
        </w:tc>
        <w:tc>
          <w:tcPr>
            <w:tcW w:w="779" w:type="dxa"/>
            <w:vMerge/>
            <w:tcBorders>
              <w:top w:val="single" w:sz="4" w:space="0" w:color="auto"/>
              <w:left w:val="single" w:sz="4" w:space="0" w:color="auto"/>
              <w:bottom w:val="single" w:sz="4" w:space="0" w:color="auto"/>
              <w:right w:val="single" w:sz="4" w:space="0" w:color="auto"/>
            </w:tcBorders>
          </w:tcPr>
          <w:p w14:paraId="223B53F2" w14:textId="77777777" w:rsidR="00F30367" w:rsidRDefault="00F30367" w:rsidP="00F30367"/>
        </w:tc>
        <w:tc>
          <w:tcPr>
            <w:tcW w:w="2609" w:type="dxa"/>
            <w:tcBorders>
              <w:top w:val="single" w:sz="4" w:space="0" w:color="auto"/>
              <w:left w:val="single" w:sz="4" w:space="0" w:color="auto"/>
              <w:right w:val="single" w:sz="4" w:space="0" w:color="auto"/>
            </w:tcBorders>
          </w:tcPr>
          <w:p w14:paraId="59102B20" w14:textId="77777777" w:rsidR="00F30367" w:rsidRPr="001B0691" w:rsidRDefault="00B113DE" w:rsidP="00F30367">
            <w:r>
              <w:t>Previously Reported Locations</w:t>
            </w:r>
          </w:p>
        </w:tc>
        <w:tc>
          <w:tcPr>
            <w:tcW w:w="3383" w:type="dxa"/>
            <w:tcBorders>
              <w:top w:val="single" w:sz="4" w:space="0" w:color="auto"/>
              <w:left w:val="single" w:sz="4" w:space="0" w:color="auto"/>
              <w:right w:val="single" w:sz="4" w:space="0" w:color="auto"/>
            </w:tcBorders>
          </w:tcPr>
          <w:p w14:paraId="5C535E03" w14:textId="77777777" w:rsidR="00F30367" w:rsidRDefault="00B113DE" w:rsidP="00F30367">
            <w:r>
              <w:t xml:space="preserve">Recorded locations shall include GRPC message field from </w:t>
            </w:r>
            <w:ins w:id="738" w:author="Ekanthappa, Rudresh (R.)" w:date="2019-11-12T15:14:00Z">
              <w:r w:rsidR="00943823" w:rsidRPr="0052530C">
                <w:rPr>
                  <w:strike/>
                  <w:rPrChange w:id="739" w:author="Ekanthappa, Rudresh (R.)" w:date="2019-11-19T19:34:00Z">
                    <w:rPr/>
                  </w:rPrChange>
                </w:rPr>
                <w:t>{</w:t>
              </w:r>
            </w:ins>
            <w:commentRangeStart w:id="740"/>
            <w:r w:rsidRPr="00074138">
              <w:rPr>
                <w:strike/>
                <w:rPrChange w:id="741" w:author="Ekanthappa, Rudresh (R.)" w:date="2019-11-19T15:37:00Z">
                  <w:rPr/>
                </w:rPrChange>
              </w:rPr>
              <w:t>GPS Data Format</w:t>
            </w:r>
            <w:ins w:id="742" w:author="Ekanthappa, Rudresh (R.)" w:date="2019-11-12T15:14:00Z">
              <w:r w:rsidR="00943823" w:rsidRPr="00074138">
                <w:rPr>
                  <w:strike/>
                  <w:rPrChange w:id="743" w:author="Ekanthappa, Rudresh (R.)" w:date="2019-11-19T15:37:00Z">
                    <w:rPr/>
                  </w:rPrChange>
                </w:rPr>
                <w:t xml:space="preserve"> </w:t>
              </w:r>
              <w:r w:rsidR="00943823" w:rsidRPr="00074138">
                <w:rPr>
                  <w:rFonts w:cs="Arial"/>
                  <w:bCs/>
                  <w:strike/>
                  <w:szCs w:val="20"/>
                  <w:u w:val="single"/>
                  <w:rPrChange w:id="744" w:author="Ekanthappa, Rudresh (R.)" w:date="2019-11-19T15:37:00Z">
                    <w:rPr>
                      <w:rFonts w:cs="Arial"/>
                      <w:bCs/>
                      <w:szCs w:val="20"/>
                      <w:u w:val="single"/>
                    </w:rPr>
                  </w:rPrChange>
                </w:rPr>
                <w:t>[China Specific]}</w:t>
              </w:r>
            </w:ins>
            <w:r w:rsidRPr="00074138">
              <w:rPr>
                <w:strike/>
                <w:rPrChange w:id="745" w:author="Ekanthappa, Rudresh (R.)" w:date="2019-11-19T15:37:00Z">
                  <w:rPr/>
                </w:rPrChange>
              </w:rPr>
              <w:t>,</w:t>
            </w:r>
            <w:r>
              <w:t xml:space="preserve"> </w:t>
            </w:r>
            <w:commentRangeEnd w:id="740"/>
            <w:r w:rsidR="009F0A76">
              <w:rPr>
                <w:rStyle w:val="CommentReference"/>
              </w:rPr>
              <w:commentReference w:id="740"/>
            </w:r>
            <w:r>
              <w:t>Latitude, Longitude, Altitude, GPS time, Direction of Travel, Fix (2D, 3D), Location Accuracy, Location Status.</w:t>
            </w:r>
          </w:p>
        </w:tc>
      </w:tr>
    </w:tbl>
    <w:p w14:paraId="18553607" w14:textId="77777777" w:rsidR="00F30367" w:rsidRDefault="00F30367" w:rsidP="00F30367">
      <w:pPr>
        <w:rPr>
          <w:ins w:id="746" w:author="Ekanthappa, Rudresh (R.)" w:date="2019-11-13T12:50:00Z"/>
        </w:rPr>
      </w:pPr>
    </w:p>
    <w:p w14:paraId="18065F12" w14:textId="77777777" w:rsidR="00FA0C1E" w:rsidRDefault="00FA0C1E" w:rsidP="00F30367"/>
    <w:p w14:paraId="4779F5AD" w14:textId="77777777" w:rsidR="009B4C29" w:rsidRPr="009B4C29" w:rsidRDefault="009B4C29" w:rsidP="009B4C29">
      <w:pPr>
        <w:pStyle w:val="Heading5"/>
        <w:rPr>
          <w:b w:val="0"/>
          <w:u w:val="single"/>
        </w:rPr>
      </w:pPr>
      <w:r w:rsidRPr="009B4C29">
        <w:rPr>
          <w:b w:val="0"/>
          <w:u w:val="single"/>
        </w:rPr>
        <w:t>SVS-REQ-353200/A-GRPC theft mode response field/parameter status or source changes updates to SVSOffBoardClient</w:t>
      </w:r>
    </w:p>
    <w:p w14:paraId="2CD2DA45" w14:textId="77777777" w:rsidR="00F30367" w:rsidRDefault="00B113DE" w:rsidP="00F30367">
      <w:r w:rsidRPr="00D538D7">
        <w:t>SVSServer shall immediately send theft mode response message when field/parameter status or source information changed. Following are the field/parameter form theft mode response message</w:t>
      </w:r>
      <w:r>
        <w:t>:</w:t>
      </w:r>
      <w:r w:rsidRPr="00D538D7">
        <w:t xml:space="preserve"> Theft mode status, SVS Support Status, Ignition Status, Power Source, Main Power status, BUB status, Failures</w:t>
      </w:r>
      <w:r>
        <w:t>.</w:t>
      </w:r>
    </w:p>
    <w:p w14:paraId="300C5C8A" w14:textId="77777777" w:rsidR="00F30367" w:rsidRDefault="00B113DE" w:rsidP="009B4C29">
      <w:pPr>
        <w:pStyle w:val="Heading4"/>
      </w:pPr>
      <w:r>
        <w:t>GRPC Retry Strategies</w:t>
      </w:r>
    </w:p>
    <w:p w14:paraId="6546DAF2" w14:textId="77777777" w:rsidR="009B4C29" w:rsidRPr="009B4C29" w:rsidRDefault="009B4C29" w:rsidP="009B4C29">
      <w:pPr>
        <w:pStyle w:val="Heading5"/>
        <w:rPr>
          <w:b w:val="0"/>
          <w:u w:val="single"/>
        </w:rPr>
      </w:pPr>
      <w:r w:rsidRPr="009B4C29">
        <w:rPr>
          <w:b w:val="0"/>
          <w:u w:val="single"/>
        </w:rPr>
        <w:t>SVS-REQ-303352/D-Transient retry at SVSServer for all identified GRPC error code</w:t>
      </w:r>
    </w:p>
    <w:p w14:paraId="6A4A5452" w14:textId="77777777" w:rsidR="00F30367" w:rsidRDefault="00B113DE" w:rsidP="00F30367">
      <w:r>
        <w:t>For all identified GRPC</w:t>
      </w:r>
      <w:r w:rsidRPr="00CD1792">
        <w:t xml:space="preserve"> error codes that can result in a message retry</w:t>
      </w:r>
      <w:r>
        <w:t xml:space="preserve">, SVSServer shall perform X (X = DID </w:t>
      </w:r>
      <w:r>
        <w:rPr>
          <w:lang w:val="en-GB"/>
        </w:rPr>
        <w:t>SVS_RETRY_NUMBER</w:t>
      </w:r>
      <w:r>
        <w:t xml:space="preserve">) number of GRPC protocol level retries at Y (Y = </w:t>
      </w:r>
      <w:r>
        <w:rPr>
          <w:lang w:val="en-GB"/>
        </w:rPr>
        <w:t xml:space="preserve">DID SVS_RETRY_FREQUENCY) </w:t>
      </w:r>
      <w:r>
        <w:t>interval for specified reporting frequency and shall time out.</w:t>
      </w:r>
      <w:r w:rsidRPr="006E2033">
        <w:t xml:space="preserve"> After timeout, location data shall be stored in SVS application </w:t>
      </w:r>
      <w:r>
        <w:t xml:space="preserve">on SVSServer. Refer to </w:t>
      </w:r>
      <w:r w:rsidRPr="00CD1792">
        <w:t>REQ-306303</w:t>
      </w:r>
      <w:r>
        <w:t>.</w:t>
      </w:r>
    </w:p>
    <w:p w14:paraId="4091C8E6" w14:textId="77777777" w:rsidR="009B4C29" w:rsidRPr="009B4C29" w:rsidRDefault="009B4C29" w:rsidP="009B4C29">
      <w:pPr>
        <w:pStyle w:val="Heading5"/>
        <w:rPr>
          <w:b w:val="0"/>
          <w:u w:val="single"/>
        </w:rPr>
      </w:pPr>
      <w:r w:rsidRPr="009B4C29">
        <w:rPr>
          <w:b w:val="0"/>
          <w:u w:val="single"/>
        </w:rPr>
        <w:t>SVS-REQ-303353/E-SVSServer SVS application retry for all identified GRPC error code</w:t>
      </w:r>
    </w:p>
    <w:p w14:paraId="33D4E3BE" w14:textId="77777777" w:rsidR="00F30367" w:rsidRDefault="00B113DE" w:rsidP="00F30367">
      <w:r>
        <w:t xml:space="preserve">For all GRPC error codes, if the message from the SVSServer to the SVSOffBoardClient failed after the retries, the SVSServer </w:t>
      </w:r>
      <w:r w:rsidRPr="00860DEB">
        <w:t>shall append all the previous location</w:t>
      </w:r>
      <w:r>
        <w:t>s</w:t>
      </w:r>
      <w:r w:rsidRPr="00860DEB">
        <w:t xml:space="preserve"> </w:t>
      </w:r>
      <w:r>
        <w:t>in the Previously Reported Locations field shall be transmitted in</w:t>
      </w:r>
      <w:r w:rsidRPr="00860DEB">
        <w:t xml:space="preserve"> the next </w:t>
      </w:r>
      <w:r>
        <w:t>theft mode</w:t>
      </w:r>
      <w:r w:rsidRPr="00860DEB">
        <w:t xml:space="preserve"> </w:t>
      </w:r>
      <w:r>
        <w:t xml:space="preserve">response </w:t>
      </w:r>
      <w:r w:rsidRPr="00860DEB">
        <w:t xml:space="preserve">message </w:t>
      </w:r>
      <w:r>
        <w:t>at the next frequency interval. SVSServer shall store location data up to W count and apply FIFO logic to store any location exceeding W (W value shall be defined during design).</w:t>
      </w:r>
    </w:p>
    <w:p w14:paraId="0931AEBE" w14:textId="77777777" w:rsidR="009B4C29" w:rsidRPr="009B4C29" w:rsidRDefault="009B4C29" w:rsidP="009B4C29">
      <w:pPr>
        <w:pStyle w:val="Heading5"/>
        <w:rPr>
          <w:b w:val="0"/>
          <w:u w:val="single"/>
        </w:rPr>
      </w:pPr>
      <w:r w:rsidRPr="009B4C29">
        <w:rPr>
          <w:b w:val="0"/>
          <w:u w:val="single"/>
        </w:rPr>
        <w:t>SVS-REQ-352684/A-SVSServer SVS application storing theft mode locations during out of cellular coverage</w:t>
      </w:r>
    </w:p>
    <w:p w14:paraId="520963C6" w14:textId="77777777" w:rsidR="00F30367" w:rsidRDefault="00B113DE" w:rsidP="00F30367">
      <w:r w:rsidRPr="005A3E05">
        <w:t>Active theft mode locations shall be stored while vehicle has no cellular coverage. Once cellular service has been restored</w:t>
      </w:r>
      <w:r>
        <w:t>,</w:t>
      </w:r>
      <w:r w:rsidRPr="005A3E05">
        <w:t xml:space="preserve"> all the previous locations in the Previously Reported Locations field shall be transmitted in the next theft mode response message at the next frequency interval. SVSServer shall store location data up to W count and apply FIFO logic to store any location exceeding W (W value shall be defined during design)</w:t>
      </w:r>
      <w:r>
        <w:t>.</w:t>
      </w:r>
    </w:p>
    <w:p w14:paraId="4D4577F9" w14:textId="77777777" w:rsidR="009B4C29" w:rsidRPr="009B4C29" w:rsidRDefault="009B4C29" w:rsidP="009B4C29">
      <w:pPr>
        <w:pStyle w:val="Heading5"/>
        <w:rPr>
          <w:b w:val="0"/>
          <w:u w:val="single"/>
        </w:rPr>
      </w:pPr>
      <w:r w:rsidRPr="009B4C29">
        <w:rPr>
          <w:b w:val="0"/>
          <w:u w:val="single"/>
        </w:rPr>
        <w:t>SVS-REQ-353202/A-SVSServer not deleting stored theft mode response messages</w:t>
      </w:r>
    </w:p>
    <w:p w14:paraId="7D186B83" w14:textId="77777777" w:rsidR="00F30367" w:rsidRDefault="00B113DE" w:rsidP="00F30367">
      <w:r>
        <w:t>Under all conditions, such as low battery levels, no communication channels or cellular out of coverage, all stored theft mode response data shall not be deleted until successfully sent to SVSOffBoardClient.</w:t>
      </w:r>
    </w:p>
    <w:p w14:paraId="2CE17B8C" w14:textId="77777777" w:rsidR="00F30367" w:rsidRDefault="00B113DE" w:rsidP="009B4C29">
      <w:pPr>
        <w:pStyle w:val="Heading4"/>
      </w:pPr>
      <w:del w:id="747" w:author="Ekanthappa, Rudresh (R.)" w:date="2019-11-12T10:44:00Z">
        <w:r w:rsidDel="005C3407">
          <w:delText>Type4</w:delText>
        </w:r>
      </w:del>
      <w:ins w:id="748" w:author="Ekanthappa, Rudresh (R.)" w:date="2019-11-12T10:44:00Z">
        <w:r w:rsidR="005C3407">
          <w:t>Type3</w:t>
        </w:r>
      </w:ins>
      <w:r>
        <w:t xml:space="preserve"> SMS Data Communication</w:t>
      </w:r>
    </w:p>
    <w:p w14:paraId="614D868B" w14:textId="77777777" w:rsidR="009B4C29" w:rsidRPr="009B4C29" w:rsidRDefault="009B4C29" w:rsidP="009B4C29">
      <w:pPr>
        <w:pStyle w:val="Heading5"/>
        <w:rPr>
          <w:b w:val="0"/>
          <w:u w:val="single"/>
        </w:rPr>
      </w:pPr>
      <w:r w:rsidRPr="009B4C29">
        <w:rPr>
          <w:b w:val="0"/>
          <w:u w:val="single"/>
        </w:rPr>
        <w:t>SVS-REQ-291229/F-</w:t>
      </w:r>
      <w:del w:id="749" w:author="Ekanthappa, Rudresh (R.)" w:date="2019-11-12T10:44:00Z">
        <w:r w:rsidRPr="009B4C29" w:rsidDel="005C3407">
          <w:rPr>
            <w:b w:val="0"/>
            <w:u w:val="single"/>
          </w:rPr>
          <w:delText>Type4</w:delText>
        </w:r>
      </w:del>
      <w:ins w:id="750" w:author="Ekanthappa, Rudresh (R.)" w:date="2019-11-12T10:44:00Z">
        <w:r w:rsidR="005C3407">
          <w:rPr>
            <w:b w:val="0"/>
            <w:u w:val="single"/>
          </w:rPr>
          <w:t>Type3</w:t>
        </w:r>
      </w:ins>
      <w:r w:rsidRPr="009B4C29">
        <w:rPr>
          <w:b w:val="0"/>
          <w:u w:val="single"/>
        </w:rPr>
        <w:t xml:space="preserve"> SMS Activate Theft Mode request from SVSOffBoardClient to SVSServer</w:t>
      </w:r>
    </w:p>
    <w:p w14:paraId="762F76C8" w14:textId="77777777" w:rsidR="00F30367" w:rsidRDefault="00B113DE" w:rsidP="00F30367">
      <w:r w:rsidRPr="00941BD0">
        <w:t xml:space="preserve">When MQTT connection </w:t>
      </w:r>
      <w:r>
        <w:t xml:space="preserve">is </w:t>
      </w:r>
      <w:r w:rsidRPr="00941BD0">
        <w:t>not available</w:t>
      </w:r>
      <w:r>
        <w:t xml:space="preserve">, SVSOffBoardClient sends </w:t>
      </w:r>
      <w:del w:id="751" w:author="Ekanthappa, Rudresh (R.)" w:date="2019-11-12T10:44:00Z">
        <w:r w:rsidDel="005C3407">
          <w:delText>Type4</w:delText>
        </w:r>
      </w:del>
      <w:ins w:id="752" w:author="Ekanthappa, Rudresh (R.)" w:date="2019-11-12T10:44:00Z">
        <w:r w:rsidR="005C3407">
          <w:t>Type3</w:t>
        </w:r>
      </w:ins>
      <w:r>
        <w:t xml:space="preserve"> SMS command to start the </w:t>
      </w:r>
      <w:r w:rsidRPr="00723F9C">
        <w:t>theft mode</w:t>
      </w:r>
      <w:r>
        <w:t xml:space="preserve"> process as specified in the Activate T</w:t>
      </w:r>
      <w:r w:rsidRPr="00723F9C">
        <w:t xml:space="preserve">heft </w:t>
      </w:r>
      <w:r>
        <w:t>M</w:t>
      </w:r>
      <w:r w:rsidRPr="00723F9C">
        <w:t>ode</w:t>
      </w:r>
      <w:r>
        <w:t xml:space="preserve"> command.</w:t>
      </w:r>
    </w:p>
    <w:p w14:paraId="15ECD344" w14:textId="77777777" w:rsidR="009B4C29" w:rsidRPr="009B4C29" w:rsidRDefault="009B4C29" w:rsidP="009B4C29">
      <w:pPr>
        <w:pStyle w:val="Heading5"/>
        <w:rPr>
          <w:b w:val="0"/>
          <w:u w:val="single"/>
        </w:rPr>
      </w:pPr>
      <w:r w:rsidRPr="009B4C29">
        <w:rPr>
          <w:b w:val="0"/>
          <w:u w:val="single"/>
        </w:rPr>
        <w:t>SVS-REQ-291233/F-</w:t>
      </w:r>
      <w:del w:id="753" w:author="Ekanthappa, Rudresh (R.)" w:date="2019-11-12T10:44:00Z">
        <w:r w:rsidRPr="009B4C29" w:rsidDel="005C3407">
          <w:rPr>
            <w:b w:val="0"/>
            <w:u w:val="single"/>
          </w:rPr>
          <w:delText>Type4</w:delText>
        </w:r>
      </w:del>
      <w:ins w:id="754" w:author="Ekanthappa, Rudresh (R.)" w:date="2019-11-12T10:44:00Z">
        <w:r w:rsidR="005C3407">
          <w:rPr>
            <w:b w:val="0"/>
            <w:u w:val="single"/>
          </w:rPr>
          <w:t>Type3</w:t>
        </w:r>
      </w:ins>
      <w:r w:rsidRPr="009B4C29">
        <w:rPr>
          <w:b w:val="0"/>
          <w:u w:val="single"/>
        </w:rPr>
        <w:t xml:space="preserve"> SMS Deactivate Theft Mode Command from SVSOffBoardClient To SVSServer</w:t>
      </w:r>
    </w:p>
    <w:p w14:paraId="39718DE1" w14:textId="77777777" w:rsidR="00F30367" w:rsidRDefault="00B113DE" w:rsidP="00F30367">
      <w:r w:rsidRPr="006542C9">
        <w:t>When MQTT connection is not available</w:t>
      </w:r>
      <w:r>
        <w:t xml:space="preserve">, SVSOffBoardClient sends </w:t>
      </w:r>
      <w:del w:id="755" w:author="Ekanthappa, Rudresh (R.)" w:date="2019-11-12T10:44:00Z">
        <w:r w:rsidDel="005C3407">
          <w:delText>Type4</w:delText>
        </w:r>
      </w:del>
      <w:ins w:id="756" w:author="Ekanthappa, Rudresh (R.)" w:date="2019-11-12T10:44:00Z">
        <w:r w:rsidR="005C3407">
          <w:t>Type3</w:t>
        </w:r>
      </w:ins>
      <w:r>
        <w:t xml:space="preserve"> SMS command to </w:t>
      </w:r>
      <w:r w:rsidRPr="00404423">
        <w:t>start the theft mode deactivation as specified in the Deactivate Theft Mode command</w:t>
      </w:r>
      <w:r>
        <w:t>.</w:t>
      </w:r>
    </w:p>
    <w:p w14:paraId="545CB0BA" w14:textId="77777777" w:rsidR="009B4C29" w:rsidRPr="009B4C29" w:rsidRDefault="009B4C29" w:rsidP="009B4C29">
      <w:pPr>
        <w:pStyle w:val="Heading5"/>
        <w:rPr>
          <w:b w:val="0"/>
          <w:u w:val="single"/>
        </w:rPr>
      </w:pPr>
      <w:r w:rsidRPr="009B4C29">
        <w:rPr>
          <w:b w:val="0"/>
          <w:u w:val="single"/>
        </w:rPr>
        <w:t>SVS-REQ-306576/D-</w:t>
      </w:r>
      <w:del w:id="757" w:author="Ekanthappa, Rudresh (R.)" w:date="2019-11-12T10:44:00Z">
        <w:r w:rsidRPr="009B4C29" w:rsidDel="005C3407">
          <w:rPr>
            <w:b w:val="0"/>
            <w:u w:val="single"/>
          </w:rPr>
          <w:delText>Type4</w:delText>
        </w:r>
      </w:del>
      <w:ins w:id="758" w:author="Ekanthappa, Rudresh (R.)" w:date="2019-11-12T10:44:00Z">
        <w:r w:rsidR="005C3407">
          <w:rPr>
            <w:b w:val="0"/>
            <w:u w:val="single"/>
          </w:rPr>
          <w:t>Type3</w:t>
        </w:r>
      </w:ins>
      <w:r w:rsidRPr="009B4C29">
        <w:rPr>
          <w:b w:val="0"/>
          <w:u w:val="single"/>
        </w:rPr>
        <w:t xml:space="preserve"> SMS Activate/Deactivate Theft Mode command security</w:t>
      </w:r>
    </w:p>
    <w:p w14:paraId="02F4AE0F" w14:textId="77777777" w:rsidR="00F30367" w:rsidRDefault="00B113DE" w:rsidP="00F30367">
      <w:del w:id="759" w:author="Ekanthappa, Rudresh (R.)" w:date="2019-11-12T10:44:00Z">
        <w:r w:rsidDel="005C3407">
          <w:delText>Type4</w:delText>
        </w:r>
      </w:del>
      <w:ins w:id="760" w:author="Ekanthappa, Rudresh (R.)" w:date="2019-11-12T10:44:00Z">
        <w:r w:rsidR="005C3407">
          <w:t>Type3</w:t>
        </w:r>
      </w:ins>
      <w:r>
        <w:t xml:space="preserve"> SMS Activate/Deactivate T</w:t>
      </w:r>
      <w:r w:rsidRPr="00412817">
        <w:t xml:space="preserve">heft </w:t>
      </w:r>
      <w:r>
        <w:t>M</w:t>
      </w:r>
      <w:r w:rsidRPr="00412817">
        <w:t>ode</w:t>
      </w:r>
      <w:r>
        <w:t xml:space="preserve"> command shall be SyncP signed, encrypted with ESN enabled.</w:t>
      </w:r>
    </w:p>
    <w:p w14:paraId="7FC62ACB" w14:textId="77777777" w:rsidR="00F30367" w:rsidRDefault="00B113DE" w:rsidP="009B4C29">
      <w:pPr>
        <w:pStyle w:val="Heading3"/>
      </w:pPr>
      <w:bookmarkStart w:id="761" w:name="_Toc16252856"/>
      <w:r>
        <w:t>Use Cases</w:t>
      </w:r>
      <w:bookmarkEnd w:id="761"/>
    </w:p>
    <w:p w14:paraId="7064BA89" w14:textId="77777777" w:rsidR="00F30367" w:rsidRDefault="00B113DE" w:rsidP="009B4C29">
      <w:pPr>
        <w:pStyle w:val="Heading4"/>
      </w:pPr>
      <w:r>
        <w:t>FTCP</w:t>
      </w:r>
    </w:p>
    <w:p w14:paraId="63551639" w14:textId="77777777" w:rsidR="00F30367" w:rsidRDefault="00B113DE" w:rsidP="009B4C29">
      <w:pPr>
        <w:pStyle w:val="Heading5"/>
      </w:pPr>
      <w:r>
        <w:t>SVS-UC-REQ-306595/E-Activate Theft Mode request through FTCP</w:t>
      </w:r>
    </w:p>
    <w:p w14:paraId="52427DAB"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EF73E3" w14:paraId="41C3F1BC" w14:textId="77777777" w:rsidTr="009B4C29">
        <w:trPr>
          <w:jc w:val="center"/>
        </w:trPr>
        <w:tc>
          <w:tcPr>
            <w:tcW w:w="1910" w:type="dxa"/>
            <w:shd w:val="clear" w:color="auto" w:fill="BFBFBF"/>
          </w:tcPr>
          <w:p w14:paraId="5BDBF7B7" w14:textId="77777777" w:rsidR="00F30367" w:rsidRPr="00EF73E3" w:rsidRDefault="00B113DE" w:rsidP="00F30367">
            <w:pPr>
              <w:spacing w:line="276" w:lineRule="auto"/>
              <w:rPr>
                <w:rFonts w:cs="Arial"/>
                <w:b/>
                <w:szCs w:val="22"/>
              </w:rPr>
            </w:pPr>
            <w:r w:rsidRPr="00EF73E3">
              <w:rPr>
                <w:rFonts w:cs="Arial"/>
                <w:b/>
                <w:szCs w:val="22"/>
              </w:rPr>
              <w:t>Actors</w:t>
            </w:r>
          </w:p>
        </w:tc>
        <w:tc>
          <w:tcPr>
            <w:tcW w:w="7666" w:type="dxa"/>
            <w:shd w:val="clear" w:color="auto" w:fill="auto"/>
          </w:tcPr>
          <w:p w14:paraId="20BB0538" w14:textId="77777777" w:rsidR="00F30367" w:rsidRPr="00EF73E3" w:rsidRDefault="00B113DE" w:rsidP="00F30367">
            <w:pPr>
              <w:spacing w:line="276" w:lineRule="auto"/>
              <w:rPr>
                <w:rFonts w:cs="Arial"/>
                <w:szCs w:val="22"/>
              </w:rPr>
            </w:pPr>
            <w:r w:rsidRPr="00EF73E3">
              <w:rPr>
                <w:rFonts w:cs="Arial"/>
                <w:szCs w:val="22"/>
              </w:rPr>
              <w:t>Call Center, SVSOffBoardClient, SVSServer, SVSOnBoardClient</w:t>
            </w:r>
          </w:p>
        </w:tc>
      </w:tr>
      <w:tr w:rsidR="00F30367" w:rsidRPr="00EF73E3" w14:paraId="3DC13CBC" w14:textId="77777777" w:rsidTr="009B4C29">
        <w:trPr>
          <w:jc w:val="center"/>
        </w:trPr>
        <w:tc>
          <w:tcPr>
            <w:tcW w:w="1910" w:type="dxa"/>
            <w:shd w:val="clear" w:color="auto" w:fill="BFBFBF"/>
          </w:tcPr>
          <w:p w14:paraId="151DA293" w14:textId="77777777" w:rsidR="00F30367" w:rsidRPr="00EF73E3" w:rsidRDefault="00B113DE" w:rsidP="00F30367">
            <w:pPr>
              <w:spacing w:line="276" w:lineRule="auto"/>
              <w:rPr>
                <w:rFonts w:cs="Arial"/>
                <w:b/>
                <w:szCs w:val="22"/>
              </w:rPr>
            </w:pPr>
            <w:r w:rsidRPr="00EF73E3">
              <w:rPr>
                <w:rFonts w:cs="Arial"/>
                <w:b/>
                <w:szCs w:val="22"/>
              </w:rPr>
              <w:t>Pre-Conditions</w:t>
            </w:r>
          </w:p>
        </w:tc>
        <w:tc>
          <w:tcPr>
            <w:tcW w:w="7666" w:type="dxa"/>
            <w:shd w:val="clear" w:color="auto" w:fill="auto"/>
          </w:tcPr>
          <w:p w14:paraId="2CF29CBF" w14:textId="77777777" w:rsidR="00F30367" w:rsidRPr="00EF73E3" w:rsidRDefault="00B113DE" w:rsidP="00F30367">
            <w:pPr>
              <w:spacing w:line="276" w:lineRule="auto"/>
              <w:rPr>
                <w:rFonts w:cs="Arial"/>
                <w:szCs w:val="22"/>
              </w:rPr>
            </w:pPr>
            <w:r w:rsidRPr="00EF73E3">
              <w:rPr>
                <w:rFonts w:cs="Arial"/>
                <w:szCs w:val="22"/>
              </w:rPr>
              <w:t xml:space="preserve">Customer feature subscription </w:t>
            </w:r>
          </w:p>
          <w:p w14:paraId="72741FD4" w14:textId="77777777" w:rsidR="00F30367" w:rsidRPr="00EF73E3" w:rsidRDefault="00B113DE" w:rsidP="00F30367">
            <w:pPr>
              <w:spacing w:line="276" w:lineRule="auto"/>
              <w:rPr>
                <w:rFonts w:cs="Arial"/>
                <w:szCs w:val="22"/>
              </w:rPr>
            </w:pPr>
            <w:r w:rsidRPr="00EF73E3">
              <w:rPr>
                <w:rFonts w:cs="Arial"/>
                <w:szCs w:val="22"/>
              </w:rPr>
              <w:t>Ignition ON</w:t>
            </w:r>
            <w:r>
              <w:rPr>
                <w:rFonts w:cs="Arial"/>
                <w:szCs w:val="22"/>
              </w:rPr>
              <w:t xml:space="preserve"> or OFF</w:t>
            </w:r>
          </w:p>
          <w:p w14:paraId="6BF5FD0D" w14:textId="77777777" w:rsidR="00F30367" w:rsidRPr="00EF73E3" w:rsidRDefault="00B113DE" w:rsidP="00F30367">
            <w:pPr>
              <w:spacing w:line="276" w:lineRule="auto"/>
              <w:rPr>
                <w:rFonts w:cs="Arial"/>
                <w:szCs w:val="22"/>
              </w:rPr>
            </w:pPr>
            <w:r w:rsidRPr="00EF73E3">
              <w:rPr>
                <w:rFonts w:cs="Arial"/>
                <w:szCs w:val="22"/>
              </w:rPr>
              <w:t>SVS</w:t>
            </w:r>
            <w:r>
              <w:rPr>
                <w:rFonts w:cs="Arial"/>
                <w:szCs w:val="22"/>
              </w:rPr>
              <w:t>Server</w:t>
            </w:r>
            <w:r w:rsidRPr="00EF73E3">
              <w:rPr>
                <w:rFonts w:cs="Arial"/>
                <w:szCs w:val="22"/>
              </w:rPr>
              <w:t xml:space="preserve"> registered to Network</w:t>
            </w:r>
          </w:p>
          <w:p w14:paraId="56F9D16F" w14:textId="77777777" w:rsidR="00F30367" w:rsidRPr="00EF73E3" w:rsidRDefault="00B113DE" w:rsidP="00F30367">
            <w:pPr>
              <w:spacing w:line="276" w:lineRule="auto"/>
              <w:rPr>
                <w:rFonts w:eastAsia="Calibri" w:cs="Arial"/>
                <w:szCs w:val="22"/>
              </w:rPr>
            </w:pPr>
            <w:r w:rsidRPr="00EF73E3">
              <w:rPr>
                <w:rFonts w:eastAsia="Calibri" w:cs="Arial"/>
                <w:szCs w:val="22"/>
              </w:rPr>
              <w:t xml:space="preserve">SVSOnBoardClient is MQTT connected </w:t>
            </w:r>
          </w:p>
          <w:p w14:paraId="48E476F3" w14:textId="77777777" w:rsidR="00F30367" w:rsidRPr="00EF73E3" w:rsidRDefault="00B113DE" w:rsidP="00F30367">
            <w:pPr>
              <w:spacing w:line="276" w:lineRule="auto"/>
              <w:rPr>
                <w:rFonts w:cs="Arial"/>
                <w:szCs w:val="22"/>
              </w:rPr>
            </w:pPr>
            <w:r w:rsidRPr="00EF73E3">
              <w:rPr>
                <w:rFonts w:eastAsia="Calibri" w:cs="Arial"/>
                <w:szCs w:val="22"/>
              </w:rPr>
              <w:t>Main Battery Engaged</w:t>
            </w:r>
          </w:p>
          <w:p w14:paraId="7FB42A21" w14:textId="77777777" w:rsidR="00F30367" w:rsidRPr="00EF73E3" w:rsidRDefault="00B113DE" w:rsidP="00F30367">
            <w:pPr>
              <w:spacing w:line="276" w:lineRule="auto"/>
              <w:rPr>
                <w:rFonts w:cs="Arial"/>
                <w:szCs w:val="22"/>
              </w:rPr>
            </w:pPr>
            <w:r w:rsidRPr="00EF73E3">
              <w:rPr>
                <w:rFonts w:cs="Arial"/>
                <w:szCs w:val="22"/>
              </w:rPr>
              <w:t xml:space="preserve">Police Case Report Number </w:t>
            </w:r>
          </w:p>
        </w:tc>
      </w:tr>
      <w:tr w:rsidR="00F30367" w:rsidRPr="00EF73E3" w14:paraId="325EA990" w14:textId="77777777" w:rsidTr="009B4C29">
        <w:trPr>
          <w:jc w:val="center"/>
        </w:trPr>
        <w:tc>
          <w:tcPr>
            <w:tcW w:w="1910" w:type="dxa"/>
            <w:shd w:val="clear" w:color="auto" w:fill="BFBFBF"/>
          </w:tcPr>
          <w:p w14:paraId="3943BECE" w14:textId="77777777" w:rsidR="00F30367" w:rsidRPr="00EF73E3" w:rsidRDefault="00B113DE" w:rsidP="00F30367">
            <w:pPr>
              <w:spacing w:line="276" w:lineRule="auto"/>
              <w:rPr>
                <w:rFonts w:cs="Arial"/>
                <w:b/>
                <w:szCs w:val="22"/>
              </w:rPr>
            </w:pPr>
            <w:r w:rsidRPr="00EF73E3">
              <w:rPr>
                <w:rFonts w:cs="Arial"/>
                <w:b/>
                <w:szCs w:val="22"/>
              </w:rPr>
              <w:t xml:space="preserve">Scenario Description </w:t>
            </w:r>
          </w:p>
        </w:tc>
        <w:tc>
          <w:tcPr>
            <w:tcW w:w="7666" w:type="dxa"/>
            <w:shd w:val="clear" w:color="auto" w:fill="auto"/>
          </w:tcPr>
          <w:p w14:paraId="76FBBBC0" w14:textId="77777777" w:rsidR="00F30367" w:rsidRPr="00EF73E3" w:rsidRDefault="00B113DE" w:rsidP="00F30367">
            <w:pPr>
              <w:spacing w:line="276" w:lineRule="auto"/>
              <w:rPr>
                <w:rFonts w:cs="Arial"/>
                <w:szCs w:val="22"/>
              </w:rPr>
            </w:pPr>
            <w:r w:rsidRPr="00EF73E3">
              <w:rPr>
                <w:rFonts w:cs="Arial"/>
                <w:szCs w:val="22"/>
              </w:rPr>
              <w:t xml:space="preserve">SVSOffBoardClient </w:t>
            </w:r>
            <w:r>
              <w:rPr>
                <w:rFonts w:cs="Arial"/>
                <w:szCs w:val="22"/>
              </w:rPr>
              <w:t>shall check</w:t>
            </w:r>
            <w:r w:rsidRPr="00EF73E3">
              <w:rPr>
                <w:rFonts w:cs="Arial"/>
                <w:szCs w:val="22"/>
              </w:rPr>
              <w:t xml:space="preserve"> MQTT connection availability with SVSOnBoardClient, If MQTT connection available Activate Theft Mode request is sent through </w:t>
            </w:r>
            <w:r w:rsidRPr="00EF73E3">
              <w:rPr>
                <w:rFonts w:cs="Arial"/>
                <w:b/>
                <w:szCs w:val="22"/>
              </w:rPr>
              <w:t>FTCP</w:t>
            </w:r>
          </w:p>
        </w:tc>
      </w:tr>
      <w:tr w:rsidR="00F30367" w:rsidRPr="00EF73E3" w14:paraId="5D782F96" w14:textId="77777777" w:rsidTr="009B4C29">
        <w:trPr>
          <w:jc w:val="center"/>
        </w:trPr>
        <w:tc>
          <w:tcPr>
            <w:tcW w:w="1910" w:type="dxa"/>
            <w:shd w:val="clear" w:color="auto" w:fill="BFBFBF"/>
          </w:tcPr>
          <w:p w14:paraId="749BDA0B" w14:textId="77777777" w:rsidR="00F30367" w:rsidRPr="00EF73E3" w:rsidRDefault="00B113DE" w:rsidP="00F30367">
            <w:pPr>
              <w:spacing w:line="276" w:lineRule="auto"/>
              <w:rPr>
                <w:rFonts w:cs="Arial"/>
                <w:b/>
                <w:szCs w:val="22"/>
              </w:rPr>
            </w:pPr>
            <w:r w:rsidRPr="00EF73E3">
              <w:rPr>
                <w:rFonts w:cs="Arial"/>
                <w:b/>
                <w:szCs w:val="22"/>
              </w:rPr>
              <w:t>Post-conditions</w:t>
            </w:r>
          </w:p>
        </w:tc>
        <w:tc>
          <w:tcPr>
            <w:tcW w:w="7666" w:type="dxa"/>
            <w:shd w:val="clear" w:color="auto" w:fill="auto"/>
          </w:tcPr>
          <w:p w14:paraId="1A08C4F2" w14:textId="77777777" w:rsidR="00F30367" w:rsidRPr="00EF73E3" w:rsidRDefault="00B113DE" w:rsidP="00F30367">
            <w:pPr>
              <w:spacing w:line="276" w:lineRule="auto"/>
              <w:rPr>
                <w:rFonts w:cs="Arial"/>
                <w:szCs w:val="22"/>
              </w:rPr>
            </w:pPr>
            <w:r w:rsidRPr="00EF73E3">
              <w:rPr>
                <w:rFonts w:cs="Arial"/>
                <w:szCs w:val="22"/>
              </w:rPr>
              <w:t xml:space="preserve">SVSOffBoardClient </w:t>
            </w:r>
            <w:r>
              <w:rPr>
                <w:rFonts w:cs="Arial"/>
                <w:szCs w:val="22"/>
              </w:rPr>
              <w:t>shall send</w:t>
            </w:r>
            <w:r w:rsidRPr="00EF73E3">
              <w:rPr>
                <w:rFonts w:cs="Arial"/>
                <w:szCs w:val="22"/>
              </w:rPr>
              <w:t xml:space="preserve"> </w:t>
            </w:r>
            <w:r w:rsidRPr="00EF73E3">
              <w:rPr>
                <w:rFonts w:cs="Arial"/>
                <w:b/>
                <w:szCs w:val="22"/>
              </w:rPr>
              <w:t>FTCP</w:t>
            </w:r>
            <w:r w:rsidRPr="00EF73E3">
              <w:rPr>
                <w:rFonts w:cs="Arial"/>
                <w:szCs w:val="22"/>
              </w:rPr>
              <w:t xml:space="preserve"> activate theft mode request to SVSServer and request for data collection and transmission of location at specified reporting frequency or just single response to on demand request. </w:t>
            </w:r>
            <w:r w:rsidRPr="006A12A2">
              <w:rPr>
                <w:rFonts w:cs="Arial"/>
                <w:szCs w:val="22"/>
              </w:rPr>
              <w:t xml:space="preserve">SVSServer shall send FTCP acknowledgement response and </w:t>
            </w:r>
            <w:r>
              <w:rPr>
                <w:rFonts w:cs="Arial"/>
                <w:szCs w:val="22"/>
              </w:rPr>
              <w:t>begin</w:t>
            </w:r>
            <w:r w:rsidRPr="00EF73E3">
              <w:rPr>
                <w:rFonts w:cs="Arial"/>
                <w:szCs w:val="22"/>
              </w:rPr>
              <w:t xml:space="preserve"> sending location updates to SVSOffBoardClient via GRPC where then SVS app in SVSOffBoardClient shall forward to Call Center through API. </w:t>
            </w:r>
          </w:p>
        </w:tc>
      </w:tr>
      <w:tr w:rsidR="00F30367" w:rsidRPr="00EF73E3" w14:paraId="3A941401" w14:textId="77777777" w:rsidTr="009B4C29">
        <w:trPr>
          <w:jc w:val="center"/>
        </w:trPr>
        <w:tc>
          <w:tcPr>
            <w:tcW w:w="1910" w:type="dxa"/>
            <w:shd w:val="clear" w:color="auto" w:fill="BFBFBF"/>
          </w:tcPr>
          <w:p w14:paraId="66C665C1" w14:textId="77777777" w:rsidR="00F30367" w:rsidRPr="00EF73E3" w:rsidRDefault="00B113DE" w:rsidP="00F30367">
            <w:pPr>
              <w:spacing w:line="276" w:lineRule="auto"/>
              <w:rPr>
                <w:rFonts w:cs="Arial"/>
                <w:b/>
                <w:szCs w:val="22"/>
              </w:rPr>
            </w:pPr>
            <w:r w:rsidRPr="00EF73E3">
              <w:rPr>
                <w:rFonts w:cs="Arial"/>
                <w:b/>
                <w:szCs w:val="22"/>
              </w:rPr>
              <w:t>List of Exception Use Case Titles</w:t>
            </w:r>
          </w:p>
        </w:tc>
        <w:tc>
          <w:tcPr>
            <w:tcW w:w="7666" w:type="dxa"/>
            <w:shd w:val="clear" w:color="auto" w:fill="auto"/>
          </w:tcPr>
          <w:p w14:paraId="643A9C44" w14:textId="77777777" w:rsidR="00F30367" w:rsidRPr="00EF73E3" w:rsidRDefault="00B113DE" w:rsidP="00F30367">
            <w:pPr>
              <w:spacing w:line="276" w:lineRule="auto"/>
              <w:rPr>
                <w:rFonts w:cs="Arial"/>
                <w:szCs w:val="22"/>
              </w:rPr>
            </w:pPr>
            <w:r w:rsidRPr="00EF73E3">
              <w:rPr>
                <w:rFonts w:cs="Arial"/>
                <w:szCs w:val="22"/>
              </w:rPr>
              <w:t>SVSServer Data Logging Ignition OFF</w:t>
            </w:r>
          </w:p>
          <w:p w14:paraId="3789BFE9" w14:textId="77777777" w:rsidR="00F30367" w:rsidRPr="00EF73E3" w:rsidRDefault="00B113DE" w:rsidP="00F30367">
            <w:pPr>
              <w:spacing w:line="276" w:lineRule="auto"/>
              <w:rPr>
                <w:rFonts w:cs="Arial"/>
                <w:szCs w:val="22"/>
              </w:rPr>
            </w:pPr>
            <w:r w:rsidRPr="00EF73E3">
              <w:rPr>
                <w:rFonts w:cs="Arial"/>
                <w:szCs w:val="22"/>
              </w:rPr>
              <w:t>SVSServer send Failure and Retries</w:t>
            </w:r>
          </w:p>
        </w:tc>
      </w:tr>
      <w:tr w:rsidR="00F30367" w:rsidRPr="00EF73E3" w14:paraId="3B9D6C4E" w14:textId="77777777" w:rsidTr="009B4C29">
        <w:trPr>
          <w:jc w:val="center"/>
        </w:trPr>
        <w:tc>
          <w:tcPr>
            <w:tcW w:w="1910" w:type="dxa"/>
            <w:shd w:val="clear" w:color="auto" w:fill="BFBFBF"/>
          </w:tcPr>
          <w:p w14:paraId="5DD03358" w14:textId="77777777" w:rsidR="00F30367" w:rsidRPr="00EF73E3" w:rsidRDefault="00B113DE" w:rsidP="00F30367">
            <w:pPr>
              <w:spacing w:line="276" w:lineRule="auto"/>
              <w:rPr>
                <w:rFonts w:cs="Arial"/>
                <w:b/>
                <w:szCs w:val="22"/>
              </w:rPr>
            </w:pPr>
            <w:r w:rsidRPr="00EF73E3">
              <w:rPr>
                <w:rFonts w:cs="Arial"/>
                <w:b/>
                <w:szCs w:val="22"/>
              </w:rPr>
              <w:t>Interfaces</w:t>
            </w:r>
          </w:p>
        </w:tc>
        <w:tc>
          <w:tcPr>
            <w:tcW w:w="7666" w:type="dxa"/>
            <w:shd w:val="clear" w:color="auto" w:fill="auto"/>
          </w:tcPr>
          <w:p w14:paraId="174E8DAA" w14:textId="77777777" w:rsidR="00F30367" w:rsidRPr="00EF73E3" w:rsidRDefault="00B113DE" w:rsidP="00F30367">
            <w:pPr>
              <w:spacing w:line="276" w:lineRule="auto"/>
              <w:rPr>
                <w:rFonts w:cs="Arial"/>
                <w:szCs w:val="22"/>
              </w:rPr>
            </w:pPr>
            <w:r w:rsidRPr="00EF73E3">
              <w:rPr>
                <w:rFonts w:cs="Arial"/>
                <w:szCs w:val="22"/>
              </w:rPr>
              <w:t>API, FTCP, GRPC</w:t>
            </w:r>
          </w:p>
        </w:tc>
      </w:tr>
    </w:tbl>
    <w:p w14:paraId="2150B2FF" w14:textId="77777777" w:rsidR="00F30367" w:rsidRDefault="00F30367" w:rsidP="00F30367"/>
    <w:p w14:paraId="2FEF9F21" w14:textId="77777777" w:rsidR="00F30367" w:rsidRDefault="00B113DE" w:rsidP="009B4C29">
      <w:pPr>
        <w:pStyle w:val="Heading5"/>
      </w:pPr>
      <w:r>
        <w:t>SVS-UC-REQ-306597/E-Deactivate Theft Mode request through FTCP</w:t>
      </w:r>
    </w:p>
    <w:p w14:paraId="16B87B33"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EE6C81" w14:paraId="3FFF909E" w14:textId="77777777" w:rsidTr="009B4C29">
        <w:trPr>
          <w:jc w:val="center"/>
        </w:trPr>
        <w:tc>
          <w:tcPr>
            <w:tcW w:w="1910" w:type="dxa"/>
            <w:shd w:val="clear" w:color="auto" w:fill="BFBFBF"/>
          </w:tcPr>
          <w:p w14:paraId="3E5B0E92" w14:textId="77777777" w:rsidR="00F30367" w:rsidRPr="00EE6C81" w:rsidRDefault="00B113DE" w:rsidP="00F30367">
            <w:pPr>
              <w:spacing w:line="276" w:lineRule="auto"/>
              <w:rPr>
                <w:rFonts w:cs="Arial"/>
                <w:b/>
                <w:szCs w:val="22"/>
              </w:rPr>
            </w:pPr>
            <w:r w:rsidRPr="00EE6C81">
              <w:rPr>
                <w:rFonts w:cs="Arial"/>
                <w:b/>
                <w:szCs w:val="22"/>
              </w:rPr>
              <w:t>Actors</w:t>
            </w:r>
          </w:p>
        </w:tc>
        <w:tc>
          <w:tcPr>
            <w:tcW w:w="7666" w:type="dxa"/>
            <w:shd w:val="clear" w:color="auto" w:fill="auto"/>
          </w:tcPr>
          <w:p w14:paraId="464AD5F9" w14:textId="77777777" w:rsidR="00F30367" w:rsidRPr="00EE6C81" w:rsidRDefault="00B113DE" w:rsidP="00F30367">
            <w:pPr>
              <w:spacing w:line="276" w:lineRule="auto"/>
              <w:rPr>
                <w:rFonts w:cs="Arial"/>
                <w:szCs w:val="22"/>
              </w:rPr>
            </w:pPr>
            <w:r w:rsidRPr="00EE6C81">
              <w:rPr>
                <w:rFonts w:cs="Arial"/>
                <w:szCs w:val="22"/>
              </w:rPr>
              <w:t>Call Center, SVSOffBoardClient, SVSServer, SVSOnBoardClient</w:t>
            </w:r>
          </w:p>
        </w:tc>
      </w:tr>
      <w:tr w:rsidR="00F30367" w:rsidRPr="00EE6C81" w14:paraId="160A4073" w14:textId="77777777" w:rsidTr="009B4C29">
        <w:trPr>
          <w:jc w:val="center"/>
        </w:trPr>
        <w:tc>
          <w:tcPr>
            <w:tcW w:w="1910" w:type="dxa"/>
            <w:shd w:val="clear" w:color="auto" w:fill="BFBFBF"/>
          </w:tcPr>
          <w:p w14:paraId="4A5BCB19" w14:textId="77777777" w:rsidR="00F30367" w:rsidRPr="00EE6C81" w:rsidRDefault="00B113DE" w:rsidP="00F30367">
            <w:pPr>
              <w:spacing w:line="276" w:lineRule="auto"/>
              <w:rPr>
                <w:rFonts w:cs="Arial"/>
                <w:b/>
                <w:szCs w:val="22"/>
              </w:rPr>
            </w:pPr>
            <w:r w:rsidRPr="00EE6C81">
              <w:rPr>
                <w:rFonts w:cs="Arial"/>
                <w:b/>
                <w:szCs w:val="22"/>
              </w:rPr>
              <w:t>Pre-Conditions</w:t>
            </w:r>
          </w:p>
        </w:tc>
        <w:tc>
          <w:tcPr>
            <w:tcW w:w="7666" w:type="dxa"/>
            <w:shd w:val="clear" w:color="auto" w:fill="auto"/>
          </w:tcPr>
          <w:p w14:paraId="3E8B65C8" w14:textId="77777777" w:rsidR="00F30367" w:rsidRPr="00EE6C81" w:rsidRDefault="00B113DE" w:rsidP="00F30367">
            <w:pPr>
              <w:spacing w:line="276" w:lineRule="auto"/>
              <w:rPr>
                <w:rFonts w:cs="Arial"/>
                <w:szCs w:val="22"/>
              </w:rPr>
            </w:pPr>
            <w:r w:rsidRPr="00EE6C81">
              <w:rPr>
                <w:rFonts w:cs="Arial"/>
                <w:szCs w:val="22"/>
              </w:rPr>
              <w:t xml:space="preserve">Customer feature subscription </w:t>
            </w:r>
          </w:p>
          <w:p w14:paraId="04CC927C" w14:textId="77777777" w:rsidR="00F30367" w:rsidRPr="00EE6C81" w:rsidRDefault="00B113DE" w:rsidP="00F30367">
            <w:pPr>
              <w:spacing w:line="276" w:lineRule="auto"/>
              <w:rPr>
                <w:rFonts w:cs="Arial"/>
                <w:szCs w:val="22"/>
              </w:rPr>
            </w:pPr>
            <w:r w:rsidRPr="00EE6C81">
              <w:rPr>
                <w:rFonts w:cs="Arial"/>
                <w:szCs w:val="22"/>
              </w:rPr>
              <w:t>Ignition ON</w:t>
            </w:r>
            <w:r>
              <w:rPr>
                <w:rFonts w:cs="Arial"/>
                <w:szCs w:val="22"/>
              </w:rPr>
              <w:t xml:space="preserve"> or </w:t>
            </w:r>
            <w:r w:rsidRPr="00EE6C81">
              <w:rPr>
                <w:rFonts w:cs="Arial"/>
                <w:szCs w:val="22"/>
              </w:rPr>
              <w:t>OFF</w:t>
            </w:r>
          </w:p>
          <w:p w14:paraId="371C56F2" w14:textId="77777777" w:rsidR="00F30367" w:rsidRDefault="00B113DE" w:rsidP="00F30367">
            <w:pPr>
              <w:spacing w:line="276" w:lineRule="auto"/>
              <w:rPr>
                <w:rFonts w:cs="Arial"/>
                <w:szCs w:val="22"/>
              </w:rPr>
            </w:pPr>
            <w:r>
              <w:rPr>
                <w:rFonts w:cs="Arial"/>
                <w:szCs w:val="22"/>
              </w:rPr>
              <w:t xml:space="preserve">SVSServer </w:t>
            </w:r>
            <w:r w:rsidRPr="00EE6C81">
              <w:rPr>
                <w:rFonts w:cs="Arial"/>
                <w:szCs w:val="22"/>
              </w:rPr>
              <w:t>registered to Network</w:t>
            </w:r>
          </w:p>
          <w:p w14:paraId="554048B8" w14:textId="77777777" w:rsidR="00F30367" w:rsidRPr="00EE6C81" w:rsidRDefault="00B113DE" w:rsidP="00F30367">
            <w:pPr>
              <w:spacing w:line="276" w:lineRule="auto"/>
              <w:rPr>
                <w:rFonts w:cs="Arial"/>
                <w:szCs w:val="22"/>
              </w:rPr>
            </w:pPr>
            <w:r>
              <w:rPr>
                <w:rFonts w:cs="Arial"/>
                <w:szCs w:val="22"/>
              </w:rPr>
              <w:t>SVS Theft Mode activated</w:t>
            </w:r>
          </w:p>
          <w:p w14:paraId="1E32ADA3" w14:textId="77777777" w:rsidR="00F30367" w:rsidRPr="00EE6C81" w:rsidRDefault="00B113DE" w:rsidP="00F30367">
            <w:pPr>
              <w:spacing w:line="276" w:lineRule="auto"/>
              <w:rPr>
                <w:rFonts w:eastAsia="Calibri" w:cs="Arial"/>
                <w:szCs w:val="22"/>
              </w:rPr>
            </w:pPr>
            <w:r w:rsidRPr="00EE6C81">
              <w:rPr>
                <w:rFonts w:eastAsia="Calibri" w:cs="Arial"/>
                <w:szCs w:val="22"/>
              </w:rPr>
              <w:t xml:space="preserve">SVSOnBoardClient is MQTT connected </w:t>
            </w:r>
          </w:p>
          <w:p w14:paraId="193C042F" w14:textId="77777777" w:rsidR="00F30367" w:rsidRPr="00EE6C81" w:rsidRDefault="00B113DE" w:rsidP="00F30367">
            <w:pPr>
              <w:spacing w:line="276" w:lineRule="auto"/>
              <w:rPr>
                <w:rFonts w:cs="Arial"/>
                <w:szCs w:val="22"/>
              </w:rPr>
            </w:pPr>
            <w:r w:rsidRPr="00EE6C81">
              <w:rPr>
                <w:rFonts w:eastAsia="Calibri" w:cs="Arial"/>
                <w:szCs w:val="22"/>
              </w:rPr>
              <w:t>Main Battery Engaged</w:t>
            </w:r>
          </w:p>
          <w:p w14:paraId="2E793ADE" w14:textId="77777777" w:rsidR="00F30367" w:rsidRPr="00EE6C81" w:rsidRDefault="00B113DE" w:rsidP="00F30367">
            <w:pPr>
              <w:spacing w:line="276" w:lineRule="auto"/>
              <w:rPr>
                <w:rFonts w:cs="Arial"/>
                <w:szCs w:val="22"/>
              </w:rPr>
            </w:pPr>
            <w:r w:rsidRPr="00EE6C81">
              <w:rPr>
                <w:rFonts w:cs="Arial"/>
                <w:szCs w:val="22"/>
              </w:rPr>
              <w:t>Police Case Report Number</w:t>
            </w:r>
          </w:p>
          <w:p w14:paraId="7BD42E89" w14:textId="77777777" w:rsidR="00F30367" w:rsidRPr="00EE6C81" w:rsidRDefault="00B113DE" w:rsidP="00F30367">
            <w:pPr>
              <w:spacing w:line="276" w:lineRule="auto"/>
              <w:rPr>
                <w:rFonts w:cs="Arial"/>
                <w:szCs w:val="22"/>
              </w:rPr>
            </w:pPr>
            <w:r w:rsidRPr="00EE6C81">
              <w:rPr>
                <w:rFonts w:cs="Arial"/>
                <w:szCs w:val="22"/>
              </w:rPr>
              <w:t>Stolen vehicle recovered</w:t>
            </w:r>
          </w:p>
        </w:tc>
      </w:tr>
      <w:tr w:rsidR="00F30367" w:rsidRPr="00EE6C81" w14:paraId="71DC5027" w14:textId="77777777" w:rsidTr="009B4C29">
        <w:trPr>
          <w:jc w:val="center"/>
        </w:trPr>
        <w:tc>
          <w:tcPr>
            <w:tcW w:w="1910" w:type="dxa"/>
            <w:shd w:val="clear" w:color="auto" w:fill="BFBFBF"/>
          </w:tcPr>
          <w:p w14:paraId="225726DD" w14:textId="77777777" w:rsidR="00F30367" w:rsidRPr="00EE6C81" w:rsidRDefault="00B113DE" w:rsidP="00F30367">
            <w:pPr>
              <w:spacing w:line="276" w:lineRule="auto"/>
              <w:rPr>
                <w:rFonts w:cs="Arial"/>
                <w:b/>
                <w:szCs w:val="22"/>
              </w:rPr>
            </w:pPr>
            <w:r w:rsidRPr="00EE6C81">
              <w:rPr>
                <w:rFonts w:cs="Arial"/>
                <w:b/>
                <w:szCs w:val="22"/>
              </w:rPr>
              <w:t xml:space="preserve">Scenario Description </w:t>
            </w:r>
          </w:p>
        </w:tc>
        <w:tc>
          <w:tcPr>
            <w:tcW w:w="7666" w:type="dxa"/>
            <w:shd w:val="clear" w:color="auto" w:fill="auto"/>
          </w:tcPr>
          <w:p w14:paraId="047AB0C6" w14:textId="77777777" w:rsidR="00F30367" w:rsidRPr="00EE6C81" w:rsidRDefault="00B113DE" w:rsidP="00F30367">
            <w:pPr>
              <w:spacing w:line="276" w:lineRule="auto"/>
              <w:rPr>
                <w:rFonts w:cs="Arial"/>
                <w:szCs w:val="22"/>
              </w:rPr>
            </w:pPr>
            <w:r w:rsidRPr="00EE6C81">
              <w:rPr>
                <w:rFonts w:cs="Arial"/>
                <w:szCs w:val="22"/>
              </w:rPr>
              <w:t xml:space="preserve">SVSOffBoardClient </w:t>
            </w:r>
            <w:r>
              <w:rPr>
                <w:rFonts w:cs="Arial"/>
                <w:szCs w:val="22"/>
              </w:rPr>
              <w:t>shall check</w:t>
            </w:r>
            <w:r w:rsidRPr="00EE6C81">
              <w:rPr>
                <w:rFonts w:cs="Arial"/>
                <w:szCs w:val="22"/>
              </w:rPr>
              <w:t xml:space="preserve"> MQTT connection availability with SVSOnBoardClient, If MQTT connection available Deactivate Theft Mode request is sent through </w:t>
            </w:r>
            <w:r w:rsidRPr="00EE6C81">
              <w:rPr>
                <w:rFonts w:cs="Arial"/>
                <w:b/>
                <w:szCs w:val="22"/>
              </w:rPr>
              <w:t>FTCP</w:t>
            </w:r>
          </w:p>
        </w:tc>
      </w:tr>
      <w:tr w:rsidR="00F30367" w:rsidRPr="00EE6C81" w14:paraId="21372AA9" w14:textId="77777777" w:rsidTr="009B4C29">
        <w:trPr>
          <w:jc w:val="center"/>
        </w:trPr>
        <w:tc>
          <w:tcPr>
            <w:tcW w:w="1910" w:type="dxa"/>
            <w:shd w:val="clear" w:color="auto" w:fill="BFBFBF"/>
          </w:tcPr>
          <w:p w14:paraId="2BFBD929" w14:textId="77777777" w:rsidR="00F30367" w:rsidRPr="00EE6C81" w:rsidRDefault="00B113DE" w:rsidP="00F30367">
            <w:pPr>
              <w:spacing w:line="276" w:lineRule="auto"/>
              <w:rPr>
                <w:rFonts w:cs="Arial"/>
                <w:b/>
                <w:szCs w:val="22"/>
              </w:rPr>
            </w:pPr>
            <w:r w:rsidRPr="00EE6C81">
              <w:rPr>
                <w:rFonts w:cs="Arial"/>
                <w:b/>
                <w:szCs w:val="22"/>
              </w:rPr>
              <w:t>Post-conditions</w:t>
            </w:r>
          </w:p>
        </w:tc>
        <w:tc>
          <w:tcPr>
            <w:tcW w:w="7666" w:type="dxa"/>
            <w:shd w:val="clear" w:color="auto" w:fill="auto"/>
          </w:tcPr>
          <w:p w14:paraId="77C6D06F" w14:textId="77777777" w:rsidR="00F30367" w:rsidRPr="00EE6C81" w:rsidRDefault="00B113DE" w:rsidP="00F30367">
            <w:pPr>
              <w:spacing w:line="276" w:lineRule="auto"/>
              <w:rPr>
                <w:rFonts w:cs="Arial"/>
                <w:szCs w:val="22"/>
              </w:rPr>
            </w:pPr>
            <w:r>
              <w:rPr>
                <w:rFonts w:cs="Arial"/>
                <w:szCs w:val="22"/>
              </w:rPr>
              <w:t xml:space="preserve">SVSServer shall send FTCP acknowledgement response and shall send theft mode response with </w:t>
            </w:r>
            <w:r w:rsidRPr="00EE6C81">
              <w:rPr>
                <w:rFonts w:cs="Arial"/>
                <w:szCs w:val="22"/>
              </w:rPr>
              <w:t>successful theft mode disabled confirmation with disablement time stamp via GRPC where then SVS app in SVSOffBoardClient shall forward to Call Center through API.</w:t>
            </w:r>
          </w:p>
        </w:tc>
      </w:tr>
      <w:tr w:rsidR="00F30367" w:rsidRPr="00EE6C81" w14:paraId="173F9EBB" w14:textId="77777777" w:rsidTr="009B4C29">
        <w:trPr>
          <w:trHeight w:val="658"/>
          <w:jc w:val="center"/>
        </w:trPr>
        <w:tc>
          <w:tcPr>
            <w:tcW w:w="1910" w:type="dxa"/>
            <w:shd w:val="clear" w:color="auto" w:fill="BFBFBF"/>
          </w:tcPr>
          <w:p w14:paraId="5C6C6471" w14:textId="77777777" w:rsidR="00F30367" w:rsidRPr="00EE6C81" w:rsidRDefault="00B113DE" w:rsidP="00F30367">
            <w:pPr>
              <w:spacing w:line="276" w:lineRule="auto"/>
              <w:rPr>
                <w:rFonts w:cs="Arial"/>
                <w:b/>
                <w:szCs w:val="22"/>
              </w:rPr>
            </w:pPr>
            <w:r w:rsidRPr="00EE6C81">
              <w:rPr>
                <w:rFonts w:cs="Arial"/>
                <w:b/>
                <w:szCs w:val="22"/>
              </w:rPr>
              <w:t>List of Exception Use Case Titles</w:t>
            </w:r>
          </w:p>
        </w:tc>
        <w:tc>
          <w:tcPr>
            <w:tcW w:w="7666" w:type="dxa"/>
            <w:shd w:val="clear" w:color="auto" w:fill="auto"/>
          </w:tcPr>
          <w:p w14:paraId="45563517" w14:textId="77777777" w:rsidR="00F30367" w:rsidRPr="00EE6C81" w:rsidRDefault="00B113DE" w:rsidP="00F30367">
            <w:pPr>
              <w:spacing w:line="276" w:lineRule="auto"/>
              <w:rPr>
                <w:rFonts w:cs="Arial"/>
                <w:szCs w:val="22"/>
              </w:rPr>
            </w:pPr>
            <w:r w:rsidRPr="00EE6C81">
              <w:rPr>
                <w:rFonts w:cs="Arial"/>
                <w:szCs w:val="22"/>
              </w:rPr>
              <w:t>SVSServer send Failure and Retries</w:t>
            </w:r>
          </w:p>
        </w:tc>
      </w:tr>
      <w:tr w:rsidR="00F30367" w:rsidRPr="00EE6C81" w14:paraId="2CB15D1A" w14:textId="77777777" w:rsidTr="009B4C29">
        <w:trPr>
          <w:jc w:val="center"/>
        </w:trPr>
        <w:tc>
          <w:tcPr>
            <w:tcW w:w="1910" w:type="dxa"/>
            <w:shd w:val="clear" w:color="auto" w:fill="BFBFBF"/>
          </w:tcPr>
          <w:p w14:paraId="7EB92A92" w14:textId="77777777" w:rsidR="00F30367" w:rsidRPr="00EE6C81" w:rsidRDefault="00B113DE" w:rsidP="00F30367">
            <w:pPr>
              <w:spacing w:line="276" w:lineRule="auto"/>
              <w:rPr>
                <w:rFonts w:cs="Arial"/>
                <w:b/>
                <w:szCs w:val="22"/>
              </w:rPr>
            </w:pPr>
            <w:r w:rsidRPr="00EE6C81">
              <w:rPr>
                <w:rFonts w:cs="Arial"/>
                <w:b/>
                <w:szCs w:val="22"/>
              </w:rPr>
              <w:t>Interfaces</w:t>
            </w:r>
          </w:p>
        </w:tc>
        <w:tc>
          <w:tcPr>
            <w:tcW w:w="7666" w:type="dxa"/>
            <w:shd w:val="clear" w:color="auto" w:fill="auto"/>
          </w:tcPr>
          <w:p w14:paraId="20A31D8D" w14:textId="77777777" w:rsidR="00F30367" w:rsidRPr="00EE6C81" w:rsidRDefault="00B113DE" w:rsidP="00F30367">
            <w:pPr>
              <w:spacing w:line="276" w:lineRule="auto"/>
              <w:rPr>
                <w:rFonts w:cs="Arial"/>
                <w:szCs w:val="22"/>
              </w:rPr>
            </w:pPr>
            <w:r w:rsidRPr="00EE6C81">
              <w:rPr>
                <w:rFonts w:cs="Arial"/>
                <w:szCs w:val="22"/>
              </w:rPr>
              <w:t>API, FTCP, GRPC</w:t>
            </w:r>
          </w:p>
        </w:tc>
      </w:tr>
    </w:tbl>
    <w:p w14:paraId="2B4D6EBC" w14:textId="77777777" w:rsidR="00F30367" w:rsidRDefault="00F30367"/>
    <w:p w14:paraId="549DF64A" w14:textId="77777777" w:rsidR="00F30367" w:rsidRDefault="00B113DE" w:rsidP="009B4C29">
      <w:pPr>
        <w:pStyle w:val="Heading4"/>
      </w:pPr>
      <w:r>
        <w:t>GRPC</w:t>
      </w:r>
    </w:p>
    <w:p w14:paraId="4AFE6679" w14:textId="77777777" w:rsidR="00F30367" w:rsidRDefault="00B113DE" w:rsidP="009B4C29">
      <w:pPr>
        <w:pStyle w:val="Heading5"/>
      </w:pPr>
      <w:r>
        <w:t>SVS-UC-REQ-306598/D-Main battery supported theft mode response through GRPC</w:t>
      </w:r>
    </w:p>
    <w:p w14:paraId="1CAE17E3"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4F4AC6" w14:paraId="6C69B2B4" w14:textId="77777777" w:rsidTr="009B4C29">
        <w:trPr>
          <w:jc w:val="center"/>
        </w:trPr>
        <w:tc>
          <w:tcPr>
            <w:tcW w:w="1910" w:type="dxa"/>
            <w:shd w:val="clear" w:color="auto" w:fill="BFBFBF"/>
          </w:tcPr>
          <w:p w14:paraId="5DD71077" w14:textId="77777777" w:rsidR="00F30367" w:rsidRPr="004F4AC6" w:rsidRDefault="00B113DE" w:rsidP="00F30367">
            <w:pPr>
              <w:spacing w:line="276" w:lineRule="auto"/>
              <w:rPr>
                <w:rFonts w:cs="Arial"/>
                <w:b/>
                <w:szCs w:val="22"/>
              </w:rPr>
            </w:pPr>
            <w:r w:rsidRPr="004F4AC6">
              <w:rPr>
                <w:rFonts w:cs="Arial"/>
                <w:b/>
                <w:szCs w:val="22"/>
              </w:rPr>
              <w:t>Actors</w:t>
            </w:r>
          </w:p>
        </w:tc>
        <w:tc>
          <w:tcPr>
            <w:tcW w:w="7666" w:type="dxa"/>
            <w:shd w:val="clear" w:color="auto" w:fill="auto"/>
          </w:tcPr>
          <w:p w14:paraId="1E9F9D7E" w14:textId="77777777" w:rsidR="00F30367" w:rsidRPr="004F4AC6" w:rsidRDefault="00B113DE" w:rsidP="00F30367">
            <w:pPr>
              <w:spacing w:line="276" w:lineRule="auto"/>
              <w:rPr>
                <w:rFonts w:cs="Arial"/>
                <w:szCs w:val="22"/>
              </w:rPr>
            </w:pPr>
            <w:r w:rsidRPr="004F4AC6">
              <w:rPr>
                <w:rFonts w:cs="Arial"/>
                <w:szCs w:val="22"/>
              </w:rPr>
              <w:t>Call center, SVSOffBoardClient, SVSServer</w:t>
            </w:r>
          </w:p>
        </w:tc>
      </w:tr>
      <w:tr w:rsidR="00F30367" w:rsidRPr="004F4AC6" w14:paraId="77AF69D6" w14:textId="77777777" w:rsidTr="009B4C29">
        <w:trPr>
          <w:jc w:val="center"/>
        </w:trPr>
        <w:tc>
          <w:tcPr>
            <w:tcW w:w="1910" w:type="dxa"/>
            <w:shd w:val="clear" w:color="auto" w:fill="BFBFBF"/>
          </w:tcPr>
          <w:p w14:paraId="2DF98B9E" w14:textId="77777777" w:rsidR="00F30367" w:rsidRPr="004F4AC6" w:rsidRDefault="00B113DE" w:rsidP="00F30367">
            <w:pPr>
              <w:spacing w:line="276" w:lineRule="auto"/>
              <w:rPr>
                <w:rFonts w:cs="Arial"/>
                <w:b/>
                <w:szCs w:val="22"/>
              </w:rPr>
            </w:pPr>
            <w:r w:rsidRPr="004F4AC6">
              <w:rPr>
                <w:rFonts w:cs="Arial"/>
                <w:b/>
                <w:szCs w:val="22"/>
              </w:rPr>
              <w:t>Pre-Conditions</w:t>
            </w:r>
          </w:p>
        </w:tc>
        <w:tc>
          <w:tcPr>
            <w:tcW w:w="7666" w:type="dxa"/>
            <w:shd w:val="clear" w:color="auto" w:fill="auto"/>
          </w:tcPr>
          <w:p w14:paraId="596DF959" w14:textId="77777777" w:rsidR="00F30367" w:rsidRPr="004F4AC6" w:rsidRDefault="00B113DE" w:rsidP="00F30367">
            <w:pPr>
              <w:spacing w:line="276" w:lineRule="auto"/>
              <w:rPr>
                <w:rFonts w:cs="Arial"/>
                <w:szCs w:val="22"/>
              </w:rPr>
            </w:pPr>
            <w:r w:rsidRPr="004F4AC6">
              <w:rPr>
                <w:rFonts w:cs="Arial"/>
                <w:szCs w:val="22"/>
              </w:rPr>
              <w:t xml:space="preserve">Customer feature subscription </w:t>
            </w:r>
          </w:p>
          <w:p w14:paraId="6B03BA13" w14:textId="77777777" w:rsidR="00F30367" w:rsidRDefault="00B113DE" w:rsidP="00F30367">
            <w:pPr>
              <w:spacing w:line="276" w:lineRule="auto"/>
              <w:rPr>
                <w:rFonts w:cs="Arial"/>
                <w:szCs w:val="22"/>
              </w:rPr>
            </w:pPr>
            <w:r>
              <w:rPr>
                <w:rFonts w:cs="Arial"/>
                <w:szCs w:val="22"/>
              </w:rPr>
              <w:t>Ignition ON or OFF</w:t>
            </w:r>
          </w:p>
          <w:p w14:paraId="09065694" w14:textId="77777777" w:rsidR="00F30367" w:rsidRPr="004F4AC6" w:rsidRDefault="00B113DE" w:rsidP="00F30367">
            <w:pPr>
              <w:rPr>
                <w:rFonts w:cs="Arial"/>
                <w:szCs w:val="22"/>
              </w:rPr>
            </w:pPr>
            <w:r>
              <w:rPr>
                <w:rFonts w:cs="Arial"/>
                <w:szCs w:val="22"/>
              </w:rPr>
              <w:t xml:space="preserve">SVS Theft Mode Enabled </w:t>
            </w:r>
          </w:p>
          <w:p w14:paraId="53341FFD" w14:textId="77777777" w:rsidR="00F30367" w:rsidRPr="004F4AC6" w:rsidRDefault="00B113DE" w:rsidP="00F30367">
            <w:pPr>
              <w:spacing w:line="276" w:lineRule="auto"/>
              <w:rPr>
                <w:rFonts w:cs="Arial"/>
                <w:szCs w:val="22"/>
              </w:rPr>
            </w:pPr>
            <w:r w:rsidRPr="004F4AC6">
              <w:rPr>
                <w:rFonts w:cs="Arial"/>
                <w:szCs w:val="22"/>
              </w:rPr>
              <w:t>SVSServer registered to Network</w:t>
            </w:r>
          </w:p>
          <w:p w14:paraId="11BC1DE8" w14:textId="77777777" w:rsidR="00F30367" w:rsidRPr="004F4AC6" w:rsidRDefault="00B113DE" w:rsidP="00F30367">
            <w:pPr>
              <w:spacing w:line="276" w:lineRule="auto"/>
              <w:rPr>
                <w:rFonts w:cs="Arial"/>
                <w:szCs w:val="22"/>
              </w:rPr>
            </w:pPr>
            <w:r w:rsidRPr="004F4AC6">
              <w:rPr>
                <w:rFonts w:eastAsia="Calibri" w:cs="Arial"/>
                <w:szCs w:val="22"/>
              </w:rPr>
              <w:t>Main Battery</w:t>
            </w:r>
          </w:p>
          <w:p w14:paraId="78D3FD75" w14:textId="77777777" w:rsidR="00F30367" w:rsidRPr="004F4AC6" w:rsidRDefault="00B113DE" w:rsidP="00F30367">
            <w:pPr>
              <w:spacing w:line="276" w:lineRule="auto"/>
              <w:rPr>
                <w:rFonts w:cs="Arial"/>
                <w:szCs w:val="22"/>
              </w:rPr>
            </w:pPr>
            <w:r w:rsidRPr="004F4AC6">
              <w:rPr>
                <w:rFonts w:cs="Arial"/>
                <w:szCs w:val="22"/>
              </w:rPr>
              <w:t xml:space="preserve">Police Case Report Number </w:t>
            </w:r>
          </w:p>
        </w:tc>
      </w:tr>
      <w:tr w:rsidR="00F30367" w:rsidRPr="004F4AC6" w14:paraId="73E1AA7E" w14:textId="77777777" w:rsidTr="009B4C29">
        <w:trPr>
          <w:jc w:val="center"/>
        </w:trPr>
        <w:tc>
          <w:tcPr>
            <w:tcW w:w="1910" w:type="dxa"/>
            <w:shd w:val="clear" w:color="auto" w:fill="BFBFBF"/>
          </w:tcPr>
          <w:p w14:paraId="1F7C2C28" w14:textId="77777777" w:rsidR="00F30367" w:rsidRPr="004F4AC6" w:rsidRDefault="00B113DE" w:rsidP="00F30367">
            <w:pPr>
              <w:spacing w:line="276" w:lineRule="auto"/>
              <w:rPr>
                <w:rFonts w:cs="Arial"/>
                <w:b/>
                <w:szCs w:val="22"/>
              </w:rPr>
            </w:pPr>
            <w:r w:rsidRPr="004F4AC6">
              <w:rPr>
                <w:rFonts w:cs="Arial"/>
                <w:b/>
                <w:szCs w:val="22"/>
              </w:rPr>
              <w:t xml:space="preserve">Scenario Description </w:t>
            </w:r>
          </w:p>
        </w:tc>
        <w:tc>
          <w:tcPr>
            <w:tcW w:w="7666" w:type="dxa"/>
            <w:shd w:val="clear" w:color="auto" w:fill="auto"/>
          </w:tcPr>
          <w:p w14:paraId="79B6C648" w14:textId="77777777" w:rsidR="00F30367" w:rsidRPr="004F4AC6" w:rsidRDefault="00B113DE" w:rsidP="00F30367">
            <w:pPr>
              <w:spacing w:line="276" w:lineRule="auto"/>
              <w:rPr>
                <w:rFonts w:cs="Arial"/>
                <w:szCs w:val="22"/>
              </w:rPr>
            </w:pPr>
            <w:r w:rsidRPr="004F4AC6">
              <w:rPr>
                <w:rFonts w:cs="Arial"/>
                <w:szCs w:val="22"/>
              </w:rPr>
              <w:t>Theft Mode response data through GRPC</w:t>
            </w:r>
          </w:p>
        </w:tc>
      </w:tr>
      <w:tr w:rsidR="00F30367" w:rsidRPr="004F4AC6" w14:paraId="2FDB738A" w14:textId="77777777" w:rsidTr="009B4C29">
        <w:trPr>
          <w:jc w:val="center"/>
        </w:trPr>
        <w:tc>
          <w:tcPr>
            <w:tcW w:w="1910" w:type="dxa"/>
            <w:shd w:val="clear" w:color="auto" w:fill="BFBFBF"/>
          </w:tcPr>
          <w:p w14:paraId="3356AB2C" w14:textId="77777777" w:rsidR="00F30367" w:rsidRPr="004F4AC6" w:rsidRDefault="00B113DE" w:rsidP="00F30367">
            <w:pPr>
              <w:spacing w:line="276" w:lineRule="auto"/>
              <w:rPr>
                <w:rFonts w:cs="Arial"/>
                <w:b/>
                <w:szCs w:val="22"/>
              </w:rPr>
            </w:pPr>
            <w:r w:rsidRPr="004F4AC6">
              <w:rPr>
                <w:rFonts w:cs="Arial"/>
                <w:b/>
                <w:szCs w:val="22"/>
              </w:rPr>
              <w:t>Post-conditions</w:t>
            </w:r>
          </w:p>
        </w:tc>
        <w:tc>
          <w:tcPr>
            <w:tcW w:w="7666" w:type="dxa"/>
            <w:shd w:val="clear" w:color="auto" w:fill="auto"/>
          </w:tcPr>
          <w:p w14:paraId="1EF17327" w14:textId="77777777" w:rsidR="00F30367" w:rsidRPr="004F4AC6" w:rsidRDefault="00B113DE" w:rsidP="00F30367">
            <w:pPr>
              <w:spacing w:line="276" w:lineRule="auto"/>
              <w:rPr>
                <w:rFonts w:cs="Arial"/>
                <w:szCs w:val="22"/>
              </w:rPr>
            </w:pPr>
            <w:r w:rsidRPr="004F4AC6">
              <w:rPr>
                <w:rFonts w:cs="Arial"/>
                <w:szCs w:val="22"/>
              </w:rPr>
              <w:t xml:space="preserve">SVSServer </w:t>
            </w:r>
            <w:r>
              <w:rPr>
                <w:rFonts w:cs="Arial"/>
                <w:szCs w:val="22"/>
              </w:rPr>
              <w:t>shall send</w:t>
            </w:r>
            <w:r w:rsidRPr="004F4AC6">
              <w:rPr>
                <w:rFonts w:cs="Arial"/>
                <w:szCs w:val="22"/>
              </w:rPr>
              <w:t xml:space="preserve"> theft mode response data through GRPC to SVSOffBoardClient, SVSOffBoardClient forwards the response to SVS App in SVSOffBoardClient. SVSServer shall send first report as soon as request is received and subsequent responses shall be sent at specified reporting frequency. SVS App in SVSOffBoardClient shall forward response data to Call Center through API.</w:t>
            </w:r>
          </w:p>
        </w:tc>
      </w:tr>
      <w:tr w:rsidR="00F30367" w:rsidRPr="004F4AC6" w14:paraId="6D947D64" w14:textId="77777777" w:rsidTr="009B4C29">
        <w:trPr>
          <w:jc w:val="center"/>
        </w:trPr>
        <w:tc>
          <w:tcPr>
            <w:tcW w:w="1910" w:type="dxa"/>
            <w:shd w:val="clear" w:color="auto" w:fill="BFBFBF"/>
          </w:tcPr>
          <w:p w14:paraId="10EC3CD8" w14:textId="77777777" w:rsidR="00F30367" w:rsidRPr="004F4AC6" w:rsidRDefault="00B113DE" w:rsidP="00F30367">
            <w:pPr>
              <w:spacing w:line="276" w:lineRule="auto"/>
              <w:rPr>
                <w:rFonts w:cs="Arial"/>
                <w:b/>
                <w:szCs w:val="22"/>
              </w:rPr>
            </w:pPr>
            <w:r w:rsidRPr="004F4AC6">
              <w:rPr>
                <w:rFonts w:cs="Arial"/>
                <w:b/>
                <w:szCs w:val="22"/>
              </w:rPr>
              <w:t>List of Exception Use Case Titles</w:t>
            </w:r>
          </w:p>
        </w:tc>
        <w:tc>
          <w:tcPr>
            <w:tcW w:w="7666" w:type="dxa"/>
            <w:shd w:val="clear" w:color="auto" w:fill="auto"/>
          </w:tcPr>
          <w:p w14:paraId="51E6D76D" w14:textId="77777777" w:rsidR="00F30367" w:rsidRPr="004F4AC6" w:rsidRDefault="00B113DE" w:rsidP="00F30367">
            <w:pPr>
              <w:spacing w:line="276" w:lineRule="auto"/>
              <w:rPr>
                <w:rFonts w:cs="Arial"/>
                <w:szCs w:val="22"/>
              </w:rPr>
            </w:pPr>
            <w:r w:rsidRPr="004F4AC6">
              <w:rPr>
                <w:rFonts w:cs="Arial"/>
                <w:szCs w:val="22"/>
              </w:rPr>
              <w:t>SVSServer Data Logging Ignition OFF</w:t>
            </w:r>
          </w:p>
          <w:p w14:paraId="1FE349D7" w14:textId="77777777" w:rsidR="00F30367" w:rsidRPr="004F4AC6" w:rsidRDefault="00B113DE" w:rsidP="00F30367">
            <w:pPr>
              <w:spacing w:line="276" w:lineRule="auto"/>
              <w:rPr>
                <w:rFonts w:cs="Arial"/>
                <w:szCs w:val="22"/>
              </w:rPr>
            </w:pPr>
            <w:r w:rsidRPr="004F4AC6">
              <w:rPr>
                <w:rFonts w:cs="Arial"/>
                <w:szCs w:val="22"/>
              </w:rPr>
              <w:t>SVSServer send Failure and Retries</w:t>
            </w:r>
          </w:p>
        </w:tc>
      </w:tr>
      <w:tr w:rsidR="00F30367" w:rsidRPr="004F4AC6" w14:paraId="6CD34920" w14:textId="77777777" w:rsidTr="009B4C29">
        <w:trPr>
          <w:jc w:val="center"/>
        </w:trPr>
        <w:tc>
          <w:tcPr>
            <w:tcW w:w="1910" w:type="dxa"/>
            <w:shd w:val="clear" w:color="auto" w:fill="BFBFBF"/>
          </w:tcPr>
          <w:p w14:paraId="749B5FAF" w14:textId="77777777" w:rsidR="00F30367" w:rsidRPr="004F4AC6" w:rsidRDefault="00B113DE" w:rsidP="00F30367">
            <w:pPr>
              <w:spacing w:line="276" w:lineRule="auto"/>
              <w:rPr>
                <w:rFonts w:cs="Arial"/>
                <w:b/>
                <w:szCs w:val="22"/>
              </w:rPr>
            </w:pPr>
            <w:r w:rsidRPr="004F4AC6">
              <w:rPr>
                <w:rFonts w:cs="Arial"/>
                <w:b/>
                <w:szCs w:val="22"/>
              </w:rPr>
              <w:t>Interfaces</w:t>
            </w:r>
          </w:p>
        </w:tc>
        <w:tc>
          <w:tcPr>
            <w:tcW w:w="7666" w:type="dxa"/>
            <w:shd w:val="clear" w:color="auto" w:fill="auto"/>
          </w:tcPr>
          <w:p w14:paraId="07B2AE3F" w14:textId="77777777" w:rsidR="00F30367" w:rsidRPr="004F4AC6" w:rsidRDefault="00B113DE" w:rsidP="00F30367">
            <w:pPr>
              <w:spacing w:line="276" w:lineRule="auto"/>
              <w:rPr>
                <w:rFonts w:cs="Arial"/>
                <w:szCs w:val="22"/>
              </w:rPr>
            </w:pPr>
            <w:r w:rsidRPr="004F4AC6">
              <w:rPr>
                <w:rFonts w:cs="Arial"/>
                <w:szCs w:val="22"/>
              </w:rPr>
              <w:t>API, GRPC</w:t>
            </w:r>
          </w:p>
        </w:tc>
      </w:tr>
    </w:tbl>
    <w:p w14:paraId="00A95135" w14:textId="77777777" w:rsidR="00F30367" w:rsidRDefault="00F30367" w:rsidP="00F30367"/>
    <w:p w14:paraId="7A9D060A" w14:textId="77777777" w:rsidR="00F30367" w:rsidRDefault="00B113DE" w:rsidP="009B4C29">
      <w:pPr>
        <w:pStyle w:val="Heading5"/>
      </w:pPr>
      <w:r>
        <w:t>SVS-UC-REQ-306599/C-BUB supported theft mode response through GRPC</w:t>
      </w:r>
    </w:p>
    <w:p w14:paraId="74FD98C7" w14:textId="77777777" w:rsidR="00F30367" w:rsidRDefault="00F30367" w:rsidP="00F30367">
      <w:pPr>
        <w:rPr>
          <w:ins w:id="762" w:author="Ekanthappa, Rudresh (R.)" w:date="2019-11-13T13:19:00Z"/>
        </w:rPr>
      </w:pPr>
    </w:p>
    <w:p w14:paraId="3FDB0C4B" w14:textId="77777777" w:rsidR="00D96A6B" w:rsidRPr="00AE06BC" w:rsidRDefault="00D96A6B"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155095" w14:paraId="0DC296D7" w14:textId="77777777" w:rsidTr="009B4C29">
        <w:trPr>
          <w:jc w:val="center"/>
        </w:trPr>
        <w:tc>
          <w:tcPr>
            <w:tcW w:w="1910" w:type="dxa"/>
            <w:shd w:val="clear" w:color="auto" w:fill="BFBFBF"/>
          </w:tcPr>
          <w:p w14:paraId="517378C7" w14:textId="77777777" w:rsidR="00F30367" w:rsidRPr="00155095" w:rsidRDefault="00B113DE" w:rsidP="00F30367">
            <w:pPr>
              <w:spacing w:line="276" w:lineRule="auto"/>
              <w:rPr>
                <w:rFonts w:cs="Arial"/>
                <w:b/>
                <w:szCs w:val="22"/>
              </w:rPr>
            </w:pPr>
            <w:r w:rsidRPr="00155095">
              <w:rPr>
                <w:rFonts w:cs="Arial"/>
                <w:b/>
                <w:szCs w:val="22"/>
              </w:rPr>
              <w:t>Actors</w:t>
            </w:r>
          </w:p>
        </w:tc>
        <w:tc>
          <w:tcPr>
            <w:tcW w:w="7666" w:type="dxa"/>
            <w:shd w:val="clear" w:color="auto" w:fill="auto"/>
          </w:tcPr>
          <w:p w14:paraId="55ED5AD6" w14:textId="77777777" w:rsidR="00F30367" w:rsidRPr="00155095" w:rsidRDefault="00B113DE" w:rsidP="00F30367">
            <w:pPr>
              <w:spacing w:line="276" w:lineRule="auto"/>
              <w:rPr>
                <w:rFonts w:cs="Arial"/>
                <w:szCs w:val="22"/>
              </w:rPr>
            </w:pPr>
            <w:r w:rsidRPr="00155095">
              <w:rPr>
                <w:rFonts w:cs="Arial"/>
                <w:szCs w:val="22"/>
              </w:rPr>
              <w:t>Call center, SVSOffBoardClient, SVSServer</w:t>
            </w:r>
          </w:p>
        </w:tc>
      </w:tr>
      <w:tr w:rsidR="00F30367" w:rsidRPr="00155095" w14:paraId="55F0104F" w14:textId="77777777" w:rsidTr="009B4C29">
        <w:trPr>
          <w:jc w:val="center"/>
        </w:trPr>
        <w:tc>
          <w:tcPr>
            <w:tcW w:w="1910" w:type="dxa"/>
            <w:shd w:val="clear" w:color="auto" w:fill="BFBFBF"/>
          </w:tcPr>
          <w:p w14:paraId="7D217A70" w14:textId="77777777" w:rsidR="00F30367" w:rsidRPr="00155095" w:rsidRDefault="00B113DE" w:rsidP="00F30367">
            <w:pPr>
              <w:spacing w:line="276" w:lineRule="auto"/>
              <w:rPr>
                <w:rFonts w:cs="Arial"/>
                <w:b/>
                <w:szCs w:val="22"/>
              </w:rPr>
            </w:pPr>
            <w:r w:rsidRPr="00155095">
              <w:rPr>
                <w:rFonts w:cs="Arial"/>
                <w:b/>
                <w:szCs w:val="22"/>
              </w:rPr>
              <w:t>Pre-Conditions</w:t>
            </w:r>
          </w:p>
        </w:tc>
        <w:tc>
          <w:tcPr>
            <w:tcW w:w="7666" w:type="dxa"/>
            <w:shd w:val="clear" w:color="auto" w:fill="auto"/>
          </w:tcPr>
          <w:p w14:paraId="08630DB5" w14:textId="77777777" w:rsidR="00F30367" w:rsidRPr="00155095" w:rsidRDefault="00B113DE" w:rsidP="00F30367">
            <w:pPr>
              <w:spacing w:line="276" w:lineRule="auto"/>
              <w:rPr>
                <w:rFonts w:cs="Arial"/>
                <w:szCs w:val="22"/>
              </w:rPr>
            </w:pPr>
            <w:r w:rsidRPr="00155095">
              <w:rPr>
                <w:rFonts w:cs="Arial"/>
                <w:szCs w:val="22"/>
              </w:rPr>
              <w:t>Customer feature subscription</w:t>
            </w:r>
          </w:p>
          <w:p w14:paraId="5B118556" w14:textId="77777777" w:rsidR="00F30367" w:rsidRPr="00155095" w:rsidRDefault="00B113DE" w:rsidP="00F30367">
            <w:pPr>
              <w:rPr>
                <w:rFonts w:cs="Arial"/>
                <w:szCs w:val="22"/>
              </w:rPr>
            </w:pPr>
            <w:r w:rsidRPr="00155095">
              <w:rPr>
                <w:rFonts w:cs="Arial"/>
                <w:szCs w:val="22"/>
              </w:rPr>
              <w:t xml:space="preserve">SVS Theft Mode Enabled </w:t>
            </w:r>
          </w:p>
          <w:p w14:paraId="4A351101" w14:textId="77777777" w:rsidR="00F30367" w:rsidRPr="00155095" w:rsidRDefault="00B113DE" w:rsidP="00F30367">
            <w:pPr>
              <w:spacing w:line="276" w:lineRule="auto"/>
              <w:rPr>
                <w:rFonts w:cs="Arial"/>
                <w:szCs w:val="22"/>
              </w:rPr>
            </w:pPr>
            <w:r w:rsidRPr="00155095">
              <w:rPr>
                <w:rFonts w:cs="Arial"/>
                <w:szCs w:val="22"/>
              </w:rPr>
              <w:t>Ignition OFF</w:t>
            </w:r>
          </w:p>
          <w:p w14:paraId="70DA2841" w14:textId="77777777" w:rsidR="00F30367" w:rsidRPr="00155095" w:rsidRDefault="00B113DE" w:rsidP="00F30367">
            <w:pPr>
              <w:spacing w:line="276" w:lineRule="auto"/>
              <w:rPr>
                <w:rFonts w:cs="Arial"/>
                <w:szCs w:val="22"/>
              </w:rPr>
            </w:pPr>
            <w:r w:rsidRPr="00155095">
              <w:rPr>
                <w:rFonts w:cs="Arial"/>
                <w:szCs w:val="22"/>
              </w:rPr>
              <w:t>SVSServer registered to Network</w:t>
            </w:r>
          </w:p>
          <w:p w14:paraId="7C473E18" w14:textId="77777777" w:rsidR="00F30367" w:rsidRPr="00155095" w:rsidRDefault="00B113DE" w:rsidP="00F30367">
            <w:pPr>
              <w:spacing w:line="276" w:lineRule="auto"/>
              <w:rPr>
                <w:rFonts w:cs="Arial"/>
                <w:szCs w:val="22"/>
              </w:rPr>
            </w:pPr>
            <w:r w:rsidRPr="00155095">
              <w:rPr>
                <w:rFonts w:eastAsia="Calibri" w:cs="Arial"/>
                <w:szCs w:val="22"/>
              </w:rPr>
              <w:t>BUB engaged</w:t>
            </w:r>
            <w:ins w:id="763" w:author="Ekanthappa, Rudresh (R.)" w:date="2019-11-18T13:31:00Z">
              <w:r w:rsidR="00002CC1">
                <w:rPr>
                  <w:rFonts w:eastAsia="Calibri" w:cs="Arial"/>
                  <w:szCs w:val="22"/>
                </w:rPr>
                <w:t xml:space="preserve"> and </w:t>
              </w:r>
            </w:ins>
            <w:ins w:id="764" w:author="Ekanthappa, Rudresh (R.)" w:date="2019-11-22T15:09:00Z">
              <w:r w:rsidR="00575B2D">
                <w:t>SVSServer</w:t>
              </w:r>
              <w:r w:rsidR="00575B2D" w:rsidDel="00575B2D">
                <w:rPr>
                  <w:rStyle w:val="CommentReference"/>
                </w:rPr>
                <w:t xml:space="preserve"> </w:t>
              </w:r>
            </w:ins>
            <w:del w:id="765" w:author="Ekanthappa, Rudresh (R.)" w:date="2019-11-22T15:09:00Z">
              <w:r w:rsidR="00F8642A" w:rsidDel="00575B2D">
                <w:rPr>
                  <w:rStyle w:val="CommentReference"/>
                </w:rPr>
                <w:commentReference w:id="766"/>
              </w:r>
            </w:del>
            <w:ins w:id="767" w:author="Ekanthappa, Rudresh (R.)" w:date="2019-11-18T13:32:00Z">
              <w:r w:rsidR="00002CC1">
                <w:rPr>
                  <w:rFonts w:eastAsia="Calibri" w:cs="Arial"/>
                  <w:szCs w:val="22"/>
                </w:rPr>
                <w:t>will use the BUB</w:t>
              </w:r>
            </w:ins>
          </w:p>
          <w:p w14:paraId="542621EB" w14:textId="77777777" w:rsidR="00F30367" w:rsidRPr="00155095" w:rsidRDefault="00B113DE" w:rsidP="00F30367">
            <w:pPr>
              <w:spacing w:line="276" w:lineRule="auto"/>
              <w:rPr>
                <w:rFonts w:cs="Arial"/>
                <w:szCs w:val="22"/>
              </w:rPr>
            </w:pPr>
            <w:r w:rsidRPr="00155095">
              <w:rPr>
                <w:rFonts w:cs="Arial"/>
                <w:szCs w:val="22"/>
              </w:rPr>
              <w:t xml:space="preserve">Police Case Report Number </w:t>
            </w:r>
          </w:p>
        </w:tc>
      </w:tr>
      <w:tr w:rsidR="00F30367" w:rsidRPr="00155095" w14:paraId="29D27869" w14:textId="77777777" w:rsidTr="009B4C29">
        <w:trPr>
          <w:jc w:val="center"/>
        </w:trPr>
        <w:tc>
          <w:tcPr>
            <w:tcW w:w="1910" w:type="dxa"/>
            <w:shd w:val="clear" w:color="auto" w:fill="BFBFBF"/>
          </w:tcPr>
          <w:p w14:paraId="75AE7BAA" w14:textId="77777777" w:rsidR="00F30367" w:rsidRPr="00155095" w:rsidRDefault="00B113DE" w:rsidP="00F30367">
            <w:pPr>
              <w:spacing w:line="276" w:lineRule="auto"/>
              <w:rPr>
                <w:rFonts w:cs="Arial"/>
                <w:b/>
                <w:szCs w:val="22"/>
              </w:rPr>
            </w:pPr>
            <w:r w:rsidRPr="00155095">
              <w:rPr>
                <w:rFonts w:cs="Arial"/>
                <w:b/>
                <w:szCs w:val="22"/>
              </w:rPr>
              <w:t xml:space="preserve">Scenario Description </w:t>
            </w:r>
          </w:p>
        </w:tc>
        <w:tc>
          <w:tcPr>
            <w:tcW w:w="7666" w:type="dxa"/>
            <w:shd w:val="clear" w:color="auto" w:fill="auto"/>
          </w:tcPr>
          <w:p w14:paraId="41CB2836" w14:textId="77777777" w:rsidR="00F30367" w:rsidRPr="00155095" w:rsidRDefault="00B113DE" w:rsidP="00F30367">
            <w:pPr>
              <w:spacing w:line="276" w:lineRule="auto"/>
              <w:rPr>
                <w:rFonts w:cs="Arial"/>
                <w:szCs w:val="22"/>
              </w:rPr>
            </w:pPr>
            <w:r w:rsidRPr="00155095">
              <w:rPr>
                <w:rFonts w:cs="Arial"/>
                <w:szCs w:val="22"/>
              </w:rPr>
              <w:t xml:space="preserve">SVSServer </w:t>
            </w:r>
            <w:r>
              <w:rPr>
                <w:rFonts w:cs="Arial"/>
                <w:szCs w:val="22"/>
              </w:rPr>
              <w:t>shall receive</w:t>
            </w:r>
            <w:r w:rsidRPr="00155095">
              <w:rPr>
                <w:rFonts w:cs="Arial"/>
                <w:szCs w:val="22"/>
              </w:rPr>
              <w:t xml:space="preserve"> </w:t>
            </w:r>
            <w:r>
              <w:rPr>
                <w:rFonts w:cs="Arial"/>
                <w:szCs w:val="22"/>
              </w:rPr>
              <w:t xml:space="preserve">activate theft mode </w:t>
            </w:r>
            <w:r w:rsidRPr="00155095">
              <w:rPr>
                <w:rFonts w:cs="Arial"/>
                <w:szCs w:val="22"/>
              </w:rPr>
              <w:t>request for location data while being supported by BUB, SVSServer shall respond theft mode response data through GRPC</w:t>
            </w:r>
          </w:p>
        </w:tc>
      </w:tr>
      <w:tr w:rsidR="00F30367" w:rsidRPr="00155095" w14:paraId="7F6FA00B" w14:textId="77777777" w:rsidTr="009B4C29">
        <w:trPr>
          <w:jc w:val="center"/>
        </w:trPr>
        <w:tc>
          <w:tcPr>
            <w:tcW w:w="1910" w:type="dxa"/>
            <w:shd w:val="clear" w:color="auto" w:fill="BFBFBF"/>
          </w:tcPr>
          <w:p w14:paraId="0A6210FD" w14:textId="77777777" w:rsidR="00F30367" w:rsidRPr="00155095" w:rsidRDefault="00B113DE" w:rsidP="00F30367">
            <w:pPr>
              <w:spacing w:line="276" w:lineRule="auto"/>
              <w:rPr>
                <w:rFonts w:cs="Arial"/>
                <w:b/>
                <w:szCs w:val="22"/>
              </w:rPr>
            </w:pPr>
            <w:r w:rsidRPr="00155095">
              <w:rPr>
                <w:rFonts w:cs="Arial"/>
                <w:b/>
                <w:szCs w:val="22"/>
              </w:rPr>
              <w:t>Post-conditions</w:t>
            </w:r>
          </w:p>
        </w:tc>
        <w:tc>
          <w:tcPr>
            <w:tcW w:w="7666" w:type="dxa"/>
            <w:shd w:val="clear" w:color="auto" w:fill="auto"/>
          </w:tcPr>
          <w:p w14:paraId="6F328044" w14:textId="77777777" w:rsidR="00F30367" w:rsidRPr="00155095" w:rsidRDefault="00B113DE" w:rsidP="00F30367">
            <w:pPr>
              <w:spacing w:line="276" w:lineRule="auto"/>
              <w:rPr>
                <w:rFonts w:cs="Arial"/>
                <w:szCs w:val="22"/>
              </w:rPr>
            </w:pPr>
            <w:r w:rsidRPr="00155095">
              <w:rPr>
                <w:rFonts w:cs="Arial"/>
                <w:szCs w:val="22"/>
              </w:rPr>
              <w:t xml:space="preserve">When BUB engaged mainly by request/on-demand </w:t>
            </w:r>
            <w:r>
              <w:rPr>
                <w:rFonts w:cs="Arial"/>
                <w:szCs w:val="22"/>
              </w:rPr>
              <w:t xml:space="preserve">activate theft mode </w:t>
            </w:r>
            <w:r w:rsidRPr="00155095">
              <w:rPr>
                <w:rFonts w:cs="Arial"/>
                <w:szCs w:val="22"/>
              </w:rPr>
              <w:t>request supported but frequency change shall still be allowed, if received by SVSServer</w:t>
            </w:r>
          </w:p>
        </w:tc>
      </w:tr>
      <w:tr w:rsidR="00F30367" w:rsidRPr="00155095" w14:paraId="0D35B453" w14:textId="77777777" w:rsidTr="009B4C29">
        <w:trPr>
          <w:jc w:val="center"/>
        </w:trPr>
        <w:tc>
          <w:tcPr>
            <w:tcW w:w="1910" w:type="dxa"/>
            <w:shd w:val="clear" w:color="auto" w:fill="BFBFBF"/>
          </w:tcPr>
          <w:p w14:paraId="785BC333" w14:textId="77777777" w:rsidR="00F30367" w:rsidRPr="00155095" w:rsidRDefault="00B113DE" w:rsidP="00F30367">
            <w:pPr>
              <w:spacing w:line="276" w:lineRule="auto"/>
              <w:rPr>
                <w:rFonts w:cs="Arial"/>
                <w:b/>
                <w:szCs w:val="22"/>
              </w:rPr>
            </w:pPr>
            <w:r w:rsidRPr="00155095">
              <w:rPr>
                <w:rFonts w:cs="Arial"/>
                <w:b/>
                <w:szCs w:val="22"/>
              </w:rPr>
              <w:t>List of Exception Use Case Titles</w:t>
            </w:r>
          </w:p>
        </w:tc>
        <w:tc>
          <w:tcPr>
            <w:tcW w:w="7666" w:type="dxa"/>
            <w:shd w:val="clear" w:color="auto" w:fill="auto"/>
          </w:tcPr>
          <w:p w14:paraId="735C6972" w14:textId="77777777" w:rsidR="00F30367" w:rsidRPr="00155095" w:rsidRDefault="00B113DE" w:rsidP="00F30367">
            <w:pPr>
              <w:spacing w:line="276" w:lineRule="auto"/>
              <w:rPr>
                <w:rFonts w:cs="Arial"/>
                <w:szCs w:val="22"/>
              </w:rPr>
            </w:pPr>
            <w:r w:rsidRPr="00155095">
              <w:rPr>
                <w:rFonts w:cs="Arial"/>
                <w:szCs w:val="22"/>
              </w:rPr>
              <w:t>SVSServer Data Logging Ignition OFF</w:t>
            </w:r>
          </w:p>
          <w:p w14:paraId="3B46263D" w14:textId="77777777" w:rsidR="00F30367" w:rsidRPr="00155095" w:rsidRDefault="00B113DE" w:rsidP="00F30367">
            <w:pPr>
              <w:spacing w:line="276" w:lineRule="auto"/>
              <w:rPr>
                <w:rFonts w:cs="Arial"/>
                <w:szCs w:val="22"/>
              </w:rPr>
            </w:pPr>
            <w:r w:rsidRPr="00155095">
              <w:rPr>
                <w:rFonts w:cs="Arial"/>
                <w:szCs w:val="22"/>
              </w:rPr>
              <w:t>SVSServer send Failure and Retries</w:t>
            </w:r>
          </w:p>
        </w:tc>
      </w:tr>
      <w:tr w:rsidR="00F30367" w:rsidRPr="00155095" w14:paraId="31673787" w14:textId="77777777" w:rsidTr="009B4C29">
        <w:trPr>
          <w:jc w:val="center"/>
        </w:trPr>
        <w:tc>
          <w:tcPr>
            <w:tcW w:w="1910" w:type="dxa"/>
            <w:shd w:val="clear" w:color="auto" w:fill="BFBFBF"/>
          </w:tcPr>
          <w:p w14:paraId="6053968A" w14:textId="77777777" w:rsidR="00F30367" w:rsidRPr="00155095" w:rsidRDefault="00B113DE" w:rsidP="00F30367">
            <w:pPr>
              <w:spacing w:line="276" w:lineRule="auto"/>
              <w:rPr>
                <w:rFonts w:cs="Arial"/>
                <w:b/>
                <w:szCs w:val="22"/>
              </w:rPr>
            </w:pPr>
            <w:r w:rsidRPr="00155095">
              <w:rPr>
                <w:rFonts w:cs="Arial"/>
                <w:b/>
                <w:szCs w:val="22"/>
              </w:rPr>
              <w:t>Interfaces</w:t>
            </w:r>
          </w:p>
        </w:tc>
        <w:tc>
          <w:tcPr>
            <w:tcW w:w="7666" w:type="dxa"/>
            <w:shd w:val="clear" w:color="auto" w:fill="auto"/>
          </w:tcPr>
          <w:p w14:paraId="01C3036E" w14:textId="77777777" w:rsidR="00F30367" w:rsidRPr="00155095" w:rsidRDefault="00B113DE" w:rsidP="00F30367">
            <w:pPr>
              <w:spacing w:line="276" w:lineRule="auto"/>
              <w:rPr>
                <w:rFonts w:cs="Arial"/>
                <w:szCs w:val="22"/>
              </w:rPr>
            </w:pPr>
            <w:r w:rsidRPr="00155095">
              <w:rPr>
                <w:rFonts w:cs="Arial"/>
                <w:szCs w:val="22"/>
              </w:rPr>
              <w:t>API, GRPC</w:t>
            </w:r>
          </w:p>
        </w:tc>
      </w:tr>
    </w:tbl>
    <w:p w14:paraId="5FCA0219" w14:textId="77777777" w:rsidR="00F30367" w:rsidRDefault="00F30367" w:rsidP="00F30367"/>
    <w:p w14:paraId="63BF5192" w14:textId="77777777" w:rsidR="00F30367" w:rsidRDefault="00B113DE" w:rsidP="009B4C29">
      <w:pPr>
        <w:pStyle w:val="Heading5"/>
      </w:pPr>
      <w:r>
        <w:t>SVS-UC-REQ-318904/A-Periodic request while BUB supported theft mode response through GRPC</w:t>
      </w:r>
      <w:ins w:id="768" w:author="Ekanthappa, Rudresh (R.)" w:date="2019-11-12T15:20:00Z">
        <w:r w:rsidR="00C64A4D">
          <w:t xml:space="preserve"> </w:t>
        </w:r>
      </w:ins>
    </w:p>
    <w:p w14:paraId="3DA93BBC" w14:textId="77777777" w:rsidR="00F30367" w:rsidRDefault="00F30367" w:rsidP="00F30367">
      <w:pPr>
        <w:rPr>
          <w:ins w:id="769" w:author="Ekanthappa, Rudresh (R.)" w:date="2019-11-13T13:20:00Z"/>
        </w:rPr>
      </w:pPr>
    </w:p>
    <w:p w14:paraId="20657224" w14:textId="77777777" w:rsidR="00D96A6B" w:rsidRPr="00AE06BC" w:rsidRDefault="00D96A6B"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6798553F"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D8968F" w14:textId="77777777" w:rsidR="00F30367" w:rsidRDefault="00B113DE" w:rsidP="00F30367">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14D0BB" w14:textId="77777777" w:rsidR="00F30367" w:rsidRDefault="00B113DE" w:rsidP="00F30367">
            <w:r>
              <w:t>Call center, SVSOffBoardClient, SVSServer</w:t>
            </w:r>
          </w:p>
        </w:tc>
      </w:tr>
      <w:tr w:rsidR="00F30367" w14:paraId="78C83DD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0B3E62"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7C651009" w14:textId="77777777" w:rsidR="00F30367" w:rsidRDefault="00B113DE" w:rsidP="00F30367">
            <w:r>
              <w:t>Customer feature subscription</w:t>
            </w:r>
          </w:p>
          <w:p w14:paraId="4C2532B0" w14:textId="77777777" w:rsidR="00F30367" w:rsidRDefault="00B113DE" w:rsidP="00F30367">
            <w:r>
              <w:t xml:space="preserve">SVS Theft Mode Enabled </w:t>
            </w:r>
          </w:p>
          <w:p w14:paraId="4A1668DF" w14:textId="77777777" w:rsidR="00F30367" w:rsidRDefault="00B113DE" w:rsidP="00F30367">
            <w:r>
              <w:t>Ignition OFF</w:t>
            </w:r>
          </w:p>
          <w:p w14:paraId="58C2122B" w14:textId="77777777" w:rsidR="00F30367" w:rsidRDefault="00B113DE" w:rsidP="00F30367">
            <w:r>
              <w:t>SVSServer registered to Network</w:t>
            </w:r>
          </w:p>
          <w:p w14:paraId="283FEFB0" w14:textId="77777777" w:rsidR="00904657" w:rsidRPr="00155095" w:rsidRDefault="00B113DE" w:rsidP="00904657">
            <w:pPr>
              <w:spacing w:line="276" w:lineRule="auto"/>
              <w:rPr>
                <w:ins w:id="770" w:author="Ekanthappa, Rudresh (R.)" w:date="2019-11-20T09:42:00Z"/>
                <w:rFonts w:cs="Arial"/>
                <w:szCs w:val="22"/>
              </w:rPr>
            </w:pPr>
            <w:r>
              <w:rPr>
                <w:rFonts w:eastAsia="Calibri"/>
              </w:rPr>
              <w:t>Main battery/</w:t>
            </w:r>
            <w:ins w:id="771" w:author="Ekanthappa, Rudresh (R.)" w:date="2019-11-20T09:42:00Z">
              <w:r w:rsidR="00904657" w:rsidRPr="00155095">
                <w:rPr>
                  <w:rFonts w:eastAsia="Calibri" w:cs="Arial"/>
                  <w:szCs w:val="22"/>
                </w:rPr>
                <w:t xml:space="preserve"> BUB engaged</w:t>
              </w:r>
              <w:r w:rsidR="00904657">
                <w:rPr>
                  <w:rFonts w:eastAsia="Calibri" w:cs="Arial"/>
                  <w:szCs w:val="22"/>
                </w:rPr>
                <w:t xml:space="preserve"> and </w:t>
              </w:r>
            </w:ins>
            <w:ins w:id="772" w:author="Ekanthappa, Rudresh (R.)" w:date="2019-11-22T15:09:00Z">
              <w:r w:rsidR="00575B2D">
                <w:t>SVSServer</w:t>
              </w:r>
              <w:r w:rsidR="00575B2D" w:rsidDel="00575B2D">
                <w:rPr>
                  <w:rStyle w:val="CommentReference"/>
                </w:rPr>
                <w:t xml:space="preserve"> </w:t>
              </w:r>
            </w:ins>
            <w:del w:id="773" w:author="Ekanthappa, Rudresh (R.)" w:date="2019-11-22T15:09:00Z">
              <w:r w:rsidR="00F8642A" w:rsidDel="00575B2D">
                <w:rPr>
                  <w:rStyle w:val="CommentReference"/>
                </w:rPr>
                <w:commentReference w:id="774"/>
              </w:r>
            </w:del>
            <w:ins w:id="775" w:author="Ekanthappa, Rudresh (R.)" w:date="2019-11-20T09:42:00Z">
              <w:r w:rsidR="00904657">
                <w:rPr>
                  <w:rFonts w:eastAsia="Calibri" w:cs="Arial"/>
                  <w:szCs w:val="22"/>
                </w:rPr>
                <w:t>will use the BUB</w:t>
              </w:r>
            </w:ins>
          </w:p>
          <w:p w14:paraId="37DAF447" w14:textId="77777777" w:rsidR="00F30367" w:rsidDel="00904657" w:rsidRDefault="00B113DE">
            <w:pPr>
              <w:rPr>
                <w:del w:id="776" w:author="Ekanthappa, Rudresh (R.)" w:date="2019-11-20T09:42:00Z"/>
              </w:rPr>
            </w:pPr>
            <w:del w:id="777" w:author="Ekanthappa, Rudresh (R.)" w:date="2019-11-20T09:42:00Z">
              <w:r w:rsidDel="00904657">
                <w:rPr>
                  <w:rFonts w:eastAsia="Calibri"/>
                </w:rPr>
                <w:delText>BUB engaged</w:delText>
              </w:r>
            </w:del>
          </w:p>
          <w:p w14:paraId="65DA0A41" w14:textId="77777777" w:rsidR="00F30367" w:rsidRDefault="00B113DE" w:rsidP="00904657">
            <w:r>
              <w:t xml:space="preserve">Police Case Report Number </w:t>
            </w:r>
          </w:p>
        </w:tc>
      </w:tr>
      <w:tr w:rsidR="00F30367" w14:paraId="2C2E56B4"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FA812F"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93AB494" w14:textId="77777777" w:rsidR="00F30367" w:rsidRDefault="00B113DE" w:rsidP="00F30367">
            <w:r>
              <w:t>SVSServer had received request for periodic location data while being supported by BUB</w:t>
            </w:r>
          </w:p>
        </w:tc>
      </w:tr>
      <w:tr w:rsidR="00F30367" w14:paraId="53BC050E"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C0EF11"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6CA01113" w14:textId="77777777" w:rsidR="00F30367" w:rsidRDefault="00B113DE" w:rsidP="00F30367">
            <w:r w:rsidRPr="00C23646">
              <w:t>During transition from main battery to BUB periodicity shall be reduced to “by request/on-demand ONLY” and when BUB completely engaged request for frequency change shall still be allowed, if received by SVSServer</w:t>
            </w:r>
            <w:r>
              <w:t>. SVS app in SVSOffBoardClient shall forward response data to Call Center through API.</w:t>
            </w:r>
          </w:p>
        </w:tc>
      </w:tr>
      <w:tr w:rsidR="00F30367" w14:paraId="22AAB0DB"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1ACD5D" w14:textId="77777777" w:rsidR="00F30367" w:rsidRDefault="00B113DE" w:rsidP="00F30367">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72455C79" w14:textId="77777777" w:rsidR="00F30367" w:rsidRDefault="00B113DE" w:rsidP="00F30367">
            <w:r>
              <w:t>SVSServer Data Logging Ignition OFF</w:t>
            </w:r>
          </w:p>
          <w:p w14:paraId="69F9792D" w14:textId="77777777" w:rsidR="00F30367" w:rsidRDefault="00B113DE" w:rsidP="00F30367">
            <w:r>
              <w:t>SVSServer send Failure and Retries</w:t>
            </w:r>
          </w:p>
        </w:tc>
      </w:tr>
      <w:tr w:rsidR="00F30367" w14:paraId="02449E0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4F7E8E" w14:textId="77777777" w:rsidR="00F30367" w:rsidRDefault="00B113DE" w:rsidP="00F30367">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49B6BB84" w14:textId="77777777" w:rsidR="00F30367" w:rsidRDefault="00B113DE" w:rsidP="00F30367">
            <w:r>
              <w:t>API, GRPC</w:t>
            </w:r>
          </w:p>
        </w:tc>
      </w:tr>
    </w:tbl>
    <w:p w14:paraId="1D705688" w14:textId="77777777" w:rsidR="00F30367" w:rsidRDefault="00F30367" w:rsidP="00F30367"/>
    <w:p w14:paraId="79B451E8" w14:textId="77777777" w:rsidR="00F30367" w:rsidRDefault="00B113DE" w:rsidP="009B4C29">
      <w:pPr>
        <w:pStyle w:val="Heading5"/>
      </w:pPr>
      <w:r>
        <w:t>SVS-UC-REQ-352685/A-SVSServer not reporting unchanged locations during active theft mode</w:t>
      </w:r>
    </w:p>
    <w:p w14:paraId="15B73276" w14:textId="77777777" w:rsidR="00F30367" w:rsidRDefault="00F30367" w:rsidP="00F30367">
      <w:pPr>
        <w:rPr>
          <w:ins w:id="778" w:author="Ekanthappa, Rudresh (R.)" w:date="2019-11-13T13:21:00Z"/>
        </w:rPr>
      </w:pPr>
    </w:p>
    <w:p w14:paraId="3017920A" w14:textId="77777777" w:rsidR="00D96A6B" w:rsidRPr="00AE06BC" w:rsidRDefault="00D96A6B"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737788BA" w14:textId="77777777" w:rsidTr="00F30367">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4A53D1" w14:textId="77777777" w:rsidR="00F30367" w:rsidRDefault="00B113DE">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7E25A9" w14:textId="77777777" w:rsidR="00F30367" w:rsidRPr="00600E35" w:rsidRDefault="00B113DE" w:rsidP="00F30367">
            <w:r w:rsidRPr="00600E35">
              <w:t>Call center, SVSOffBoardClient, SVSServer</w:t>
            </w:r>
          </w:p>
        </w:tc>
      </w:tr>
      <w:tr w:rsidR="00F30367" w14:paraId="1868124E"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C53A96" w14:textId="77777777" w:rsidR="00F30367" w:rsidRDefault="00B113DE">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68655F70" w14:textId="77777777" w:rsidR="00F30367" w:rsidRPr="00600E35" w:rsidRDefault="00B113DE" w:rsidP="00F30367">
            <w:r w:rsidRPr="00600E35">
              <w:t>Customer feature subscription</w:t>
            </w:r>
          </w:p>
          <w:p w14:paraId="140B2874" w14:textId="77777777" w:rsidR="00F30367" w:rsidRPr="00600E35" w:rsidRDefault="00B113DE" w:rsidP="00F30367">
            <w:r w:rsidRPr="00600E35">
              <w:t xml:space="preserve">SVS Theft Mode Enabled </w:t>
            </w:r>
          </w:p>
          <w:p w14:paraId="0B1B98AD" w14:textId="77777777" w:rsidR="00F30367" w:rsidRPr="00600E35" w:rsidRDefault="00B113DE" w:rsidP="00F30367">
            <w:r w:rsidRPr="00600E35">
              <w:t>Ignition OFF</w:t>
            </w:r>
          </w:p>
          <w:p w14:paraId="3CBCD09B" w14:textId="77777777" w:rsidR="00F30367" w:rsidRPr="00600E35" w:rsidRDefault="00B113DE" w:rsidP="00F30367">
            <w:r w:rsidRPr="00600E35">
              <w:rPr>
                <w:rFonts w:eastAsia="Calibri"/>
              </w:rPr>
              <w:t>Main battery/</w:t>
            </w:r>
            <w:ins w:id="779" w:author="Ekanthappa, Rudresh (R.)" w:date="2019-11-20T09:43:00Z">
              <w:r w:rsidR="00904657" w:rsidRPr="00155095">
                <w:rPr>
                  <w:rFonts w:eastAsia="Calibri" w:cs="Arial"/>
                  <w:szCs w:val="22"/>
                </w:rPr>
                <w:t xml:space="preserve"> BUB engaged</w:t>
              </w:r>
              <w:r w:rsidR="00904657">
                <w:rPr>
                  <w:rFonts w:eastAsia="Calibri" w:cs="Arial"/>
                  <w:szCs w:val="22"/>
                </w:rPr>
                <w:t xml:space="preserve"> and </w:t>
              </w:r>
            </w:ins>
            <w:ins w:id="780" w:author="Ekanthappa, Rudresh (R.)" w:date="2019-11-22T15:09:00Z">
              <w:r w:rsidR="00575B2D">
                <w:t>SVSServer</w:t>
              </w:r>
              <w:r w:rsidR="00575B2D" w:rsidDel="00575B2D">
                <w:rPr>
                  <w:rStyle w:val="CommentReference"/>
                </w:rPr>
                <w:t xml:space="preserve"> </w:t>
              </w:r>
            </w:ins>
            <w:del w:id="781" w:author="Ekanthappa, Rudresh (R.)" w:date="2019-11-22T15:09:00Z">
              <w:r w:rsidR="00F8642A" w:rsidDel="00575B2D">
                <w:rPr>
                  <w:rStyle w:val="CommentReference"/>
                </w:rPr>
                <w:commentReference w:id="782"/>
              </w:r>
            </w:del>
            <w:ins w:id="783" w:author="Ekanthappa, Rudresh (R.)" w:date="2019-11-20T09:43:00Z">
              <w:r w:rsidR="00904657">
                <w:rPr>
                  <w:rFonts w:eastAsia="Calibri" w:cs="Arial"/>
                  <w:szCs w:val="22"/>
                </w:rPr>
                <w:t>will use the BUB</w:t>
              </w:r>
            </w:ins>
            <w:del w:id="784" w:author="Ekanthappa, Rudresh (R.)" w:date="2019-11-20T09:43:00Z">
              <w:r w:rsidRPr="00600E35" w:rsidDel="00904657">
                <w:rPr>
                  <w:rFonts w:eastAsia="Calibri"/>
                </w:rPr>
                <w:delText>BUB engaged</w:delText>
              </w:r>
            </w:del>
          </w:p>
          <w:p w14:paraId="329BA725" w14:textId="77777777" w:rsidR="00F30367" w:rsidRPr="00600E35" w:rsidRDefault="00B113DE" w:rsidP="00F30367">
            <w:r w:rsidRPr="00600E35">
              <w:t xml:space="preserve">Police Case Report Number </w:t>
            </w:r>
          </w:p>
        </w:tc>
      </w:tr>
      <w:tr w:rsidR="00F30367" w14:paraId="4152427B"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930855" w14:textId="77777777" w:rsidR="00F30367" w:rsidRDefault="00B113DE">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02B3A875" w14:textId="77777777" w:rsidR="00F30367" w:rsidRPr="00600E35" w:rsidRDefault="00B113DE" w:rsidP="00D96A6B">
            <w:r w:rsidRPr="00600E35">
              <w:t>SVSServer had received request for periodic location data while being supported by Main battery or BUB</w:t>
            </w:r>
          </w:p>
        </w:tc>
      </w:tr>
      <w:tr w:rsidR="00F30367" w14:paraId="4C97F4AB"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CD4873" w14:textId="77777777" w:rsidR="00F30367" w:rsidRDefault="00B113DE">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5D610D23" w14:textId="77777777" w:rsidR="00F30367" w:rsidRPr="00600E35" w:rsidRDefault="00B113DE" w:rsidP="00F30367">
            <w:r w:rsidRPr="00600E35">
              <w:t>If location has not changed the SVSServer shall not send the message to the SVSOffBoardClient. If the SVSOffBoardClient needs to check-in with the SVServer it shall send an Activate Theft Mode command and the SVSServer will respond back with the Theft Mode Response message.</w:t>
            </w:r>
          </w:p>
          <w:p w14:paraId="6F41DBBE" w14:textId="77777777" w:rsidR="00F30367" w:rsidRPr="00600E35" w:rsidRDefault="00F30367" w:rsidP="00F30367"/>
        </w:tc>
      </w:tr>
      <w:tr w:rsidR="00F30367" w14:paraId="1B1FC3BF"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922CA5" w14:textId="77777777" w:rsidR="00F30367" w:rsidRDefault="00B113DE">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EC79EB2" w14:textId="77777777" w:rsidR="00F30367" w:rsidRPr="00600E35" w:rsidRDefault="00F30367" w:rsidP="00F30367"/>
        </w:tc>
      </w:tr>
      <w:tr w:rsidR="00F30367" w14:paraId="46BA33D1" w14:textId="77777777" w:rsidTr="00F30367">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A528E4" w14:textId="77777777" w:rsidR="00F30367" w:rsidRDefault="00B113DE">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hideMark/>
          </w:tcPr>
          <w:p w14:paraId="571E76A3" w14:textId="77777777" w:rsidR="00F30367" w:rsidRPr="00600E35" w:rsidRDefault="00B113DE" w:rsidP="00F30367">
            <w:r w:rsidRPr="00600E35">
              <w:t>API, GRPC</w:t>
            </w:r>
          </w:p>
        </w:tc>
      </w:tr>
    </w:tbl>
    <w:p w14:paraId="7062A247" w14:textId="77777777" w:rsidR="00F30367" w:rsidRPr="00600E35" w:rsidRDefault="00F30367" w:rsidP="00F30367"/>
    <w:p w14:paraId="12F87754" w14:textId="77777777" w:rsidR="00F30367" w:rsidRDefault="00B113DE" w:rsidP="009B4C29">
      <w:pPr>
        <w:pStyle w:val="Heading5"/>
      </w:pPr>
      <w:r>
        <w:t>SVS-UC-REQ-306600/C-Theft Mode disabled response through GRPC</w:t>
      </w:r>
    </w:p>
    <w:p w14:paraId="61069CF7" w14:textId="77777777" w:rsidR="00D96A6B" w:rsidRDefault="00D96A6B" w:rsidP="00D96A6B">
      <w:pPr>
        <w:rPr>
          <w:ins w:id="785" w:author="Ekanthappa, Rudresh (R.)" w:date="2019-11-13T13:22:00Z"/>
        </w:rPr>
      </w:pPr>
    </w:p>
    <w:p w14:paraId="55C0AC8F" w14:textId="77777777" w:rsidR="00D96A6B" w:rsidRPr="00AE06BC" w:rsidRDefault="00D96A6B"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215694" w14:paraId="2DF64A25" w14:textId="77777777" w:rsidTr="009B4C29">
        <w:trPr>
          <w:jc w:val="center"/>
        </w:trPr>
        <w:tc>
          <w:tcPr>
            <w:tcW w:w="1910" w:type="dxa"/>
            <w:shd w:val="clear" w:color="auto" w:fill="BFBFBF"/>
          </w:tcPr>
          <w:p w14:paraId="5BA8DB50" w14:textId="77777777" w:rsidR="00F30367" w:rsidRPr="00215694" w:rsidRDefault="00B113DE" w:rsidP="00F30367">
            <w:pPr>
              <w:spacing w:line="276" w:lineRule="auto"/>
              <w:rPr>
                <w:rFonts w:cs="Arial"/>
                <w:b/>
                <w:szCs w:val="22"/>
              </w:rPr>
            </w:pPr>
            <w:r w:rsidRPr="00215694">
              <w:rPr>
                <w:rFonts w:cs="Arial"/>
                <w:b/>
                <w:szCs w:val="22"/>
              </w:rPr>
              <w:t>Actors</w:t>
            </w:r>
          </w:p>
        </w:tc>
        <w:tc>
          <w:tcPr>
            <w:tcW w:w="7666" w:type="dxa"/>
            <w:shd w:val="clear" w:color="auto" w:fill="auto"/>
          </w:tcPr>
          <w:p w14:paraId="77F28571" w14:textId="77777777" w:rsidR="00F30367" w:rsidRPr="00215694" w:rsidRDefault="00B113DE" w:rsidP="00F30367">
            <w:pPr>
              <w:spacing w:line="276" w:lineRule="auto"/>
              <w:rPr>
                <w:rFonts w:cs="Arial"/>
                <w:szCs w:val="22"/>
              </w:rPr>
            </w:pPr>
            <w:r w:rsidRPr="00215694">
              <w:rPr>
                <w:rFonts w:cs="Arial"/>
                <w:szCs w:val="22"/>
              </w:rPr>
              <w:t>Call center, SVSOffBoardClient, SVSServer</w:t>
            </w:r>
          </w:p>
        </w:tc>
      </w:tr>
      <w:tr w:rsidR="00F30367" w:rsidRPr="00215694" w14:paraId="57BFA0F7" w14:textId="77777777" w:rsidTr="009B4C29">
        <w:trPr>
          <w:jc w:val="center"/>
        </w:trPr>
        <w:tc>
          <w:tcPr>
            <w:tcW w:w="1910" w:type="dxa"/>
            <w:shd w:val="clear" w:color="auto" w:fill="BFBFBF"/>
          </w:tcPr>
          <w:p w14:paraId="5C873E4A" w14:textId="77777777" w:rsidR="00F30367" w:rsidRPr="00215694" w:rsidRDefault="00B113DE" w:rsidP="00F30367">
            <w:pPr>
              <w:spacing w:line="276" w:lineRule="auto"/>
              <w:rPr>
                <w:rFonts w:cs="Arial"/>
                <w:b/>
                <w:szCs w:val="22"/>
              </w:rPr>
            </w:pPr>
            <w:r w:rsidRPr="00215694">
              <w:rPr>
                <w:rFonts w:cs="Arial"/>
                <w:b/>
                <w:szCs w:val="22"/>
              </w:rPr>
              <w:t>Pre-Conditions</w:t>
            </w:r>
          </w:p>
        </w:tc>
        <w:tc>
          <w:tcPr>
            <w:tcW w:w="7666" w:type="dxa"/>
            <w:shd w:val="clear" w:color="auto" w:fill="auto"/>
          </w:tcPr>
          <w:p w14:paraId="4B6D7659" w14:textId="77777777" w:rsidR="00F30367" w:rsidRPr="00215694" w:rsidRDefault="00B113DE" w:rsidP="00F30367">
            <w:pPr>
              <w:spacing w:line="276" w:lineRule="auto"/>
              <w:rPr>
                <w:rFonts w:cs="Arial"/>
                <w:szCs w:val="22"/>
              </w:rPr>
            </w:pPr>
            <w:r w:rsidRPr="00215694">
              <w:rPr>
                <w:rFonts w:cs="Arial"/>
                <w:szCs w:val="22"/>
              </w:rPr>
              <w:t xml:space="preserve">Customer feature subscription </w:t>
            </w:r>
          </w:p>
          <w:p w14:paraId="41620987" w14:textId="77777777" w:rsidR="00F30367" w:rsidRDefault="00B113DE" w:rsidP="00F30367">
            <w:pPr>
              <w:spacing w:line="276" w:lineRule="auto"/>
              <w:rPr>
                <w:rFonts w:cs="Arial"/>
                <w:szCs w:val="22"/>
              </w:rPr>
            </w:pPr>
            <w:r>
              <w:rPr>
                <w:rFonts w:cs="Arial"/>
                <w:szCs w:val="22"/>
              </w:rPr>
              <w:t>Ignition ON or OFF</w:t>
            </w:r>
            <w:del w:id="786" w:author="Ekanthappa, Rudresh (R.)" w:date="2019-11-19T15:41:00Z">
              <w:r w:rsidR="009370EA" w:rsidDel="002C26BA">
                <w:rPr>
                  <w:rStyle w:val="CommentReference"/>
                </w:rPr>
                <w:commentReference w:id="787"/>
              </w:r>
            </w:del>
          </w:p>
          <w:p w14:paraId="691447AC" w14:textId="77777777" w:rsidR="00F30367" w:rsidRDefault="00B113DE" w:rsidP="00F30367">
            <w:pPr>
              <w:spacing w:line="276" w:lineRule="auto"/>
              <w:rPr>
                <w:rFonts w:cs="Arial"/>
                <w:szCs w:val="22"/>
              </w:rPr>
            </w:pPr>
            <w:r w:rsidRPr="00215694">
              <w:rPr>
                <w:rFonts w:cs="Arial"/>
                <w:szCs w:val="22"/>
              </w:rPr>
              <w:t>SVSServer registered to Network</w:t>
            </w:r>
          </w:p>
          <w:p w14:paraId="4A0E8433" w14:textId="77777777" w:rsidR="00F30367" w:rsidRPr="00215694" w:rsidRDefault="00B113DE" w:rsidP="00F30367">
            <w:pPr>
              <w:spacing w:line="276" w:lineRule="auto"/>
              <w:rPr>
                <w:rFonts w:cs="Arial"/>
                <w:szCs w:val="22"/>
              </w:rPr>
            </w:pPr>
            <w:r>
              <w:rPr>
                <w:rFonts w:cs="Arial"/>
                <w:szCs w:val="22"/>
              </w:rPr>
              <w:t>SVS Theft Mode </w:t>
            </w:r>
            <w:r w:rsidRPr="00D01346">
              <w:rPr>
                <w:rFonts w:cs="Arial"/>
                <w:szCs w:val="22"/>
              </w:rPr>
              <w:t>activated</w:t>
            </w:r>
          </w:p>
          <w:p w14:paraId="29F275E4" w14:textId="77777777" w:rsidR="00F30367" w:rsidRPr="00215694" w:rsidRDefault="00B113DE" w:rsidP="00F30367">
            <w:pPr>
              <w:spacing w:line="276" w:lineRule="auto"/>
              <w:rPr>
                <w:rFonts w:cs="Arial"/>
                <w:szCs w:val="22"/>
              </w:rPr>
            </w:pPr>
            <w:r w:rsidRPr="00215694">
              <w:rPr>
                <w:rFonts w:eastAsia="Calibri" w:cs="Arial"/>
                <w:szCs w:val="22"/>
              </w:rPr>
              <w:t>Main Battery/</w:t>
            </w:r>
            <w:ins w:id="788" w:author="Ekanthappa, Rudresh (R.)" w:date="2019-11-20T09:43:00Z">
              <w:r w:rsidR="00904657" w:rsidRPr="00155095">
                <w:rPr>
                  <w:rFonts w:eastAsia="Calibri" w:cs="Arial"/>
                  <w:szCs w:val="22"/>
                </w:rPr>
                <w:t xml:space="preserve"> BUB engaged</w:t>
              </w:r>
              <w:r w:rsidR="00904657">
                <w:rPr>
                  <w:rFonts w:eastAsia="Calibri" w:cs="Arial"/>
                  <w:szCs w:val="22"/>
                </w:rPr>
                <w:t xml:space="preserve"> and </w:t>
              </w:r>
            </w:ins>
            <w:ins w:id="789" w:author="Ekanthappa, Rudresh (R.)" w:date="2019-11-22T15:09:00Z">
              <w:r w:rsidR="00575B2D">
                <w:t>SVSServer</w:t>
              </w:r>
              <w:r w:rsidR="00575B2D" w:rsidDel="00575B2D">
                <w:rPr>
                  <w:rStyle w:val="CommentReference"/>
                </w:rPr>
                <w:t xml:space="preserve"> </w:t>
              </w:r>
            </w:ins>
            <w:del w:id="790" w:author="Ekanthappa, Rudresh (R.)" w:date="2019-11-22T15:09:00Z">
              <w:r w:rsidR="00F8642A" w:rsidDel="00575B2D">
                <w:rPr>
                  <w:rStyle w:val="CommentReference"/>
                </w:rPr>
                <w:commentReference w:id="791"/>
              </w:r>
            </w:del>
            <w:ins w:id="792" w:author="Ekanthappa, Rudresh (R.)" w:date="2019-11-20T09:43:00Z">
              <w:r w:rsidR="00904657">
                <w:rPr>
                  <w:rFonts w:eastAsia="Calibri" w:cs="Arial"/>
                  <w:szCs w:val="22"/>
                </w:rPr>
                <w:t>will use the BUB</w:t>
              </w:r>
            </w:ins>
            <w:del w:id="793" w:author="Ekanthappa, Rudresh (R.)" w:date="2019-11-20T09:43:00Z">
              <w:r w:rsidRPr="00215694" w:rsidDel="00904657">
                <w:rPr>
                  <w:rFonts w:eastAsia="Calibri" w:cs="Arial"/>
                  <w:szCs w:val="22"/>
                </w:rPr>
                <w:delText>BUB Engaged</w:delText>
              </w:r>
            </w:del>
            <w:del w:id="794" w:author="Ekanthappa, Rudresh (R.)" w:date="2019-11-19T15:40:00Z">
              <w:r w:rsidR="009370EA" w:rsidDel="002C26BA">
                <w:rPr>
                  <w:rStyle w:val="CommentReference"/>
                </w:rPr>
                <w:commentReference w:id="795"/>
              </w:r>
            </w:del>
          </w:p>
          <w:p w14:paraId="55A16BBE" w14:textId="77777777" w:rsidR="00F30367" w:rsidRPr="00215694" w:rsidRDefault="00B113DE" w:rsidP="00F30367">
            <w:pPr>
              <w:spacing w:line="276" w:lineRule="auto"/>
              <w:rPr>
                <w:rFonts w:cs="Arial"/>
                <w:szCs w:val="22"/>
              </w:rPr>
            </w:pPr>
            <w:r w:rsidRPr="00215694">
              <w:rPr>
                <w:rFonts w:cs="Arial"/>
                <w:szCs w:val="22"/>
              </w:rPr>
              <w:t xml:space="preserve">Police Case Report Number </w:t>
            </w:r>
          </w:p>
          <w:p w14:paraId="2CAF2F8B" w14:textId="77777777" w:rsidR="00F30367" w:rsidRPr="00215694" w:rsidRDefault="00B113DE" w:rsidP="00F30367">
            <w:pPr>
              <w:spacing w:line="276" w:lineRule="auto"/>
              <w:rPr>
                <w:rFonts w:cs="Arial"/>
                <w:szCs w:val="22"/>
              </w:rPr>
            </w:pPr>
            <w:r w:rsidRPr="00215694">
              <w:rPr>
                <w:rFonts w:cs="Arial"/>
                <w:szCs w:val="22"/>
              </w:rPr>
              <w:t>Stolen vehicle recovered</w:t>
            </w:r>
          </w:p>
        </w:tc>
      </w:tr>
      <w:tr w:rsidR="00F30367" w:rsidRPr="00215694" w14:paraId="2D11DAC3" w14:textId="77777777" w:rsidTr="009B4C29">
        <w:trPr>
          <w:jc w:val="center"/>
        </w:trPr>
        <w:tc>
          <w:tcPr>
            <w:tcW w:w="1910" w:type="dxa"/>
            <w:shd w:val="clear" w:color="auto" w:fill="BFBFBF"/>
          </w:tcPr>
          <w:p w14:paraId="6D8F09C8" w14:textId="77777777" w:rsidR="00F30367" w:rsidRPr="00215694" w:rsidRDefault="00B113DE" w:rsidP="00F30367">
            <w:pPr>
              <w:spacing w:line="276" w:lineRule="auto"/>
              <w:rPr>
                <w:rFonts w:cs="Arial"/>
                <w:b/>
                <w:szCs w:val="22"/>
              </w:rPr>
            </w:pPr>
            <w:r w:rsidRPr="00215694">
              <w:rPr>
                <w:rFonts w:cs="Arial"/>
                <w:b/>
                <w:szCs w:val="22"/>
              </w:rPr>
              <w:t xml:space="preserve">Scenario Description </w:t>
            </w:r>
          </w:p>
        </w:tc>
        <w:tc>
          <w:tcPr>
            <w:tcW w:w="7666" w:type="dxa"/>
            <w:shd w:val="clear" w:color="auto" w:fill="auto"/>
          </w:tcPr>
          <w:p w14:paraId="237726A2" w14:textId="77777777" w:rsidR="00F30367" w:rsidRPr="00215694" w:rsidRDefault="00B113DE" w:rsidP="00F30367">
            <w:pPr>
              <w:spacing w:line="276" w:lineRule="auto"/>
              <w:rPr>
                <w:rFonts w:cs="Arial"/>
                <w:szCs w:val="22"/>
              </w:rPr>
            </w:pPr>
            <w:r w:rsidRPr="00215694">
              <w:rPr>
                <w:rFonts w:cs="Arial"/>
                <w:szCs w:val="22"/>
              </w:rPr>
              <w:t>Theft Mode disabled response data through GRPC</w:t>
            </w:r>
          </w:p>
        </w:tc>
      </w:tr>
      <w:tr w:rsidR="00F30367" w:rsidRPr="00215694" w14:paraId="5498D71F" w14:textId="77777777" w:rsidTr="009B4C29">
        <w:trPr>
          <w:jc w:val="center"/>
        </w:trPr>
        <w:tc>
          <w:tcPr>
            <w:tcW w:w="1910" w:type="dxa"/>
            <w:shd w:val="clear" w:color="auto" w:fill="BFBFBF"/>
          </w:tcPr>
          <w:p w14:paraId="21023060" w14:textId="77777777" w:rsidR="00F30367" w:rsidRPr="00215694" w:rsidRDefault="00B113DE" w:rsidP="00F30367">
            <w:pPr>
              <w:spacing w:line="276" w:lineRule="auto"/>
              <w:rPr>
                <w:rFonts w:cs="Arial"/>
                <w:b/>
                <w:szCs w:val="22"/>
              </w:rPr>
            </w:pPr>
            <w:r w:rsidRPr="00215694">
              <w:rPr>
                <w:rFonts w:cs="Arial"/>
                <w:b/>
                <w:szCs w:val="22"/>
              </w:rPr>
              <w:t>Post-conditions</w:t>
            </w:r>
          </w:p>
        </w:tc>
        <w:tc>
          <w:tcPr>
            <w:tcW w:w="7666" w:type="dxa"/>
            <w:shd w:val="clear" w:color="auto" w:fill="auto"/>
          </w:tcPr>
          <w:p w14:paraId="6C069BED" w14:textId="77777777" w:rsidR="00F30367" w:rsidRPr="00215694" w:rsidRDefault="00B113DE" w:rsidP="00F30367">
            <w:pPr>
              <w:spacing w:line="276" w:lineRule="auto"/>
              <w:rPr>
                <w:rFonts w:cs="Arial"/>
                <w:szCs w:val="22"/>
              </w:rPr>
            </w:pPr>
            <w:r w:rsidRPr="00215694">
              <w:rPr>
                <w:rFonts w:cs="Arial"/>
                <w:szCs w:val="22"/>
              </w:rPr>
              <w:t>SVSServer shall send successful theft mode deactivation response via GRPC to SVSOffBoardClient</w:t>
            </w:r>
            <w:ins w:id="796" w:author="Ekanthappa, Rudresh (R.)" w:date="2019-11-12T15:23:00Z">
              <w:r w:rsidR="00700875">
                <w:rPr>
                  <w:rFonts w:cs="Arial"/>
                  <w:szCs w:val="22"/>
                </w:rPr>
                <w:t>.</w:t>
              </w:r>
            </w:ins>
            <w:del w:id="797" w:author="Ekanthappa, Rudresh (R.)" w:date="2019-11-12T15:23:00Z">
              <w:r w:rsidRPr="00215694" w:rsidDel="00700875">
                <w:rPr>
                  <w:rFonts w:cs="Arial"/>
                  <w:szCs w:val="22"/>
                </w:rPr>
                <w:delText>,</w:delText>
              </w:r>
            </w:del>
            <w:r w:rsidRPr="00215694">
              <w:rPr>
                <w:rFonts w:cs="Arial"/>
                <w:szCs w:val="22"/>
              </w:rPr>
              <w:t xml:space="preserve"> </w:t>
            </w:r>
            <w:r w:rsidRPr="00700875">
              <w:rPr>
                <w:rFonts w:cs="Arial"/>
                <w:strike/>
                <w:szCs w:val="22"/>
                <w:rPrChange w:id="798" w:author="Ekanthappa, Rudresh (R.)" w:date="2019-11-12T15:23:00Z">
                  <w:rPr>
                    <w:rFonts w:cs="Arial"/>
                    <w:szCs w:val="22"/>
                  </w:rPr>
                </w:rPrChange>
              </w:rPr>
              <w:t>which shall forward to SVS App. SVS App in SVSOffBoardClient shall forward to Call Center through API.</w:t>
            </w:r>
          </w:p>
        </w:tc>
      </w:tr>
      <w:tr w:rsidR="00F30367" w:rsidRPr="00215694" w14:paraId="2B75523A" w14:textId="77777777" w:rsidTr="009B4C29">
        <w:trPr>
          <w:trHeight w:val="658"/>
          <w:jc w:val="center"/>
        </w:trPr>
        <w:tc>
          <w:tcPr>
            <w:tcW w:w="1910" w:type="dxa"/>
            <w:shd w:val="clear" w:color="auto" w:fill="BFBFBF"/>
          </w:tcPr>
          <w:p w14:paraId="06819C34" w14:textId="77777777" w:rsidR="00F30367" w:rsidRPr="00215694" w:rsidRDefault="00B113DE" w:rsidP="00F30367">
            <w:pPr>
              <w:spacing w:line="276" w:lineRule="auto"/>
              <w:rPr>
                <w:rFonts w:cs="Arial"/>
                <w:b/>
                <w:szCs w:val="22"/>
              </w:rPr>
            </w:pPr>
            <w:r w:rsidRPr="00215694">
              <w:rPr>
                <w:rFonts w:cs="Arial"/>
                <w:b/>
                <w:szCs w:val="22"/>
              </w:rPr>
              <w:t>List of Exception Use Case Titles</w:t>
            </w:r>
          </w:p>
        </w:tc>
        <w:tc>
          <w:tcPr>
            <w:tcW w:w="7666" w:type="dxa"/>
            <w:shd w:val="clear" w:color="auto" w:fill="auto"/>
          </w:tcPr>
          <w:p w14:paraId="3552257F" w14:textId="77777777" w:rsidR="00F30367" w:rsidRPr="00215694" w:rsidRDefault="00B113DE" w:rsidP="00F30367">
            <w:pPr>
              <w:spacing w:line="276" w:lineRule="auto"/>
              <w:rPr>
                <w:rFonts w:cs="Arial"/>
                <w:szCs w:val="22"/>
              </w:rPr>
            </w:pPr>
            <w:r w:rsidRPr="00215694">
              <w:rPr>
                <w:rFonts w:cs="Arial"/>
                <w:szCs w:val="22"/>
              </w:rPr>
              <w:t>SVSServer send Failure and Retries</w:t>
            </w:r>
          </w:p>
        </w:tc>
      </w:tr>
      <w:tr w:rsidR="00F30367" w:rsidRPr="00215694" w14:paraId="535E0874" w14:textId="77777777" w:rsidTr="009B4C29">
        <w:trPr>
          <w:jc w:val="center"/>
        </w:trPr>
        <w:tc>
          <w:tcPr>
            <w:tcW w:w="1910" w:type="dxa"/>
            <w:shd w:val="clear" w:color="auto" w:fill="BFBFBF"/>
          </w:tcPr>
          <w:p w14:paraId="4EE053C9" w14:textId="77777777" w:rsidR="00F30367" w:rsidRPr="00215694" w:rsidRDefault="00B113DE" w:rsidP="00F30367">
            <w:pPr>
              <w:spacing w:line="276" w:lineRule="auto"/>
              <w:rPr>
                <w:rFonts w:cs="Arial"/>
                <w:b/>
                <w:szCs w:val="22"/>
              </w:rPr>
            </w:pPr>
            <w:r w:rsidRPr="00215694">
              <w:rPr>
                <w:rFonts w:cs="Arial"/>
                <w:b/>
                <w:szCs w:val="22"/>
              </w:rPr>
              <w:t>Interfaces</w:t>
            </w:r>
          </w:p>
        </w:tc>
        <w:tc>
          <w:tcPr>
            <w:tcW w:w="7666" w:type="dxa"/>
            <w:shd w:val="clear" w:color="auto" w:fill="auto"/>
          </w:tcPr>
          <w:p w14:paraId="0EFB2242" w14:textId="77777777" w:rsidR="00F30367" w:rsidRPr="00215694" w:rsidRDefault="00B113DE" w:rsidP="00F30367">
            <w:pPr>
              <w:spacing w:line="276" w:lineRule="auto"/>
              <w:rPr>
                <w:rFonts w:cs="Arial"/>
                <w:szCs w:val="22"/>
              </w:rPr>
            </w:pPr>
            <w:r w:rsidRPr="00215694">
              <w:rPr>
                <w:rFonts w:cs="Arial"/>
                <w:szCs w:val="22"/>
              </w:rPr>
              <w:t>API, GRPC</w:t>
            </w:r>
          </w:p>
        </w:tc>
      </w:tr>
    </w:tbl>
    <w:p w14:paraId="5977391C" w14:textId="77777777" w:rsidR="00F30367" w:rsidRDefault="00F30367" w:rsidP="00F30367"/>
    <w:p w14:paraId="4DD6C163" w14:textId="77777777" w:rsidR="00F30367" w:rsidRDefault="00B113DE" w:rsidP="009B4C29">
      <w:pPr>
        <w:pStyle w:val="Heading5"/>
      </w:pPr>
      <w:r>
        <w:t>SVS-UC-REQ-306601/E-SVSServer Data Logging</w:t>
      </w:r>
      <w:del w:id="799" w:author="Ekanthappa, Rudresh (R.)" w:date="2019-11-13T13:31:00Z">
        <w:r w:rsidDel="00B34EA2">
          <w:delText xml:space="preserve"> Ignition OFF</w:delText>
        </w:r>
      </w:del>
    </w:p>
    <w:p w14:paraId="42C5C11D" w14:textId="77777777" w:rsidR="00F30367" w:rsidRDefault="00F30367" w:rsidP="00F30367">
      <w:pPr>
        <w:rPr>
          <w:ins w:id="800" w:author="Ekanthappa, Rudresh (R.)" w:date="2019-11-13T13:26:00Z"/>
        </w:rPr>
      </w:pPr>
    </w:p>
    <w:p w14:paraId="378E60AF" w14:textId="77777777" w:rsidR="002B6D73" w:rsidRPr="00AE06BC" w:rsidRDefault="002B6D73"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6A4DCB" w14:paraId="7FF42750" w14:textId="77777777" w:rsidTr="009B4C29">
        <w:trPr>
          <w:jc w:val="center"/>
        </w:trPr>
        <w:tc>
          <w:tcPr>
            <w:tcW w:w="1910" w:type="dxa"/>
            <w:shd w:val="clear" w:color="auto" w:fill="BFBFBF"/>
          </w:tcPr>
          <w:p w14:paraId="6C1FE9AC" w14:textId="77777777" w:rsidR="00F30367" w:rsidRPr="006A4DCB" w:rsidRDefault="00B113DE" w:rsidP="00F30367">
            <w:pPr>
              <w:spacing w:line="276" w:lineRule="auto"/>
              <w:rPr>
                <w:rFonts w:cs="Arial"/>
                <w:b/>
                <w:szCs w:val="22"/>
              </w:rPr>
            </w:pPr>
            <w:r w:rsidRPr="006A4DCB">
              <w:rPr>
                <w:rFonts w:cs="Arial"/>
                <w:b/>
                <w:szCs w:val="22"/>
              </w:rPr>
              <w:t>Actors</w:t>
            </w:r>
          </w:p>
        </w:tc>
        <w:tc>
          <w:tcPr>
            <w:tcW w:w="7666" w:type="dxa"/>
            <w:shd w:val="clear" w:color="auto" w:fill="auto"/>
          </w:tcPr>
          <w:p w14:paraId="1F544BFF" w14:textId="77777777" w:rsidR="00F30367" w:rsidRPr="006A4DCB" w:rsidRDefault="00B113DE" w:rsidP="00F30367">
            <w:pPr>
              <w:spacing w:line="276" w:lineRule="auto"/>
              <w:rPr>
                <w:rFonts w:cs="Arial"/>
                <w:szCs w:val="22"/>
              </w:rPr>
            </w:pPr>
            <w:r w:rsidRPr="006A4DCB">
              <w:rPr>
                <w:rFonts w:cs="Arial"/>
                <w:szCs w:val="22"/>
              </w:rPr>
              <w:t>Call center, SVSOffBoardClient, SVSServer</w:t>
            </w:r>
          </w:p>
        </w:tc>
      </w:tr>
      <w:tr w:rsidR="00F30367" w:rsidRPr="006A4DCB" w14:paraId="731A2F96" w14:textId="77777777" w:rsidTr="009B4C29">
        <w:trPr>
          <w:jc w:val="center"/>
        </w:trPr>
        <w:tc>
          <w:tcPr>
            <w:tcW w:w="1910" w:type="dxa"/>
            <w:shd w:val="clear" w:color="auto" w:fill="BFBFBF"/>
          </w:tcPr>
          <w:p w14:paraId="5495124F" w14:textId="77777777" w:rsidR="00F30367" w:rsidRPr="006A4DCB" w:rsidRDefault="00B113DE" w:rsidP="00F30367">
            <w:pPr>
              <w:spacing w:line="276" w:lineRule="auto"/>
              <w:rPr>
                <w:rFonts w:cs="Arial"/>
                <w:b/>
                <w:szCs w:val="22"/>
              </w:rPr>
            </w:pPr>
            <w:r w:rsidRPr="006A4DCB">
              <w:rPr>
                <w:rFonts w:cs="Arial"/>
                <w:b/>
                <w:szCs w:val="22"/>
              </w:rPr>
              <w:t>Pre-Conditions</w:t>
            </w:r>
          </w:p>
        </w:tc>
        <w:tc>
          <w:tcPr>
            <w:tcW w:w="7666" w:type="dxa"/>
            <w:shd w:val="clear" w:color="auto" w:fill="auto"/>
          </w:tcPr>
          <w:p w14:paraId="75EC506A" w14:textId="77777777" w:rsidR="00F30367" w:rsidRPr="006A4DCB" w:rsidRDefault="00B113DE" w:rsidP="00F30367">
            <w:pPr>
              <w:spacing w:line="276" w:lineRule="auto"/>
              <w:rPr>
                <w:rFonts w:cs="Arial"/>
                <w:szCs w:val="22"/>
              </w:rPr>
            </w:pPr>
            <w:r w:rsidRPr="006A4DCB">
              <w:rPr>
                <w:rFonts w:cs="Arial"/>
                <w:szCs w:val="22"/>
              </w:rPr>
              <w:t xml:space="preserve">Customer feature subscription </w:t>
            </w:r>
          </w:p>
          <w:p w14:paraId="05D5EC0C" w14:textId="77777777" w:rsidR="00F30367" w:rsidRPr="006A4DCB" w:rsidRDefault="00B113DE" w:rsidP="00F30367">
            <w:pPr>
              <w:spacing w:line="276" w:lineRule="auto"/>
              <w:rPr>
                <w:rFonts w:cs="Arial"/>
                <w:szCs w:val="22"/>
              </w:rPr>
            </w:pPr>
            <w:r w:rsidRPr="006A4DCB">
              <w:rPr>
                <w:rFonts w:cs="Arial"/>
                <w:szCs w:val="22"/>
              </w:rPr>
              <w:t>SVS Theft Mode Enabled</w:t>
            </w:r>
          </w:p>
          <w:p w14:paraId="7ACD2D72" w14:textId="77777777" w:rsidR="00F30367" w:rsidRDefault="00B113DE" w:rsidP="00F30367">
            <w:pPr>
              <w:spacing w:line="276" w:lineRule="auto"/>
              <w:rPr>
                <w:rFonts w:cs="Arial"/>
                <w:szCs w:val="22"/>
              </w:rPr>
            </w:pPr>
            <w:r>
              <w:rPr>
                <w:rFonts w:cs="Arial"/>
                <w:szCs w:val="22"/>
              </w:rPr>
              <w:t>Ignition ON or OFF</w:t>
            </w:r>
          </w:p>
          <w:p w14:paraId="2C556B3F" w14:textId="77777777" w:rsidR="00F30367" w:rsidRPr="006A4DCB" w:rsidRDefault="00B113DE" w:rsidP="00F30367">
            <w:pPr>
              <w:spacing w:line="276" w:lineRule="auto"/>
              <w:rPr>
                <w:rFonts w:eastAsia="Calibri" w:cs="Arial"/>
                <w:szCs w:val="22"/>
              </w:rPr>
            </w:pPr>
            <w:r w:rsidRPr="006A4DCB">
              <w:rPr>
                <w:rFonts w:cs="Arial"/>
                <w:szCs w:val="22"/>
              </w:rPr>
              <w:t>GRPC error</w:t>
            </w:r>
          </w:p>
          <w:p w14:paraId="64001B0A" w14:textId="77777777" w:rsidR="00F30367" w:rsidRPr="006A4DCB" w:rsidRDefault="00B113DE" w:rsidP="002257DE">
            <w:pPr>
              <w:spacing w:line="276" w:lineRule="auto"/>
              <w:rPr>
                <w:rFonts w:cs="Arial"/>
                <w:szCs w:val="22"/>
              </w:rPr>
            </w:pPr>
            <w:r w:rsidRPr="006A4DCB">
              <w:rPr>
                <w:rFonts w:eastAsia="Calibri" w:cs="Arial"/>
                <w:szCs w:val="22"/>
              </w:rPr>
              <w:t>Main Battery/</w:t>
            </w:r>
            <w:ins w:id="801" w:author="Ekanthappa, Rudresh (R.)" w:date="2019-11-20T09:44:00Z">
              <w:r w:rsidR="00904657" w:rsidRPr="00155095">
                <w:rPr>
                  <w:rFonts w:eastAsia="Calibri" w:cs="Arial"/>
                  <w:szCs w:val="22"/>
                </w:rPr>
                <w:t>BUB engaged</w:t>
              </w:r>
              <w:r w:rsidR="00904657">
                <w:rPr>
                  <w:rFonts w:eastAsia="Calibri" w:cs="Arial"/>
                  <w:szCs w:val="22"/>
                </w:rPr>
                <w:t xml:space="preserve"> and </w:t>
              </w:r>
            </w:ins>
            <w:ins w:id="802" w:author="Ekanthappa, Rudresh (R.)" w:date="2019-11-22T15:09:00Z">
              <w:r w:rsidR="00575B2D">
                <w:t>SVSServer</w:t>
              </w:r>
              <w:r w:rsidR="00575B2D" w:rsidDel="00575B2D">
                <w:rPr>
                  <w:rStyle w:val="CommentReference"/>
                </w:rPr>
                <w:t xml:space="preserve"> </w:t>
              </w:r>
            </w:ins>
            <w:del w:id="803" w:author="Ekanthappa, Rudresh (R.)" w:date="2019-11-22T15:09:00Z">
              <w:r w:rsidR="00F8642A" w:rsidDel="00575B2D">
                <w:rPr>
                  <w:rStyle w:val="CommentReference"/>
                </w:rPr>
                <w:commentReference w:id="804"/>
              </w:r>
            </w:del>
            <w:ins w:id="805" w:author="Ekanthappa, Rudresh (R.)" w:date="2019-11-20T09:44:00Z">
              <w:r w:rsidR="00904657">
                <w:rPr>
                  <w:rFonts w:eastAsia="Calibri" w:cs="Arial"/>
                  <w:szCs w:val="22"/>
                </w:rPr>
                <w:t>will use the BUB</w:t>
              </w:r>
            </w:ins>
            <w:del w:id="806" w:author="Ekanthappa, Rudresh (R.)" w:date="2019-11-20T09:44:00Z">
              <w:r w:rsidRPr="006A4DCB" w:rsidDel="00904657">
                <w:rPr>
                  <w:rFonts w:eastAsia="Calibri" w:cs="Arial"/>
                  <w:szCs w:val="22"/>
                </w:rPr>
                <w:delText>BUB Engaged</w:delText>
              </w:r>
            </w:del>
          </w:p>
        </w:tc>
      </w:tr>
      <w:tr w:rsidR="00F30367" w:rsidRPr="006A4DCB" w14:paraId="465E3119" w14:textId="77777777" w:rsidTr="009B4C29">
        <w:trPr>
          <w:jc w:val="center"/>
        </w:trPr>
        <w:tc>
          <w:tcPr>
            <w:tcW w:w="1910" w:type="dxa"/>
            <w:shd w:val="clear" w:color="auto" w:fill="BFBFBF"/>
          </w:tcPr>
          <w:p w14:paraId="4EA08F58" w14:textId="77777777" w:rsidR="00F30367" w:rsidRPr="006A4DCB" w:rsidRDefault="00B113DE" w:rsidP="00F30367">
            <w:pPr>
              <w:spacing w:line="276" w:lineRule="auto"/>
              <w:rPr>
                <w:rFonts w:cs="Arial"/>
                <w:b/>
                <w:szCs w:val="22"/>
              </w:rPr>
            </w:pPr>
            <w:r w:rsidRPr="006A4DCB">
              <w:rPr>
                <w:rFonts w:cs="Arial"/>
                <w:b/>
                <w:szCs w:val="22"/>
              </w:rPr>
              <w:t xml:space="preserve">Scenario Description </w:t>
            </w:r>
          </w:p>
        </w:tc>
        <w:tc>
          <w:tcPr>
            <w:tcW w:w="7666" w:type="dxa"/>
            <w:shd w:val="clear" w:color="auto" w:fill="auto"/>
          </w:tcPr>
          <w:p w14:paraId="00A7F492" w14:textId="77777777" w:rsidR="00F30367" w:rsidRPr="006A4DCB" w:rsidRDefault="00B113DE" w:rsidP="00F30367">
            <w:pPr>
              <w:spacing w:line="276" w:lineRule="auto"/>
              <w:rPr>
                <w:rFonts w:cs="Arial"/>
                <w:szCs w:val="22"/>
              </w:rPr>
            </w:pPr>
            <w:r w:rsidRPr="006A4DCB">
              <w:rPr>
                <w:rFonts w:cs="Arial"/>
                <w:szCs w:val="22"/>
              </w:rPr>
              <w:t xml:space="preserve">SVSServer had received </w:t>
            </w:r>
            <w:r>
              <w:rPr>
                <w:rFonts w:cs="Arial"/>
                <w:szCs w:val="22"/>
              </w:rPr>
              <w:t xml:space="preserve">activate theft mode </w:t>
            </w:r>
            <w:r w:rsidRPr="006A4DCB">
              <w:rPr>
                <w:rFonts w:cs="Arial"/>
                <w:szCs w:val="22"/>
              </w:rPr>
              <w:t>request for location data transmission at specified reporting frequency or single response to on demand request and tries sending data to SVSOffBoardClient via GRPC, however unable to send theft mode data, SVSServer shall log the data.</w:t>
            </w:r>
          </w:p>
        </w:tc>
      </w:tr>
      <w:tr w:rsidR="00F30367" w:rsidRPr="006A4DCB" w14:paraId="522C3E51" w14:textId="77777777" w:rsidTr="009B4C29">
        <w:trPr>
          <w:jc w:val="center"/>
        </w:trPr>
        <w:tc>
          <w:tcPr>
            <w:tcW w:w="1910" w:type="dxa"/>
            <w:shd w:val="clear" w:color="auto" w:fill="BFBFBF"/>
          </w:tcPr>
          <w:p w14:paraId="268E5E6E" w14:textId="77777777" w:rsidR="00F30367" w:rsidRPr="006A4DCB" w:rsidRDefault="00B113DE" w:rsidP="00F30367">
            <w:pPr>
              <w:spacing w:line="276" w:lineRule="auto"/>
              <w:rPr>
                <w:rFonts w:cs="Arial"/>
                <w:b/>
                <w:szCs w:val="22"/>
              </w:rPr>
            </w:pPr>
            <w:r w:rsidRPr="006A4DCB">
              <w:rPr>
                <w:rFonts w:cs="Arial"/>
                <w:b/>
                <w:szCs w:val="22"/>
              </w:rPr>
              <w:t>Post-conditions</w:t>
            </w:r>
          </w:p>
        </w:tc>
        <w:tc>
          <w:tcPr>
            <w:tcW w:w="7666" w:type="dxa"/>
            <w:shd w:val="clear" w:color="auto" w:fill="auto"/>
          </w:tcPr>
          <w:p w14:paraId="3EC978CE" w14:textId="77777777" w:rsidR="00F30367" w:rsidRPr="006A4DCB" w:rsidRDefault="00B113DE" w:rsidP="00F30367">
            <w:pPr>
              <w:spacing w:line="276" w:lineRule="auto"/>
              <w:rPr>
                <w:rFonts w:cs="Arial"/>
                <w:szCs w:val="22"/>
              </w:rPr>
            </w:pPr>
            <w:r w:rsidRPr="006A4DCB">
              <w:rPr>
                <w:rFonts w:cs="Arial"/>
                <w:szCs w:val="22"/>
              </w:rPr>
              <w:t>SVSServer shall log location data for up to W</w:t>
            </w:r>
            <w:r w:rsidRPr="006A4DCB">
              <w:rPr>
                <w:rFonts w:cs="Arial"/>
                <w:sz w:val="24"/>
                <w:szCs w:val="22"/>
              </w:rPr>
              <w:t xml:space="preserve"> </w:t>
            </w:r>
            <w:r w:rsidRPr="006A4DCB">
              <w:rPr>
                <w:rFonts w:cs="Arial"/>
                <w:szCs w:val="22"/>
              </w:rPr>
              <w:t xml:space="preserve">data entries </w:t>
            </w:r>
            <w:r w:rsidRPr="006A4DCB">
              <w:rPr>
                <w:rFonts w:eastAsia="Calibri" w:cs="Arial"/>
                <w:szCs w:val="22"/>
              </w:rPr>
              <w:t>and apply FIFO logic to store any location exceeding W</w:t>
            </w:r>
            <w:r w:rsidRPr="006A4DCB">
              <w:rPr>
                <w:rFonts w:cs="Arial"/>
                <w:szCs w:val="22"/>
              </w:rPr>
              <w:t>, once connection available SVSServer shall send all stored data to SVSOffBoardClient, and SVSOffBoardClient shall forward to Call Center through API</w:t>
            </w:r>
          </w:p>
        </w:tc>
      </w:tr>
      <w:tr w:rsidR="00F30367" w:rsidRPr="006A4DCB" w14:paraId="02A0354E" w14:textId="77777777" w:rsidTr="009B4C29">
        <w:trPr>
          <w:jc w:val="center"/>
        </w:trPr>
        <w:tc>
          <w:tcPr>
            <w:tcW w:w="1910" w:type="dxa"/>
            <w:shd w:val="clear" w:color="auto" w:fill="BFBFBF"/>
          </w:tcPr>
          <w:p w14:paraId="065F8E35" w14:textId="77777777" w:rsidR="00F30367" w:rsidRPr="006A4DCB" w:rsidRDefault="00B113DE" w:rsidP="00F30367">
            <w:pPr>
              <w:spacing w:line="276" w:lineRule="auto"/>
              <w:rPr>
                <w:rFonts w:cs="Arial"/>
                <w:b/>
                <w:szCs w:val="22"/>
              </w:rPr>
            </w:pPr>
            <w:r w:rsidRPr="006A4DCB">
              <w:rPr>
                <w:rFonts w:cs="Arial"/>
                <w:b/>
                <w:szCs w:val="22"/>
              </w:rPr>
              <w:t>List of Exception Use Case Titles</w:t>
            </w:r>
          </w:p>
        </w:tc>
        <w:tc>
          <w:tcPr>
            <w:tcW w:w="7666" w:type="dxa"/>
            <w:shd w:val="clear" w:color="auto" w:fill="auto"/>
          </w:tcPr>
          <w:p w14:paraId="1ADF467F" w14:textId="77777777" w:rsidR="00F30367" w:rsidRPr="006A4DCB" w:rsidRDefault="00F30367" w:rsidP="00F30367">
            <w:pPr>
              <w:spacing w:line="276" w:lineRule="auto"/>
              <w:rPr>
                <w:rFonts w:cs="Arial"/>
                <w:szCs w:val="22"/>
              </w:rPr>
            </w:pPr>
          </w:p>
        </w:tc>
      </w:tr>
      <w:tr w:rsidR="00F30367" w:rsidRPr="006A4DCB" w14:paraId="2EB8AA4D" w14:textId="77777777" w:rsidTr="009B4C29">
        <w:trPr>
          <w:jc w:val="center"/>
        </w:trPr>
        <w:tc>
          <w:tcPr>
            <w:tcW w:w="1910" w:type="dxa"/>
            <w:shd w:val="clear" w:color="auto" w:fill="BFBFBF"/>
          </w:tcPr>
          <w:p w14:paraId="5729A988" w14:textId="77777777" w:rsidR="00F30367" w:rsidRPr="006A4DCB" w:rsidRDefault="00B113DE" w:rsidP="00F30367">
            <w:pPr>
              <w:spacing w:line="276" w:lineRule="auto"/>
              <w:rPr>
                <w:rFonts w:cs="Arial"/>
                <w:b/>
                <w:szCs w:val="22"/>
              </w:rPr>
            </w:pPr>
            <w:r w:rsidRPr="006A4DCB">
              <w:rPr>
                <w:rFonts w:cs="Arial"/>
                <w:b/>
                <w:szCs w:val="22"/>
              </w:rPr>
              <w:t>Interfaces</w:t>
            </w:r>
          </w:p>
        </w:tc>
        <w:tc>
          <w:tcPr>
            <w:tcW w:w="7666" w:type="dxa"/>
            <w:shd w:val="clear" w:color="auto" w:fill="auto"/>
          </w:tcPr>
          <w:p w14:paraId="7459A916" w14:textId="77777777" w:rsidR="00F30367" w:rsidRPr="006A4DCB" w:rsidRDefault="00B113DE" w:rsidP="00F30367">
            <w:pPr>
              <w:spacing w:line="276" w:lineRule="auto"/>
              <w:rPr>
                <w:rFonts w:cs="Arial"/>
                <w:szCs w:val="22"/>
              </w:rPr>
            </w:pPr>
            <w:r w:rsidRPr="006A4DCB">
              <w:rPr>
                <w:rFonts w:cs="Arial"/>
                <w:szCs w:val="22"/>
              </w:rPr>
              <w:t>API, GRPC</w:t>
            </w:r>
          </w:p>
        </w:tc>
      </w:tr>
    </w:tbl>
    <w:p w14:paraId="7D6A28CE" w14:textId="77777777" w:rsidR="00F30367" w:rsidRDefault="00F30367" w:rsidP="00F30367"/>
    <w:p w14:paraId="6CAC690F" w14:textId="77777777" w:rsidR="00F30367" w:rsidRDefault="00B113DE" w:rsidP="009B4C29">
      <w:pPr>
        <w:pStyle w:val="Heading5"/>
      </w:pPr>
      <w:r>
        <w:t>SVS-UC-REQ-306602/D-SVSServer send Failure and Retries</w:t>
      </w:r>
    </w:p>
    <w:p w14:paraId="2D4758F7" w14:textId="77777777" w:rsidR="00F30367" w:rsidRDefault="00F30367" w:rsidP="00F30367">
      <w:pPr>
        <w:rPr>
          <w:ins w:id="807" w:author="Ekanthappa, Rudresh (R.)" w:date="2019-11-13T13:31:00Z"/>
        </w:rPr>
      </w:pPr>
    </w:p>
    <w:p w14:paraId="252CC097" w14:textId="77777777" w:rsidR="00B34EA2" w:rsidRPr="00AE06BC" w:rsidRDefault="00B34EA2"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4F10DC" w14:paraId="5AC5BEAD" w14:textId="77777777" w:rsidTr="009B4C29">
        <w:trPr>
          <w:jc w:val="center"/>
        </w:trPr>
        <w:tc>
          <w:tcPr>
            <w:tcW w:w="1910" w:type="dxa"/>
            <w:shd w:val="clear" w:color="auto" w:fill="BFBFBF"/>
          </w:tcPr>
          <w:p w14:paraId="40E537EC" w14:textId="77777777" w:rsidR="00F30367" w:rsidRPr="004F10DC" w:rsidRDefault="00B113DE" w:rsidP="00F30367">
            <w:pPr>
              <w:spacing w:line="276" w:lineRule="auto"/>
              <w:rPr>
                <w:rFonts w:cs="Arial"/>
                <w:b/>
                <w:szCs w:val="22"/>
              </w:rPr>
            </w:pPr>
            <w:r w:rsidRPr="004F10DC">
              <w:rPr>
                <w:rFonts w:cs="Arial"/>
                <w:b/>
                <w:szCs w:val="22"/>
              </w:rPr>
              <w:t>Actors</w:t>
            </w:r>
          </w:p>
        </w:tc>
        <w:tc>
          <w:tcPr>
            <w:tcW w:w="7666" w:type="dxa"/>
            <w:shd w:val="clear" w:color="auto" w:fill="auto"/>
          </w:tcPr>
          <w:p w14:paraId="349F351F" w14:textId="77777777" w:rsidR="00F30367" w:rsidRPr="004F10DC" w:rsidRDefault="00B113DE" w:rsidP="00F30367">
            <w:pPr>
              <w:spacing w:line="276" w:lineRule="auto"/>
              <w:rPr>
                <w:rFonts w:cs="Arial"/>
                <w:szCs w:val="22"/>
              </w:rPr>
            </w:pPr>
            <w:r w:rsidRPr="004F10DC">
              <w:rPr>
                <w:rFonts w:cs="Arial"/>
                <w:szCs w:val="22"/>
              </w:rPr>
              <w:t>Call Center, SVSOffBoardClient, SVSServer</w:t>
            </w:r>
          </w:p>
        </w:tc>
      </w:tr>
      <w:tr w:rsidR="00F30367" w:rsidRPr="004F10DC" w14:paraId="0488CEBE" w14:textId="77777777" w:rsidTr="009B4C29">
        <w:trPr>
          <w:jc w:val="center"/>
        </w:trPr>
        <w:tc>
          <w:tcPr>
            <w:tcW w:w="1910" w:type="dxa"/>
            <w:shd w:val="clear" w:color="auto" w:fill="BFBFBF"/>
          </w:tcPr>
          <w:p w14:paraId="6F30D992" w14:textId="77777777" w:rsidR="00F30367" w:rsidRPr="004F10DC" w:rsidRDefault="00B113DE" w:rsidP="00F30367">
            <w:pPr>
              <w:spacing w:line="276" w:lineRule="auto"/>
              <w:rPr>
                <w:rFonts w:cs="Arial"/>
                <w:b/>
                <w:szCs w:val="22"/>
              </w:rPr>
            </w:pPr>
            <w:r w:rsidRPr="004F10DC">
              <w:rPr>
                <w:rFonts w:cs="Arial"/>
                <w:b/>
                <w:szCs w:val="22"/>
              </w:rPr>
              <w:t>Pre-Conditions</w:t>
            </w:r>
          </w:p>
        </w:tc>
        <w:tc>
          <w:tcPr>
            <w:tcW w:w="7666" w:type="dxa"/>
            <w:shd w:val="clear" w:color="auto" w:fill="auto"/>
          </w:tcPr>
          <w:p w14:paraId="4017B75E" w14:textId="77777777" w:rsidR="00F30367" w:rsidRPr="004F10DC" w:rsidRDefault="00B113DE" w:rsidP="00F30367">
            <w:pPr>
              <w:spacing w:line="276" w:lineRule="auto"/>
              <w:rPr>
                <w:rFonts w:cs="Arial"/>
                <w:szCs w:val="22"/>
              </w:rPr>
            </w:pPr>
            <w:r w:rsidRPr="004F10DC">
              <w:rPr>
                <w:rFonts w:cs="Arial"/>
                <w:szCs w:val="22"/>
              </w:rPr>
              <w:t xml:space="preserve">Customer feature subscription </w:t>
            </w:r>
          </w:p>
          <w:p w14:paraId="68E25867" w14:textId="77777777" w:rsidR="00F30367" w:rsidRPr="004F10DC" w:rsidRDefault="00B113DE" w:rsidP="00F30367">
            <w:pPr>
              <w:spacing w:line="276" w:lineRule="auto"/>
              <w:rPr>
                <w:rFonts w:cs="Arial"/>
                <w:szCs w:val="22"/>
              </w:rPr>
            </w:pPr>
            <w:r w:rsidRPr="004F10DC">
              <w:rPr>
                <w:rFonts w:cs="Arial"/>
                <w:szCs w:val="22"/>
              </w:rPr>
              <w:t>SVS Theft Mode Enabled</w:t>
            </w:r>
          </w:p>
          <w:p w14:paraId="4E665DA7" w14:textId="77777777" w:rsidR="00F30367" w:rsidRDefault="00B113DE" w:rsidP="00F30367">
            <w:pPr>
              <w:spacing w:line="276" w:lineRule="auto"/>
              <w:rPr>
                <w:rFonts w:cs="Arial"/>
                <w:szCs w:val="22"/>
              </w:rPr>
            </w:pPr>
            <w:r>
              <w:rPr>
                <w:rFonts w:cs="Arial"/>
                <w:szCs w:val="22"/>
              </w:rPr>
              <w:t>Ignition ON or OFF</w:t>
            </w:r>
          </w:p>
          <w:p w14:paraId="4823C1A2" w14:textId="77777777" w:rsidR="00F30367" w:rsidRPr="004F10DC" w:rsidRDefault="00B113DE" w:rsidP="00F30367">
            <w:pPr>
              <w:spacing w:line="276" w:lineRule="auto"/>
              <w:rPr>
                <w:rFonts w:cs="Arial"/>
                <w:szCs w:val="22"/>
              </w:rPr>
            </w:pPr>
            <w:r w:rsidRPr="004F10DC">
              <w:rPr>
                <w:rFonts w:cs="Arial"/>
                <w:szCs w:val="22"/>
              </w:rPr>
              <w:t>GRPC error</w:t>
            </w:r>
          </w:p>
          <w:p w14:paraId="1EC84842" w14:textId="77777777" w:rsidR="00F30367" w:rsidRPr="004F10DC" w:rsidRDefault="00B113DE" w:rsidP="00B34EA2">
            <w:pPr>
              <w:spacing w:line="276" w:lineRule="auto"/>
              <w:rPr>
                <w:rFonts w:cs="Arial"/>
                <w:szCs w:val="22"/>
              </w:rPr>
            </w:pPr>
            <w:r w:rsidRPr="004F10DC">
              <w:rPr>
                <w:rFonts w:cs="Arial"/>
                <w:szCs w:val="22"/>
              </w:rPr>
              <w:t>Main Battery/</w:t>
            </w:r>
            <w:ins w:id="808" w:author="Ekanthappa, Rudresh (R.)" w:date="2019-11-20T09:44:00Z">
              <w:r w:rsidR="00904657" w:rsidRPr="00155095">
                <w:rPr>
                  <w:rFonts w:eastAsia="Calibri" w:cs="Arial"/>
                  <w:szCs w:val="22"/>
                </w:rPr>
                <w:t>BUB engaged</w:t>
              </w:r>
              <w:r w:rsidR="00904657">
                <w:rPr>
                  <w:rFonts w:eastAsia="Calibri" w:cs="Arial"/>
                  <w:szCs w:val="22"/>
                </w:rPr>
                <w:t xml:space="preserve"> and </w:t>
              </w:r>
            </w:ins>
            <w:ins w:id="809" w:author="Ekanthappa, Rudresh (R.)" w:date="2019-11-22T15:09:00Z">
              <w:r w:rsidR="00575B2D">
                <w:t>SVSServer</w:t>
              </w:r>
              <w:r w:rsidR="00575B2D" w:rsidDel="00575B2D">
                <w:rPr>
                  <w:rStyle w:val="CommentReference"/>
                </w:rPr>
                <w:t xml:space="preserve"> </w:t>
              </w:r>
            </w:ins>
            <w:del w:id="810" w:author="Ekanthappa, Rudresh (R.)" w:date="2019-11-22T15:09:00Z">
              <w:r w:rsidR="00F8642A" w:rsidDel="00575B2D">
                <w:rPr>
                  <w:rStyle w:val="CommentReference"/>
                </w:rPr>
                <w:commentReference w:id="811"/>
              </w:r>
            </w:del>
            <w:ins w:id="812" w:author="Ekanthappa, Rudresh (R.)" w:date="2019-11-20T09:44:00Z">
              <w:r w:rsidR="00904657">
                <w:rPr>
                  <w:rFonts w:eastAsia="Calibri" w:cs="Arial"/>
                  <w:szCs w:val="22"/>
                </w:rPr>
                <w:t>will use the BUB</w:t>
              </w:r>
            </w:ins>
            <w:del w:id="813" w:author="Ekanthappa, Rudresh (R.)" w:date="2019-11-20T09:44:00Z">
              <w:r w:rsidRPr="004F10DC" w:rsidDel="00904657">
                <w:rPr>
                  <w:rFonts w:cs="Arial"/>
                  <w:szCs w:val="22"/>
                </w:rPr>
                <w:delText>BUB Engaged</w:delText>
              </w:r>
            </w:del>
          </w:p>
        </w:tc>
      </w:tr>
      <w:tr w:rsidR="00F30367" w:rsidRPr="004F10DC" w14:paraId="1FD7823B" w14:textId="77777777" w:rsidTr="009B4C29">
        <w:trPr>
          <w:jc w:val="center"/>
        </w:trPr>
        <w:tc>
          <w:tcPr>
            <w:tcW w:w="1910" w:type="dxa"/>
            <w:shd w:val="clear" w:color="auto" w:fill="BFBFBF"/>
          </w:tcPr>
          <w:p w14:paraId="0F6FFC6F" w14:textId="77777777" w:rsidR="00F30367" w:rsidRPr="004F10DC" w:rsidRDefault="00B113DE" w:rsidP="00F30367">
            <w:pPr>
              <w:spacing w:line="276" w:lineRule="auto"/>
              <w:rPr>
                <w:rFonts w:cs="Arial"/>
                <w:b/>
                <w:szCs w:val="22"/>
              </w:rPr>
            </w:pPr>
            <w:r w:rsidRPr="004F10DC">
              <w:rPr>
                <w:rFonts w:cs="Arial"/>
                <w:b/>
                <w:szCs w:val="22"/>
              </w:rPr>
              <w:t xml:space="preserve">Scenario Description </w:t>
            </w:r>
          </w:p>
        </w:tc>
        <w:tc>
          <w:tcPr>
            <w:tcW w:w="7666" w:type="dxa"/>
            <w:shd w:val="clear" w:color="auto" w:fill="auto"/>
          </w:tcPr>
          <w:p w14:paraId="5633E4A5" w14:textId="77777777" w:rsidR="00F30367" w:rsidRPr="004F10DC" w:rsidRDefault="00B113DE" w:rsidP="00F30367">
            <w:pPr>
              <w:spacing w:line="276" w:lineRule="auto"/>
              <w:rPr>
                <w:rFonts w:cs="Arial"/>
                <w:szCs w:val="22"/>
              </w:rPr>
            </w:pPr>
            <w:r w:rsidRPr="004F10DC">
              <w:rPr>
                <w:rFonts w:cs="Arial"/>
                <w:szCs w:val="22"/>
              </w:rPr>
              <w:t xml:space="preserve">SVSServer </w:t>
            </w:r>
            <w:r>
              <w:rPr>
                <w:rFonts w:cs="Arial"/>
                <w:szCs w:val="22"/>
              </w:rPr>
              <w:t>shall receive</w:t>
            </w:r>
            <w:r w:rsidRPr="004F10DC">
              <w:rPr>
                <w:rFonts w:cs="Arial"/>
                <w:szCs w:val="22"/>
              </w:rPr>
              <w:t xml:space="preserve"> </w:t>
            </w:r>
            <w:r>
              <w:rPr>
                <w:rFonts w:cs="Arial"/>
                <w:szCs w:val="22"/>
              </w:rPr>
              <w:t xml:space="preserve">activate theft mode </w:t>
            </w:r>
            <w:r w:rsidRPr="004F10DC">
              <w:rPr>
                <w:rFonts w:cs="Arial"/>
                <w:szCs w:val="22"/>
              </w:rPr>
              <w:t xml:space="preserve">request for </w:t>
            </w:r>
            <w:r>
              <w:rPr>
                <w:rFonts w:cs="Arial"/>
                <w:szCs w:val="22"/>
              </w:rPr>
              <w:t xml:space="preserve">location </w:t>
            </w:r>
            <w:r w:rsidRPr="004F10DC">
              <w:rPr>
                <w:rFonts w:cs="Arial"/>
                <w:szCs w:val="22"/>
              </w:rPr>
              <w:t>data transmission however it is unable to send theft mode response data for successful activation of theft mode, SVSServer shall retry.</w:t>
            </w:r>
          </w:p>
        </w:tc>
      </w:tr>
      <w:tr w:rsidR="00F30367" w:rsidRPr="004F10DC" w14:paraId="34891A15" w14:textId="77777777" w:rsidTr="009B4C29">
        <w:trPr>
          <w:jc w:val="center"/>
        </w:trPr>
        <w:tc>
          <w:tcPr>
            <w:tcW w:w="1910" w:type="dxa"/>
            <w:shd w:val="clear" w:color="auto" w:fill="BFBFBF"/>
          </w:tcPr>
          <w:p w14:paraId="29ABE7AE" w14:textId="77777777" w:rsidR="00F30367" w:rsidRPr="004F10DC" w:rsidRDefault="00B113DE" w:rsidP="00F30367">
            <w:pPr>
              <w:spacing w:line="276" w:lineRule="auto"/>
              <w:rPr>
                <w:rFonts w:cs="Arial"/>
                <w:b/>
                <w:szCs w:val="22"/>
              </w:rPr>
            </w:pPr>
            <w:r w:rsidRPr="004F10DC">
              <w:rPr>
                <w:rFonts w:cs="Arial"/>
                <w:b/>
                <w:szCs w:val="22"/>
              </w:rPr>
              <w:t>Post-conditions</w:t>
            </w:r>
          </w:p>
        </w:tc>
        <w:tc>
          <w:tcPr>
            <w:tcW w:w="7666" w:type="dxa"/>
            <w:shd w:val="clear" w:color="auto" w:fill="auto"/>
          </w:tcPr>
          <w:p w14:paraId="42E3B44F" w14:textId="77777777" w:rsidR="00F30367" w:rsidRPr="004F10DC" w:rsidRDefault="00B113DE" w:rsidP="00F30367">
            <w:pPr>
              <w:spacing w:line="276" w:lineRule="auto"/>
              <w:rPr>
                <w:rFonts w:cs="Arial"/>
                <w:szCs w:val="22"/>
              </w:rPr>
            </w:pPr>
            <w:r w:rsidRPr="004F10DC">
              <w:rPr>
                <w:rFonts w:cs="Arial"/>
                <w:szCs w:val="22"/>
              </w:rPr>
              <w:t>SVSServer shall perform defined number of GRPC protocol level retries for specified reporting frequency as in the theft mode request message and then begin storing location records. Once connection available theft mode location data shall be sent via GRPC to SVSOffBoardClient, and SVS App in SVSOffBoardClient shall forward to Call Center through API.</w:t>
            </w:r>
          </w:p>
        </w:tc>
      </w:tr>
      <w:tr w:rsidR="00F30367" w:rsidRPr="004F10DC" w14:paraId="4EB3A14D" w14:textId="77777777" w:rsidTr="009B4C29">
        <w:trPr>
          <w:jc w:val="center"/>
        </w:trPr>
        <w:tc>
          <w:tcPr>
            <w:tcW w:w="1910" w:type="dxa"/>
            <w:shd w:val="clear" w:color="auto" w:fill="BFBFBF"/>
          </w:tcPr>
          <w:p w14:paraId="0ABA7A3D" w14:textId="77777777" w:rsidR="00F30367" w:rsidRPr="004F10DC" w:rsidRDefault="00B113DE" w:rsidP="00F30367">
            <w:pPr>
              <w:spacing w:line="276" w:lineRule="auto"/>
              <w:rPr>
                <w:rFonts w:cs="Arial"/>
                <w:b/>
                <w:szCs w:val="22"/>
              </w:rPr>
            </w:pPr>
            <w:r w:rsidRPr="004F10DC">
              <w:rPr>
                <w:rFonts w:cs="Arial"/>
                <w:b/>
                <w:szCs w:val="22"/>
              </w:rPr>
              <w:t>List of Exception Use Case Titles</w:t>
            </w:r>
          </w:p>
        </w:tc>
        <w:tc>
          <w:tcPr>
            <w:tcW w:w="7666" w:type="dxa"/>
            <w:shd w:val="clear" w:color="auto" w:fill="auto"/>
          </w:tcPr>
          <w:p w14:paraId="2EF02B23" w14:textId="77777777" w:rsidR="00F30367" w:rsidRPr="004F10DC" w:rsidRDefault="00F30367" w:rsidP="00F30367">
            <w:pPr>
              <w:spacing w:line="276" w:lineRule="auto"/>
              <w:rPr>
                <w:rFonts w:cs="Arial"/>
                <w:szCs w:val="22"/>
              </w:rPr>
            </w:pPr>
          </w:p>
        </w:tc>
      </w:tr>
      <w:tr w:rsidR="00F30367" w:rsidRPr="004F10DC" w14:paraId="6597B526" w14:textId="77777777" w:rsidTr="009B4C29">
        <w:trPr>
          <w:jc w:val="center"/>
        </w:trPr>
        <w:tc>
          <w:tcPr>
            <w:tcW w:w="1910" w:type="dxa"/>
            <w:shd w:val="clear" w:color="auto" w:fill="BFBFBF"/>
          </w:tcPr>
          <w:p w14:paraId="5C3FDAAB" w14:textId="77777777" w:rsidR="00F30367" w:rsidRPr="004F10DC" w:rsidRDefault="00B113DE" w:rsidP="00F30367">
            <w:pPr>
              <w:spacing w:line="276" w:lineRule="auto"/>
              <w:rPr>
                <w:rFonts w:cs="Arial"/>
                <w:b/>
                <w:szCs w:val="22"/>
              </w:rPr>
            </w:pPr>
            <w:r w:rsidRPr="004F10DC">
              <w:rPr>
                <w:rFonts w:cs="Arial"/>
                <w:b/>
                <w:szCs w:val="22"/>
              </w:rPr>
              <w:t>Interfaces</w:t>
            </w:r>
          </w:p>
        </w:tc>
        <w:tc>
          <w:tcPr>
            <w:tcW w:w="7666" w:type="dxa"/>
            <w:shd w:val="clear" w:color="auto" w:fill="auto"/>
          </w:tcPr>
          <w:p w14:paraId="18B4A7D7" w14:textId="77777777" w:rsidR="00F30367" w:rsidRPr="004F10DC" w:rsidRDefault="00B113DE" w:rsidP="00F30367">
            <w:pPr>
              <w:spacing w:line="276" w:lineRule="auto"/>
              <w:rPr>
                <w:rFonts w:cs="Arial"/>
                <w:szCs w:val="22"/>
              </w:rPr>
            </w:pPr>
            <w:r w:rsidRPr="004F10DC">
              <w:rPr>
                <w:rFonts w:cs="Arial"/>
                <w:szCs w:val="22"/>
              </w:rPr>
              <w:t>API, GRPC</w:t>
            </w:r>
          </w:p>
        </w:tc>
      </w:tr>
    </w:tbl>
    <w:p w14:paraId="080D6F0A" w14:textId="77777777" w:rsidR="00F30367" w:rsidRDefault="00F30367" w:rsidP="00F30367"/>
    <w:p w14:paraId="06698C42" w14:textId="77777777" w:rsidR="00F30367" w:rsidRDefault="00B113DE" w:rsidP="009B4C29">
      <w:pPr>
        <w:pStyle w:val="Heading4"/>
      </w:pPr>
      <w:del w:id="814" w:author="Ekanthappa, Rudresh (R.)" w:date="2019-11-12T10:44:00Z">
        <w:r w:rsidDel="005C3407">
          <w:delText>Type4</w:delText>
        </w:r>
      </w:del>
      <w:ins w:id="815" w:author="Ekanthappa, Rudresh (R.)" w:date="2019-11-12T10:44:00Z">
        <w:r w:rsidR="005C3407">
          <w:t>Type3</w:t>
        </w:r>
      </w:ins>
      <w:r>
        <w:t xml:space="preserve"> SMS</w:t>
      </w:r>
    </w:p>
    <w:p w14:paraId="1A36673E" w14:textId="77777777" w:rsidR="00F30367" w:rsidRDefault="00B113DE" w:rsidP="009B4C29">
      <w:pPr>
        <w:pStyle w:val="Heading5"/>
      </w:pPr>
      <w:r>
        <w:t xml:space="preserve">SVS-UC-REQ-306604/D-Main battery supported activate theft mode request through </w:t>
      </w:r>
      <w:del w:id="816" w:author="Ekanthappa, Rudresh (R.)" w:date="2019-11-12T10:44:00Z">
        <w:r w:rsidDel="005C3407">
          <w:delText>Type4</w:delText>
        </w:r>
      </w:del>
      <w:ins w:id="817" w:author="Ekanthappa, Rudresh (R.)" w:date="2019-11-12T10:44:00Z">
        <w:r w:rsidR="005C3407">
          <w:t>Type3</w:t>
        </w:r>
      </w:ins>
      <w:r>
        <w:t xml:space="preserve"> SMS</w:t>
      </w:r>
    </w:p>
    <w:p w14:paraId="34236FE5"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DE6B0B" w14:paraId="3F531B41" w14:textId="77777777" w:rsidTr="009B4C29">
        <w:trPr>
          <w:jc w:val="center"/>
        </w:trPr>
        <w:tc>
          <w:tcPr>
            <w:tcW w:w="1910" w:type="dxa"/>
            <w:shd w:val="clear" w:color="auto" w:fill="BFBFBF"/>
          </w:tcPr>
          <w:p w14:paraId="4E886AC6" w14:textId="77777777" w:rsidR="00F30367" w:rsidRPr="00DE6B0B" w:rsidRDefault="00B113DE" w:rsidP="00F30367">
            <w:pPr>
              <w:spacing w:line="276" w:lineRule="auto"/>
              <w:rPr>
                <w:rFonts w:cs="Arial"/>
                <w:b/>
                <w:szCs w:val="22"/>
              </w:rPr>
            </w:pPr>
            <w:r w:rsidRPr="00DE6B0B">
              <w:rPr>
                <w:rFonts w:cs="Arial"/>
                <w:b/>
                <w:szCs w:val="22"/>
              </w:rPr>
              <w:t>Actors</w:t>
            </w:r>
          </w:p>
        </w:tc>
        <w:tc>
          <w:tcPr>
            <w:tcW w:w="7666" w:type="dxa"/>
            <w:shd w:val="clear" w:color="auto" w:fill="auto"/>
          </w:tcPr>
          <w:p w14:paraId="62750BD0" w14:textId="77777777" w:rsidR="00F30367" w:rsidRPr="00DE6B0B" w:rsidRDefault="00B113DE" w:rsidP="00F30367">
            <w:pPr>
              <w:spacing w:line="276" w:lineRule="auto"/>
              <w:rPr>
                <w:rFonts w:cs="Arial"/>
                <w:szCs w:val="22"/>
              </w:rPr>
            </w:pPr>
            <w:r w:rsidRPr="00DE6B0B">
              <w:rPr>
                <w:rFonts w:cs="Arial"/>
                <w:szCs w:val="22"/>
              </w:rPr>
              <w:t>Call Center, SVSOffBoardClient, SVSServer</w:t>
            </w:r>
          </w:p>
        </w:tc>
      </w:tr>
      <w:tr w:rsidR="00F30367" w:rsidRPr="00DE6B0B" w14:paraId="578A0723" w14:textId="77777777" w:rsidTr="009B4C29">
        <w:trPr>
          <w:jc w:val="center"/>
        </w:trPr>
        <w:tc>
          <w:tcPr>
            <w:tcW w:w="1910" w:type="dxa"/>
            <w:shd w:val="clear" w:color="auto" w:fill="BFBFBF"/>
          </w:tcPr>
          <w:p w14:paraId="72496DA5" w14:textId="77777777" w:rsidR="00F30367" w:rsidRPr="00DE6B0B" w:rsidRDefault="00B113DE" w:rsidP="00F30367">
            <w:pPr>
              <w:spacing w:line="276" w:lineRule="auto"/>
              <w:rPr>
                <w:rFonts w:cs="Arial"/>
                <w:b/>
                <w:szCs w:val="22"/>
              </w:rPr>
            </w:pPr>
            <w:r w:rsidRPr="00DE6B0B">
              <w:rPr>
                <w:rFonts w:cs="Arial"/>
                <w:b/>
                <w:szCs w:val="22"/>
              </w:rPr>
              <w:t>Pre-Conditions</w:t>
            </w:r>
          </w:p>
        </w:tc>
        <w:tc>
          <w:tcPr>
            <w:tcW w:w="7666" w:type="dxa"/>
            <w:shd w:val="clear" w:color="auto" w:fill="auto"/>
          </w:tcPr>
          <w:p w14:paraId="06003567" w14:textId="77777777" w:rsidR="00F30367" w:rsidRPr="00DE6B0B" w:rsidRDefault="00B113DE" w:rsidP="00F30367">
            <w:pPr>
              <w:spacing w:line="276" w:lineRule="auto"/>
              <w:rPr>
                <w:rFonts w:cs="Arial"/>
                <w:szCs w:val="22"/>
              </w:rPr>
            </w:pPr>
            <w:r w:rsidRPr="00DE6B0B">
              <w:rPr>
                <w:rFonts w:cs="Arial"/>
                <w:szCs w:val="22"/>
              </w:rPr>
              <w:t xml:space="preserve">Customer feature subscription </w:t>
            </w:r>
          </w:p>
          <w:p w14:paraId="510D579B" w14:textId="77777777" w:rsidR="00F30367" w:rsidRPr="00DE6B0B" w:rsidRDefault="00B113DE" w:rsidP="00F30367">
            <w:pPr>
              <w:spacing w:line="276" w:lineRule="auto"/>
              <w:rPr>
                <w:rFonts w:cs="Arial"/>
                <w:szCs w:val="22"/>
              </w:rPr>
            </w:pPr>
            <w:r w:rsidRPr="00DE6B0B">
              <w:rPr>
                <w:rFonts w:cs="Arial"/>
                <w:szCs w:val="22"/>
              </w:rPr>
              <w:t>Ignition OFF</w:t>
            </w:r>
          </w:p>
          <w:p w14:paraId="07E6AF14" w14:textId="77777777" w:rsidR="00F30367" w:rsidRPr="00DE6B0B" w:rsidRDefault="00B113DE" w:rsidP="00F30367">
            <w:pPr>
              <w:spacing w:line="276" w:lineRule="auto"/>
              <w:rPr>
                <w:rFonts w:cs="Arial"/>
                <w:szCs w:val="22"/>
              </w:rPr>
            </w:pPr>
            <w:r w:rsidRPr="00DE6B0B">
              <w:rPr>
                <w:rFonts w:cs="Arial"/>
                <w:szCs w:val="22"/>
              </w:rPr>
              <w:t>SVSOnBoardClient not MQTT connected</w:t>
            </w:r>
          </w:p>
          <w:p w14:paraId="37D7369B" w14:textId="77777777" w:rsidR="00F30367" w:rsidRPr="00DE6B0B" w:rsidRDefault="00B113DE" w:rsidP="00F30367">
            <w:pPr>
              <w:spacing w:line="276" w:lineRule="auto"/>
              <w:rPr>
                <w:rFonts w:cs="Arial"/>
                <w:szCs w:val="22"/>
              </w:rPr>
            </w:pPr>
            <w:r w:rsidRPr="00DE6B0B">
              <w:rPr>
                <w:rFonts w:eastAsia="Calibri" w:cs="Arial"/>
                <w:szCs w:val="22"/>
              </w:rPr>
              <w:t>Main Battery Engaged</w:t>
            </w:r>
          </w:p>
          <w:p w14:paraId="5656B5D1" w14:textId="77777777" w:rsidR="00F30367" w:rsidRPr="00DE6B0B" w:rsidRDefault="00B113DE" w:rsidP="00F30367">
            <w:pPr>
              <w:spacing w:line="276" w:lineRule="auto"/>
              <w:rPr>
                <w:rFonts w:cs="Arial"/>
                <w:szCs w:val="22"/>
              </w:rPr>
            </w:pPr>
            <w:r w:rsidRPr="00DE6B0B">
              <w:rPr>
                <w:rFonts w:cs="Arial"/>
                <w:szCs w:val="22"/>
              </w:rPr>
              <w:t xml:space="preserve">Police Case Report Number </w:t>
            </w:r>
          </w:p>
        </w:tc>
      </w:tr>
      <w:tr w:rsidR="00F30367" w:rsidRPr="00DE6B0B" w14:paraId="2B5242CE" w14:textId="77777777" w:rsidTr="009B4C29">
        <w:trPr>
          <w:jc w:val="center"/>
        </w:trPr>
        <w:tc>
          <w:tcPr>
            <w:tcW w:w="1910" w:type="dxa"/>
            <w:shd w:val="clear" w:color="auto" w:fill="BFBFBF"/>
          </w:tcPr>
          <w:p w14:paraId="6540BF5A" w14:textId="77777777" w:rsidR="00F30367" w:rsidRPr="00DE6B0B" w:rsidRDefault="00B113DE" w:rsidP="00F30367">
            <w:pPr>
              <w:spacing w:line="276" w:lineRule="auto"/>
              <w:rPr>
                <w:rFonts w:cs="Arial"/>
                <w:b/>
                <w:szCs w:val="22"/>
              </w:rPr>
            </w:pPr>
            <w:r w:rsidRPr="00DE6B0B">
              <w:rPr>
                <w:rFonts w:cs="Arial"/>
                <w:b/>
                <w:szCs w:val="22"/>
              </w:rPr>
              <w:t xml:space="preserve">Scenario Description </w:t>
            </w:r>
          </w:p>
        </w:tc>
        <w:tc>
          <w:tcPr>
            <w:tcW w:w="7666" w:type="dxa"/>
            <w:shd w:val="clear" w:color="auto" w:fill="auto"/>
          </w:tcPr>
          <w:p w14:paraId="7FF9C046" w14:textId="77777777" w:rsidR="00F30367" w:rsidRPr="00DE6B0B" w:rsidRDefault="00B113DE" w:rsidP="00F30367">
            <w:pPr>
              <w:spacing w:line="276" w:lineRule="auto"/>
              <w:rPr>
                <w:rFonts w:cs="Arial"/>
                <w:szCs w:val="22"/>
              </w:rPr>
            </w:pPr>
            <w:r w:rsidRPr="00DE6B0B">
              <w:rPr>
                <w:rFonts w:cs="Arial"/>
                <w:szCs w:val="22"/>
              </w:rPr>
              <w:t xml:space="preserve">SVSOffBoardClient checks MQTT connection availability with SVSOnBoardClient, If MQTT connection not available activate theft mode request is sent through </w:t>
            </w:r>
            <w:del w:id="818" w:author="Ekanthappa, Rudresh (R.)" w:date="2019-11-12T10:44:00Z">
              <w:r w:rsidRPr="00DE6B0B" w:rsidDel="005C3407">
                <w:rPr>
                  <w:rFonts w:cs="Arial"/>
                  <w:szCs w:val="22"/>
                </w:rPr>
                <w:delText>Type4</w:delText>
              </w:r>
            </w:del>
            <w:ins w:id="819" w:author="Ekanthappa, Rudresh (R.)" w:date="2019-11-12T10:44:00Z">
              <w:r w:rsidR="005C3407">
                <w:rPr>
                  <w:rFonts w:cs="Arial"/>
                  <w:szCs w:val="22"/>
                </w:rPr>
                <w:t>Type3</w:t>
              </w:r>
            </w:ins>
            <w:r w:rsidRPr="00DE6B0B">
              <w:rPr>
                <w:rFonts w:cs="Arial"/>
                <w:szCs w:val="22"/>
              </w:rPr>
              <w:t xml:space="preserve"> </w:t>
            </w:r>
            <w:r w:rsidRPr="00DE6B0B">
              <w:rPr>
                <w:rFonts w:cs="Arial"/>
                <w:b/>
                <w:szCs w:val="22"/>
              </w:rPr>
              <w:t>SMS</w:t>
            </w:r>
          </w:p>
        </w:tc>
      </w:tr>
      <w:tr w:rsidR="00F30367" w:rsidRPr="00DE6B0B" w14:paraId="37069DC2" w14:textId="77777777" w:rsidTr="009B4C29">
        <w:trPr>
          <w:jc w:val="center"/>
        </w:trPr>
        <w:tc>
          <w:tcPr>
            <w:tcW w:w="1910" w:type="dxa"/>
            <w:shd w:val="clear" w:color="auto" w:fill="BFBFBF"/>
          </w:tcPr>
          <w:p w14:paraId="0DD9989A" w14:textId="77777777" w:rsidR="00F30367" w:rsidRPr="00DE6B0B" w:rsidRDefault="00B113DE" w:rsidP="00F30367">
            <w:pPr>
              <w:spacing w:line="276" w:lineRule="auto"/>
              <w:rPr>
                <w:rFonts w:cs="Arial"/>
                <w:b/>
                <w:szCs w:val="22"/>
              </w:rPr>
            </w:pPr>
            <w:r w:rsidRPr="00DE6B0B">
              <w:rPr>
                <w:rFonts w:cs="Arial"/>
                <w:b/>
                <w:szCs w:val="22"/>
              </w:rPr>
              <w:t>Post-conditions</w:t>
            </w:r>
          </w:p>
        </w:tc>
        <w:tc>
          <w:tcPr>
            <w:tcW w:w="7666" w:type="dxa"/>
            <w:shd w:val="clear" w:color="auto" w:fill="auto"/>
          </w:tcPr>
          <w:p w14:paraId="6FC01586" w14:textId="77777777" w:rsidR="00F30367" w:rsidRPr="00DE6B0B" w:rsidRDefault="00B113DE" w:rsidP="00F30367">
            <w:pPr>
              <w:spacing w:line="276" w:lineRule="auto"/>
              <w:rPr>
                <w:rFonts w:cs="Arial"/>
                <w:szCs w:val="22"/>
              </w:rPr>
            </w:pPr>
            <w:r w:rsidRPr="00DE6B0B">
              <w:rPr>
                <w:rFonts w:cs="Arial"/>
                <w:szCs w:val="22"/>
              </w:rPr>
              <w:t xml:space="preserve">SVSOffBoardClient </w:t>
            </w:r>
            <w:r>
              <w:rPr>
                <w:rFonts w:cs="Arial"/>
                <w:szCs w:val="22"/>
              </w:rPr>
              <w:t>shall send</w:t>
            </w:r>
            <w:r w:rsidRPr="00DE6B0B">
              <w:rPr>
                <w:rFonts w:cs="Arial"/>
                <w:szCs w:val="22"/>
              </w:rPr>
              <w:t xml:space="preserve"> single </w:t>
            </w:r>
            <w:del w:id="820" w:author="Ekanthappa, Rudresh (R.)" w:date="2019-11-12T10:44:00Z">
              <w:r w:rsidRPr="00DE6B0B" w:rsidDel="005C3407">
                <w:rPr>
                  <w:rFonts w:cs="Arial"/>
                  <w:szCs w:val="22"/>
                </w:rPr>
                <w:delText>Type4</w:delText>
              </w:r>
            </w:del>
            <w:ins w:id="821" w:author="Ekanthappa, Rudresh (R.)" w:date="2019-11-12T10:44:00Z">
              <w:r w:rsidR="005C3407">
                <w:rPr>
                  <w:rFonts w:cs="Arial"/>
                  <w:szCs w:val="22"/>
                </w:rPr>
                <w:t>Type3</w:t>
              </w:r>
            </w:ins>
            <w:r w:rsidRPr="00DE6B0B">
              <w:rPr>
                <w:rFonts w:cs="Arial"/>
                <w:szCs w:val="22"/>
              </w:rPr>
              <w:t xml:space="preserve"> </w:t>
            </w:r>
            <w:r w:rsidRPr="00DE6B0B">
              <w:rPr>
                <w:rFonts w:cs="Arial"/>
                <w:b/>
                <w:szCs w:val="22"/>
              </w:rPr>
              <w:t>SMS</w:t>
            </w:r>
            <w:r w:rsidRPr="00DE6B0B">
              <w:rPr>
                <w:rFonts w:cs="Arial"/>
                <w:szCs w:val="22"/>
              </w:rPr>
              <w:t xml:space="preserve"> command to SVSServer to wake-up and execute activate theft mode command and request for </w:t>
            </w:r>
            <w:r>
              <w:rPr>
                <w:rFonts w:cs="Arial"/>
                <w:szCs w:val="22"/>
              </w:rPr>
              <w:t xml:space="preserve">location </w:t>
            </w:r>
            <w:r w:rsidRPr="00DE6B0B">
              <w:rPr>
                <w:rFonts w:cs="Arial"/>
                <w:szCs w:val="22"/>
              </w:rPr>
              <w:t xml:space="preserve">data collection and transmission of </w:t>
            </w:r>
            <w:r>
              <w:rPr>
                <w:rFonts w:cs="Arial"/>
                <w:szCs w:val="22"/>
              </w:rPr>
              <w:t>theft mode response</w:t>
            </w:r>
            <w:r w:rsidRPr="00DE6B0B">
              <w:rPr>
                <w:rFonts w:cs="Arial"/>
                <w:szCs w:val="22"/>
              </w:rPr>
              <w:t xml:space="preserve"> at specified reporting frequency or just single </w:t>
            </w:r>
            <w:r>
              <w:rPr>
                <w:rFonts w:cs="Arial"/>
                <w:szCs w:val="22"/>
              </w:rPr>
              <w:t xml:space="preserve">theft mode </w:t>
            </w:r>
            <w:r w:rsidRPr="00DE6B0B">
              <w:rPr>
                <w:rFonts w:cs="Arial"/>
                <w:szCs w:val="22"/>
              </w:rPr>
              <w:t xml:space="preserve">response to on demand request. SVSServer begins sending location updates to SVSOffBoardClient via GRPC where then data is forwarded to Call Center through API. </w:t>
            </w:r>
          </w:p>
        </w:tc>
      </w:tr>
      <w:tr w:rsidR="00F30367" w:rsidRPr="00DE6B0B" w14:paraId="33C0FEE1" w14:textId="77777777" w:rsidTr="009B4C29">
        <w:trPr>
          <w:jc w:val="center"/>
        </w:trPr>
        <w:tc>
          <w:tcPr>
            <w:tcW w:w="1910" w:type="dxa"/>
            <w:shd w:val="clear" w:color="auto" w:fill="BFBFBF"/>
          </w:tcPr>
          <w:p w14:paraId="13DEDA7F" w14:textId="77777777" w:rsidR="00F30367" w:rsidRPr="00DE6B0B" w:rsidRDefault="00B113DE" w:rsidP="00F30367">
            <w:pPr>
              <w:spacing w:line="276" w:lineRule="auto"/>
              <w:rPr>
                <w:rFonts w:cs="Arial"/>
                <w:b/>
                <w:szCs w:val="22"/>
              </w:rPr>
            </w:pPr>
            <w:r w:rsidRPr="00DE6B0B">
              <w:rPr>
                <w:rFonts w:cs="Arial"/>
                <w:b/>
                <w:szCs w:val="22"/>
              </w:rPr>
              <w:t>List of Exception Use Case Titles</w:t>
            </w:r>
          </w:p>
        </w:tc>
        <w:tc>
          <w:tcPr>
            <w:tcW w:w="7666" w:type="dxa"/>
            <w:shd w:val="clear" w:color="auto" w:fill="auto"/>
          </w:tcPr>
          <w:p w14:paraId="6770E465" w14:textId="77777777" w:rsidR="00F30367" w:rsidRPr="00DE6B0B" w:rsidRDefault="00B113DE" w:rsidP="00F30367">
            <w:pPr>
              <w:spacing w:line="276" w:lineRule="auto"/>
              <w:rPr>
                <w:rFonts w:cs="Arial"/>
                <w:szCs w:val="22"/>
              </w:rPr>
            </w:pPr>
            <w:r w:rsidRPr="00DE6B0B">
              <w:rPr>
                <w:rFonts w:cs="Arial"/>
                <w:szCs w:val="22"/>
              </w:rPr>
              <w:t>SVSServer Data Logging Ignition OFF</w:t>
            </w:r>
          </w:p>
          <w:p w14:paraId="70F6E19D" w14:textId="77777777" w:rsidR="00F30367" w:rsidRPr="00DE6B0B" w:rsidRDefault="00B113DE" w:rsidP="00F30367">
            <w:pPr>
              <w:spacing w:line="276" w:lineRule="auto"/>
              <w:rPr>
                <w:rFonts w:cs="Arial"/>
                <w:szCs w:val="22"/>
              </w:rPr>
            </w:pPr>
            <w:r w:rsidRPr="00DE6B0B">
              <w:rPr>
                <w:rFonts w:cs="Arial"/>
                <w:szCs w:val="22"/>
              </w:rPr>
              <w:t>SVSServer send Failure and Retries</w:t>
            </w:r>
          </w:p>
          <w:p w14:paraId="4A3A2597" w14:textId="77777777" w:rsidR="00F30367" w:rsidRPr="00DE6B0B" w:rsidRDefault="00B113DE" w:rsidP="00F30367">
            <w:pPr>
              <w:spacing w:line="276" w:lineRule="auto"/>
              <w:rPr>
                <w:rFonts w:cs="Arial"/>
                <w:szCs w:val="22"/>
              </w:rPr>
            </w:pPr>
            <w:r w:rsidRPr="00DE6B0B">
              <w:rPr>
                <w:rFonts w:cs="Arial"/>
                <w:szCs w:val="22"/>
              </w:rPr>
              <w:t>BUB Battery Support</w:t>
            </w:r>
          </w:p>
        </w:tc>
      </w:tr>
      <w:tr w:rsidR="00F30367" w:rsidRPr="00DE6B0B" w14:paraId="791B19FB" w14:textId="77777777" w:rsidTr="009B4C29">
        <w:trPr>
          <w:jc w:val="center"/>
        </w:trPr>
        <w:tc>
          <w:tcPr>
            <w:tcW w:w="1910" w:type="dxa"/>
            <w:shd w:val="clear" w:color="auto" w:fill="BFBFBF"/>
          </w:tcPr>
          <w:p w14:paraId="0DFEBC3B" w14:textId="77777777" w:rsidR="00F30367" w:rsidRPr="00DE6B0B" w:rsidRDefault="00B113DE" w:rsidP="00F30367">
            <w:pPr>
              <w:spacing w:line="276" w:lineRule="auto"/>
              <w:rPr>
                <w:rFonts w:cs="Arial"/>
                <w:b/>
                <w:szCs w:val="22"/>
              </w:rPr>
            </w:pPr>
            <w:r w:rsidRPr="00DE6B0B">
              <w:rPr>
                <w:rFonts w:cs="Arial"/>
                <w:b/>
                <w:szCs w:val="22"/>
              </w:rPr>
              <w:t>Interfaces</w:t>
            </w:r>
          </w:p>
        </w:tc>
        <w:tc>
          <w:tcPr>
            <w:tcW w:w="7666" w:type="dxa"/>
            <w:shd w:val="clear" w:color="auto" w:fill="auto"/>
          </w:tcPr>
          <w:p w14:paraId="0087E9A5" w14:textId="77777777" w:rsidR="00F30367" w:rsidRPr="00DE6B0B" w:rsidRDefault="00B113DE" w:rsidP="00F30367">
            <w:pPr>
              <w:spacing w:line="276" w:lineRule="auto"/>
              <w:rPr>
                <w:rFonts w:cs="Arial"/>
                <w:szCs w:val="22"/>
              </w:rPr>
            </w:pPr>
            <w:r w:rsidRPr="00DE6B0B">
              <w:rPr>
                <w:rFonts w:cs="Arial"/>
                <w:szCs w:val="22"/>
              </w:rPr>
              <w:t>API, SMS, GRPC</w:t>
            </w:r>
          </w:p>
        </w:tc>
      </w:tr>
    </w:tbl>
    <w:p w14:paraId="1FC0B77C" w14:textId="77777777" w:rsidR="00F30367" w:rsidRDefault="00F30367" w:rsidP="00F30367"/>
    <w:p w14:paraId="3F4BD475" w14:textId="77777777" w:rsidR="00F30367" w:rsidRDefault="00B113DE" w:rsidP="009B4C29">
      <w:pPr>
        <w:pStyle w:val="Heading5"/>
      </w:pPr>
      <w:r>
        <w:t xml:space="preserve">SVS-UC-REQ-306605/D-BUB supported activate theft mode request through </w:t>
      </w:r>
      <w:del w:id="822" w:author="Ekanthappa, Rudresh (R.)" w:date="2019-11-12T10:44:00Z">
        <w:r w:rsidDel="005C3407">
          <w:delText>Type4</w:delText>
        </w:r>
      </w:del>
      <w:ins w:id="823" w:author="Ekanthappa, Rudresh (R.)" w:date="2019-11-12T10:44:00Z">
        <w:r w:rsidR="005C3407">
          <w:t>Type3</w:t>
        </w:r>
      </w:ins>
      <w:r>
        <w:t xml:space="preserve"> SMS</w:t>
      </w:r>
    </w:p>
    <w:p w14:paraId="5B22601F"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766E17" w14:paraId="6697FA7D" w14:textId="77777777" w:rsidTr="009B4C29">
        <w:trPr>
          <w:jc w:val="center"/>
        </w:trPr>
        <w:tc>
          <w:tcPr>
            <w:tcW w:w="1910" w:type="dxa"/>
            <w:shd w:val="clear" w:color="auto" w:fill="BFBFBF"/>
          </w:tcPr>
          <w:p w14:paraId="50CE7A60" w14:textId="77777777" w:rsidR="00F30367" w:rsidRPr="00766E17" w:rsidRDefault="00B113DE" w:rsidP="00F30367">
            <w:pPr>
              <w:spacing w:line="276" w:lineRule="auto"/>
              <w:rPr>
                <w:rFonts w:cs="Arial"/>
                <w:b/>
                <w:szCs w:val="22"/>
              </w:rPr>
            </w:pPr>
            <w:r w:rsidRPr="00766E17">
              <w:rPr>
                <w:rFonts w:cs="Arial"/>
                <w:b/>
                <w:szCs w:val="22"/>
              </w:rPr>
              <w:t>Actors</w:t>
            </w:r>
          </w:p>
        </w:tc>
        <w:tc>
          <w:tcPr>
            <w:tcW w:w="7666" w:type="dxa"/>
            <w:shd w:val="clear" w:color="auto" w:fill="auto"/>
          </w:tcPr>
          <w:p w14:paraId="1C398B0C" w14:textId="77777777" w:rsidR="00F30367" w:rsidRPr="00766E17" w:rsidRDefault="00B113DE" w:rsidP="00F30367">
            <w:pPr>
              <w:spacing w:line="276" w:lineRule="auto"/>
              <w:rPr>
                <w:rFonts w:cs="Arial"/>
                <w:szCs w:val="22"/>
              </w:rPr>
            </w:pPr>
            <w:r w:rsidRPr="00766E17">
              <w:rPr>
                <w:rFonts w:cs="Arial"/>
                <w:szCs w:val="22"/>
              </w:rPr>
              <w:t>Call Center, SVSOffBoardClient, SVSServer</w:t>
            </w:r>
          </w:p>
        </w:tc>
      </w:tr>
      <w:tr w:rsidR="00F30367" w:rsidRPr="00766E17" w14:paraId="656C18FE" w14:textId="77777777" w:rsidTr="009B4C29">
        <w:trPr>
          <w:jc w:val="center"/>
        </w:trPr>
        <w:tc>
          <w:tcPr>
            <w:tcW w:w="1910" w:type="dxa"/>
            <w:shd w:val="clear" w:color="auto" w:fill="BFBFBF"/>
          </w:tcPr>
          <w:p w14:paraId="6F7170EA" w14:textId="77777777" w:rsidR="00F30367" w:rsidRPr="00766E17" w:rsidRDefault="00B113DE" w:rsidP="00F30367">
            <w:pPr>
              <w:spacing w:line="276" w:lineRule="auto"/>
              <w:rPr>
                <w:rFonts w:cs="Arial"/>
                <w:b/>
                <w:szCs w:val="22"/>
              </w:rPr>
            </w:pPr>
            <w:r w:rsidRPr="00766E17">
              <w:rPr>
                <w:rFonts w:cs="Arial"/>
                <w:b/>
                <w:szCs w:val="22"/>
              </w:rPr>
              <w:t>Pre-Conditions</w:t>
            </w:r>
          </w:p>
        </w:tc>
        <w:tc>
          <w:tcPr>
            <w:tcW w:w="7666" w:type="dxa"/>
            <w:shd w:val="clear" w:color="auto" w:fill="auto"/>
          </w:tcPr>
          <w:p w14:paraId="6E05A33C" w14:textId="77777777" w:rsidR="00F30367" w:rsidRPr="00766E17" w:rsidRDefault="00B113DE" w:rsidP="00F30367">
            <w:pPr>
              <w:spacing w:line="276" w:lineRule="auto"/>
              <w:rPr>
                <w:rFonts w:cs="Arial"/>
                <w:szCs w:val="22"/>
              </w:rPr>
            </w:pPr>
            <w:r w:rsidRPr="00766E17">
              <w:rPr>
                <w:rFonts w:cs="Arial"/>
                <w:szCs w:val="22"/>
              </w:rPr>
              <w:t xml:space="preserve">Customer feature subscription </w:t>
            </w:r>
          </w:p>
          <w:p w14:paraId="69543A18" w14:textId="77777777" w:rsidR="00F30367" w:rsidRPr="00766E17" w:rsidRDefault="00B113DE" w:rsidP="00F30367">
            <w:pPr>
              <w:spacing w:line="276" w:lineRule="auto"/>
              <w:rPr>
                <w:rFonts w:cs="Arial"/>
                <w:szCs w:val="22"/>
              </w:rPr>
            </w:pPr>
            <w:r w:rsidRPr="00766E17">
              <w:rPr>
                <w:rFonts w:cs="Arial"/>
                <w:szCs w:val="22"/>
              </w:rPr>
              <w:t>Ignition OFF</w:t>
            </w:r>
          </w:p>
          <w:p w14:paraId="5F4589F3" w14:textId="77777777" w:rsidR="00F30367" w:rsidRPr="00766E17" w:rsidRDefault="00B113DE" w:rsidP="00F30367">
            <w:pPr>
              <w:spacing w:line="276" w:lineRule="auto"/>
              <w:rPr>
                <w:rFonts w:cs="Arial"/>
                <w:szCs w:val="22"/>
              </w:rPr>
            </w:pPr>
            <w:r w:rsidRPr="00766E17">
              <w:rPr>
                <w:rFonts w:cs="Arial"/>
                <w:szCs w:val="22"/>
              </w:rPr>
              <w:t xml:space="preserve">SVSOnBoardClient not MQTT connected </w:t>
            </w:r>
          </w:p>
          <w:p w14:paraId="09CA2A50" w14:textId="77777777" w:rsidR="00F30367" w:rsidRPr="00766E17" w:rsidRDefault="00B113DE" w:rsidP="00F30367">
            <w:pPr>
              <w:spacing w:line="276" w:lineRule="auto"/>
              <w:rPr>
                <w:rFonts w:cs="Arial"/>
                <w:szCs w:val="22"/>
              </w:rPr>
            </w:pPr>
            <w:r w:rsidRPr="00766E17">
              <w:rPr>
                <w:rFonts w:eastAsia="Calibri" w:cs="Arial"/>
                <w:szCs w:val="22"/>
              </w:rPr>
              <w:t>BUB Engaged</w:t>
            </w:r>
          </w:p>
          <w:p w14:paraId="2BC5FC48" w14:textId="77777777" w:rsidR="00F30367" w:rsidRPr="00766E17" w:rsidRDefault="00B113DE" w:rsidP="00F30367">
            <w:pPr>
              <w:spacing w:line="276" w:lineRule="auto"/>
              <w:rPr>
                <w:rFonts w:cs="Arial"/>
                <w:szCs w:val="22"/>
              </w:rPr>
            </w:pPr>
            <w:r w:rsidRPr="00766E17">
              <w:rPr>
                <w:rFonts w:cs="Arial"/>
                <w:szCs w:val="22"/>
              </w:rPr>
              <w:t xml:space="preserve">Police Case Report Number </w:t>
            </w:r>
          </w:p>
        </w:tc>
      </w:tr>
      <w:tr w:rsidR="00F30367" w:rsidRPr="00766E17" w14:paraId="6572357B" w14:textId="77777777" w:rsidTr="009B4C29">
        <w:trPr>
          <w:jc w:val="center"/>
        </w:trPr>
        <w:tc>
          <w:tcPr>
            <w:tcW w:w="1910" w:type="dxa"/>
            <w:shd w:val="clear" w:color="auto" w:fill="BFBFBF"/>
          </w:tcPr>
          <w:p w14:paraId="7F07A302" w14:textId="77777777" w:rsidR="00F30367" w:rsidRPr="00766E17" w:rsidRDefault="00B113DE" w:rsidP="00F30367">
            <w:pPr>
              <w:spacing w:line="276" w:lineRule="auto"/>
              <w:rPr>
                <w:rFonts w:cs="Arial"/>
                <w:b/>
                <w:szCs w:val="22"/>
              </w:rPr>
            </w:pPr>
            <w:r w:rsidRPr="00766E17">
              <w:rPr>
                <w:rFonts w:cs="Arial"/>
                <w:b/>
                <w:szCs w:val="22"/>
              </w:rPr>
              <w:t xml:space="preserve">Scenario Description </w:t>
            </w:r>
          </w:p>
        </w:tc>
        <w:tc>
          <w:tcPr>
            <w:tcW w:w="7666" w:type="dxa"/>
            <w:shd w:val="clear" w:color="auto" w:fill="auto"/>
          </w:tcPr>
          <w:p w14:paraId="630582A7" w14:textId="77777777" w:rsidR="00F30367" w:rsidRPr="00766E17" w:rsidRDefault="00B113DE" w:rsidP="00F30367">
            <w:pPr>
              <w:spacing w:line="276" w:lineRule="auto"/>
              <w:rPr>
                <w:rFonts w:cs="Arial"/>
                <w:szCs w:val="22"/>
              </w:rPr>
            </w:pPr>
            <w:r w:rsidRPr="00766E17">
              <w:rPr>
                <w:rFonts w:cs="Arial"/>
                <w:szCs w:val="22"/>
              </w:rPr>
              <w:t xml:space="preserve">Activate theft mode with reporting frequency 0 (On demand) request is sent through </w:t>
            </w:r>
            <w:del w:id="824" w:author="Ekanthappa, Rudresh (R.)" w:date="2019-11-12T10:44:00Z">
              <w:r w:rsidRPr="00766E17" w:rsidDel="005C3407">
                <w:rPr>
                  <w:rFonts w:cs="Arial"/>
                  <w:szCs w:val="22"/>
                </w:rPr>
                <w:delText>Type4</w:delText>
              </w:r>
            </w:del>
            <w:ins w:id="825" w:author="Ekanthappa, Rudresh (R.)" w:date="2019-11-12T10:44:00Z">
              <w:r w:rsidR="005C3407">
                <w:rPr>
                  <w:rFonts w:cs="Arial"/>
                  <w:szCs w:val="22"/>
                </w:rPr>
                <w:t>Type3</w:t>
              </w:r>
            </w:ins>
            <w:r w:rsidRPr="00766E17">
              <w:rPr>
                <w:rFonts w:cs="Arial"/>
                <w:szCs w:val="22"/>
              </w:rPr>
              <w:t xml:space="preserve"> </w:t>
            </w:r>
            <w:r w:rsidRPr="00766E17">
              <w:rPr>
                <w:rFonts w:cs="Arial"/>
                <w:b/>
                <w:szCs w:val="22"/>
              </w:rPr>
              <w:t>SMS</w:t>
            </w:r>
          </w:p>
        </w:tc>
      </w:tr>
      <w:tr w:rsidR="00F30367" w:rsidRPr="00766E17" w14:paraId="0A941924" w14:textId="77777777" w:rsidTr="009B4C29">
        <w:trPr>
          <w:jc w:val="center"/>
        </w:trPr>
        <w:tc>
          <w:tcPr>
            <w:tcW w:w="1910" w:type="dxa"/>
            <w:shd w:val="clear" w:color="auto" w:fill="BFBFBF"/>
          </w:tcPr>
          <w:p w14:paraId="697A9057" w14:textId="77777777" w:rsidR="00F30367" w:rsidRPr="00766E17" w:rsidRDefault="00B113DE" w:rsidP="00F30367">
            <w:pPr>
              <w:spacing w:line="276" w:lineRule="auto"/>
              <w:rPr>
                <w:rFonts w:cs="Arial"/>
                <w:b/>
                <w:szCs w:val="22"/>
              </w:rPr>
            </w:pPr>
            <w:r w:rsidRPr="00766E17">
              <w:rPr>
                <w:rFonts w:cs="Arial"/>
                <w:b/>
                <w:szCs w:val="22"/>
              </w:rPr>
              <w:t>Post-conditions</w:t>
            </w:r>
          </w:p>
        </w:tc>
        <w:tc>
          <w:tcPr>
            <w:tcW w:w="7666" w:type="dxa"/>
            <w:shd w:val="clear" w:color="auto" w:fill="auto"/>
          </w:tcPr>
          <w:p w14:paraId="1E003F96" w14:textId="77777777" w:rsidR="00F30367" w:rsidRPr="00766E17" w:rsidRDefault="00B113DE" w:rsidP="00F30367">
            <w:pPr>
              <w:spacing w:line="276" w:lineRule="auto"/>
              <w:rPr>
                <w:rFonts w:cs="Arial"/>
                <w:szCs w:val="22"/>
              </w:rPr>
            </w:pPr>
            <w:r w:rsidRPr="00766E17">
              <w:rPr>
                <w:rFonts w:cs="Arial"/>
                <w:szCs w:val="22"/>
              </w:rPr>
              <w:t xml:space="preserve">SVSOffBoardClient </w:t>
            </w:r>
            <w:r>
              <w:rPr>
                <w:rFonts w:cs="Arial"/>
                <w:szCs w:val="22"/>
              </w:rPr>
              <w:t>shall send</w:t>
            </w:r>
            <w:r w:rsidRPr="00766E17">
              <w:rPr>
                <w:rFonts w:cs="Arial"/>
                <w:szCs w:val="22"/>
              </w:rPr>
              <w:t xml:space="preserve"> single </w:t>
            </w:r>
            <w:del w:id="826" w:author="Ekanthappa, Rudresh (R.)" w:date="2019-11-12T10:44:00Z">
              <w:r w:rsidRPr="00766E17" w:rsidDel="005C3407">
                <w:rPr>
                  <w:rFonts w:cs="Arial"/>
                  <w:szCs w:val="22"/>
                </w:rPr>
                <w:delText>Type4</w:delText>
              </w:r>
            </w:del>
            <w:ins w:id="827" w:author="Ekanthappa, Rudresh (R.)" w:date="2019-11-12T10:44:00Z">
              <w:r w:rsidR="005C3407">
                <w:rPr>
                  <w:rFonts w:cs="Arial"/>
                  <w:szCs w:val="22"/>
                </w:rPr>
                <w:t>Type3</w:t>
              </w:r>
            </w:ins>
            <w:r w:rsidRPr="00766E17">
              <w:rPr>
                <w:rFonts w:cs="Arial"/>
                <w:szCs w:val="22"/>
              </w:rPr>
              <w:t xml:space="preserve"> </w:t>
            </w:r>
            <w:r w:rsidRPr="00766E17">
              <w:rPr>
                <w:rFonts w:cs="Arial"/>
                <w:b/>
                <w:szCs w:val="22"/>
              </w:rPr>
              <w:t>SMS</w:t>
            </w:r>
            <w:r w:rsidRPr="00766E17">
              <w:rPr>
                <w:rFonts w:cs="Arial"/>
                <w:szCs w:val="22"/>
              </w:rPr>
              <w:t xml:space="preserve"> command to SVSServer to wake-up and execute on demand request for single </w:t>
            </w:r>
            <w:r>
              <w:rPr>
                <w:rFonts w:cs="Arial"/>
                <w:szCs w:val="22"/>
              </w:rPr>
              <w:t>theft mode response</w:t>
            </w:r>
            <w:r w:rsidRPr="00766E17">
              <w:rPr>
                <w:rFonts w:cs="Arial"/>
                <w:szCs w:val="22"/>
              </w:rPr>
              <w:t xml:space="preserve">. SVSServer shall transmit current location via GRPC, enter LPR and wait for subsequent location request. </w:t>
            </w:r>
          </w:p>
        </w:tc>
      </w:tr>
      <w:tr w:rsidR="00F30367" w:rsidRPr="00766E17" w14:paraId="158D1B2F" w14:textId="77777777" w:rsidTr="009B4C29">
        <w:trPr>
          <w:jc w:val="center"/>
        </w:trPr>
        <w:tc>
          <w:tcPr>
            <w:tcW w:w="1910" w:type="dxa"/>
            <w:shd w:val="clear" w:color="auto" w:fill="BFBFBF"/>
          </w:tcPr>
          <w:p w14:paraId="6E951DAB" w14:textId="77777777" w:rsidR="00F30367" w:rsidRPr="00766E17" w:rsidRDefault="00B113DE" w:rsidP="00F30367">
            <w:pPr>
              <w:spacing w:line="276" w:lineRule="auto"/>
              <w:rPr>
                <w:rFonts w:cs="Arial"/>
                <w:b/>
                <w:szCs w:val="22"/>
              </w:rPr>
            </w:pPr>
            <w:r w:rsidRPr="00766E17">
              <w:rPr>
                <w:rFonts w:cs="Arial"/>
                <w:b/>
                <w:szCs w:val="22"/>
              </w:rPr>
              <w:t>List of Exception Use Case Titles</w:t>
            </w:r>
          </w:p>
        </w:tc>
        <w:tc>
          <w:tcPr>
            <w:tcW w:w="7666" w:type="dxa"/>
            <w:shd w:val="clear" w:color="auto" w:fill="auto"/>
          </w:tcPr>
          <w:p w14:paraId="69A00DAC" w14:textId="77777777" w:rsidR="00F30367" w:rsidRPr="00766E17" w:rsidRDefault="00B113DE" w:rsidP="00F30367">
            <w:pPr>
              <w:spacing w:line="276" w:lineRule="auto"/>
              <w:rPr>
                <w:rFonts w:cs="Arial"/>
                <w:szCs w:val="22"/>
              </w:rPr>
            </w:pPr>
            <w:r w:rsidRPr="00766E17">
              <w:rPr>
                <w:rFonts w:cs="Arial"/>
                <w:szCs w:val="22"/>
              </w:rPr>
              <w:t>SVSServer Data Logging Ignition OFF</w:t>
            </w:r>
          </w:p>
          <w:p w14:paraId="3C3976B2" w14:textId="77777777" w:rsidR="00F30367" w:rsidRPr="00766E17" w:rsidRDefault="00B113DE" w:rsidP="00F30367">
            <w:pPr>
              <w:spacing w:line="276" w:lineRule="auto"/>
              <w:rPr>
                <w:rFonts w:cs="Arial"/>
                <w:szCs w:val="22"/>
              </w:rPr>
            </w:pPr>
            <w:r w:rsidRPr="00766E17">
              <w:rPr>
                <w:rFonts w:cs="Arial"/>
                <w:szCs w:val="22"/>
              </w:rPr>
              <w:t>SVSServer send Failure and Retries</w:t>
            </w:r>
          </w:p>
          <w:p w14:paraId="038B6422" w14:textId="77777777" w:rsidR="00F30367" w:rsidRPr="00766E17" w:rsidRDefault="00B113DE" w:rsidP="00F30367">
            <w:pPr>
              <w:spacing w:line="276" w:lineRule="auto"/>
              <w:rPr>
                <w:rFonts w:cs="Arial"/>
                <w:szCs w:val="22"/>
              </w:rPr>
            </w:pPr>
            <w:r w:rsidRPr="00766E17">
              <w:rPr>
                <w:rFonts w:cs="Arial"/>
                <w:szCs w:val="22"/>
              </w:rPr>
              <w:t>BUB Battery Support</w:t>
            </w:r>
          </w:p>
        </w:tc>
      </w:tr>
      <w:tr w:rsidR="00F30367" w:rsidRPr="00766E17" w14:paraId="620D0E2B" w14:textId="77777777" w:rsidTr="009B4C29">
        <w:trPr>
          <w:jc w:val="center"/>
        </w:trPr>
        <w:tc>
          <w:tcPr>
            <w:tcW w:w="1910" w:type="dxa"/>
            <w:shd w:val="clear" w:color="auto" w:fill="BFBFBF"/>
          </w:tcPr>
          <w:p w14:paraId="6158A1B4" w14:textId="77777777" w:rsidR="00F30367" w:rsidRPr="00766E17" w:rsidRDefault="00B113DE" w:rsidP="00F30367">
            <w:pPr>
              <w:spacing w:line="276" w:lineRule="auto"/>
              <w:rPr>
                <w:rFonts w:cs="Arial"/>
                <w:b/>
                <w:szCs w:val="22"/>
              </w:rPr>
            </w:pPr>
            <w:r w:rsidRPr="00766E17">
              <w:rPr>
                <w:rFonts w:cs="Arial"/>
                <w:b/>
                <w:szCs w:val="22"/>
              </w:rPr>
              <w:t>Interfaces</w:t>
            </w:r>
          </w:p>
        </w:tc>
        <w:tc>
          <w:tcPr>
            <w:tcW w:w="7666" w:type="dxa"/>
            <w:shd w:val="clear" w:color="auto" w:fill="auto"/>
          </w:tcPr>
          <w:p w14:paraId="2040691C" w14:textId="77777777" w:rsidR="00F30367" w:rsidRPr="00766E17" w:rsidRDefault="00B113DE" w:rsidP="00F30367">
            <w:pPr>
              <w:spacing w:line="276" w:lineRule="auto"/>
              <w:rPr>
                <w:rFonts w:cs="Arial"/>
                <w:szCs w:val="22"/>
              </w:rPr>
            </w:pPr>
            <w:r w:rsidRPr="00766E17">
              <w:rPr>
                <w:rFonts w:cs="Arial"/>
                <w:szCs w:val="22"/>
              </w:rPr>
              <w:t>API, SMS, GRPC</w:t>
            </w:r>
          </w:p>
        </w:tc>
      </w:tr>
    </w:tbl>
    <w:p w14:paraId="29E56DE6" w14:textId="77777777" w:rsidR="00F30367" w:rsidRDefault="00F30367" w:rsidP="00F30367"/>
    <w:p w14:paraId="61B5E812" w14:textId="77777777" w:rsidR="00F30367" w:rsidRDefault="00B113DE" w:rsidP="009B4C29">
      <w:pPr>
        <w:pStyle w:val="Heading5"/>
      </w:pPr>
      <w:r>
        <w:t xml:space="preserve">SVS-UC-REQ-306606/D-Deactivate theft mode request through </w:t>
      </w:r>
      <w:del w:id="828" w:author="Ekanthappa, Rudresh (R.)" w:date="2019-11-12T10:44:00Z">
        <w:r w:rsidDel="005C3407">
          <w:delText>Type4</w:delText>
        </w:r>
      </w:del>
      <w:ins w:id="829" w:author="Ekanthappa, Rudresh (R.)" w:date="2019-11-12T10:44:00Z">
        <w:r w:rsidR="005C3407">
          <w:t>Type3</w:t>
        </w:r>
      </w:ins>
      <w:r>
        <w:t xml:space="preserve"> SMS</w:t>
      </w:r>
    </w:p>
    <w:p w14:paraId="1A94DA60"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ED636B" w14:paraId="40CD39B7" w14:textId="77777777" w:rsidTr="009B4C29">
        <w:trPr>
          <w:jc w:val="center"/>
        </w:trPr>
        <w:tc>
          <w:tcPr>
            <w:tcW w:w="1910" w:type="dxa"/>
            <w:shd w:val="clear" w:color="auto" w:fill="BFBFBF"/>
          </w:tcPr>
          <w:p w14:paraId="5B8A5490" w14:textId="77777777" w:rsidR="00F30367" w:rsidRPr="00ED636B" w:rsidRDefault="00B113DE" w:rsidP="00F30367">
            <w:pPr>
              <w:spacing w:line="276" w:lineRule="auto"/>
              <w:rPr>
                <w:rFonts w:cs="Arial"/>
                <w:b/>
                <w:szCs w:val="22"/>
              </w:rPr>
            </w:pPr>
            <w:r w:rsidRPr="00ED636B">
              <w:rPr>
                <w:rFonts w:cs="Arial"/>
                <w:b/>
                <w:szCs w:val="22"/>
              </w:rPr>
              <w:t>Actors</w:t>
            </w:r>
          </w:p>
        </w:tc>
        <w:tc>
          <w:tcPr>
            <w:tcW w:w="7666" w:type="dxa"/>
            <w:shd w:val="clear" w:color="auto" w:fill="auto"/>
          </w:tcPr>
          <w:p w14:paraId="64DB0149" w14:textId="77777777" w:rsidR="00F30367" w:rsidRPr="00ED636B" w:rsidRDefault="00B113DE" w:rsidP="00F30367">
            <w:pPr>
              <w:spacing w:line="276" w:lineRule="auto"/>
              <w:rPr>
                <w:rFonts w:cs="Arial"/>
                <w:szCs w:val="22"/>
              </w:rPr>
            </w:pPr>
            <w:r w:rsidRPr="00ED636B">
              <w:rPr>
                <w:rFonts w:cs="Arial"/>
                <w:szCs w:val="22"/>
              </w:rPr>
              <w:t>Call Center, SVSOffBoardClient, SVSServer</w:t>
            </w:r>
          </w:p>
        </w:tc>
      </w:tr>
      <w:tr w:rsidR="00F30367" w:rsidRPr="00ED636B" w14:paraId="24F7DD13" w14:textId="77777777" w:rsidTr="009B4C29">
        <w:trPr>
          <w:jc w:val="center"/>
        </w:trPr>
        <w:tc>
          <w:tcPr>
            <w:tcW w:w="1910" w:type="dxa"/>
            <w:shd w:val="clear" w:color="auto" w:fill="BFBFBF"/>
          </w:tcPr>
          <w:p w14:paraId="1C2C0669" w14:textId="77777777" w:rsidR="00F30367" w:rsidRPr="00ED636B" w:rsidRDefault="00B113DE" w:rsidP="00F30367">
            <w:pPr>
              <w:spacing w:line="276" w:lineRule="auto"/>
              <w:rPr>
                <w:rFonts w:cs="Arial"/>
                <w:b/>
                <w:szCs w:val="22"/>
              </w:rPr>
            </w:pPr>
            <w:r w:rsidRPr="00ED636B">
              <w:rPr>
                <w:rFonts w:cs="Arial"/>
                <w:b/>
                <w:szCs w:val="22"/>
              </w:rPr>
              <w:t>Pre-Conditions</w:t>
            </w:r>
          </w:p>
        </w:tc>
        <w:tc>
          <w:tcPr>
            <w:tcW w:w="7666" w:type="dxa"/>
            <w:shd w:val="clear" w:color="auto" w:fill="auto"/>
          </w:tcPr>
          <w:p w14:paraId="5FFEB752" w14:textId="77777777" w:rsidR="00F30367" w:rsidRPr="00ED636B" w:rsidRDefault="00B113DE" w:rsidP="00F30367">
            <w:pPr>
              <w:spacing w:line="276" w:lineRule="auto"/>
              <w:rPr>
                <w:rFonts w:cs="Arial"/>
                <w:szCs w:val="22"/>
              </w:rPr>
            </w:pPr>
            <w:r w:rsidRPr="00ED636B">
              <w:rPr>
                <w:rFonts w:cs="Arial"/>
                <w:szCs w:val="22"/>
              </w:rPr>
              <w:t xml:space="preserve">Customer feature subscription </w:t>
            </w:r>
          </w:p>
          <w:p w14:paraId="49CBA213" w14:textId="77777777" w:rsidR="00F30367" w:rsidRPr="00ED636B" w:rsidRDefault="00B113DE" w:rsidP="00F30367">
            <w:pPr>
              <w:spacing w:line="276" w:lineRule="auto"/>
              <w:rPr>
                <w:rFonts w:cs="Arial"/>
                <w:szCs w:val="22"/>
              </w:rPr>
            </w:pPr>
            <w:r w:rsidRPr="00ED636B">
              <w:rPr>
                <w:rFonts w:cs="Arial"/>
                <w:szCs w:val="22"/>
              </w:rPr>
              <w:t>Ignition OFF</w:t>
            </w:r>
          </w:p>
          <w:p w14:paraId="24159237" w14:textId="77777777" w:rsidR="00F30367" w:rsidRDefault="00B113DE" w:rsidP="00F30367">
            <w:pPr>
              <w:spacing w:line="276" w:lineRule="auto"/>
              <w:rPr>
                <w:rFonts w:cs="Arial"/>
                <w:szCs w:val="22"/>
              </w:rPr>
            </w:pPr>
            <w:r w:rsidRPr="00ED636B">
              <w:rPr>
                <w:rFonts w:cs="Arial"/>
                <w:szCs w:val="22"/>
              </w:rPr>
              <w:t xml:space="preserve">SVSOnBoardClient not MQTT connected </w:t>
            </w:r>
          </w:p>
          <w:p w14:paraId="6A96FD41" w14:textId="77777777" w:rsidR="00F30367" w:rsidRPr="00ED636B" w:rsidRDefault="00B113DE" w:rsidP="00F30367">
            <w:pPr>
              <w:spacing w:line="276" w:lineRule="auto"/>
              <w:rPr>
                <w:rFonts w:cs="Arial"/>
                <w:szCs w:val="22"/>
              </w:rPr>
            </w:pPr>
            <w:r>
              <w:rPr>
                <w:rFonts w:cs="Arial"/>
                <w:szCs w:val="22"/>
              </w:rPr>
              <w:t>SVS Theft Mode activated</w:t>
            </w:r>
          </w:p>
          <w:p w14:paraId="3D7E8613" w14:textId="77777777" w:rsidR="00F30367" w:rsidRPr="00ED636B" w:rsidRDefault="00B113DE" w:rsidP="00F30367">
            <w:pPr>
              <w:spacing w:line="276" w:lineRule="auto"/>
              <w:rPr>
                <w:rFonts w:cs="Arial"/>
                <w:szCs w:val="22"/>
              </w:rPr>
            </w:pPr>
            <w:r w:rsidRPr="00ED636B">
              <w:rPr>
                <w:rFonts w:eastAsia="Calibri" w:cs="Arial"/>
                <w:szCs w:val="22"/>
              </w:rPr>
              <w:t>Main Battery/BUB Engaged</w:t>
            </w:r>
          </w:p>
          <w:p w14:paraId="39EA4A1D" w14:textId="77777777" w:rsidR="00F30367" w:rsidRPr="00ED636B" w:rsidRDefault="00B113DE" w:rsidP="00F30367">
            <w:pPr>
              <w:spacing w:line="276" w:lineRule="auto"/>
              <w:rPr>
                <w:rFonts w:cs="Arial"/>
                <w:szCs w:val="22"/>
              </w:rPr>
            </w:pPr>
            <w:r w:rsidRPr="00ED636B">
              <w:rPr>
                <w:rFonts w:cs="Arial"/>
                <w:szCs w:val="22"/>
              </w:rPr>
              <w:t>Police Case Report Number</w:t>
            </w:r>
          </w:p>
          <w:p w14:paraId="6C2A11C0" w14:textId="77777777" w:rsidR="00F30367" w:rsidRPr="00ED636B" w:rsidRDefault="00B113DE" w:rsidP="00F30367">
            <w:pPr>
              <w:spacing w:line="276" w:lineRule="auto"/>
              <w:rPr>
                <w:rFonts w:cs="Arial"/>
                <w:szCs w:val="22"/>
              </w:rPr>
            </w:pPr>
            <w:r w:rsidRPr="00ED636B">
              <w:rPr>
                <w:rFonts w:cs="Arial"/>
                <w:szCs w:val="22"/>
              </w:rPr>
              <w:t>Stolen vehicle recovered</w:t>
            </w:r>
          </w:p>
        </w:tc>
      </w:tr>
      <w:tr w:rsidR="00F30367" w:rsidRPr="00ED636B" w14:paraId="1F2A890D" w14:textId="77777777" w:rsidTr="009B4C29">
        <w:trPr>
          <w:jc w:val="center"/>
        </w:trPr>
        <w:tc>
          <w:tcPr>
            <w:tcW w:w="1910" w:type="dxa"/>
            <w:shd w:val="clear" w:color="auto" w:fill="BFBFBF"/>
          </w:tcPr>
          <w:p w14:paraId="53E8F226" w14:textId="77777777" w:rsidR="00F30367" w:rsidRPr="00ED636B" w:rsidRDefault="00B113DE" w:rsidP="00F30367">
            <w:pPr>
              <w:spacing w:line="276" w:lineRule="auto"/>
              <w:rPr>
                <w:rFonts w:cs="Arial"/>
                <w:b/>
                <w:szCs w:val="22"/>
              </w:rPr>
            </w:pPr>
            <w:r w:rsidRPr="00ED636B">
              <w:rPr>
                <w:rFonts w:cs="Arial"/>
                <w:b/>
                <w:szCs w:val="22"/>
              </w:rPr>
              <w:t xml:space="preserve">Scenario Description </w:t>
            </w:r>
          </w:p>
        </w:tc>
        <w:tc>
          <w:tcPr>
            <w:tcW w:w="7666" w:type="dxa"/>
            <w:shd w:val="clear" w:color="auto" w:fill="auto"/>
          </w:tcPr>
          <w:p w14:paraId="2A9E8A40" w14:textId="77777777" w:rsidR="00F30367" w:rsidRPr="00ED636B" w:rsidRDefault="00B113DE" w:rsidP="00F30367">
            <w:pPr>
              <w:spacing w:line="276" w:lineRule="auto"/>
              <w:rPr>
                <w:rFonts w:cs="Arial"/>
                <w:szCs w:val="22"/>
              </w:rPr>
            </w:pPr>
            <w:r w:rsidRPr="00ED636B">
              <w:rPr>
                <w:rFonts w:cs="Arial"/>
                <w:szCs w:val="22"/>
              </w:rPr>
              <w:t xml:space="preserve">Deactivate theft mode request is sent through </w:t>
            </w:r>
            <w:del w:id="830" w:author="Ekanthappa, Rudresh (R.)" w:date="2019-11-12T10:44:00Z">
              <w:r w:rsidRPr="00ED636B" w:rsidDel="005C3407">
                <w:rPr>
                  <w:rFonts w:cs="Arial"/>
                  <w:szCs w:val="22"/>
                </w:rPr>
                <w:delText>Type4</w:delText>
              </w:r>
            </w:del>
            <w:ins w:id="831" w:author="Ekanthappa, Rudresh (R.)" w:date="2019-11-12T10:44:00Z">
              <w:r w:rsidR="005C3407">
                <w:rPr>
                  <w:rFonts w:cs="Arial"/>
                  <w:szCs w:val="22"/>
                </w:rPr>
                <w:t>Type3</w:t>
              </w:r>
            </w:ins>
            <w:r w:rsidRPr="00ED636B">
              <w:rPr>
                <w:rFonts w:cs="Arial"/>
                <w:szCs w:val="22"/>
              </w:rPr>
              <w:t xml:space="preserve"> </w:t>
            </w:r>
            <w:r w:rsidRPr="00ED636B">
              <w:rPr>
                <w:rFonts w:cs="Arial"/>
                <w:b/>
                <w:szCs w:val="22"/>
              </w:rPr>
              <w:t>SMS</w:t>
            </w:r>
          </w:p>
        </w:tc>
      </w:tr>
      <w:tr w:rsidR="00F30367" w:rsidRPr="00ED636B" w14:paraId="4AEF17E1" w14:textId="77777777" w:rsidTr="009B4C29">
        <w:trPr>
          <w:jc w:val="center"/>
        </w:trPr>
        <w:tc>
          <w:tcPr>
            <w:tcW w:w="1910" w:type="dxa"/>
            <w:shd w:val="clear" w:color="auto" w:fill="BFBFBF"/>
          </w:tcPr>
          <w:p w14:paraId="3DD87C5C" w14:textId="77777777" w:rsidR="00F30367" w:rsidRPr="00ED636B" w:rsidRDefault="00B113DE" w:rsidP="00F30367">
            <w:pPr>
              <w:spacing w:line="276" w:lineRule="auto"/>
              <w:rPr>
                <w:rFonts w:cs="Arial"/>
                <w:b/>
                <w:szCs w:val="22"/>
              </w:rPr>
            </w:pPr>
            <w:r w:rsidRPr="00ED636B">
              <w:rPr>
                <w:rFonts w:cs="Arial"/>
                <w:b/>
                <w:szCs w:val="22"/>
              </w:rPr>
              <w:t>Post-conditions</w:t>
            </w:r>
          </w:p>
        </w:tc>
        <w:tc>
          <w:tcPr>
            <w:tcW w:w="7666" w:type="dxa"/>
            <w:shd w:val="clear" w:color="auto" w:fill="auto"/>
          </w:tcPr>
          <w:p w14:paraId="35279796" w14:textId="77777777" w:rsidR="00F30367" w:rsidRPr="00ED636B" w:rsidRDefault="00B113DE" w:rsidP="00F30367">
            <w:pPr>
              <w:rPr>
                <w:rFonts w:cs="Arial"/>
                <w:szCs w:val="22"/>
              </w:rPr>
            </w:pPr>
            <w:r w:rsidRPr="00ED636B">
              <w:rPr>
                <w:rFonts w:cs="Arial"/>
              </w:rPr>
              <w:t xml:space="preserve">SVSServer </w:t>
            </w:r>
            <w:r>
              <w:rPr>
                <w:rFonts w:cs="Arial"/>
              </w:rPr>
              <w:t>shall send</w:t>
            </w:r>
            <w:r w:rsidRPr="00ED636B">
              <w:rPr>
                <w:rFonts w:cs="Arial"/>
              </w:rPr>
              <w:t xml:space="preserve"> </w:t>
            </w:r>
            <w:r>
              <w:rPr>
                <w:rFonts w:cs="Arial"/>
              </w:rPr>
              <w:t xml:space="preserve">theft mode response with </w:t>
            </w:r>
            <w:r w:rsidRPr="00ED636B">
              <w:rPr>
                <w:rFonts w:cs="Arial"/>
              </w:rPr>
              <w:t xml:space="preserve">successful </w:t>
            </w:r>
            <w:r w:rsidRPr="00ED636B">
              <w:rPr>
                <w:rFonts w:cs="Arial"/>
                <w:szCs w:val="22"/>
              </w:rPr>
              <w:t xml:space="preserve">theft mode </w:t>
            </w:r>
            <w:r w:rsidRPr="00ED636B">
              <w:rPr>
                <w:rFonts w:cs="Arial"/>
              </w:rPr>
              <w:t xml:space="preserve">disabled confirmation with disablement time stamp </w:t>
            </w:r>
            <w:r w:rsidRPr="00ED636B">
              <w:rPr>
                <w:rFonts w:cs="Arial"/>
                <w:szCs w:val="22"/>
              </w:rPr>
              <w:t>via GRPC where then SVS app in SVSOffBoardClient shall forward to Call Center through API.</w:t>
            </w:r>
          </w:p>
        </w:tc>
      </w:tr>
      <w:tr w:rsidR="00F30367" w:rsidRPr="00ED636B" w14:paraId="7C1DD398" w14:textId="77777777" w:rsidTr="009B4C29">
        <w:trPr>
          <w:trHeight w:val="658"/>
          <w:jc w:val="center"/>
        </w:trPr>
        <w:tc>
          <w:tcPr>
            <w:tcW w:w="1910" w:type="dxa"/>
            <w:shd w:val="clear" w:color="auto" w:fill="BFBFBF"/>
          </w:tcPr>
          <w:p w14:paraId="5173EA07" w14:textId="77777777" w:rsidR="00F30367" w:rsidRPr="00ED636B" w:rsidRDefault="00B113DE" w:rsidP="00F30367">
            <w:pPr>
              <w:spacing w:line="276" w:lineRule="auto"/>
              <w:rPr>
                <w:rFonts w:cs="Arial"/>
                <w:b/>
                <w:szCs w:val="22"/>
              </w:rPr>
            </w:pPr>
            <w:r w:rsidRPr="00ED636B">
              <w:rPr>
                <w:rFonts w:cs="Arial"/>
                <w:b/>
                <w:szCs w:val="22"/>
              </w:rPr>
              <w:t>List of Exception Use Case Titles</w:t>
            </w:r>
          </w:p>
        </w:tc>
        <w:tc>
          <w:tcPr>
            <w:tcW w:w="7666" w:type="dxa"/>
            <w:shd w:val="clear" w:color="auto" w:fill="auto"/>
          </w:tcPr>
          <w:p w14:paraId="66E5FFD5" w14:textId="77777777" w:rsidR="00F30367" w:rsidRPr="00ED636B" w:rsidRDefault="00B113DE" w:rsidP="00F30367">
            <w:pPr>
              <w:spacing w:line="276" w:lineRule="auto"/>
              <w:rPr>
                <w:rFonts w:cs="Arial"/>
                <w:szCs w:val="22"/>
              </w:rPr>
            </w:pPr>
            <w:r w:rsidRPr="00ED636B">
              <w:rPr>
                <w:rFonts w:cs="Arial"/>
                <w:szCs w:val="22"/>
              </w:rPr>
              <w:t>SVSServer send Failure and Retries</w:t>
            </w:r>
          </w:p>
          <w:p w14:paraId="209480CC" w14:textId="77777777" w:rsidR="00F30367" w:rsidRPr="00ED636B" w:rsidRDefault="00F30367" w:rsidP="00F30367">
            <w:pPr>
              <w:spacing w:line="276" w:lineRule="auto"/>
              <w:rPr>
                <w:rFonts w:cs="Arial"/>
                <w:szCs w:val="22"/>
              </w:rPr>
            </w:pPr>
          </w:p>
        </w:tc>
      </w:tr>
      <w:tr w:rsidR="00F30367" w:rsidRPr="00ED636B" w14:paraId="5082BD51" w14:textId="77777777" w:rsidTr="009B4C29">
        <w:trPr>
          <w:jc w:val="center"/>
        </w:trPr>
        <w:tc>
          <w:tcPr>
            <w:tcW w:w="1910" w:type="dxa"/>
            <w:shd w:val="clear" w:color="auto" w:fill="BFBFBF"/>
          </w:tcPr>
          <w:p w14:paraId="1F4B64FB" w14:textId="77777777" w:rsidR="00F30367" w:rsidRPr="00ED636B" w:rsidRDefault="00B113DE" w:rsidP="00F30367">
            <w:pPr>
              <w:spacing w:line="276" w:lineRule="auto"/>
              <w:rPr>
                <w:rFonts w:cs="Arial"/>
                <w:b/>
                <w:szCs w:val="22"/>
              </w:rPr>
            </w:pPr>
            <w:r w:rsidRPr="00ED636B">
              <w:rPr>
                <w:rFonts w:cs="Arial"/>
                <w:b/>
                <w:szCs w:val="22"/>
              </w:rPr>
              <w:t>Interfaces</w:t>
            </w:r>
          </w:p>
        </w:tc>
        <w:tc>
          <w:tcPr>
            <w:tcW w:w="7666" w:type="dxa"/>
            <w:shd w:val="clear" w:color="auto" w:fill="auto"/>
          </w:tcPr>
          <w:p w14:paraId="2A6DC747" w14:textId="77777777" w:rsidR="00F30367" w:rsidRPr="00ED636B" w:rsidRDefault="00B113DE" w:rsidP="00F30367">
            <w:pPr>
              <w:spacing w:line="276" w:lineRule="auto"/>
              <w:rPr>
                <w:rFonts w:cs="Arial"/>
                <w:szCs w:val="22"/>
              </w:rPr>
            </w:pPr>
            <w:r w:rsidRPr="00ED636B">
              <w:rPr>
                <w:rFonts w:cs="Arial"/>
                <w:szCs w:val="22"/>
              </w:rPr>
              <w:t>API, FTCP, GRPC</w:t>
            </w:r>
          </w:p>
        </w:tc>
      </w:tr>
    </w:tbl>
    <w:p w14:paraId="42A5B40D" w14:textId="77777777" w:rsidR="00F30367" w:rsidRDefault="00F30367" w:rsidP="00F30367"/>
    <w:p w14:paraId="69F93894" w14:textId="77777777" w:rsidR="00F30367" w:rsidRDefault="00B113DE" w:rsidP="009B4C29">
      <w:pPr>
        <w:pStyle w:val="Heading5"/>
      </w:pPr>
      <w:r>
        <w:t>SVS-UC-REQ-352686/A-SVS Server SVS application active theft mode locations storage</w:t>
      </w:r>
    </w:p>
    <w:p w14:paraId="18FC6826"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14:paraId="0688E8B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634403D" w14:textId="77777777" w:rsidR="00F30367" w:rsidRDefault="00B113DE">
            <w:pPr>
              <w:spacing w:line="276" w:lineRule="auto"/>
              <w:rPr>
                <w:rFonts w:cs="Arial"/>
                <w:b/>
                <w:szCs w:val="22"/>
              </w:rPr>
            </w:pPr>
            <w:r>
              <w:rPr>
                <w:rFonts w:cs="Arial"/>
                <w:b/>
                <w:szCs w:val="22"/>
              </w:rPr>
              <w:t>Actors</w:t>
            </w:r>
          </w:p>
        </w:tc>
        <w:tc>
          <w:tcPr>
            <w:tcW w:w="7666" w:type="dxa"/>
            <w:tcBorders>
              <w:top w:val="single" w:sz="4" w:space="0" w:color="auto"/>
              <w:left w:val="single" w:sz="4" w:space="0" w:color="auto"/>
              <w:bottom w:val="single" w:sz="4" w:space="0" w:color="auto"/>
              <w:right w:val="single" w:sz="4" w:space="0" w:color="auto"/>
            </w:tcBorders>
            <w:hideMark/>
          </w:tcPr>
          <w:p w14:paraId="3D91341C" w14:textId="77777777" w:rsidR="00F30367" w:rsidRPr="00142C27" w:rsidRDefault="00B113DE" w:rsidP="00F30367">
            <w:r w:rsidRPr="00142C27">
              <w:t>Call Center, SVSOffBoardClient, SVSServer</w:t>
            </w:r>
          </w:p>
        </w:tc>
      </w:tr>
      <w:tr w:rsidR="00F30367" w14:paraId="04E7198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D55A14E" w14:textId="77777777" w:rsidR="00F30367" w:rsidRDefault="00B113DE">
            <w:pPr>
              <w:spacing w:line="276" w:lineRule="auto"/>
              <w:rPr>
                <w:rFonts w:cs="Arial"/>
                <w:b/>
                <w:szCs w:val="22"/>
              </w:rPr>
            </w:pPr>
            <w:r>
              <w:rPr>
                <w:rFonts w:cs="Arial"/>
                <w:b/>
                <w:szCs w:val="22"/>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91A16D5" w14:textId="77777777" w:rsidR="00F30367" w:rsidRPr="00142C27" w:rsidRDefault="00B113DE" w:rsidP="00F30367">
            <w:r w:rsidRPr="00142C27">
              <w:t xml:space="preserve">Customer feature subscription </w:t>
            </w:r>
          </w:p>
          <w:p w14:paraId="28EADFFE" w14:textId="77777777" w:rsidR="00F30367" w:rsidRPr="00142C27" w:rsidRDefault="00B113DE" w:rsidP="00F30367">
            <w:r w:rsidRPr="00142C27">
              <w:t>Ignition ON/OFF</w:t>
            </w:r>
          </w:p>
          <w:p w14:paraId="559FDB5A" w14:textId="77777777" w:rsidR="00F30367" w:rsidRPr="00142C27" w:rsidRDefault="00B113DE" w:rsidP="00F30367">
            <w:r w:rsidRPr="00142C27">
              <w:t>SVS Theft Mode activated</w:t>
            </w:r>
          </w:p>
          <w:p w14:paraId="70AF01DB" w14:textId="77777777" w:rsidR="00F30367" w:rsidRPr="00142C27" w:rsidRDefault="00B113DE" w:rsidP="00F30367">
            <w:r w:rsidRPr="00142C27">
              <w:rPr>
                <w:rFonts w:eastAsia="Calibri"/>
              </w:rPr>
              <w:t>Main Battery/BUB Engaged</w:t>
            </w:r>
          </w:p>
        </w:tc>
      </w:tr>
      <w:tr w:rsidR="00F30367" w14:paraId="52F3DB78"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0CC451D" w14:textId="77777777" w:rsidR="00F30367" w:rsidRDefault="00B113DE">
            <w:pPr>
              <w:spacing w:line="276" w:lineRule="auto"/>
              <w:rPr>
                <w:rFonts w:cs="Arial"/>
                <w:b/>
                <w:szCs w:val="22"/>
              </w:rPr>
            </w:pPr>
            <w:r>
              <w:rPr>
                <w:rFonts w:cs="Arial"/>
                <w:b/>
                <w:szCs w:val="22"/>
              </w:rPr>
              <w:t xml:space="preserve">Scenario Description </w:t>
            </w:r>
          </w:p>
        </w:tc>
        <w:tc>
          <w:tcPr>
            <w:tcW w:w="7666" w:type="dxa"/>
            <w:tcBorders>
              <w:top w:val="single" w:sz="4" w:space="0" w:color="auto"/>
              <w:left w:val="single" w:sz="4" w:space="0" w:color="auto"/>
              <w:bottom w:val="single" w:sz="4" w:space="0" w:color="auto"/>
              <w:right w:val="single" w:sz="4" w:space="0" w:color="auto"/>
            </w:tcBorders>
          </w:tcPr>
          <w:p w14:paraId="27842BEC" w14:textId="77777777" w:rsidR="00F30367" w:rsidRPr="00142C27" w:rsidRDefault="00B113DE" w:rsidP="00F30367">
            <w:r w:rsidRPr="00142C27">
              <w:t>For GRPC communication failure or during no cellular coverage, Active theft mode locations shall be stored. SVSServer shall store location data up to W count and apply FIFO logic to store any location exceeding W (W value shall be defined during design)</w:t>
            </w:r>
          </w:p>
          <w:p w14:paraId="1495D407" w14:textId="77777777" w:rsidR="00F30367" w:rsidRPr="00142C27" w:rsidRDefault="00F30367" w:rsidP="00F30367"/>
        </w:tc>
      </w:tr>
      <w:tr w:rsidR="00F30367" w14:paraId="3A810750"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0377D02" w14:textId="77777777" w:rsidR="00F30367" w:rsidRDefault="00B113DE">
            <w:pPr>
              <w:spacing w:line="276" w:lineRule="auto"/>
              <w:rPr>
                <w:rFonts w:cs="Arial"/>
                <w:b/>
                <w:szCs w:val="22"/>
              </w:rPr>
            </w:pPr>
            <w:r>
              <w:rPr>
                <w:rFonts w:cs="Arial"/>
                <w:b/>
                <w:szCs w:val="22"/>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BC39D94" w14:textId="77777777" w:rsidR="00F30367" w:rsidRPr="00142C27" w:rsidRDefault="00B113DE" w:rsidP="00F30367">
            <w:r w:rsidRPr="00142C27">
              <w:t xml:space="preserve">Once GRPC communication </w:t>
            </w:r>
            <w:r>
              <w:t xml:space="preserve">is </w:t>
            </w:r>
            <w:r w:rsidRPr="00142C27">
              <w:t>re-established or cellular service has been restored</w:t>
            </w:r>
            <w:r>
              <w:t>,</w:t>
            </w:r>
            <w:r w:rsidRPr="00142C27">
              <w:t xml:space="preserve"> all the previous locations in the Previously Reported Locations field shall be transmitted to SVSOffBoardClient in the next theft mode response message at the next frequency interval.</w:t>
            </w:r>
          </w:p>
        </w:tc>
      </w:tr>
      <w:tr w:rsidR="00F30367" w14:paraId="0458FF7E" w14:textId="77777777" w:rsidTr="00F30367">
        <w:trPr>
          <w:trHeight w:val="658"/>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3026C05" w14:textId="77777777" w:rsidR="00F30367" w:rsidRDefault="00B113DE">
            <w:pPr>
              <w:spacing w:line="276" w:lineRule="auto"/>
              <w:rPr>
                <w:rFonts w:cs="Arial"/>
                <w:b/>
                <w:szCs w:val="22"/>
              </w:rPr>
            </w:pPr>
            <w:r>
              <w:rPr>
                <w:rFonts w:cs="Arial"/>
                <w:b/>
                <w:szCs w:val="22"/>
              </w:rPr>
              <w:t>List of Exception Use Case Titles</w:t>
            </w:r>
          </w:p>
        </w:tc>
        <w:tc>
          <w:tcPr>
            <w:tcW w:w="7666" w:type="dxa"/>
            <w:tcBorders>
              <w:top w:val="single" w:sz="4" w:space="0" w:color="auto"/>
              <w:left w:val="single" w:sz="4" w:space="0" w:color="auto"/>
              <w:bottom w:val="single" w:sz="4" w:space="0" w:color="auto"/>
              <w:right w:val="single" w:sz="4" w:space="0" w:color="auto"/>
            </w:tcBorders>
          </w:tcPr>
          <w:p w14:paraId="0EF6BB22" w14:textId="77777777" w:rsidR="00F30367" w:rsidRPr="00142C27" w:rsidRDefault="00B113DE" w:rsidP="00F30367">
            <w:r w:rsidRPr="00142C27">
              <w:t>SVSServer send Failure and Retries</w:t>
            </w:r>
          </w:p>
          <w:p w14:paraId="2A75CD7D" w14:textId="77777777" w:rsidR="00F30367" w:rsidRPr="00142C27" w:rsidRDefault="00F30367" w:rsidP="00F30367"/>
        </w:tc>
      </w:tr>
      <w:tr w:rsidR="00F30367" w14:paraId="3412CAE8"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54E3866" w14:textId="77777777" w:rsidR="00F30367" w:rsidRDefault="00B113DE">
            <w:pPr>
              <w:spacing w:line="276" w:lineRule="auto"/>
              <w:rPr>
                <w:rFonts w:cs="Arial"/>
                <w:b/>
                <w:szCs w:val="22"/>
              </w:rPr>
            </w:pPr>
            <w:r>
              <w:rPr>
                <w:rFonts w:cs="Arial"/>
                <w:b/>
                <w:szCs w:val="22"/>
              </w:rPr>
              <w:t>Interfaces</w:t>
            </w:r>
          </w:p>
        </w:tc>
        <w:tc>
          <w:tcPr>
            <w:tcW w:w="7666" w:type="dxa"/>
            <w:tcBorders>
              <w:top w:val="single" w:sz="4" w:space="0" w:color="auto"/>
              <w:left w:val="single" w:sz="4" w:space="0" w:color="auto"/>
              <w:bottom w:val="single" w:sz="4" w:space="0" w:color="auto"/>
              <w:right w:val="single" w:sz="4" w:space="0" w:color="auto"/>
            </w:tcBorders>
            <w:hideMark/>
          </w:tcPr>
          <w:p w14:paraId="04D680AB" w14:textId="77777777" w:rsidR="00F30367" w:rsidRPr="00142C27" w:rsidRDefault="00B113DE" w:rsidP="00F30367">
            <w:r w:rsidRPr="00142C27">
              <w:t>API, GRPC</w:t>
            </w:r>
          </w:p>
        </w:tc>
      </w:tr>
    </w:tbl>
    <w:p w14:paraId="4FFEF541" w14:textId="77777777" w:rsidR="00F30367" w:rsidRPr="00142C27" w:rsidRDefault="00F30367" w:rsidP="00F30367"/>
    <w:p w14:paraId="0313A9B1" w14:textId="77777777" w:rsidR="00F30367" w:rsidRDefault="00B113DE" w:rsidP="009B4C29">
      <w:pPr>
        <w:pStyle w:val="Heading3"/>
      </w:pPr>
      <w:bookmarkStart w:id="832" w:name="_Toc16252857"/>
      <w:r>
        <w:t>White Box View</w:t>
      </w:r>
      <w:bookmarkEnd w:id="832"/>
    </w:p>
    <w:p w14:paraId="24618E12" w14:textId="77777777" w:rsidR="00F30367" w:rsidRDefault="00B113DE" w:rsidP="009B4C29">
      <w:pPr>
        <w:pStyle w:val="Heading4"/>
      </w:pPr>
      <w:r>
        <w:t>Activity Diagrams</w:t>
      </w:r>
    </w:p>
    <w:p w14:paraId="4D9406CE" w14:textId="77777777" w:rsidR="00F30367" w:rsidRDefault="00B113DE" w:rsidP="009B4C29">
      <w:pPr>
        <w:pStyle w:val="Heading5"/>
      </w:pPr>
      <w:r>
        <w:t>SVS-ACT-REQ-310862/B-Antenna Source - Cellular Connectivity (3 Cell Ant.)</w:t>
      </w:r>
    </w:p>
    <w:p w14:paraId="42D5FB81" w14:textId="77777777" w:rsidR="00F30367" w:rsidRPr="00760C18" w:rsidRDefault="00B113DE" w:rsidP="00F30367">
      <w:pPr>
        <w:pStyle w:val="BoldText"/>
      </w:pPr>
      <w:r w:rsidRPr="00760C18">
        <w:t>Activity Diagram</w:t>
      </w:r>
    </w:p>
    <w:p w14:paraId="261E6892" w14:textId="77777777" w:rsidR="00F30367" w:rsidRDefault="009B4C29" w:rsidP="009B4C29">
      <w:pPr>
        <w:jc w:val="center"/>
      </w:pPr>
      <w:r>
        <w:object w:dxaOrig="11115" w:dyaOrig="8310" w14:anchorId="59004F18">
          <v:shape id="5d4db92c0000af260000142a" o:spid="_x0000_i1026" type="#_x0000_t75" style="width:488.4pt;height:363.4pt" o:ole="">
            <v:imagedata r:id="rId23" o:title=""/>
          </v:shape>
          <o:OLEObject Type="Embed" ProgID="Visio.Drawing.15" ShapeID="5d4db92c0000af260000142a" DrawAspect="Content" ObjectID="_1636369215" r:id="rId24"/>
        </w:object>
      </w:r>
    </w:p>
    <w:p w14:paraId="779E614F" w14:textId="77777777" w:rsidR="00F30367" w:rsidRDefault="00B113DE" w:rsidP="009B4C29">
      <w:pPr>
        <w:pStyle w:val="Heading5"/>
      </w:pPr>
      <w:r>
        <w:t>SVS-ACT-REQ-310863/B-Antenna Source - Cellular Connectivity (2 Cell Ant.)</w:t>
      </w:r>
    </w:p>
    <w:p w14:paraId="1207FD5A" w14:textId="77777777" w:rsidR="00F30367" w:rsidRPr="00760C18" w:rsidRDefault="00B113DE" w:rsidP="00F30367">
      <w:pPr>
        <w:pStyle w:val="BoldText"/>
      </w:pPr>
      <w:r w:rsidRPr="00760C18">
        <w:t>Activity Diagram</w:t>
      </w:r>
    </w:p>
    <w:p w14:paraId="578F1DAA" w14:textId="77777777" w:rsidR="00F30367" w:rsidRDefault="009B4C29" w:rsidP="009B4C29">
      <w:pPr>
        <w:jc w:val="center"/>
      </w:pPr>
      <w:r>
        <w:object w:dxaOrig="13320" w:dyaOrig="11205" w14:anchorId="7BE7427A">
          <v:shape id="5d4db92c0000af2600004c69" o:spid="_x0000_i1027" type="#_x0000_t75" style="width:396.7pt;height:439.45pt" o:ole="">
            <v:imagedata r:id="rId25" o:title="" cropleft="10114f" cropright="5597f"/>
          </v:shape>
          <o:OLEObject Type="Embed" ProgID="Visio.Drawing.15" ShapeID="5d4db92c0000af2600004c69" DrawAspect="Content" ObjectID="_1636369216" r:id="rId26"/>
        </w:object>
      </w:r>
    </w:p>
    <w:p w14:paraId="2871F6E6" w14:textId="77777777" w:rsidR="00F30367" w:rsidRDefault="00B113DE" w:rsidP="009B4C29">
      <w:pPr>
        <w:pStyle w:val="Heading5"/>
      </w:pPr>
      <w:r>
        <w:t>SVS-ACT-REQ-310864/C-GNSS/Cellular Time Sharing</w:t>
      </w:r>
    </w:p>
    <w:p w14:paraId="37199DDD" w14:textId="77777777" w:rsidR="00F30367" w:rsidRPr="00760C18" w:rsidRDefault="00B113DE" w:rsidP="00F30367">
      <w:pPr>
        <w:pStyle w:val="BoldText"/>
      </w:pPr>
      <w:r w:rsidRPr="00760C18">
        <w:t>Activity Diagram</w:t>
      </w:r>
    </w:p>
    <w:p w14:paraId="6CC9E5A0" w14:textId="77777777" w:rsidR="00F30367" w:rsidRDefault="009B4C29" w:rsidP="009B4C29">
      <w:pPr>
        <w:jc w:val="center"/>
      </w:pPr>
      <w:r>
        <w:object w:dxaOrig="10771" w:dyaOrig="11521" w14:anchorId="71EE3EB3">
          <v:shape id="5d4db92c0000af2600001135" o:spid="_x0000_i1028" type="#_x0000_t75" style="width:467.3pt;height:499.9pt" o:ole="">
            <v:imagedata r:id="rId27" o:title=""/>
          </v:shape>
          <o:OLEObject Type="Embed" ProgID="Visio.Drawing.15" ShapeID="5d4db92c0000af2600001135" DrawAspect="Content" ObjectID="_1636369217" r:id="rId28"/>
        </w:object>
      </w:r>
    </w:p>
    <w:p w14:paraId="187B09C3" w14:textId="77777777" w:rsidR="00F30367" w:rsidRDefault="00F30367" w:rsidP="00F30367">
      <w:pPr>
        <w:jc w:val="center"/>
      </w:pPr>
    </w:p>
    <w:p w14:paraId="43324133" w14:textId="77777777" w:rsidR="00F30367" w:rsidRPr="002B76E1" w:rsidRDefault="00B113DE" w:rsidP="00F30367">
      <w:pPr>
        <w:jc w:val="center"/>
      </w:pPr>
      <w:r>
        <w:t>Note: ‘x’ from above diagram shall be defined in the implementation</w:t>
      </w:r>
    </w:p>
    <w:p w14:paraId="79FC26AD" w14:textId="77777777" w:rsidR="00F30367" w:rsidRDefault="00B113DE" w:rsidP="009B4C29">
      <w:pPr>
        <w:pStyle w:val="Heading4"/>
      </w:pPr>
      <w:r>
        <w:t>Sequence Diagrams</w:t>
      </w:r>
    </w:p>
    <w:p w14:paraId="5964C34A" w14:textId="77777777" w:rsidR="00F30367" w:rsidRDefault="00B113DE" w:rsidP="009B4C29">
      <w:pPr>
        <w:pStyle w:val="Heading5"/>
      </w:pPr>
      <w:r>
        <w:t>SVS-SD-REQ-303285/F-FTCP Data Comm. from SVSOffBoardClient to SVSServer</w:t>
      </w:r>
    </w:p>
    <w:p w14:paraId="09A4E53F" w14:textId="77777777" w:rsidR="00F30367" w:rsidRPr="00760C18" w:rsidRDefault="00B113DE" w:rsidP="00F30367">
      <w:pPr>
        <w:pStyle w:val="BoldText"/>
      </w:pPr>
      <w:r w:rsidRPr="00760C18">
        <w:t>Sequence Diagram</w:t>
      </w:r>
    </w:p>
    <w:p w14:paraId="15FB62ED" w14:textId="77777777" w:rsidR="00F30367" w:rsidRDefault="00B113DE" w:rsidP="00F30367">
      <w:r>
        <w:t>FTCP activate/deactivate theft mode command is sent to SVSServer when vehicle is MQTT connected between SVSOffBoardClient and SVSOnBoardClient.</w:t>
      </w:r>
    </w:p>
    <w:p w14:paraId="680EEB0C" w14:textId="77777777" w:rsidR="00F30367" w:rsidRDefault="00F30367" w:rsidP="00F30367"/>
    <w:p w14:paraId="1F5C1A1B" w14:textId="77777777" w:rsidR="00F30367" w:rsidRPr="00DE0717" w:rsidRDefault="009B4C29" w:rsidP="009B4C29">
      <w:pPr>
        <w:jc w:val="center"/>
      </w:pPr>
      <w:r>
        <w:object w:dxaOrig="11085" w:dyaOrig="5325" w14:anchorId="5BE846F2">
          <v:shape id="5d4db92c0000af2600007c13" o:spid="_x0000_i1029" type="#_x0000_t75" style="width:502.65pt;height:242.5pt" o:ole="">
            <v:imagedata r:id="rId29" o:title=""/>
          </v:shape>
          <o:OLEObject Type="Embed" ProgID="Visio.Drawing.15" ShapeID="5d4db92c0000af2600007c13" DrawAspect="Content" ObjectID="_1636369218" r:id="rId30"/>
        </w:object>
      </w:r>
    </w:p>
    <w:p w14:paraId="2B62431E" w14:textId="77777777" w:rsidR="00F30367" w:rsidRDefault="00B113DE" w:rsidP="009B4C29">
      <w:pPr>
        <w:pStyle w:val="Heading5"/>
      </w:pPr>
      <w:r>
        <w:t>SVS-SD-REQ-303327/D-FTCP Retry Strategies</w:t>
      </w:r>
    </w:p>
    <w:p w14:paraId="73B5B069" w14:textId="77777777" w:rsidR="00F30367" w:rsidRPr="00760C18" w:rsidRDefault="00B113DE" w:rsidP="00F30367">
      <w:pPr>
        <w:pStyle w:val="BoldText"/>
      </w:pPr>
      <w:r w:rsidRPr="00760C18">
        <w:t>Sequence Diagram</w:t>
      </w:r>
    </w:p>
    <w:p w14:paraId="1C3D962C" w14:textId="77777777" w:rsidR="00F30367" w:rsidRDefault="00B113DE" w:rsidP="00F30367">
      <w:r w:rsidRPr="000E5E45">
        <w:t xml:space="preserve">Retry strategy applied when FTCP activate/deactivate </w:t>
      </w:r>
      <w:r>
        <w:t>theft mode</w:t>
      </w:r>
      <w:r w:rsidRPr="000E5E45">
        <w:t xml:space="preserve"> </w:t>
      </w:r>
      <w:r w:rsidRPr="00E1526C">
        <w:t xml:space="preserve">command failed to deliver to </w:t>
      </w:r>
      <w:r>
        <w:t>SVSOnBoardClient.</w:t>
      </w:r>
    </w:p>
    <w:p w14:paraId="01B6CA5D" w14:textId="77777777" w:rsidR="00F30367" w:rsidRDefault="00F30367" w:rsidP="00F30367"/>
    <w:p w14:paraId="5C7E03FC" w14:textId="77777777" w:rsidR="00F30367" w:rsidRDefault="009B4C29" w:rsidP="009B4C29">
      <w:pPr>
        <w:jc w:val="center"/>
      </w:pPr>
      <w:r>
        <w:object w:dxaOrig="11115" w:dyaOrig="7965" w14:anchorId="78F69DBC">
          <v:shape id="5d4db92c0000af26000048d0" o:spid="_x0000_i1030" type="#_x0000_t75" style="width:456.45pt;height:326.05pt" o:ole="">
            <v:imagedata r:id="rId31" o:title=""/>
          </v:shape>
          <o:OLEObject Type="Embed" ProgID="Visio.Drawing.15" ShapeID="5d4db92c0000af26000048d0" DrawAspect="Content" ObjectID="_1636369219" r:id="rId32"/>
        </w:object>
      </w:r>
    </w:p>
    <w:p w14:paraId="696BCF36" w14:textId="77777777" w:rsidR="00F30367" w:rsidRDefault="00F30367" w:rsidP="00F30367">
      <w:pPr>
        <w:jc w:val="center"/>
      </w:pPr>
    </w:p>
    <w:p w14:paraId="67F93457" w14:textId="77777777" w:rsidR="00F30367" w:rsidRDefault="00B113DE" w:rsidP="009B4C29">
      <w:pPr>
        <w:pStyle w:val="Heading5"/>
      </w:pPr>
      <w:r>
        <w:t>SVS-SD-REQ-303698/E-</w:t>
      </w:r>
      <w:del w:id="833" w:author="Ekanthappa, Rudresh (R.)" w:date="2019-11-12T10:44:00Z">
        <w:r w:rsidDel="005C3407">
          <w:delText>Type4</w:delText>
        </w:r>
      </w:del>
      <w:ins w:id="834" w:author="Ekanthappa, Rudresh (R.)" w:date="2019-11-12T10:44:00Z">
        <w:r w:rsidR="005C3407">
          <w:t>Type3</w:t>
        </w:r>
      </w:ins>
      <w:r>
        <w:t xml:space="preserve"> SMS Data Comm. from SVSOffBoardClient to SVSServer</w:t>
      </w:r>
    </w:p>
    <w:p w14:paraId="5E59D2C2" w14:textId="77777777" w:rsidR="00F30367" w:rsidRPr="00760C18" w:rsidRDefault="00B113DE" w:rsidP="00F30367">
      <w:pPr>
        <w:pStyle w:val="BoldText"/>
      </w:pPr>
      <w:r w:rsidRPr="00760C18">
        <w:t>Sequence Diagram</w:t>
      </w:r>
    </w:p>
    <w:p w14:paraId="36F73E8F" w14:textId="77777777" w:rsidR="00F30367" w:rsidRDefault="00B113DE" w:rsidP="00F30367">
      <w:del w:id="835" w:author="Ekanthappa, Rudresh (R.)" w:date="2019-11-12T10:45:00Z">
        <w:r w:rsidDel="005C3407">
          <w:delText>Type 4</w:delText>
        </w:r>
      </w:del>
      <w:ins w:id="836" w:author="Ekanthappa, Rudresh (R.)" w:date="2019-11-12T10:45:00Z">
        <w:r w:rsidR="005C3407">
          <w:t>Type3</w:t>
        </w:r>
      </w:ins>
      <w:r>
        <w:t xml:space="preserve"> SMS activate/deactivate theft mode command is sent to SVSServer when MQTT connection not available between SVSOffBoardClient and SVSOnBoardClient.</w:t>
      </w:r>
    </w:p>
    <w:p w14:paraId="4627C4DF" w14:textId="77777777" w:rsidR="00F30367" w:rsidRDefault="00F30367" w:rsidP="00F30367"/>
    <w:p w14:paraId="7EB87F71" w14:textId="77777777" w:rsidR="00F30367" w:rsidRDefault="009B4C29" w:rsidP="009B4C29">
      <w:pPr>
        <w:jc w:val="center"/>
      </w:pPr>
      <w:r>
        <w:object w:dxaOrig="11085" w:dyaOrig="6330" w14:anchorId="280E1DC0">
          <v:shape id="5d4db92c0000af2600001384" o:spid="_x0000_i1031" type="#_x0000_t75" style="width:488.4pt;height:279.85pt" o:ole="">
            <v:imagedata r:id="rId33" o:title=""/>
          </v:shape>
          <o:OLEObject Type="Embed" ProgID="Visio.Drawing.15" ShapeID="5d4db92c0000af2600001384" DrawAspect="Content" ObjectID="_1636369220" r:id="rId34"/>
        </w:object>
      </w:r>
    </w:p>
    <w:p w14:paraId="06FE097E" w14:textId="77777777" w:rsidR="00F30367" w:rsidRDefault="00F30367" w:rsidP="00F30367">
      <w:pPr>
        <w:jc w:val="center"/>
      </w:pPr>
    </w:p>
    <w:p w14:paraId="5ABEC891" w14:textId="77777777" w:rsidR="00F30367" w:rsidRDefault="00B113DE" w:rsidP="009B4C29">
      <w:pPr>
        <w:pStyle w:val="Heading5"/>
      </w:pPr>
      <w:r>
        <w:t>SVS-SD-REQ-303710/E-</w:t>
      </w:r>
      <w:del w:id="837" w:author="Ekanthappa, Rudresh (R.)" w:date="2019-11-12T10:44:00Z">
        <w:r w:rsidDel="005C3407">
          <w:delText>Type4</w:delText>
        </w:r>
      </w:del>
      <w:ins w:id="838" w:author="Ekanthappa, Rudresh (R.)" w:date="2019-11-12T10:44:00Z">
        <w:r w:rsidR="005C3407">
          <w:t>Type3</w:t>
        </w:r>
      </w:ins>
      <w:r>
        <w:t xml:space="preserve"> SMS Retry Strategies</w:t>
      </w:r>
    </w:p>
    <w:p w14:paraId="64213971" w14:textId="77777777" w:rsidR="00F30367" w:rsidRPr="00760C18" w:rsidRDefault="00B113DE" w:rsidP="00F30367">
      <w:pPr>
        <w:pStyle w:val="BoldText"/>
      </w:pPr>
      <w:r w:rsidRPr="00760C18">
        <w:t>Sequence Diagram</w:t>
      </w:r>
    </w:p>
    <w:p w14:paraId="69A58AED" w14:textId="77777777" w:rsidR="00F30367" w:rsidRDefault="00B113DE" w:rsidP="00F30367">
      <w:r>
        <w:t xml:space="preserve">Retry strategy applied when </w:t>
      </w:r>
      <w:del w:id="839" w:author="Ekanthappa, Rudresh (R.)" w:date="2019-11-12T10:45:00Z">
        <w:r w:rsidDel="005C3407">
          <w:delText>Type 4</w:delText>
        </w:r>
      </w:del>
      <w:ins w:id="840" w:author="Ekanthappa, Rudresh (R.)" w:date="2019-11-12T10:45:00Z">
        <w:r w:rsidR="005C3407">
          <w:t>Type3</w:t>
        </w:r>
      </w:ins>
      <w:r>
        <w:t xml:space="preserve"> SMS activate/deactivate theft mode command failed to deliver to SVSServer.</w:t>
      </w:r>
    </w:p>
    <w:p w14:paraId="0ECF8F00" w14:textId="77777777" w:rsidR="00F30367" w:rsidRDefault="009B4C29" w:rsidP="009B4C29">
      <w:pPr>
        <w:jc w:val="center"/>
      </w:pPr>
      <w:r>
        <w:object w:dxaOrig="11115" w:dyaOrig="8220" w14:anchorId="40980A51">
          <v:shape id="5d4db92c0000af2600007346" o:spid="_x0000_i1032" type="#_x0000_t75" style="width:496.55pt;height:367.45pt" o:ole="">
            <v:imagedata r:id="rId35" o:title=""/>
          </v:shape>
          <o:OLEObject Type="Embed" ProgID="Visio.Drawing.15" ShapeID="5d4db92c0000af2600007346" DrawAspect="Content" ObjectID="_1636369221" r:id="rId36"/>
        </w:object>
      </w:r>
    </w:p>
    <w:p w14:paraId="4BADB1DD" w14:textId="77777777" w:rsidR="00F30367" w:rsidRDefault="009B4C29" w:rsidP="009B4C29">
      <w:pPr>
        <w:pStyle w:val="Heading2"/>
      </w:pPr>
      <w:r>
        <w:br w:type="page"/>
      </w:r>
      <w:bookmarkStart w:id="841" w:name="_Toc16252858"/>
      <w:r w:rsidR="00B113DE" w:rsidRPr="00B9479B">
        <w:t>SVS-FUN-REQ-291046/A-Power Moding</w:t>
      </w:r>
      <w:bookmarkEnd w:id="841"/>
    </w:p>
    <w:p w14:paraId="618D5455" w14:textId="77777777" w:rsidR="00F30367" w:rsidRDefault="00B113DE" w:rsidP="009B4C29">
      <w:pPr>
        <w:pStyle w:val="Heading3"/>
      </w:pPr>
      <w:bookmarkStart w:id="842" w:name="_Toc16252859"/>
      <w:r>
        <w:t>Requirements</w:t>
      </w:r>
      <w:bookmarkEnd w:id="842"/>
    </w:p>
    <w:p w14:paraId="05E9340C" w14:textId="77777777" w:rsidR="009B4C29" w:rsidRPr="009B4C29" w:rsidRDefault="009B4C29" w:rsidP="009B4C29">
      <w:pPr>
        <w:pStyle w:val="Heading4"/>
        <w:rPr>
          <w:b w:val="0"/>
          <w:u w:val="single"/>
        </w:rPr>
      </w:pPr>
      <w:r w:rsidRPr="009B4C29">
        <w:rPr>
          <w:b w:val="0"/>
          <w:u w:val="single"/>
        </w:rPr>
        <w:t>SVS-REQ-291085/F-Power Modes</w:t>
      </w:r>
    </w:p>
    <w:p w14:paraId="5E7E6ACD" w14:textId="77777777" w:rsidR="00F30367" w:rsidRPr="00AE06BC" w:rsidRDefault="00F30367" w:rsidP="00F30367"/>
    <w:tbl>
      <w:tblPr>
        <w:tblStyle w:val="TableGrid"/>
        <w:tblW w:w="0" w:type="auto"/>
        <w:jc w:val="center"/>
        <w:tblLook w:val="04A0" w:firstRow="1" w:lastRow="0" w:firstColumn="1" w:lastColumn="0" w:noHBand="0" w:noVBand="1"/>
      </w:tblPr>
      <w:tblGrid>
        <w:gridCol w:w="3235"/>
        <w:gridCol w:w="6115"/>
      </w:tblGrid>
      <w:tr w:rsidR="00F30367" w14:paraId="70BF81A2" w14:textId="77777777" w:rsidTr="009B4C29">
        <w:trPr>
          <w:jc w:val="center"/>
        </w:trPr>
        <w:tc>
          <w:tcPr>
            <w:tcW w:w="3235" w:type="dxa"/>
            <w:shd w:val="clear" w:color="auto" w:fill="D9D9D9" w:themeFill="background1" w:themeFillShade="D9"/>
          </w:tcPr>
          <w:p w14:paraId="32D42E63" w14:textId="77777777" w:rsidR="00F30367" w:rsidRPr="00332BEA" w:rsidRDefault="00B113DE" w:rsidP="00F30367">
            <w:pPr>
              <w:rPr>
                <w:rFonts w:eastAsia="Calibri" w:cs="Arial"/>
                <w:b/>
              </w:rPr>
            </w:pPr>
            <w:r w:rsidRPr="00332BEA">
              <w:rPr>
                <w:rFonts w:eastAsia="Calibri" w:cs="Arial"/>
                <w:b/>
              </w:rPr>
              <w:t>Parameter</w:t>
            </w:r>
          </w:p>
        </w:tc>
        <w:tc>
          <w:tcPr>
            <w:tcW w:w="6115" w:type="dxa"/>
            <w:shd w:val="clear" w:color="auto" w:fill="D9D9D9" w:themeFill="background1" w:themeFillShade="D9"/>
          </w:tcPr>
          <w:p w14:paraId="110465BB" w14:textId="77777777" w:rsidR="00F30367" w:rsidRPr="00332BEA" w:rsidRDefault="00B113DE" w:rsidP="00F30367">
            <w:pPr>
              <w:rPr>
                <w:rFonts w:eastAsia="Calibri" w:cs="Arial"/>
                <w:b/>
              </w:rPr>
            </w:pPr>
            <w:r w:rsidRPr="00332BEA">
              <w:rPr>
                <w:rFonts w:eastAsia="Calibri" w:cs="Arial"/>
                <w:b/>
              </w:rPr>
              <w:t>Description</w:t>
            </w:r>
          </w:p>
        </w:tc>
      </w:tr>
      <w:tr w:rsidR="00F30367" w14:paraId="67300319" w14:textId="77777777" w:rsidTr="009B4C29">
        <w:trPr>
          <w:jc w:val="center"/>
        </w:trPr>
        <w:tc>
          <w:tcPr>
            <w:tcW w:w="3235" w:type="dxa"/>
          </w:tcPr>
          <w:p w14:paraId="7DDD27B9" w14:textId="77777777" w:rsidR="00F30367" w:rsidRPr="00EA1CF7" w:rsidRDefault="00B113DE" w:rsidP="00F30367">
            <w:pPr>
              <w:rPr>
                <w:rFonts w:eastAsia="Calibri" w:cs="Arial"/>
                <w:b/>
              </w:rPr>
            </w:pPr>
            <w:r w:rsidRPr="00EA1CF7">
              <w:rPr>
                <w:rFonts w:eastAsia="Calibri" w:cs="Arial"/>
                <w:b/>
              </w:rPr>
              <w:t>C1 mAh</w:t>
            </w:r>
          </w:p>
          <w:p w14:paraId="2849D86C" w14:textId="77777777" w:rsidR="00F30367" w:rsidRDefault="00B113DE" w:rsidP="00F30367">
            <w:pPr>
              <w:rPr>
                <w:rFonts w:eastAsia="Calibri" w:cs="Arial"/>
              </w:rPr>
            </w:pPr>
            <w:r>
              <w:rPr>
                <w:rFonts w:eastAsia="Calibri" w:cs="Arial"/>
              </w:rPr>
              <w:t>(Low-voltage)</w:t>
            </w:r>
          </w:p>
          <w:p w14:paraId="34007696" w14:textId="77777777" w:rsidR="00F30367" w:rsidRDefault="00B113DE" w:rsidP="00F30367">
            <w:pPr>
              <w:rPr>
                <w:rFonts w:eastAsia="Calibri" w:cs="Arial"/>
              </w:rPr>
            </w:pPr>
            <w:r>
              <w:rPr>
                <w:rFonts w:eastAsia="Calibri" w:cs="Arial"/>
              </w:rPr>
              <w:t>(In diagram - Main Battery –  Green)</w:t>
            </w:r>
          </w:p>
        </w:tc>
        <w:tc>
          <w:tcPr>
            <w:tcW w:w="6115" w:type="dxa"/>
          </w:tcPr>
          <w:p w14:paraId="10D219AF" w14:textId="77777777" w:rsidR="00F30367" w:rsidRDefault="00B113DE" w:rsidP="00F30367">
            <w:pPr>
              <w:rPr>
                <w:rFonts w:eastAsia="Calibri" w:cs="Arial"/>
              </w:rPr>
            </w:pPr>
            <w:r>
              <w:rPr>
                <w:rFonts w:eastAsia="Calibri" w:cs="Arial"/>
              </w:rPr>
              <w:t>Vehicle power state changes to LPR mode (</w:t>
            </w:r>
            <w:r>
              <w:t>LOR to DRX so SLP)</w:t>
            </w:r>
            <w:r>
              <w:rPr>
                <w:rFonts w:eastAsia="Calibri" w:cs="Arial"/>
              </w:rPr>
              <w:t xml:space="preserve"> (</w:t>
            </w:r>
            <w:r w:rsidRPr="00F7705F">
              <w:rPr>
                <w:rFonts w:eastAsia="Calibri" w:cs="Arial"/>
              </w:rPr>
              <w:t>14 day cutoff, main battery depletion of no more than 25% over 40 days</w:t>
            </w:r>
            <w:r>
              <w:rPr>
                <w:rFonts w:eastAsia="Calibri" w:cs="Arial"/>
              </w:rPr>
              <w:t>)</w:t>
            </w:r>
          </w:p>
        </w:tc>
      </w:tr>
      <w:tr w:rsidR="00F30367" w14:paraId="4DBD0FBB" w14:textId="77777777" w:rsidTr="009B4C29">
        <w:trPr>
          <w:jc w:val="center"/>
        </w:trPr>
        <w:tc>
          <w:tcPr>
            <w:tcW w:w="3235" w:type="dxa"/>
          </w:tcPr>
          <w:p w14:paraId="37F3BC96" w14:textId="77777777" w:rsidR="00F30367" w:rsidRPr="00EA1CF7" w:rsidRDefault="00B113DE" w:rsidP="00F30367">
            <w:pPr>
              <w:rPr>
                <w:rFonts w:eastAsia="Calibri" w:cs="Arial"/>
                <w:b/>
              </w:rPr>
            </w:pPr>
            <w:r w:rsidRPr="00EA1CF7">
              <w:rPr>
                <w:rFonts w:eastAsia="Calibri" w:cs="Arial"/>
                <w:b/>
              </w:rPr>
              <w:t>C2 mAh</w:t>
            </w:r>
          </w:p>
          <w:p w14:paraId="1C968C8D" w14:textId="77777777" w:rsidR="00F30367" w:rsidRDefault="00B113DE" w:rsidP="00F30367">
            <w:pPr>
              <w:rPr>
                <w:rFonts w:eastAsia="Calibri" w:cs="Arial"/>
              </w:rPr>
            </w:pPr>
            <w:r>
              <w:rPr>
                <w:rFonts w:eastAsia="Calibri" w:cs="Arial"/>
              </w:rPr>
              <w:t>(Warning)</w:t>
            </w:r>
          </w:p>
          <w:p w14:paraId="569AD0B1" w14:textId="77777777" w:rsidR="00F30367" w:rsidRDefault="00B113DE" w:rsidP="00F30367">
            <w:pPr>
              <w:rPr>
                <w:rFonts w:eastAsia="Calibri" w:cs="Arial"/>
              </w:rPr>
            </w:pPr>
            <w:r>
              <w:rPr>
                <w:rFonts w:eastAsia="Calibri" w:cs="Arial"/>
              </w:rPr>
              <w:t>(In diagram - Main Battery –  Yellow)</w:t>
            </w:r>
          </w:p>
        </w:tc>
        <w:tc>
          <w:tcPr>
            <w:tcW w:w="6115" w:type="dxa"/>
          </w:tcPr>
          <w:p w14:paraId="0C44FD7B" w14:textId="77777777" w:rsidR="00F30367" w:rsidRDefault="00B113DE" w:rsidP="00F30367">
            <w:pPr>
              <w:rPr>
                <w:rFonts w:eastAsia="Calibri" w:cs="Arial"/>
              </w:rPr>
            </w:pPr>
            <w:r>
              <w:rPr>
                <w:rFonts w:eastAsia="Calibri" w:cs="Arial"/>
              </w:rPr>
              <w:t>Threshold at which vehicle will exit extended deep sleep mode and enter deep sleep (when NOT in “Theft Mode”) or periodic location reporting transitions to on-demand location reporting (when IN “Theft Mode”)</w:t>
            </w:r>
          </w:p>
        </w:tc>
      </w:tr>
      <w:tr w:rsidR="00F30367" w14:paraId="68CD5741" w14:textId="77777777" w:rsidTr="009B4C29">
        <w:trPr>
          <w:jc w:val="center"/>
        </w:trPr>
        <w:tc>
          <w:tcPr>
            <w:tcW w:w="3235" w:type="dxa"/>
          </w:tcPr>
          <w:p w14:paraId="69114DAD" w14:textId="77777777" w:rsidR="00F30367" w:rsidRPr="00EA1CF7" w:rsidRDefault="00B113DE" w:rsidP="00F30367">
            <w:pPr>
              <w:rPr>
                <w:rFonts w:eastAsia="Calibri" w:cs="Arial"/>
                <w:b/>
              </w:rPr>
            </w:pPr>
            <w:r w:rsidRPr="00EA1CF7">
              <w:rPr>
                <w:rFonts w:eastAsia="Calibri" w:cs="Arial"/>
                <w:b/>
              </w:rPr>
              <w:t>C3 mAh</w:t>
            </w:r>
          </w:p>
          <w:p w14:paraId="57DDD065" w14:textId="77777777" w:rsidR="00F30367" w:rsidRDefault="00B113DE" w:rsidP="00F30367">
            <w:pPr>
              <w:rPr>
                <w:rFonts w:eastAsia="Calibri" w:cs="Arial"/>
              </w:rPr>
            </w:pPr>
            <w:r>
              <w:rPr>
                <w:rFonts w:eastAsia="Calibri" w:cs="Arial"/>
              </w:rPr>
              <w:t>(Discharged)</w:t>
            </w:r>
          </w:p>
          <w:p w14:paraId="739097C4" w14:textId="77777777" w:rsidR="00F30367" w:rsidRDefault="00B113DE" w:rsidP="00F30367">
            <w:pPr>
              <w:rPr>
                <w:rFonts w:eastAsia="Calibri" w:cs="Arial"/>
              </w:rPr>
            </w:pPr>
            <w:r>
              <w:rPr>
                <w:rFonts w:eastAsia="Calibri" w:cs="Arial"/>
              </w:rPr>
              <w:t>(In diagram - Main Battery –  Red)</w:t>
            </w:r>
          </w:p>
        </w:tc>
        <w:tc>
          <w:tcPr>
            <w:tcW w:w="6115" w:type="dxa"/>
          </w:tcPr>
          <w:p w14:paraId="0D1B3BAF" w14:textId="77777777" w:rsidR="00F30367" w:rsidRDefault="00B113DE" w:rsidP="00F30367">
            <w:pPr>
              <w:rPr>
                <w:rFonts w:eastAsia="Calibri" w:cs="Arial"/>
              </w:rPr>
            </w:pPr>
            <w:r w:rsidRPr="004853C1">
              <w:rPr>
                <w:rFonts w:eastAsia="Calibri" w:cs="Arial"/>
              </w:rPr>
              <w:t>Main Battery charge below the lowest allowed value in theft active mode (full main battery discharge, vehicle will not start/critical battery level) at approximately 8.5V left on main battery</w:t>
            </w:r>
          </w:p>
        </w:tc>
      </w:tr>
      <w:tr w:rsidR="00F30367" w14:paraId="7758FF19" w14:textId="77777777" w:rsidTr="009B4C29">
        <w:trPr>
          <w:jc w:val="center"/>
        </w:trPr>
        <w:tc>
          <w:tcPr>
            <w:tcW w:w="3235" w:type="dxa"/>
          </w:tcPr>
          <w:p w14:paraId="289938AC" w14:textId="77777777" w:rsidR="00F30367" w:rsidRPr="00EA1CF7" w:rsidRDefault="00B113DE" w:rsidP="00F30367">
            <w:pPr>
              <w:rPr>
                <w:rFonts w:eastAsia="Calibri" w:cs="Arial"/>
                <w:b/>
              </w:rPr>
            </w:pPr>
            <w:r w:rsidRPr="00EA1CF7">
              <w:rPr>
                <w:rFonts w:eastAsia="Calibri" w:cs="Arial"/>
                <w:b/>
              </w:rPr>
              <w:t>C4 mAh</w:t>
            </w:r>
            <w:ins w:id="843" w:author="Ilieva, Elena (E.)" w:date="2019-11-13T18:22:00Z">
              <w:r w:rsidR="007B4243">
                <w:rPr>
                  <w:rFonts w:eastAsia="Calibri" w:cs="Arial"/>
                  <w:b/>
                </w:rPr>
                <w:t xml:space="preserve"> </w:t>
              </w:r>
            </w:ins>
          </w:p>
          <w:p w14:paraId="191FF315" w14:textId="77777777" w:rsidR="00F30367" w:rsidRDefault="00B113DE" w:rsidP="00F30367">
            <w:pPr>
              <w:rPr>
                <w:rFonts w:eastAsia="Calibri" w:cs="Arial"/>
              </w:rPr>
            </w:pPr>
            <w:r>
              <w:rPr>
                <w:rFonts w:eastAsia="Calibri" w:cs="Arial"/>
              </w:rPr>
              <w:t>(Low-voltage)</w:t>
            </w:r>
          </w:p>
          <w:p w14:paraId="79BD22E0" w14:textId="77777777" w:rsidR="00F30367" w:rsidRDefault="00B113DE" w:rsidP="00F30367">
            <w:pPr>
              <w:rPr>
                <w:rFonts w:eastAsia="Calibri" w:cs="Arial"/>
              </w:rPr>
            </w:pPr>
            <w:r>
              <w:rPr>
                <w:rFonts w:eastAsia="Calibri" w:cs="Arial"/>
              </w:rPr>
              <w:t>(In diagram – BUB – Yellow)</w:t>
            </w:r>
          </w:p>
        </w:tc>
        <w:tc>
          <w:tcPr>
            <w:tcW w:w="6115" w:type="dxa"/>
          </w:tcPr>
          <w:p w14:paraId="67EFD8B1" w14:textId="77777777" w:rsidR="00F30367" w:rsidRDefault="00B113DE" w:rsidP="00F30367">
            <w:pPr>
              <w:rPr>
                <w:rFonts w:eastAsia="Calibri" w:cs="Arial"/>
              </w:rPr>
            </w:pPr>
            <w:r w:rsidRPr="004853C1">
              <w:rPr>
                <w:rFonts w:eastAsia="Calibri" w:cs="Arial"/>
              </w:rPr>
              <w:t>BUB threshold triggering an alert that voltage levels are low and support will be cutoff soon if in theft mode. Also, it is the threshold at which vehicle enters into extended deep sleep mode while operating on the BUB</w:t>
            </w:r>
            <w:r>
              <w:rPr>
                <w:rFonts w:eastAsia="Calibri" w:cs="Arial"/>
              </w:rPr>
              <w:t>.</w:t>
            </w:r>
          </w:p>
        </w:tc>
      </w:tr>
      <w:tr w:rsidR="00F30367" w14:paraId="3C1F0617" w14:textId="77777777" w:rsidTr="009B4C29">
        <w:trPr>
          <w:jc w:val="center"/>
        </w:trPr>
        <w:tc>
          <w:tcPr>
            <w:tcW w:w="3235" w:type="dxa"/>
          </w:tcPr>
          <w:p w14:paraId="2C3F6B81" w14:textId="77777777" w:rsidR="00F30367" w:rsidRPr="00EA1CF7" w:rsidRDefault="00B113DE" w:rsidP="00F30367">
            <w:pPr>
              <w:rPr>
                <w:rFonts w:eastAsia="Calibri" w:cs="Arial"/>
                <w:b/>
              </w:rPr>
            </w:pPr>
            <w:r w:rsidRPr="00EA1CF7">
              <w:rPr>
                <w:rFonts w:eastAsia="Calibri" w:cs="Arial"/>
                <w:b/>
              </w:rPr>
              <w:t>C5 mAh</w:t>
            </w:r>
            <w:ins w:id="844" w:author="Ilieva, Elena (E.)" w:date="2019-11-13T18:22:00Z">
              <w:r w:rsidR="007B4243">
                <w:rPr>
                  <w:rFonts w:eastAsia="Calibri" w:cs="Arial"/>
                  <w:b/>
                </w:rPr>
                <w:t xml:space="preserve"> </w:t>
              </w:r>
            </w:ins>
          </w:p>
          <w:p w14:paraId="180BEC70" w14:textId="77777777" w:rsidR="00F30367" w:rsidRDefault="00B113DE" w:rsidP="00F30367">
            <w:pPr>
              <w:rPr>
                <w:rFonts w:eastAsia="Calibri" w:cs="Arial"/>
              </w:rPr>
            </w:pPr>
            <w:r>
              <w:rPr>
                <w:rFonts w:eastAsia="Calibri" w:cs="Arial"/>
              </w:rPr>
              <w:t>(Discharged)</w:t>
            </w:r>
          </w:p>
          <w:p w14:paraId="1C7A3D7C" w14:textId="77777777" w:rsidR="00F30367" w:rsidRDefault="00B113DE" w:rsidP="00F30367">
            <w:pPr>
              <w:rPr>
                <w:rFonts w:eastAsia="Calibri" w:cs="Arial"/>
              </w:rPr>
            </w:pPr>
            <w:r>
              <w:rPr>
                <w:rFonts w:eastAsia="Calibri" w:cs="Arial"/>
              </w:rPr>
              <w:t>(In diagram - BUB – Red)</w:t>
            </w:r>
          </w:p>
        </w:tc>
        <w:tc>
          <w:tcPr>
            <w:tcW w:w="6115" w:type="dxa"/>
          </w:tcPr>
          <w:p w14:paraId="18958BC0" w14:textId="77777777" w:rsidR="00F30367" w:rsidRDefault="00B113DE" w:rsidP="00F30367">
            <w:pPr>
              <w:rPr>
                <w:rFonts w:eastAsia="Calibri" w:cs="Arial"/>
              </w:rPr>
            </w:pPr>
            <w:r w:rsidRPr="004853C1">
              <w:rPr>
                <w:rFonts w:eastAsia="Calibri" w:cs="Arial"/>
              </w:rPr>
              <w:t>BUB threshold to allow for eCall functionality cutoff SVS will no longer be supported while in theft mode.</w:t>
            </w:r>
          </w:p>
        </w:tc>
      </w:tr>
    </w:tbl>
    <w:p w14:paraId="0D3962D2" w14:textId="77777777" w:rsidR="00240586" w:rsidRDefault="00D93205" w:rsidP="00F30367">
      <w:pPr>
        <w:rPr>
          <w:rFonts w:eastAsia="Calibri" w:cs="Arial"/>
        </w:rPr>
      </w:pPr>
      <w:del w:id="845" w:author="Ilieva, Elena (E.)" w:date="2019-11-26T23:48:00Z">
        <w:r w:rsidDel="003D2499">
          <w:rPr>
            <w:rStyle w:val="CommentReference"/>
          </w:rPr>
          <w:commentReference w:id="846"/>
        </w:r>
      </w:del>
    </w:p>
    <w:p w14:paraId="6D90CA2F" w14:textId="77777777" w:rsidR="00F30367" w:rsidRDefault="00B113DE" w:rsidP="00F30367">
      <w:pPr>
        <w:rPr>
          <w:rFonts w:eastAsia="Calibri" w:cs="Arial"/>
        </w:rPr>
      </w:pPr>
      <w:r w:rsidRPr="002B0688">
        <w:rPr>
          <w:rFonts w:eastAsia="Calibri" w:cs="Arial"/>
        </w:rPr>
        <w:t xml:space="preserve">NOTE: Please note that parameter C1 shall be defined by the </w:t>
      </w:r>
      <w:r>
        <w:rPr>
          <w:rFonts w:eastAsia="Calibri" w:cs="Arial"/>
        </w:rPr>
        <w:t>SVSServer</w:t>
      </w:r>
      <w:r w:rsidRPr="002B0688">
        <w:rPr>
          <w:rFonts w:eastAsia="Calibri" w:cs="Arial"/>
        </w:rPr>
        <w:t xml:space="preserve"> team (currently set at 14 days)</w:t>
      </w:r>
    </w:p>
    <w:p w14:paraId="66A95A3E" w14:textId="77777777" w:rsidR="009B4C29" w:rsidRPr="009B4C29" w:rsidRDefault="009B4C29" w:rsidP="009B4C29">
      <w:pPr>
        <w:pStyle w:val="Heading4"/>
        <w:rPr>
          <w:b w:val="0"/>
          <w:u w:val="single"/>
        </w:rPr>
      </w:pPr>
      <w:r w:rsidRPr="009B4C29">
        <w:rPr>
          <w:b w:val="0"/>
          <w:u w:val="single"/>
        </w:rPr>
        <w:t>SVS-REQ-303134/B-Main battery power while SVS Subscription NOT active</w:t>
      </w:r>
    </w:p>
    <w:p w14:paraId="09F7EF64" w14:textId="77777777" w:rsidR="00F30367" w:rsidRPr="006D39EB" w:rsidRDefault="00B113DE" w:rsidP="00F30367">
      <w:r>
        <w:t>The ignition in OFF state, while customer is not subscribed to SVS, shall have no impact to SVSServer power moding transitions.</w:t>
      </w:r>
    </w:p>
    <w:p w14:paraId="07A79444" w14:textId="77777777" w:rsidR="009B4C29" w:rsidRPr="009B4C29" w:rsidRDefault="009B4C29" w:rsidP="009B4C29">
      <w:pPr>
        <w:pStyle w:val="Heading4"/>
        <w:rPr>
          <w:b w:val="0"/>
          <w:u w:val="single"/>
        </w:rPr>
      </w:pPr>
      <w:r w:rsidRPr="009B4C29">
        <w:rPr>
          <w:b w:val="0"/>
          <w:u w:val="single"/>
        </w:rPr>
        <w:t>SVS-REQ-360728/A-Ignition ON and Main Battery Thresholds</w:t>
      </w:r>
    </w:p>
    <w:p w14:paraId="42EFAC60" w14:textId="77777777" w:rsidR="00F30367" w:rsidRDefault="00B113DE" w:rsidP="00F30367">
      <w:r w:rsidRPr="00A53192">
        <w:t>When ignition state is ON, SVSServer shall not act upon any main battery threshold transitions.  If the “Theft Mode” periodicity has been set to by request only (either by the SVSOffBoardClient or by the SVSServer on a previous ignition off battery threshold transition), it shall be kept at this state.</w:t>
      </w:r>
    </w:p>
    <w:p w14:paraId="7FB4B723" w14:textId="77777777" w:rsidR="009B4C29" w:rsidRPr="009B4C29" w:rsidRDefault="009B4C29" w:rsidP="009B4C29">
      <w:pPr>
        <w:pStyle w:val="Heading4"/>
        <w:rPr>
          <w:b w:val="0"/>
          <w:u w:val="single"/>
        </w:rPr>
      </w:pPr>
      <w:r w:rsidRPr="009B4C29">
        <w:rPr>
          <w:b w:val="0"/>
          <w:u w:val="single"/>
        </w:rPr>
        <w:t>SVS-REQ-360730/A-Ignition ON to OFF Transitions and Main Battery Thresholds</w:t>
      </w:r>
    </w:p>
    <w:p w14:paraId="52E2B8DE" w14:textId="77777777" w:rsidR="00F30367" w:rsidRDefault="00B113DE" w:rsidP="00F30367">
      <w:r w:rsidRPr="00140FE0">
        <w:t>When ignition state transitions from ON to OFF, SVSServer shall determine the main battery threshold currently in effect and act according to that threshold.</w:t>
      </w:r>
    </w:p>
    <w:p w14:paraId="5EDAFFED" w14:textId="77777777" w:rsidR="009B4C29" w:rsidRPr="009B4C29" w:rsidRDefault="009B4C29" w:rsidP="009B4C29">
      <w:pPr>
        <w:pStyle w:val="Heading4"/>
        <w:rPr>
          <w:b w:val="0"/>
          <w:u w:val="single"/>
        </w:rPr>
      </w:pPr>
      <w:r w:rsidRPr="009B4C29">
        <w:rPr>
          <w:b w:val="0"/>
          <w:u w:val="single"/>
        </w:rPr>
        <w:t>SVS-REQ-303135/D-Main battery power while SVS Subscription active while NOT in “Theft Mode”</w:t>
      </w:r>
    </w:p>
    <w:p w14:paraId="12991ACA" w14:textId="77777777" w:rsidR="00F30367" w:rsidRPr="00F7765A" w:rsidRDefault="00B113DE" w:rsidP="00F30367">
      <w:r>
        <w:t xml:space="preserve">When in the ignition OFF state, main battery shall provide power to SVSServer </w:t>
      </w:r>
      <w:r w:rsidRPr="00B3688E">
        <w:t xml:space="preserve">until low-voltage threshold </w:t>
      </w:r>
      <w:r>
        <w:t xml:space="preserve">C1 </w:t>
      </w:r>
      <w:r w:rsidRPr="00B3688E">
        <w:t>reached</w:t>
      </w:r>
      <w:r>
        <w:t>. After C1 reached, SVSServer shall continue monitoring for any requests until warning threshold C2 is reached.</w:t>
      </w:r>
    </w:p>
    <w:p w14:paraId="16A57C3F" w14:textId="77777777" w:rsidR="009B4C29" w:rsidRPr="009B4C29" w:rsidRDefault="009B4C29" w:rsidP="009B4C29">
      <w:pPr>
        <w:pStyle w:val="Heading4"/>
        <w:rPr>
          <w:b w:val="0"/>
          <w:u w:val="single"/>
        </w:rPr>
      </w:pPr>
      <w:r w:rsidRPr="009B4C29">
        <w:rPr>
          <w:b w:val="0"/>
          <w:u w:val="single"/>
        </w:rPr>
        <w:t>SVS-REQ-303140/D-Main battery power while SVS “Theft Mode” Active Low voltage threshold reached</w:t>
      </w:r>
    </w:p>
    <w:p w14:paraId="659C2D97" w14:textId="77777777" w:rsidR="00F30367" w:rsidRDefault="00B113DE" w:rsidP="00F30367">
      <w:r>
        <w:t xml:space="preserve">Main battery shall provide power to SVSServer. Once low-voltage threshold is reached, SVSServer shall </w:t>
      </w:r>
      <w:r w:rsidRPr="00C31404">
        <w:t xml:space="preserve">update Main Battery State field in </w:t>
      </w:r>
      <w:r>
        <w:t xml:space="preserve">GRPC </w:t>
      </w:r>
      <w:r w:rsidRPr="00C31404">
        <w:t>response message to “Low –voltage” and change shall be captured in “Theft Mode” response message (refer to “</w:t>
      </w:r>
      <w:r>
        <w:t>GRPC</w:t>
      </w:r>
      <w:r w:rsidRPr="00C31404">
        <w:t xml:space="preserve"> Data Communication”)</w:t>
      </w:r>
      <w:r>
        <w:t xml:space="preserve">. SVS shall continue depleting main battery until SVSServer detects warning threshold C2 (refer to </w:t>
      </w:r>
      <w:r>
        <w:rPr>
          <w:u w:val="single"/>
        </w:rPr>
        <w:t>SVS-REQ-306354)</w:t>
      </w:r>
      <w:r>
        <w:t>.</w:t>
      </w:r>
    </w:p>
    <w:p w14:paraId="338DD63E" w14:textId="77777777" w:rsidR="009B4C29" w:rsidRPr="009B4C29" w:rsidRDefault="009B4C29" w:rsidP="009B4C29">
      <w:pPr>
        <w:pStyle w:val="Heading4"/>
        <w:rPr>
          <w:b w:val="0"/>
          <w:u w:val="single"/>
        </w:rPr>
      </w:pPr>
      <w:r w:rsidRPr="009B4C29">
        <w:rPr>
          <w:b w:val="0"/>
          <w:u w:val="single"/>
        </w:rPr>
        <w:t>SVS-REQ-306354/C-Main battery power while SVS “Theft Mode” Active Warning threshold reached</w:t>
      </w:r>
    </w:p>
    <w:p w14:paraId="6360E0F0" w14:textId="77777777" w:rsidR="00F30367" w:rsidRDefault="00B113DE" w:rsidP="00F30367">
      <w:r w:rsidRPr="006F7C8A">
        <w:t xml:space="preserve">Main battery shall provide power to SVSServer. Once warning threshold </w:t>
      </w:r>
      <w:r>
        <w:t xml:space="preserve">C2 </w:t>
      </w:r>
      <w:r w:rsidRPr="006F7C8A">
        <w:t xml:space="preserve">reached, </w:t>
      </w:r>
      <w:r w:rsidRPr="009D4D5C">
        <w:t xml:space="preserve">Main Power status field in </w:t>
      </w:r>
      <w:r>
        <w:t xml:space="preserve">GRPC </w:t>
      </w:r>
      <w:r w:rsidRPr="009D4D5C">
        <w:t>response message sh</w:t>
      </w:r>
      <w:r>
        <w:t xml:space="preserve">all be changed to “Warning”. </w:t>
      </w:r>
      <w:r w:rsidRPr="006F7C8A">
        <w:t xml:space="preserve">SVSServer shall continue depleting main battery until SVSServer detects Discharged </w:t>
      </w:r>
      <w:r>
        <w:t xml:space="preserve">C3 </w:t>
      </w:r>
      <w:r w:rsidRPr="006F7C8A">
        <w:t>threshold. Change shall be captured in “Theft Mode” response message (refer to "</w:t>
      </w:r>
      <w:r>
        <w:t xml:space="preserve">GRPC </w:t>
      </w:r>
      <w:r w:rsidRPr="006F7C8A">
        <w:t>Data Communication").</w:t>
      </w:r>
      <w:r>
        <w:t xml:space="preserve"> </w:t>
      </w:r>
      <w:r w:rsidRPr="000E1380">
        <w:t xml:space="preserve">Main Power status field in </w:t>
      </w:r>
      <w:r>
        <w:t xml:space="preserve">GRPC </w:t>
      </w:r>
      <w:r w:rsidRPr="000E1380">
        <w:t>response message shall be changed to “Warning”.</w:t>
      </w:r>
    </w:p>
    <w:p w14:paraId="16A23DEB" w14:textId="77777777" w:rsidR="009B4C29" w:rsidRPr="009B4C29" w:rsidRDefault="009B4C29" w:rsidP="009B4C29">
      <w:pPr>
        <w:pStyle w:val="Heading4"/>
        <w:rPr>
          <w:b w:val="0"/>
          <w:u w:val="single"/>
        </w:rPr>
      </w:pPr>
      <w:r w:rsidRPr="009B4C29">
        <w:rPr>
          <w:b w:val="0"/>
          <w:u w:val="single"/>
        </w:rPr>
        <w:t>SVS-REQ-303141/D-Periodicity Reduction Main battery power while “Theft Mode” active</w:t>
      </w:r>
    </w:p>
    <w:p w14:paraId="692E14F8" w14:textId="77777777" w:rsidR="00F30367" w:rsidRPr="00134FA5" w:rsidRDefault="00B113DE" w:rsidP="00F30367">
      <w:r>
        <w:t>Once Warning threshold C2 reached, SVSServer shall change “Theft Mode” periodicity to by request ONLY. Change shall be captured in “Theft Mode” response message (refer to “GRPC Data Communication”). Reporting Frequency field shall be changed to 0. Request for frequency change shall still be allowed, if received by SVSServer and requested by the Call Center.</w:t>
      </w:r>
    </w:p>
    <w:p w14:paraId="27E75B91" w14:textId="77777777" w:rsidR="009B4C29" w:rsidRPr="009B4C29" w:rsidRDefault="009B4C29" w:rsidP="009B4C29">
      <w:pPr>
        <w:pStyle w:val="Heading4"/>
        <w:rPr>
          <w:b w:val="0"/>
          <w:u w:val="single"/>
        </w:rPr>
      </w:pPr>
      <w:r w:rsidRPr="009B4C29">
        <w:rPr>
          <w:b w:val="0"/>
          <w:u w:val="single"/>
        </w:rPr>
        <w:t>SVS-REQ-303142/E-Main battery Depletion while “Theft Mode” active and NO BUB available</w:t>
      </w:r>
    </w:p>
    <w:p w14:paraId="71B08B9C" w14:textId="77777777" w:rsidR="00F30367" w:rsidRPr="00A33FD1" w:rsidRDefault="00B113DE" w:rsidP="00F30367">
      <w:r>
        <w:t xml:space="preserve">SVSServer shall continue depleting main battery until SVSServer detects SVS discharged threshold C3 where the main battery is no longer sufficient to provide SVS functionality. SVSServer shall update message of main battery depletion and functionality termination as part of the “Theft Mode” response message (refer to “GRPC Data Communication”). </w:t>
      </w:r>
      <w:r w:rsidRPr="005B523E">
        <w:t xml:space="preserve">Main Power status field in </w:t>
      </w:r>
      <w:r>
        <w:t xml:space="preserve">GRPC </w:t>
      </w:r>
      <w:r w:rsidRPr="005B523E">
        <w:t xml:space="preserve">response message shall be changed to “Discharged” and SVS </w:t>
      </w:r>
      <w:r>
        <w:t xml:space="preserve">Support Status </w:t>
      </w:r>
      <w:r w:rsidRPr="005B523E">
        <w:t>field to “</w:t>
      </w:r>
      <w:r>
        <w:t>Unsupported</w:t>
      </w:r>
      <w:r w:rsidRPr="005B523E">
        <w:t>”.</w:t>
      </w:r>
    </w:p>
    <w:p w14:paraId="1CE8D9E2" w14:textId="77777777" w:rsidR="009B4C29" w:rsidRPr="009B4C29" w:rsidRDefault="009B4C29" w:rsidP="009B4C29">
      <w:pPr>
        <w:pStyle w:val="Heading4"/>
        <w:rPr>
          <w:b w:val="0"/>
          <w:u w:val="single"/>
        </w:rPr>
      </w:pPr>
      <w:r w:rsidRPr="009B4C29">
        <w:rPr>
          <w:b w:val="0"/>
          <w:u w:val="single"/>
        </w:rPr>
        <w:t>SVS-REQ-303144/D-Main battery Depletion while “Theft Mode” active and BUB available</w:t>
      </w:r>
    </w:p>
    <w:p w14:paraId="2BFB7078" w14:textId="77777777" w:rsidR="00F30367" w:rsidRDefault="00B113DE" w:rsidP="00F30367">
      <w:pPr>
        <w:rPr>
          <w:ins w:id="847" w:author="Ilieva, Elena (E.)" w:date="2019-11-14T10:25:00Z"/>
        </w:rPr>
      </w:pPr>
      <w:r>
        <w:t xml:space="preserve">SVSServer detects </w:t>
      </w:r>
      <w:r w:rsidRPr="0093151B">
        <w:t xml:space="preserve">discharged </w:t>
      </w:r>
      <w:r>
        <w:t xml:space="preserve">threshold C3 where the main battery is no longer sufficient to provide SVS functionality. BUB available and functionality seamlessly transferred to be supported by BUB. SVSServer shall update message field of main battery depletion and power source as BUB as part of the “Theft Mode” response message (refer to “GRPC </w:t>
      </w:r>
      <w:r w:rsidRPr="00F7718A">
        <w:t>Data Communication</w:t>
      </w:r>
      <w:r>
        <w:t>”).</w:t>
      </w:r>
      <w:r w:rsidRPr="0093151B">
        <w:t xml:space="preserve"> Main Power status field in </w:t>
      </w:r>
      <w:r>
        <w:t xml:space="preserve">GRPC </w:t>
      </w:r>
      <w:r w:rsidRPr="0093151B">
        <w:t>response message shall be changed to “Discharged”, BUB stat</w:t>
      </w:r>
      <w:r>
        <w:t>us field shall be updated to “A</w:t>
      </w:r>
      <w:r w:rsidRPr="0093151B">
        <w:t>vailable” an</w:t>
      </w:r>
      <w:r>
        <w:t>d SVS Support Status field to “S</w:t>
      </w:r>
      <w:r w:rsidRPr="0093151B">
        <w:t>upported</w:t>
      </w:r>
      <w:r>
        <w:t>.</w:t>
      </w:r>
      <w:r w:rsidRPr="0093151B">
        <w:t>”</w:t>
      </w:r>
    </w:p>
    <w:p w14:paraId="68167C5D" w14:textId="77777777" w:rsidR="001801B6" w:rsidRDefault="00384D51" w:rsidP="00F30367">
      <w:del w:id="848" w:author="Ilieva, Elena (E.)" w:date="2019-11-26T23:48:00Z">
        <w:r w:rsidDel="003D2499">
          <w:rPr>
            <w:rStyle w:val="CommentReference"/>
          </w:rPr>
          <w:commentReference w:id="849"/>
        </w:r>
      </w:del>
    </w:p>
    <w:p w14:paraId="41ADF4A5" w14:textId="77777777" w:rsidR="009B4C29" w:rsidRPr="009B4C29" w:rsidRDefault="009B4C29" w:rsidP="009B4C29">
      <w:pPr>
        <w:pStyle w:val="Heading4"/>
        <w:rPr>
          <w:b w:val="0"/>
          <w:u w:val="single"/>
        </w:rPr>
      </w:pPr>
      <w:r w:rsidRPr="009B4C29">
        <w:rPr>
          <w:b w:val="0"/>
          <w:u w:val="single"/>
        </w:rPr>
        <w:t>SVS-REQ-291100/E-SVSServer BUB available while in “Theft Mode” and Main Battery Physically Removed</w:t>
      </w:r>
      <w:ins w:id="850" w:author="Ilieva, Elena (E.)" w:date="2019-11-13T18:24:00Z">
        <w:r w:rsidR="007B4243">
          <w:rPr>
            <w:b w:val="0"/>
            <w:u w:val="single"/>
          </w:rPr>
          <w:t xml:space="preserve"> </w:t>
        </w:r>
      </w:ins>
    </w:p>
    <w:p w14:paraId="498F3741" w14:textId="77777777" w:rsidR="00F30367" w:rsidRDefault="00B113DE" w:rsidP="00F30367">
      <w:pPr>
        <w:rPr>
          <w:ins w:id="851" w:author="Ilieva, Elena (E.)" w:date="2019-11-14T10:20:00Z"/>
        </w:rPr>
      </w:pPr>
      <w:r w:rsidRPr="00091606">
        <w:rPr>
          <w:rFonts w:eastAsia="Calibri" w:cs="Arial"/>
        </w:rPr>
        <w:t>As soon as main battery is disconnected, BUB shall be seamlessly engaged.</w:t>
      </w:r>
      <w:r w:rsidRPr="00E93B85">
        <w:t xml:space="preserve"> </w:t>
      </w:r>
      <w:r>
        <w:t xml:space="preserve">SVSServer shall update message field of main battery unavailability and power source as BUB as part of the “Theft Mode” response message (refer to “GRPC </w:t>
      </w:r>
      <w:r w:rsidRPr="00F7718A">
        <w:t>Data Communication</w:t>
      </w:r>
      <w:r>
        <w:t>”).</w:t>
      </w:r>
      <w:r w:rsidRPr="00921BA2">
        <w:t xml:space="preserve"> Main Power status field in </w:t>
      </w:r>
      <w:r>
        <w:t xml:space="preserve">GRPC </w:t>
      </w:r>
      <w:r w:rsidRPr="00921BA2">
        <w:t>response message shall be changed to “Discharged”, BUB status field shall be updated to “Sufficient charge” and SVS Support Status field to “SVS Supported”.</w:t>
      </w:r>
    </w:p>
    <w:p w14:paraId="1647A63C" w14:textId="77777777" w:rsidR="00240586" w:rsidRDefault="00384D51" w:rsidP="00F30367">
      <w:pPr>
        <w:rPr>
          <w:ins w:id="852" w:author="Ilieva, Elena (E.)" w:date="2019-11-13T18:22:00Z"/>
        </w:rPr>
      </w:pPr>
      <w:del w:id="853" w:author="Ilieva, Elena (E.)" w:date="2019-11-26T23:48:00Z">
        <w:r w:rsidDel="003D2499">
          <w:rPr>
            <w:rStyle w:val="CommentReference"/>
          </w:rPr>
          <w:commentReference w:id="854"/>
        </w:r>
      </w:del>
    </w:p>
    <w:p w14:paraId="55C11BAB" w14:textId="77777777" w:rsidR="007B4243" w:rsidRPr="009B4C29" w:rsidRDefault="007B4243" w:rsidP="007B4243">
      <w:pPr>
        <w:pStyle w:val="Heading4"/>
        <w:rPr>
          <w:ins w:id="855" w:author="Ilieva, Elena (E.)" w:date="2019-11-13T18:23:00Z"/>
          <w:b w:val="0"/>
          <w:u w:val="single"/>
        </w:rPr>
      </w:pPr>
      <w:ins w:id="856" w:author="Ilieva, Elena (E.)" w:date="2019-11-13T18:23:00Z">
        <w:r w:rsidRPr="009B4C29">
          <w:rPr>
            <w:b w:val="0"/>
            <w:u w:val="single"/>
          </w:rPr>
          <w:t>SVS-REQ-291100/E-</w:t>
        </w:r>
        <w:commentRangeStart w:id="857"/>
        <w:commentRangeStart w:id="858"/>
        <w:r w:rsidRPr="009B4C29">
          <w:rPr>
            <w:b w:val="0"/>
            <w:u w:val="single"/>
          </w:rPr>
          <w:t>SVSServer</w:t>
        </w:r>
        <w:r w:rsidR="00B840BA">
          <w:rPr>
            <w:b w:val="0"/>
            <w:u w:val="single"/>
          </w:rPr>
          <w:t xml:space="preserve"> BUB </w:t>
        </w:r>
      </w:ins>
      <w:ins w:id="859" w:author="Ilieva, Elena (E.)" w:date="2019-11-26T23:59:00Z">
        <w:r w:rsidR="00B840BA">
          <w:rPr>
            <w:b w:val="0"/>
            <w:u w:val="single"/>
          </w:rPr>
          <w:t xml:space="preserve">installed but not to be used </w:t>
        </w:r>
      </w:ins>
      <w:ins w:id="860" w:author="Ilieva, Elena (E.)" w:date="2019-11-13T18:23:00Z">
        <w:r w:rsidRPr="009B4C29">
          <w:rPr>
            <w:b w:val="0"/>
            <w:u w:val="single"/>
          </w:rPr>
          <w:t>while in “Theft Mode” and Main Battery Physically Removed</w:t>
        </w:r>
      </w:ins>
      <w:ins w:id="861" w:author="Ilieva, Elena (E.)" w:date="2019-11-13T18:24:00Z">
        <w:r>
          <w:rPr>
            <w:b w:val="0"/>
            <w:u w:val="single"/>
          </w:rPr>
          <w:t xml:space="preserve"> </w:t>
        </w:r>
      </w:ins>
      <w:commentRangeEnd w:id="857"/>
      <w:r w:rsidR="00924A48">
        <w:rPr>
          <w:rStyle w:val="CommentReference"/>
          <w:b w:val="0"/>
          <w:bCs w:val="0"/>
          <w:i w:val="0"/>
        </w:rPr>
        <w:commentReference w:id="857"/>
      </w:r>
      <w:del w:id="862" w:author="Ilieva, Elena (E.)" w:date="2019-11-26T23:55:00Z">
        <w:r w:rsidR="00E17BFC" w:rsidDel="003D2499">
          <w:rPr>
            <w:rStyle w:val="CommentReference"/>
            <w:b w:val="0"/>
            <w:bCs w:val="0"/>
            <w:i w:val="0"/>
          </w:rPr>
          <w:commentReference w:id="863"/>
        </w:r>
      </w:del>
    </w:p>
    <w:commentRangeEnd w:id="858"/>
    <w:p w14:paraId="6C4F6116" w14:textId="77777777" w:rsidR="00E848A5" w:rsidRDefault="00384D51" w:rsidP="00F30367">
      <w:pPr>
        <w:rPr>
          <w:ins w:id="864" w:author="Ilieva, Elena (E.)" w:date="2019-11-14T09:46:00Z"/>
        </w:rPr>
      </w:pPr>
      <w:r>
        <w:rPr>
          <w:rStyle w:val="CommentReference"/>
        </w:rPr>
        <w:commentReference w:id="858"/>
      </w:r>
      <w:ins w:id="865" w:author="Ilieva, Elena (E.)" w:date="2019-11-26T23:57:00Z">
        <w:r w:rsidR="003D2499" w:rsidRPr="003D2499">
          <w:t xml:space="preserve"> If the SVSServer has a BUB physically installed and the SVS BUB Applicable is set to false, as soon as the main battery is disconnected or drains, SVSServer shall lose all SVS capability</w:t>
        </w:r>
      </w:ins>
      <w:ins w:id="866" w:author="Ilieva, Elena (E.)" w:date="2019-11-26T23:58:00Z">
        <w:r w:rsidR="00B840BA">
          <w:t>. BUB shall not be used.</w:t>
        </w:r>
      </w:ins>
    </w:p>
    <w:p w14:paraId="3C4C6D66" w14:textId="77777777" w:rsidR="00E848A5" w:rsidRPr="00ED6444" w:rsidDel="003D2499" w:rsidRDefault="00924A48" w:rsidP="00F30367">
      <w:pPr>
        <w:rPr>
          <w:del w:id="867" w:author="Ilieva, Elena (E.)" w:date="2019-11-26T23:54:00Z"/>
        </w:rPr>
      </w:pPr>
      <w:commentRangeStart w:id="868"/>
      <w:del w:id="869" w:author="Ilieva, Elena (E.)" w:date="2019-11-26T23:54:00Z">
        <w:r w:rsidDel="003D2499">
          <w:rPr>
            <w:rStyle w:val="CommentReference"/>
          </w:rPr>
          <w:commentReference w:id="870"/>
        </w:r>
        <w:commentRangeEnd w:id="868"/>
        <w:r w:rsidR="00384D51" w:rsidDel="003D2499">
          <w:rPr>
            <w:rStyle w:val="CommentReference"/>
          </w:rPr>
          <w:commentReference w:id="868"/>
        </w:r>
      </w:del>
    </w:p>
    <w:p w14:paraId="5B0DA4D1" w14:textId="77777777" w:rsidR="009B4C29" w:rsidRPr="009B4C29" w:rsidRDefault="009B4C29" w:rsidP="009B4C29">
      <w:pPr>
        <w:pStyle w:val="Heading4"/>
        <w:rPr>
          <w:b w:val="0"/>
          <w:u w:val="single"/>
        </w:rPr>
      </w:pPr>
      <w:r w:rsidRPr="009B4C29">
        <w:rPr>
          <w:b w:val="0"/>
          <w:u w:val="single"/>
        </w:rPr>
        <w:t>SVS-REQ-303145/D-Periodicity Reduction SVSServer BUB power while “Theft Mode” active</w:t>
      </w:r>
      <w:ins w:id="871" w:author="Ilieva, Elena (E.)" w:date="2019-11-13T18:24:00Z">
        <w:r w:rsidR="007B4243">
          <w:rPr>
            <w:b w:val="0"/>
            <w:u w:val="single"/>
          </w:rPr>
          <w:t xml:space="preserve"> </w:t>
        </w:r>
      </w:ins>
    </w:p>
    <w:p w14:paraId="3578B9B2" w14:textId="77777777" w:rsidR="00F30367" w:rsidRDefault="00B113DE" w:rsidP="00F30367">
      <w:pPr>
        <w:rPr>
          <w:ins w:id="872" w:author="Ilieva, Elena (E.)" w:date="2019-11-14T09:47:00Z"/>
        </w:rPr>
      </w:pPr>
      <w:r>
        <w:t xml:space="preserve">Once BUB is engaged, GRPC message shall be updated with BUB state change as well as periodically shall be reduced to “by request/on-demand ONLY”. Change shall be captured in “Theft Mode” GRPC response message (refer to “GRPC </w:t>
      </w:r>
      <w:r w:rsidRPr="00F7718A">
        <w:t>Data Communication</w:t>
      </w:r>
      <w:r>
        <w:t>”). Request for frequency change shall still be allowed, if received by SVSServer.</w:t>
      </w:r>
    </w:p>
    <w:p w14:paraId="7378BE59" w14:textId="77777777" w:rsidR="00E848A5" w:rsidDel="003D2499" w:rsidRDefault="00384D51" w:rsidP="00F30367">
      <w:pPr>
        <w:rPr>
          <w:del w:id="873" w:author="Ilieva, Elena (E.)" w:date="2019-11-26T23:54:00Z"/>
        </w:rPr>
      </w:pPr>
      <w:del w:id="874" w:author="Ilieva, Elena (E.)" w:date="2019-11-26T23:54:00Z">
        <w:r w:rsidDel="003D2499">
          <w:rPr>
            <w:rStyle w:val="CommentReference"/>
          </w:rPr>
          <w:commentReference w:id="875"/>
        </w:r>
      </w:del>
    </w:p>
    <w:p w14:paraId="7A2B509E" w14:textId="77777777" w:rsidR="009B4C29" w:rsidRPr="009B4C29" w:rsidRDefault="009B4C29" w:rsidP="009B4C29">
      <w:pPr>
        <w:pStyle w:val="Heading4"/>
        <w:rPr>
          <w:b w:val="0"/>
          <w:u w:val="single"/>
        </w:rPr>
      </w:pPr>
      <w:r w:rsidRPr="009B4C29">
        <w:rPr>
          <w:b w:val="0"/>
          <w:u w:val="single"/>
        </w:rPr>
        <w:t>SVS-REQ-303146/E-SVSServer BUB SVS Depletion while in “Theft Mode”</w:t>
      </w:r>
      <w:ins w:id="876" w:author="Ilieva, Elena (E.)" w:date="2019-11-13T18:24:00Z">
        <w:r w:rsidR="007B4243">
          <w:rPr>
            <w:b w:val="0"/>
            <w:u w:val="single"/>
          </w:rPr>
          <w:t xml:space="preserve"> </w:t>
        </w:r>
      </w:ins>
    </w:p>
    <w:p w14:paraId="6AC0BA00" w14:textId="77777777" w:rsidR="00F30367" w:rsidRDefault="00B113DE" w:rsidP="00F30367">
      <w:pPr>
        <w:rPr>
          <w:ins w:id="877" w:author="Ilieva, Elena (E.)" w:date="2019-11-14T09:47:00Z"/>
        </w:rPr>
      </w:pPr>
      <w:r>
        <w:t xml:space="preserve">Once threshold protecting for E-Call function is reached, GRPC “Theft Mode” response message shall include termination warning message shall be sent to notify of no SVS support (refer to “GRPC </w:t>
      </w:r>
      <w:r w:rsidRPr="00F7718A">
        <w:t>Data Communication</w:t>
      </w:r>
      <w:r>
        <w:t>”).</w:t>
      </w:r>
      <w:r w:rsidRPr="008D28E9">
        <w:t xml:space="preserve"> Main Power status field in </w:t>
      </w:r>
      <w:r>
        <w:t xml:space="preserve">GRPC </w:t>
      </w:r>
      <w:r w:rsidRPr="008D28E9">
        <w:t>response message shall be changed to “Discharged”, BUB status field shall be updated to “</w:t>
      </w:r>
      <w:r>
        <w:t>Discharged</w:t>
      </w:r>
      <w:r w:rsidRPr="008D28E9">
        <w:t>” an</w:t>
      </w:r>
      <w:r>
        <w:t>d SVS Support Status field to “</w:t>
      </w:r>
      <w:r w:rsidRPr="008D28E9">
        <w:t>Unsupported”.</w:t>
      </w:r>
    </w:p>
    <w:p w14:paraId="7EAC94E5" w14:textId="77777777" w:rsidR="00E848A5" w:rsidRDefault="00384D51" w:rsidP="00F30367">
      <w:del w:id="878" w:author="Ilieva, Elena (E.)" w:date="2019-11-26T23:54:00Z">
        <w:r w:rsidDel="003D2499">
          <w:rPr>
            <w:rStyle w:val="CommentReference"/>
          </w:rPr>
          <w:commentReference w:id="879"/>
        </w:r>
      </w:del>
    </w:p>
    <w:p w14:paraId="3DD921E8" w14:textId="77777777" w:rsidR="009B4C29" w:rsidRPr="009B4C29" w:rsidRDefault="009B4C29" w:rsidP="009B4C29">
      <w:pPr>
        <w:pStyle w:val="Heading4"/>
        <w:rPr>
          <w:b w:val="0"/>
          <w:u w:val="single"/>
        </w:rPr>
      </w:pPr>
      <w:commentRangeStart w:id="880"/>
      <w:r w:rsidRPr="009B4C29">
        <w:rPr>
          <w:b w:val="0"/>
          <w:u w:val="single"/>
        </w:rPr>
        <w:t xml:space="preserve">SVS-REQ-308662/B-SVSServer BUB China Data Monitor </w:t>
      </w:r>
      <w:del w:id="881" w:author="Ilieva, Elena (E.)" w:date="2019-11-13T18:27:00Z">
        <w:r w:rsidRPr="009B4C29" w:rsidDel="007B4243">
          <w:rPr>
            <w:b w:val="0"/>
            <w:u w:val="single"/>
          </w:rPr>
          <w:delText>while in “Theft Mode”</w:delText>
        </w:r>
      </w:del>
    </w:p>
    <w:p w14:paraId="4DF69FEA" w14:textId="77777777" w:rsidR="00E848A5" w:rsidRDefault="00B113DE" w:rsidP="00F30367">
      <w:r>
        <w:t xml:space="preserve">In the event of China Data Monitor function triggered </w:t>
      </w:r>
      <w:commentRangeStart w:id="882"/>
      <w:r>
        <w:t>as soon as BUB is engaged, China Data Monitor shall take priority over SVS and shall try to complete task.</w:t>
      </w:r>
      <w:ins w:id="883" w:author="Ilieva, Elena (E.)" w:date="2019-11-27T00:09:00Z">
        <w:r w:rsidR="003952B5">
          <w:t xml:space="preserve"> SVS shal</w:t>
        </w:r>
      </w:ins>
      <w:ins w:id="884" w:author="Ilieva, Elena (E.)" w:date="2019-11-27T00:12:00Z">
        <w:r w:rsidR="003952B5">
          <w:t>l</w:t>
        </w:r>
      </w:ins>
      <w:ins w:id="885" w:author="Ilieva, Elena (E.)" w:date="2019-11-27T00:09:00Z">
        <w:r w:rsidR="003952B5">
          <w:t xml:space="preserve"> leverage BUB if and only if </w:t>
        </w:r>
      </w:ins>
      <w:commentRangeEnd w:id="880"/>
      <w:ins w:id="886" w:author="Ilieva, Elena (E.)" w:date="2019-11-27T00:10:00Z">
        <w:r w:rsidR="003952B5">
          <w:t xml:space="preserve">DID </w:t>
        </w:r>
      </w:ins>
      <w:del w:id="887" w:author="Ilieva, Elena (E.)" w:date="2019-11-26T23:55:00Z">
        <w:r w:rsidR="00924A48" w:rsidDel="003D2499">
          <w:rPr>
            <w:rStyle w:val="CommentReference"/>
          </w:rPr>
          <w:commentReference w:id="880"/>
        </w:r>
      </w:del>
      <w:commentRangeEnd w:id="882"/>
      <w:ins w:id="888" w:author="Ilieva, Elena (E.)" w:date="2019-11-27T00:10:00Z">
        <w:r w:rsidR="003952B5" w:rsidRPr="003952B5">
          <w:rPr>
            <w:rFonts w:eastAsiaTheme="minorEastAsia" w:cs="Arial"/>
            <w:color w:val="000000"/>
            <w:szCs w:val="20"/>
          </w:rPr>
          <w:t xml:space="preserve"> </w:t>
        </w:r>
        <w:r w:rsidR="003952B5">
          <w:rPr>
            <w:rFonts w:eastAsiaTheme="minorEastAsia" w:cs="Arial"/>
            <w:color w:val="000000"/>
            <w:szCs w:val="20"/>
          </w:rPr>
          <w:t>SVS_BUB_Applicable</w:t>
        </w:r>
      </w:ins>
      <w:ins w:id="889" w:author="Ilieva, Elena (E.)" w:date="2019-11-27T00:12:00Z">
        <w:r w:rsidR="003952B5">
          <w:rPr>
            <w:rFonts w:eastAsiaTheme="minorEastAsia" w:cs="Arial"/>
            <w:color w:val="000000"/>
            <w:szCs w:val="20"/>
          </w:rPr>
          <w:t xml:space="preserve"> </w:t>
        </w:r>
      </w:ins>
      <w:ins w:id="890" w:author="Ilieva, Elena (E.)" w:date="2019-11-27T00:13:00Z">
        <w:r w:rsidR="003952B5">
          <w:rPr>
            <w:rFonts w:eastAsiaTheme="minorEastAsia" w:cs="Arial"/>
            <w:color w:val="000000"/>
            <w:szCs w:val="20"/>
          </w:rPr>
          <w:t xml:space="preserve">is set to True, otherwise SVS shall not </w:t>
        </w:r>
      </w:ins>
      <w:ins w:id="891" w:author="Ilieva, Elena (E.)" w:date="2019-11-27T00:14:00Z">
        <w:r w:rsidR="003952B5">
          <w:rPr>
            <w:rFonts w:eastAsiaTheme="minorEastAsia" w:cs="Arial"/>
            <w:color w:val="000000"/>
            <w:szCs w:val="20"/>
          </w:rPr>
          <w:t>use BUB and functionality shall not be available.</w:t>
        </w:r>
      </w:ins>
      <w:ins w:id="892" w:author="Ilieva, Elena (E.)" w:date="2019-11-27T00:10:00Z">
        <w:r w:rsidR="003952B5" w:rsidDel="003D2499">
          <w:rPr>
            <w:rStyle w:val="CommentReference"/>
          </w:rPr>
          <w:t xml:space="preserve"> </w:t>
        </w:r>
      </w:ins>
      <w:del w:id="893" w:author="Ilieva, Elena (E.)" w:date="2019-11-26T23:55:00Z">
        <w:r w:rsidR="00384D51" w:rsidDel="003D2499">
          <w:rPr>
            <w:rStyle w:val="CommentReference"/>
          </w:rPr>
          <w:commentReference w:id="882"/>
        </w:r>
      </w:del>
    </w:p>
    <w:p w14:paraId="0961BDA9" w14:textId="77777777" w:rsidR="009B4C29" w:rsidRPr="009B4C29" w:rsidRDefault="009B4C29" w:rsidP="009B4C29">
      <w:pPr>
        <w:pStyle w:val="Heading4"/>
        <w:rPr>
          <w:b w:val="0"/>
          <w:u w:val="single"/>
        </w:rPr>
      </w:pPr>
      <w:r w:rsidRPr="009B4C29">
        <w:rPr>
          <w:b w:val="0"/>
          <w:u w:val="single"/>
        </w:rPr>
        <w:t>SVS-REQ-303147/C-SVSServer BUB power while NOT in “Theft Mode” and Main Battery Disconnected</w:t>
      </w:r>
      <w:ins w:id="894" w:author="Ilieva, Elena (E.)" w:date="2019-11-13T18:27:00Z">
        <w:r w:rsidR="007B4243">
          <w:rPr>
            <w:b w:val="0"/>
            <w:u w:val="single"/>
          </w:rPr>
          <w:t xml:space="preserve"> </w:t>
        </w:r>
      </w:ins>
    </w:p>
    <w:p w14:paraId="05B5B438" w14:textId="77777777" w:rsidR="00F30367" w:rsidRDefault="00B113DE" w:rsidP="00F30367">
      <w:pPr>
        <w:rPr>
          <w:ins w:id="895" w:author="Ilieva, Elena (E.)" w:date="2019-11-14T09:48:00Z"/>
        </w:rPr>
      </w:pPr>
      <w:r>
        <w:t>If customer subscribed to SVS, but vehicle currently NOT in “Theft Mode” and vehicle battery was disconnected, SVSServer shall engage BUB and support request receiving until C5.</w:t>
      </w:r>
    </w:p>
    <w:p w14:paraId="26CF882F" w14:textId="77777777" w:rsidR="00E848A5" w:rsidRDefault="00384D51" w:rsidP="00F30367">
      <w:del w:id="896" w:author="Ilieva, Elena (E.)" w:date="2019-11-26T23:53:00Z">
        <w:r w:rsidDel="003D2499">
          <w:rPr>
            <w:rStyle w:val="CommentReference"/>
          </w:rPr>
          <w:commentReference w:id="897"/>
        </w:r>
      </w:del>
    </w:p>
    <w:p w14:paraId="02A843A0" w14:textId="77777777" w:rsidR="009B4C29" w:rsidRPr="009B4C29" w:rsidDel="007B4243" w:rsidRDefault="009B4C29" w:rsidP="009B4C29">
      <w:pPr>
        <w:pStyle w:val="Heading4"/>
        <w:rPr>
          <w:del w:id="898" w:author="Ilieva, Elena (E.)" w:date="2019-11-13T18:27:00Z"/>
          <w:b w:val="0"/>
          <w:u w:val="single"/>
        </w:rPr>
      </w:pPr>
      <w:del w:id="899" w:author="Ilieva, Elena (E.)" w:date="2019-11-13T18:27:00Z">
        <w:r w:rsidRPr="009B4C29" w:rsidDel="007B4243">
          <w:rPr>
            <w:b w:val="0"/>
            <w:u w:val="single"/>
          </w:rPr>
          <w:delText>SVS-REQ-308663/C-SVSServer BUB SVS Support and China Data Monitor while NOT in “Theft Mode”</w:delText>
        </w:r>
      </w:del>
    </w:p>
    <w:p w14:paraId="0C370EB8" w14:textId="77777777" w:rsidR="00F30367" w:rsidDel="007B4243" w:rsidRDefault="00B113DE" w:rsidP="00F30367">
      <w:pPr>
        <w:rPr>
          <w:del w:id="900" w:author="Ilieva, Elena (E.)" w:date="2019-11-13T18:27:00Z"/>
        </w:rPr>
      </w:pPr>
      <w:del w:id="901" w:author="Ilieva, Elena (E.)" w:date="2019-11-13T18:27:00Z">
        <w:r w:rsidDel="007B4243">
          <w:delText>In the event of China Data Monitor function triggered as soon as BUB is engaged, China Data Monitor shall take priority and complete task afterwards SVS shall resume priority and engage BUB and support request receiving until C5.</w:delText>
        </w:r>
      </w:del>
    </w:p>
    <w:p w14:paraId="373C6829" w14:textId="77777777" w:rsidR="009B4C29" w:rsidRPr="009B4C29" w:rsidRDefault="009B4C29" w:rsidP="009B4C29">
      <w:pPr>
        <w:pStyle w:val="Heading4"/>
        <w:rPr>
          <w:b w:val="0"/>
          <w:u w:val="single"/>
        </w:rPr>
      </w:pPr>
      <w:r w:rsidRPr="009B4C29">
        <w:rPr>
          <w:b w:val="0"/>
          <w:u w:val="single"/>
        </w:rPr>
        <w:t>SVS-REQ-303151/E-SVSServer BUB SVS Support Termination Alert while NOT in “Theft Mode”</w:t>
      </w:r>
      <w:ins w:id="902" w:author="Ilieva, Elena (E.)" w:date="2019-11-13T18:28:00Z">
        <w:r w:rsidR="007B4243">
          <w:rPr>
            <w:b w:val="0"/>
            <w:u w:val="single"/>
          </w:rPr>
          <w:t xml:space="preserve"> </w:t>
        </w:r>
      </w:ins>
    </w:p>
    <w:p w14:paraId="2374CA06" w14:textId="77777777" w:rsidR="00F30367" w:rsidRDefault="00B113DE" w:rsidP="00F30367">
      <w:pPr>
        <w:rPr>
          <w:ins w:id="903" w:author="Ilieva, Elena (E.)" w:date="2019-11-14T09:48:00Z"/>
        </w:rPr>
      </w:pPr>
      <w:r w:rsidRPr="00D11091">
        <w:t>On</w:t>
      </w:r>
      <w:r>
        <w:t>ce the warning threshold C5 is</w:t>
      </w:r>
      <w:r w:rsidRPr="00D11091">
        <w:t xml:space="preserve"> reached, the SVSServer shall send a functionality unavailable update, to the SVSOffBoardClient that SVS will not be supported until an ignition cycle is performed, SVS</w:t>
      </w:r>
      <w:r>
        <w:t>Server shall go to deep sleep.</w:t>
      </w:r>
    </w:p>
    <w:p w14:paraId="52770A44" w14:textId="77777777" w:rsidR="00E848A5" w:rsidRDefault="00384D51" w:rsidP="00F30367">
      <w:del w:id="904" w:author="Ilieva, Elena (E.)" w:date="2019-11-26T23:53:00Z">
        <w:r w:rsidDel="003D2499">
          <w:rPr>
            <w:rStyle w:val="CommentReference"/>
          </w:rPr>
          <w:commentReference w:id="905"/>
        </w:r>
      </w:del>
    </w:p>
    <w:p w14:paraId="3BD1B47C" w14:textId="77777777" w:rsidR="009B4C29" w:rsidRPr="009B4C29" w:rsidRDefault="009B4C29" w:rsidP="009B4C29">
      <w:pPr>
        <w:pStyle w:val="Heading4"/>
        <w:rPr>
          <w:b w:val="0"/>
          <w:u w:val="single"/>
        </w:rPr>
      </w:pPr>
      <w:r w:rsidRPr="009B4C29">
        <w:rPr>
          <w:b w:val="0"/>
          <w:u w:val="single"/>
        </w:rPr>
        <w:t>SVS-REQ-303138/E-Main battery SVS Sleep Support Time Termination Alert while SVS Subscription active while NOT in “Theft Mode”</w:t>
      </w:r>
      <w:ins w:id="906" w:author="Ilieva, Elena (E.)" w:date="2019-11-13T18:28:00Z">
        <w:r w:rsidR="007B4243">
          <w:rPr>
            <w:b w:val="0"/>
            <w:u w:val="single"/>
          </w:rPr>
          <w:t xml:space="preserve"> </w:t>
        </w:r>
      </w:ins>
    </w:p>
    <w:p w14:paraId="7705D475" w14:textId="77777777" w:rsidR="00F30367" w:rsidRPr="00A64898" w:rsidRDefault="00B113DE" w:rsidP="00F30367">
      <w:r w:rsidRPr="0099453B">
        <w:t xml:space="preserve">Once </w:t>
      </w:r>
      <w:r>
        <w:t xml:space="preserve">the </w:t>
      </w:r>
      <w:r w:rsidRPr="0099453B">
        <w:t xml:space="preserve">main battery warning threshold </w:t>
      </w:r>
      <w:r>
        <w:t xml:space="preserve">C2 is </w:t>
      </w:r>
      <w:r w:rsidRPr="0099453B">
        <w:t>reached</w:t>
      </w:r>
      <w:r>
        <w:t xml:space="preserve">, the SVSServer shall </w:t>
      </w:r>
      <w:commentRangeStart w:id="907"/>
      <w:del w:id="908" w:author="Ilieva, Elena (E.)" w:date="2019-11-26T23:54:00Z">
        <w:r w:rsidDel="003D2499">
          <w:delText>go to deep sleep with no reachability until an ignition cycle is performe</w:delText>
        </w:r>
        <w:commentRangeEnd w:id="907"/>
        <w:r w:rsidR="002B5329" w:rsidDel="003D2499">
          <w:rPr>
            <w:rStyle w:val="CommentReference"/>
          </w:rPr>
          <w:commentReference w:id="907"/>
        </w:r>
        <w:r w:rsidDel="003D2499">
          <w:delText>d</w:delText>
        </w:r>
      </w:del>
      <w:ins w:id="909" w:author="Ilieva, Elena (E.)" w:date="2019-11-26T23:54:00Z">
        <w:r w:rsidR="003D2499">
          <w:t>not be reachable until an ignition cycle is performed</w:t>
        </w:r>
      </w:ins>
      <w:r>
        <w:t>.</w:t>
      </w:r>
      <w:r w:rsidRPr="00A64898">
        <w:t xml:space="preserve"> Once the warning threshold C2 is reached, the SVSServer shall send a </w:t>
      </w:r>
      <w:r>
        <w:t xml:space="preserve">battery discharged </w:t>
      </w:r>
      <w:r w:rsidRPr="00A64898">
        <w:t>update, to the SVSOffBoardClient that SVS will not be supported until an ignition cycle is performed</w:t>
      </w:r>
      <w:r>
        <w:t>.</w:t>
      </w:r>
    </w:p>
    <w:p w14:paraId="35B47D6C" w14:textId="77777777" w:rsidR="009B4C29" w:rsidRPr="009B4C29" w:rsidRDefault="009B4C29" w:rsidP="009B4C29">
      <w:pPr>
        <w:pStyle w:val="Heading4"/>
        <w:rPr>
          <w:b w:val="0"/>
          <w:u w:val="single"/>
        </w:rPr>
      </w:pPr>
      <w:r w:rsidRPr="009B4C29">
        <w:rPr>
          <w:b w:val="0"/>
          <w:u w:val="single"/>
        </w:rPr>
        <w:t>SVS-REQ-303150/F-SVSServer BUB SVS Support Time Termination NOT in “Theft Mode”</w:t>
      </w:r>
      <w:ins w:id="910" w:author="Ilieva, Elena (E.)" w:date="2019-11-13T18:28:00Z">
        <w:r w:rsidR="007B4243">
          <w:rPr>
            <w:b w:val="0"/>
            <w:u w:val="single"/>
          </w:rPr>
          <w:t xml:space="preserve"> </w:t>
        </w:r>
      </w:ins>
    </w:p>
    <w:p w14:paraId="683C67E2" w14:textId="77777777" w:rsidR="00F30367" w:rsidRDefault="00B113DE" w:rsidP="00F30367">
      <w:pPr>
        <w:rPr>
          <w:ins w:id="911" w:author="Ilieva, Elena (E.)" w:date="2019-11-14T09:48:00Z"/>
        </w:rPr>
      </w:pPr>
      <w:r w:rsidRPr="00A14CAF">
        <w:t xml:space="preserve">BUB shall check for pending </w:t>
      </w:r>
      <w:del w:id="912" w:author="Ekanthappa, Rudresh (R.)" w:date="2019-11-12T10:45:00Z">
        <w:r w:rsidRPr="00A14CAF" w:rsidDel="005C3407">
          <w:delText>Type 4</w:delText>
        </w:r>
      </w:del>
      <w:ins w:id="913" w:author="Ekanthappa, Rudresh (R.)" w:date="2019-11-12T10:45:00Z">
        <w:r w:rsidR="005C3407">
          <w:t>Type3</w:t>
        </w:r>
      </w:ins>
      <w:r w:rsidRPr="00A14CAF">
        <w:t xml:space="preserve"> SMS requests until SVS </w:t>
      </w:r>
      <w:r>
        <w:t xml:space="preserve">discharged </w:t>
      </w:r>
      <w:r w:rsidRPr="00A14CAF">
        <w:t>threshold C5 is reached, Message shall be sent to SVSOffBoardClient with notification of support termination.</w:t>
      </w:r>
    </w:p>
    <w:p w14:paraId="706A2629" w14:textId="77777777" w:rsidR="00E848A5" w:rsidRPr="00A14CAF" w:rsidRDefault="00384D51" w:rsidP="00F30367">
      <w:del w:id="914" w:author="Ilieva, Elena (E.)" w:date="2019-11-26T23:53:00Z">
        <w:r w:rsidDel="003D2499">
          <w:rPr>
            <w:rStyle w:val="CommentReference"/>
          </w:rPr>
          <w:commentReference w:id="915"/>
        </w:r>
      </w:del>
    </w:p>
    <w:p w14:paraId="3346E3AA" w14:textId="77777777" w:rsidR="009B4C29" w:rsidRPr="009B4C29" w:rsidRDefault="009B4C29" w:rsidP="009B4C29">
      <w:pPr>
        <w:pStyle w:val="Heading4"/>
        <w:rPr>
          <w:b w:val="0"/>
          <w:u w:val="single"/>
        </w:rPr>
      </w:pPr>
      <w:r w:rsidRPr="009B4C29">
        <w:rPr>
          <w:b w:val="0"/>
          <w:u w:val="single"/>
        </w:rPr>
        <w:t>SVS-REQ-352687/B-SVS Support Termination Data NOT in “Theft Mode”</w:t>
      </w:r>
    </w:p>
    <w:p w14:paraId="4198B278" w14:textId="77777777" w:rsidR="00F30367" w:rsidRPr="00AE06BC" w:rsidRDefault="00F30367" w:rsidP="00F30367"/>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1838"/>
        <w:gridCol w:w="1292"/>
        <w:gridCol w:w="2021"/>
        <w:gridCol w:w="3687"/>
      </w:tblGrid>
      <w:tr w:rsidR="00F30367" w:rsidRPr="002B6EE2" w14:paraId="15C14F53" w14:textId="77777777" w:rsidTr="00F30367">
        <w:trPr>
          <w:trHeight w:val="1012"/>
          <w:jc w:val="center"/>
        </w:trPr>
        <w:tc>
          <w:tcPr>
            <w:tcW w:w="114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38AE6" w14:textId="77777777" w:rsidR="00F30367" w:rsidRPr="002B6EE2" w:rsidRDefault="00B113DE" w:rsidP="00F30367">
            <w:pPr>
              <w:rPr>
                <w:b/>
              </w:rPr>
            </w:pPr>
            <w:r w:rsidRPr="002B6EE2">
              <w:rPr>
                <w:b/>
              </w:rPr>
              <w:t>Message Type</w:t>
            </w:r>
          </w:p>
        </w:tc>
        <w:tc>
          <w:tcPr>
            <w:tcW w:w="183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4F46336" w14:textId="77777777" w:rsidR="00F30367" w:rsidRPr="002B6EE2" w:rsidRDefault="00B113DE" w:rsidP="00F30367">
            <w:pPr>
              <w:rPr>
                <w:b/>
              </w:rPr>
            </w:pPr>
            <w:r w:rsidRPr="002B6EE2">
              <w:rPr>
                <w:b/>
              </w:rPr>
              <w:t>Message Name</w:t>
            </w:r>
          </w:p>
        </w:tc>
        <w:tc>
          <w:tcPr>
            <w:tcW w:w="12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8ED74B" w14:textId="77777777" w:rsidR="00F30367" w:rsidRPr="002B6EE2" w:rsidRDefault="00B113DE" w:rsidP="00F30367">
            <w:pPr>
              <w:rPr>
                <w:b/>
              </w:rPr>
            </w:pPr>
            <w:r w:rsidRPr="002B6EE2">
              <w:rPr>
                <w:b/>
              </w:rPr>
              <w:t>Command Size</w:t>
            </w:r>
          </w:p>
        </w:tc>
        <w:tc>
          <w:tcPr>
            <w:tcW w:w="20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E65FCB" w14:textId="77777777" w:rsidR="00F30367" w:rsidRPr="002B6EE2" w:rsidRDefault="00B113DE" w:rsidP="00F30367">
            <w:pPr>
              <w:rPr>
                <w:b/>
              </w:rPr>
            </w:pPr>
            <w:r w:rsidRPr="002B6EE2">
              <w:rPr>
                <w:b/>
              </w:rPr>
              <w:t>Parameters</w:t>
            </w:r>
          </w:p>
        </w:tc>
        <w:tc>
          <w:tcPr>
            <w:tcW w:w="368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F5B8DA" w14:textId="77777777" w:rsidR="00F30367" w:rsidRPr="002B6EE2" w:rsidRDefault="00B113DE" w:rsidP="00F30367">
            <w:pPr>
              <w:rPr>
                <w:b/>
              </w:rPr>
            </w:pPr>
            <w:r w:rsidRPr="002B6EE2">
              <w:rPr>
                <w:b/>
              </w:rPr>
              <w:t>Description</w:t>
            </w:r>
          </w:p>
        </w:tc>
      </w:tr>
      <w:tr w:rsidR="00F30367" w:rsidRPr="002B6EE2" w14:paraId="0A3031FB" w14:textId="77777777" w:rsidTr="00F30367">
        <w:trPr>
          <w:trHeight w:val="1012"/>
          <w:jc w:val="center"/>
        </w:trPr>
        <w:tc>
          <w:tcPr>
            <w:tcW w:w="1147" w:type="dxa"/>
            <w:tcBorders>
              <w:top w:val="single" w:sz="4" w:space="0" w:color="auto"/>
              <w:left w:val="single" w:sz="4" w:space="0" w:color="auto"/>
              <w:bottom w:val="single" w:sz="4" w:space="0" w:color="auto"/>
              <w:right w:val="single" w:sz="4" w:space="0" w:color="auto"/>
            </w:tcBorders>
            <w:hideMark/>
          </w:tcPr>
          <w:p w14:paraId="340CEB9C" w14:textId="77777777" w:rsidR="00F30367" w:rsidRPr="002B6EE2" w:rsidRDefault="00B113DE" w:rsidP="00F30367">
            <w:r w:rsidRPr="002B6EE2">
              <w:t>GRPC</w:t>
            </w:r>
          </w:p>
        </w:tc>
        <w:tc>
          <w:tcPr>
            <w:tcW w:w="1838" w:type="dxa"/>
            <w:tcBorders>
              <w:top w:val="single" w:sz="4" w:space="0" w:color="auto"/>
              <w:left w:val="single" w:sz="4" w:space="0" w:color="auto"/>
              <w:bottom w:val="single" w:sz="4" w:space="0" w:color="auto"/>
              <w:right w:val="single" w:sz="4" w:space="0" w:color="auto"/>
            </w:tcBorders>
            <w:hideMark/>
          </w:tcPr>
          <w:p w14:paraId="6EB78BF2" w14:textId="77777777" w:rsidR="00F30367" w:rsidRPr="002B6EE2" w:rsidRDefault="00B113DE" w:rsidP="00F30367">
            <w:r w:rsidRPr="002B6EE2">
              <w:t>SVS Power Alert</w:t>
            </w:r>
          </w:p>
        </w:tc>
        <w:tc>
          <w:tcPr>
            <w:tcW w:w="1292" w:type="dxa"/>
            <w:tcBorders>
              <w:top w:val="single" w:sz="4" w:space="0" w:color="auto"/>
              <w:left w:val="single" w:sz="4" w:space="0" w:color="auto"/>
              <w:bottom w:val="single" w:sz="4" w:space="0" w:color="auto"/>
              <w:right w:val="single" w:sz="4" w:space="0" w:color="auto"/>
            </w:tcBorders>
            <w:hideMark/>
          </w:tcPr>
          <w:p w14:paraId="1280BFAC" w14:textId="77777777" w:rsidR="00F30367" w:rsidRPr="002B6EE2" w:rsidRDefault="00F30367" w:rsidP="00F30367"/>
        </w:tc>
        <w:tc>
          <w:tcPr>
            <w:tcW w:w="2021" w:type="dxa"/>
            <w:tcBorders>
              <w:top w:val="single" w:sz="4" w:space="0" w:color="auto"/>
              <w:left w:val="single" w:sz="4" w:space="0" w:color="auto"/>
              <w:bottom w:val="single" w:sz="4" w:space="0" w:color="auto"/>
              <w:right w:val="single" w:sz="4" w:space="0" w:color="auto"/>
            </w:tcBorders>
          </w:tcPr>
          <w:p w14:paraId="7045ED97" w14:textId="77777777" w:rsidR="00F30367" w:rsidRPr="002B6EE2" w:rsidRDefault="00B113DE" w:rsidP="00F30367">
            <w:r w:rsidRPr="002B6EE2">
              <w:t>Power Source</w:t>
            </w:r>
          </w:p>
          <w:p w14:paraId="45B8BE54" w14:textId="77777777" w:rsidR="00F30367" w:rsidRPr="002B6EE2" w:rsidRDefault="00B113DE" w:rsidP="00F30367">
            <w:r w:rsidRPr="002B6EE2">
              <w:t>(Main Battery, BUB)</w:t>
            </w:r>
          </w:p>
          <w:p w14:paraId="5B6A7BC0" w14:textId="77777777" w:rsidR="00F30367" w:rsidRPr="002B6EE2" w:rsidRDefault="00F30367" w:rsidP="00F30367"/>
          <w:p w14:paraId="1F1A496C" w14:textId="77777777" w:rsidR="00F30367" w:rsidRPr="002B6EE2" w:rsidRDefault="00B113DE" w:rsidP="00F30367">
            <w:r w:rsidRPr="002B6EE2">
              <w:t xml:space="preserve">Main Battery Status (C1, C2) OR BUB Status (C4, C5) </w:t>
            </w:r>
          </w:p>
        </w:tc>
        <w:tc>
          <w:tcPr>
            <w:tcW w:w="3687" w:type="dxa"/>
            <w:tcBorders>
              <w:top w:val="single" w:sz="4" w:space="0" w:color="auto"/>
              <w:left w:val="single" w:sz="4" w:space="0" w:color="auto"/>
              <w:bottom w:val="single" w:sz="4" w:space="0" w:color="auto"/>
              <w:right w:val="single" w:sz="4" w:space="0" w:color="auto"/>
            </w:tcBorders>
            <w:hideMark/>
          </w:tcPr>
          <w:p w14:paraId="4E7F7173" w14:textId="77777777" w:rsidR="00F30367" w:rsidRPr="002B6EE2" w:rsidRDefault="00B113DE" w:rsidP="00F30367">
            <w:r w:rsidRPr="002B6EE2">
              <w:t>When Theft Mode status is not active, upon reaching main battery thresholds C1 and C2 OR BUB thresholds C4 and C5, data shall be sent to TMC via gRPC specifying the status and power source details. These data items defines the reason why SVS support has been terminated.</w:t>
            </w:r>
          </w:p>
        </w:tc>
      </w:tr>
    </w:tbl>
    <w:p w14:paraId="75FA1E8E" w14:textId="77777777" w:rsidR="00F30367" w:rsidRDefault="00F30367" w:rsidP="00F30367"/>
    <w:p w14:paraId="17732C84" w14:textId="77777777" w:rsidR="00F30367" w:rsidRDefault="00B113DE" w:rsidP="009B4C29">
      <w:pPr>
        <w:pStyle w:val="Heading3"/>
      </w:pPr>
      <w:bookmarkStart w:id="916" w:name="_Toc16252860"/>
      <w:r>
        <w:t>Use Cases</w:t>
      </w:r>
      <w:bookmarkEnd w:id="916"/>
    </w:p>
    <w:p w14:paraId="387F9267" w14:textId="77777777" w:rsidR="00F30367" w:rsidRDefault="00B113DE" w:rsidP="009B4C29">
      <w:pPr>
        <w:pStyle w:val="Heading4"/>
      </w:pPr>
      <w:r>
        <w:t>SVS-UC-REQ-306368/A-No SVS Subscription power moding</w:t>
      </w:r>
    </w:p>
    <w:p w14:paraId="11205A14"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5060EE57"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2C70E2" w14:textId="77777777" w:rsidR="00F30367" w:rsidRDefault="00B113DE" w:rsidP="00F30367">
            <w:pPr>
              <w:spacing w:line="276" w:lineRule="auto"/>
              <w:rPr>
                <w:rFonts w:eastAsiaTheme="minorHAnsi" w:cs="Arial"/>
                <w:sz w:val="22"/>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0F349BF" w14:textId="77777777" w:rsidR="00F30367" w:rsidRPr="00C46F7F" w:rsidRDefault="00B113DE" w:rsidP="00F30367">
            <w:pPr>
              <w:rPr>
                <w:rFonts w:eastAsia="Times New Roman" w:cs="Arial"/>
                <w:szCs w:val="20"/>
              </w:rPr>
            </w:pPr>
            <w:r>
              <w:rPr>
                <w:rFonts w:eastAsia="Times New Roman" w:cs="Arial"/>
                <w:szCs w:val="20"/>
              </w:rPr>
              <w:t>SVSServer</w:t>
            </w:r>
            <w:r w:rsidRPr="00C46F7F">
              <w:rPr>
                <w:rFonts w:eastAsia="Times New Roman" w:cs="Arial"/>
                <w:szCs w:val="20"/>
              </w:rPr>
              <w:t>, Main Battery</w:t>
            </w:r>
          </w:p>
        </w:tc>
      </w:tr>
      <w:tr w:rsidR="00F30367" w14:paraId="1CDAD7D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A46429" w14:textId="77777777" w:rsidR="00F30367" w:rsidRDefault="00B113DE" w:rsidP="00F30367">
            <w:pPr>
              <w:spacing w:line="276" w:lineRule="auto"/>
              <w:rPr>
                <w:rFonts w:eastAsiaTheme="minorHAnsi" w:cs="Arial"/>
                <w:sz w:val="22"/>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AA34999" w14:textId="77777777" w:rsidR="00F30367" w:rsidRPr="00C46F7F" w:rsidRDefault="00B113DE" w:rsidP="00F30367">
            <w:pPr>
              <w:spacing w:line="276" w:lineRule="auto"/>
              <w:rPr>
                <w:rFonts w:eastAsiaTheme="minorHAnsi" w:cs="Arial"/>
                <w:szCs w:val="20"/>
              </w:rPr>
            </w:pPr>
            <w:r w:rsidRPr="00C46F7F">
              <w:rPr>
                <w:rFonts w:eastAsiaTheme="minorHAnsi" w:cs="Arial"/>
                <w:szCs w:val="20"/>
              </w:rPr>
              <w:t>Vehicle capable of SVS (based on region)</w:t>
            </w:r>
          </w:p>
          <w:p w14:paraId="354B17BF" w14:textId="77777777" w:rsidR="00F30367" w:rsidRPr="00C46F7F" w:rsidRDefault="00B113DE" w:rsidP="00F30367">
            <w:pPr>
              <w:spacing w:line="276" w:lineRule="auto"/>
              <w:rPr>
                <w:rFonts w:eastAsiaTheme="minorHAnsi" w:cs="Arial"/>
                <w:szCs w:val="20"/>
              </w:rPr>
            </w:pPr>
            <w:r w:rsidRPr="00C46F7F">
              <w:rPr>
                <w:rFonts w:eastAsiaTheme="minorHAnsi" w:cs="Arial"/>
                <w:szCs w:val="20"/>
              </w:rPr>
              <w:t>Customer NOT Subscribed to SVS</w:t>
            </w:r>
          </w:p>
        </w:tc>
      </w:tr>
      <w:tr w:rsidR="00F30367" w14:paraId="1E5DBA78"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96808A" w14:textId="77777777" w:rsidR="00F30367" w:rsidRDefault="00B113DE" w:rsidP="00F30367">
            <w:pPr>
              <w:spacing w:line="276" w:lineRule="auto"/>
              <w:rPr>
                <w:rFonts w:eastAsiaTheme="minorHAnsi" w:cs="Arial"/>
                <w:sz w:val="22"/>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2CDDB2A" w14:textId="77777777" w:rsidR="00F30367" w:rsidRPr="00C46F7F" w:rsidRDefault="00B113DE" w:rsidP="00F30367">
            <w:pPr>
              <w:spacing w:line="276" w:lineRule="auto"/>
              <w:rPr>
                <w:rFonts w:eastAsiaTheme="minorHAnsi" w:cs="Arial"/>
                <w:szCs w:val="20"/>
              </w:rPr>
            </w:pPr>
            <w:r w:rsidRPr="00C46F7F">
              <w:rPr>
                <w:rFonts w:eastAsiaTheme="minorHAnsi" w:cs="Arial"/>
                <w:szCs w:val="20"/>
              </w:rPr>
              <w:t>SVS subscription is not active</w:t>
            </w:r>
          </w:p>
        </w:tc>
      </w:tr>
      <w:tr w:rsidR="00F30367" w14:paraId="57A6E95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C749C4" w14:textId="77777777" w:rsidR="00F30367" w:rsidRDefault="00B113DE" w:rsidP="00F30367">
            <w:pPr>
              <w:spacing w:line="276" w:lineRule="auto"/>
              <w:rPr>
                <w:rFonts w:eastAsiaTheme="minorHAnsi" w:cs="Arial"/>
                <w:sz w:val="22"/>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4659235" w14:textId="77777777" w:rsidR="00F30367" w:rsidRPr="00C46F7F" w:rsidRDefault="00B113DE" w:rsidP="00F30367">
            <w:pPr>
              <w:spacing w:line="276" w:lineRule="auto"/>
              <w:rPr>
                <w:rFonts w:eastAsiaTheme="minorHAnsi" w:cs="Arial"/>
                <w:szCs w:val="20"/>
              </w:rPr>
            </w:pPr>
            <w:r w:rsidRPr="00C46F7F">
              <w:rPr>
                <w:rFonts w:eastAsiaTheme="minorHAnsi" w:cs="Arial"/>
                <w:szCs w:val="20"/>
              </w:rPr>
              <w:t>Regular power transitions will occur</w:t>
            </w:r>
          </w:p>
        </w:tc>
      </w:tr>
      <w:tr w:rsidR="00F30367" w14:paraId="202EBBD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51E879" w14:textId="77777777" w:rsidR="00F30367" w:rsidRDefault="00B113DE" w:rsidP="00F30367">
            <w:pPr>
              <w:spacing w:line="276" w:lineRule="auto"/>
              <w:rPr>
                <w:rFonts w:eastAsiaTheme="minorHAnsi" w:cs="Arial"/>
                <w:sz w:val="22"/>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6504333" w14:textId="77777777" w:rsidR="00F30367" w:rsidRPr="00C46F7F" w:rsidRDefault="00F30367" w:rsidP="00F30367">
            <w:pPr>
              <w:spacing w:line="276" w:lineRule="auto"/>
              <w:rPr>
                <w:rFonts w:eastAsiaTheme="minorHAnsi" w:cs="Arial"/>
                <w:szCs w:val="20"/>
              </w:rPr>
            </w:pPr>
          </w:p>
        </w:tc>
      </w:tr>
      <w:tr w:rsidR="00F30367" w14:paraId="6D9C014A"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E814EC" w14:textId="77777777" w:rsidR="00F30367" w:rsidRDefault="00B113DE" w:rsidP="00F30367">
            <w:pPr>
              <w:spacing w:line="276" w:lineRule="auto"/>
              <w:rPr>
                <w:rFonts w:eastAsiaTheme="minorHAnsi" w:cs="Arial"/>
                <w:sz w:val="22"/>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1776CF6" w14:textId="77777777" w:rsidR="00F30367" w:rsidRPr="00C46F7F" w:rsidRDefault="00F30367" w:rsidP="00F30367">
            <w:pPr>
              <w:spacing w:line="276" w:lineRule="auto"/>
              <w:rPr>
                <w:rFonts w:eastAsiaTheme="minorHAnsi" w:cs="Arial"/>
                <w:szCs w:val="20"/>
              </w:rPr>
            </w:pPr>
          </w:p>
        </w:tc>
      </w:tr>
    </w:tbl>
    <w:p w14:paraId="14EA719E" w14:textId="77777777" w:rsidR="00F30367" w:rsidRDefault="00F30367" w:rsidP="00F30367"/>
    <w:p w14:paraId="01156616" w14:textId="77777777" w:rsidR="00F30367" w:rsidRDefault="00B113DE" w:rsidP="009B4C29">
      <w:pPr>
        <w:pStyle w:val="Heading4"/>
      </w:pPr>
      <w:r>
        <w:t>SVS-UC-REQ-306370/B-Main Battery Low Voltage Threshold with Sleep</w:t>
      </w:r>
    </w:p>
    <w:p w14:paraId="2CFA0980"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1E69E059"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4B2D20"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0ED763" w14:textId="77777777" w:rsidR="00F30367" w:rsidRPr="00C46F7F" w:rsidRDefault="00B113DE" w:rsidP="00F30367">
            <w:pPr>
              <w:rPr>
                <w:rFonts w:cs="Arial"/>
              </w:rPr>
            </w:pPr>
            <w:r>
              <w:rPr>
                <w:rFonts w:cs="Arial"/>
              </w:rPr>
              <w:t>SVSServer</w:t>
            </w:r>
            <w:r w:rsidRPr="00C46F7F">
              <w:rPr>
                <w:rFonts w:cs="Arial"/>
              </w:rPr>
              <w:t>, Main Battery</w:t>
            </w:r>
          </w:p>
        </w:tc>
      </w:tr>
      <w:tr w:rsidR="00F30367" w14:paraId="5882F80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D07D5D"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F663A1D"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0FD068DE"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4953C9B7" w14:textId="77777777" w:rsidR="00F30367" w:rsidRPr="00C46F7F" w:rsidRDefault="00B113DE" w:rsidP="00F30367">
            <w:pPr>
              <w:spacing w:line="276" w:lineRule="auto"/>
              <w:rPr>
                <w:rFonts w:eastAsiaTheme="minorHAnsi" w:cs="Arial"/>
              </w:rPr>
            </w:pPr>
            <w:r w:rsidRPr="00C46F7F">
              <w:rPr>
                <w:rFonts w:eastAsiaTheme="minorHAnsi" w:cs="Arial"/>
              </w:rPr>
              <w:t>Main Power Available</w:t>
            </w:r>
          </w:p>
          <w:p w14:paraId="2E6E4CBF" w14:textId="77777777" w:rsidR="00F30367" w:rsidRPr="00C46F7F" w:rsidRDefault="00B113DE" w:rsidP="00F30367">
            <w:pPr>
              <w:spacing w:line="276" w:lineRule="auto"/>
              <w:rPr>
                <w:rFonts w:eastAsiaTheme="minorHAnsi" w:cs="Arial"/>
              </w:rPr>
            </w:pPr>
            <w:r w:rsidRPr="00C46F7F">
              <w:rPr>
                <w:rFonts w:eastAsiaTheme="minorHAnsi" w:cs="Arial"/>
              </w:rPr>
              <w:t>Theft Mode NOT Active</w:t>
            </w:r>
            <w:r>
              <w:rPr>
                <w:rFonts w:eastAsiaTheme="minorHAnsi" w:cs="Arial"/>
              </w:rPr>
              <w:t xml:space="preserve"> </w:t>
            </w:r>
          </w:p>
        </w:tc>
      </w:tr>
      <w:tr w:rsidR="00F30367" w14:paraId="29DDC6A8"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71162E"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46CB80F" w14:textId="77777777" w:rsidR="00F30367" w:rsidRPr="00C46F7F" w:rsidRDefault="00B113DE" w:rsidP="00F30367">
            <w:pPr>
              <w:spacing w:line="276" w:lineRule="auto"/>
              <w:rPr>
                <w:rFonts w:eastAsiaTheme="minorHAnsi" w:cs="Arial"/>
              </w:rPr>
            </w:pPr>
            <w:r w:rsidRPr="00C46F7F">
              <w:rPr>
                <w:rFonts w:eastAsiaTheme="minorHAnsi" w:cs="Arial"/>
              </w:rPr>
              <w:t>Main battery reaches low-voltage threshold (C1)</w:t>
            </w:r>
          </w:p>
        </w:tc>
      </w:tr>
      <w:tr w:rsidR="00F30367" w14:paraId="0F647EAD"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1ADF24"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DEF4630"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shall wake-up at the period specified by the DID and check for </w:t>
            </w:r>
            <w:del w:id="917" w:author="Ekanthappa, Rudresh (R.)" w:date="2019-11-12T10:45:00Z">
              <w:r w:rsidRPr="00C46F7F" w:rsidDel="005C3407">
                <w:rPr>
                  <w:rFonts w:eastAsiaTheme="minorHAnsi" w:cs="Arial"/>
                </w:rPr>
                <w:delText>Type 4</w:delText>
              </w:r>
            </w:del>
            <w:ins w:id="918" w:author="Ekanthappa, Rudresh (R.)" w:date="2019-11-12T10:45:00Z">
              <w:r w:rsidR="005C3407">
                <w:rPr>
                  <w:rFonts w:eastAsiaTheme="minorHAnsi" w:cs="Arial"/>
                </w:rPr>
                <w:t>Type3</w:t>
              </w:r>
            </w:ins>
            <w:r w:rsidRPr="00C46F7F">
              <w:rPr>
                <w:rFonts w:eastAsiaTheme="minorHAnsi" w:cs="Arial"/>
              </w:rPr>
              <w:t xml:space="preserve"> SMS pending requests ONLY </w:t>
            </w:r>
          </w:p>
        </w:tc>
      </w:tr>
      <w:tr w:rsidR="00F30367" w14:paraId="47250A7A"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5C613B"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C0AD89D" w14:textId="77777777" w:rsidR="00F30367" w:rsidRPr="00C46F7F" w:rsidRDefault="00F30367" w:rsidP="00F30367">
            <w:pPr>
              <w:spacing w:line="276" w:lineRule="auto"/>
              <w:rPr>
                <w:rFonts w:eastAsiaTheme="minorHAnsi" w:cs="Arial"/>
              </w:rPr>
            </w:pPr>
          </w:p>
        </w:tc>
      </w:tr>
      <w:tr w:rsidR="00F30367" w14:paraId="39924819"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0FC581"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F18E83D" w14:textId="77777777" w:rsidR="00F30367" w:rsidRPr="00C46F7F" w:rsidRDefault="00B113DE" w:rsidP="00F30367">
            <w:pPr>
              <w:spacing w:line="276" w:lineRule="auto"/>
              <w:rPr>
                <w:rFonts w:eastAsiaTheme="minorHAnsi" w:cs="Arial"/>
              </w:rPr>
            </w:pPr>
            <w:r w:rsidRPr="00C46F7F">
              <w:rPr>
                <w:rFonts w:eastAsiaTheme="minorHAnsi" w:cs="Arial"/>
              </w:rPr>
              <w:t>SMS</w:t>
            </w:r>
          </w:p>
        </w:tc>
      </w:tr>
    </w:tbl>
    <w:p w14:paraId="3BE4BC0D" w14:textId="77777777" w:rsidR="00F30367" w:rsidRDefault="00F30367" w:rsidP="00F30367"/>
    <w:p w14:paraId="510F17D0" w14:textId="77777777" w:rsidR="00F30367" w:rsidRDefault="00B113DE" w:rsidP="009B4C29">
      <w:pPr>
        <w:pStyle w:val="Heading4"/>
      </w:pPr>
      <w:r>
        <w:t>SVS-UC-REQ-306371/D-Main Battery Warning Threshold Goodbye Msg</w:t>
      </w:r>
    </w:p>
    <w:p w14:paraId="4B115F47"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7840E2B8"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810307"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45E1463"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Main Battery</w:t>
            </w:r>
          </w:p>
        </w:tc>
      </w:tr>
      <w:tr w:rsidR="00F30367" w14:paraId="62A17CFA"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4694FE"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ACEC0B1"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18C34036"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15831F7A" w14:textId="77777777" w:rsidR="00F30367" w:rsidRPr="00C46F7F" w:rsidRDefault="00B113DE" w:rsidP="00F30367">
            <w:pPr>
              <w:spacing w:line="276" w:lineRule="auto"/>
              <w:rPr>
                <w:rFonts w:eastAsiaTheme="minorHAnsi" w:cs="Arial"/>
              </w:rPr>
            </w:pPr>
            <w:r w:rsidRPr="00C46F7F">
              <w:rPr>
                <w:rFonts w:eastAsiaTheme="minorHAnsi" w:cs="Arial"/>
              </w:rPr>
              <w:t>Main Power Available</w:t>
            </w:r>
          </w:p>
          <w:p w14:paraId="625B4636" w14:textId="77777777" w:rsidR="00F30367" w:rsidRPr="00C46F7F" w:rsidRDefault="00B113DE" w:rsidP="00F30367">
            <w:pPr>
              <w:spacing w:line="276" w:lineRule="auto"/>
              <w:rPr>
                <w:rFonts w:eastAsiaTheme="minorHAnsi" w:cs="Arial"/>
              </w:rPr>
            </w:pPr>
            <w:r w:rsidRPr="00C46F7F">
              <w:rPr>
                <w:rFonts w:eastAsiaTheme="minorHAnsi" w:cs="Arial"/>
              </w:rPr>
              <w:t>Theft Mode NOT Active</w:t>
            </w:r>
            <w:r>
              <w:rPr>
                <w:rFonts w:eastAsiaTheme="minorHAnsi" w:cs="Arial"/>
              </w:rPr>
              <w:t xml:space="preserve"> </w:t>
            </w:r>
          </w:p>
        </w:tc>
      </w:tr>
      <w:tr w:rsidR="00F30367" w14:paraId="12C9F0C7"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446A38"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3ABD9A9" w14:textId="77777777" w:rsidR="00F30367" w:rsidRPr="00C46F7F" w:rsidRDefault="00B113DE" w:rsidP="00F30367">
            <w:pPr>
              <w:spacing w:line="276" w:lineRule="auto"/>
              <w:rPr>
                <w:rFonts w:eastAsiaTheme="minorHAnsi" w:cs="Arial"/>
              </w:rPr>
            </w:pPr>
            <w:r w:rsidRPr="00C46F7F">
              <w:rPr>
                <w:rFonts w:eastAsiaTheme="minorHAnsi" w:cs="Arial"/>
              </w:rPr>
              <w:t>Main battery reaches warning threshold (C2)</w:t>
            </w:r>
          </w:p>
        </w:tc>
      </w:tr>
      <w:tr w:rsidR="00F30367" w14:paraId="2CDD2787"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26C799"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2C43976" w14:textId="77777777" w:rsidR="00F30367" w:rsidRPr="00C46F7F" w:rsidRDefault="00B113DE" w:rsidP="00F30367">
            <w:pPr>
              <w:spacing w:line="276" w:lineRule="auto"/>
              <w:rPr>
                <w:rFonts w:eastAsiaTheme="minorHAnsi" w:cs="Arial"/>
              </w:rPr>
            </w:pPr>
            <w:r w:rsidRPr="00C46F7F">
              <w:rPr>
                <w:rFonts w:eastAsiaTheme="minorHAnsi" w:cs="Arial"/>
              </w:rPr>
              <w:t xml:space="preserve">Send </w:t>
            </w:r>
            <w:r w:rsidRPr="008539E5">
              <w:rPr>
                <w:rFonts w:eastAsiaTheme="minorHAnsi" w:cs="Arial"/>
              </w:rPr>
              <w:t>GRPC</w:t>
            </w:r>
            <w:r>
              <w:rPr>
                <w:rFonts w:eastAsiaTheme="minorHAnsi" w:cs="Arial"/>
              </w:rPr>
              <w:t xml:space="preserve"> </w:t>
            </w:r>
            <w:r w:rsidRPr="00C46F7F">
              <w:rPr>
                <w:rFonts w:eastAsiaTheme="minorHAnsi" w:cs="Arial"/>
              </w:rPr>
              <w:t xml:space="preserve">message containing SVS support termination </w:t>
            </w:r>
            <w:r>
              <w:rPr>
                <w:rFonts w:eastAsiaTheme="minorHAnsi" w:cs="Arial"/>
              </w:rPr>
              <w:t xml:space="preserve">with SVS unsupported indication </w:t>
            </w:r>
            <w:r w:rsidRPr="00C46F7F">
              <w:rPr>
                <w:rFonts w:eastAsiaTheme="minorHAnsi" w:cs="Arial"/>
              </w:rPr>
              <w:t xml:space="preserve">to </w:t>
            </w:r>
            <w:r w:rsidRPr="00612901">
              <w:rPr>
                <w:rFonts w:eastAsiaTheme="minorHAnsi" w:cs="Arial"/>
              </w:rPr>
              <w:t>SVSOffBoardClient</w:t>
            </w:r>
            <w:r w:rsidRPr="00C46F7F">
              <w:rPr>
                <w:rFonts w:eastAsiaTheme="minorHAnsi" w:cs="Arial"/>
              </w:rPr>
              <w:t xml:space="preserve">/SVS Cloud App. SVS will not be supported until ignition cycle </w:t>
            </w:r>
            <w:commentRangeStart w:id="919"/>
            <w:r w:rsidRPr="00C46F7F">
              <w:rPr>
                <w:rFonts w:eastAsiaTheme="minorHAnsi" w:cs="Arial"/>
              </w:rPr>
              <w:t>performed</w:t>
            </w:r>
            <w:commentRangeEnd w:id="919"/>
            <w:r w:rsidR="001F4CFF">
              <w:rPr>
                <w:rStyle w:val="CommentReference"/>
              </w:rPr>
              <w:commentReference w:id="919"/>
            </w:r>
            <w:ins w:id="920" w:author="Ilieva, Elena (E.)" w:date="2019-11-27T00:00:00Z">
              <w:r w:rsidR="00B840BA">
                <w:rPr>
                  <w:rFonts w:eastAsiaTheme="minorHAnsi" w:cs="Arial"/>
                </w:rPr>
                <w:t xml:space="preserve"> or battery power level is above C2.</w:t>
              </w:r>
            </w:ins>
          </w:p>
        </w:tc>
      </w:tr>
      <w:tr w:rsidR="00F30367" w14:paraId="16A71C1F"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4240B5"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7B93159" w14:textId="77777777" w:rsidR="00F30367" w:rsidRPr="00C46F7F" w:rsidRDefault="00F30367" w:rsidP="00F30367">
            <w:pPr>
              <w:spacing w:line="276" w:lineRule="auto"/>
              <w:rPr>
                <w:rFonts w:eastAsiaTheme="minorHAnsi" w:cs="Arial"/>
              </w:rPr>
            </w:pPr>
          </w:p>
        </w:tc>
      </w:tr>
      <w:tr w:rsidR="00F30367" w14:paraId="4A9BF134"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EE7D3F"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F47A545" w14:textId="77777777" w:rsidR="00F30367" w:rsidRPr="00C46F7F" w:rsidRDefault="00B113DE" w:rsidP="00F30367">
            <w:pPr>
              <w:spacing w:line="276" w:lineRule="auto"/>
              <w:rPr>
                <w:rFonts w:eastAsiaTheme="minorHAnsi" w:cs="Arial"/>
              </w:rPr>
            </w:pPr>
            <w:r w:rsidRPr="008539E5">
              <w:rPr>
                <w:rFonts w:eastAsiaTheme="minorHAnsi" w:cs="Arial"/>
              </w:rPr>
              <w:t>GRPC</w:t>
            </w:r>
          </w:p>
        </w:tc>
      </w:tr>
    </w:tbl>
    <w:p w14:paraId="5B812703" w14:textId="77777777" w:rsidR="00F30367" w:rsidRDefault="00F30367" w:rsidP="00F30367"/>
    <w:p w14:paraId="04C2971A" w14:textId="77777777" w:rsidR="00F30367" w:rsidRDefault="00B113DE" w:rsidP="009B4C29">
      <w:pPr>
        <w:pStyle w:val="Heading4"/>
      </w:pPr>
      <w:r>
        <w:t>SVS-UC-REQ-306372/B-Main Battery Threshold in Theft Mode</w:t>
      </w:r>
    </w:p>
    <w:p w14:paraId="382B8156"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4B76F381"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0D7F41"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D7D79A"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Main Battery</w:t>
            </w:r>
          </w:p>
        </w:tc>
      </w:tr>
      <w:tr w:rsidR="00F30367" w14:paraId="72FE080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687D6C"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CA05EBF"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4F5F75F1"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1C3C6D01" w14:textId="77777777" w:rsidR="00F30367" w:rsidRPr="00C46F7F" w:rsidRDefault="00B113DE" w:rsidP="00F30367">
            <w:pPr>
              <w:spacing w:line="276" w:lineRule="auto"/>
              <w:rPr>
                <w:rFonts w:eastAsiaTheme="minorHAnsi" w:cs="Arial"/>
              </w:rPr>
            </w:pPr>
            <w:r w:rsidRPr="00C46F7F">
              <w:rPr>
                <w:rFonts w:eastAsiaTheme="minorHAnsi" w:cs="Arial"/>
              </w:rPr>
              <w:t>Main Power Available</w:t>
            </w:r>
          </w:p>
          <w:p w14:paraId="552E79A8"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25011FC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8616BC"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122F441" w14:textId="77777777" w:rsidR="00F30367" w:rsidRPr="00C46F7F" w:rsidRDefault="00B113DE" w:rsidP="00F30367">
            <w:pPr>
              <w:spacing w:line="276" w:lineRule="auto"/>
              <w:rPr>
                <w:rFonts w:eastAsiaTheme="minorHAnsi" w:cs="Arial"/>
              </w:rPr>
            </w:pPr>
            <w:r w:rsidRPr="00C46F7F">
              <w:rPr>
                <w:rFonts w:eastAsiaTheme="minorHAnsi" w:cs="Arial"/>
              </w:rPr>
              <w:t>Main battery reaches low-voltage threshold (C1)</w:t>
            </w:r>
          </w:p>
        </w:tc>
      </w:tr>
      <w:tr w:rsidR="00F30367" w14:paraId="35426A0C"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2DF289"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8BE3D4B" w14:textId="77777777" w:rsidR="00F30367" w:rsidRPr="00C46F7F" w:rsidRDefault="00B113DE" w:rsidP="00F30367">
            <w:pPr>
              <w:spacing w:line="276" w:lineRule="auto"/>
              <w:rPr>
                <w:rFonts w:eastAsiaTheme="minorHAnsi" w:cs="Arial"/>
              </w:rPr>
            </w:pPr>
            <w:r w:rsidRPr="00C46F7F">
              <w:rPr>
                <w:rFonts w:eastAsiaTheme="minorHAnsi" w:cs="Arial"/>
              </w:rPr>
              <w:t>Updates to “Theft” response message fields shall be made for the following: main battery status to low-voltage threshold.</w:t>
            </w:r>
          </w:p>
        </w:tc>
      </w:tr>
      <w:tr w:rsidR="00F30367" w14:paraId="21E18779"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EB1551"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89D9ECB" w14:textId="77777777" w:rsidR="00F30367" w:rsidRPr="00C46F7F" w:rsidRDefault="00F30367" w:rsidP="00F30367">
            <w:pPr>
              <w:spacing w:line="276" w:lineRule="auto"/>
              <w:rPr>
                <w:rFonts w:eastAsiaTheme="minorHAnsi" w:cs="Arial"/>
              </w:rPr>
            </w:pPr>
          </w:p>
        </w:tc>
      </w:tr>
      <w:tr w:rsidR="00F30367" w14:paraId="0C95C3CD"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16E97F"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E08A459" w14:textId="77777777" w:rsidR="00F30367" w:rsidRPr="00C46F7F" w:rsidRDefault="00B113DE" w:rsidP="00F30367">
            <w:pPr>
              <w:spacing w:line="276" w:lineRule="auto"/>
              <w:rPr>
                <w:rFonts w:eastAsiaTheme="minorHAnsi" w:cs="Arial"/>
              </w:rPr>
            </w:pPr>
            <w:r w:rsidRPr="00DA4841">
              <w:rPr>
                <w:rFonts w:eastAsiaTheme="minorHAnsi" w:cs="Arial"/>
              </w:rPr>
              <w:t>GRPC</w:t>
            </w:r>
          </w:p>
        </w:tc>
      </w:tr>
    </w:tbl>
    <w:p w14:paraId="68853E4D" w14:textId="77777777" w:rsidR="00F30367" w:rsidRDefault="00F30367" w:rsidP="00F30367"/>
    <w:p w14:paraId="5AB3FDF7" w14:textId="77777777" w:rsidR="00F30367" w:rsidRDefault="00B113DE" w:rsidP="009B4C29">
      <w:pPr>
        <w:pStyle w:val="Heading4"/>
      </w:pPr>
      <w:r>
        <w:t>SVS-UC-REQ-306373/B-Main Battery Warning Threshold in Theft Mode</w:t>
      </w:r>
    </w:p>
    <w:p w14:paraId="4622DF72"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294B2FC6"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E2F5C6"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FB9336"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Main Battery</w:t>
            </w:r>
          </w:p>
        </w:tc>
      </w:tr>
      <w:tr w:rsidR="00F30367" w14:paraId="0BD327C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747866"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33BC71B"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67523FC8"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5965C7DA" w14:textId="77777777" w:rsidR="00F30367" w:rsidRPr="00C46F7F" w:rsidRDefault="00B113DE" w:rsidP="00F30367">
            <w:pPr>
              <w:spacing w:line="276" w:lineRule="auto"/>
              <w:rPr>
                <w:rFonts w:eastAsiaTheme="minorHAnsi" w:cs="Arial"/>
              </w:rPr>
            </w:pPr>
            <w:r w:rsidRPr="00C46F7F">
              <w:rPr>
                <w:rFonts w:eastAsiaTheme="minorHAnsi" w:cs="Arial"/>
              </w:rPr>
              <w:t>Main Power Available</w:t>
            </w:r>
          </w:p>
          <w:p w14:paraId="30B0DB20"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36FE47A8"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AAC0C2"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7B1B1C9" w14:textId="77777777" w:rsidR="00F30367" w:rsidRPr="00C46F7F" w:rsidRDefault="00B113DE" w:rsidP="00F30367">
            <w:pPr>
              <w:spacing w:line="276" w:lineRule="auto"/>
              <w:rPr>
                <w:rFonts w:eastAsiaTheme="minorHAnsi" w:cs="Arial"/>
              </w:rPr>
            </w:pPr>
            <w:r w:rsidRPr="00C46F7F">
              <w:rPr>
                <w:rFonts w:eastAsiaTheme="minorHAnsi" w:cs="Arial"/>
              </w:rPr>
              <w:t>Main battery reaches warning threshold (C2)</w:t>
            </w:r>
          </w:p>
        </w:tc>
      </w:tr>
      <w:tr w:rsidR="00F30367" w14:paraId="4333FDC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0FD77D"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ECABFFB"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changes </w:t>
            </w:r>
            <w:r w:rsidRPr="004B1260">
              <w:rPr>
                <w:rFonts w:eastAsiaTheme="minorHAnsi" w:cs="Arial"/>
              </w:rPr>
              <w:t xml:space="preserve">GRPC </w:t>
            </w:r>
            <w:r w:rsidRPr="00C46F7F">
              <w:rPr>
                <w:rFonts w:eastAsiaTheme="minorHAnsi" w:cs="Arial"/>
              </w:rPr>
              <w:t>“Theft” response message periodicity to ON-DEMAND, unless additional update received by Call Center. Updates to “Theft” response message fields shall be made for the following: main battery status to warning threshold and frequency of transmission to 0.</w:t>
            </w:r>
          </w:p>
        </w:tc>
      </w:tr>
      <w:tr w:rsidR="00F30367" w14:paraId="48A89E7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9B0C2A"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32E776F" w14:textId="77777777" w:rsidR="00F30367" w:rsidRPr="00C46F7F" w:rsidRDefault="00F30367" w:rsidP="00F30367">
            <w:pPr>
              <w:spacing w:line="276" w:lineRule="auto"/>
              <w:rPr>
                <w:rFonts w:eastAsiaTheme="minorHAnsi" w:cs="Arial"/>
              </w:rPr>
            </w:pPr>
          </w:p>
        </w:tc>
      </w:tr>
      <w:tr w:rsidR="00F30367" w14:paraId="3FD03C8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D3029C"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517DEEE" w14:textId="77777777" w:rsidR="00F30367" w:rsidRPr="00C46F7F" w:rsidRDefault="00B113DE" w:rsidP="00F30367">
            <w:pPr>
              <w:spacing w:line="276" w:lineRule="auto"/>
              <w:rPr>
                <w:rFonts w:eastAsiaTheme="minorHAnsi" w:cs="Arial"/>
              </w:rPr>
            </w:pPr>
            <w:r w:rsidRPr="004B1260">
              <w:rPr>
                <w:rFonts w:eastAsiaTheme="minorHAnsi" w:cs="Arial"/>
              </w:rPr>
              <w:t>GRPC</w:t>
            </w:r>
          </w:p>
        </w:tc>
      </w:tr>
    </w:tbl>
    <w:p w14:paraId="32AE1E38" w14:textId="77777777" w:rsidR="00F30367" w:rsidRDefault="00F30367" w:rsidP="00F30367"/>
    <w:p w14:paraId="5CCA1FC3" w14:textId="77777777" w:rsidR="00F30367" w:rsidRDefault="00B113DE" w:rsidP="009B4C29">
      <w:pPr>
        <w:pStyle w:val="Heading4"/>
      </w:pPr>
      <w:r>
        <w:t>SVS-UC-REQ-306374/C-Main Battery Discharged Threshold Goodbye Msg no BUB</w:t>
      </w:r>
    </w:p>
    <w:p w14:paraId="51315860"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34391F60"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18413A"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68B2C8E"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Main Battery</w:t>
            </w:r>
          </w:p>
        </w:tc>
      </w:tr>
      <w:tr w:rsidR="00F30367" w14:paraId="0DCBCA5A"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756CE9"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9DFE19D"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2CDF1C01"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06420F49" w14:textId="77777777" w:rsidR="00F30367" w:rsidRPr="00C46F7F" w:rsidRDefault="00B113DE" w:rsidP="00F30367">
            <w:pPr>
              <w:spacing w:line="276" w:lineRule="auto"/>
              <w:rPr>
                <w:rFonts w:eastAsiaTheme="minorHAnsi" w:cs="Arial"/>
              </w:rPr>
            </w:pPr>
            <w:r w:rsidRPr="00C46F7F">
              <w:rPr>
                <w:rFonts w:eastAsiaTheme="minorHAnsi" w:cs="Arial"/>
              </w:rPr>
              <w:t>Main Power Discharged</w:t>
            </w:r>
          </w:p>
          <w:p w14:paraId="2F510A7C" w14:textId="77777777" w:rsidR="00F30367" w:rsidRPr="00C46F7F" w:rsidRDefault="00B113DE" w:rsidP="00F30367">
            <w:pPr>
              <w:spacing w:line="276" w:lineRule="auto"/>
              <w:rPr>
                <w:rFonts w:eastAsiaTheme="minorHAnsi" w:cs="Arial"/>
              </w:rPr>
            </w:pPr>
            <w:r w:rsidRPr="00C46F7F">
              <w:rPr>
                <w:rFonts w:eastAsiaTheme="minorHAnsi" w:cs="Arial"/>
              </w:rPr>
              <w:t>BUB Unavailable</w:t>
            </w:r>
          </w:p>
          <w:p w14:paraId="530BFBE8"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5DEDDDB4"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1E94B8"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63C2F42" w14:textId="77777777" w:rsidR="00F30367" w:rsidRPr="00C46F7F" w:rsidRDefault="00B113DE" w:rsidP="00F30367">
            <w:pPr>
              <w:spacing w:line="276" w:lineRule="auto"/>
              <w:rPr>
                <w:rFonts w:eastAsiaTheme="minorHAnsi" w:cs="Arial"/>
              </w:rPr>
            </w:pPr>
            <w:r w:rsidRPr="00C46F7F">
              <w:rPr>
                <w:rFonts w:eastAsiaTheme="minorHAnsi" w:cs="Arial"/>
              </w:rPr>
              <w:t>Main battery reaches discharged threshold (C3)</w:t>
            </w:r>
          </w:p>
        </w:tc>
      </w:tr>
      <w:tr w:rsidR="00F30367" w14:paraId="167E7A90"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5F1D5B"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0F5F32B" w14:textId="77777777" w:rsidR="00F30367" w:rsidRPr="00C46F7F" w:rsidRDefault="00B113DE" w:rsidP="00F30367">
            <w:pPr>
              <w:spacing w:line="276" w:lineRule="auto"/>
              <w:rPr>
                <w:rFonts w:eastAsiaTheme="minorHAnsi" w:cs="Arial"/>
              </w:rPr>
            </w:pPr>
            <w:r w:rsidRPr="00C46F7F">
              <w:rPr>
                <w:rFonts w:eastAsiaTheme="minorHAnsi" w:cs="Arial"/>
              </w:rPr>
              <w:t xml:space="preserve">Updates to “Theft” response message fields shall be made for the following: main battery status to discharged threshold, </w:t>
            </w:r>
            <w:r>
              <w:t>SVS Support Status field shall be updated to “Unsupported”</w:t>
            </w:r>
            <w:r w:rsidRPr="00C46F7F">
              <w:rPr>
                <w:rFonts w:eastAsiaTheme="minorHAnsi" w:cs="Arial"/>
              </w:rPr>
              <w:t xml:space="preserve"> </w:t>
            </w:r>
          </w:p>
        </w:tc>
      </w:tr>
      <w:tr w:rsidR="00F30367" w14:paraId="4C3C5739"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3093CC"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BA2B667" w14:textId="77777777" w:rsidR="00F30367" w:rsidRPr="00C46F7F" w:rsidRDefault="00F30367" w:rsidP="00F30367">
            <w:pPr>
              <w:spacing w:line="276" w:lineRule="auto"/>
              <w:rPr>
                <w:rFonts w:eastAsiaTheme="minorHAnsi" w:cs="Arial"/>
              </w:rPr>
            </w:pPr>
          </w:p>
        </w:tc>
      </w:tr>
      <w:tr w:rsidR="00F30367" w14:paraId="75A1C47F"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EAFC53"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EDED517" w14:textId="77777777" w:rsidR="00F30367" w:rsidRPr="00C46F7F" w:rsidRDefault="00B113DE" w:rsidP="00F30367">
            <w:pPr>
              <w:spacing w:line="276" w:lineRule="auto"/>
              <w:rPr>
                <w:rFonts w:eastAsiaTheme="minorHAnsi" w:cs="Arial"/>
              </w:rPr>
            </w:pPr>
            <w:r w:rsidRPr="0088560B">
              <w:rPr>
                <w:rFonts w:eastAsiaTheme="minorHAnsi" w:cs="Arial"/>
              </w:rPr>
              <w:t>GRPC</w:t>
            </w:r>
          </w:p>
        </w:tc>
      </w:tr>
    </w:tbl>
    <w:p w14:paraId="59FC20C4" w14:textId="77777777" w:rsidR="00F30367" w:rsidRDefault="00F30367" w:rsidP="00F30367"/>
    <w:p w14:paraId="3881D6F2" w14:textId="77777777" w:rsidR="00F30367" w:rsidRDefault="00B113DE" w:rsidP="009B4C29">
      <w:pPr>
        <w:pStyle w:val="Heading4"/>
      </w:pPr>
      <w:r>
        <w:t>SVS-UC-REQ-306375/B-Main Battery Discharged Threshold switch to BUB</w:t>
      </w:r>
    </w:p>
    <w:p w14:paraId="681FD049"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75F25F58"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868093"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DFF4B23"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BUB</w:t>
            </w:r>
          </w:p>
        </w:tc>
      </w:tr>
      <w:tr w:rsidR="00F30367" w14:paraId="1D50487D"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40A6E1"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14F05F1"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0FA3C04D"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181503F8" w14:textId="77777777" w:rsidR="00F30367" w:rsidRPr="00C46F7F" w:rsidRDefault="00B113DE" w:rsidP="00F30367">
            <w:pPr>
              <w:spacing w:line="276" w:lineRule="auto"/>
              <w:rPr>
                <w:rFonts w:eastAsiaTheme="minorHAnsi" w:cs="Arial"/>
              </w:rPr>
            </w:pPr>
            <w:r w:rsidRPr="00C46F7F">
              <w:rPr>
                <w:rFonts w:eastAsiaTheme="minorHAnsi" w:cs="Arial"/>
              </w:rPr>
              <w:t>Main Power Discharged</w:t>
            </w:r>
          </w:p>
          <w:p w14:paraId="79460B32"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0F286FA8"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389985EA"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F9AFB0"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4D5C955" w14:textId="77777777" w:rsidR="00F30367" w:rsidRPr="00C46F7F" w:rsidRDefault="00B113DE" w:rsidP="00F30367">
            <w:pPr>
              <w:spacing w:line="276" w:lineRule="auto"/>
              <w:rPr>
                <w:rFonts w:eastAsiaTheme="minorHAnsi" w:cs="Arial"/>
              </w:rPr>
            </w:pPr>
            <w:r w:rsidRPr="00C46F7F">
              <w:rPr>
                <w:rFonts w:eastAsiaTheme="minorHAnsi" w:cs="Arial"/>
              </w:rPr>
              <w:t>Main battery reaches discharged threshold (C3)</w:t>
            </w:r>
          </w:p>
        </w:tc>
      </w:tr>
      <w:tr w:rsidR="00F30367" w14:paraId="2BBDDB57"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B33926"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AA44A2A" w14:textId="77777777" w:rsidR="00F30367" w:rsidRPr="00C46F7F" w:rsidRDefault="00B113DE" w:rsidP="00F30367">
            <w:pPr>
              <w:spacing w:line="276" w:lineRule="auto"/>
              <w:rPr>
                <w:rFonts w:eastAsiaTheme="minorHAnsi" w:cs="Arial"/>
              </w:rPr>
            </w:pPr>
            <w:r w:rsidRPr="00C46F7F">
              <w:rPr>
                <w:rFonts w:eastAsiaTheme="minorHAnsi" w:cs="Arial"/>
              </w:rPr>
              <w:t>Updates to “Theft” response message fields shall be made for the following: main battery status to discharged threshold, BUB status updated accordingly, power source switched from main battery to BUB.</w:t>
            </w:r>
          </w:p>
        </w:tc>
      </w:tr>
      <w:tr w:rsidR="00F30367" w14:paraId="25F2F0AD"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946748"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14B045B" w14:textId="77777777" w:rsidR="00F30367" w:rsidRPr="00C46F7F" w:rsidRDefault="00F30367" w:rsidP="00F30367">
            <w:pPr>
              <w:spacing w:line="276" w:lineRule="auto"/>
              <w:rPr>
                <w:rFonts w:eastAsiaTheme="minorHAnsi" w:cs="Arial"/>
              </w:rPr>
            </w:pPr>
          </w:p>
        </w:tc>
      </w:tr>
      <w:tr w:rsidR="00F30367" w14:paraId="2BCCAFA3"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07D99D"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C3441C9" w14:textId="77777777" w:rsidR="00F30367" w:rsidRPr="00C46F7F" w:rsidRDefault="00B113DE" w:rsidP="00F30367">
            <w:pPr>
              <w:spacing w:line="276" w:lineRule="auto"/>
              <w:rPr>
                <w:rFonts w:eastAsiaTheme="minorHAnsi" w:cs="Arial"/>
              </w:rPr>
            </w:pPr>
            <w:r w:rsidRPr="00714510">
              <w:rPr>
                <w:rFonts w:eastAsiaTheme="minorHAnsi" w:cs="Arial"/>
              </w:rPr>
              <w:t>GRPC</w:t>
            </w:r>
          </w:p>
        </w:tc>
      </w:tr>
    </w:tbl>
    <w:p w14:paraId="667ABE2E" w14:textId="77777777" w:rsidR="00F30367" w:rsidRDefault="00384D51" w:rsidP="00F30367">
      <w:del w:id="921" w:author="Ilieva, Elena (E.)" w:date="2019-11-27T00:00:00Z">
        <w:r w:rsidDel="00B840BA">
          <w:rPr>
            <w:rStyle w:val="CommentReference"/>
          </w:rPr>
          <w:commentReference w:id="922"/>
        </w:r>
      </w:del>
    </w:p>
    <w:p w14:paraId="0DDECCDF" w14:textId="77777777" w:rsidR="00F30367" w:rsidRDefault="00B113DE" w:rsidP="009B4C29">
      <w:pPr>
        <w:pStyle w:val="Heading4"/>
      </w:pPr>
      <w:r>
        <w:t>SVS-UC-REQ-306376/C-SVS Backup Battery Warning Threshold in Theft Mode</w:t>
      </w:r>
    </w:p>
    <w:p w14:paraId="3766388A"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0424E2C6"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93E271"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6300DD"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BUB</w:t>
            </w:r>
          </w:p>
        </w:tc>
      </w:tr>
      <w:tr w:rsidR="00F30367" w14:paraId="3916E4F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1C7A28"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D871B29"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2329CA70"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1547FCA9" w14:textId="77777777" w:rsidR="00F30367" w:rsidRPr="00C46F7F" w:rsidRDefault="00B113DE" w:rsidP="00F30367">
            <w:pPr>
              <w:spacing w:line="276" w:lineRule="auto"/>
              <w:rPr>
                <w:rFonts w:eastAsiaTheme="minorHAnsi" w:cs="Arial"/>
              </w:rPr>
            </w:pPr>
            <w:r w:rsidRPr="00C46F7F">
              <w:rPr>
                <w:rFonts w:eastAsiaTheme="minorHAnsi" w:cs="Arial"/>
              </w:rPr>
              <w:t>Main Power Unavailable (discharged OR disconnected)</w:t>
            </w:r>
          </w:p>
          <w:p w14:paraId="05B4AE4C"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7F8F5759"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246FC31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59FC3E"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1D2EB8AF" w14:textId="77777777" w:rsidR="00F30367" w:rsidRPr="00C46F7F" w:rsidRDefault="00B113DE" w:rsidP="00F30367">
            <w:pPr>
              <w:spacing w:line="276" w:lineRule="auto"/>
              <w:rPr>
                <w:rFonts w:eastAsiaTheme="minorHAnsi" w:cs="Arial"/>
              </w:rPr>
            </w:pPr>
            <w:r w:rsidRPr="00C46F7F">
              <w:rPr>
                <w:rFonts w:eastAsiaTheme="minorHAnsi" w:cs="Arial"/>
              </w:rPr>
              <w:t>Back-up battery reaches warning threshold (C4)</w:t>
            </w:r>
          </w:p>
        </w:tc>
      </w:tr>
      <w:tr w:rsidR="00F30367" w14:paraId="0E4517A9"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9C98C1"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89D1BED"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changes </w:t>
            </w:r>
            <w:r w:rsidRPr="00063014">
              <w:rPr>
                <w:rFonts w:eastAsiaTheme="minorHAnsi" w:cs="Arial"/>
              </w:rPr>
              <w:t xml:space="preserve">GRPC </w:t>
            </w:r>
            <w:r w:rsidRPr="00C46F7F">
              <w:rPr>
                <w:rFonts w:eastAsiaTheme="minorHAnsi" w:cs="Arial"/>
              </w:rPr>
              <w:t>“Theft” response message periodicity to ON-DEMAND, unless additional update received by Call Center. Updates to “Theft” response message fields shall be made for the following: BUB status to warning threshold and</w:t>
            </w:r>
            <w:r>
              <w:rPr>
                <w:rFonts w:eastAsiaTheme="minorHAnsi" w:cs="Arial"/>
              </w:rPr>
              <w:t xml:space="preserve"> frequency of transmission to 0.</w:t>
            </w:r>
          </w:p>
        </w:tc>
      </w:tr>
      <w:tr w:rsidR="00F30367" w14:paraId="49C9A2B4"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A96997"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D448C5C" w14:textId="77777777" w:rsidR="00F30367" w:rsidRPr="00C46F7F" w:rsidRDefault="00F30367" w:rsidP="00F30367">
            <w:pPr>
              <w:spacing w:line="276" w:lineRule="auto"/>
              <w:rPr>
                <w:rFonts w:eastAsiaTheme="minorHAnsi" w:cs="Arial"/>
              </w:rPr>
            </w:pPr>
          </w:p>
        </w:tc>
      </w:tr>
      <w:tr w:rsidR="00F30367" w14:paraId="52C23FD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73A1D7"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A1495C4" w14:textId="77777777" w:rsidR="00F30367" w:rsidRPr="00C46F7F" w:rsidRDefault="00B113DE" w:rsidP="00F30367">
            <w:pPr>
              <w:spacing w:line="276" w:lineRule="auto"/>
              <w:rPr>
                <w:rFonts w:eastAsiaTheme="minorHAnsi" w:cs="Arial"/>
              </w:rPr>
            </w:pPr>
            <w:r w:rsidRPr="00063014">
              <w:rPr>
                <w:rFonts w:eastAsiaTheme="minorHAnsi" w:cs="Arial"/>
              </w:rPr>
              <w:t>GRPC</w:t>
            </w:r>
          </w:p>
        </w:tc>
      </w:tr>
    </w:tbl>
    <w:p w14:paraId="011716F0" w14:textId="77777777" w:rsidR="00F30367" w:rsidRDefault="00384D51" w:rsidP="00F30367">
      <w:del w:id="923" w:author="Ilieva, Elena (E.)" w:date="2019-11-27T00:01:00Z">
        <w:r w:rsidDel="00B840BA">
          <w:rPr>
            <w:rStyle w:val="CommentReference"/>
          </w:rPr>
          <w:commentReference w:id="924"/>
        </w:r>
      </w:del>
    </w:p>
    <w:p w14:paraId="6DD798C7" w14:textId="77777777" w:rsidR="00F30367" w:rsidRDefault="00B113DE" w:rsidP="009B4C29">
      <w:pPr>
        <w:pStyle w:val="Heading4"/>
      </w:pPr>
      <w:r>
        <w:t>SVS-UC-REQ-306377/C-SVS Backup Battery SVS Unsupported Threshold in Theft Mode</w:t>
      </w:r>
    </w:p>
    <w:p w14:paraId="030CEEDA"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45AAD76D"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33D712"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CE9805"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BUB</w:t>
            </w:r>
          </w:p>
        </w:tc>
      </w:tr>
      <w:tr w:rsidR="00F30367" w14:paraId="175D5246"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1741BF"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5420B5D"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51BAB37E"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0284D845" w14:textId="77777777" w:rsidR="00F30367" w:rsidRPr="00C46F7F" w:rsidRDefault="00B113DE" w:rsidP="00F30367">
            <w:pPr>
              <w:spacing w:line="276" w:lineRule="auto"/>
              <w:rPr>
                <w:rFonts w:eastAsiaTheme="minorHAnsi" w:cs="Arial"/>
              </w:rPr>
            </w:pPr>
            <w:r w:rsidRPr="00C46F7F">
              <w:rPr>
                <w:rFonts w:eastAsiaTheme="minorHAnsi" w:cs="Arial"/>
              </w:rPr>
              <w:t>Main Power Unavailable (discharged OR disconnected)</w:t>
            </w:r>
          </w:p>
          <w:p w14:paraId="3D698D55"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155FCD8D"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676BB49D"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29F5CF"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EC7F0BF" w14:textId="77777777" w:rsidR="00F30367" w:rsidRPr="00C46F7F" w:rsidRDefault="00B113DE" w:rsidP="00F30367">
            <w:pPr>
              <w:spacing w:line="276" w:lineRule="auto"/>
              <w:rPr>
                <w:rFonts w:eastAsiaTheme="minorHAnsi" w:cs="Arial"/>
              </w:rPr>
            </w:pPr>
            <w:r w:rsidRPr="00C46F7F">
              <w:rPr>
                <w:rFonts w:eastAsiaTheme="minorHAnsi" w:cs="Arial"/>
              </w:rPr>
              <w:t>Back-up battery reaches SVS unsupported threshold (C5)</w:t>
            </w:r>
          </w:p>
        </w:tc>
      </w:tr>
      <w:tr w:rsidR="00F30367" w14:paraId="1F9A788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FCD416"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3611CCB" w14:textId="77777777" w:rsidR="00F30367" w:rsidRPr="00C46F7F" w:rsidRDefault="00B113DE" w:rsidP="00F30367">
            <w:pPr>
              <w:spacing w:line="276" w:lineRule="auto"/>
              <w:rPr>
                <w:rFonts w:eastAsiaTheme="minorHAnsi" w:cs="Arial"/>
              </w:rPr>
            </w:pPr>
            <w:r w:rsidRPr="00C46F7F">
              <w:rPr>
                <w:rFonts w:eastAsiaTheme="minorHAnsi" w:cs="Arial"/>
              </w:rPr>
              <w:t xml:space="preserve">Updates to “Theft” response message fields shall be made for the following: BUB status to SVS unsupported threshold, </w:t>
            </w:r>
            <w:r>
              <w:t xml:space="preserve">SVS Support Status </w:t>
            </w:r>
            <w:r w:rsidRPr="00C46F7F">
              <w:rPr>
                <w:rFonts w:eastAsiaTheme="minorHAnsi" w:cs="Arial"/>
              </w:rPr>
              <w:t xml:space="preserve">update to </w:t>
            </w:r>
            <w:r>
              <w:rPr>
                <w:rFonts w:eastAsiaTheme="minorHAnsi" w:cs="Arial"/>
              </w:rPr>
              <w:t>“Unsupported”</w:t>
            </w:r>
            <w:r w:rsidRPr="00C46F7F">
              <w:rPr>
                <w:rFonts w:eastAsiaTheme="minorHAnsi" w:cs="Arial"/>
              </w:rPr>
              <w:t>.</w:t>
            </w:r>
          </w:p>
        </w:tc>
      </w:tr>
      <w:tr w:rsidR="00F30367" w14:paraId="7649C662"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0FAD24"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871F17A" w14:textId="77777777" w:rsidR="00F30367" w:rsidRPr="00C46F7F" w:rsidRDefault="00F30367" w:rsidP="00F30367">
            <w:pPr>
              <w:spacing w:line="276" w:lineRule="auto"/>
              <w:rPr>
                <w:rFonts w:eastAsiaTheme="minorHAnsi" w:cs="Arial"/>
              </w:rPr>
            </w:pPr>
          </w:p>
        </w:tc>
      </w:tr>
      <w:tr w:rsidR="00F30367" w14:paraId="7FA9CE4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4CA17B"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1DB932C" w14:textId="77777777" w:rsidR="00F30367" w:rsidRPr="00C46F7F" w:rsidRDefault="00B113DE" w:rsidP="00F30367">
            <w:pPr>
              <w:spacing w:line="276" w:lineRule="auto"/>
              <w:rPr>
                <w:rFonts w:eastAsiaTheme="minorHAnsi" w:cs="Arial"/>
              </w:rPr>
            </w:pPr>
            <w:r w:rsidRPr="00C53963">
              <w:rPr>
                <w:rFonts w:eastAsiaTheme="minorHAnsi" w:cs="Arial"/>
              </w:rPr>
              <w:t>GRPC</w:t>
            </w:r>
          </w:p>
        </w:tc>
      </w:tr>
    </w:tbl>
    <w:p w14:paraId="305A9A8F" w14:textId="77777777" w:rsidR="00F30367" w:rsidRDefault="00384D51" w:rsidP="00F30367">
      <w:del w:id="925" w:author="Ilieva, Elena (E.)" w:date="2019-11-27T00:01:00Z">
        <w:r w:rsidDel="00B840BA">
          <w:rPr>
            <w:rStyle w:val="CommentReference"/>
          </w:rPr>
          <w:commentReference w:id="926"/>
        </w:r>
      </w:del>
    </w:p>
    <w:p w14:paraId="1EE83F09" w14:textId="77777777" w:rsidR="00F30367" w:rsidRDefault="00B113DE" w:rsidP="009B4C29">
      <w:pPr>
        <w:pStyle w:val="Heading4"/>
      </w:pPr>
      <w:r>
        <w:t>SVS-UC-REQ-306378/C-Main Battery Discharged SVS Backup Battery Disengaged</w:t>
      </w:r>
    </w:p>
    <w:p w14:paraId="4EC70300"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2966A671"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CB02D2"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381ABD" w14:textId="77777777" w:rsidR="00F30367" w:rsidRPr="00C46F7F" w:rsidRDefault="00B113DE" w:rsidP="00F30367">
            <w:pPr>
              <w:rPr>
                <w:rFonts w:cs="Arial"/>
              </w:rPr>
            </w:pPr>
            <w:r w:rsidRPr="00C46F7F">
              <w:rPr>
                <w:rFonts w:cs="Arial"/>
              </w:rPr>
              <w:t>SVS Cloud App, BUB</w:t>
            </w:r>
          </w:p>
        </w:tc>
      </w:tr>
      <w:tr w:rsidR="00F30367" w14:paraId="3EC247C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0C1876"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51357CA"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521B8998"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057A6251" w14:textId="77777777" w:rsidR="00F30367" w:rsidRPr="00C46F7F" w:rsidRDefault="00B113DE" w:rsidP="00F30367">
            <w:pPr>
              <w:spacing w:line="276" w:lineRule="auto"/>
              <w:rPr>
                <w:rFonts w:eastAsiaTheme="minorHAnsi" w:cs="Arial"/>
              </w:rPr>
            </w:pPr>
            <w:r w:rsidRPr="00C46F7F">
              <w:rPr>
                <w:rFonts w:eastAsiaTheme="minorHAnsi" w:cs="Arial"/>
              </w:rPr>
              <w:t xml:space="preserve">Main Power </w:t>
            </w:r>
            <w:r>
              <w:rPr>
                <w:rFonts w:eastAsiaTheme="minorHAnsi" w:cs="Arial"/>
              </w:rPr>
              <w:t>D</w:t>
            </w:r>
            <w:r w:rsidRPr="00C46F7F">
              <w:rPr>
                <w:rFonts w:eastAsiaTheme="minorHAnsi" w:cs="Arial"/>
              </w:rPr>
              <w:t>ischarged</w:t>
            </w:r>
          </w:p>
          <w:p w14:paraId="431A6596"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66B8131E" w14:textId="77777777" w:rsidR="00F30367" w:rsidRPr="00C46F7F" w:rsidRDefault="00B113DE" w:rsidP="00F30367">
            <w:pPr>
              <w:spacing w:line="276" w:lineRule="auto"/>
              <w:rPr>
                <w:rFonts w:eastAsiaTheme="minorHAnsi" w:cs="Arial"/>
              </w:rPr>
            </w:pPr>
            <w:r w:rsidRPr="00C46F7F">
              <w:rPr>
                <w:rFonts w:eastAsiaTheme="minorHAnsi" w:cs="Arial"/>
              </w:rPr>
              <w:t>Theft Mode NOT Active</w:t>
            </w:r>
            <w:r>
              <w:rPr>
                <w:rFonts w:eastAsiaTheme="minorHAnsi" w:cs="Arial"/>
              </w:rPr>
              <w:t xml:space="preserve"> </w:t>
            </w:r>
          </w:p>
        </w:tc>
      </w:tr>
      <w:tr w:rsidR="00F30367" w14:paraId="1770A7FE"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47997F"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BD86391" w14:textId="77777777" w:rsidR="00F30367" w:rsidRPr="00C46F7F" w:rsidRDefault="00B113DE" w:rsidP="00F30367">
            <w:pPr>
              <w:spacing w:line="276" w:lineRule="auto"/>
              <w:rPr>
                <w:rFonts w:eastAsiaTheme="minorHAnsi" w:cs="Arial"/>
              </w:rPr>
            </w:pPr>
            <w:r w:rsidRPr="00C46F7F">
              <w:rPr>
                <w:rFonts w:eastAsiaTheme="minorHAnsi" w:cs="Arial"/>
              </w:rPr>
              <w:t xml:space="preserve">Main Battery </w:t>
            </w:r>
            <w:r>
              <w:rPr>
                <w:rFonts w:eastAsiaTheme="minorHAnsi" w:cs="Arial"/>
              </w:rPr>
              <w:t xml:space="preserve">connected and discharged </w:t>
            </w:r>
            <w:r w:rsidRPr="00C46F7F">
              <w:rPr>
                <w:rFonts w:eastAsiaTheme="minorHAnsi" w:cs="Arial"/>
              </w:rPr>
              <w:t>while customer subscribed to SVS</w:t>
            </w:r>
          </w:p>
        </w:tc>
      </w:tr>
      <w:tr w:rsidR="00F30367" w14:paraId="4B72223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E9677B"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033B9F8" w14:textId="77777777" w:rsidR="00F30367" w:rsidRPr="00C46F7F" w:rsidRDefault="00B113DE" w:rsidP="00F30367">
            <w:pPr>
              <w:spacing w:line="276" w:lineRule="auto"/>
              <w:rPr>
                <w:rFonts w:eastAsiaTheme="minorHAnsi" w:cs="Arial"/>
              </w:rPr>
            </w:pPr>
            <w:r w:rsidRPr="00C46F7F">
              <w:rPr>
                <w:rFonts w:eastAsiaTheme="minorHAnsi" w:cs="Arial"/>
              </w:rPr>
              <w:t>BUB shall be disengaged.</w:t>
            </w:r>
          </w:p>
        </w:tc>
      </w:tr>
      <w:tr w:rsidR="00F30367" w14:paraId="458D22F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9801AE"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6855EA9" w14:textId="77777777" w:rsidR="00F30367" w:rsidRPr="00C46F7F" w:rsidRDefault="00F30367" w:rsidP="00F30367">
            <w:pPr>
              <w:spacing w:line="276" w:lineRule="auto"/>
              <w:rPr>
                <w:rFonts w:eastAsiaTheme="minorHAnsi" w:cs="Arial"/>
              </w:rPr>
            </w:pPr>
          </w:p>
        </w:tc>
      </w:tr>
      <w:tr w:rsidR="00F30367" w14:paraId="3970F931"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83C9C1"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4DFD166" w14:textId="77777777" w:rsidR="00F30367" w:rsidRPr="00C46F7F" w:rsidRDefault="00F30367" w:rsidP="00F30367">
            <w:pPr>
              <w:spacing w:line="276" w:lineRule="auto"/>
              <w:rPr>
                <w:rFonts w:eastAsiaTheme="minorHAnsi" w:cs="Arial"/>
              </w:rPr>
            </w:pPr>
          </w:p>
        </w:tc>
      </w:tr>
    </w:tbl>
    <w:p w14:paraId="3E149D0D" w14:textId="77777777" w:rsidR="00F30367" w:rsidRDefault="00384D51" w:rsidP="00F30367">
      <w:del w:id="927" w:author="Ilieva, Elena (E.)" w:date="2019-11-27T00:01:00Z">
        <w:r w:rsidDel="00B840BA">
          <w:rPr>
            <w:rStyle w:val="CommentReference"/>
          </w:rPr>
          <w:commentReference w:id="928"/>
        </w:r>
      </w:del>
    </w:p>
    <w:p w14:paraId="37D9C3CE" w14:textId="77777777" w:rsidR="00F30367" w:rsidRDefault="00B113DE" w:rsidP="009B4C29">
      <w:pPr>
        <w:pStyle w:val="Heading4"/>
      </w:pPr>
      <w:r>
        <w:t>SVS-UC-REQ-306379/D-Main Battery Disconnected SVS Backup Battery Support</w:t>
      </w:r>
    </w:p>
    <w:p w14:paraId="383985A3"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353136CF" w14:textId="77777777" w:rsidTr="009B4C29">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C882DA"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450A75B"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BUB</w:t>
            </w:r>
          </w:p>
        </w:tc>
      </w:tr>
      <w:tr w:rsidR="00F30367" w14:paraId="07EA5146"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107A7E"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F37FEB3"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02330B72"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7B4AD5E6" w14:textId="77777777" w:rsidR="00F30367" w:rsidRPr="00C46F7F" w:rsidRDefault="00B113DE" w:rsidP="00F30367">
            <w:pPr>
              <w:spacing w:line="276" w:lineRule="auto"/>
              <w:rPr>
                <w:rFonts w:eastAsiaTheme="minorHAnsi" w:cs="Arial"/>
              </w:rPr>
            </w:pPr>
            <w:r w:rsidRPr="00C46F7F">
              <w:rPr>
                <w:rFonts w:eastAsiaTheme="minorHAnsi" w:cs="Arial"/>
              </w:rPr>
              <w:t xml:space="preserve">Main Power </w:t>
            </w:r>
            <w:r>
              <w:rPr>
                <w:rFonts w:eastAsiaTheme="minorHAnsi" w:cs="Arial"/>
              </w:rPr>
              <w:t>Disconnected</w:t>
            </w:r>
          </w:p>
          <w:p w14:paraId="00FCCF53"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7DAA4371" w14:textId="77777777" w:rsidR="00F30367" w:rsidRPr="00C46F7F" w:rsidRDefault="00B113DE" w:rsidP="00F30367">
            <w:pPr>
              <w:spacing w:line="276" w:lineRule="auto"/>
              <w:rPr>
                <w:rFonts w:eastAsiaTheme="minorHAnsi" w:cs="Arial"/>
              </w:rPr>
            </w:pPr>
            <w:r w:rsidRPr="00C46F7F">
              <w:rPr>
                <w:rFonts w:eastAsiaTheme="minorHAnsi" w:cs="Arial"/>
              </w:rPr>
              <w:t>Theft Mode NOT Active</w:t>
            </w:r>
            <w:r>
              <w:rPr>
                <w:rFonts w:eastAsiaTheme="minorHAnsi" w:cs="Arial"/>
              </w:rPr>
              <w:t xml:space="preserve"> </w:t>
            </w:r>
          </w:p>
        </w:tc>
      </w:tr>
      <w:tr w:rsidR="00F30367" w14:paraId="336423D7"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3C95D0"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64C2CED" w14:textId="77777777" w:rsidR="00F30367" w:rsidRPr="00C46F7F" w:rsidRDefault="00B113DE" w:rsidP="00F30367">
            <w:pPr>
              <w:spacing w:line="276" w:lineRule="auto"/>
              <w:rPr>
                <w:rFonts w:eastAsiaTheme="minorHAnsi" w:cs="Arial"/>
              </w:rPr>
            </w:pPr>
            <w:r w:rsidRPr="00C46F7F">
              <w:rPr>
                <w:rFonts w:eastAsiaTheme="minorHAnsi" w:cs="Arial"/>
              </w:rPr>
              <w:t>Main Battery disconnected physically while customer subscribed to SVS</w:t>
            </w:r>
            <w:r w:rsidRPr="00457FEB">
              <w:rPr>
                <w:rFonts w:eastAsiaTheme="minorHAnsi" w:cs="Arial"/>
              </w:rPr>
              <w:t>, transition to from main battery to BUB shall happen before C2 power level.</w:t>
            </w:r>
          </w:p>
        </w:tc>
      </w:tr>
      <w:tr w:rsidR="00F30367" w14:paraId="50FC4AE4"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BFBB3C"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D7EB542" w14:textId="77777777" w:rsidR="00F30367" w:rsidRPr="00C46F7F" w:rsidRDefault="00B113DE" w:rsidP="00F30367">
            <w:pPr>
              <w:spacing w:line="276" w:lineRule="auto"/>
              <w:rPr>
                <w:rFonts w:eastAsiaTheme="minorHAnsi" w:cs="Arial"/>
              </w:rPr>
            </w:pPr>
            <w:r>
              <w:rPr>
                <w:rFonts w:eastAsiaTheme="minorHAnsi" w:cs="Arial"/>
              </w:rPr>
              <w:t>SVSServer</w:t>
            </w:r>
            <w:r w:rsidRPr="00C46F7F">
              <w:rPr>
                <w:rFonts w:eastAsiaTheme="minorHAnsi" w:cs="Arial"/>
              </w:rPr>
              <w:t xml:space="preserve"> shall check for </w:t>
            </w:r>
            <w:del w:id="929" w:author="Ekanthappa, Rudresh (R.)" w:date="2019-11-12T10:45:00Z">
              <w:r w:rsidRPr="00C46F7F" w:rsidDel="005C3407">
                <w:rPr>
                  <w:rFonts w:eastAsiaTheme="minorHAnsi" w:cs="Arial"/>
                </w:rPr>
                <w:delText>Type 4</w:delText>
              </w:r>
            </w:del>
            <w:ins w:id="930" w:author="Ekanthappa, Rudresh (R.)" w:date="2019-11-12T10:45:00Z">
              <w:r w:rsidR="005C3407">
                <w:rPr>
                  <w:rFonts w:eastAsiaTheme="minorHAnsi" w:cs="Arial"/>
                </w:rPr>
                <w:t>Type3</w:t>
              </w:r>
            </w:ins>
            <w:r w:rsidRPr="00C46F7F">
              <w:rPr>
                <w:rFonts w:eastAsiaTheme="minorHAnsi" w:cs="Arial"/>
              </w:rPr>
              <w:t xml:space="preserve"> SMS requests ONLY</w:t>
            </w:r>
            <w:r>
              <w:rPr>
                <w:rFonts w:eastAsiaTheme="minorHAnsi" w:cs="Arial"/>
              </w:rPr>
              <w:t xml:space="preserve"> </w:t>
            </w:r>
            <w:r w:rsidRPr="00457FEB">
              <w:rPr>
                <w:rFonts w:eastAsiaTheme="minorHAnsi" w:cs="Arial"/>
              </w:rPr>
              <w:t>on BUB till C5 power level</w:t>
            </w:r>
          </w:p>
        </w:tc>
      </w:tr>
      <w:tr w:rsidR="00F30367" w14:paraId="12DCE12B"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D1E338"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406C5BF" w14:textId="77777777" w:rsidR="00F30367" w:rsidRPr="00C46F7F" w:rsidRDefault="00F30367" w:rsidP="00F30367">
            <w:pPr>
              <w:spacing w:line="276" w:lineRule="auto"/>
              <w:rPr>
                <w:rFonts w:eastAsiaTheme="minorHAnsi" w:cs="Arial"/>
              </w:rPr>
            </w:pPr>
          </w:p>
        </w:tc>
      </w:tr>
      <w:tr w:rsidR="00F30367" w14:paraId="7AEE0F9D" w14:textId="77777777" w:rsidTr="009B4C29">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B6EB9D"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A79BA55" w14:textId="77777777" w:rsidR="00F30367" w:rsidRPr="00C46F7F" w:rsidRDefault="00B113DE" w:rsidP="00F30367">
            <w:pPr>
              <w:spacing w:line="276" w:lineRule="auto"/>
              <w:rPr>
                <w:rFonts w:eastAsiaTheme="minorHAnsi" w:cs="Arial"/>
              </w:rPr>
            </w:pPr>
            <w:r w:rsidRPr="00C46F7F">
              <w:rPr>
                <w:rFonts w:eastAsiaTheme="minorHAnsi" w:cs="Arial"/>
              </w:rPr>
              <w:t>SMS</w:t>
            </w:r>
          </w:p>
        </w:tc>
      </w:tr>
    </w:tbl>
    <w:p w14:paraId="19D9F7D8" w14:textId="77777777" w:rsidR="00F30367" w:rsidRDefault="00384D51" w:rsidP="00F30367">
      <w:del w:id="931" w:author="Ilieva, Elena (E.)" w:date="2019-11-27T00:01:00Z">
        <w:r w:rsidDel="00B840BA">
          <w:rPr>
            <w:rStyle w:val="CommentReference"/>
          </w:rPr>
          <w:commentReference w:id="932"/>
        </w:r>
      </w:del>
    </w:p>
    <w:p w14:paraId="5A05CC0B" w14:textId="77777777" w:rsidR="00F30367" w:rsidRDefault="00B113DE" w:rsidP="009B4C29">
      <w:pPr>
        <w:pStyle w:val="Heading4"/>
      </w:pPr>
      <w:r>
        <w:t>SVS-UC-REQ-306380/D-SVS Backup Battery Termination Threshold with Goodbye Msg</w:t>
      </w:r>
    </w:p>
    <w:p w14:paraId="2B71B324"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6C3BE5D6" w14:textId="77777777" w:rsidTr="00F30367">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F22A32"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C4989E5"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BUB</w:t>
            </w:r>
          </w:p>
        </w:tc>
      </w:tr>
      <w:tr w:rsidR="00F30367" w14:paraId="3665FE55"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ED462A"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9A9AA2D"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3CF24FEC"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36F0E6D4" w14:textId="77777777" w:rsidR="00F30367" w:rsidRPr="00C46F7F" w:rsidRDefault="00B113DE" w:rsidP="00F30367">
            <w:pPr>
              <w:spacing w:line="276" w:lineRule="auto"/>
              <w:rPr>
                <w:rFonts w:eastAsiaTheme="minorHAnsi" w:cs="Arial"/>
              </w:rPr>
            </w:pPr>
            <w:r w:rsidRPr="00C46F7F">
              <w:rPr>
                <w:rFonts w:eastAsiaTheme="minorHAnsi" w:cs="Arial"/>
              </w:rPr>
              <w:t>Main Power Unavailable (discharged OR disconnected)</w:t>
            </w:r>
          </w:p>
          <w:p w14:paraId="52D4218A"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2F1792C3" w14:textId="77777777" w:rsidR="00F30367" w:rsidRPr="00C46F7F" w:rsidRDefault="00B113DE" w:rsidP="00F30367">
            <w:pPr>
              <w:spacing w:line="276" w:lineRule="auto"/>
              <w:rPr>
                <w:rFonts w:eastAsiaTheme="minorHAnsi" w:cs="Arial"/>
              </w:rPr>
            </w:pPr>
            <w:r w:rsidRPr="00C46F7F">
              <w:rPr>
                <w:rFonts w:eastAsiaTheme="minorHAnsi" w:cs="Arial"/>
              </w:rPr>
              <w:t>Theft Mode NOT Active</w:t>
            </w:r>
            <w:r>
              <w:rPr>
                <w:rFonts w:eastAsiaTheme="minorHAnsi" w:cs="Arial"/>
              </w:rPr>
              <w:t xml:space="preserve"> </w:t>
            </w:r>
          </w:p>
        </w:tc>
      </w:tr>
      <w:tr w:rsidR="00F30367" w14:paraId="4042D8E1"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DAE544"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459A01C6" w14:textId="77777777" w:rsidR="00F30367" w:rsidRPr="00C46F7F" w:rsidRDefault="00B113DE" w:rsidP="00F30367">
            <w:pPr>
              <w:spacing w:line="276" w:lineRule="auto"/>
              <w:rPr>
                <w:rFonts w:eastAsiaTheme="minorHAnsi" w:cs="Arial"/>
              </w:rPr>
            </w:pPr>
            <w:r w:rsidRPr="00C46F7F">
              <w:rPr>
                <w:rFonts w:eastAsiaTheme="minorHAnsi" w:cs="Arial"/>
              </w:rPr>
              <w:t xml:space="preserve">Back-up battery reaches </w:t>
            </w:r>
            <w:r>
              <w:rPr>
                <w:rFonts w:eastAsiaTheme="minorHAnsi" w:cs="Arial"/>
              </w:rPr>
              <w:t xml:space="preserve">SVS Unsupported </w:t>
            </w:r>
            <w:r w:rsidRPr="00C46F7F">
              <w:rPr>
                <w:rFonts w:eastAsiaTheme="minorHAnsi" w:cs="Arial"/>
              </w:rPr>
              <w:t>threshold (C</w:t>
            </w:r>
            <w:r>
              <w:rPr>
                <w:rFonts w:eastAsiaTheme="minorHAnsi" w:cs="Arial"/>
              </w:rPr>
              <w:t>5</w:t>
            </w:r>
            <w:r w:rsidRPr="00C46F7F">
              <w:rPr>
                <w:rFonts w:eastAsiaTheme="minorHAnsi" w:cs="Arial"/>
              </w:rPr>
              <w:t>)</w:t>
            </w:r>
          </w:p>
        </w:tc>
      </w:tr>
      <w:tr w:rsidR="00F30367" w14:paraId="081C331F"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871950"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CE2E947" w14:textId="77777777" w:rsidR="00F30367" w:rsidRPr="00C46F7F" w:rsidRDefault="00B113DE" w:rsidP="00F30367">
            <w:pPr>
              <w:spacing w:line="276" w:lineRule="auto"/>
              <w:rPr>
                <w:rFonts w:eastAsiaTheme="minorHAnsi" w:cs="Arial"/>
              </w:rPr>
            </w:pPr>
            <w:r w:rsidRPr="00C46F7F">
              <w:rPr>
                <w:rFonts w:eastAsiaTheme="minorHAnsi" w:cs="Arial"/>
              </w:rPr>
              <w:t xml:space="preserve">Send </w:t>
            </w:r>
            <w:r w:rsidRPr="00EA6C05">
              <w:rPr>
                <w:rFonts w:eastAsiaTheme="minorHAnsi" w:cs="Arial"/>
              </w:rPr>
              <w:t>GRPC</w:t>
            </w:r>
            <w:r>
              <w:rPr>
                <w:rFonts w:eastAsiaTheme="minorHAnsi" w:cs="Arial"/>
              </w:rPr>
              <w:t xml:space="preserve"> </w:t>
            </w:r>
            <w:r w:rsidRPr="00C46F7F">
              <w:rPr>
                <w:rFonts w:eastAsiaTheme="minorHAnsi" w:cs="Arial"/>
              </w:rPr>
              <w:t xml:space="preserve">message containing SVS support termination </w:t>
            </w:r>
            <w:r>
              <w:rPr>
                <w:rFonts w:eastAsiaTheme="minorHAnsi" w:cs="Arial"/>
              </w:rPr>
              <w:t xml:space="preserve">with SVS unsupported </w:t>
            </w:r>
            <w:r w:rsidRPr="00C46F7F">
              <w:rPr>
                <w:rFonts w:eastAsiaTheme="minorHAnsi" w:cs="Arial"/>
              </w:rPr>
              <w:t xml:space="preserve">to </w:t>
            </w:r>
            <w:r w:rsidRPr="00612901">
              <w:rPr>
                <w:rFonts w:eastAsiaTheme="minorHAnsi" w:cs="Arial"/>
              </w:rPr>
              <w:t>SVSOffBoardClient</w:t>
            </w:r>
            <w:r w:rsidRPr="00C46F7F">
              <w:rPr>
                <w:rFonts w:eastAsiaTheme="minorHAnsi" w:cs="Arial"/>
              </w:rPr>
              <w:t>/SVS Cloud App. SVS will not be supported until ignition cycle performed</w:t>
            </w:r>
          </w:p>
        </w:tc>
      </w:tr>
      <w:tr w:rsidR="00F30367" w14:paraId="72E3655F"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E1D612"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EDE5804" w14:textId="77777777" w:rsidR="00F30367" w:rsidRPr="00C46F7F" w:rsidRDefault="00F30367" w:rsidP="00F30367">
            <w:pPr>
              <w:spacing w:line="276" w:lineRule="auto"/>
              <w:rPr>
                <w:rFonts w:eastAsiaTheme="minorHAnsi" w:cs="Arial"/>
              </w:rPr>
            </w:pPr>
          </w:p>
        </w:tc>
      </w:tr>
      <w:tr w:rsidR="00F30367" w14:paraId="2EB80BEB"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B4D823"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CD47C78" w14:textId="77777777" w:rsidR="00F30367" w:rsidRPr="00C46F7F" w:rsidRDefault="00B113DE" w:rsidP="00F30367">
            <w:pPr>
              <w:spacing w:line="276" w:lineRule="auto"/>
              <w:rPr>
                <w:rFonts w:eastAsiaTheme="minorHAnsi" w:cs="Arial"/>
              </w:rPr>
            </w:pPr>
            <w:r w:rsidRPr="00EA6C05">
              <w:rPr>
                <w:rFonts w:eastAsiaTheme="minorHAnsi" w:cs="Arial"/>
              </w:rPr>
              <w:t>GRPC</w:t>
            </w:r>
          </w:p>
        </w:tc>
      </w:tr>
    </w:tbl>
    <w:p w14:paraId="65AE07D1" w14:textId="77777777" w:rsidR="00F30367" w:rsidRDefault="00384D51" w:rsidP="00F30367">
      <w:del w:id="933" w:author="Ilieva, Elena (E.)" w:date="2019-11-27T00:01:00Z">
        <w:r w:rsidDel="00B840BA">
          <w:rPr>
            <w:rStyle w:val="CommentReference"/>
          </w:rPr>
          <w:commentReference w:id="934"/>
        </w:r>
      </w:del>
    </w:p>
    <w:p w14:paraId="606EC7C6" w14:textId="77777777" w:rsidR="00F30367" w:rsidRDefault="00B113DE" w:rsidP="009B4C29">
      <w:pPr>
        <w:pStyle w:val="Heading4"/>
      </w:pPr>
      <w:r>
        <w:t>SVS-UC-REQ-306381/B-ECall Event during Theft Mode</w:t>
      </w:r>
    </w:p>
    <w:p w14:paraId="14F2D185"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14:paraId="615F5979" w14:textId="77777777" w:rsidTr="00F30367">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5CA5F2" w14:textId="77777777" w:rsidR="00F30367" w:rsidRDefault="00B113DE" w:rsidP="00F30367">
            <w:pPr>
              <w:spacing w:line="276" w:lineRule="auto"/>
              <w:rPr>
                <w:rFonts w:eastAsiaTheme="minorHAnsi" w:cs="Arial"/>
                <w:szCs w:val="22"/>
              </w:rPr>
            </w:pPr>
            <w:r>
              <w:rPr>
                <w:b/>
                <w:bCs/>
              </w:rPr>
              <w:t>Actors</w:t>
            </w:r>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7570B74" w14:textId="77777777" w:rsidR="00F30367" w:rsidRPr="00C46F7F" w:rsidRDefault="00B113DE" w:rsidP="00F30367">
            <w:pPr>
              <w:rPr>
                <w:rFonts w:cs="Arial"/>
              </w:rPr>
            </w:pPr>
            <w:r w:rsidRPr="00C46F7F">
              <w:rPr>
                <w:rFonts w:cs="Arial"/>
              </w:rPr>
              <w:t xml:space="preserve">SVS Cloud App, </w:t>
            </w:r>
            <w:r>
              <w:rPr>
                <w:rFonts w:cs="Arial"/>
              </w:rPr>
              <w:t>SVSServer</w:t>
            </w:r>
            <w:r w:rsidRPr="00C46F7F">
              <w:rPr>
                <w:rFonts w:cs="Arial"/>
              </w:rPr>
              <w:t xml:space="preserve">, </w:t>
            </w:r>
            <w:r w:rsidRPr="00612901">
              <w:rPr>
                <w:rFonts w:cs="Arial"/>
              </w:rPr>
              <w:t>SVSOffBoardClient</w:t>
            </w:r>
            <w:r w:rsidRPr="00C46F7F">
              <w:rPr>
                <w:rFonts w:cs="Arial"/>
              </w:rPr>
              <w:t>, BUB</w:t>
            </w:r>
          </w:p>
        </w:tc>
      </w:tr>
      <w:tr w:rsidR="00F30367" w14:paraId="3688E529"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F86C5F" w14:textId="77777777" w:rsidR="00F30367" w:rsidRDefault="00B113DE" w:rsidP="00F30367">
            <w:pPr>
              <w:spacing w:line="276" w:lineRule="auto"/>
              <w:rPr>
                <w:rFonts w:eastAsiaTheme="minorHAnsi" w:cs="Arial"/>
                <w:szCs w:val="22"/>
              </w:rPr>
            </w:pPr>
            <w:r>
              <w:rPr>
                <w:b/>
                <w:bCs/>
              </w:rPr>
              <w:t>Pre-conditions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2624430" w14:textId="77777777" w:rsidR="00F30367" w:rsidRPr="00C46F7F" w:rsidRDefault="00B113DE" w:rsidP="00F30367">
            <w:pPr>
              <w:spacing w:line="276" w:lineRule="auto"/>
              <w:rPr>
                <w:rFonts w:eastAsiaTheme="minorHAnsi" w:cs="Arial"/>
              </w:rPr>
            </w:pPr>
            <w:r w:rsidRPr="00C46F7F">
              <w:rPr>
                <w:rFonts w:eastAsiaTheme="minorHAnsi" w:cs="Arial"/>
              </w:rPr>
              <w:t>Vehicle capable of SVS (based on region)</w:t>
            </w:r>
          </w:p>
          <w:p w14:paraId="1EDED0D0" w14:textId="77777777" w:rsidR="00F30367" w:rsidRPr="00C46F7F" w:rsidRDefault="00B113DE" w:rsidP="00F30367">
            <w:pPr>
              <w:spacing w:line="276" w:lineRule="auto"/>
              <w:rPr>
                <w:rFonts w:eastAsiaTheme="minorHAnsi" w:cs="Arial"/>
              </w:rPr>
            </w:pPr>
            <w:r w:rsidRPr="00C46F7F">
              <w:rPr>
                <w:rFonts w:eastAsiaTheme="minorHAnsi" w:cs="Arial"/>
              </w:rPr>
              <w:t>Customer Subscribed to SVS</w:t>
            </w:r>
          </w:p>
          <w:p w14:paraId="64FD7A33" w14:textId="77777777" w:rsidR="00F30367" w:rsidRPr="00C46F7F" w:rsidRDefault="00B113DE" w:rsidP="00F30367">
            <w:pPr>
              <w:spacing w:line="276" w:lineRule="auto"/>
              <w:rPr>
                <w:rFonts w:eastAsiaTheme="minorHAnsi" w:cs="Arial"/>
              </w:rPr>
            </w:pPr>
            <w:r w:rsidRPr="00C46F7F">
              <w:rPr>
                <w:rFonts w:eastAsiaTheme="minorHAnsi" w:cs="Arial"/>
              </w:rPr>
              <w:t>Main Power Unavailable (damaged, discharged OR disconnected)</w:t>
            </w:r>
          </w:p>
          <w:p w14:paraId="6B45F108" w14:textId="77777777" w:rsidR="00F30367" w:rsidRPr="00C46F7F" w:rsidRDefault="00B113DE" w:rsidP="00F30367">
            <w:pPr>
              <w:spacing w:line="276" w:lineRule="auto"/>
              <w:rPr>
                <w:rFonts w:eastAsiaTheme="minorHAnsi" w:cs="Arial"/>
              </w:rPr>
            </w:pPr>
            <w:r w:rsidRPr="00C46F7F">
              <w:rPr>
                <w:rFonts w:eastAsiaTheme="minorHAnsi" w:cs="Arial"/>
              </w:rPr>
              <w:t>BUB AVAILABLE</w:t>
            </w:r>
          </w:p>
          <w:p w14:paraId="753CBF6E" w14:textId="77777777" w:rsidR="00F30367" w:rsidRPr="00C46F7F" w:rsidRDefault="00B113DE" w:rsidP="00F30367">
            <w:pPr>
              <w:spacing w:line="276" w:lineRule="auto"/>
              <w:rPr>
                <w:rFonts w:eastAsiaTheme="minorHAnsi" w:cs="Arial"/>
              </w:rPr>
            </w:pPr>
            <w:r w:rsidRPr="00C46F7F">
              <w:rPr>
                <w:rFonts w:eastAsiaTheme="minorHAnsi" w:cs="Arial"/>
              </w:rPr>
              <w:t>Theft Mode Active</w:t>
            </w:r>
          </w:p>
        </w:tc>
      </w:tr>
      <w:tr w:rsidR="00F30367" w14:paraId="32EFE189"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CC15A9" w14:textId="77777777" w:rsidR="00F30367" w:rsidRDefault="00B113DE" w:rsidP="00F30367">
            <w:pPr>
              <w:spacing w:line="276" w:lineRule="auto"/>
              <w:rPr>
                <w:rFonts w:eastAsiaTheme="minorHAnsi" w:cs="Arial"/>
                <w:szCs w:val="22"/>
              </w:rPr>
            </w:pPr>
            <w:r>
              <w:rPr>
                <w:b/>
                <w:bCs/>
              </w:rPr>
              <w:t>Scenario Description</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C67BDF9" w14:textId="77777777" w:rsidR="00F30367" w:rsidRPr="00C46F7F" w:rsidRDefault="00B113DE" w:rsidP="00F30367">
            <w:pPr>
              <w:spacing w:line="276" w:lineRule="auto"/>
              <w:rPr>
                <w:rFonts w:eastAsiaTheme="minorHAnsi" w:cs="Arial"/>
              </w:rPr>
            </w:pPr>
            <w:r w:rsidRPr="00C46F7F">
              <w:rPr>
                <w:rFonts w:eastAsiaTheme="minorHAnsi" w:cs="Arial"/>
              </w:rPr>
              <w:t>E-Call Event triggered while vehicle using BUB for SVS</w:t>
            </w:r>
          </w:p>
        </w:tc>
      </w:tr>
      <w:tr w:rsidR="00F30367" w14:paraId="524F8C0E"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AC03C9" w14:textId="77777777" w:rsidR="00F30367" w:rsidRDefault="00B113DE" w:rsidP="00F30367">
            <w:pPr>
              <w:spacing w:line="276" w:lineRule="auto"/>
              <w:rPr>
                <w:rFonts w:eastAsiaTheme="minorHAnsi" w:cs="Arial"/>
                <w:szCs w:val="22"/>
              </w:rPr>
            </w:pPr>
            <w:r>
              <w:rPr>
                <w:b/>
                <w:bCs/>
              </w:rPr>
              <w:t>Post-conditions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D1A06A4" w14:textId="77777777" w:rsidR="00F30367" w:rsidRDefault="00B113DE" w:rsidP="00F30367">
            <w:pPr>
              <w:spacing w:line="276" w:lineRule="auto"/>
              <w:rPr>
                <w:rFonts w:eastAsiaTheme="minorHAnsi" w:cs="Arial"/>
              </w:rPr>
            </w:pPr>
            <w:r w:rsidRPr="00C46F7F">
              <w:rPr>
                <w:rFonts w:eastAsiaTheme="minorHAnsi" w:cs="Arial"/>
              </w:rPr>
              <w:t xml:space="preserve">E-Call event takes over BUB, SVS is </w:t>
            </w:r>
            <w:r>
              <w:rPr>
                <w:rFonts w:eastAsiaTheme="minorHAnsi" w:cs="Arial"/>
              </w:rPr>
              <w:t>paused</w:t>
            </w:r>
            <w:r w:rsidRPr="00C46F7F">
              <w:rPr>
                <w:rFonts w:eastAsiaTheme="minorHAnsi" w:cs="Arial"/>
              </w:rPr>
              <w:t xml:space="preserve"> and E-Ca</w:t>
            </w:r>
            <w:r>
              <w:rPr>
                <w:rFonts w:eastAsiaTheme="minorHAnsi" w:cs="Arial"/>
              </w:rPr>
              <w:t>ll event completed as expected.</w:t>
            </w:r>
          </w:p>
          <w:p w14:paraId="4A7DAC80" w14:textId="77777777" w:rsidR="00F30367" w:rsidRPr="00C46F7F" w:rsidRDefault="00B113DE" w:rsidP="00F30367">
            <w:pPr>
              <w:spacing w:line="276" w:lineRule="auto"/>
              <w:rPr>
                <w:rFonts w:eastAsiaTheme="minorHAnsi" w:cs="Arial"/>
              </w:rPr>
            </w:pPr>
            <w:r w:rsidRPr="001B5A4B">
              <w:rPr>
                <w:rFonts w:eastAsiaTheme="minorHAnsi" w:cs="Arial"/>
              </w:rPr>
              <w:t>SVS is resumed once E-Call completes functionality if capability still available.</w:t>
            </w:r>
          </w:p>
        </w:tc>
      </w:tr>
      <w:tr w:rsidR="00F30367" w14:paraId="0C880E30"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BCE1F5" w14:textId="77777777" w:rsidR="00F30367" w:rsidRDefault="00B113DE" w:rsidP="00F30367">
            <w:pPr>
              <w:spacing w:line="276" w:lineRule="auto"/>
              <w:rPr>
                <w:rFonts w:eastAsiaTheme="minorHAnsi" w:cs="Arial"/>
                <w:szCs w:val="22"/>
              </w:rPr>
            </w:pPr>
            <w:r>
              <w:rPr>
                <w:b/>
                <w:bCs/>
              </w:rPr>
              <w:t>List of Exception Use Cases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79354AEB" w14:textId="77777777" w:rsidR="00F30367" w:rsidRPr="00C46F7F" w:rsidRDefault="00F30367" w:rsidP="00F30367">
            <w:pPr>
              <w:spacing w:line="276" w:lineRule="auto"/>
              <w:rPr>
                <w:rFonts w:eastAsiaTheme="minorHAnsi" w:cs="Arial"/>
              </w:rPr>
            </w:pPr>
          </w:p>
        </w:tc>
      </w:tr>
      <w:tr w:rsidR="00F30367" w14:paraId="59F05E8A" w14:textId="77777777" w:rsidTr="00F3036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9501CE" w14:textId="77777777" w:rsidR="00F30367" w:rsidRDefault="00B113DE" w:rsidP="00F30367">
            <w:pPr>
              <w:spacing w:line="276" w:lineRule="auto"/>
              <w:rPr>
                <w:rFonts w:eastAsiaTheme="minorHAnsi" w:cs="Arial"/>
                <w:szCs w:val="22"/>
              </w:rPr>
            </w:pPr>
            <w:r>
              <w:rPr>
                <w:b/>
                <w:bCs/>
              </w:rPr>
              <w:t>Interfaces</w:t>
            </w:r>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217328C9" w14:textId="77777777" w:rsidR="00F30367" w:rsidRPr="00C46F7F" w:rsidRDefault="00F30367" w:rsidP="00F30367">
            <w:pPr>
              <w:spacing w:line="276" w:lineRule="auto"/>
              <w:rPr>
                <w:rFonts w:eastAsiaTheme="minorHAnsi" w:cs="Arial"/>
              </w:rPr>
            </w:pPr>
          </w:p>
        </w:tc>
      </w:tr>
    </w:tbl>
    <w:p w14:paraId="7567C4D2" w14:textId="77777777" w:rsidR="00F30367" w:rsidRDefault="00EC6895" w:rsidP="00F30367">
      <w:del w:id="935" w:author="Ilieva, Elena (E.)" w:date="2019-11-27T00:01:00Z">
        <w:r w:rsidDel="00B840BA">
          <w:rPr>
            <w:rStyle w:val="CommentReference"/>
          </w:rPr>
          <w:commentReference w:id="936"/>
        </w:r>
      </w:del>
    </w:p>
    <w:p w14:paraId="28F6B3B0" w14:textId="77777777" w:rsidR="00F30367" w:rsidDel="00B840BA" w:rsidRDefault="00B113DE" w:rsidP="009B4C29">
      <w:pPr>
        <w:pStyle w:val="Heading4"/>
        <w:rPr>
          <w:del w:id="937" w:author="Ilieva, Elena (E.)" w:date="2019-11-27T00:01:00Z"/>
        </w:rPr>
      </w:pPr>
      <w:commentRangeStart w:id="938"/>
      <w:del w:id="939" w:author="Ilieva, Elena (E.)" w:date="2019-11-27T00:01:00Z">
        <w:r w:rsidDel="00B840BA">
          <w:delText xml:space="preserve">SVS-UC-REQ-306382/A-China Data Monitor </w:delText>
        </w:r>
      </w:del>
      <w:del w:id="940" w:author="Ilieva, Elena (E.)" w:date="2019-11-13T18:29:00Z">
        <w:r w:rsidDel="007B4243">
          <w:delText>during Theft Mode</w:delText>
        </w:r>
      </w:del>
      <w:commentRangeEnd w:id="938"/>
      <w:del w:id="941" w:author="Ilieva, Elena (E.)" w:date="2019-11-27T00:01:00Z">
        <w:r w:rsidR="001C04BB" w:rsidDel="00B840BA">
          <w:rPr>
            <w:rStyle w:val="CommentReference"/>
            <w:b w:val="0"/>
            <w:bCs w:val="0"/>
            <w:i w:val="0"/>
          </w:rPr>
          <w:commentReference w:id="938"/>
        </w:r>
      </w:del>
    </w:p>
    <w:p w14:paraId="1B58231C" w14:textId="77777777" w:rsidR="00F30367" w:rsidRPr="00AE06BC" w:rsidDel="00B840BA" w:rsidRDefault="00F30367" w:rsidP="00F30367">
      <w:pPr>
        <w:rPr>
          <w:del w:id="942" w:author="Ilieva, Elena (E.)" w:date="2019-11-27T00:01:00Z"/>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4904"/>
      </w:tblGrid>
      <w:tr w:rsidR="00F30367" w:rsidDel="00B840BA" w14:paraId="6F7AE730" w14:textId="77777777" w:rsidTr="009B4C29">
        <w:trPr>
          <w:jc w:val="center"/>
          <w:del w:id="943" w:author="Ilieva, Elena (E.)" w:date="2019-11-27T00:01:00Z"/>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47972E" w14:textId="77777777" w:rsidR="00F30367" w:rsidDel="00B840BA" w:rsidRDefault="00B113DE" w:rsidP="00F30367">
            <w:pPr>
              <w:spacing w:line="276" w:lineRule="auto"/>
              <w:rPr>
                <w:del w:id="944" w:author="Ilieva, Elena (E.)" w:date="2019-11-27T00:01:00Z"/>
                <w:rFonts w:eastAsiaTheme="minorHAnsi" w:cs="Arial"/>
                <w:sz w:val="22"/>
                <w:szCs w:val="22"/>
              </w:rPr>
            </w:pPr>
            <w:del w:id="945" w:author="Ilieva, Elena (E.)" w:date="2019-11-27T00:01:00Z">
              <w:r w:rsidDel="00B840BA">
                <w:rPr>
                  <w:b/>
                  <w:bCs/>
                </w:rPr>
                <w:delText>Actors</w:delText>
              </w:r>
            </w:del>
          </w:p>
        </w:tc>
        <w:tc>
          <w:tcPr>
            <w:tcW w:w="49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7F876C" w14:textId="77777777" w:rsidR="00F30367" w:rsidRPr="00C46F7F" w:rsidDel="00B840BA" w:rsidRDefault="00B113DE" w:rsidP="00F30367">
            <w:pPr>
              <w:rPr>
                <w:del w:id="946" w:author="Ilieva, Elena (E.)" w:date="2019-11-27T00:01:00Z"/>
                <w:rFonts w:eastAsia="Times New Roman" w:cs="Arial"/>
                <w:szCs w:val="20"/>
              </w:rPr>
            </w:pPr>
            <w:del w:id="947" w:author="Ilieva, Elena (E.)" w:date="2019-11-27T00:01:00Z">
              <w:r w:rsidRPr="00C46F7F" w:rsidDel="00B840BA">
                <w:rPr>
                  <w:rFonts w:eastAsia="Times New Roman" w:cs="Arial"/>
                  <w:szCs w:val="20"/>
                </w:rPr>
                <w:delText xml:space="preserve">SVS Cloud App, </w:delText>
              </w:r>
              <w:r w:rsidDel="00B840BA">
                <w:rPr>
                  <w:rFonts w:eastAsia="Times New Roman" w:cs="Arial"/>
                  <w:szCs w:val="20"/>
                </w:rPr>
                <w:delText>SVSServer</w:delText>
              </w:r>
              <w:r w:rsidRPr="00C46F7F" w:rsidDel="00B840BA">
                <w:rPr>
                  <w:rFonts w:eastAsia="Times New Roman" w:cs="Arial"/>
                  <w:szCs w:val="20"/>
                </w:rPr>
                <w:delText xml:space="preserve">, </w:delText>
              </w:r>
              <w:r w:rsidRPr="00612901" w:rsidDel="00B840BA">
                <w:rPr>
                  <w:rFonts w:eastAsia="Times New Roman" w:cs="Arial"/>
                  <w:szCs w:val="20"/>
                </w:rPr>
                <w:delText>SVSOffBoardClient</w:delText>
              </w:r>
              <w:r w:rsidRPr="00C46F7F" w:rsidDel="00B840BA">
                <w:rPr>
                  <w:rFonts w:eastAsia="Times New Roman" w:cs="Arial"/>
                  <w:szCs w:val="20"/>
                </w:rPr>
                <w:delText>, BUB</w:delText>
              </w:r>
            </w:del>
          </w:p>
        </w:tc>
      </w:tr>
      <w:tr w:rsidR="00F30367" w:rsidDel="00B840BA" w14:paraId="357355EF" w14:textId="77777777" w:rsidTr="009B4C29">
        <w:trPr>
          <w:jc w:val="center"/>
          <w:del w:id="948" w:author="Ilieva, Elena (E.)" w:date="2019-11-27T00:01:00Z"/>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041C0A" w14:textId="77777777" w:rsidR="00F30367" w:rsidDel="00B840BA" w:rsidRDefault="00B113DE" w:rsidP="00F30367">
            <w:pPr>
              <w:spacing w:line="276" w:lineRule="auto"/>
              <w:rPr>
                <w:del w:id="949" w:author="Ilieva, Elena (E.)" w:date="2019-11-27T00:01:00Z"/>
                <w:rFonts w:eastAsiaTheme="minorHAnsi" w:cs="Arial"/>
                <w:sz w:val="22"/>
                <w:szCs w:val="22"/>
              </w:rPr>
            </w:pPr>
            <w:del w:id="950" w:author="Ilieva, Elena (E.)" w:date="2019-11-27T00:01:00Z">
              <w:r w:rsidDel="00B840BA">
                <w:rPr>
                  <w:b/>
                  <w:bCs/>
                </w:rPr>
                <w:delText>Pre-conditions</w:delText>
              </w:r>
            </w:del>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0DB4925D" w14:textId="77777777" w:rsidR="00F30367" w:rsidRPr="00C46F7F" w:rsidDel="00B840BA" w:rsidRDefault="00B113DE" w:rsidP="00F30367">
            <w:pPr>
              <w:spacing w:line="276" w:lineRule="auto"/>
              <w:rPr>
                <w:del w:id="951" w:author="Ilieva, Elena (E.)" w:date="2019-11-27T00:01:00Z"/>
                <w:rFonts w:eastAsiaTheme="minorHAnsi" w:cs="Arial"/>
                <w:szCs w:val="20"/>
              </w:rPr>
            </w:pPr>
            <w:del w:id="952" w:author="Ilieva, Elena (E.)" w:date="2019-11-27T00:01:00Z">
              <w:r w:rsidRPr="00C46F7F" w:rsidDel="00B840BA">
                <w:rPr>
                  <w:rFonts w:eastAsiaTheme="minorHAnsi" w:cs="Arial"/>
                  <w:szCs w:val="20"/>
                </w:rPr>
                <w:delText>Vehicle capable of SVS (based on region)</w:delText>
              </w:r>
            </w:del>
          </w:p>
          <w:p w14:paraId="635FAE62" w14:textId="77777777" w:rsidR="00F30367" w:rsidRPr="00C46F7F" w:rsidDel="00B840BA" w:rsidRDefault="00B113DE" w:rsidP="00F30367">
            <w:pPr>
              <w:spacing w:line="276" w:lineRule="auto"/>
              <w:rPr>
                <w:del w:id="953" w:author="Ilieva, Elena (E.)" w:date="2019-11-27T00:01:00Z"/>
                <w:rFonts w:eastAsiaTheme="minorHAnsi" w:cs="Arial"/>
                <w:szCs w:val="20"/>
              </w:rPr>
            </w:pPr>
            <w:del w:id="954" w:author="Ilieva, Elena (E.)" w:date="2019-11-27T00:01:00Z">
              <w:r w:rsidRPr="00C46F7F" w:rsidDel="00B840BA">
                <w:rPr>
                  <w:rFonts w:eastAsiaTheme="minorHAnsi" w:cs="Arial"/>
                  <w:szCs w:val="20"/>
                </w:rPr>
                <w:delText>Customer Subscribed to SVS</w:delText>
              </w:r>
            </w:del>
          </w:p>
          <w:p w14:paraId="68B1D312" w14:textId="77777777" w:rsidR="00F30367" w:rsidRPr="00C46F7F" w:rsidDel="00B840BA" w:rsidRDefault="00B113DE" w:rsidP="00F30367">
            <w:pPr>
              <w:spacing w:line="276" w:lineRule="auto"/>
              <w:rPr>
                <w:del w:id="955" w:author="Ilieva, Elena (E.)" w:date="2019-11-27T00:01:00Z"/>
                <w:rFonts w:eastAsiaTheme="minorHAnsi" w:cs="Arial"/>
                <w:szCs w:val="20"/>
              </w:rPr>
            </w:pPr>
            <w:del w:id="956" w:author="Ilieva, Elena (E.)" w:date="2019-11-27T00:01:00Z">
              <w:r w:rsidRPr="00C46F7F" w:rsidDel="00B840BA">
                <w:rPr>
                  <w:rFonts w:eastAsiaTheme="minorHAnsi" w:cs="Arial"/>
                  <w:szCs w:val="20"/>
                </w:rPr>
                <w:delText>Main Power Unavailable (disconnected)</w:delText>
              </w:r>
            </w:del>
          </w:p>
          <w:p w14:paraId="08FB41D8" w14:textId="77777777" w:rsidR="00F30367" w:rsidRPr="00C46F7F" w:rsidDel="007B4243" w:rsidRDefault="00B113DE" w:rsidP="00F30367">
            <w:pPr>
              <w:spacing w:line="276" w:lineRule="auto"/>
              <w:rPr>
                <w:del w:id="957" w:author="Ilieva, Elena (E.)" w:date="2019-11-13T18:30:00Z"/>
                <w:rFonts w:eastAsiaTheme="minorHAnsi" w:cs="Arial"/>
                <w:szCs w:val="20"/>
              </w:rPr>
            </w:pPr>
            <w:commentRangeStart w:id="958"/>
            <w:del w:id="959" w:author="Ilieva, Elena (E.)" w:date="2019-11-27T00:01:00Z">
              <w:r w:rsidRPr="00C46F7F" w:rsidDel="00B840BA">
                <w:rPr>
                  <w:rFonts w:eastAsiaTheme="minorHAnsi" w:cs="Arial"/>
                  <w:szCs w:val="20"/>
                </w:rPr>
                <w:delText>BUB AVAILABLE</w:delText>
              </w:r>
              <w:commentRangeEnd w:id="958"/>
              <w:r w:rsidR="00384D51" w:rsidDel="00B840BA">
                <w:rPr>
                  <w:rStyle w:val="CommentReference"/>
                </w:rPr>
                <w:commentReference w:id="958"/>
              </w:r>
            </w:del>
          </w:p>
          <w:p w14:paraId="2A19A8F4" w14:textId="77777777" w:rsidR="00F30367" w:rsidRPr="00C46F7F" w:rsidDel="00B840BA" w:rsidRDefault="00B113DE" w:rsidP="00F30367">
            <w:pPr>
              <w:spacing w:line="276" w:lineRule="auto"/>
              <w:rPr>
                <w:del w:id="960" w:author="Ilieva, Elena (E.)" w:date="2019-11-27T00:01:00Z"/>
                <w:rFonts w:eastAsiaTheme="minorHAnsi" w:cs="Arial"/>
                <w:szCs w:val="20"/>
              </w:rPr>
            </w:pPr>
            <w:del w:id="961" w:author="Ilieva, Elena (E.)" w:date="2019-11-13T18:30:00Z">
              <w:r w:rsidRPr="00C46F7F" w:rsidDel="007B4243">
                <w:rPr>
                  <w:rFonts w:eastAsiaTheme="minorHAnsi" w:cs="Arial"/>
                  <w:szCs w:val="20"/>
                </w:rPr>
                <w:delText>Theft Mode Active</w:delText>
              </w:r>
            </w:del>
          </w:p>
        </w:tc>
      </w:tr>
      <w:tr w:rsidR="00F30367" w:rsidDel="00B840BA" w14:paraId="49AC32C0" w14:textId="77777777" w:rsidTr="009B4C29">
        <w:trPr>
          <w:jc w:val="center"/>
          <w:del w:id="962" w:author="Ilieva, Elena (E.)" w:date="2019-11-27T00:01:00Z"/>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B47BA1" w14:textId="77777777" w:rsidR="00F30367" w:rsidDel="00B840BA" w:rsidRDefault="00B113DE" w:rsidP="00F30367">
            <w:pPr>
              <w:spacing w:line="276" w:lineRule="auto"/>
              <w:rPr>
                <w:del w:id="963" w:author="Ilieva, Elena (E.)" w:date="2019-11-27T00:01:00Z"/>
                <w:rFonts w:eastAsiaTheme="minorHAnsi" w:cs="Arial"/>
                <w:sz w:val="22"/>
                <w:szCs w:val="22"/>
              </w:rPr>
            </w:pPr>
            <w:del w:id="964" w:author="Ilieva, Elena (E.)" w:date="2019-11-27T00:01:00Z">
              <w:r w:rsidDel="00B840BA">
                <w:rPr>
                  <w:b/>
                  <w:bCs/>
                </w:rPr>
                <w:delText>Scenario Description</w:delText>
              </w:r>
            </w:del>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3AF7A61B" w14:textId="77777777" w:rsidR="00F30367" w:rsidRPr="00C46F7F" w:rsidDel="00B840BA" w:rsidRDefault="00B113DE" w:rsidP="007B4243">
            <w:pPr>
              <w:spacing w:line="276" w:lineRule="auto"/>
              <w:rPr>
                <w:del w:id="965" w:author="Ilieva, Elena (E.)" w:date="2019-11-27T00:01:00Z"/>
                <w:rFonts w:eastAsiaTheme="minorHAnsi" w:cs="Arial"/>
                <w:szCs w:val="20"/>
              </w:rPr>
            </w:pPr>
            <w:del w:id="966" w:author="Ilieva, Elena (E.)" w:date="2019-11-13T18:29:00Z">
              <w:r w:rsidRPr="00C46F7F" w:rsidDel="007B4243">
                <w:rPr>
                  <w:rFonts w:eastAsiaTheme="minorHAnsi" w:cs="Arial"/>
                  <w:szCs w:val="20"/>
                </w:rPr>
                <w:delText xml:space="preserve">Main battery disconnected and BUB engaged while in theft mode. </w:delText>
              </w:r>
            </w:del>
            <w:del w:id="967" w:author="Ilieva, Elena (E.)" w:date="2019-11-27T00:01:00Z">
              <w:r w:rsidRPr="00C46F7F" w:rsidDel="00B840BA">
                <w:rPr>
                  <w:rFonts w:eastAsiaTheme="minorHAnsi" w:cs="Arial"/>
                  <w:szCs w:val="20"/>
                </w:rPr>
                <w:delText xml:space="preserve">China Data Monitor </w:delText>
              </w:r>
            </w:del>
            <w:del w:id="968" w:author="Ilieva, Elena (E.)" w:date="2019-11-13T18:29:00Z">
              <w:r w:rsidRPr="00C46F7F" w:rsidDel="007B4243">
                <w:rPr>
                  <w:rFonts w:eastAsiaTheme="minorHAnsi" w:cs="Arial"/>
                  <w:szCs w:val="20"/>
                </w:rPr>
                <w:delText>with higher priority</w:delText>
              </w:r>
            </w:del>
            <w:del w:id="969" w:author="Ilieva, Elena (E.)" w:date="2019-11-27T00:01:00Z">
              <w:r w:rsidRPr="00C46F7F" w:rsidDel="00B840BA">
                <w:rPr>
                  <w:rFonts w:eastAsiaTheme="minorHAnsi" w:cs="Arial"/>
                  <w:szCs w:val="20"/>
                </w:rPr>
                <w:delText xml:space="preserve">, </w:delText>
              </w:r>
            </w:del>
            <w:del w:id="970" w:author="Ilieva, Elena (E.)" w:date="2019-11-13T18:29:00Z">
              <w:r w:rsidRPr="00C46F7F" w:rsidDel="007B4243">
                <w:rPr>
                  <w:rFonts w:eastAsiaTheme="minorHAnsi" w:cs="Arial"/>
                  <w:szCs w:val="20"/>
                </w:rPr>
                <w:delText xml:space="preserve">therefore CDM </w:delText>
              </w:r>
            </w:del>
            <w:del w:id="971" w:author="Ilieva, Elena (E.)" w:date="2019-11-27T00:01:00Z">
              <w:r w:rsidRPr="00C46F7F" w:rsidDel="00B840BA">
                <w:rPr>
                  <w:rFonts w:eastAsiaTheme="minorHAnsi" w:cs="Arial"/>
                  <w:szCs w:val="20"/>
                </w:rPr>
                <w:delText>functionality expected to complete as expected.</w:delText>
              </w:r>
              <w:r w:rsidR="00853605" w:rsidDel="00B840BA">
                <w:rPr>
                  <w:rStyle w:val="CommentReference"/>
                </w:rPr>
                <w:commentReference w:id="972"/>
              </w:r>
            </w:del>
          </w:p>
        </w:tc>
      </w:tr>
      <w:tr w:rsidR="00F30367" w:rsidDel="00B840BA" w14:paraId="01222B7D" w14:textId="77777777" w:rsidTr="009B4C29">
        <w:trPr>
          <w:jc w:val="center"/>
          <w:del w:id="973" w:author="Ilieva, Elena (E.)" w:date="2019-11-27T00:01:00Z"/>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23BA87" w14:textId="77777777" w:rsidR="00F30367" w:rsidDel="00B840BA" w:rsidRDefault="00B113DE" w:rsidP="00F30367">
            <w:pPr>
              <w:spacing w:line="276" w:lineRule="auto"/>
              <w:rPr>
                <w:del w:id="974" w:author="Ilieva, Elena (E.)" w:date="2019-11-27T00:01:00Z"/>
                <w:rFonts w:eastAsiaTheme="minorHAnsi" w:cs="Arial"/>
                <w:sz w:val="22"/>
                <w:szCs w:val="22"/>
              </w:rPr>
            </w:pPr>
            <w:del w:id="975" w:author="Ilieva, Elena (E.)" w:date="2019-11-27T00:01:00Z">
              <w:r w:rsidDel="00B840BA">
                <w:rPr>
                  <w:b/>
                  <w:bCs/>
                </w:rPr>
                <w:delText>Post-conditions</w:delText>
              </w:r>
            </w:del>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BB7B185" w14:textId="77777777" w:rsidR="00F30367" w:rsidRPr="00C46F7F" w:rsidDel="00B840BA" w:rsidRDefault="00B113DE" w:rsidP="00F30367">
            <w:pPr>
              <w:spacing w:line="276" w:lineRule="auto"/>
              <w:rPr>
                <w:del w:id="976" w:author="Ilieva, Elena (E.)" w:date="2019-11-27T00:01:00Z"/>
                <w:rFonts w:eastAsiaTheme="minorHAnsi" w:cs="Arial"/>
                <w:szCs w:val="20"/>
              </w:rPr>
            </w:pPr>
            <w:del w:id="977" w:author="Ilieva, Elena (E.)" w:date="2019-11-27T00:01:00Z">
              <w:r w:rsidRPr="00C46F7F" w:rsidDel="00B840BA">
                <w:rPr>
                  <w:rFonts w:eastAsiaTheme="minorHAnsi" w:cs="Arial"/>
                  <w:szCs w:val="20"/>
                </w:rPr>
                <w:delText>In the case that CDM completes successfully, SVS will regain functionality on BUB, and continue until BUB has been discharged.</w:delText>
              </w:r>
            </w:del>
          </w:p>
        </w:tc>
      </w:tr>
      <w:tr w:rsidR="00F30367" w:rsidDel="00B840BA" w14:paraId="1172B733" w14:textId="77777777" w:rsidTr="009B4C29">
        <w:trPr>
          <w:jc w:val="center"/>
          <w:del w:id="978" w:author="Ilieva, Elena (E.)" w:date="2019-11-27T00:01:00Z"/>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EB0ABE" w14:textId="77777777" w:rsidR="00F30367" w:rsidDel="00B840BA" w:rsidRDefault="00B113DE" w:rsidP="00F30367">
            <w:pPr>
              <w:spacing w:line="276" w:lineRule="auto"/>
              <w:rPr>
                <w:del w:id="979" w:author="Ilieva, Elena (E.)" w:date="2019-11-27T00:01:00Z"/>
                <w:rFonts w:eastAsiaTheme="minorHAnsi" w:cs="Arial"/>
                <w:sz w:val="22"/>
                <w:szCs w:val="22"/>
              </w:rPr>
            </w:pPr>
            <w:del w:id="980" w:author="Ilieva, Elena (E.)" w:date="2019-11-27T00:01:00Z">
              <w:r w:rsidDel="00B840BA">
                <w:rPr>
                  <w:b/>
                  <w:bCs/>
                </w:rPr>
                <w:delText>List of Exception Use Cases</w:delText>
              </w:r>
            </w:del>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5207D492" w14:textId="77777777" w:rsidR="00F30367" w:rsidRPr="00C46F7F" w:rsidDel="00B840BA" w:rsidRDefault="00F30367" w:rsidP="00F30367">
            <w:pPr>
              <w:spacing w:line="276" w:lineRule="auto"/>
              <w:rPr>
                <w:del w:id="981" w:author="Ilieva, Elena (E.)" w:date="2019-11-27T00:01:00Z"/>
                <w:rFonts w:eastAsiaTheme="minorHAnsi" w:cs="Arial"/>
                <w:szCs w:val="20"/>
              </w:rPr>
            </w:pPr>
          </w:p>
        </w:tc>
      </w:tr>
      <w:tr w:rsidR="00F30367" w:rsidDel="00B840BA" w14:paraId="5712D63B" w14:textId="77777777" w:rsidTr="009B4C29">
        <w:trPr>
          <w:jc w:val="center"/>
          <w:del w:id="982" w:author="Ilieva, Elena (E.)" w:date="2019-11-27T00:01:00Z"/>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EAECB3" w14:textId="77777777" w:rsidR="00F30367" w:rsidDel="00B840BA" w:rsidRDefault="00B113DE" w:rsidP="00F30367">
            <w:pPr>
              <w:spacing w:line="276" w:lineRule="auto"/>
              <w:rPr>
                <w:del w:id="983" w:author="Ilieva, Elena (E.)" w:date="2019-11-27T00:01:00Z"/>
                <w:rFonts w:eastAsiaTheme="minorHAnsi" w:cs="Arial"/>
                <w:sz w:val="22"/>
                <w:szCs w:val="22"/>
              </w:rPr>
            </w:pPr>
            <w:del w:id="984" w:author="Ilieva, Elena (E.)" w:date="2019-11-27T00:01:00Z">
              <w:r w:rsidDel="00B840BA">
                <w:rPr>
                  <w:b/>
                  <w:bCs/>
                </w:rPr>
                <w:delText>Interfaces</w:delText>
              </w:r>
            </w:del>
          </w:p>
        </w:tc>
        <w:tc>
          <w:tcPr>
            <w:tcW w:w="4904" w:type="dxa"/>
            <w:tcBorders>
              <w:top w:val="nil"/>
              <w:left w:val="nil"/>
              <w:bottom w:val="single" w:sz="8" w:space="0" w:color="auto"/>
              <w:right w:val="single" w:sz="8" w:space="0" w:color="auto"/>
            </w:tcBorders>
            <w:tcMar>
              <w:top w:w="0" w:type="dxa"/>
              <w:left w:w="108" w:type="dxa"/>
              <w:bottom w:w="0" w:type="dxa"/>
              <w:right w:w="108" w:type="dxa"/>
            </w:tcMar>
          </w:tcPr>
          <w:p w14:paraId="678792AD" w14:textId="77777777" w:rsidR="00F30367" w:rsidRPr="00C46F7F" w:rsidDel="00B840BA" w:rsidRDefault="00F30367" w:rsidP="00F30367">
            <w:pPr>
              <w:spacing w:line="276" w:lineRule="auto"/>
              <w:rPr>
                <w:del w:id="985" w:author="Ilieva, Elena (E.)" w:date="2019-11-27T00:01:00Z"/>
                <w:rFonts w:eastAsiaTheme="minorHAnsi" w:cs="Arial"/>
                <w:szCs w:val="20"/>
              </w:rPr>
            </w:pPr>
          </w:p>
        </w:tc>
      </w:tr>
    </w:tbl>
    <w:p w14:paraId="08B1780B" w14:textId="77777777" w:rsidR="00F30367" w:rsidDel="00B840BA" w:rsidRDefault="00853605">
      <w:pPr>
        <w:rPr>
          <w:del w:id="986" w:author="Ilieva, Elena (E.)" w:date="2019-11-27T00:01:00Z"/>
        </w:rPr>
      </w:pPr>
      <w:del w:id="987" w:author="Ilieva, Elena (E.)" w:date="2019-11-27T00:01:00Z">
        <w:r w:rsidDel="00B840BA">
          <w:rPr>
            <w:rStyle w:val="CommentReference"/>
          </w:rPr>
          <w:commentReference w:id="988"/>
        </w:r>
      </w:del>
    </w:p>
    <w:p w14:paraId="1B56F2F9" w14:textId="77777777" w:rsidR="00F30367" w:rsidRDefault="00B113DE" w:rsidP="009B4C29">
      <w:pPr>
        <w:pStyle w:val="Heading3"/>
      </w:pPr>
      <w:bookmarkStart w:id="989" w:name="_Toc16252861"/>
      <w:r>
        <w:t>White Box View</w:t>
      </w:r>
      <w:bookmarkEnd w:id="989"/>
    </w:p>
    <w:p w14:paraId="71B3FE0A" w14:textId="77777777" w:rsidR="00F30367" w:rsidRDefault="00B113DE" w:rsidP="009B4C29">
      <w:pPr>
        <w:pStyle w:val="Heading4"/>
      </w:pPr>
      <w:r>
        <w:t>Activity Diagrams</w:t>
      </w:r>
    </w:p>
    <w:p w14:paraId="2125BFB1" w14:textId="77777777" w:rsidR="00F30367" w:rsidRDefault="00B113DE" w:rsidP="009B4C29">
      <w:pPr>
        <w:pStyle w:val="Heading5"/>
      </w:pPr>
      <w:r>
        <w:t>SVS-ACT-REQ-303152/E-Battery Power Management</w:t>
      </w:r>
    </w:p>
    <w:p w14:paraId="4037BF18" w14:textId="77777777" w:rsidR="00F30367" w:rsidRPr="00760C18" w:rsidRDefault="00B113DE" w:rsidP="00F30367">
      <w:pPr>
        <w:pStyle w:val="BoldText"/>
      </w:pPr>
      <w:r w:rsidRPr="00760C18">
        <w:t>Activity Diagram</w:t>
      </w:r>
    </w:p>
    <w:p w14:paraId="35AAD4BC" w14:textId="77777777" w:rsidR="00F30367" w:rsidRDefault="000C2350" w:rsidP="009B4C29">
      <w:pPr>
        <w:jc w:val="center"/>
      </w:pPr>
      <w:ins w:id="990" w:author="Ilieva, Elena (E.)" w:date="2019-11-27T14:02:00Z">
        <w:r>
          <w:object w:dxaOrig="17153" w:dyaOrig="14085" w14:anchorId="23D0AEC7">
            <v:shape id="_x0000_i1033" type="#_x0000_t75" style="width:555.6pt;height:455.75pt" o:ole="">
              <v:imagedata r:id="rId37" o:title=""/>
            </v:shape>
            <o:OLEObject Type="Embed" ProgID="Visio.Drawing.15" ShapeID="_x0000_i1033" DrawAspect="Content" ObjectID="_1636369222" r:id="rId38"/>
          </w:object>
        </w:r>
      </w:ins>
      <w:ins w:id="991" w:author="Ilieva, Elena (E.)" w:date="2019-11-27T14:02:00Z">
        <w:r w:rsidDel="000C2350">
          <w:t xml:space="preserve"> </w:t>
        </w:r>
      </w:ins>
      <w:del w:id="992" w:author="Ilieva, Elena (E.)" w:date="2019-11-27T14:02:00Z">
        <w:r w:rsidR="00B840BA" w:rsidDel="000C2350">
          <w:fldChar w:fldCharType="begin"/>
        </w:r>
        <w:r w:rsidR="00B840BA" w:rsidDel="000C2350">
          <w:fldChar w:fldCharType="end"/>
        </w:r>
      </w:del>
      <w:commentRangeStart w:id="993"/>
      <w:del w:id="994" w:author="Ilieva, Elena (E.)" w:date="2019-11-27T00:07:00Z">
        <w:r w:rsidR="00280AAB" w:rsidDel="00B840BA">
          <w:fldChar w:fldCharType="begin"/>
        </w:r>
        <w:r w:rsidR="00280AAB" w:rsidDel="00B840BA">
          <w:fldChar w:fldCharType="end"/>
        </w:r>
      </w:del>
      <w:commentRangeEnd w:id="993"/>
      <w:r w:rsidR="00EF3D01">
        <w:rPr>
          <w:rStyle w:val="CommentReference"/>
        </w:rPr>
        <w:commentReference w:id="993"/>
      </w:r>
      <w:del w:id="995" w:author="Ilieva, Elena (E.)" w:date="2019-11-13T18:30:00Z">
        <w:r w:rsidR="009B4C29" w:rsidDel="00280AAB">
          <w:object w:dxaOrig="11085" w:dyaOrig="9075" w14:anchorId="17CDCA9B">
            <v:shape id="5d4db92f0000af2600004843" o:spid="_x0000_i1034" type="#_x0000_t75" style="width:459.15pt;height:375.6pt" o:ole="">
              <v:imagedata r:id="rId39" o:title=""/>
            </v:shape>
            <o:OLEObject Type="Embed" ProgID="Visio.Drawing.15" ShapeID="5d4db92f0000af2600004843" DrawAspect="Content" ObjectID="_1636369223" r:id="rId40"/>
          </w:object>
        </w:r>
      </w:del>
    </w:p>
    <w:p w14:paraId="75B0020A" w14:textId="77777777" w:rsidR="00F30367" w:rsidRDefault="009B4C29" w:rsidP="009B4C29">
      <w:pPr>
        <w:pStyle w:val="Heading2"/>
      </w:pPr>
      <w:r>
        <w:br w:type="page"/>
      </w:r>
      <w:bookmarkStart w:id="996" w:name="_Toc16252862"/>
      <w:r w:rsidR="00B113DE" w:rsidRPr="00B9479B">
        <w:t>SVS-FUN-REQ-318009/A-SVS Enhanced Early Theft Notifications</w:t>
      </w:r>
      <w:bookmarkEnd w:id="996"/>
    </w:p>
    <w:p w14:paraId="7C4B405A" w14:textId="77777777" w:rsidR="00F30367" w:rsidRDefault="00B113DE" w:rsidP="009B4C29">
      <w:pPr>
        <w:pStyle w:val="Heading3"/>
      </w:pPr>
      <w:bookmarkStart w:id="997" w:name="_Toc16252863"/>
      <w:r>
        <w:t>Requirements</w:t>
      </w:r>
      <w:bookmarkEnd w:id="997"/>
    </w:p>
    <w:p w14:paraId="6DF0AD4F" w14:textId="77777777" w:rsidR="009B4C29" w:rsidRPr="009B4C29" w:rsidRDefault="009B4C29" w:rsidP="009B4C29">
      <w:pPr>
        <w:pStyle w:val="Heading4"/>
        <w:rPr>
          <w:b w:val="0"/>
          <w:u w:val="single"/>
        </w:rPr>
      </w:pPr>
      <w:r w:rsidRPr="009B4C29">
        <w:rPr>
          <w:b w:val="0"/>
          <w:u w:val="single"/>
        </w:rPr>
        <w:t>SVS-REQ-325679/C-SVSServer monitoring and triggering of alerts</w:t>
      </w:r>
    </w:p>
    <w:p w14:paraId="4535B034" w14:textId="77777777" w:rsidR="00F30367" w:rsidRDefault="00B113DE" w:rsidP="00F30367">
      <w:r>
        <w:t>SVSServer to rely on CCS Manager to obtain information about current SVS subscription status to start/stop monitoring the early theft notification alert and trigger to SVSOffBoardClient during the event (Refer CCOIv2-FUN-REQ-291418-Synchronize OnBoard and OffBoard System, IIR-REQ-313614-Customer Connectivity Settings API).</w:t>
      </w:r>
    </w:p>
    <w:p w14:paraId="37B58226" w14:textId="77777777" w:rsidR="009B4C29" w:rsidRPr="009B4C29" w:rsidRDefault="009B4C29" w:rsidP="009B4C29">
      <w:pPr>
        <w:pStyle w:val="Heading4"/>
        <w:rPr>
          <w:b w:val="0"/>
          <w:u w:val="single"/>
        </w:rPr>
      </w:pPr>
      <w:r w:rsidRPr="009B4C29">
        <w:rPr>
          <w:b w:val="0"/>
          <w:u w:val="single"/>
        </w:rPr>
        <w:t>SVS-REQ-326482/B-SVSServer stop monitoring and triggering of alerts</w:t>
      </w:r>
    </w:p>
    <w:p w14:paraId="494EBBAE" w14:textId="77777777" w:rsidR="00F30367" w:rsidRDefault="00B113DE" w:rsidP="00F30367">
      <w:r>
        <w:t>If SVS is not subscribed, the SVSServer shall not monitor and trigger alerts to the SVSOffBoardClient OR if SVS subscription transitions to the unsubscribed state in the middle of pre-theft alert location messages, stop the location reports and delete any buffered messages not sent.</w:t>
      </w:r>
    </w:p>
    <w:p w14:paraId="6C82CDD0" w14:textId="77777777" w:rsidR="009B4C29" w:rsidRPr="009B4C29" w:rsidRDefault="009B4C29" w:rsidP="009B4C29">
      <w:pPr>
        <w:pStyle w:val="Heading4"/>
        <w:rPr>
          <w:b w:val="0"/>
          <w:u w:val="single"/>
        </w:rPr>
      </w:pPr>
      <w:r w:rsidRPr="009B4C29">
        <w:rPr>
          <w:b w:val="0"/>
          <w:u w:val="single"/>
        </w:rPr>
        <w:t>SVS-REQ-325681/B-SVSServer Not monitoring and triggering of alerts in “Theft Mode” Active state</w:t>
      </w:r>
    </w:p>
    <w:p w14:paraId="711E88F7" w14:textId="77777777" w:rsidR="00F30367" w:rsidRDefault="00B113DE" w:rsidP="00F30367">
      <w:r>
        <w:t>SVSServer shall not monitor and trigger alerts when SVS Theft mode is enabled/active state.</w:t>
      </w:r>
      <w:r w:rsidRPr="00D70E6B">
        <w:t xml:space="preserve"> Any alert processing is terminated when SVS theft mode is enabled/active.</w:t>
      </w:r>
    </w:p>
    <w:p w14:paraId="3B7954DB" w14:textId="77777777" w:rsidR="009B4C29" w:rsidRPr="009B4C29" w:rsidRDefault="009B4C29" w:rsidP="009B4C29">
      <w:pPr>
        <w:pStyle w:val="Heading4"/>
        <w:rPr>
          <w:b w:val="0"/>
          <w:u w:val="single"/>
        </w:rPr>
      </w:pPr>
      <w:r w:rsidRPr="009B4C29">
        <w:rPr>
          <w:b w:val="0"/>
          <w:u w:val="single"/>
        </w:rPr>
        <w:t>SVS-REQ-358745/A-States applied by SVSServer during active alert periodic location reports</w:t>
      </w:r>
    </w:p>
    <w:p w14:paraId="38B92967" w14:textId="77777777" w:rsidR="00F30367" w:rsidRDefault="00B113DE" w:rsidP="00F30367">
      <w:r>
        <w:t>While Pre-Theft Alerts are active (periodic location messages being transmitted), any changes to the following are applied immediately, the Pre-Theft Alert periodic location reports are stopped, and any buffered messages not already transmitted are deleted.</w:t>
      </w:r>
    </w:p>
    <w:p w14:paraId="32763813" w14:textId="77777777" w:rsidR="00F30367" w:rsidRDefault="00F30367" w:rsidP="00F30367"/>
    <w:p w14:paraId="7C51FAB4" w14:textId="77777777" w:rsidR="00F30367" w:rsidRDefault="00B113DE" w:rsidP="00B113DE">
      <w:pPr>
        <w:numPr>
          <w:ilvl w:val="0"/>
          <w:numId w:val="21"/>
        </w:numPr>
      </w:pPr>
      <w:r>
        <w:t>CCS Subscription from Subscribed to Unsubscribed</w:t>
      </w:r>
    </w:p>
    <w:p w14:paraId="700BC85E" w14:textId="77777777" w:rsidR="00F30367" w:rsidRDefault="00B113DE" w:rsidP="00B113DE">
      <w:pPr>
        <w:numPr>
          <w:ilvl w:val="0"/>
          <w:numId w:val="21"/>
        </w:numPr>
      </w:pPr>
      <w:r>
        <w:t>SVS Capability DID updated from Enabled to Disabled</w:t>
      </w:r>
    </w:p>
    <w:p w14:paraId="0F12BD74" w14:textId="77777777" w:rsidR="00524799" w:rsidRDefault="00B113DE" w:rsidP="00524799">
      <w:pPr>
        <w:numPr>
          <w:ilvl w:val="0"/>
          <w:numId w:val="21"/>
        </w:numPr>
      </w:pPr>
      <w:r>
        <w:t>Vehicle status (Car Mode) from Normal to Factory or Transport</w:t>
      </w:r>
    </w:p>
    <w:p w14:paraId="5CFAD5FE" w14:textId="77777777" w:rsidR="009B4C29" w:rsidRPr="009B4C29" w:rsidRDefault="009B4C29" w:rsidP="009B4C29">
      <w:pPr>
        <w:pStyle w:val="Heading4"/>
        <w:rPr>
          <w:b w:val="0"/>
          <w:u w:val="single"/>
        </w:rPr>
      </w:pPr>
      <w:r w:rsidRPr="009B4C29">
        <w:rPr>
          <w:b w:val="0"/>
          <w:u w:val="single"/>
        </w:rPr>
        <w:t>SVS-REQ-318029/B-SVSServer last known location storing upon ignition “OFF”</w:t>
      </w:r>
    </w:p>
    <w:p w14:paraId="1DF05CB9" w14:textId="77777777" w:rsidR="00F30367" w:rsidRDefault="00B113DE" w:rsidP="00F30367">
      <w:r>
        <w:t>SVSServer shall have the capability of storing last known location of the vehicle as soon as the vehicle is entering into an ignition “OFF” state.</w:t>
      </w:r>
    </w:p>
    <w:p w14:paraId="2921EAD1" w14:textId="77777777" w:rsidR="009B4C29" w:rsidRPr="009B4C29" w:rsidRDefault="009B4C29" w:rsidP="009B4C29">
      <w:pPr>
        <w:pStyle w:val="Heading4"/>
        <w:rPr>
          <w:b w:val="0"/>
          <w:u w:val="single"/>
        </w:rPr>
      </w:pPr>
      <w:r w:rsidRPr="009B4C29">
        <w:rPr>
          <w:b w:val="0"/>
          <w:u w:val="single"/>
        </w:rPr>
        <w:t>SVS-REQ-325683/C-SVSServer Wakeup in ignition “OFF” to process alerts</w:t>
      </w:r>
    </w:p>
    <w:p w14:paraId="153A23F4" w14:textId="77777777" w:rsidR="00F30367" w:rsidRDefault="00B113DE" w:rsidP="00F30367">
      <w:r>
        <w:t>SVSServer shall have capability to wake up during ignition OFF to receive and process the alert signals.</w:t>
      </w:r>
    </w:p>
    <w:p w14:paraId="7281FAD0" w14:textId="77777777" w:rsidR="009B4C29" w:rsidRPr="009B4C29" w:rsidRDefault="009B4C29" w:rsidP="009B4C29">
      <w:pPr>
        <w:pStyle w:val="Heading4"/>
        <w:rPr>
          <w:b w:val="0"/>
          <w:u w:val="single"/>
        </w:rPr>
      </w:pPr>
      <w:r w:rsidRPr="009B4C29">
        <w:rPr>
          <w:b w:val="0"/>
          <w:u w:val="single"/>
        </w:rPr>
        <w:t>SVS-REQ-325684/B-SVSServer Wakeup by accelerometer in ignition “OFF”</w:t>
      </w:r>
    </w:p>
    <w:p w14:paraId="7F800016" w14:textId="77777777" w:rsidR="00F30367" w:rsidRDefault="00B113DE" w:rsidP="00F30367">
      <w:r>
        <w:t>Accelerometer trigger shall have capability to wake up SVSServer during ignition OFF.</w:t>
      </w:r>
    </w:p>
    <w:p w14:paraId="6C903603" w14:textId="77777777" w:rsidR="009B4C29" w:rsidRPr="009B4C29" w:rsidRDefault="009B4C29" w:rsidP="009B4C29">
      <w:pPr>
        <w:pStyle w:val="Heading4"/>
        <w:rPr>
          <w:b w:val="0"/>
          <w:u w:val="single"/>
        </w:rPr>
      </w:pPr>
      <w:r w:rsidRPr="009B4C29">
        <w:rPr>
          <w:b w:val="0"/>
          <w:u w:val="single"/>
        </w:rPr>
        <w:t>SVS-REQ-326498/C-GRPC early theft notification alert and periodic location messages</w:t>
      </w:r>
    </w:p>
    <w:p w14:paraId="73751230" w14:textId="77777777" w:rsidR="00F30367" w:rsidRDefault="00B113DE" w:rsidP="00F30367">
      <w:r w:rsidRPr="00993445">
        <w:t xml:space="preserve">GRPC early theft notification alert </w:t>
      </w:r>
      <w:r>
        <w:t>and periodic location reporting</w:t>
      </w:r>
      <w:r>
        <w:rPr>
          <w:rFonts w:ascii="-apple-system" w:hAnsi="-apple-system"/>
          <w:color w:val="7030A0"/>
          <w:sz w:val="21"/>
          <w:szCs w:val="21"/>
        </w:rPr>
        <w:t xml:space="preserve"> </w:t>
      </w:r>
      <w:r w:rsidRPr="00993445">
        <w:t xml:space="preserve">message </w:t>
      </w:r>
      <w:r>
        <w:t xml:space="preserve">payload </w:t>
      </w:r>
      <w:r w:rsidRPr="00993445">
        <w:t>to SVSOffBoardClient shall contain vehicle location data</w:t>
      </w:r>
      <w:r>
        <w:t xml:space="preserve"> even</w:t>
      </w:r>
      <w:r w:rsidRPr="00993445">
        <w:t xml:space="preserve"> if “location in </w:t>
      </w:r>
      <w:r>
        <w:t xml:space="preserve">customer </w:t>
      </w:r>
      <w:r w:rsidRPr="00993445">
        <w:t>connec</w:t>
      </w:r>
      <w:r>
        <w:t>tivity setting is disabled.” SVSServer shall not check CCS location settings while including location data in early theft alerts or periodic location reports.</w:t>
      </w:r>
    </w:p>
    <w:p w14:paraId="6D47BA70" w14:textId="77777777" w:rsidR="009B4C29" w:rsidRPr="009B4C29" w:rsidRDefault="009B4C29" w:rsidP="009B4C29">
      <w:pPr>
        <w:pStyle w:val="Heading4"/>
        <w:rPr>
          <w:b w:val="0"/>
          <w:u w:val="single"/>
        </w:rPr>
      </w:pPr>
      <w:r w:rsidRPr="009B4C29">
        <w:rPr>
          <w:b w:val="0"/>
          <w:u w:val="single"/>
        </w:rPr>
        <w:t>SVS-REQ-333101/B-Transient retry at SVSServer for all identified GRPC error code</w:t>
      </w:r>
    </w:p>
    <w:p w14:paraId="73C85664" w14:textId="77777777" w:rsidR="00F30367" w:rsidRPr="00F36657" w:rsidRDefault="00B113DE" w:rsidP="00F30367">
      <w:r w:rsidRPr="00F36657">
        <w:t xml:space="preserve">For all identified GRPC error codes that can result in a GRPC alert message retry, SVSServer shall perform X (X = DID SVS_RETRY_NUMBER) number of GRPC protocol level retries at Y (Y = DID </w:t>
      </w:r>
      <w:r>
        <w:t>SVS_RETRY_FREQUENCY) intervals.</w:t>
      </w:r>
    </w:p>
    <w:p w14:paraId="67A73655" w14:textId="77777777" w:rsidR="009B4C29" w:rsidRPr="009B4C29" w:rsidRDefault="009B4C29" w:rsidP="009B4C29">
      <w:pPr>
        <w:pStyle w:val="Heading4"/>
        <w:rPr>
          <w:b w:val="0"/>
          <w:u w:val="single"/>
        </w:rPr>
      </w:pPr>
      <w:r w:rsidRPr="009B4C29">
        <w:rPr>
          <w:b w:val="0"/>
          <w:u w:val="single"/>
        </w:rPr>
        <w:t>SVS-REQ-352689/A-SVSServer SVS application storing alerts during out of cellular coverage</w:t>
      </w:r>
    </w:p>
    <w:p w14:paraId="14DC4C66" w14:textId="77777777" w:rsidR="00F30367" w:rsidRDefault="00B113DE" w:rsidP="00F30367">
      <w:r>
        <w:t>All alerts will be stored while vehicle has no cellular coverage. Once cellular service has been restored, alerts shall be transmitted to the SVSOffBoardClient.</w:t>
      </w:r>
    </w:p>
    <w:p w14:paraId="626B9FA6" w14:textId="77777777" w:rsidR="009B4C29" w:rsidRPr="009B4C29" w:rsidRDefault="009B4C29" w:rsidP="009B4C29">
      <w:pPr>
        <w:pStyle w:val="Heading4"/>
        <w:rPr>
          <w:b w:val="0"/>
          <w:u w:val="single"/>
        </w:rPr>
      </w:pPr>
      <w:r w:rsidRPr="009B4C29">
        <w:rPr>
          <w:b w:val="0"/>
          <w:u w:val="single"/>
        </w:rPr>
        <w:t>SVS-REQ-352690/A-SVSServer SVS application storing alerts for gRPC retry timeout</w:t>
      </w:r>
    </w:p>
    <w:p w14:paraId="55D87ECB" w14:textId="77777777" w:rsidR="00F30367" w:rsidRDefault="00B113DE" w:rsidP="00F30367">
      <w:r>
        <w:t>For all identified GRPC error codes that can result in a GRPC alert message retry, after gRPC retry timeout SVSServer shall store alerts. When the gRPC communication is re-established or subsequent alerts triggered or periodic location reports are to be sent then all stored alerts shall be sent to SVSOffBoardClient.</w:t>
      </w:r>
    </w:p>
    <w:p w14:paraId="6D850344" w14:textId="77777777" w:rsidR="009B4C29" w:rsidRPr="009B4C29" w:rsidRDefault="009B4C29" w:rsidP="009B4C29">
      <w:pPr>
        <w:pStyle w:val="Heading4"/>
        <w:rPr>
          <w:b w:val="0"/>
          <w:u w:val="single"/>
        </w:rPr>
      </w:pPr>
      <w:r w:rsidRPr="009B4C29">
        <w:rPr>
          <w:b w:val="0"/>
          <w:u w:val="single"/>
        </w:rPr>
        <w:t>SVS-REQ-352691/B-Alert and alert periodic location reports not supported during active eCall</w:t>
      </w:r>
    </w:p>
    <w:p w14:paraId="22DB3985" w14:textId="77777777" w:rsidR="00F30367" w:rsidRDefault="00B113DE" w:rsidP="00F30367">
      <w:pPr>
        <w:rPr>
          <w:ins w:id="998" w:author="Ekanthappa, Rudresh (R.)" w:date="2019-11-13T13:41:00Z"/>
        </w:rPr>
      </w:pPr>
      <w:r w:rsidRPr="00901DA4">
        <w:t>New alerts are bu</w:t>
      </w:r>
      <w:r>
        <w:t xml:space="preserve">ffered during an active eCall. </w:t>
      </w:r>
      <w:r w:rsidRPr="00901DA4">
        <w:t>Once the eCall is complete, the alert shall be</w:t>
      </w:r>
      <w:r>
        <w:t xml:space="preserve"> transmitted to the SVSOffBoard</w:t>
      </w:r>
      <w:r w:rsidRPr="00901DA4">
        <w:t>Client and alert periodic location reporting started.</w:t>
      </w:r>
    </w:p>
    <w:p w14:paraId="4F3A79DC" w14:textId="77777777" w:rsidR="00524799" w:rsidRDefault="00524799" w:rsidP="00F30367">
      <w:pPr>
        <w:rPr>
          <w:ins w:id="999" w:author="Ekanthappa, Rudresh (R.)" w:date="2019-11-13T13:41:00Z"/>
        </w:rPr>
      </w:pPr>
    </w:p>
    <w:p w14:paraId="1161BEE6" w14:textId="77777777" w:rsidR="00524799" w:rsidRPr="00901DA4" w:rsidDel="002C26BA" w:rsidRDefault="004916D6" w:rsidP="00F30367">
      <w:pPr>
        <w:rPr>
          <w:del w:id="1000" w:author="Ekanthappa, Rudresh (R.)" w:date="2019-11-19T15:41:00Z"/>
        </w:rPr>
      </w:pPr>
      <w:del w:id="1001" w:author="Ekanthappa, Rudresh (R.)" w:date="2019-11-19T15:41:00Z">
        <w:r w:rsidDel="002C26BA">
          <w:rPr>
            <w:rStyle w:val="CommentReference"/>
          </w:rPr>
          <w:commentReference w:id="1002"/>
        </w:r>
      </w:del>
    </w:p>
    <w:p w14:paraId="6DE52617" w14:textId="77777777" w:rsidR="009B4C29" w:rsidRPr="009B4C29" w:rsidRDefault="009B4C29" w:rsidP="009B4C29">
      <w:pPr>
        <w:pStyle w:val="Heading4"/>
        <w:rPr>
          <w:b w:val="0"/>
          <w:u w:val="single"/>
        </w:rPr>
      </w:pPr>
      <w:r w:rsidRPr="009B4C29">
        <w:rPr>
          <w:b w:val="0"/>
          <w:u w:val="single"/>
        </w:rPr>
        <w:t>SVS-REQ-358746/A-Alert Location Reports Paused during active eCall</w:t>
      </w:r>
    </w:p>
    <w:p w14:paraId="0AF32477" w14:textId="77777777" w:rsidR="00F30367" w:rsidRDefault="00B113DE" w:rsidP="00F30367">
      <w:pPr>
        <w:rPr>
          <w:ins w:id="1003" w:author="Ekanthappa, Rudresh (R.)" w:date="2019-11-13T13:42:00Z"/>
        </w:rPr>
      </w:pPr>
      <w:r w:rsidRPr="002643D1">
        <w:t>If alert periodic location reports had already started prior to an eCall event, the reports shall be paused while eCall is active, and resumed after eCall is completed.</w:t>
      </w:r>
    </w:p>
    <w:p w14:paraId="2CCA901F" w14:textId="77777777" w:rsidR="00524799" w:rsidDel="000B5EB6" w:rsidRDefault="00EC6895" w:rsidP="00F30367">
      <w:pPr>
        <w:rPr>
          <w:del w:id="1004" w:author="Ekanthappa, Rudresh (R.)" w:date="2019-11-19T19:42:00Z"/>
        </w:rPr>
      </w:pPr>
      <w:del w:id="1005" w:author="Ekanthappa, Rudresh (R.)" w:date="2019-11-19T19:42:00Z">
        <w:r w:rsidDel="000B5EB6">
          <w:rPr>
            <w:rStyle w:val="CommentReference"/>
          </w:rPr>
          <w:commentReference w:id="1006"/>
        </w:r>
      </w:del>
    </w:p>
    <w:p w14:paraId="7207B326" w14:textId="77777777" w:rsidR="009B4C29" w:rsidRPr="009B4C29" w:rsidRDefault="009B4C29" w:rsidP="009B4C29">
      <w:pPr>
        <w:pStyle w:val="Heading4"/>
        <w:rPr>
          <w:b w:val="0"/>
          <w:u w:val="single"/>
        </w:rPr>
      </w:pPr>
      <w:r w:rsidRPr="009B4C29">
        <w:rPr>
          <w:b w:val="0"/>
          <w:u w:val="single"/>
        </w:rPr>
        <w:t>SVS-REQ-353206/A-Stored alerts and alert periodic location reports after eCall complete</w:t>
      </w:r>
    </w:p>
    <w:p w14:paraId="2C70BA5B" w14:textId="77777777" w:rsidR="00F30367" w:rsidRDefault="00B113DE" w:rsidP="00F30367">
      <w:pPr>
        <w:rPr>
          <w:ins w:id="1007" w:author="Ekanthappa, Rudresh (R.)" w:date="2019-11-13T13:42:00Z"/>
        </w:rPr>
      </w:pPr>
      <w:r>
        <w:t>All the stored alerts and alert periodic location reports shall be sent to SVSOffBoardClient after active eCall complete.</w:t>
      </w:r>
    </w:p>
    <w:p w14:paraId="7BAA1124" w14:textId="77777777" w:rsidR="00524799" w:rsidRDefault="00524799" w:rsidP="00F30367">
      <w:pPr>
        <w:rPr>
          <w:ins w:id="1008" w:author="Ekanthappa, Rudresh (R.)" w:date="2019-11-13T13:42:00Z"/>
        </w:rPr>
      </w:pPr>
    </w:p>
    <w:p w14:paraId="46609B59" w14:textId="77777777" w:rsidR="00524799" w:rsidDel="000B5EB6" w:rsidRDefault="00EC6895" w:rsidP="00F30367">
      <w:pPr>
        <w:rPr>
          <w:del w:id="1009" w:author="Ekanthappa, Rudresh (R.)" w:date="2019-11-19T19:43:00Z"/>
        </w:rPr>
      </w:pPr>
      <w:del w:id="1010" w:author="Ekanthappa, Rudresh (R.)" w:date="2019-11-19T19:43:00Z">
        <w:r w:rsidDel="000B5EB6">
          <w:rPr>
            <w:rStyle w:val="CommentReference"/>
          </w:rPr>
          <w:commentReference w:id="1011"/>
        </w:r>
      </w:del>
    </w:p>
    <w:p w14:paraId="0334762F" w14:textId="77777777" w:rsidR="009B4C29" w:rsidRPr="009B4C29" w:rsidRDefault="009B4C29" w:rsidP="009B4C29">
      <w:pPr>
        <w:pStyle w:val="Heading4"/>
        <w:rPr>
          <w:b w:val="0"/>
          <w:u w:val="single"/>
        </w:rPr>
      </w:pPr>
      <w:r w:rsidRPr="009B4C29">
        <w:rPr>
          <w:b w:val="0"/>
          <w:u w:val="single"/>
        </w:rPr>
        <w:t>SVS-REQ-352692/A-Store alert till GRPC communication required to be established</w:t>
      </w:r>
    </w:p>
    <w:p w14:paraId="0EA69C2E" w14:textId="77777777" w:rsidR="00F30367" w:rsidRDefault="00B113DE" w:rsidP="00F30367">
      <w:r>
        <w:t>If alerts cannot be successfully transmitted before the periodic location reports expire, then alerts are stored until the next GRPC communication is established by which alerts can be sent out to SVSOffBoardClient.</w:t>
      </w:r>
    </w:p>
    <w:p w14:paraId="28C23F8C" w14:textId="77777777" w:rsidR="009B4C29" w:rsidRPr="009B4C29" w:rsidRDefault="009B4C29" w:rsidP="009B4C29">
      <w:pPr>
        <w:pStyle w:val="Heading4"/>
        <w:rPr>
          <w:b w:val="0"/>
          <w:u w:val="single"/>
        </w:rPr>
      </w:pPr>
      <w:r w:rsidRPr="009B4C29">
        <w:rPr>
          <w:b w:val="0"/>
          <w:u w:val="single"/>
        </w:rPr>
        <w:t>SVS-REQ-352693/B-SVSServer SVS application stored alerts and periodic location reports when Theft Mode is Active</w:t>
      </w:r>
    </w:p>
    <w:p w14:paraId="3F0C9622" w14:textId="77777777" w:rsidR="00F30367" w:rsidRDefault="00B113DE" w:rsidP="00F30367">
      <w:r>
        <w:t xml:space="preserve">When Theft Mode becomes active, any stored alerts </w:t>
      </w:r>
      <w:r w:rsidRPr="0061161A">
        <w:t xml:space="preserve">and periodic location reports </w:t>
      </w:r>
      <w:r>
        <w:t>shall be transmitted upon transition to Theft Mode.  There is no requirement to have a specific order of transmission between the stored alert</w:t>
      </w:r>
      <w:r w:rsidRPr="0061161A">
        <w:t xml:space="preserve">/periodic location </w:t>
      </w:r>
      <w:r>
        <w:t>report messages and Theft Mode messages.</w:t>
      </w:r>
      <w:r w:rsidRPr="0061161A">
        <w:t xml:space="preserve"> Stored messages shall be transmitted in the time order originally buffered.</w:t>
      </w:r>
    </w:p>
    <w:p w14:paraId="60E859A3" w14:textId="77777777" w:rsidR="009B4C29" w:rsidRPr="009B4C29" w:rsidRDefault="009B4C29" w:rsidP="009B4C29">
      <w:pPr>
        <w:pStyle w:val="Heading4"/>
        <w:rPr>
          <w:b w:val="0"/>
          <w:u w:val="single"/>
        </w:rPr>
      </w:pPr>
      <w:r w:rsidRPr="009B4C29">
        <w:rPr>
          <w:b w:val="0"/>
          <w:u w:val="single"/>
        </w:rPr>
        <w:t>SVS-REQ-352694/A-Stored Alerts Message Content</w:t>
      </w:r>
    </w:p>
    <w:p w14:paraId="4CC3A066" w14:textId="77777777" w:rsidR="00F30367" w:rsidRDefault="00B113DE" w:rsidP="00F30367">
      <w:r>
        <w:t>The content of the Alert message elements when stored will remain as determined when the original message was generated. In particular, the time and location data are unchanged from when the message was first constructed for initial transmission.</w:t>
      </w:r>
    </w:p>
    <w:p w14:paraId="07ED4F43" w14:textId="77777777" w:rsidR="009B4C29" w:rsidRPr="009B4C29" w:rsidRDefault="009B4C29" w:rsidP="009B4C29">
      <w:pPr>
        <w:pStyle w:val="Heading4"/>
        <w:rPr>
          <w:b w:val="0"/>
          <w:u w:val="single"/>
        </w:rPr>
      </w:pPr>
      <w:r w:rsidRPr="009B4C29">
        <w:rPr>
          <w:b w:val="0"/>
          <w:u w:val="single"/>
        </w:rPr>
        <w:t>SVS-REQ-352695/A-SVSServer SVS Application storing Alert Periodic Vehicle Location Data Message</w:t>
      </w:r>
    </w:p>
    <w:p w14:paraId="36066787" w14:textId="77777777" w:rsidR="00F30367" w:rsidRPr="00125E8A" w:rsidRDefault="00B113DE" w:rsidP="00F30367">
      <w:r>
        <w:t xml:space="preserve">For </w:t>
      </w:r>
      <w:r w:rsidRPr="002C16D6">
        <w:t xml:space="preserve">out of cellular coverage and to </w:t>
      </w:r>
      <w:r>
        <w:t xml:space="preserve">all identified GRPC error codes that can result in a GRPC Vehicle Location Data message retry, after gRPC retry timeout SVSServer shall </w:t>
      </w:r>
      <w:r w:rsidRPr="002C16D6">
        <w:t xml:space="preserve">store periodic vehicle location </w:t>
      </w:r>
      <w:r>
        <w:t xml:space="preserve">data message. </w:t>
      </w:r>
      <w:r w:rsidRPr="002C16D6">
        <w:t>Once cellular service has been restored</w:t>
      </w:r>
      <w:r>
        <w:t>,</w:t>
      </w:r>
      <w:r w:rsidRPr="002C16D6">
        <w:t xml:space="preserve"> OR GRPC communication is re-established all the stored periodic vehicle location data message shall be transmitted to SVSOffBoardClient</w:t>
      </w:r>
      <w:r>
        <w:t>.</w:t>
      </w:r>
    </w:p>
    <w:p w14:paraId="2EBE63A3" w14:textId="77777777" w:rsidR="009B4C29" w:rsidRPr="009B4C29" w:rsidRDefault="009B4C29" w:rsidP="009B4C29">
      <w:pPr>
        <w:pStyle w:val="Heading4"/>
        <w:rPr>
          <w:b w:val="0"/>
          <w:u w:val="single"/>
        </w:rPr>
      </w:pPr>
      <w:r w:rsidRPr="009B4C29">
        <w:rPr>
          <w:b w:val="0"/>
          <w:u w:val="single"/>
        </w:rPr>
        <w:t>SVS-REQ-353207/A-SVSServer not deleting stored alerts and alert periodic location reports</w:t>
      </w:r>
    </w:p>
    <w:p w14:paraId="59012387" w14:textId="77777777" w:rsidR="00F30367" w:rsidRDefault="00B113DE" w:rsidP="00F30367">
      <w:r>
        <w:t>Under all conditions, such as low battery levels, no communication channels or cellular out of coverage, all stored alerts and alert periodic location reports shall not be deleted until successfully sent to SVSOffBoardClient</w:t>
      </w:r>
    </w:p>
    <w:p w14:paraId="1BBCDE8B" w14:textId="77777777" w:rsidR="009B4C29" w:rsidRPr="009B4C29" w:rsidRDefault="009B4C29" w:rsidP="009B4C29">
      <w:pPr>
        <w:pStyle w:val="Heading4"/>
        <w:rPr>
          <w:b w:val="0"/>
          <w:u w:val="single"/>
        </w:rPr>
      </w:pPr>
      <w:r w:rsidRPr="009B4C29">
        <w:rPr>
          <w:b w:val="0"/>
          <w:u w:val="single"/>
        </w:rPr>
        <w:t>SVS-REQ-320189/C-Message Payload for Alerts</w:t>
      </w:r>
    </w:p>
    <w:p w14:paraId="37B22E92" w14:textId="77777777" w:rsidR="00F30367" w:rsidRDefault="00B113DE" w:rsidP="00F30367">
      <w:r>
        <w:t>Message payload for GRPC Alerts shall follow the below format:</w:t>
      </w:r>
    </w:p>
    <w:p w14:paraId="49B17A18" w14:textId="77777777" w:rsidR="00F30367" w:rsidRDefault="00F30367" w:rsidP="00F30367"/>
    <w:tbl>
      <w:tblPr>
        <w:tblW w:w="10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9"/>
        <w:gridCol w:w="1292"/>
        <w:gridCol w:w="1977"/>
        <w:gridCol w:w="2117"/>
        <w:gridCol w:w="4000"/>
      </w:tblGrid>
      <w:tr w:rsidR="00F30367" w14:paraId="315C0B66" w14:textId="77777777" w:rsidTr="00F30367">
        <w:trPr>
          <w:trHeight w:val="620"/>
          <w:jc w:val="center"/>
        </w:trPr>
        <w:tc>
          <w:tcPr>
            <w:tcW w:w="999" w:type="dxa"/>
            <w:tcBorders>
              <w:top w:val="single" w:sz="4" w:space="0" w:color="auto"/>
              <w:left w:val="single" w:sz="4" w:space="0" w:color="auto"/>
              <w:bottom w:val="single" w:sz="4" w:space="0" w:color="auto"/>
              <w:right w:val="single" w:sz="4" w:space="0" w:color="auto"/>
            </w:tcBorders>
            <w:shd w:val="clear" w:color="auto" w:fill="F2F2F2"/>
            <w:hideMark/>
          </w:tcPr>
          <w:p w14:paraId="38A5C981" w14:textId="77777777" w:rsidR="00F30367" w:rsidRDefault="00B113DE">
            <w:pPr>
              <w:spacing w:line="254" w:lineRule="auto"/>
              <w:rPr>
                <w:b/>
              </w:rPr>
            </w:pPr>
            <w:r>
              <w:rPr>
                <w:b/>
              </w:rPr>
              <w:t>Alert</w:t>
            </w:r>
          </w:p>
          <w:p w14:paraId="4B302B16" w14:textId="77777777" w:rsidR="00F30367" w:rsidRDefault="00B113DE">
            <w:pPr>
              <w:spacing w:line="254" w:lineRule="auto"/>
              <w:rPr>
                <w:b/>
              </w:rPr>
            </w:pPr>
            <w:r>
              <w:rPr>
                <w:b/>
              </w:rPr>
              <w:t>Method</w:t>
            </w:r>
          </w:p>
        </w:tc>
        <w:tc>
          <w:tcPr>
            <w:tcW w:w="1292" w:type="dxa"/>
            <w:tcBorders>
              <w:top w:val="single" w:sz="4" w:space="0" w:color="auto"/>
              <w:left w:val="single" w:sz="4" w:space="0" w:color="auto"/>
              <w:bottom w:val="single" w:sz="4" w:space="0" w:color="auto"/>
              <w:right w:val="single" w:sz="4" w:space="0" w:color="auto"/>
            </w:tcBorders>
            <w:shd w:val="clear" w:color="auto" w:fill="F2F2F2"/>
            <w:hideMark/>
          </w:tcPr>
          <w:p w14:paraId="11F1C0F0" w14:textId="77777777" w:rsidR="00F30367" w:rsidRDefault="00B113DE">
            <w:pPr>
              <w:spacing w:line="254" w:lineRule="auto"/>
              <w:rPr>
                <w:b/>
              </w:rPr>
            </w:pPr>
            <w:r>
              <w:rPr>
                <w:b/>
              </w:rPr>
              <w:t>Command Size</w:t>
            </w:r>
          </w:p>
        </w:tc>
        <w:tc>
          <w:tcPr>
            <w:tcW w:w="1977" w:type="dxa"/>
            <w:tcBorders>
              <w:top w:val="single" w:sz="4" w:space="0" w:color="auto"/>
              <w:left w:val="single" w:sz="4" w:space="0" w:color="auto"/>
              <w:bottom w:val="single" w:sz="4" w:space="0" w:color="auto"/>
              <w:right w:val="single" w:sz="4" w:space="0" w:color="auto"/>
            </w:tcBorders>
            <w:shd w:val="clear" w:color="auto" w:fill="F2F2F2"/>
            <w:hideMark/>
          </w:tcPr>
          <w:p w14:paraId="028377C8" w14:textId="77777777" w:rsidR="00F30367" w:rsidRDefault="00B113DE">
            <w:pPr>
              <w:spacing w:line="254" w:lineRule="auto"/>
              <w:rPr>
                <w:b/>
              </w:rPr>
            </w:pPr>
            <w:r>
              <w:rPr>
                <w:b/>
              </w:rPr>
              <w:t>Alert Command</w:t>
            </w:r>
          </w:p>
        </w:tc>
        <w:tc>
          <w:tcPr>
            <w:tcW w:w="2117" w:type="dxa"/>
            <w:tcBorders>
              <w:top w:val="single" w:sz="4" w:space="0" w:color="auto"/>
              <w:left w:val="single" w:sz="4" w:space="0" w:color="auto"/>
              <w:bottom w:val="single" w:sz="4" w:space="0" w:color="auto"/>
              <w:right w:val="single" w:sz="4" w:space="0" w:color="auto"/>
            </w:tcBorders>
            <w:shd w:val="clear" w:color="auto" w:fill="F2F2F2"/>
            <w:hideMark/>
          </w:tcPr>
          <w:p w14:paraId="0896D6CD" w14:textId="77777777" w:rsidR="00F30367" w:rsidRDefault="00B113DE">
            <w:pPr>
              <w:spacing w:line="254" w:lineRule="auto"/>
              <w:rPr>
                <w:b/>
              </w:rPr>
            </w:pPr>
            <w:r>
              <w:rPr>
                <w:b/>
              </w:rPr>
              <w:t>Parameters</w:t>
            </w:r>
          </w:p>
        </w:tc>
        <w:tc>
          <w:tcPr>
            <w:tcW w:w="4000" w:type="dxa"/>
            <w:tcBorders>
              <w:top w:val="single" w:sz="4" w:space="0" w:color="auto"/>
              <w:left w:val="single" w:sz="4" w:space="0" w:color="auto"/>
              <w:bottom w:val="single" w:sz="4" w:space="0" w:color="auto"/>
              <w:right w:val="single" w:sz="4" w:space="0" w:color="auto"/>
            </w:tcBorders>
            <w:shd w:val="clear" w:color="auto" w:fill="F2F2F2"/>
            <w:hideMark/>
          </w:tcPr>
          <w:p w14:paraId="1DBB3139" w14:textId="77777777" w:rsidR="00F30367" w:rsidRDefault="00B113DE">
            <w:pPr>
              <w:spacing w:line="254" w:lineRule="auto"/>
              <w:rPr>
                <w:b/>
              </w:rPr>
            </w:pPr>
            <w:r>
              <w:rPr>
                <w:b/>
              </w:rPr>
              <w:t>Description</w:t>
            </w:r>
          </w:p>
        </w:tc>
      </w:tr>
      <w:tr w:rsidR="00F30367" w14:paraId="3D4F4557" w14:textId="77777777" w:rsidTr="00F30367">
        <w:trPr>
          <w:trHeight w:val="305"/>
          <w:jc w:val="center"/>
        </w:trPr>
        <w:tc>
          <w:tcPr>
            <w:tcW w:w="999" w:type="dxa"/>
            <w:vMerge w:val="restart"/>
            <w:tcBorders>
              <w:top w:val="single" w:sz="4" w:space="0" w:color="auto"/>
              <w:left w:val="single" w:sz="4" w:space="0" w:color="auto"/>
              <w:right w:val="single" w:sz="4" w:space="0" w:color="auto"/>
            </w:tcBorders>
            <w:hideMark/>
          </w:tcPr>
          <w:p w14:paraId="332E1F62" w14:textId="77777777" w:rsidR="00F30367" w:rsidRDefault="00B113DE" w:rsidP="00F30367">
            <w:pPr>
              <w:spacing w:line="254" w:lineRule="auto"/>
            </w:pPr>
            <w:r>
              <w:t>GRPC</w:t>
            </w:r>
          </w:p>
        </w:tc>
        <w:tc>
          <w:tcPr>
            <w:tcW w:w="1292" w:type="dxa"/>
            <w:vMerge w:val="restart"/>
            <w:tcBorders>
              <w:top w:val="single" w:sz="4" w:space="0" w:color="auto"/>
              <w:left w:val="single" w:sz="4" w:space="0" w:color="auto"/>
              <w:right w:val="single" w:sz="4" w:space="0" w:color="auto"/>
            </w:tcBorders>
            <w:hideMark/>
          </w:tcPr>
          <w:p w14:paraId="0B76D433" w14:textId="77777777" w:rsidR="00F30367" w:rsidRDefault="00F30367"/>
        </w:tc>
        <w:tc>
          <w:tcPr>
            <w:tcW w:w="1977" w:type="dxa"/>
            <w:tcBorders>
              <w:top w:val="single" w:sz="4" w:space="0" w:color="auto"/>
              <w:left w:val="single" w:sz="4" w:space="0" w:color="auto"/>
              <w:bottom w:val="single" w:sz="4" w:space="0" w:color="auto"/>
              <w:right w:val="single" w:sz="4" w:space="0" w:color="auto"/>
            </w:tcBorders>
            <w:hideMark/>
          </w:tcPr>
          <w:p w14:paraId="68B75F56" w14:textId="77777777" w:rsidR="00F30367" w:rsidRDefault="00B113DE">
            <w:pPr>
              <w:spacing w:line="254" w:lineRule="auto"/>
            </w:pPr>
            <w:r>
              <w:t>Unauthorized</w:t>
            </w:r>
          </w:p>
          <w:p w14:paraId="5DD14E47" w14:textId="77777777" w:rsidR="00F30367" w:rsidRPr="00065350" w:rsidRDefault="00B113DE">
            <w:pPr>
              <w:spacing w:line="254" w:lineRule="auto"/>
            </w:pPr>
            <w:r>
              <w:t>access alert</w:t>
            </w:r>
          </w:p>
        </w:tc>
        <w:tc>
          <w:tcPr>
            <w:tcW w:w="2117" w:type="dxa"/>
            <w:tcBorders>
              <w:top w:val="single" w:sz="4" w:space="0" w:color="auto"/>
              <w:left w:val="single" w:sz="4" w:space="0" w:color="auto"/>
              <w:bottom w:val="single" w:sz="4" w:space="0" w:color="auto"/>
              <w:right w:val="single" w:sz="4" w:space="0" w:color="auto"/>
            </w:tcBorders>
            <w:hideMark/>
          </w:tcPr>
          <w:p w14:paraId="41B4EED5" w14:textId="77777777" w:rsidR="00F30367" w:rsidRDefault="00B113DE">
            <w:pPr>
              <w:spacing w:line="254" w:lineRule="auto"/>
            </w:pPr>
            <w:r>
              <w:t>Latitude</w:t>
            </w:r>
          </w:p>
          <w:p w14:paraId="553B3094" w14:textId="77777777" w:rsidR="00F30367" w:rsidRDefault="00B113DE">
            <w:pPr>
              <w:spacing w:line="254" w:lineRule="auto"/>
            </w:pPr>
            <w:r>
              <w:t>Longitude</w:t>
            </w:r>
          </w:p>
          <w:p w14:paraId="5AC37761" w14:textId="77777777" w:rsidR="00F30367" w:rsidRDefault="00B113DE">
            <w:pPr>
              <w:spacing w:line="254" w:lineRule="auto"/>
            </w:pPr>
            <w:r>
              <w:t>Altitude</w:t>
            </w:r>
          </w:p>
          <w:p w14:paraId="17C7A75F" w14:textId="77777777" w:rsidR="00F30367" w:rsidRDefault="00B113DE">
            <w:pPr>
              <w:spacing w:line="254" w:lineRule="auto"/>
            </w:pPr>
            <w:r>
              <w:t>GPS Time</w:t>
            </w:r>
          </w:p>
          <w:p w14:paraId="616CA6E6" w14:textId="77777777" w:rsidR="00F30367" w:rsidRDefault="00B113DE">
            <w:pPr>
              <w:spacing w:line="254" w:lineRule="auto"/>
            </w:pPr>
            <w:r>
              <w:t>Direction of travel</w:t>
            </w:r>
          </w:p>
          <w:p w14:paraId="204BB905" w14:textId="77777777" w:rsidR="00F30367" w:rsidRDefault="00B113DE">
            <w:pPr>
              <w:spacing w:line="254" w:lineRule="auto"/>
            </w:pPr>
            <w:r>
              <w:t>Fix (2D, 3D)</w:t>
            </w:r>
          </w:p>
          <w:p w14:paraId="1405CB23" w14:textId="77777777" w:rsidR="00F30367" w:rsidRPr="000429D5" w:rsidRDefault="00B113DE" w:rsidP="00F30367">
            <w:pPr>
              <w:spacing w:line="252" w:lineRule="auto"/>
            </w:pPr>
            <w:r>
              <w:t>Location Accuracy</w:t>
            </w:r>
          </w:p>
          <w:p w14:paraId="3D4EBAC8" w14:textId="77777777" w:rsidR="00F30367" w:rsidRPr="00822C2E" w:rsidRDefault="00B113DE" w:rsidP="00F30367">
            <w:pPr>
              <w:spacing w:line="254" w:lineRule="auto"/>
              <w:rPr>
                <w:strike/>
                <w:rPrChange w:id="1012" w:author="Ekanthappa, Rudresh (R.)" w:date="2019-11-13T13:54:00Z">
                  <w:rPr/>
                </w:rPrChange>
              </w:rPr>
            </w:pPr>
            <w:r w:rsidRPr="00822C2E">
              <w:rPr>
                <w:strike/>
                <w:rPrChange w:id="1013" w:author="Ekanthappa, Rudresh (R.)" w:date="2019-11-13T13:54:00Z">
                  <w:rPr/>
                </w:rPrChange>
              </w:rPr>
              <w:t>GPS Data Format</w:t>
            </w:r>
          </w:p>
          <w:p w14:paraId="106065EC" w14:textId="77777777" w:rsidR="00F30367" w:rsidRDefault="00B113DE" w:rsidP="00F30367">
            <w:pPr>
              <w:spacing w:line="254" w:lineRule="auto"/>
            </w:pPr>
            <w:r>
              <w:t>Individual Event Type</w:t>
            </w:r>
          </w:p>
        </w:tc>
        <w:tc>
          <w:tcPr>
            <w:tcW w:w="4000" w:type="dxa"/>
            <w:tcBorders>
              <w:top w:val="single" w:sz="4" w:space="0" w:color="auto"/>
              <w:left w:val="single" w:sz="4" w:space="0" w:color="auto"/>
              <w:bottom w:val="single" w:sz="4" w:space="0" w:color="auto"/>
              <w:right w:val="single" w:sz="4" w:space="0" w:color="auto"/>
            </w:tcBorders>
            <w:hideMark/>
          </w:tcPr>
          <w:p w14:paraId="5D32CB5A" w14:textId="77777777" w:rsidR="00524799" w:rsidRDefault="00524799">
            <w:pPr>
              <w:spacing w:line="254" w:lineRule="auto"/>
              <w:rPr>
                <w:ins w:id="1014" w:author="Ekanthappa, Rudresh (R.)" w:date="2019-11-13T13:46:00Z"/>
              </w:rPr>
            </w:pPr>
            <w:ins w:id="1015" w:author="Ekanthappa, Rudresh (R.)" w:date="2019-11-13T13:46:00Z">
              <w:r>
                <w:t>This is IGN OFF alert.</w:t>
              </w:r>
            </w:ins>
          </w:p>
          <w:p w14:paraId="00B01384" w14:textId="77777777" w:rsidR="00F30367" w:rsidRDefault="00B113DE">
            <w:pPr>
              <w:spacing w:line="254" w:lineRule="auto"/>
            </w:pPr>
            <w:r>
              <w:t>Alert sent indicating Unauthorized Access based on conditions defined in this SPSS.</w:t>
            </w:r>
          </w:p>
          <w:p w14:paraId="7DE95DEE" w14:textId="77777777" w:rsidR="00F30367" w:rsidRPr="00822C2E" w:rsidRDefault="00B113DE">
            <w:pPr>
              <w:spacing w:line="254" w:lineRule="auto"/>
              <w:rPr>
                <w:strike/>
                <w:rPrChange w:id="1016" w:author="Ekanthappa, Rudresh (R.)" w:date="2019-11-13T13:54:00Z">
                  <w:rPr/>
                </w:rPrChange>
              </w:rPr>
            </w:pPr>
            <w:r w:rsidRPr="00822C2E">
              <w:rPr>
                <w:strike/>
                <w:rPrChange w:id="1017" w:author="Ekanthappa, Rudresh (R.)" w:date="2019-11-13T13:54:00Z">
                  <w:rPr/>
                </w:rPrChange>
              </w:rPr>
              <w:t>GPS Data Format as Shifted or Un-shifted for the China use case</w:t>
            </w:r>
          </w:p>
          <w:p w14:paraId="7CC56F64" w14:textId="77777777" w:rsidR="00F30367" w:rsidRDefault="00B113DE">
            <w:pPr>
              <w:spacing w:line="254" w:lineRule="auto"/>
            </w:pPr>
            <w:r>
              <w:t>I</w:t>
            </w:r>
            <w:r w:rsidRPr="005A3C62">
              <w:t>ndividual Event source – Please refer SVS-REQ-318025 for event source</w:t>
            </w:r>
          </w:p>
        </w:tc>
      </w:tr>
      <w:tr w:rsidR="00F30367" w14:paraId="1056AA14" w14:textId="77777777" w:rsidTr="00F30367">
        <w:trPr>
          <w:trHeight w:val="2140"/>
          <w:jc w:val="center"/>
        </w:trPr>
        <w:tc>
          <w:tcPr>
            <w:tcW w:w="0" w:type="auto"/>
            <w:vMerge/>
            <w:tcBorders>
              <w:left w:val="single" w:sz="4" w:space="0" w:color="auto"/>
              <w:right w:val="single" w:sz="4" w:space="0" w:color="auto"/>
            </w:tcBorders>
            <w:vAlign w:val="center"/>
            <w:hideMark/>
          </w:tcPr>
          <w:p w14:paraId="2523F7BE" w14:textId="77777777" w:rsidR="00F30367" w:rsidRDefault="00F30367" w:rsidP="00F30367">
            <w:pPr>
              <w:spacing w:line="254" w:lineRule="auto"/>
            </w:pPr>
          </w:p>
        </w:tc>
        <w:tc>
          <w:tcPr>
            <w:tcW w:w="0" w:type="auto"/>
            <w:vMerge/>
            <w:tcBorders>
              <w:left w:val="single" w:sz="4" w:space="0" w:color="auto"/>
              <w:right w:val="single" w:sz="4" w:space="0" w:color="auto"/>
            </w:tcBorders>
            <w:vAlign w:val="center"/>
            <w:hideMark/>
          </w:tcPr>
          <w:p w14:paraId="6FE40565" w14:textId="77777777" w:rsidR="00F30367" w:rsidRDefault="00F30367">
            <w:pPr>
              <w:spacing w:line="256" w:lineRule="auto"/>
            </w:pPr>
          </w:p>
        </w:tc>
        <w:tc>
          <w:tcPr>
            <w:tcW w:w="1977" w:type="dxa"/>
            <w:tcBorders>
              <w:top w:val="single" w:sz="4" w:space="0" w:color="auto"/>
              <w:left w:val="single" w:sz="4" w:space="0" w:color="auto"/>
              <w:right w:val="single" w:sz="4" w:space="0" w:color="auto"/>
            </w:tcBorders>
            <w:hideMark/>
          </w:tcPr>
          <w:p w14:paraId="19AFD793" w14:textId="77777777" w:rsidR="00F30367" w:rsidRDefault="00B113DE">
            <w:pPr>
              <w:spacing w:line="254" w:lineRule="auto"/>
            </w:pPr>
            <w:r>
              <w:t>Inconsistent</w:t>
            </w:r>
          </w:p>
          <w:p w14:paraId="09EDDAD4" w14:textId="77777777" w:rsidR="00F30367" w:rsidRDefault="00B113DE" w:rsidP="00F30367">
            <w:pPr>
              <w:spacing w:line="254" w:lineRule="auto"/>
            </w:pPr>
            <w:r>
              <w:t>location alert</w:t>
            </w:r>
          </w:p>
        </w:tc>
        <w:tc>
          <w:tcPr>
            <w:tcW w:w="2117" w:type="dxa"/>
            <w:tcBorders>
              <w:top w:val="single" w:sz="4" w:space="0" w:color="auto"/>
              <w:left w:val="single" w:sz="4" w:space="0" w:color="auto"/>
              <w:right w:val="single" w:sz="4" w:space="0" w:color="auto"/>
            </w:tcBorders>
            <w:hideMark/>
          </w:tcPr>
          <w:p w14:paraId="04F0A1E1" w14:textId="77777777" w:rsidR="00F30367" w:rsidRDefault="00B113DE">
            <w:pPr>
              <w:spacing w:line="254" w:lineRule="auto"/>
            </w:pPr>
            <w:r>
              <w:t>Latitude</w:t>
            </w:r>
          </w:p>
          <w:p w14:paraId="1E7EE452" w14:textId="77777777" w:rsidR="00F30367" w:rsidRDefault="00B113DE">
            <w:pPr>
              <w:spacing w:line="254" w:lineRule="auto"/>
            </w:pPr>
            <w:r>
              <w:t>Longitude</w:t>
            </w:r>
          </w:p>
          <w:p w14:paraId="0509DE62" w14:textId="77777777" w:rsidR="00F30367" w:rsidRDefault="00B113DE">
            <w:pPr>
              <w:spacing w:line="254" w:lineRule="auto"/>
            </w:pPr>
            <w:r>
              <w:t>Altitude</w:t>
            </w:r>
          </w:p>
          <w:p w14:paraId="66A4F8BE" w14:textId="77777777" w:rsidR="00F30367" w:rsidRDefault="00B113DE">
            <w:pPr>
              <w:spacing w:line="254" w:lineRule="auto"/>
            </w:pPr>
            <w:r>
              <w:t>GPS Time</w:t>
            </w:r>
          </w:p>
          <w:p w14:paraId="61E77221" w14:textId="77777777" w:rsidR="00F30367" w:rsidRDefault="00B113DE">
            <w:pPr>
              <w:spacing w:line="254" w:lineRule="auto"/>
            </w:pPr>
            <w:r>
              <w:t>Direction of travel</w:t>
            </w:r>
          </w:p>
          <w:p w14:paraId="0712456B" w14:textId="77777777" w:rsidR="00F30367" w:rsidRDefault="00B113DE" w:rsidP="00F30367">
            <w:pPr>
              <w:spacing w:line="254" w:lineRule="auto"/>
            </w:pPr>
            <w:r>
              <w:t xml:space="preserve">Fix (2D, 3D) </w:t>
            </w:r>
          </w:p>
          <w:p w14:paraId="62FDBCC9" w14:textId="77777777" w:rsidR="00F30367" w:rsidRPr="000429D5" w:rsidRDefault="00B113DE" w:rsidP="00F30367">
            <w:pPr>
              <w:spacing w:line="252" w:lineRule="auto"/>
            </w:pPr>
            <w:r>
              <w:t>Location Accuracy</w:t>
            </w:r>
          </w:p>
          <w:p w14:paraId="3B405D96" w14:textId="77777777" w:rsidR="00F30367" w:rsidRPr="00822C2E" w:rsidRDefault="00B113DE">
            <w:pPr>
              <w:spacing w:line="254" w:lineRule="auto"/>
              <w:rPr>
                <w:strike/>
                <w:rPrChange w:id="1018" w:author="Ekanthappa, Rudresh (R.)" w:date="2019-11-13T13:54:00Z">
                  <w:rPr/>
                </w:rPrChange>
              </w:rPr>
            </w:pPr>
            <w:r w:rsidRPr="00822C2E">
              <w:rPr>
                <w:strike/>
                <w:rPrChange w:id="1019" w:author="Ekanthappa, Rudresh (R.)" w:date="2019-11-13T13:54:00Z">
                  <w:rPr/>
                </w:rPrChange>
              </w:rPr>
              <w:t xml:space="preserve">GPS Data Format </w:t>
            </w:r>
          </w:p>
        </w:tc>
        <w:tc>
          <w:tcPr>
            <w:tcW w:w="4000" w:type="dxa"/>
            <w:tcBorders>
              <w:top w:val="single" w:sz="4" w:space="0" w:color="auto"/>
              <w:left w:val="single" w:sz="4" w:space="0" w:color="auto"/>
              <w:right w:val="single" w:sz="4" w:space="0" w:color="auto"/>
            </w:tcBorders>
            <w:hideMark/>
          </w:tcPr>
          <w:p w14:paraId="2F5312EB" w14:textId="77777777" w:rsidR="00524799" w:rsidRDefault="00524799" w:rsidP="00524799">
            <w:pPr>
              <w:spacing w:line="254" w:lineRule="auto"/>
              <w:rPr>
                <w:ins w:id="1020" w:author="Ekanthappa, Rudresh (R.)" w:date="2019-11-13T13:46:00Z"/>
              </w:rPr>
            </w:pPr>
            <w:ins w:id="1021" w:author="Ekanthappa, Rudresh (R.)" w:date="2019-11-13T13:46:00Z">
              <w:r>
                <w:t>This is IGN ON alert.</w:t>
              </w:r>
            </w:ins>
          </w:p>
          <w:p w14:paraId="21098987" w14:textId="77777777" w:rsidR="00F30367" w:rsidRDefault="00B113DE" w:rsidP="00F30367">
            <w:pPr>
              <w:spacing w:line="254" w:lineRule="auto"/>
            </w:pPr>
            <w:r>
              <w:t xml:space="preserve">IGN OFF last known location and IGN on first fix location compared with SVS_LOC_DELTA Value to trigger alert. </w:t>
            </w:r>
          </w:p>
          <w:p w14:paraId="05EDD6D0" w14:textId="77777777" w:rsidR="00F30367" w:rsidRPr="00822C2E" w:rsidRDefault="00B113DE" w:rsidP="00F30367">
            <w:pPr>
              <w:spacing w:line="254" w:lineRule="auto"/>
              <w:rPr>
                <w:strike/>
                <w:rPrChange w:id="1022" w:author="Ekanthappa, Rudresh (R.)" w:date="2019-11-13T13:54:00Z">
                  <w:rPr/>
                </w:rPrChange>
              </w:rPr>
            </w:pPr>
            <w:r w:rsidRPr="00822C2E">
              <w:rPr>
                <w:strike/>
                <w:rPrChange w:id="1023" w:author="Ekanthappa, Rudresh (R.)" w:date="2019-11-13T13:54:00Z">
                  <w:rPr/>
                </w:rPrChange>
              </w:rPr>
              <w:t>GPS Data Format as Shifted or Un-shifted for the China use case</w:t>
            </w:r>
          </w:p>
        </w:tc>
      </w:tr>
      <w:tr w:rsidR="00F30367" w14:paraId="1CFCDBB1" w14:textId="77777777" w:rsidTr="00F30367">
        <w:trPr>
          <w:trHeight w:val="2189"/>
          <w:jc w:val="center"/>
        </w:trPr>
        <w:tc>
          <w:tcPr>
            <w:tcW w:w="999" w:type="dxa"/>
            <w:vMerge/>
            <w:tcBorders>
              <w:left w:val="single" w:sz="4" w:space="0" w:color="auto"/>
              <w:right w:val="single" w:sz="4" w:space="0" w:color="auto"/>
            </w:tcBorders>
            <w:hideMark/>
          </w:tcPr>
          <w:p w14:paraId="67C783CD" w14:textId="77777777" w:rsidR="00F30367" w:rsidRDefault="00F30367" w:rsidP="00F30367">
            <w:pPr>
              <w:spacing w:line="254" w:lineRule="auto"/>
            </w:pPr>
          </w:p>
        </w:tc>
        <w:tc>
          <w:tcPr>
            <w:tcW w:w="1292" w:type="dxa"/>
            <w:vMerge/>
            <w:tcBorders>
              <w:left w:val="single" w:sz="4" w:space="0" w:color="auto"/>
              <w:right w:val="single" w:sz="4" w:space="0" w:color="auto"/>
            </w:tcBorders>
          </w:tcPr>
          <w:p w14:paraId="6C1834B3" w14:textId="77777777" w:rsidR="00F30367" w:rsidRDefault="00F30367" w:rsidP="00F30367">
            <w:pPr>
              <w:spacing w:line="254" w:lineRule="auto"/>
            </w:pPr>
          </w:p>
        </w:tc>
        <w:tc>
          <w:tcPr>
            <w:tcW w:w="1977" w:type="dxa"/>
            <w:tcBorders>
              <w:top w:val="single" w:sz="4" w:space="0" w:color="auto"/>
              <w:left w:val="single" w:sz="4" w:space="0" w:color="auto"/>
              <w:bottom w:val="single" w:sz="4" w:space="0" w:color="auto"/>
              <w:right w:val="single" w:sz="4" w:space="0" w:color="auto"/>
            </w:tcBorders>
          </w:tcPr>
          <w:p w14:paraId="77AAA013" w14:textId="77777777" w:rsidR="00F30367" w:rsidRDefault="00B113DE" w:rsidP="00F30367">
            <w:pPr>
              <w:spacing w:line="254" w:lineRule="auto"/>
            </w:pPr>
            <w:r>
              <w:t>SVS DTC alert</w:t>
            </w:r>
          </w:p>
        </w:tc>
        <w:tc>
          <w:tcPr>
            <w:tcW w:w="2117" w:type="dxa"/>
            <w:tcBorders>
              <w:top w:val="single" w:sz="4" w:space="0" w:color="auto"/>
              <w:left w:val="single" w:sz="4" w:space="0" w:color="auto"/>
              <w:bottom w:val="single" w:sz="4" w:space="0" w:color="auto"/>
              <w:right w:val="single" w:sz="4" w:space="0" w:color="auto"/>
            </w:tcBorders>
          </w:tcPr>
          <w:p w14:paraId="67CBEC37" w14:textId="77777777" w:rsidR="00F30367" w:rsidRDefault="00B113DE" w:rsidP="00F30367">
            <w:pPr>
              <w:spacing w:line="254" w:lineRule="auto"/>
            </w:pPr>
            <w:r>
              <w:t>Latitude</w:t>
            </w:r>
          </w:p>
          <w:p w14:paraId="1531E8CD" w14:textId="77777777" w:rsidR="00F30367" w:rsidRDefault="00B113DE" w:rsidP="00F30367">
            <w:pPr>
              <w:spacing w:line="254" w:lineRule="auto"/>
            </w:pPr>
            <w:r>
              <w:t>Longitude</w:t>
            </w:r>
          </w:p>
          <w:p w14:paraId="36BCCCC0" w14:textId="77777777" w:rsidR="00F30367" w:rsidRDefault="00B113DE" w:rsidP="00F30367">
            <w:pPr>
              <w:spacing w:line="254" w:lineRule="auto"/>
            </w:pPr>
            <w:r>
              <w:t>Altitude</w:t>
            </w:r>
          </w:p>
          <w:p w14:paraId="0407B825" w14:textId="77777777" w:rsidR="00F30367" w:rsidRDefault="00B113DE" w:rsidP="00F30367">
            <w:pPr>
              <w:spacing w:line="254" w:lineRule="auto"/>
            </w:pPr>
            <w:r>
              <w:t>GPS Time</w:t>
            </w:r>
          </w:p>
          <w:p w14:paraId="3730277A" w14:textId="77777777" w:rsidR="00F30367" w:rsidRDefault="00B113DE" w:rsidP="00F30367">
            <w:pPr>
              <w:spacing w:line="254" w:lineRule="auto"/>
            </w:pPr>
            <w:r>
              <w:t>Direction of travel</w:t>
            </w:r>
          </w:p>
          <w:p w14:paraId="4D674A76" w14:textId="77777777" w:rsidR="00F30367" w:rsidRDefault="00B113DE" w:rsidP="00F30367">
            <w:pPr>
              <w:spacing w:line="254" w:lineRule="auto"/>
            </w:pPr>
            <w:r>
              <w:t xml:space="preserve">Fix (2D, 3D) </w:t>
            </w:r>
          </w:p>
          <w:p w14:paraId="0EA0743A" w14:textId="77777777" w:rsidR="00F30367" w:rsidRPr="000429D5" w:rsidRDefault="00B113DE" w:rsidP="00F30367">
            <w:pPr>
              <w:spacing w:line="252" w:lineRule="auto"/>
            </w:pPr>
            <w:r>
              <w:t>Location Accuracy</w:t>
            </w:r>
          </w:p>
          <w:p w14:paraId="3C978300" w14:textId="77777777" w:rsidR="00F30367" w:rsidRDefault="00B113DE" w:rsidP="00F30367">
            <w:pPr>
              <w:spacing w:line="254" w:lineRule="auto"/>
            </w:pPr>
            <w:r w:rsidRPr="00822C2E">
              <w:rPr>
                <w:strike/>
                <w:rPrChange w:id="1024" w:author="Ekanthappa, Rudresh (R.)" w:date="2019-11-13T13:54:00Z">
                  <w:rPr/>
                </w:rPrChange>
              </w:rPr>
              <w:t>GPS Data Format</w:t>
            </w:r>
            <w:r>
              <w:t xml:space="preserve"> Component Failure Type</w:t>
            </w:r>
          </w:p>
        </w:tc>
        <w:tc>
          <w:tcPr>
            <w:tcW w:w="4000" w:type="dxa"/>
            <w:tcBorders>
              <w:top w:val="single" w:sz="4" w:space="0" w:color="auto"/>
              <w:left w:val="single" w:sz="4" w:space="0" w:color="auto"/>
              <w:bottom w:val="single" w:sz="4" w:space="0" w:color="auto"/>
              <w:right w:val="single" w:sz="4" w:space="0" w:color="auto"/>
            </w:tcBorders>
          </w:tcPr>
          <w:p w14:paraId="1B897E1B" w14:textId="77777777" w:rsidR="00524799" w:rsidRDefault="00524799" w:rsidP="00904657">
            <w:pPr>
              <w:spacing w:line="254" w:lineRule="auto"/>
              <w:rPr>
                <w:ins w:id="1025" w:author="Ekanthappa, Rudresh (R.)" w:date="2019-11-13T13:46:00Z"/>
              </w:rPr>
            </w:pPr>
            <w:ins w:id="1026" w:author="Ekanthappa, Rudresh (R.)" w:date="2019-11-13T13:46:00Z">
              <w:r>
                <w:t>This is IGN ON</w:t>
              </w:r>
            </w:ins>
            <w:ins w:id="1027" w:author="Ekanthappa, Rudresh (R.)" w:date="2019-11-20T09:45:00Z">
              <w:r w:rsidR="00904657">
                <w:t xml:space="preserve">/OFF </w:t>
              </w:r>
            </w:ins>
            <w:ins w:id="1028" w:author="Ekanthappa, Rudresh (R.)" w:date="2019-11-13T13:46:00Z">
              <w:r>
                <w:t>alert.</w:t>
              </w:r>
            </w:ins>
            <w:ins w:id="1029" w:author="Ekanthappa, Rudresh (R.)" w:date="2019-11-20T09:45:00Z">
              <w:r w:rsidR="00904657">
                <w:t xml:space="preserve"> </w:t>
              </w:r>
            </w:ins>
            <w:del w:id="1030" w:author="Ekanthappa, Rudresh (R.)" w:date="2019-11-22T11:47:00Z">
              <w:r w:rsidR="00853605" w:rsidDel="00CC0796">
                <w:rPr>
                  <w:rStyle w:val="CommentReference"/>
                </w:rPr>
                <w:commentReference w:id="1031"/>
              </w:r>
            </w:del>
          </w:p>
          <w:p w14:paraId="04B782E4" w14:textId="77777777" w:rsidR="00F30367" w:rsidRDefault="00B113DE" w:rsidP="00F30367">
            <w:pPr>
              <w:spacing w:line="254" w:lineRule="auto"/>
              <w:rPr>
                <w:u w:val="single"/>
              </w:rPr>
            </w:pPr>
            <w:r>
              <w:t xml:space="preserve">Refer all SVS DTCs list- </w:t>
            </w:r>
            <w:r>
              <w:rPr>
                <w:u w:val="single"/>
              </w:rPr>
              <w:t>REQ-307228.</w:t>
            </w:r>
          </w:p>
          <w:p w14:paraId="0F251755" w14:textId="77777777" w:rsidR="00F30367" w:rsidRPr="00822C2E" w:rsidRDefault="00B113DE" w:rsidP="00F30367">
            <w:pPr>
              <w:spacing w:line="254" w:lineRule="auto"/>
              <w:rPr>
                <w:strike/>
                <w:rPrChange w:id="1032" w:author="Ekanthappa, Rudresh (R.)" w:date="2019-11-13T13:54:00Z">
                  <w:rPr/>
                </w:rPrChange>
              </w:rPr>
            </w:pPr>
            <w:r w:rsidRPr="00822C2E">
              <w:rPr>
                <w:strike/>
                <w:rPrChange w:id="1033" w:author="Ekanthappa, Rudresh (R.)" w:date="2019-11-13T13:54:00Z">
                  <w:rPr/>
                </w:rPrChange>
              </w:rPr>
              <w:t>GPS Data Format as Shifted or Un-shifted for the China use case</w:t>
            </w:r>
          </w:p>
        </w:tc>
      </w:tr>
      <w:tr w:rsidR="00F30367" w14:paraId="3C62883C" w14:textId="77777777" w:rsidTr="00F30367">
        <w:trPr>
          <w:trHeight w:val="2189"/>
          <w:jc w:val="center"/>
        </w:trPr>
        <w:tc>
          <w:tcPr>
            <w:tcW w:w="999" w:type="dxa"/>
            <w:vMerge/>
            <w:tcBorders>
              <w:left w:val="single" w:sz="4" w:space="0" w:color="auto"/>
              <w:right w:val="single" w:sz="4" w:space="0" w:color="auto"/>
            </w:tcBorders>
          </w:tcPr>
          <w:p w14:paraId="2B84D78A" w14:textId="77777777" w:rsidR="00F30367" w:rsidRDefault="00F30367" w:rsidP="00F30367">
            <w:pPr>
              <w:spacing w:line="254" w:lineRule="auto"/>
            </w:pPr>
          </w:p>
        </w:tc>
        <w:tc>
          <w:tcPr>
            <w:tcW w:w="1292" w:type="dxa"/>
            <w:vMerge/>
            <w:tcBorders>
              <w:left w:val="single" w:sz="4" w:space="0" w:color="auto"/>
              <w:right w:val="single" w:sz="4" w:space="0" w:color="auto"/>
            </w:tcBorders>
          </w:tcPr>
          <w:p w14:paraId="224D927D" w14:textId="77777777" w:rsidR="00F30367" w:rsidRDefault="00F30367" w:rsidP="00F30367">
            <w:pPr>
              <w:spacing w:line="254" w:lineRule="auto"/>
            </w:pPr>
          </w:p>
        </w:tc>
        <w:tc>
          <w:tcPr>
            <w:tcW w:w="1977" w:type="dxa"/>
            <w:tcBorders>
              <w:top w:val="single" w:sz="4" w:space="0" w:color="auto"/>
              <w:left w:val="single" w:sz="4" w:space="0" w:color="auto"/>
              <w:bottom w:val="single" w:sz="4" w:space="0" w:color="auto"/>
              <w:right w:val="single" w:sz="4" w:space="0" w:color="auto"/>
            </w:tcBorders>
          </w:tcPr>
          <w:p w14:paraId="14F99895" w14:textId="77777777" w:rsidR="00F30367" w:rsidRDefault="00B113DE" w:rsidP="00F30367">
            <w:pPr>
              <w:spacing w:line="254" w:lineRule="auto"/>
            </w:pPr>
            <w:r>
              <w:t>Accelerometer</w:t>
            </w:r>
          </w:p>
          <w:p w14:paraId="465F576F" w14:textId="77777777" w:rsidR="00F30367" w:rsidRDefault="00B113DE" w:rsidP="00F30367">
            <w:pPr>
              <w:spacing w:line="254" w:lineRule="auto"/>
            </w:pPr>
            <w:r>
              <w:t>alert</w:t>
            </w:r>
          </w:p>
        </w:tc>
        <w:tc>
          <w:tcPr>
            <w:tcW w:w="2117" w:type="dxa"/>
            <w:tcBorders>
              <w:top w:val="single" w:sz="4" w:space="0" w:color="auto"/>
              <w:left w:val="single" w:sz="4" w:space="0" w:color="auto"/>
              <w:bottom w:val="single" w:sz="4" w:space="0" w:color="auto"/>
              <w:right w:val="single" w:sz="4" w:space="0" w:color="auto"/>
            </w:tcBorders>
          </w:tcPr>
          <w:p w14:paraId="52AA05DB" w14:textId="77777777" w:rsidR="00F30367" w:rsidRDefault="00B113DE" w:rsidP="00F30367">
            <w:pPr>
              <w:spacing w:line="254" w:lineRule="auto"/>
            </w:pPr>
            <w:r>
              <w:t>Latitude</w:t>
            </w:r>
          </w:p>
          <w:p w14:paraId="5FAF75CD" w14:textId="77777777" w:rsidR="00F30367" w:rsidRDefault="00B113DE" w:rsidP="00F30367">
            <w:pPr>
              <w:spacing w:line="254" w:lineRule="auto"/>
            </w:pPr>
            <w:r>
              <w:t>Longitude</w:t>
            </w:r>
          </w:p>
          <w:p w14:paraId="6947321B" w14:textId="77777777" w:rsidR="00F30367" w:rsidRDefault="00B113DE" w:rsidP="00F30367">
            <w:pPr>
              <w:spacing w:line="254" w:lineRule="auto"/>
            </w:pPr>
            <w:r>
              <w:t>Altitude</w:t>
            </w:r>
          </w:p>
          <w:p w14:paraId="6B5A2094" w14:textId="77777777" w:rsidR="00F30367" w:rsidRDefault="00B113DE" w:rsidP="00F30367">
            <w:pPr>
              <w:spacing w:line="254" w:lineRule="auto"/>
            </w:pPr>
            <w:r>
              <w:t>GPS Time</w:t>
            </w:r>
          </w:p>
          <w:p w14:paraId="7BA0C7BF" w14:textId="77777777" w:rsidR="00F30367" w:rsidRDefault="00B113DE" w:rsidP="00F30367">
            <w:pPr>
              <w:spacing w:line="254" w:lineRule="auto"/>
            </w:pPr>
            <w:r>
              <w:t>Direction of travel</w:t>
            </w:r>
          </w:p>
          <w:p w14:paraId="621BDF7F" w14:textId="77777777" w:rsidR="00F30367" w:rsidRDefault="00B113DE" w:rsidP="00F30367">
            <w:pPr>
              <w:spacing w:line="254" w:lineRule="auto"/>
            </w:pPr>
            <w:r>
              <w:t xml:space="preserve">Fix (2D, 3D) </w:t>
            </w:r>
          </w:p>
          <w:p w14:paraId="625A07BE" w14:textId="77777777" w:rsidR="00F30367" w:rsidRDefault="00B113DE" w:rsidP="00F30367">
            <w:pPr>
              <w:spacing w:line="254" w:lineRule="auto"/>
            </w:pPr>
            <w:r>
              <w:t>Location Accuracy</w:t>
            </w:r>
          </w:p>
          <w:p w14:paraId="32E7E07C" w14:textId="77777777" w:rsidR="00F30367" w:rsidRPr="00822C2E" w:rsidRDefault="00B113DE" w:rsidP="00F30367">
            <w:pPr>
              <w:spacing w:line="254" w:lineRule="auto"/>
              <w:rPr>
                <w:strike/>
                <w:rPrChange w:id="1034" w:author="Ekanthappa, Rudresh (R.)" w:date="2019-11-13T13:54:00Z">
                  <w:rPr/>
                </w:rPrChange>
              </w:rPr>
            </w:pPr>
            <w:r w:rsidRPr="00822C2E">
              <w:rPr>
                <w:strike/>
                <w:rPrChange w:id="1035" w:author="Ekanthappa, Rudresh (R.)" w:date="2019-11-13T13:54:00Z">
                  <w:rPr/>
                </w:rPrChange>
              </w:rPr>
              <w:t xml:space="preserve">GPS Data Format </w:t>
            </w:r>
          </w:p>
          <w:p w14:paraId="049BD46F" w14:textId="77777777" w:rsidR="00F30367" w:rsidRDefault="00B113DE" w:rsidP="00F30367">
            <w:pPr>
              <w:spacing w:line="254" w:lineRule="auto"/>
            </w:pPr>
            <w:r>
              <w:t>Individual Event Types</w:t>
            </w:r>
          </w:p>
        </w:tc>
        <w:tc>
          <w:tcPr>
            <w:tcW w:w="4000" w:type="dxa"/>
            <w:tcBorders>
              <w:top w:val="single" w:sz="4" w:space="0" w:color="auto"/>
              <w:left w:val="single" w:sz="4" w:space="0" w:color="auto"/>
              <w:bottom w:val="single" w:sz="4" w:space="0" w:color="auto"/>
              <w:right w:val="single" w:sz="4" w:space="0" w:color="auto"/>
            </w:tcBorders>
          </w:tcPr>
          <w:p w14:paraId="69316290" w14:textId="77777777" w:rsidR="00524799" w:rsidRDefault="00524799" w:rsidP="00F30367">
            <w:pPr>
              <w:spacing w:line="254" w:lineRule="auto"/>
              <w:rPr>
                <w:ins w:id="1036" w:author="Ekanthappa, Rudresh (R.)" w:date="2019-11-13T13:46:00Z"/>
              </w:rPr>
            </w:pPr>
            <w:ins w:id="1037" w:author="Ekanthappa, Rudresh (R.)" w:date="2019-11-13T13:47:00Z">
              <w:r>
                <w:t>This is IGN OFF alert.</w:t>
              </w:r>
            </w:ins>
          </w:p>
          <w:p w14:paraId="269F3004" w14:textId="77777777" w:rsidR="00F30367" w:rsidRDefault="00B113DE" w:rsidP="00F30367">
            <w:pPr>
              <w:spacing w:line="254" w:lineRule="auto"/>
            </w:pPr>
            <w:r>
              <w:t>SVS Server shall send GRPC accelerometer alert trigger message directly to SVSOffBoardClient.</w:t>
            </w:r>
          </w:p>
          <w:p w14:paraId="4401CD0A" w14:textId="77777777" w:rsidR="00F30367" w:rsidRPr="00822C2E" w:rsidRDefault="00B113DE" w:rsidP="00F30367">
            <w:pPr>
              <w:spacing w:line="254" w:lineRule="auto"/>
              <w:rPr>
                <w:strike/>
                <w:rPrChange w:id="1038" w:author="Ekanthappa, Rudresh (R.)" w:date="2019-11-13T13:55:00Z">
                  <w:rPr/>
                </w:rPrChange>
              </w:rPr>
            </w:pPr>
            <w:r w:rsidRPr="00822C2E">
              <w:rPr>
                <w:strike/>
                <w:rPrChange w:id="1039" w:author="Ekanthappa, Rudresh (R.)" w:date="2019-11-13T13:55:00Z">
                  <w:rPr/>
                </w:rPrChange>
              </w:rPr>
              <w:t>GPS Data Format as Shifted or Un-shifted for the China use case</w:t>
            </w:r>
          </w:p>
          <w:p w14:paraId="1423CC55" w14:textId="77777777" w:rsidR="00F30367" w:rsidRDefault="00B113DE" w:rsidP="00F30367">
            <w:pPr>
              <w:spacing w:line="254" w:lineRule="auto"/>
            </w:pPr>
            <w:r w:rsidRPr="005A3C62">
              <w:t>Event source – Vertical inclination, horizontal displacement</w:t>
            </w:r>
          </w:p>
        </w:tc>
      </w:tr>
      <w:tr w:rsidR="00F30367" w14:paraId="0A0C7C30" w14:textId="77777777" w:rsidTr="00F30367">
        <w:trPr>
          <w:trHeight w:val="2189"/>
          <w:jc w:val="center"/>
        </w:trPr>
        <w:tc>
          <w:tcPr>
            <w:tcW w:w="999" w:type="dxa"/>
            <w:vMerge/>
            <w:tcBorders>
              <w:left w:val="single" w:sz="4" w:space="0" w:color="auto"/>
              <w:bottom w:val="single" w:sz="4" w:space="0" w:color="auto"/>
              <w:right w:val="single" w:sz="4" w:space="0" w:color="auto"/>
            </w:tcBorders>
          </w:tcPr>
          <w:p w14:paraId="2B1137D8" w14:textId="77777777" w:rsidR="00F30367" w:rsidRDefault="00F30367" w:rsidP="00F30367">
            <w:pPr>
              <w:spacing w:line="254" w:lineRule="auto"/>
            </w:pPr>
          </w:p>
        </w:tc>
        <w:tc>
          <w:tcPr>
            <w:tcW w:w="1292" w:type="dxa"/>
            <w:vMerge/>
            <w:tcBorders>
              <w:left w:val="single" w:sz="4" w:space="0" w:color="auto"/>
              <w:bottom w:val="single" w:sz="4" w:space="0" w:color="auto"/>
              <w:right w:val="single" w:sz="4" w:space="0" w:color="auto"/>
            </w:tcBorders>
          </w:tcPr>
          <w:p w14:paraId="4E982F56" w14:textId="77777777" w:rsidR="00F30367" w:rsidRDefault="00F30367" w:rsidP="00F30367">
            <w:pPr>
              <w:spacing w:line="254" w:lineRule="auto"/>
            </w:pPr>
          </w:p>
        </w:tc>
        <w:tc>
          <w:tcPr>
            <w:tcW w:w="1977" w:type="dxa"/>
            <w:tcBorders>
              <w:top w:val="single" w:sz="4" w:space="0" w:color="auto"/>
              <w:left w:val="single" w:sz="4" w:space="0" w:color="auto"/>
              <w:right w:val="single" w:sz="4" w:space="0" w:color="auto"/>
            </w:tcBorders>
          </w:tcPr>
          <w:p w14:paraId="3F5CD63A" w14:textId="77777777" w:rsidR="00F30367" w:rsidRDefault="00B113DE" w:rsidP="00F30367">
            <w:pPr>
              <w:spacing w:line="254" w:lineRule="auto"/>
            </w:pPr>
            <w:r>
              <w:t>BUB engaged</w:t>
            </w:r>
          </w:p>
          <w:p w14:paraId="67933CB2" w14:textId="77777777" w:rsidR="00F30367" w:rsidRDefault="00B113DE" w:rsidP="00F30367">
            <w:pPr>
              <w:spacing w:line="254" w:lineRule="auto"/>
            </w:pPr>
            <w:r>
              <w:t>alert</w:t>
            </w:r>
          </w:p>
        </w:tc>
        <w:tc>
          <w:tcPr>
            <w:tcW w:w="2117" w:type="dxa"/>
            <w:tcBorders>
              <w:top w:val="single" w:sz="4" w:space="0" w:color="auto"/>
              <w:left w:val="single" w:sz="4" w:space="0" w:color="auto"/>
              <w:right w:val="single" w:sz="4" w:space="0" w:color="auto"/>
            </w:tcBorders>
          </w:tcPr>
          <w:p w14:paraId="168C5966" w14:textId="77777777" w:rsidR="00F30367" w:rsidRDefault="00B113DE" w:rsidP="00F30367">
            <w:pPr>
              <w:spacing w:line="254" w:lineRule="auto"/>
            </w:pPr>
            <w:r>
              <w:t>Latitude</w:t>
            </w:r>
          </w:p>
          <w:p w14:paraId="214E64A4" w14:textId="77777777" w:rsidR="00F30367" w:rsidRDefault="00B113DE" w:rsidP="00F30367">
            <w:pPr>
              <w:spacing w:line="254" w:lineRule="auto"/>
            </w:pPr>
            <w:r>
              <w:t>Longitude</w:t>
            </w:r>
          </w:p>
          <w:p w14:paraId="57779F19" w14:textId="77777777" w:rsidR="00F30367" w:rsidRDefault="00B113DE" w:rsidP="00F30367">
            <w:pPr>
              <w:spacing w:line="254" w:lineRule="auto"/>
            </w:pPr>
            <w:r>
              <w:t>Altitude</w:t>
            </w:r>
          </w:p>
          <w:p w14:paraId="231F72C7" w14:textId="77777777" w:rsidR="00F30367" w:rsidRDefault="00B113DE" w:rsidP="00F30367">
            <w:pPr>
              <w:spacing w:line="254" w:lineRule="auto"/>
            </w:pPr>
            <w:r>
              <w:t>GPS Time</w:t>
            </w:r>
          </w:p>
          <w:p w14:paraId="0882F6F7" w14:textId="77777777" w:rsidR="00F30367" w:rsidRDefault="00B113DE" w:rsidP="00F30367">
            <w:pPr>
              <w:spacing w:line="254" w:lineRule="auto"/>
            </w:pPr>
            <w:r>
              <w:t>Direction of travel</w:t>
            </w:r>
          </w:p>
          <w:p w14:paraId="23491DD3" w14:textId="77777777" w:rsidR="00F30367" w:rsidRDefault="00B113DE" w:rsidP="00F30367">
            <w:pPr>
              <w:spacing w:line="254" w:lineRule="auto"/>
            </w:pPr>
            <w:r>
              <w:t xml:space="preserve">Fix (2D, 3D) </w:t>
            </w:r>
          </w:p>
          <w:p w14:paraId="4709F50E" w14:textId="77777777" w:rsidR="00F30367" w:rsidRDefault="00B113DE" w:rsidP="00F30367">
            <w:pPr>
              <w:spacing w:line="254" w:lineRule="auto"/>
            </w:pPr>
            <w:r>
              <w:t>Location Accuracy</w:t>
            </w:r>
          </w:p>
          <w:p w14:paraId="640AE5E9" w14:textId="77777777" w:rsidR="00F30367" w:rsidRPr="00822C2E" w:rsidRDefault="00B113DE" w:rsidP="00F30367">
            <w:pPr>
              <w:spacing w:line="254" w:lineRule="auto"/>
              <w:rPr>
                <w:strike/>
                <w:rPrChange w:id="1040" w:author="Ekanthappa, Rudresh (R.)" w:date="2019-11-13T13:55:00Z">
                  <w:rPr/>
                </w:rPrChange>
              </w:rPr>
            </w:pPr>
            <w:r w:rsidRPr="00822C2E">
              <w:rPr>
                <w:strike/>
                <w:rPrChange w:id="1041" w:author="Ekanthappa, Rudresh (R.)" w:date="2019-11-13T13:55:00Z">
                  <w:rPr/>
                </w:rPrChange>
              </w:rPr>
              <w:t xml:space="preserve">GPS Data Format </w:t>
            </w:r>
          </w:p>
        </w:tc>
        <w:tc>
          <w:tcPr>
            <w:tcW w:w="4000" w:type="dxa"/>
            <w:tcBorders>
              <w:top w:val="single" w:sz="4" w:space="0" w:color="auto"/>
              <w:left w:val="single" w:sz="4" w:space="0" w:color="auto"/>
              <w:right w:val="single" w:sz="4" w:space="0" w:color="auto"/>
            </w:tcBorders>
          </w:tcPr>
          <w:p w14:paraId="112314F5" w14:textId="77777777" w:rsidR="00822C2E" w:rsidRDefault="00822C2E" w:rsidP="00F30367">
            <w:pPr>
              <w:spacing w:line="254" w:lineRule="auto"/>
              <w:rPr>
                <w:ins w:id="1042" w:author="Ekanthappa, Rudresh (R.)" w:date="2019-11-13T13:48:00Z"/>
              </w:rPr>
            </w:pPr>
            <w:ins w:id="1043" w:author="Ekanthappa, Rudresh (R.)" w:date="2019-11-13T13:48:00Z">
              <w:r>
                <w:t>This is IGN OFF alert.</w:t>
              </w:r>
            </w:ins>
          </w:p>
          <w:p w14:paraId="09E7B168" w14:textId="77777777" w:rsidR="00F30367" w:rsidRDefault="00B113DE" w:rsidP="00F30367">
            <w:pPr>
              <w:spacing w:line="254" w:lineRule="auto"/>
            </w:pPr>
            <w:r>
              <w:t>BUB Alert Notification when main battery disconnected.</w:t>
            </w:r>
          </w:p>
          <w:p w14:paraId="188D9151" w14:textId="77777777" w:rsidR="00F30367" w:rsidRPr="00822C2E" w:rsidRDefault="00B113DE" w:rsidP="00F30367">
            <w:pPr>
              <w:spacing w:line="254" w:lineRule="auto"/>
              <w:rPr>
                <w:strike/>
                <w:rPrChange w:id="1044" w:author="Ekanthappa, Rudresh (R.)" w:date="2019-11-13T13:55:00Z">
                  <w:rPr/>
                </w:rPrChange>
              </w:rPr>
            </w:pPr>
            <w:r w:rsidRPr="00822C2E">
              <w:rPr>
                <w:strike/>
                <w:rPrChange w:id="1045" w:author="Ekanthappa, Rudresh (R.)" w:date="2019-11-13T13:55:00Z">
                  <w:rPr/>
                </w:rPrChange>
              </w:rPr>
              <w:t>GPS Data Format as Shifted or Un-shifted for the China use case</w:t>
            </w:r>
          </w:p>
        </w:tc>
      </w:tr>
    </w:tbl>
    <w:p w14:paraId="1C04F3EA" w14:textId="77777777" w:rsidR="00F30367" w:rsidRDefault="00F30367" w:rsidP="00F30367">
      <w:pPr>
        <w:pStyle w:val="CommentText"/>
        <w:rPr>
          <w:ins w:id="1046" w:author="Ekanthappa, Rudresh (R.)" w:date="2019-11-13T13:49:00Z"/>
        </w:rPr>
      </w:pPr>
    </w:p>
    <w:p w14:paraId="050E0D83" w14:textId="77777777" w:rsidR="00822C2E" w:rsidRPr="00310D35" w:rsidRDefault="00EC6895" w:rsidP="00F30367">
      <w:pPr>
        <w:pStyle w:val="CommentText"/>
      </w:pPr>
      <w:del w:id="1047" w:author="Ekanthappa, Rudresh (R.)" w:date="2019-11-19T18:28:00Z">
        <w:r w:rsidDel="00205B79">
          <w:rPr>
            <w:rStyle w:val="CommentReference"/>
          </w:rPr>
          <w:commentReference w:id="1048"/>
        </w:r>
      </w:del>
    </w:p>
    <w:p w14:paraId="0729023B" w14:textId="77777777" w:rsidR="009B4C29" w:rsidRPr="009B4C29" w:rsidRDefault="009B4C29" w:rsidP="009B4C29">
      <w:pPr>
        <w:pStyle w:val="Heading4"/>
        <w:rPr>
          <w:b w:val="0"/>
          <w:u w:val="single"/>
        </w:rPr>
      </w:pPr>
      <w:r w:rsidRPr="009B4C29">
        <w:rPr>
          <w:b w:val="0"/>
          <w:u w:val="single"/>
        </w:rPr>
        <w:t>SVS-REQ-325761/C-Vehicle location data payload for early theft notification alert trigger</w:t>
      </w:r>
    </w:p>
    <w:p w14:paraId="4B474848" w14:textId="77777777" w:rsidR="00F30367" w:rsidRDefault="00B113DE" w:rsidP="00F30367">
      <w:r>
        <w:t xml:space="preserve">When </w:t>
      </w:r>
      <w:r w:rsidRPr="00897E31">
        <w:t>early theft notification</w:t>
      </w:r>
      <w:r>
        <w:t xml:space="preserve"> alert is triggered GRPC vehicle location data message shall be sent to SVSOffBoardClient periodically as defined in SVS_ALERT_LOC_DATA DID and parameter DIDs SVS_ALERT_LOC_DATA_PERIOD and SVS_ALERT_LOC_DATA_COUNT.</w:t>
      </w:r>
    </w:p>
    <w:p w14:paraId="08ACCA80" w14:textId="77777777" w:rsidR="00F30367" w:rsidRDefault="00F30367" w:rsidP="00F30367"/>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36"/>
        <w:gridCol w:w="793"/>
        <w:gridCol w:w="2074"/>
        <w:gridCol w:w="3780"/>
      </w:tblGrid>
      <w:tr w:rsidR="00F30367" w14:paraId="7C4E210E" w14:textId="77777777" w:rsidTr="00F30367">
        <w:trPr>
          <w:jc w:val="center"/>
        </w:trPr>
        <w:tc>
          <w:tcPr>
            <w:tcW w:w="1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E149E5" w14:textId="77777777" w:rsidR="00F30367" w:rsidRDefault="00B113DE">
            <w:pPr>
              <w:spacing w:line="254" w:lineRule="auto"/>
              <w:rPr>
                <w:b/>
              </w:rPr>
            </w:pPr>
            <w:r>
              <w:rPr>
                <w:b/>
              </w:rPr>
              <w:t>Message Type</w:t>
            </w:r>
          </w:p>
        </w:tc>
        <w:tc>
          <w:tcPr>
            <w:tcW w:w="13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DCB546" w14:textId="77777777" w:rsidR="00F30367" w:rsidRDefault="00B113DE">
            <w:pPr>
              <w:spacing w:line="254" w:lineRule="auto"/>
              <w:rPr>
                <w:b/>
              </w:rPr>
            </w:pPr>
            <w:r>
              <w:rPr>
                <w:b/>
              </w:rPr>
              <w:t>Command Name</w:t>
            </w:r>
          </w:p>
        </w:tc>
        <w:tc>
          <w:tcPr>
            <w:tcW w:w="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232B86" w14:textId="77777777" w:rsidR="00F30367" w:rsidRDefault="00B113DE">
            <w:pPr>
              <w:spacing w:line="254" w:lineRule="auto"/>
              <w:rPr>
                <w:b/>
              </w:rPr>
            </w:pPr>
            <w:r>
              <w:rPr>
                <w:b/>
              </w:rPr>
              <w:t>Size</w:t>
            </w:r>
          </w:p>
        </w:tc>
        <w:tc>
          <w:tcPr>
            <w:tcW w:w="2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499F81" w14:textId="77777777" w:rsidR="00F30367" w:rsidRDefault="00B113DE">
            <w:pPr>
              <w:spacing w:line="254" w:lineRule="auto"/>
              <w:rPr>
                <w:b/>
              </w:rPr>
            </w:pPr>
            <w:r>
              <w:rPr>
                <w:b/>
              </w:rPr>
              <w:t>Parameters</w:t>
            </w:r>
          </w:p>
        </w:tc>
        <w:tc>
          <w:tcPr>
            <w:tcW w:w="37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78D9F4" w14:textId="77777777" w:rsidR="00F30367" w:rsidRDefault="00B113DE">
            <w:pPr>
              <w:spacing w:line="254" w:lineRule="auto"/>
              <w:rPr>
                <w:b/>
              </w:rPr>
            </w:pPr>
            <w:r>
              <w:rPr>
                <w:b/>
              </w:rPr>
              <w:t>Description</w:t>
            </w:r>
          </w:p>
        </w:tc>
      </w:tr>
      <w:tr w:rsidR="00F30367" w:rsidRPr="001C606B" w14:paraId="54E5CCD4" w14:textId="77777777" w:rsidTr="00F30367">
        <w:trPr>
          <w:trHeight w:val="2070"/>
          <w:jc w:val="center"/>
        </w:trPr>
        <w:tc>
          <w:tcPr>
            <w:tcW w:w="1372" w:type="dxa"/>
            <w:tcBorders>
              <w:top w:val="single" w:sz="4" w:space="0" w:color="auto"/>
              <w:left w:val="single" w:sz="4" w:space="0" w:color="auto"/>
              <w:bottom w:val="single" w:sz="4" w:space="0" w:color="auto"/>
              <w:right w:val="single" w:sz="4" w:space="0" w:color="auto"/>
            </w:tcBorders>
            <w:hideMark/>
          </w:tcPr>
          <w:p w14:paraId="5C5717DC" w14:textId="77777777" w:rsidR="00F30367" w:rsidRPr="001C606B" w:rsidRDefault="00B113DE" w:rsidP="00F30367">
            <w:pPr>
              <w:spacing w:line="254" w:lineRule="auto"/>
            </w:pPr>
            <w:r w:rsidRPr="001C606B">
              <w:t>GRPC</w:t>
            </w:r>
          </w:p>
        </w:tc>
        <w:tc>
          <w:tcPr>
            <w:tcW w:w="1336" w:type="dxa"/>
            <w:tcBorders>
              <w:top w:val="single" w:sz="4" w:space="0" w:color="auto"/>
              <w:left w:val="single" w:sz="4" w:space="0" w:color="auto"/>
              <w:bottom w:val="single" w:sz="4" w:space="0" w:color="auto"/>
              <w:right w:val="single" w:sz="4" w:space="0" w:color="auto"/>
            </w:tcBorders>
            <w:hideMark/>
          </w:tcPr>
          <w:p w14:paraId="143B43D8" w14:textId="77777777" w:rsidR="00F30367" w:rsidRPr="001C606B" w:rsidRDefault="00B113DE">
            <w:pPr>
              <w:spacing w:line="254" w:lineRule="auto"/>
            </w:pPr>
            <w:r w:rsidRPr="001C606B">
              <w:t>Periodic Location Reporting Alert</w:t>
            </w:r>
          </w:p>
        </w:tc>
        <w:tc>
          <w:tcPr>
            <w:tcW w:w="793" w:type="dxa"/>
            <w:tcBorders>
              <w:top w:val="single" w:sz="4" w:space="0" w:color="auto"/>
              <w:left w:val="single" w:sz="4" w:space="0" w:color="auto"/>
              <w:bottom w:val="single" w:sz="4" w:space="0" w:color="auto"/>
              <w:right w:val="single" w:sz="4" w:space="0" w:color="auto"/>
            </w:tcBorders>
          </w:tcPr>
          <w:p w14:paraId="40A65EAE" w14:textId="77777777" w:rsidR="00F30367" w:rsidRPr="001C606B" w:rsidRDefault="00F30367">
            <w:pPr>
              <w:spacing w:line="254" w:lineRule="auto"/>
            </w:pPr>
          </w:p>
        </w:tc>
        <w:tc>
          <w:tcPr>
            <w:tcW w:w="2074" w:type="dxa"/>
            <w:tcBorders>
              <w:top w:val="single" w:sz="4" w:space="0" w:color="auto"/>
              <w:left w:val="single" w:sz="4" w:space="0" w:color="auto"/>
              <w:bottom w:val="single" w:sz="4" w:space="0" w:color="auto"/>
              <w:right w:val="single" w:sz="4" w:space="0" w:color="auto"/>
            </w:tcBorders>
            <w:hideMark/>
          </w:tcPr>
          <w:p w14:paraId="498B0F4E" w14:textId="77777777" w:rsidR="00F30367" w:rsidRPr="001C606B" w:rsidRDefault="00B113DE">
            <w:pPr>
              <w:spacing w:line="254" w:lineRule="auto"/>
            </w:pPr>
            <w:r w:rsidRPr="001C606B">
              <w:t>Latitude</w:t>
            </w:r>
          </w:p>
          <w:p w14:paraId="76D6F1DC" w14:textId="77777777" w:rsidR="00F30367" w:rsidRPr="001C606B" w:rsidRDefault="00B113DE">
            <w:pPr>
              <w:spacing w:line="254" w:lineRule="auto"/>
            </w:pPr>
            <w:r w:rsidRPr="001C606B">
              <w:t>Longitude</w:t>
            </w:r>
          </w:p>
          <w:p w14:paraId="2F096C8D" w14:textId="77777777" w:rsidR="00F30367" w:rsidRPr="001C606B" w:rsidRDefault="00B113DE">
            <w:pPr>
              <w:spacing w:line="254" w:lineRule="auto"/>
            </w:pPr>
            <w:r w:rsidRPr="001C606B">
              <w:t>Altitude</w:t>
            </w:r>
          </w:p>
          <w:p w14:paraId="179618CB" w14:textId="77777777" w:rsidR="00F30367" w:rsidRPr="001C606B" w:rsidRDefault="00B113DE">
            <w:pPr>
              <w:spacing w:line="254" w:lineRule="auto"/>
            </w:pPr>
            <w:r w:rsidRPr="001C606B">
              <w:t>GPS Time</w:t>
            </w:r>
          </w:p>
          <w:p w14:paraId="7441E6BB" w14:textId="77777777" w:rsidR="00F30367" w:rsidRPr="001C606B" w:rsidRDefault="00B113DE">
            <w:pPr>
              <w:spacing w:line="254" w:lineRule="auto"/>
            </w:pPr>
            <w:r w:rsidRPr="001C606B">
              <w:t>Direction of travel</w:t>
            </w:r>
          </w:p>
          <w:p w14:paraId="1F3D7C9C" w14:textId="77777777" w:rsidR="00F30367" w:rsidRPr="001C606B" w:rsidRDefault="00B113DE">
            <w:pPr>
              <w:spacing w:line="254" w:lineRule="auto"/>
            </w:pPr>
            <w:r w:rsidRPr="001C606B">
              <w:t>Fix (2D, 3D) Location Accuracy</w:t>
            </w:r>
          </w:p>
          <w:p w14:paraId="14E23D13" w14:textId="77777777" w:rsidR="00F30367" w:rsidRPr="00822C2E" w:rsidRDefault="00B113DE">
            <w:pPr>
              <w:spacing w:line="254" w:lineRule="auto"/>
              <w:rPr>
                <w:strike/>
                <w:rPrChange w:id="1049" w:author="Ekanthappa, Rudresh (R.)" w:date="2019-11-13T13:57:00Z">
                  <w:rPr/>
                </w:rPrChange>
              </w:rPr>
            </w:pPr>
            <w:r w:rsidRPr="00822C2E">
              <w:rPr>
                <w:strike/>
                <w:rPrChange w:id="1050" w:author="Ekanthappa, Rudresh (R.)" w:date="2019-11-13T13:57:00Z">
                  <w:rPr/>
                </w:rPrChange>
              </w:rPr>
              <w:t>GPS Data Format</w:t>
            </w:r>
          </w:p>
          <w:p w14:paraId="464DB18F" w14:textId="77777777" w:rsidR="00F30367" w:rsidRPr="001C606B" w:rsidRDefault="00B113DE" w:rsidP="00F30367">
            <w:pPr>
              <w:spacing w:line="252" w:lineRule="auto"/>
              <w:rPr>
                <w:rFonts w:ascii="Calibri" w:eastAsiaTheme="minorHAnsi" w:hAnsi="Calibri"/>
                <w:szCs w:val="22"/>
              </w:rPr>
            </w:pPr>
            <w:r w:rsidRPr="001C606B">
              <w:t>Power Source</w:t>
            </w:r>
          </w:p>
          <w:p w14:paraId="2DA18282" w14:textId="77777777" w:rsidR="00F30367" w:rsidRPr="001C606B" w:rsidRDefault="00B113DE" w:rsidP="00F30367">
            <w:pPr>
              <w:spacing w:line="254" w:lineRule="auto"/>
            </w:pPr>
            <w:r w:rsidRPr="001C606B">
              <w:t>Support State</w:t>
            </w:r>
          </w:p>
        </w:tc>
        <w:tc>
          <w:tcPr>
            <w:tcW w:w="3780" w:type="dxa"/>
            <w:tcBorders>
              <w:top w:val="single" w:sz="4" w:space="0" w:color="auto"/>
              <w:left w:val="single" w:sz="4" w:space="0" w:color="auto"/>
              <w:bottom w:val="single" w:sz="4" w:space="0" w:color="auto"/>
              <w:right w:val="single" w:sz="4" w:space="0" w:color="auto"/>
            </w:tcBorders>
          </w:tcPr>
          <w:p w14:paraId="28187A9D" w14:textId="77777777" w:rsidR="00F30367" w:rsidRDefault="00B113DE" w:rsidP="00F30367">
            <w:pPr>
              <w:spacing w:line="252" w:lineRule="auto"/>
            </w:pPr>
            <w:r w:rsidRPr="001C606B">
              <w:t>Location data shall be shared periodically as defined in DID SVS_ALERT_LOC_DATA.</w:t>
            </w:r>
            <w:r>
              <w:t xml:space="preserve"> Support State = Active</w:t>
            </w:r>
          </w:p>
          <w:p w14:paraId="4E249427" w14:textId="77777777" w:rsidR="00F30367" w:rsidRPr="001C606B" w:rsidRDefault="00F30367">
            <w:pPr>
              <w:spacing w:line="254" w:lineRule="auto"/>
            </w:pPr>
          </w:p>
          <w:p w14:paraId="6C548211" w14:textId="77777777" w:rsidR="00F30367" w:rsidRPr="00822C2E" w:rsidRDefault="00B113DE">
            <w:pPr>
              <w:spacing w:line="254" w:lineRule="auto"/>
              <w:rPr>
                <w:strike/>
                <w:rPrChange w:id="1051" w:author="Ekanthappa, Rudresh (R.)" w:date="2019-11-13T13:57:00Z">
                  <w:rPr/>
                </w:rPrChange>
              </w:rPr>
            </w:pPr>
            <w:r w:rsidRPr="00822C2E">
              <w:rPr>
                <w:strike/>
                <w:rPrChange w:id="1052" w:author="Ekanthappa, Rudresh (R.)" w:date="2019-11-13T13:57:00Z">
                  <w:rPr/>
                </w:rPrChange>
              </w:rPr>
              <w:t>GPS Data Format as Shifted or Un-shifted for the China use case</w:t>
            </w:r>
          </w:p>
          <w:p w14:paraId="010EC795" w14:textId="77777777" w:rsidR="00F30367" w:rsidRDefault="00F30367">
            <w:pPr>
              <w:spacing w:line="254" w:lineRule="auto"/>
            </w:pPr>
          </w:p>
          <w:p w14:paraId="2F0B46EB" w14:textId="77777777" w:rsidR="00F30367" w:rsidRDefault="00B113DE" w:rsidP="00F30367">
            <w:pPr>
              <w:spacing w:line="252" w:lineRule="auto"/>
            </w:pPr>
            <w:r>
              <w:t>Power Source = Main Battery or Backup Battery</w:t>
            </w:r>
          </w:p>
          <w:p w14:paraId="5EAC6A28" w14:textId="77777777" w:rsidR="00F30367" w:rsidRDefault="00B113DE" w:rsidP="00F30367">
            <w:pPr>
              <w:spacing w:line="252" w:lineRule="auto"/>
            </w:pPr>
            <w:r>
              <w:t>Support State = Activated unless power limits reached as below</w:t>
            </w:r>
          </w:p>
          <w:p w14:paraId="17715C22" w14:textId="77777777" w:rsidR="00F30367" w:rsidRDefault="00F30367" w:rsidP="00F30367">
            <w:pPr>
              <w:spacing w:line="252" w:lineRule="auto"/>
            </w:pPr>
          </w:p>
          <w:p w14:paraId="72E84D2E" w14:textId="77777777" w:rsidR="00F30367" w:rsidRPr="001C606B" w:rsidRDefault="00B113DE" w:rsidP="00F30367">
            <w:r>
              <w:t>SVSServer shall terminate location collection as soon as C1 or C4 power levels, on Main Battery and BUB respectfully, have been reached. Message shall be sent to SVSOffBoardClient with Support State = Deactivated</w:t>
            </w:r>
          </w:p>
        </w:tc>
      </w:tr>
    </w:tbl>
    <w:p w14:paraId="0EEFC93F" w14:textId="77777777" w:rsidR="00F30367" w:rsidRDefault="00F30367" w:rsidP="00F30367">
      <w:pPr>
        <w:rPr>
          <w:ins w:id="1053" w:author="Ekanthappa, Rudresh (R.)" w:date="2019-11-13T13:57:00Z"/>
        </w:rPr>
      </w:pPr>
    </w:p>
    <w:p w14:paraId="20081C67" w14:textId="77777777" w:rsidR="005413DA" w:rsidRPr="001C606B" w:rsidDel="00904657" w:rsidRDefault="00EC6895" w:rsidP="00F30367">
      <w:pPr>
        <w:rPr>
          <w:del w:id="1054" w:author="Ekanthappa, Rudresh (R.)" w:date="2019-11-20T09:50:00Z"/>
        </w:rPr>
      </w:pPr>
      <w:del w:id="1055" w:author="Ekanthappa, Rudresh (R.)" w:date="2019-11-20T09:50:00Z">
        <w:r w:rsidDel="00904657">
          <w:rPr>
            <w:rStyle w:val="CommentReference"/>
          </w:rPr>
          <w:commentReference w:id="1056"/>
        </w:r>
      </w:del>
    </w:p>
    <w:p w14:paraId="72365CD4" w14:textId="77777777" w:rsidR="009B4C29" w:rsidRPr="009B4C29" w:rsidRDefault="009B4C29" w:rsidP="009B4C29">
      <w:pPr>
        <w:pStyle w:val="Heading4"/>
        <w:rPr>
          <w:b w:val="0"/>
          <w:u w:val="single"/>
        </w:rPr>
      </w:pPr>
      <w:r w:rsidRPr="009B4C29">
        <w:rPr>
          <w:b w:val="0"/>
          <w:u w:val="single"/>
        </w:rPr>
        <w:t>SVS-REQ-328990/B-Periodic vehicle location data for GRPC alerts</w:t>
      </w:r>
    </w:p>
    <w:p w14:paraId="2A9420CF" w14:textId="77777777" w:rsidR="00F30367" w:rsidRDefault="00B113DE" w:rsidP="00F30367">
      <w:pPr>
        <w:rPr>
          <w:ins w:id="1057" w:author="Ekanthappa, Rudresh (R.)" w:date="2019-11-13T14:18:00Z"/>
        </w:rPr>
      </w:pPr>
      <w:r>
        <w:t>When GRPC alert is triggered, SVSServer shall send GRPC vehicle location data to SVSOffBoardClient periodically as defined in “SVS_ALERT_LOC_DATA” DID with parameter DIDs SVS_ALERT_LOC_DATA_PERIOD and SVS_ALERT_LOC_DATA_COUNT.</w:t>
      </w:r>
    </w:p>
    <w:p w14:paraId="0FBB7F57" w14:textId="77777777" w:rsidR="005413DA" w:rsidRDefault="005413DA" w:rsidP="00F30367">
      <w:pPr>
        <w:rPr>
          <w:ins w:id="1058" w:author="Ekanthappa, Rudresh (R.)" w:date="2019-11-13T14:18:00Z"/>
        </w:rPr>
      </w:pPr>
    </w:p>
    <w:p w14:paraId="2710F3CA" w14:textId="77777777" w:rsidR="005413DA" w:rsidDel="000B5EB6" w:rsidRDefault="00EC6895" w:rsidP="00F30367">
      <w:pPr>
        <w:rPr>
          <w:del w:id="1059" w:author="Ekanthappa, Rudresh (R.)" w:date="2019-11-19T19:43:00Z"/>
        </w:rPr>
      </w:pPr>
      <w:del w:id="1060" w:author="Ekanthappa, Rudresh (R.)" w:date="2019-11-19T19:43:00Z">
        <w:r w:rsidDel="000B5EB6">
          <w:rPr>
            <w:rStyle w:val="CommentReference"/>
          </w:rPr>
          <w:commentReference w:id="1061"/>
        </w:r>
      </w:del>
    </w:p>
    <w:p w14:paraId="5065554A" w14:textId="77777777" w:rsidR="009B4C29" w:rsidRPr="009B4C29" w:rsidRDefault="009B4C29" w:rsidP="009B4C29">
      <w:pPr>
        <w:pStyle w:val="Heading4"/>
        <w:rPr>
          <w:b w:val="0"/>
          <w:u w:val="single"/>
        </w:rPr>
      </w:pPr>
      <w:r w:rsidRPr="009B4C29">
        <w:rPr>
          <w:b w:val="0"/>
          <w:u w:val="single"/>
        </w:rPr>
        <w:t>SVS-REQ-329640/B-Stopping Periodic vehicle location data message on SVS_ALERT_LOC_DATA Deactivate</w:t>
      </w:r>
    </w:p>
    <w:p w14:paraId="5A85C79B" w14:textId="77777777" w:rsidR="00F30367" w:rsidRDefault="00B113DE" w:rsidP="00F30367">
      <w:r w:rsidRPr="00F03F4F">
        <w:t>If SVSOffBoardClient updates the SVS_ALERT_LOC_DAT</w:t>
      </w:r>
      <w:r>
        <w:t xml:space="preserve">A to “Deactivated” on SVSServer </w:t>
      </w:r>
      <w:r w:rsidRPr="00F03F4F">
        <w:t>while vehicle location data messages are being sent, they will be stopped.</w:t>
      </w:r>
    </w:p>
    <w:p w14:paraId="59476956" w14:textId="77777777" w:rsidR="009B4C29" w:rsidRPr="009B4C29" w:rsidRDefault="009B4C29" w:rsidP="009B4C29">
      <w:pPr>
        <w:pStyle w:val="Heading4"/>
        <w:rPr>
          <w:b w:val="0"/>
          <w:u w:val="single"/>
        </w:rPr>
      </w:pPr>
      <w:r w:rsidRPr="009B4C29">
        <w:rPr>
          <w:b w:val="0"/>
          <w:u w:val="single"/>
        </w:rPr>
        <w:t>SVS-REQ-353208/A-SVSOffBoardClient updating the SVS_ALERT_LOC_DATA with new Period and Count values</w:t>
      </w:r>
    </w:p>
    <w:p w14:paraId="23A0F4E4" w14:textId="77777777" w:rsidR="00F30367" w:rsidRDefault="00B113DE" w:rsidP="00F30367">
      <w:r>
        <w:t>If SVSOffBoardClient updates the SVS_ALERT_LOC_DATA with new Period and Count values on SVSServer while vehicle location data messages are being sent, the new Period and Count Values will take affect at the next alert trigger.</w:t>
      </w:r>
    </w:p>
    <w:p w14:paraId="70DF90D6" w14:textId="77777777" w:rsidR="009B4C29" w:rsidRPr="009B4C29" w:rsidRDefault="009B4C29" w:rsidP="009B4C29">
      <w:pPr>
        <w:pStyle w:val="Heading4"/>
        <w:rPr>
          <w:b w:val="0"/>
          <w:u w:val="single"/>
        </w:rPr>
      </w:pPr>
      <w:r w:rsidRPr="009B4C29">
        <w:rPr>
          <w:b w:val="0"/>
          <w:u w:val="single"/>
        </w:rPr>
        <w:t>SVS-REQ-328994/B-GRPC concurrent multiple early theft notification alert reporting</w:t>
      </w:r>
    </w:p>
    <w:p w14:paraId="4BC462EB" w14:textId="77777777" w:rsidR="00F30367" w:rsidRDefault="00B113DE" w:rsidP="00F30367">
      <w:pPr>
        <w:rPr>
          <w:ins w:id="1062" w:author="Ekanthappa, Rudresh (R.)" w:date="2019-11-13T14:20:00Z"/>
        </w:rPr>
      </w:pPr>
      <w:r>
        <w:t>If GRPC alert is active and subsequent new GRPC alert becomes active, the time and period of the location reports shall be restarted based on the latest GRPC alert.</w:t>
      </w:r>
    </w:p>
    <w:p w14:paraId="4813B0E8" w14:textId="77777777" w:rsidR="005413DA" w:rsidRDefault="005413DA" w:rsidP="00F30367">
      <w:pPr>
        <w:rPr>
          <w:ins w:id="1063" w:author="Ekanthappa, Rudresh (R.)" w:date="2019-11-13T14:20:00Z"/>
        </w:rPr>
      </w:pPr>
    </w:p>
    <w:p w14:paraId="36767E76" w14:textId="77777777" w:rsidR="005413DA" w:rsidDel="00CC0796" w:rsidRDefault="00665B16" w:rsidP="00F30367">
      <w:pPr>
        <w:rPr>
          <w:del w:id="1064" w:author="Ekanthappa, Rudresh (R.)" w:date="2019-11-22T11:46:00Z"/>
        </w:rPr>
      </w:pPr>
      <w:commentRangeStart w:id="1065"/>
      <w:commentRangeStart w:id="1066"/>
      <w:del w:id="1067" w:author="Ekanthappa, Rudresh (R.)" w:date="2019-11-22T11:46:00Z">
        <w:r w:rsidDel="00CC0796">
          <w:rPr>
            <w:rStyle w:val="CommentReference"/>
          </w:rPr>
          <w:commentReference w:id="1068"/>
        </w:r>
        <w:commentRangeEnd w:id="1065"/>
        <w:r w:rsidR="002C701C" w:rsidDel="00CC0796">
          <w:rPr>
            <w:rStyle w:val="CommentReference"/>
          </w:rPr>
          <w:commentReference w:id="1065"/>
        </w:r>
        <w:commentRangeEnd w:id="1066"/>
        <w:r w:rsidR="00C96DBA" w:rsidDel="00CC0796">
          <w:rPr>
            <w:rStyle w:val="CommentReference"/>
          </w:rPr>
          <w:commentReference w:id="1066"/>
        </w:r>
      </w:del>
    </w:p>
    <w:p w14:paraId="7ADE47F6" w14:textId="77777777" w:rsidR="009B4C29" w:rsidRPr="009B4C29" w:rsidRDefault="009B4C29" w:rsidP="009B4C29">
      <w:pPr>
        <w:pStyle w:val="Heading4"/>
        <w:rPr>
          <w:b w:val="0"/>
          <w:u w:val="single"/>
        </w:rPr>
      </w:pPr>
      <w:r w:rsidRPr="009B4C29">
        <w:rPr>
          <w:b w:val="0"/>
          <w:u w:val="single"/>
        </w:rPr>
        <w:t>SVS-REQ-328991/A-Controlling vehicle location data for concurrent multiple GRPC alerts</w:t>
      </w:r>
    </w:p>
    <w:p w14:paraId="3C7B9311" w14:textId="77777777" w:rsidR="00F30367" w:rsidRDefault="00B113DE" w:rsidP="00F30367">
      <w:r>
        <w:t>SVSSever to send one location report regardless of how many concurrent GRPC alerts triggered</w:t>
      </w:r>
    </w:p>
    <w:p w14:paraId="6BC5BFD3" w14:textId="77777777" w:rsidR="009B4C29" w:rsidRPr="009B4C29" w:rsidRDefault="009B4C29" w:rsidP="009B4C29">
      <w:pPr>
        <w:pStyle w:val="Heading4"/>
        <w:rPr>
          <w:b w:val="0"/>
          <w:u w:val="single"/>
        </w:rPr>
      </w:pPr>
      <w:r w:rsidRPr="009B4C29">
        <w:rPr>
          <w:b w:val="0"/>
          <w:u w:val="single"/>
        </w:rPr>
        <w:t>SVS-REQ-352774/A-Updating SVS_ALERT_LOC DATA DID for new alerts</w:t>
      </w:r>
    </w:p>
    <w:p w14:paraId="1C5CFAE4" w14:textId="77777777" w:rsidR="00F30367" w:rsidRDefault="00B113DE" w:rsidP="00F30367">
      <w:pPr>
        <w:rPr>
          <w:ins w:id="1069" w:author="Ekanthappa, Rudresh (R.)" w:date="2019-11-13T14:22:00Z"/>
        </w:rPr>
      </w:pPr>
      <w:r w:rsidRPr="005A0DE8">
        <w:t>When GRPC alert is active and periodic location reports are being sent then apply new values of SVS_ALERT_LOC DATA DID o</w:t>
      </w:r>
      <w:r>
        <w:t>nly to the next new GRPC alert</w:t>
      </w:r>
      <w:r w:rsidRPr="005A0DE8">
        <w:t>.</w:t>
      </w:r>
    </w:p>
    <w:p w14:paraId="3611AC69" w14:textId="77777777" w:rsidR="002A2857" w:rsidDel="00935C80" w:rsidRDefault="00665B16" w:rsidP="00F30367">
      <w:pPr>
        <w:rPr>
          <w:del w:id="1070" w:author="Ekanthappa, Rudresh (R.)" w:date="2019-11-20T10:12:00Z"/>
        </w:rPr>
      </w:pPr>
      <w:del w:id="1071" w:author="Ekanthappa, Rudresh (R.)" w:date="2019-11-20T10:12:00Z">
        <w:r w:rsidDel="00935C80">
          <w:rPr>
            <w:rStyle w:val="CommentReference"/>
          </w:rPr>
          <w:commentReference w:id="1072"/>
        </w:r>
      </w:del>
    </w:p>
    <w:p w14:paraId="5F0FF8BB" w14:textId="77777777" w:rsidR="009B4C29" w:rsidRPr="009B4C29" w:rsidRDefault="009B4C29" w:rsidP="009B4C29">
      <w:pPr>
        <w:pStyle w:val="Heading4"/>
        <w:rPr>
          <w:b w:val="0"/>
          <w:u w:val="single"/>
        </w:rPr>
      </w:pPr>
      <w:r w:rsidRPr="009B4C29">
        <w:rPr>
          <w:b w:val="0"/>
          <w:u w:val="single"/>
        </w:rPr>
        <w:t>SVS-REQ-352776/A-SVS Location Collection upon Alert Trigger while Main Battery connected and NOT in “Theft Mode”</w:t>
      </w:r>
    </w:p>
    <w:p w14:paraId="02C60DCE" w14:textId="77777777" w:rsidR="00F30367" w:rsidRDefault="00B113DE" w:rsidP="00F30367">
      <w:r w:rsidRPr="00B075BC">
        <w:t>Once alert is triggered for the duration spec</w:t>
      </w:r>
      <w:r>
        <w:t>ified in DID SVS_ALERT_LOC_DATA</w:t>
      </w:r>
      <w:r w:rsidRPr="00B075BC">
        <w:t xml:space="preserve"> collection is started, if C1 level of main battery is reached while location collection for specified duration in SVS_ALERT</w:t>
      </w:r>
      <w:r>
        <w:t>_LOC_DATA</w:t>
      </w:r>
      <w:r w:rsidRPr="00B075BC">
        <w:t xml:space="preserve"> is still being collected, location collection will be terminated and message will be sent to SVSOffBoardClient by SVSServer.</w:t>
      </w:r>
    </w:p>
    <w:p w14:paraId="030C5295" w14:textId="77777777" w:rsidR="009B4C29" w:rsidRPr="009B4C29" w:rsidRDefault="009B4C29" w:rsidP="009B4C29">
      <w:pPr>
        <w:pStyle w:val="Heading4"/>
        <w:rPr>
          <w:b w:val="0"/>
          <w:u w:val="single"/>
        </w:rPr>
      </w:pPr>
      <w:r w:rsidRPr="009B4C29">
        <w:rPr>
          <w:b w:val="0"/>
          <w:u w:val="single"/>
        </w:rPr>
        <w:t>SVS-REQ-352777/A-SVS Location Collection upon Alert Trigger while BUB engaged and NOT in “Theft Mode”</w:t>
      </w:r>
    </w:p>
    <w:p w14:paraId="0AC8E132" w14:textId="77777777" w:rsidR="00F30367" w:rsidRDefault="00B113DE" w:rsidP="00F30367">
      <w:r w:rsidRPr="002D2D62">
        <w:t>Once alert is triggered SVS_ALERT_LOC_DATA is started, if C4 level of back-up battery is reached while location collection for duration specified in DID SVS_ALERT_LOC_DATA is still being collected, location collection will be terminated and message will be sent to SVSOffBoardClient by SVSServer.</w:t>
      </w:r>
    </w:p>
    <w:p w14:paraId="5773F514" w14:textId="77777777" w:rsidR="009B4C29" w:rsidRPr="009B4C29" w:rsidRDefault="009B4C29" w:rsidP="009B4C29">
      <w:pPr>
        <w:pStyle w:val="Heading4"/>
        <w:rPr>
          <w:b w:val="0"/>
          <w:u w:val="single"/>
        </w:rPr>
      </w:pPr>
      <w:r w:rsidRPr="009B4C29">
        <w:rPr>
          <w:b w:val="0"/>
          <w:u w:val="single"/>
        </w:rPr>
        <w:t>SVS-REQ-325765/B-SVSServer to stop vehicle location data reporting during SVS_THEFT _MODE</w:t>
      </w:r>
    </w:p>
    <w:p w14:paraId="168DE225" w14:textId="77777777" w:rsidR="00F30367" w:rsidRPr="00F459BB" w:rsidRDefault="00B113DE" w:rsidP="00F30367">
      <w:r>
        <w:t>After GRPC alert is triggered, if “SVS_THEFT _MODE” DID is activated, GRPC vehicle location data messages shall be stopped.</w:t>
      </w:r>
    </w:p>
    <w:p w14:paraId="5C295997" w14:textId="77777777" w:rsidR="009B4C29" w:rsidRPr="009B4C29" w:rsidRDefault="009B4C29" w:rsidP="009B4C29">
      <w:pPr>
        <w:pStyle w:val="Heading4"/>
        <w:rPr>
          <w:b w:val="0"/>
          <w:u w:val="single"/>
        </w:rPr>
      </w:pPr>
      <w:r w:rsidRPr="009B4C29">
        <w:rPr>
          <w:b w:val="0"/>
          <w:u w:val="single"/>
        </w:rPr>
        <w:t>SVS-REQ-328785/D-FTCP/</w:t>
      </w:r>
      <w:del w:id="1073" w:author="Ekanthappa, Rudresh (R.)" w:date="2019-11-12T10:44:00Z">
        <w:r w:rsidRPr="009B4C29" w:rsidDel="005C3407">
          <w:rPr>
            <w:b w:val="0"/>
            <w:u w:val="single"/>
          </w:rPr>
          <w:delText>Type4</w:delText>
        </w:r>
      </w:del>
      <w:ins w:id="1074" w:author="Ekanthappa, Rudresh (R.)" w:date="2019-11-12T10:44:00Z">
        <w:r w:rsidR="005C3407">
          <w:rPr>
            <w:b w:val="0"/>
            <w:u w:val="single"/>
          </w:rPr>
          <w:t>Type3</w:t>
        </w:r>
      </w:ins>
      <w:r w:rsidRPr="009B4C29">
        <w:rPr>
          <w:b w:val="0"/>
          <w:u w:val="single"/>
        </w:rPr>
        <w:t xml:space="preserve"> SMS Vehicle location data stop request command payload for early theft notification alert trigger</w:t>
      </w:r>
    </w:p>
    <w:p w14:paraId="395EDFE1" w14:textId="77777777" w:rsidR="00F30367" w:rsidRDefault="00B113DE" w:rsidP="00F30367">
      <w:r>
        <w:t xml:space="preserve">FTCP/ </w:t>
      </w:r>
      <w:del w:id="1075" w:author="Ekanthappa, Rudresh (R.)" w:date="2019-11-12T10:44:00Z">
        <w:r w:rsidDel="005C3407">
          <w:delText>Type4</w:delText>
        </w:r>
      </w:del>
      <w:ins w:id="1076" w:author="Ekanthappa, Rudresh (R.)" w:date="2019-11-12T10:44:00Z">
        <w:r w:rsidR="005C3407">
          <w:t>Type3</w:t>
        </w:r>
      </w:ins>
      <w:r>
        <w:t xml:space="preserve"> SMS message payload from SVSOffBoardClient to SVSServer to stop collecting vehicle location data when customer confirm vehicle is in their possession via mobile app.</w:t>
      </w:r>
    </w:p>
    <w:p w14:paraId="07BF9568" w14:textId="77777777" w:rsidR="00F30367" w:rsidRDefault="00F30367" w:rsidP="00F30367"/>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716"/>
        <w:gridCol w:w="1286"/>
        <w:gridCol w:w="1481"/>
        <w:gridCol w:w="3828"/>
      </w:tblGrid>
      <w:tr w:rsidR="00F30367" w14:paraId="01090C67" w14:textId="77777777" w:rsidTr="00F30367">
        <w:trPr>
          <w:trHeight w:val="620"/>
          <w:jc w:val="center"/>
        </w:trPr>
        <w:tc>
          <w:tcPr>
            <w:tcW w:w="11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D36203" w14:textId="77777777" w:rsidR="00F30367" w:rsidRDefault="00B113DE">
            <w:pPr>
              <w:spacing w:line="256" w:lineRule="auto"/>
              <w:rPr>
                <w:b/>
              </w:rPr>
            </w:pPr>
            <w:r>
              <w:rPr>
                <w:b/>
              </w:rPr>
              <w:t>Message Type</w:t>
            </w:r>
          </w:p>
        </w:tc>
        <w:tc>
          <w:tcPr>
            <w:tcW w:w="17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6405E0" w14:textId="77777777" w:rsidR="00F30367" w:rsidRDefault="00B113DE">
            <w:pPr>
              <w:spacing w:line="256" w:lineRule="auto"/>
              <w:rPr>
                <w:b/>
              </w:rPr>
            </w:pPr>
            <w:r>
              <w:rPr>
                <w:b/>
              </w:rPr>
              <w:t>Command Name</w:t>
            </w:r>
          </w:p>
        </w:tc>
        <w:tc>
          <w:tcPr>
            <w:tcW w:w="12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4234B9" w14:textId="77777777" w:rsidR="00F30367" w:rsidRDefault="00B113DE">
            <w:pPr>
              <w:spacing w:line="256" w:lineRule="auto"/>
              <w:rPr>
                <w:b/>
              </w:rPr>
            </w:pPr>
            <w:r>
              <w:rPr>
                <w:b/>
              </w:rPr>
              <w:t>Command Size</w:t>
            </w:r>
          </w:p>
        </w:tc>
        <w:tc>
          <w:tcPr>
            <w:tcW w:w="14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ED6897" w14:textId="77777777" w:rsidR="00F30367" w:rsidRDefault="00B113DE">
            <w:pPr>
              <w:spacing w:line="256" w:lineRule="auto"/>
              <w:rPr>
                <w:b/>
              </w:rPr>
            </w:pPr>
            <w:r>
              <w:rPr>
                <w:b/>
              </w:rPr>
              <w:t>Parameters</w:t>
            </w:r>
          </w:p>
        </w:tc>
        <w:tc>
          <w:tcPr>
            <w:tcW w:w="394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211FD" w14:textId="77777777" w:rsidR="00F30367" w:rsidRDefault="00B113DE">
            <w:pPr>
              <w:spacing w:line="256" w:lineRule="auto"/>
              <w:rPr>
                <w:b/>
              </w:rPr>
            </w:pPr>
            <w:r>
              <w:rPr>
                <w:b/>
              </w:rPr>
              <w:t>Description</w:t>
            </w:r>
          </w:p>
        </w:tc>
      </w:tr>
      <w:tr w:rsidR="00F30367" w14:paraId="7E937303" w14:textId="77777777" w:rsidTr="00F30367">
        <w:trPr>
          <w:trHeight w:val="1012"/>
          <w:jc w:val="center"/>
        </w:trPr>
        <w:tc>
          <w:tcPr>
            <w:tcW w:w="1163" w:type="dxa"/>
            <w:tcBorders>
              <w:top w:val="single" w:sz="4" w:space="0" w:color="auto"/>
              <w:left w:val="single" w:sz="4" w:space="0" w:color="auto"/>
              <w:bottom w:val="single" w:sz="4" w:space="0" w:color="auto"/>
              <w:right w:val="single" w:sz="4" w:space="0" w:color="auto"/>
            </w:tcBorders>
            <w:hideMark/>
          </w:tcPr>
          <w:p w14:paraId="532D77B3" w14:textId="77777777" w:rsidR="00F30367" w:rsidRDefault="00B113DE" w:rsidP="00F30367">
            <w:r>
              <w:t>FTCP</w:t>
            </w:r>
          </w:p>
        </w:tc>
        <w:tc>
          <w:tcPr>
            <w:tcW w:w="1748" w:type="dxa"/>
            <w:tcBorders>
              <w:top w:val="single" w:sz="4" w:space="0" w:color="auto"/>
              <w:left w:val="single" w:sz="4" w:space="0" w:color="auto"/>
              <w:bottom w:val="single" w:sz="4" w:space="0" w:color="auto"/>
              <w:right w:val="single" w:sz="4" w:space="0" w:color="auto"/>
            </w:tcBorders>
            <w:hideMark/>
          </w:tcPr>
          <w:p w14:paraId="1255F548" w14:textId="77777777" w:rsidR="00F30367" w:rsidRDefault="00B113DE" w:rsidP="00F30367">
            <w:r>
              <w:t xml:space="preserve">Early theft alert vehicle location data stop command request </w:t>
            </w:r>
          </w:p>
        </w:tc>
        <w:tc>
          <w:tcPr>
            <w:tcW w:w="1292" w:type="dxa"/>
            <w:tcBorders>
              <w:top w:val="single" w:sz="4" w:space="0" w:color="auto"/>
              <w:left w:val="single" w:sz="4" w:space="0" w:color="auto"/>
              <w:bottom w:val="single" w:sz="4" w:space="0" w:color="auto"/>
              <w:right w:val="single" w:sz="4" w:space="0" w:color="auto"/>
            </w:tcBorders>
            <w:hideMark/>
          </w:tcPr>
          <w:p w14:paraId="06AF95A4" w14:textId="77777777" w:rsidR="00F30367" w:rsidRDefault="00F30367" w:rsidP="00F30367"/>
        </w:tc>
        <w:tc>
          <w:tcPr>
            <w:tcW w:w="1492" w:type="dxa"/>
            <w:tcBorders>
              <w:top w:val="single" w:sz="4" w:space="0" w:color="auto"/>
              <w:left w:val="single" w:sz="4" w:space="0" w:color="auto"/>
              <w:bottom w:val="single" w:sz="4" w:space="0" w:color="auto"/>
              <w:right w:val="single" w:sz="4" w:space="0" w:color="auto"/>
            </w:tcBorders>
            <w:hideMark/>
          </w:tcPr>
          <w:p w14:paraId="190C56D3" w14:textId="77777777" w:rsidR="00F30367" w:rsidRDefault="00B113DE" w:rsidP="00F30367">
            <w:pPr>
              <w:rPr>
                <w:rFonts w:eastAsiaTheme="minorEastAsia"/>
              </w:rPr>
            </w:pPr>
            <w:r>
              <w:rPr>
                <w:rFonts w:eastAsiaTheme="minorEastAsia"/>
              </w:rPr>
              <w:t>Message ID</w:t>
            </w:r>
          </w:p>
        </w:tc>
        <w:tc>
          <w:tcPr>
            <w:tcW w:w="3945" w:type="dxa"/>
            <w:tcBorders>
              <w:top w:val="single" w:sz="4" w:space="0" w:color="auto"/>
              <w:left w:val="single" w:sz="4" w:space="0" w:color="auto"/>
              <w:bottom w:val="single" w:sz="4" w:space="0" w:color="auto"/>
              <w:right w:val="single" w:sz="4" w:space="0" w:color="auto"/>
            </w:tcBorders>
            <w:hideMark/>
          </w:tcPr>
          <w:p w14:paraId="096B9082" w14:textId="77777777" w:rsidR="00F30367" w:rsidRDefault="00B113DE" w:rsidP="00F30367">
            <w:r>
              <w:t>For Early theft notification alert trigger when customer agrees vehicle is in their possession via mobile app, SVSOffBoardClient shall send early theft alert vehicle location data stop command request to SVSServer via SVSOnBoardClient</w:t>
            </w:r>
          </w:p>
        </w:tc>
      </w:tr>
      <w:tr w:rsidR="00F30367" w14:paraId="20DFF890" w14:textId="77777777" w:rsidTr="00F30367">
        <w:trPr>
          <w:trHeight w:val="1012"/>
          <w:jc w:val="center"/>
        </w:trPr>
        <w:tc>
          <w:tcPr>
            <w:tcW w:w="1163" w:type="dxa"/>
            <w:tcBorders>
              <w:top w:val="single" w:sz="4" w:space="0" w:color="auto"/>
              <w:left w:val="single" w:sz="4" w:space="0" w:color="auto"/>
              <w:bottom w:val="single" w:sz="4" w:space="0" w:color="auto"/>
              <w:right w:val="single" w:sz="4" w:space="0" w:color="auto"/>
            </w:tcBorders>
            <w:hideMark/>
          </w:tcPr>
          <w:p w14:paraId="79B0253C" w14:textId="77777777" w:rsidR="00F30367" w:rsidRDefault="00B113DE" w:rsidP="00F30367">
            <w:del w:id="1077" w:author="Ekanthappa, Rudresh (R.)" w:date="2019-11-12T10:44:00Z">
              <w:r w:rsidDel="005C3407">
                <w:delText>Type4</w:delText>
              </w:r>
            </w:del>
            <w:ins w:id="1078" w:author="Ekanthappa, Rudresh (R.)" w:date="2019-11-12T10:44:00Z">
              <w:r w:rsidR="005C3407">
                <w:t>Type3</w:t>
              </w:r>
            </w:ins>
            <w:r>
              <w:t xml:space="preserve"> SMS</w:t>
            </w:r>
          </w:p>
        </w:tc>
        <w:tc>
          <w:tcPr>
            <w:tcW w:w="1748" w:type="dxa"/>
            <w:tcBorders>
              <w:top w:val="single" w:sz="4" w:space="0" w:color="auto"/>
              <w:left w:val="single" w:sz="4" w:space="0" w:color="auto"/>
              <w:bottom w:val="single" w:sz="4" w:space="0" w:color="auto"/>
              <w:right w:val="single" w:sz="4" w:space="0" w:color="auto"/>
            </w:tcBorders>
            <w:hideMark/>
          </w:tcPr>
          <w:p w14:paraId="75916568" w14:textId="77777777" w:rsidR="00F30367" w:rsidRDefault="00B113DE" w:rsidP="00F30367">
            <w:r>
              <w:t>Early theft alert vehicle location data stop command request</w:t>
            </w:r>
          </w:p>
        </w:tc>
        <w:tc>
          <w:tcPr>
            <w:tcW w:w="1292" w:type="dxa"/>
            <w:tcBorders>
              <w:top w:val="single" w:sz="4" w:space="0" w:color="auto"/>
              <w:left w:val="single" w:sz="4" w:space="0" w:color="auto"/>
              <w:bottom w:val="single" w:sz="4" w:space="0" w:color="auto"/>
              <w:right w:val="single" w:sz="4" w:space="0" w:color="auto"/>
            </w:tcBorders>
          </w:tcPr>
          <w:p w14:paraId="65EC354C" w14:textId="77777777" w:rsidR="00F30367" w:rsidRDefault="00F30367" w:rsidP="00F30367"/>
        </w:tc>
        <w:tc>
          <w:tcPr>
            <w:tcW w:w="1492" w:type="dxa"/>
            <w:tcBorders>
              <w:top w:val="single" w:sz="4" w:space="0" w:color="auto"/>
              <w:left w:val="single" w:sz="4" w:space="0" w:color="auto"/>
              <w:bottom w:val="single" w:sz="4" w:space="0" w:color="auto"/>
              <w:right w:val="single" w:sz="4" w:space="0" w:color="auto"/>
            </w:tcBorders>
          </w:tcPr>
          <w:p w14:paraId="31C5A1D1" w14:textId="77777777" w:rsidR="00F30367" w:rsidRDefault="00B113DE" w:rsidP="00F30367">
            <w:pPr>
              <w:rPr>
                <w:rFonts w:eastAsiaTheme="minorEastAsia"/>
              </w:rPr>
            </w:pPr>
            <w:r>
              <w:rPr>
                <w:rFonts w:eastAsiaTheme="minorEastAsia"/>
              </w:rPr>
              <w:t>Message ID</w:t>
            </w:r>
          </w:p>
        </w:tc>
        <w:tc>
          <w:tcPr>
            <w:tcW w:w="3945" w:type="dxa"/>
            <w:tcBorders>
              <w:top w:val="single" w:sz="4" w:space="0" w:color="auto"/>
              <w:left w:val="single" w:sz="4" w:space="0" w:color="auto"/>
              <w:bottom w:val="single" w:sz="4" w:space="0" w:color="auto"/>
              <w:right w:val="single" w:sz="4" w:space="0" w:color="auto"/>
            </w:tcBorders>
            <w:hideMark/>
          </w:tcPr>
          <w:p w14:paraId="05DD9669" w14:textId="77777777" w:rsidR="00F30367" w:rsidRDefault="00B113DE" w:rsidP="00F30367">
            <w:r>
              <w:t>For Early theft notification alert trigger when customer agrees vehicle is in their possession via mobile app, SVSOffBoardClient shall send early theft alert vehicle location data stop command request to SVSServer.</w:t>
            </w:r>
          </w:p>
        </w:tc>
      </w:tr>
    </w:tbl>
    <w:p w14:paraId="4B4F6B8D" w14:textId="77777777" w:rsidR="00F30367" w:rsidRDefault="00F30367" w:rsidP="00F30367"/>
    <w:p w14:paraId="40DDE5C0" w14:textId="77777777" w:rsidR="009B4C29" w:rsidRPr="009B4C29" w:rsidRDefault="009B4C29" w:rsidP="009B4C29">
      <w:pPr>
        <w:pStyle w:val="Heading4"/>
        <w:rPr>
          <w:b w:val="0"/>
          <w:u w:val="single"/>
        </w:rPr>
      </w:pPr>
      <w:r w:rsidRPr="009B4C29">
        <w:rPr>
          <w:b w:val="0"/>
          <w:u w:val="single"/>
        </w:rPr>
        <w:t>SVS-REQ-328786/D-FTCP Vehicle location data stop command ack response &amp; GRPC payload for early theft notification alert trigger</w:t>
      </w:r>
    </w:p>
    <w:p w14:paraId="1BC3D550" w14:textId="77777777" w:rsidR="00F30367" w:rsidRDefault="00B113DE" w:rsidP="00F30367">
      <w:r>
        <w:t>FTCP message payload from SVSOnBoardClient to SVSOffBoardClient to send successful vehicle location data stop command response and alert.</w:t>
      </w:r>
    </w:p>
    <w:p w14:paraId="42DB1A61" w14:textId="77777777" w:rsidR="00F30367" w:rsidRDefault="00F30367"/>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1764"/>
        <w:gridCol w:w="1292"/>
        <w:gridCol w:w="1612"/>
        <w:gridCol w:w="4170"/>
      </w:tblGrid>
      <w:tr w:rsidR="00F30367" w14:paraId="01BA70F4" w14:textId="77777777" w:rsidTr="00F30367">
        <w:trPr>
          <w:trHeight w:val="1012"/>
          <w:jc w:val="center"/>
        </w:trPr>
        <w:tc>
          <w:tcPr>
            <w:tcW w:w="114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8FDD8B" w14:textId="77777777" w:rsidR="00F30367" w:rsidRDefault="00B113DE">
            <w:pPr>
              <w:spacing w:line="256" w:lineRule="auto"/>
              <w:rPr>
                <w:b/>
              </w:rPr>
            </w:pPr>
            <w:r>
              <w:rPr>
                <w:b/>
              </w:rPr>
              <w:t>Message Type</w:t>
            </w:r>
          </w:p>
        </w:tc>
        <w:tc>
          <w:tcPr>
            <w:tcW w:w="176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30353" w14:textId="77777777" w:rsidR="00F30367" w:rsidRDefault="00B113DE">
            <w:pPr>
              <w:spacing w:line="256" w:lineRule="auto"/>
              <w:rPr>
                <w:b/>
              </w:rPr>
            </w:pPr>
            <w:r>
              <w:rPr>
                <w:b/>
              </w:rPr>
              <w:t>Command Name</w:t>
            </w:r>
          </w:p>
        </w:tc>
        <w:tc>
          <w:tcPr>
            <w:tcW w:w="12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35B39" w14:textId="77777777" w:rsidR="00F30367" w:rsidRDefault="00B113DE">
            <w:pPr>
              <w:spacing w:line="256" w:lineRule="auto"/>
              <w:rPr>
                <w:b/>
              </w:rPr>
            </w:pPr>
            <w:r>
              <w:rPr>
                <w:b/>
              </w:rPr>
              <w:t>Command Size</w:t>
            </w:r>
          </w:p>
        </w:tc>
        <w:tc>
          <w:tcPr>
            <w:tcW w:w="161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9F6BE7" w14:textId="77777777" w:rsidR="00F30367" w:rsidRDefault="00B113DE">
            <w:pPr>
              <w:spacing w:line="256" w:lineRule="auto"/>
              <w:rPr>
                <w:b/>
              </w:rPr>
            </w:pPr>
            <w:r>
              <w:rPr>
                <w:b/>
              </w:rPr>
              <w:t>Parameters</w:t>
            </w:r>
          </w:p>
        </w:tc>
        <w:tc>
          <w:tcPr>
            <w:tcW w:w="4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FB60B8" w14:textId="77777777" w:rsidR="00F30367" w:rsidRDefault="00B113DE">
            <w:pPr>
              <w:spacing w:line="256" w:lineRule="auto"/>
              <w:rPr>
                <w:b/>
              </w:rPr>
            </w:pPr>
            <w:r>
              <w:rPr>
                <w:b/>
              </w:rPr>
              <w:t>Description</w:t>
            </w:r>
          </w:p>
        </w:tc>
      </w:tr>
      <w:tr w:rsidR="00F30367" w14:paraId="2FF26D85" w14:textId="77777777" w:rsidTr="00F30367">
        <w:trPr>
          <w:trHeight w:val="1012"/>
          <w:jc w:val="center"/>
        </w:trPr>
        <w:tc>
          <w:tcPr>
            <w:tcW w:w="1147" w:type="dxa"/>
            <w:tcBorders>
              <w:top w:val="single" w:sz="4" w:space="0" w:color="auto"/>
              <w:left w:val="single" w:sz="4" w:space="0" w:color="auto"/>
              <w:bottom w:val="single" w:sz="4" w:space="0" w:color="auto"/>
              <w:right w:val="single" w:sz="4" w:space="0" w:color="auto"/>
            </w:tcBorders>
            <w:hideMark/>
          </w:tcPr>
          <w:p w14:paraId="688BE8BA" w14:textId="77777777" w:rsidR="00F30367" w:rsidRDefault="00B113DE" w:rsidP="00F30367">
            <w:pPr>
              <w:spacing w:line="256" w:lineRule="auto"/>
            </w:pPr>
            <w:r>
              <w:t>FTCP</w:t>
            </w:r>
          </w:p>
        </w:tc>
        <w:tc>
          <w:tcPr>
            <w:tcW w:w="1764" w:type="dxa"/>
            <w:tcBorders>
              <w:top w:val="single" w:sz="4" w:space="0" w:color="auto"/>
              <w:left w:val="single" w:sz="4" w:space="0" w:color="auto"/>
              <w:bottom w:val="single" w:sz="4" w:space="0" w:color="auto"/>
              <w:right w:val="single" w:sz="4" w:space="0" w:color="auto"/>
            </w:tcBorders>
            <w:hideMark/>
          </w:tcPr>
          <w:p w14:paraId="5A6C083B" w14:textId="77777777" w:rsidR="00F30367" w:rsidRDefault="00B113DE" w:rsidP="00F30367">
            <w:pPr>
              <w:spacing w:line="256" w:lineRule="auto"/>
            </w:pPr>
            <w:r>
              <w:t>Early theft alert vehicle location data stop acknowledgment</w:t>
            </w:r>
            <w:r>
              <w:rPr>
                <w:b/>
                <w:u w:val="single"/>
              </w:rPr>
              <w:t xml:space="preserve"> </w:t>
            </w:r>
            <w:r>
              <w:t xml:space="preserve">response </w:t>
            </w:r>
          </w:p>
        </w:tc>
        <w:tc>
          <w:tcPr>
            <w:tcW w:w="1292" w:type="dxa"/>
            <w:tcBorders>
              <w:top w:val="single" w:sz="4" w:space="0" w:color="auto"/>
              <w:left w:val="single" w:sz="4" w:space="0" w:color="auto"/>
              <w:bottom w:val="single" w:sz="4" w:space="0" w:color="auto"/>
              <w:right w:val="single" w:sz="4" w:space="0" w:color="auto"/>
            </w:tcBorders>
            <w:hideMark/>
          </w:tcPr>
          <w:p w14:paraId="7D84960C" w14:textId="77777777" w:rsidR="00F30367" w:rsidRDefault="00F30367" w:rsidP="00F30367">
            <w:pPr>
              <w:spacing w:line="256" w:lineRule="auto"/>
            </w:pPr>
          </w:p>
        </w:tc>
        <w:tc>
          <w:tcPr>
            <w:tcW w:w="1612" w:type="dxa"/>
            <w:tcBorders>
              <w:top w:val="single" w:sz="4" w:space="0" w:color="auto"/>
              <w:left w:val="single" w:sz="4" w:space="0" w:color="auto"/>
              <w:bottom w:val="single" w:sz="4" w:space="0" w:color="auto"/>
              <w:right w:val="single" w:sz="4" w:space="0" w:color="auto"/>
            </w:tcBorders>
            <w:hideMark/>
          </w:tcPr>
          <w:p w14:paraId="627D49A9" w14:textId="77777777" w:rsidR="00F30367" w:rsidRDefault="00B113DE" w:rsidP="00F30367">
            <w:pPr>
              <w:spacing w:line="254" w:lineRule="auto"/>
            </w:pPr>
            <w:r>
              <w:t>Message ID</w:t>
            </w:r>
          </w:p>
          <w:p w14:paraId="7B7FC99C" w14:textId="77777777" w:rsidR="00F30367" w:rsidRDefault="00B113DE" w:rsidP="00F30367">
            <w:pPr>
              <w:spacing w:line="254" w:lineRule="auto"/>
            </w:pPr>
            <w:r>
              <w:t>Status (Success or Fail),</w:t>
            </w:r>
          </w:p>
          <w:p w14:paraId="7066511E" w14:textId="77777777" w:rsidR="00F30367" w:rsidRDefault="00B113DE" w:rsidP="00F30367">
            <w:pPr>
              <w:spacing w:line="256" w:lineRule="auto"/>
            </w:pPr>
            <w:r>
              <w:t>Failure Reason</w:t>
            </w:r>
          </w:p>
        </w:tc>
        <w:tc>
          <w:tcPr>
            <w:tcW w:w="4170" w:type="dxa"/>
            <w:tcBorders>
              <w:top w:val="single" w:sz="4" w:space="0" w:color="auto"/>
              <w:left w:val="single" w:sz="4" w:space="0" w:color="auto"/>
              <w:bottom w:val="single" w:sz="4" w:space="0" w:color="auto"/>
              <w:right w:val="single" w:sz="4" w:space="0" w:color="auto"/>
            </w:tcBorders>
          </w:tcPr>
          <w:p w14:paraId="2042D806" w14:textId="77777777" w:rsidR="00F30367" w:rsidRDefault="00B113DE" w:rsidP="00F30367">
            <w:pPr>
              <w:spacing w:line="254" w:lineRule="auto"/>
            </w:pPr>
            <w:r>
              <w:t xml:space="preserve">SVSServer via SVSOnBoardClient shall send response as soon as early theft alert vehicle location data command request received. </w:t>
            </w:r>
          </w:p>
          <w:p w14:paraId="3F6615DA" w14:textId="77777777" w:rsidR="00F30367" w:rsidRDefault="00B113DE" w:rsidP="00F30367">
            <w:pPr>
              <w:spacing w:line="252" w:lineRule="auto"/>
            </w:pPr>
            <w:r>
              <w:t xml:space="preserve">Failure reason may be GRPC connection establishment failure. </w:t>
            </w:r>
          </w:p>
          <w:p w14:paraId="4A612476" w14:textId="77777777" w:rsidR="00F30367" w:rsidRDefault="00B113DE" w:rsidP="00F30367">
            <w:pPr>
              <w:spacing w:line="252" w:lineRule="auto"/>
            </w:pPr>
            <w:r>
              <w:t xml:space="preserve">Subscription state is unsubscribed </w:t>
            </w:r>
          </w:p>
          <w:p w14:paraId="0BC09BA9" w14:textId="77777777" w:rsidR="00F30367" w:rsidRDefault="00B113DE" w:rsidP="00F30367">
            <w:pPr>
              <w:spacing w:line="252" w:lineRule="auto"/>
            </w:pPr>
            <w:r>
              <w:t>SVS capability set to disabled.</w:t>
            </w:r>
          </w:p>
          <w:p w14:paraId="77205F3C" w14:textId="77777777" w:rsidR="00F30367" w:rsidRDefault="00B113DE" w:rsidP="00F30367">
            <w:pPr>
              <w:spacing w:line="256" w:lineRule="auto"/>
            </w:pPr>
            <w:r>
              <w:t>Factory mode and Transport mode.</w:t>
            </w:r>
          </w:p>
        </w:tc>
      </w:tr>
      <w:tr w:rsidR="00F30367" w14:paraId="1C98E656" w14:textId="77777777" w:rsidTr="00F30367">
        <w:trPr>
          <w:trHeight w:val="1012"/>
          <w:jc w:val="center"/>
        </w:trPr>
        <w:tc>
          <w:tcPr>
            <w:tcW w:w="1147" w:type="dxa"/>
            <w:tcBorders>
              <w:top w:val="single" w:sz="4" w:space="0" w:color="auto"/>
              <w:left w:val="single" w:sz="4" w:space="0" w:color="auto"/>
              <w:bottom w:val="single" w:sz="4" w:space="0" w:color="auto"/>
              <w:right w:val="single" w:sz="4" w:space="0" w:color="auto"/>
            </w:tcBorders>
            <w:hideMark/>
          </w:tcPr>
          <w:p w14:paraId="02605060" w14:textId="77777777" w:rsidR="00F30367" w:rsidRPr="00B66B2E" w:rsidRDefault="00B113DE" w:rsidP="00F30367">
            <w:pPr>
              <w:spacing w:line="256" w:lineRule="auto"/>
            </w:pPr>
            <w:r>
              <w:t>GRPC</w:t>
            </w:r>
          </w:p>
        </w:tc>
        <w:tc>
          <w:tcPr>
            <w:tcW w:w="1764" w:type="dxa"/>
            <w:tcBorders>
              <w:top w:val="single" w:sz="4" w:space="0" w:color="auto"/>
              <w:left w:val="single" w:sz="4" w:space="0" w:color="auto"/>
              <w:bottom w:val="single" w:sz="4" w:space="0" w:color="auto"/>
              <w:right w:val="single" w:sz="4" w:space="0" w:color="auto"/>
            </w:tcBorders>
            <w:hideMark/>
          </w:tcPr>
          <w:p w14:paraId="43F82A2C" w14:textId="77777777" w:rsidR="00F30367" w:rsidRDefault="00B113DE" w:rsidP="00F30367">
            <w:pPr>
              <w:spacing w:line="256" w:lineRule="auto"/>
            </w:pPr>
            <w:r>
              <w:t>Early theft alert vehicle location data stop response</w:t>
            </w:r>
          </w:p>
        </w:tc>
        <w:tc>
          <w:tcPr>
            <w:tcW w:w="1292" w:type="dxa"/>
            <w:tcBorders>
              <w:top w:val="single" w:sz="4" w:space="0" w:color="auto"/>
              <w:left w:val="single" w:sz="4" w:space="0" w:color="auto"/>
              <w:bottom w:val="single" w:sz="4" w:space="0" w:color="auto"/>
              <w:right w:val="single" w:sz="4" w:space="0" w:color="auto"/>
            </w:tcBorders>
            <w:hideMark/>
          </w:tcPr>
          <w:p w14:paraId="2276B5C7" w14:textId="77777777" w:rsidR="00F30367" w:rsidRDefault="00F30367" w:rsidP="00F30367">
            <w:pPr>
              <w:spacing w:line="256" w:lineRule="auto"/>
            </w:pPr>
          </w:p>
        </w:tc>
        <w:tc>
          <w:tcPr>
            <w:tcW w:w="1612" w:type="dxa"/>
            <w:tcBorders>
              <w:top w:val="single" w:sz="4" w:space="0" w:color="auto"/>
              <w:left w:val="single" w:sz="4" w:space="0" w:color="auto"/>
              <w:bottom w:val="single" w:sz="4" w:space="0" w:color="auto"/>
              <w:right w:val="single" w:sz="4" w:space="0" w:color="auto"/>
            </w:tcBorders>
            <w:hideMark/>
          </w:tcPr>
          <w:p w14:paraId="3F284AF7" w14:textId="77777777" w:rsidR="00F30367" w:rsidRDefault="00B113DE" w:rsidP="00F30367">
            <w:pPr>
              <w:spacing w:line="254" w:lineRule="auto"/>
            </w:pPr>
            <w:r w:rsidRPr="00B66B2E">
              <w:t>Message ID</w:t>
            </w:r>
          </w:p>
          <w:p w14:paraId="07D0BE00" w14:textId="77777777" w:rsidR="00F30367" w:rsidRDefault="00B113DE" w:rsidP="00F30367">
            <w:pPr>
              <w:spacing w:line="254" w:lineRule="auto"/>
            </w:pPr>
            <w:r>
              <w:t>Status (Success or Fail),</w:t>
            </w:r>
          </w:p>
          <w:p w14:paraId="6E15B86D" w14:textId="77777777" w:rsidR="00F30367" w:rsidRPr="00B66B2E" w:rsidRDefault="00B113DE" w:rsidP="00F30367">
            <w:pPr>
              <w:spacing w:line="256" w:lineRule="auto"/>
            </w:pPr>
            <w:r>
              <w:t>Failure Reason</w:t>
            </w:r>
          </w:p>
        </w:tc>
        <w:tc>
          <w:tcPr>
            <w:tcW w:w="4170" w:type="dxa"/>
            <w:tcBorders>
              <w:top w:val="single" w:sz="4" w:space="0" w:color="auto"/>
              <w:left w:val="single" w:sz="4" w:space="0" w:color="auto"/>
              <w:bottom w:val="single" w:sz="4" w:space="0" w:color="auto"/>
              <w:right w:val="single" w:sz="4" w:space="0" w:color="auto"/>
            </w:tcBorders>
          </w:tcPr>
          <w:p w14:paraId="525110CD" w14:textId="77777777" w:rsidR="00F30367" w:rsidRPr="00B66B2E" w:rsidRDefault="00B113DE" w:rsidP="00F30367">
            <w:pPr>
              <w:spacing w:line="256" w:lineRule="auto"/>
            </w:pPr>
            <w:r>
              <w:t>After SVSServer successfully acted upon command</w:t>
            </w:r>
          </w:p>
          <w:p w14:paraId="0AFE7532" w14:textId="77777777" w:rsidR="00F30367" w:rsidRDefault="00F30367" w:rsidP="00F30367">
            <w:pPr>
              <w:spacing w:line="256" w:lineRule="auto"/>
            </w:pPr>
          </w:p>
          <w:p w14:paraId="5EE2C825" w14:textId="77777777" w:rsidR="00F30367" w:rsidRDefault="00B113DE" w:rsidP="00F30367">
            <w:pPr>
              <w:spacing w:line="254" w:lineRule="auto"/>
            </w:pPr>
            <w:r>
              <w:t xml:space="preserve">For FTCP/SMS early theft alert vehicle location data stop request a GRPC early theft alert vehicle location data stop alert shall be sent from SVSServer. </w:t>
            </w:r>
          </w:p>
          <w:p w14:paraId="3D250A22" w14:textId="77777777" w:rsidR="00F30367" w:rsidRDefault="00F30367" w:rsidP="00F30367">
            <w:pPr>
              <w:spacing w:line="254" w:lineRule="auto"/>
            </w:pPr>
          </w:p>
          <w:p w14:paraId="51029A42" w14:textId="77777777" w:rsidR="00F30367" w:rsidRDefault="00B113DE" w:rsidP="00F30367">
            <w:pPr>
              <w:spacing w:line="252" w:lineRule="auto"/>
            </w:pPr>
            <w:r>
              <w:t xml:space="preserve">Failure reason may be GRPC connection establishment failure. </w:t>
            </w:r>
          </w:p>
          <w:p w14:paraId="6BE4C2FF" w14:textId="77777777" w:rsidR="00F30367" w:rsidRDefault="00B113DE" w:rsidP="00F30367">
            <w:pPr>
              <w:spacing w:line="252" w:lineRule="auto"/>
            </w:pPr>
            <w:r>
              <w:t xml:space="preserve">Subscription state is unsubscribed </w:t>
            </w:r>
          </w:p>
          <w:p w14:paraId="4219957E" w14:textId="77777777" w:rsidR="00F30367" w:rsidRDefault="00B113DE" w:rsidP="00F30367">
            <w:pPr>
              <w:spacing w:line="252" w:lineRule="auto"/>
            </w:pPr>
            <w:r>
              <w:t>SVS capability set to disabled.</w:t>
            </w:r>
          </w:p>
          <w:p w14:paraId="6A88C921" w14:textId="77777777" w:rsidR="00F30367" w:rsidRDefault="00B113DE" w:rsidP="00F30367">
            <w:pPr>
              <w:spacing w:line="256" w:lineRule="auto"/>
            </w:pPr>
            <w:r>
              <w:t>Factory mode and Transport mode.</w:t>
            </w:r>
          </w:p>
        </w:tc>
      </w:tr>
    </w:tbl>
    <w:p w14:paraId="30C92192" w14:textId="77777777" w:rsidR="00F30367" w:rsidRDefault="00F30367" w:rsidP="00F30367"/>
    <w:p w14:paraId="2F19BDF3" w14:textId="77777777" w:rsidR="009B4C29" w:rsidRPr="009B4C29" w:rsidRDefault="009B4C29" w:rsidP="009B4C29">
      <w:pPr>
        <w:pStyle w:val="Heading4"/>
        <w:rPr>
          <w:b w:val="0"/>
          <w:u w:val="single"/>
        </w:rPr>
      </w:pPr>
      <w:r w:rsidRPr="009B4C29">
        <w:rPr>
          <w:b w:val="0"/>
          <w:u w:val="single"/>
        </w:rPr>
        <w:t>SVS-REQ-328787/C-FTCP/</w:t>
      </w:r>
      <w:del w:id="1079" w:author="Ekanthappa, Rudresh (R.)" w:date="2019-11-12T10:44:00Z">
        <w:r w:rsidRPr="009B4C29" w:rsidDel="005C3407">
          <w:rPr>
            <w:b w:val="0"/>
            <w:u w:val="single"/>
          </w:rPr>
          <w:delText>Type4</w:delText>
        </w:r>
      </w:del>
      <w:ins w:id="1080" w:author="Ekanthappa, Rudresh (R.)" w:date="2019-11-12T10:44:00Z">
        <w:r w:rsidR="005C3407">
          <w:rPr>
            <w:b w:val="0"/>
            <w:u w:val="single"/>
          </w:rPr>
          <w:t>Type3</w:t>
        </w:r>
      </w:ins>
      <w:r w:rsidRPr="009B4C29">
        <w:rPr>
          <w:b w:val="0"/>
          <w:u w:val="single"/>
        </w:rPr>
        <w:t xml:space="preserve"> SMS early theft alert vehicle location data stop command request</w:t>
      </w:r>
    </w:p>
    <w:p w14:paraId="0998D9F0" w14:textId="77777777" w:rsidR="00F30367" w:rsidRPr="009346E6" w:rsidRDefault="00B113DE" w:rsidP="00F30367">
      <w:r w:rsidRPr="009346E6">
        <w:t xml:space="preserve">Early theft </w:t>
      </w:r>
      <w:r>
        <w:t xml:space="preserve">alert </w:t>
      </w:r>
      <w:r w:rsidRPr="009346E6">
        <w:t>vehicle location data stop command request shall apply to all active early theft notifica</w:t>
      </w:r>
      <w:r>
        <w:t>tion alerts on the SVSServer</w:t>
      </w:r>
      <w:r w:rsidRPr="009346E6">
        <w:t>.</w:t>
      </w:r>
    </w:p>
    <w:p w14:paraId="47ED8AAD" w14:textId="77777777" w:rsidR="009B4C29" w:rsidRPr="009B4C29" w:rsidRDefault="009B4C29" w:rsidP="009B4C29">
      <w:pPr>
        <w:pStyle w:val="Heading4"/>
        <w:rPr>
          <w:b w:val="0"/>
          <w:u w:val="single"/>
        </w:rPr>
      </w:pPr>
      <w:r w:rsidRPr="009B4C29">
        <w:rPr>
          <w:b w:val="0"/>
          <w:u w:val="single"/>
        </w:rPr>
        <w:t>SVS-REQ-328999/A-SVSOnBoardClient to SVSServer early theft alert vehicle location data stop command request</w:t>
      </w:r>
    </w:p>
    <w:p w14:paraId="7EEDFB6A" w14:textId="77777777" w:rsidR="00F30367" w:rsidRPr="001D76AC" w:rsidRDefault="00B113DE" w:rsidP="00F30367">
      <w:r>
        <w:t>If FTCP early theft alert vehicle location data stop command request received by SVSOnBoardClient it shall immediately inform the SVSServer and SVSServer shall act upon the command.</w:t>
      </w:r>
    </w:p>
    <w:p w14:paraId="0AD31948" w14:textId="77777777" w:rsidR="009B4C29" w:rsidRPr="009B4C29" w:rsidRDefault="009B4C29" w:rsidP="009B4C29">
      <w:pPr>
        <w:pStyle w:val="Heading4"/>
        <w:rPr>
          <w:b w:val="0"/>
          <w:u w:val="single"/>
        </w:rPr>
      </w:pPr>
      <w:r w:rsidRPr="009B4C29">
        <w:rPr>
          <w:b w:val="0"/>
          <w:u w:val="single"/>
        </w:rPr>
        <w:t>SVS-REQ-328788/A-Subsequent early theft notification alert trigger from SVSServer to SVSOffBoardClient</w:t>
      </w:r>
    </w:p>
    <w:p w14:paraId="5F7D97BA" w14:textId="77777777" w:rsidR="00F30367" w:rsidRDefault="00B113DE" w:rsidP="00F30367">
      <w:pPr>
        <w:rPr>
          <w:ins w:id="1081" w:author="Ekanthappa, Rudresh (R.)" w:date="2019-11-13T14:26:00Z"/>
        </w:rPr>
      </w:pPr>
      <w:r w:rsidRPr="00CF091F">
        <w:t xml:space="preserve">Any GRPC alerts that trigger, after an early theft </w:t>
      </w:r>
      <w:r>
        <w:t>alert</w:t>
      </w:r>
      <w:r w:rsidRPr="00CF091F">
        <w:t xml:space="preserve"> vehicle location data stop command request has stopped the GRPC vehicle location data messages for all previous alerts</w:t>
      </w:r>
      <w:r>
        <w:t>,</w:t>
      </w:r>
      <w:r w:rsidRPr="00CF091F">
        <w:t xml:space="preserve"> shall have the GRPC vehicle location data sent as per SVS_ALERT_LOC_DATA DID setting.</w:t>
      </w:r>
    </w:p>
    <w:p w14:paraId="703299BA" w14:textId="77777777" w:rsidR="002A2857" w:rsidRPr="00CF091F" w:rsidDel="00935C80" w:rsidRDefault="00B76A0D" w:rsidP="00F30367">
      <w:pPr>
        <w:rPr>
          <w:del w:id="1082" w:author="Ekanthappa, Rudresh (R.)" w:date="2019-11-20T10:12:00Z"/>
        </w:rPr>
      </w:pPr>
      <w:del w:id="1083" w:author="Ekanthappa, Rudresh (R.)" w:date="2019-11-20T10:12:00Z">
        <w:r w:rsidDel="00935C80">
          <w:rPr>
            <w:rStyle w:val="CommentReference"/>
          </w:rPr>
          <w:commentReference w:id="1084"/>
        </w:r>
      </w:del>
    </w:p>
    <w:p w14:paraId="604068A2" w14:textId="77777777" w:rsidR="009B4C29" w:rsidRPr="009B4C29" w:rsidRDefault="009B4C29" w:rsidP="009B4C29">
      <w:pPr>
        <w:pStyle w:val="Heading4"/>
        <w:rPr>
          <w:b w:val="0"/>
          <w:u w:val="single"/>
        </w:rPr>
      </w:pPr>
      <w:r w:rsidRPr="009B4C29">
        <w:rPr>
          <w:b w:val="0"/>
          <w:u w:val="single"/>
        </w:rPr>
        <w:t>SVS-REQ-329008/B-FTCP early theft alert vehicle location data stop command response and alert</w:t>
      </w:r>
    </w:p>
    <w:p w14:paraId="21FAF6A1" w14:textId="77777777" w:rsidR="00F30367" w:rsidRDefault="00B113DE" w:rsidP="00F30367">
      <w:r>
        <w:t>For FTCP early theft alert vehicle location data stop request an FTCP early theft alert vehicle location data stop acknowledgment response shall be sent from SVSServer via SVSOnBoardClient.</w:t>
      </w:r>
    </w:p>
    <w:p w14:paraId="33D447EB" w14:textId="77777777" w:rsidR="009B4C29" w:rsidRPr="009B4C29" w:rsidRDefault="009B4C29" w:rsidP="009B4C29">
      <w:pPr>
        <w:pStyle w:val="Heading4"/>
        <w:rPr>
          <w:b w:val="0"/>
          <w:u w:val="single"/>
        </w:rPr>
      </w:pPr>
      <w:r w:rsidRPr="009B4C29">
        <w:rPr>
          <w:b w:val="0"/>
          <w:u w:val="single"/>
        </w:rPr>
        <w:t>SVS-REQ-329374/C-GRPC early theft alert vehicle location data stop response</w:t>
      </w:r>
    </w:p>
    <w:p w14:paraId="71D7DC82" w14:textId="77777777" w:rsidR="00F30367" w:rsidRDefault="00B113DE" w:rsidP="00F30367">
      <w:r>
        <w:t>For FTCP/SMS early theft alert vehicle location data stop request, a GRPC early theft alert vehicle location data stop response shall be sent from SVSServer to SVSOffBoardClient.</w:t>
      </w:r>
    </w:p>
    <w:p w14:paraId="013354C7" w14:textId="77777777" w:rsidR="009B4C29" w:rsidRPr="009B4C29" w:rsidRDefault="009B4C29" w:rsidP="009B4C29">
      <w:pPr>
        <w:pStyle w:val="Heading4"/>
        <w:rPr>
          <w:b w:val="0"/>
          <w:u w:val="single"/>
        </w:rPr>
      </w:pPr>
      <w:r w:rsidRPr="009B4C29">
        <w:rPr>
          <w:b w:val="0"/>
          <w:u w:val="single"/>
        </w:rPr>
        <w:t>SVS-REQ-331819/B-SVSServer internal variable resetting</w:t>
      </w:r>
    </w:p>
    <w:p w14:paraId="2947F8FD" w14:textId="77777777" w:rsidR="00F30367" w:rsidRPr="003C30F0" w:rsidRDefault="00B113DE" w:rsidP="00F30367">
      <w:r w:rsidRPr="003C30F0">
        <w:t xml:space="preserve">Internal variables for SVS_ALERT_LOC_DATA, SVS_ALERT_LOC_DATA_PERIOD and SVS_ALERT_LOC_DATA_COUNT shall be reset to default values when FTCP/SMS early theft alert vehicle location data stop command or Activate Theft mode command request is sent to </w:t>
      </w:r>
      <w:r>
        <w:t xml:space="preserve">SVSServer via </w:t>
      </w:r>
      <w:r w:rsidRPr="003C30F0">
        <w:t>SVSOnBoardClient.</w:t>
      </w:r>
    </w:p>
    <w:p w14:paraId="4927B935" w14:textId="77777777" w:rsidR="00F30367" w:rsidRDefault="00B113DE" w:rsidP="009B4C29">
      <w:pPr>
        <w:pStyle w:val="Heading4"/>
      </w:pPr>
      <w:r>
        <w:t>Accelerometer Alert</w:t>
      </w:r>
    </w:p>
    <w:p w14:paraId="13F90D8C" w14:textId="77777777" w:rsidR="009B4C29" w:rsidRPr="009B4C29" w:rsidRDefault="009B4C29" w:rsidP="009B4C29">
      <w:pPr>
        <w:pStyle w:val="Heading5"/>
        <w:rPr>
          <w:b w:val="0"/>
          <w:u w:val="single"/>
        </w:rPr>
      </w:pPr>
      <w:r w:rsidRPr="009B4C29">
        <w:rPr>
          <w:b w:val="0"/>
          <w:u w:val="single"/>
        </w:rPr>
        <w:t>SVS-REQ-318015/A-SVSServer internal accelerometer</w:t>
      </w:r>
    </w:p>
    <w:p w14:paraId="54896337" w14:textId="77777777" w:rsidR="00F30367" w:rsidRDefault="00B113DE" w:rsidP="00F30367">
      <w:r>
        <w:t xml:space="preserve">SVSServer shall have a calibrated accelerometer that is able to detect illegal vehicle movement. Since accelerometer resides in the SVSServer, no CAN message will be needed. </w:t>
      </w:r>
    </w:p>
    <w:p w14:paraId="35B00707" w14:textId="77777777" w:rsidR="00F30367" w:rsidRPr="00B051CE" w:rsidRDefault="00F30367" w:rsidP="00F30367"/>
    <w:p w14:paraId="3D0A6D69" w14:textId="77777777" w:rsidR="00F30367" w:rsidRDefault="00B113DE" w:rsidP="00F30367">
      <w:r>
        <w:t xml:space="preserve">Note: </w:t>
      </w:r>
      <w:r w:rsidRPr="00697BCA">
        <w:t xml:space="preserve">For more information on the </w:t>
      </w:r>
      <w:r>
        <w:t xml:space="preserve">accelerometer </w:t>
      </w:r>
      <w:r w:rsidRPr="00697BCA">
        <w:t>specification, detection algorithms and sensitivity please refer to the LIS2DW12 Specification under W12 Accelerometer. (Document provided by Eric Eaton)</w:t>
      </w:r>
    </w:p>
    <w:p w14:paraId="54143520" w14:textId="77777777" w:rsidR="009B4C29" w:rsidRPr="009B4C29" w:rsidRDefault="009B4C29" w:rsidP="009B4C29">
      <w:pPr>
        <w:pStyle w:val="Heading5"/>
        <w:rPr>
          <w:b w:val="0"/>
          <w:u w:val="single"/>
        </w:rPr>
      </w:pPr>
      <w:r w:rsidRPr="009B4C29">
        <w:rPr>
          <w:b w:val="0"/>
          <w:u w:val="single"/>
        </w:rPr>
        <w:t>SVS-REQ-318016/B-SVSServer internal accelerometer configuration DID</w:t>
      </w:r>
    </w:p>
    <w:p w14:paraId="2647009E" w14:textId="77777777" w:rsidR="00F30367" w:rsidRDefault="00B113DE" w:rsidP="00F30367">
      <w:r>
        <w:t>A configuration DID shall be defined if an accelerometer is installed into the SVSServer or not.</w:t>
      </w:r>
    </w:p>
    <w:tbl>
      <w:tblPr>
        <w:tblStyle w:val="TableGrid"/>
        <w:tblW w:w="0" w:type="auto"/>
        <w:jc w:val="center"/>
        <w:tblLook w:val="04A0" w:firstRow="1" w:lastRow="0" w:firstColumn="1" w:lastColumn="0" w:noHBand="0" w:noVBand="1"/>
      </w:tblPr>
      <w:tblGrid>
        <w:gridCol w:w="2344"/>
        <w:gridCol w:w="1635"/>
        <w:gridCol w:w="966"/>
        <w:gridCol w:w="1262"/>
        <w:gridCol w:w="1521"/>
        <w:gridCol w:w="1624"/>
      </w:tblGrid>
      <w:tr w:rsidR="00F30367" w14:paraId="7F77C883" w14:textId="77777777" w:rsidTr="009B4C29">
        <w:trPr>
          <w:jc w:val="center"/>
        </w:trPr>
        <w:tc>
          <w:tcPr>
            <w:tcW w:w="2344" w:type="dxa"/>
            <w:vAlign w:val="center"/>
          </w:tcPr>
          <w:p w14:paraId="0CEF67C5" w14:textId="77777777" w:rsidR="00F30367" w:rsidRPr="005B7CE1" w:rsidRDefault="00B113DE" w:rsidP="00F30367">
            <w:pPr>
              <w:rPr>
                <w:b/>
              </w:rPr>
            </w:pPr>
            <w:r w:rsidRPr="005B7CE1">
              <w:rPr>
                <w:b/>
                <w:lang w:val="en-GB"/>
              </w:rPr>
              <w:t>Parameter</w:t>
            </w:r>
          </w:p>
        </w:tc>
        <w:tc>
          <w:tcPr>
            <w:tcW w:w="1635" w:type="dxa"/>
            <w:vAlign w:val="center"/>
          </w:tcPr>
          <w:p w14:paraId="576CB726" w14:textId="77777777" w:rsidR="00F30367" w:rsidRPr="005B7CE1" w:rsidRDefault="00B113DE" w:rsidP="00F30367">
            <w:pPr>
              <w:rPr>
                <w:b/>
              </w:rPr>
            </w:pPr>
            <w:r w:rsidRPr="005B7CE1">
              <w:rPr>
                <w:b/>
                <w:lang w:val="en-GB"/>
              </w:rPr>
              <w:t>Description</w:t>
            </w:r>
          </w:p>
        </w:tc>
        <w:tc>
          <w:tcPr>
            <w:tcW w:w="966" w:type="dxa"/>
            <w:vAlign w:val="center"/>
          </w:tcPr>
          <w:p w14:paraId="00BB0AB2" w14:textId="77777777" w:rsidR="00F30367" w:rsidRPr="005B7CE1" w:rsidRDefault="00B113DE" w:rsidP="00F30367">
            <w:pPr>
              <w:rPr>
                <w:b/>
              </w:rPr>
            </w:pPr>
            <w:r w:rsidRPr="005B7CE1">
              <w:rPr>
                <w:b/>
                <w:lang w:val="sv-SE"/>
              </w:rPr>
              <w:t>Tuned</w:t>
            </w:r>
            <w:r>
              <w:rPr>
                <w:b/>
                <w:lang w:val="sv-SE"/>
              </w:rPr>
              <w:t xml:space="preserve"> Default Value</w:t>
            </w:r>
          </w:p>
        </w:tc>
        <w:tc>
          <w:tcPr>
            <w:tcW w:w="1260" w:type="dxa"/>
            <w:vAlign w:val="center"/>
          </w:tcPr>
          <w:p w14:paraId="2295F2A2" w14:textId="77777777" w:rsidR="00F30367" w:rsidRPr="005B7CE1" w:rsidRDefault="00B113DE" w:rsidP="00F30367">
            <w:pPr>
              <w:rPr>
                <w:b/>
              </w:rPr>
            </w:pPr>
            <w:r w:rsidRPr="005B7CE1">
              <w:rPr>
                <w:b/>
                <w:lang w:val="en-GB"/>
              </w:rPr>
              <w:t>Metric</w:t>
            </w:r>
          </w:p>
        </w:tc>
        <w:tc>
          <w:tcPr>
            <w:tcW w:w="1521" w:type="dxa"/>
            <w:vAlign w:val="center"/>
          </w:tcPr>
          <w:p w14:paraId="6D89EB85" w14:textId="77777777" w:rsidR="00F30367" w:rsidRPr="005B7CE1" w:rsidRDefault="00B113DE" w:rsidP="00F30367">
            <w:pPr>
              <w:rPr>
                <w:b/>
              </w:rPr>
            </w:pPr>
            <w:r w:rsidRPr="005B7CE1">
              <w:rPr>
                <w:b/>
                <w:lang w:val="en-GB"/>
              </w:rPr>
              <w:t>Resolution</w:t>
            </w:r>
          </w:p>
        </w:tc>
        <w:tc>
          <w:tcPr>
            <w:tcW w:w="1624" w:type="dxa"/>
            <w:vAlign w:val="center"/>
          </w:tcPr>
          <w:p w14:paraId="5F1D3B46" w14:textId="77777777" w:rsidR="00F30367" w:rsidRPr="005B7CE1" w:rsidRDefault="00B113DE" w:rsidP="00F30367">
            <w:pPr>
              <w:rPr>
                <w:b/>
              </w:rPr>
            </w:pPr>
            <w:r w:rsidRPr="005B7CE1">
              <w:rPr>
                <w:b/>
                <w:lang w:val="en-GB"/>
              </w:rPr>
              <w:t>Tuning Range</w:t>
            </w:r>
          </w:p>
        </w:tc>
      </w:tr>
      <w:tr w:rsidR="00F30367" w14:paraId="4259CD3A" w14:textId="77777777" w:rsidTr="009B4C29">
        <w:trPr>
          <w:jc w:val="center"/>
        </w:trPr>
        <w:tc>
          <w:tcPr>
            <w:tcW w:w="2344" w:type="dxa"/>
          </w:tcPr>
          <w:p w14:paraId="315452DC" w14:textId="77777777" w:rsidR="00F30367" w:rsidRDefault="00B113DE" w:rsidP="00F30367">
            <w:r>
              <w:t>SVS_</w:t>
            </w:r>
          </w:p>
          <w:p w14:paraId="0AFB92C6" w14:textId="77777777" w:rsidR="00F30367" w:rsidRDefault="00B113DE" w:rsidP="00F30367">
            <w:r>
              <w:t>ACCELEROMOTER_</w:t>
            </w:r>
          </w:p>
          <w:p w14:paraId="703A6907" w14:textId="77777777" w:rsidR="00F30367" w:rsidRPr="00AB398B" w:rsidRDefault="00B113DE" w:rsidP="00F30367">
            <w:r>
              <w:t>DID</w:t>
            </w:r>
          </w:p>
        </w:tc>
        <w:tc>
          <w:tcPr>
            <w:tcW w:w="1635" w:type="dxa"/>
          </w:tcPr>
          <w:p w14:paraId="0BDC2D1A" w14:textId="77777777" w:rsidR="00F30367" w:rsidRPr="00AB398B" w:rsidRDefault="00B113DE" w:rsidP="00F30367">
            <w:r>
              <w:t>Accelerometer Capability within SVSServer</w:t>
            </w:r>
          </w:p>
        </w:tc>
        <w:tc>
          <w:tcPr>
            <w:tcW w:w="966" w:type="dxa"/>
          </w:tcPr>
          <w:p w14:paraId="18BB0628" w14:textId="77777777" w:rsidR="00F30367" w:rsidRPr="006112D9" w:rsidRDefault="00B113DE" w:rsidP="00F30367">
            <w:r>
              <w:t>1</w:t>
            </w:r>
          </w:p>
        </w:tc>
        <w:tc>
          <w:tcPr>
            <w:tcW w:w="1260" w:type="dxa"/>
          </w:tcPr>
          <w:p w14:paraId="59E7D97D" w14:textId="77777777" w:rsidR="00F30367" w:rsidRPr="006112D9" w:rsidRDefault="00B113DE" w:rsidP="00F30367">
            <w:r>
              <w:rPr>
                <w:lang w:val="en-GB"/>
              </w:rPr>
              <w:t>Available / Unavailable (Boolean)</w:t>
            </w:r>
          </w:p>
        </w:tc>
        <w:tc>
          <w:tcPr>
            <w:tcW w:w="1521" w:type="dxa"/>
          </w:tcPr>
          <w:p w14:paraId="2E8F69A7" w14:textId="77777777" w:rsidR="00F30367" w:rsidRPr="006112D9" w:rsidRDefault="00F30367" w:rsidP="00F30367"/>
        </w:tc>
        <w:tc>
          <w:tcPr>
            <w:tcW w:w="1624" w:type="dxa"/>
          </w:tcPr>
          <w:p w14:paraId="4ED4EBF5" w14:textId="77777777" w:rsidR="00F30367" w:rsidRDefault="00B113DE" w:rsidP="00F30367">
            <w:pPr>
              <w:rPr>
                <w:rFonts w:cs="Arial"/>
                <w:lang w:val="en-GB"/>
              </w:rPr>
            </w:pPr>
            <w:r>
              <w:rPr>
                <w:lang w:val="en-GB"/>
              </w:rPr>
              <w:t>0 – Unavailable</w:t>
            </w:r>
          </w:p>
          <w:p w14:paraId="596CE9FF" w14:textId="77777777" w:rsidR="00F30367" w:rsidRPr="005B7CE1" w:rsidRDefault="00B113DE" w:rsidP="00F30367">
            <w:pPr>
              <w:rPr>
                <w:rFonts w:ascii="Calibri" w:hAnsi="Calibri"/>
                <w:lang w:val="en-GB"/>
              </w:rPr>
            </w:pPr>
            <w:r>
              <w:rPr>
                <w:lang w:val="en-GB"/>
              </w:rPr>
              <w:t>1 – Available</w:t>
            </w:r>
          </w:p>
        </w:tc>
      </w:tr>
    </w:tbl>
    <w:p w14:paraId="0A231200" w14:textId="77777777" w:rsidR="00F30367" w:rsidRDefault="00F30367"/>
    <w:p w14:paraId="7E763B00" w14:textId="77777777" w:rsidR="009B4C29" w:rsidRPr="009B4C29" w:rsidRDefault="009B4C29" w:rsidP="009B4C29">
      <w:pPr>
        <w:pStyle w:val="Heading5"/>
        <w:rPr>
          <w:b w:val="0"/>
          <w:u w:val="single"/>
        </w:rPr>
      </w:pPr>
      <w:r w:rsidRPr="009B4C29">
        <w:rPr>
          <w:b w:val="0"/>
          <w:u w:val="single"/>
        </w:rPr>
        <w:t>SVS-REQ-352778/A-SVSServer monitoring Door presence</w:t>
      </w:r>
    </w:p>
    <w:p w14:paraId="18C26743" w14:textId="77777777" w:rsidR="00F30367" w:rsidRDefault="00B113DE" w:rsidP="00F30367">
      <w:r>
        <w:t>SVSServer shall monitor the below door presence signals to perform capability check of vehicle with doors and no doors:</w:t>
      </w:r>
    </w:p>
    <w:p w14:paraId="75003D58" w14:textId="77777777" w:rsidR="00F30367" w:rsidRDefault="00B113DE" w:rsidP="00B113DE">
      <w:pPr>
        <w:numPr>
          <w:ilvl w:val="0"/>
          <w:numId w:val="22"/>
        </w:numPr>
      </w:pPr>
      <w:r>
        <w:t>DriverDoorPresent_St</w:t>
      </w:r>
    </w:p>
    <w:p w14:paraId="253E482A" w14:textId="77777777" w:rsidR="00F30367" w:rsidRDefault="00B113DE" w:rsidP="00B113DE">
      <w:pPr>
        <w:numPr>
          <w:ilvl w:val="0"/>
          <w:numId w:val="22"/>
        </w:numPr>
      </w:pPr>
      <w:r>
        <w:t>DriverDoorRearPresent_St</w:t>
      </w:r>
    </w:p>
    <w:p w14:paraId="61633C03" w14:textId="77777777" w:rsidR="00F30367" w:rsidRDefault="00B113DE" w:rsidP="00B113DE">
      <w:pPr>
        <w:numPr>
          <w:ilvl w:val="0"/>
          <w:numId w:val="22"/>
        </w:numPr>
      </w:pPr>
      <w:r>
        <w:t>PassengerDoorPresent_St</w:t>
      </w:r>
    </w:p>
    <w:p w14:paraId="3702273E" w14:textId="77777777" w:rsidR="00F30367" w:rsidRDefault="00B113DE" w:rsidP="00B113DE">
      <w:pPr>
        <w:numPr>
          <w:ilvl w:val="0"/>
          <w:numId w:val="22"/>
        </w:numPr>
      </w:pPr>
      <w:r>
        <w:t>PassengerDoorRearPresent_St</w:t>
      </w:r>
    </w:p>
    <w:p w14:paraId="68A83B6E" w14:textId="77777777" w:rsidR="009B4C29" w:rsidRPr="009B4C29" w:rsidRDefault="009B4C29" w:rsidP="009B4C29">
      <w:pPr>
        <w:pStyle w:val="Heading5"/>
        <w:rPr>
          <w:b w:val="0"/>
          <w:u w:val="single"/>
        </w:rPr>
      </w:pPr>
      <w:r w:rsidRPr="009B4C29">
        <w:rPr>
          <w:b w:val="0"/>
          <w:u w:val="single"/>
        </w:rPr>
        <w:t>SVS-REQ-318018/B-SVSServer internal accelerometer monitoring deactivation for vehicle with doors</w:t>
      </w:r>
    </w:p>
    <w:p w14:paraId="18FCD6DC" w14:textId="77777777" w:rsidR="00F30367" w:rsidRDefault="00B113DE" w:rsidP="00F30367">
      <w:r>
        <w:t>Accelerometer shall be deactivated and SVSServer shall not be monitoring movement during following conditions:</w:t>
      </w:r>
    </w:p>
    <w:p w14:paraId="36CB7EFA" w14:textId="77777777" w:rsidR="00F30367" w:rsidRDefault="00B113DE" w:rsidP="00B113DE">
      <w:pPr>
        <w:numPr>
          <w:ilvl w:val="0"/>
          <w:numId w:val="23"/>
        </w:numPr>
      </w:pPr>
      <w:r>
        <w:t xml:space="preserve">Authorized Door unlock command from mobile app </w:t>
      </w:r>
    </w:p>
    <w:p w14:paraId="37D31A7B" w14:textId="77777777" w:rsidR="00F30367" w:rsidRDefault="00B113DE" w:rsidP="00B113DE">
      <w:pPr>
        <w:numPr>
          <w:ilvl w:val="0"/>
          <w:numId w:val="23"/>
        </w:numPr>
      </w:pPr>
      <w:r>
        <w:t>Authorized key-fob unlock</w:t>
      </w:r>
    </w:p>
    <w:p w14:paraId="38ABBC79" w14:textId="77777777" w:rsidR="00F30367" w:rsidRDefault="00B113DE" w:rsidP="00B113DE">
      <w:pPr>
        <w:numPr>
          <w:ilvl w:val="0"/>
          <w:numId w:val="23"/>
        </w:numPr>
      </w:pPr>
      <w:r>
        <w:t>Authorized door key unlock</w:t>
      </w:r>
    </w:p>
    <w:p w14:paraId="2F6A34FE" w14:textId="77777777" w:rsidR="00F30367" w:rsidRPr="00EF5515" w:rsidRDefault="00B113DE" w:rsidP="00B113DE">
      <w:pPr>
        <w:numPr>
          <w:ilvl w:val="0"/>
          <w:numId w:val="23"/>
        </w:numPr>
      </w:pPr>
      <w:r>
        <w:t>Any ignition ON</w:t>
      </w:r>
    </w:p>
    <w:p w14:paraId="187FAF3F" w14:textId="77777777" w:rsidR="00F30367" w:rsidRPr="005B6575" w:rsidRDefault="00B113DE" w:rsidP="00B113DE">
      <w:pPr>
        <w:numPr>
          <w:ilvl w:val="0"/>
          <w:numId w:val="23"/>
        </w:numPr>
      </w:pPr>
      <w:r>
        <w:t>Remote start command (on-demand and scheduled) received from mobile app</w:t>
      </w:r>
    </w:p>
    <w:p w14:paraId="7572B57C" w14:textId="77777777" w:rsidR="009B4C29" w:rsidRPr="009B4C29" w:rsidRDefault="009B4C29" w:rsidP="009B4C29">
      <w:pPr>
        <w:pStyle w:val="Heading5"/>
        <w:rPr>
          <w:b w:val="0"/>
          <w:u w:val="single"/>
        </w:rPr>
      </w:pPr>
      <w:r w:rsidRPr="009B4C29">
        <w:rPr>
          <w:b w:val="0"/>
          <w:u w:val="single"/>
        </w:rPr>
        <w:t>SVS-REQ-352779/A-SVSServer internal accelerometer monitoring deactivation for vehicle without doors</w:t>
      </w:r>
    </w:p>
    <w:p w14:paraId="4CA95FB1" w14:textId="77777777" w:rsidR="00F30367" w:rsidRDefault="00B113DE" w:rsidP="00F30367">
      <w:r>
        <w:t>Accelerometer shall be deactivated and SVSServer shall not be monitoring movement during following conditions:</w:t>
      </w:r>
    </w:p>
    <w:p w14:paraId="18C8D6B4" w14:textId="77777777" w:rsidR="00F30367" w:rsidRDefault="00B113DE" w:rsidP="00B113DE">
      <w:pPr>
        <w:numPr>
          <w:ilvl w:val="0"/>
          <w:numId w:val="24"/>
        </w:numPr>
      </w:pPr>
      <w:r>
        <w:t>Ignition ON</w:t>
      </w:r>
    </w:p>
    <w:p w14:paraId="6BE18337" w14:textId="77777777" w:rsidR="009B4C29" w:rsidRPr="009B4C29" w:rsidRDefault="009B4C29" w:rsidP="009B4C29">
      <w:pPr>
        <w:pStyle w:val="Heading5"/>
        <w:rPr>
          <w:b w:val="0"/>
          <w:u w:val="single"/>
        </w:rPr>
      </w:pPr>
      <w:r w:rsidRPr="009B4C29">
        <w:rPr>
          <w:b w:val="0"/>
          <w:u w:val="single"/>
        </w:rPr>
        <w:t>SVS-REQ-318019/B-SVSServer internal accelerometer pre-conditions for alert trigger for vehicle with doors</w:t>
      </w:r>
    </w:p>
    <w:p w14:paraId="4573CE4A" w14:textId="77777777" w:rsidR="00F30367" w:rsidRDefault="00B113DE" w:rsidP="00F30367">
      <w:r>
        <w:t>Accelerometer shall detect movement and check if all of the following pre-conditions have been met:</w:t>
      </w:r>
    </w:p>
    <w:p w14:paraId="06BDC9B9" w14:textId="77777777" w:rsidR="00F30367" w:rsidRDefault="00B113DE" w:rsidP="00B113DE">
      <w:pPr>
        <w:numPr>
          <w:ilvl w:val="0"/>
          <w:numId w:val="25"/>
        </w:numPr>
      </w:pPr>
      <w:r>
        <w:t>Ignition off, with delayed accessory mode elapsed (OFF)</w:t>
      </w:r>
    </w:p>
    <w:p w14:paraId="39F073B5" w14:textId="77777777" w:rsidR="00F30367" w:rsidRPr="00F550CD" w:rsidRDefault="00B113DE" w:rsidP="00B113DE">
      <w:pPr>
        <w:numPr>
          <w:ilvl w:val="0"/>
          <w:numId w:val="25"/>
        </w:numPr>
      </w:pPr>
      <w:r>
        <w:t>Vehicle authorized lock</w:t>
      </w:r>
    </w:p>
    <w:p w14:paraId="5893B4C1" w14:textId="77777777" w:rsidR="009B4C29" w:rsidRPr="009B4C29" w:rsidRDefault="009B4C29" w:rsidP="009B4C29">
      <w:pPr>
        <w:pStyle w:val="Heading5"/>
        <w:rPr>
          <w:b w:val="0"/>
          <w:u w:val="single"/>
        </w:rPr>
      </w:pPr>
      <w:r w:rsidRPr="009B4C29">
        <w:rPr>
          <w:b w:val="0"/>
          <w:u w:val="single"/>
        </w:rPr>
        <w:t>SVS-REQ-352780/A-SVSServer internal accelerometer pre-conditions for alert trigger for vehicle without doors</w:t>
      </w:r>
    </w:p>
    <w:p w14:paraId="358A2D53" w14:textId="77777777" w:rsidR="00F30367" w:rsidRDefault="00B113DE" w:rsidP="00F30367">
      <w:r>
        <w:t>Accelerometer shall detect movement and check if the following pre-conditions have been met:</w:t>
      </w:r>
    </w:p>
    <w:p w14:paraId="10F9A17F" w14:textId="77777777" w:rsidR="00F30367" w:rsidRDefault="00B113DE" w:rsidP="00B113DE">
      <w:pPr>
        <w:numPr>
          <w:ilvl w:val="0"/>
          <w:numId w:val="26"/>
        </w:numPr>
      </w:pPr>
      <w:r>
        <w:t>Ignition off, with delayed accessory mode elapsed (OFF).</w:t>
      </w:r>
    </w:p>
    <w:p w14:paraId="53B53E88" w14:textId="77777777" w:rsidR="009B4C29" w:rsidRPr="009B4C29" w:rsidRDefault="009B4C29" w:rsidP="009B4C29">
      <w:pPr>
        <w:pStyle w:val="Heading5"/>
        <w:rPr>
          <w:b w:val="0"/>
          <w:u w:val="single"/>
        </w:rPr>
      </w:pPr>
      <w:r w:rsidRPr="009B4C29">
        <w:rPr>
          <w:b w:val="0"/>
          <w:u w:val="single"/>
        </w:rPr>
        <w:t>SVS-REQ-318020/A-SVSServer internal accelerometer alert triggers</w:t>
      </w:r>
    </w:p>
    <w:p w14:paraId="6B2CC67D" w14:textId="77777777" w:rsidR="00F30367" w:rsidRDefault="00B113DE" w:rsidP="00F30367">
      <w:r>
        <w:t xml:space="preserve">Vehicle accelerometer alert shall be triggered for the following use cases: </w:t>
      </w:r>
    </w:p>
    <w:p w14:paraId="2FC79682" w14:textId="77777777" w:rsidR="00F30367" w:rsidRDefault="00B113DE" w:rsidP="00B113DE">
      <w:pPr>
        <w:numPr>
          <w:ilvl w:val="0"/>
          <w:numId w:val="27"/>
        </w:numPr>
      </w:pPr>
      <w:r>
        <w:t>Vehicle experiences a vertical/horizontal displacement (bump/hit/minor accident)</w:t>
      </w:r>
    </w:p>
    <w:p w14:paraId="16E5BEB0" w14:textId="77777777" w:rsidR="00F30367" w:rsidRDefault="00B113DE" w:rsidP="00B113DE">
      <w:pPr>
        <w:numPr>
          <w:ilvl w:val="0"/>
          <w:numId w:val="27"/>
        </w:numPr>
      </w:pPr>
      <w:r>
        <w:t>Vehicle inclination change (towed)</w:t>
      </w:r>
    </w:p>
    <w:p w14:paraId="06D12807" w14:textId="77777777" w:rsidR="009B4C29" w:rsidRPr="009B4C29" w:rsidRDefault="009B4C29" w:rsidP="009B4C29">
      <w:pPr>
        <w:pStyle w:val="Heading5"/>
        <w:rPr>
          <w:b w:val="0"/>
          <w:u w:val="single"/>
        </w:rPr>
      </w:pPr>
      <w:r w:rsidRPr="009B4C29">
        <w:rPr>
          <w:b w:val="0"/>
          <w:u w:val="single"/>
        </w:rPr>
        <w:t>SVS-REQ-326500/A-SVSServer GRPC accelerometer alert trigger message</w:t>
      </w:r>
    </w:p>
    <w:p w14:paraId="20F94FF7" w14:textId="77777777" w:rsidR="00F30367" w:rsidRDefault="00B113DE" w:rsidP="00F30367">
      <w:r>
        <w:t>Accelerometer shall detect movement and wake-up SVSServer to send GRPC message directly to SVSOffBoardClient.</w:t>
      </w:r>
    </w:p>
    <w:p w14:paraId="177D6BC8" w14:textId="77777777" w:rsidR="009B4C29" w:rsidRPr="009B4C29" w:rsidRDefault="009B4C29" w:rsidP="009B4C29">
      <w:pPr>
        <w:pStyle w:val="Heading5"/>
        <w:rPr>
          <w:b w:val="0"/>
          <w:u w:val="single"/>
        </w:rPr>
      </w:pPr>
      <w:r w:rsidRPr="009B4C29">
        <w:rPr>
          <w:b w:val="0"/>
          <w:u w:val="single"/>
        </w:rPr>
        <w:t>SVS-REQ-318023/A-SVSServer internal accelerometer use cases that shall not trigger an alert</w:t>
      </w:r>
    </w:p>
    <w:p w14:paraId="419CA236" w14:textId="77777777" w:rsidR="00F30367" w:rsidRDefault="00B113DE" w:rsidP="00F30367">
      <w:r>
        <w:t xml:space="preserve">Vehicle accelerometer alert shall NOT be triggered for the following use cases: </w:t>
      </w:r>
    </w:p>
    <w:p w14:paraId="3107C131" w14:textId="77777777" w:rsidR="00F30367" w:rsidRDefault="00B113DE" w:rsidP="00B113DE">
      <w:pPr>
        <w:numPr>
          <w:ilvl w:val="0"/>
          <w:numId w:val="28"/>
        </w:numPr>
      </w:pPr>
      <w:r>
        <w:t>If pre-conditions are not met</w:t>
      </w:r>
    </w:p>
    <w:p w14:paraId="118B4AE6" w14:textId="77777777" w:rsidR="00F30367" w:rsidRDefault="00B113DE" w:rsidP="00B113DE">
      <w:pPr>
        <w:numPr>
          <w:ilvl w:val="0"/>
          <w:numId w:val="28"/>
        </w:numPr>
      </w:pPr>
      <w:r>
        <w:t>Vibration effect caused by opening or closing vehicle door</w:t>
      </w:r>
    </w:p>
    <w:p w14:paraId="27C501B8" w14:textId="77777777" w:rsidR="00F30367" w:rsidRDefault="00B113DE" w:rsidP="00B113DE">
      <w:pPr>
        <w:numPr>
          <w:ilvl w:val="0"/>
          <w:numId w:val="28"/>
        </w:numPr>
      </w:pPr>
      <w:r>
        <w:t xml:space="preserve">Person bumping into vehicle </w:t>
      </w:r>
    </w:p>
    <w:p w14:paraId="4BDFB11B" w14:textId="77777777" w:rsidR="009B4C29" w:rsidRPr="009B4C29" w:rsidRDefault="009B4C29" w:rsidP="009B4C29">
      <w:pPr>
        <w:pStyle w:val="Heading5"/>
        <w:rPr>
          <w:b w:val="0"/>
          <w:u w:val="single"/>
        </w:rPr>
      </w:pPr>
      <w:r w:rsidRPr="009B4C29">
        <w:rPr>
          <w:b w:val="0"/>
          <w:u w:val="single"/>
        </w:rPr>
        <w:t>SVS-REQ-326613/B-SVSServer vehicle location data reporting conditions for accelerometer alert trigger</w:t>
      </w:r>
    </w:p>
    <w:p w14:paraId="5F9A3AAA" w14:textId="77777777" w:rsidR="00F30367" w:rsidRDefault="00B113DE" w:rsidP="00F30367">
      <w:r>
        <w:t>GRPC vehicle location data shall be sent for accelerometer alert trigger during the following conditions:</w:t>
      </w:r>
    </w:p>
    <w:p w14:paraId="3AC96E24" w14:textId="77777777" w:rsidR="00F30367" w:rsidRDefault="00B113DE" w:rsidP="00B113DE">
      <w:pPr>
        <w:numPr>
          <w:ilvl w:val="0"/>
          <w:numId w:val="29"/>
        </w:numPr>
      </w:pPr>
      <w:r>
        <w:t>During ignition off</w:t>
      </w:r>
    </w:p>
    <w:p w14:paraId="5C932182" w14:textId="77777777" w:rsidR="00F30367" w:rsidRDefault="00B113DE" w:rsidP="00B113DE">
      <w:pPr>
        <w:numPr>
          <w:ilvl w:val="0"/>
          <w:numId w:val="29"/>
        </w:numPr>
      </w:pPr>
      <w:r>
        <w:t>During ignition on</w:t>
      </w:r>
    </w:p>
    <w:p w14:paraId="13796E8B" w14:textId="77777777" w:rsidR="00F30367" w:rsidRDefault="00B113DE" w:rsidP="00B113DE">
      <w:pPr>
        <w:numPr>
          <w:ilvl w:val="0"/>
          <w:numId w:val="29"/>
        </w:numPr>
      </w:pPr>
      <w:r>
        <w:t>SVS_THEFT _MODE is not activated.</w:t>
      </w:r>
    </w:p>
    <w:p w14:paraId="349276B4" w14:textId="77777777" w:rsidR="00F30367" w:rsidRDefault="00B113DE" w:rsidP="009B4C29">
      <w:pPr>
        <w:pStyle w:val="Heading4"/>
      </w:pPr>
      <w:r>
        <w:t>Unauthorized Access Alert</w:t>
      </w:r>
    </w:p>
    <w:p w14:paraId="71E0B7AC" w14:textId="77777777" w:rsidR="009B4C29" w:rsidRPr="009B4C29" w:rsidRDefault="009B4C29" w:rsidP="009B4C29">
      <w:pPr>
        <w:pStyle w:val="Heading5"/>
        <w:rPr>
          <w:b w:val="0"/>
          <w:u w:val="single"/>
        </w:rPr>
      </w:pPr>
      <w:r w:rsidRPr="009B4C29">
        <w:rPr>
          <w:b w:val="0"/>
          <w:u w:val="single"/>
        </w:rPr>
        <w:t>SVS-REQ-333011/B-SVSServer Perimeter Alarm capability check</w:t>
      </w:r>
    </w:p>
    <w:p w14:paraId="54F32AFC" w14:textId="77777777" w:rsidR="00F30367" w:rsidRPr="00756BA3" w:rsidRDefault="00B113DE" w:rsidP="00F30367">
      <w:r w:rsidRPr="00756BA3">
        <w:t>At ignition ON, SVSServer shall make a diagnostic request to identify the Perimeter Alarm capability using the PerimeterAlarm_Cfg parameter value.</w:t>
      </w:r>
    </w:p>
    <w:p w14:paraId="0FC4D5CC" w14:textId="77777777" w:rsidR="009B4C29" w:rsidRPr="009B4C29" w:rsidRDefault="009B4C29" w:rsidP="009B4C29">
      <w:pPr>
        <w:pStyle w:val="Heading5"/>
        <w:rPr>
          <w:b w:val="0"/>
          <w:u w:val="single"/>
        </w:rPr>
      </w:pPr>
      <w:r w:rsidRPr="009B4C29">
        <w:rPr>
          <w:b w:val="0"/>
          <w:u w:val="single"/>
        </w:rPr>
        <w:t>SVS-REQ-318024/C-SVSServer door ajar triggered</w:t>
      </w:r>
    </w:p>
    <w:p w14:paraId="0D4ABB32" w14:textId="77777777" w:rsidR="00F30367" w:rsidRDefault="00B113DE" w:rsidP="00F30367">
      <w:r>
        <w:t>SVSServer shall have the capability of receiving a door ajar triggered signal (CAN) while in the ignition “OFF” vehicle state.</w:t>
      </w:r>
    </w:p>
    <w:p w14:paraId="06FC169A" w14:textId="77777777" w:rsidR="00F30367" w:rsidRDefault="00F30367" w:rsidP="00F30367"/>
    <w:tbl>
      <w:tblPr>
        <w:tblW w:w="4590" w:type="dxa"/>
        <w:jc w:val="center"/>
        <w:tblLook w:val="04A0" w:firstRow="1" w:lastRow="0" w:firstColumn="1" w:lastColumn="0" w:noHBand="0" w:noVBand="1"/>
      </w:tblPr>
      <w:tblGrid>
        <w:gridCol w:w="2050"/>
        <w:gridCol w:w="2540"/>
      </w:tblGrid>
      <w:tr w:rsidR="00F30367" w14:paraId="4FD403A2" w14:textId="77777777" w:rsidTr="00F30367">
        <w:trPr>
          <w:trHeight w:val="50"/>
          <w:jc w:val="center"/>
        </w:trPr>
        <w:tc>
          <w:tcPr>
            <w:tcW w:w="2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FFBD695" w14:textId="77777777" w:rsidR="00F30367" w:rsidRDefault="00B113DE" w:rsidP="00F30367">
            <w:pPr>
              <w:spacing w:line="276" w:lineRule="auto"/>
              <w:rPr>
                <w:b/>
              </w:rPr>
            </w:pPr>
            <w:r>
              <w:rPr>
                <w:b/>
              </w:rPr>
              <w:t>Door</w:t>
            </w:r>
          </w:p>
        </w:tc>
        <w:tc>
          <w:tcPr>
            <w:tcW w:w="2540"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B63D44A" w14:textId="77777777" w:rsidR="00F30367" w:rsidRDefault="00B113DE" w:rsidP="00F30367">
            <w:pPr>
              <w:spacing w:line="276" w:lineRule="auto"/>
              <w:rPr>
                <w:b/>
              </w:rPr>
            </w:pPr>
            <w:r>
              <w:rPr>
                <w:b/>
              </w:rPr>
              <w:t>Signal</w:t>
            </w:r>
          </w:p>
        </w:tc>
      </w:tr>
      <w:tr w:rsidR="00F30367" w14:paraId="6D4EE390" w14:textId="77777777" w:rsidTr="00F30367">
        <w:trPr>
          <w:trHeight w:val="50"/>
          <w:jc w:val="center"/>
        </w:trPr>
        <w:tc>
          <w:tcPr>
            <w:tcW w:w="2050" w:type="dxa"/>
            <w:tcBorders>
              <w:top w:val="single" w:sz="4" w:space="0" w:color="auto"/>
              <w:left w:val="single" w:sz="4" w:space="0" w:color="auto"/>
              <w:bottom w:val="single" w:sz="4" w:space="0" w:color="auto"/>
              <w:right w:val="single" w:sz="4" w:space="0" w:color="auto"/>
            </w:tcBorders>
            <w:vAlign w:val="bottom"/>
            <w:hideMark/>
          </w:tcPr>
          <w:p w14:paraId="139C3525" w14:textId="77777777" w:rsidR="00F30367" w:rsidRDefault="00B113DE">
            <w:pPr>
              <w:spacing w:line="256" w:lineRule="auto"/>
              <w:rPr>
                <w:rFonts w:cs="Arial"/>
                <w:color w:val="000000"/>
                <w:lang w:eastAsia="zh-CN"/>
              </w:rPr>
            </w:pPr>
            <w:r>
              <w:rPr>
                <w:rFonts w:cs="Arial"/>
                <w:color w:val="000000"/>
                <w:lang w:eastAsia="zh-CN"/>
              </w:rPr>
              <w:t>Front Driver</w:t>
            </w:r>
          </w:p>
        </w:tc>
        <w:tc>
          <w:tcPr>
            <w:tcW w:w="2540" w:type="dxa"/>
            <w:tcBorders>
              <w:top w:val="single" w:sz="4" w:space="0" w:color="auto"/>
              <w:left w:val="nil"/>
              <w:bottom w:val="single" w:sz="4" w:space="0" w:color="auto"/>
              <w:right w:val="single" w:sz="4" w:space="0" w:color="auto"/>
            </w:tcBorders>
            <w:vAlign w:val="bottom"/>
            <w:hideMark/>
          </w:tcPr>
          <w:p w14:paraId="6AAF975E" w14:textId="77777777" w:rsidR="00F30367" w:rsidRDefault="00B113DE">
            <w:pPr>
              <w:spacing w:line="256" w:lineRule="auto"/>
              <w:rPr>
                <w:rFonts w:cs="Arial"/>
                <w:color w:val="000000"/>
                <w:lang w:eastAsia="zh-CN"/>
              </w:rPr>
            </w:pPr>
            <w:r>
              <w:t>DriverDoorStatus</w:t>
            </w:r>
          </w:p>
        </w:tc>
      </w:tr>
      <w:tr w:rsidR="00F30367" w14:paraId="6BA05CCA" w14:textId="77777777" w:rsidTr="00F30367">
        <w:trPr>
          <w:trHeight w:val="50"/>
          <w:jc w:val="center"/>
        </w:trPr>
        <w:tc>
          <w:tcPr>
            <w:tcW w:w="2050" w:type="dxa"/>
            <w:tcBorders>
              <w:top w:val="nil"/>
              <w:left w:val="single" w:sz="4" w:space="0" w:color="auto"/>
              <w:bottom w:val="single" w:sz="4" w:space="0" w:color="auto"/>
              <w:right w:val="single" w:sz="4" w:space="0" w:color="auto"/>
            </w:tcBorders>
            <w:vAlign w:val="bottom"/>
            <w:hideMark/>
          </w:tcPr>
          <w:p w14:paraId="067CF32B" w14:textId="77777777" w:rsidR="00F30367" w:rsidRDefault="00B113DE">
            <w:pPr>
              <w:spacing w:line="256" w:lineRule="auto"/>
              <w:rPr>
                <w:rFonts w:cs="Arial"/>
                <w:color w:val="000000"/>
                <w:lang w:eastAsia="zh-CN"/>
              </w:rPr>
            </w:pPr>
            <w:r>
              <w:rPr>
                <w:rFonts w:cs="Arial"/>
                <w:color w:val="000000"/>
                <w:lang w:eastAsia="zh-CN"/>
              </w:rPr>
              <w:t>Front Passenger</w:t>
            </w:r>
          </w:p>
        </w:tc>
        <w:tc>
          <w:tcPr>
            <w:tcW w:w="2540" w:type="dxa"/>
            <w:tcBorders>
              <w:top w:val="nil"/>
              <w:left w:val="nil"/>
              <w:bottom w:val="single" w:sz="4" w:space="0" w:color="auto"/>
              <w:right w:val="single" w:sz="4" w:space="0" w:color="auto"/>
            </w:tcBorders>
            <w:vAlign w:val="bottom"/>
            <w:hideMark/>
          </w:tcPr>
          <w:p w14:paraId="028962CF" w14:textId="77777777" w:rsidR="00F30367" w:rsidRDefault="00B113DE">
            <w:pPr>
              <w:spacing w:line="256" w:lineRule="auto"/>
              <w:rPr>
                <w:rFonts w:cs="Arial"/>
                <w:color w:val="000000"/>
                <w:lang w:eastAsia="zh-CN"/>
              </w:rPr>
            </w:pPr>
            <w:r>
              <w:t>PassengerDoorStatus</w:t>
            </w:r>
          </w:p>
        </w:tc>
      </w:tr>
      <w:tr w:rsidR="00F30367" w14:paraId="322DC4A7" w14:textId="77777777" w:rsidTr="00F30367">
        <w:trPr>
          <w:trHeight w:val="50"/>
          <w:jc w:val="center"/>
        </w:trPr>
        <w:tc>
          <w:tcPr>
            <w:tcW w:w="2050" w:type="dxa"/>
            <w:tcBorders>
              <w:top w:val="nil"/>
              <w:left w:val="single" w:sz="4" w:space="0" w:color="auto"/>
              <w:bottom w:val="single" w:sz="4" w:space="0" w:color="auto"/>
              <w:right w:val="single" w:sz="4" w:space="0" w:color="auto"/>
            </w:tcBorders>
            <w:vAlign w:val="bottom"/>
            <w:hideMark/>
          </w:tcPr>
          <w:p w14:paraId="02149711" w14:textId="77777777" w:rsidR="00F30367" w:rsidRDefault="00B113DE" w:rsidP="00F30367">
            <w:pPr>
              <w:spacing w:line="256" w:lineRule="auto"/>
              <w:rPr>
                <w:rFonts w:cs="Arial"/>
                <w:color w:val="000000"/>
                <w:lang w:eastAsia="zh-CN"/>
              </w:rPr>
            </w:pPr>
            <w:r>
              <w:rPr>
                <w:rFonts w:cs="Arial"/>
                <w:color w:val="000000"/>
                <w:lang w:eastAsia="zh-CN"/>
              </w:rPr>
              <w:t>Rear Left</w:t>
            </w:r>
          </w:p>
        </w:tc>
        <w:tc>
          <w:tcPr>
            <w:tcW w:w="2540" w:type="dxa"/>
            <w:tcBorders>
              <w:top w:val="nil"/>
              <w:left w:val="nil"/>
              <w:bottom w:val="single" w:sz="4" w:space="0" w:color="auto"/>
              <w:right w:val="single" w:sz="4" w:space="0" w:color="auto"/>
            </w:tcBorders>
            <w:vAlign w:val="bottom"/>
            <w:hideMark/>
          </w:tcPr>
          <w:p w14:paraId="6AF41DF2" w14:textId="77777777" w:rsidR="00F30367" w:rsidRDefault="00B113DE">
            <w:pPr>
              <w:spacing w:line="256" w:lineRule="auto"/>
              <w:rPr>
                <w:rFonts w:cs="Arial"/>
                <w:color w:val="000000"/>
                <w:lang w:eastAsia="zh-CN"/>
              </w:rPr>
            </w:pPr>
            <w:r>
              <w:t>RearLeftDoorStatus</w:t>
            </w:r>
          </w:p>
        </w:tc>
      </w:tr>
      <w:tr w:rsidR="00F30367" w14:paraId="4913AC99" w14:textId="77777777" w:rsidTr="00F30367">
        <w:trPr>
          <w:trHeight w:val="53"/>
          <w:jc w:val="center"/>
        </w:trPr>
        <w:tc>
          <w:tcPr>
            <w:tcW w:w="2050" w:type="dxa"/>
            <w:tcBorders>
              <w:top w:val="nil"/>
              <w:left w:val="single" w:sz="4" w:space="0" w:color="auto"/>
              <w:bottom w:val="single" w:sz="4" w:space="0" w:color="auto"/>
              <w:right w:val="single" w:sz="4" w:space="0" w:color="auto"/>
            </w:tcBorders>
            <w:vAlign w:val="bottom"/>
            <w:hideMark/>
          </w:tcPr>
          <w:p w14:paraId="20DE0F44" w14:textId="77777777" w:rsidR="00F30367" w:rsidRDefault="00B113DE" w:rsidP="00F30367">
            <w:pPr>
              <w:spacing w:line="256" w:lineRule="auto"/>
              <w:rPr>
                <w:rFonts w:cs="Arial"/>
                <w:color w:val="000000"/>
                <w:lang w:eastAsia="zh-CN"/>
              </w:rPr>
            </w:pPr>
            <w:r>
              <w:rPr>
                <w:rFonts w:cs="Arial"/>
                <w:color w:val="000000"/>
                <w:lang w:eastAsia="zh-CN"/>
              </w:rPr>
              <w:t>Rear Right</w:t>
            </w:r>
          </w:p>
        </w:tc>
        <w:tc>
          <w:tcPr>
            <w:tcW w:w="2540" w:type="dxa"/>
            <w:tcBorders>
              <w:top w:val="nil"/>
              <w:left w:val="nil"/>
              <w:bottom w:val="single" w:sz="4" w:space="0" w:color="auto"/>
              <w:right w:val="single" w:sz="4" w:space="0" w:color="auto"/>
            </w:tcBorders>
            <w:vAlign w:val="bottom"/>
            <w:hideMark/>
          </w:tcPr>
          <w:p w14:paraId="01FC59F5" w14:textId="77777777" w:rsidR="00F30367" w:rsidRDefault="00B113DE">
            <w:pPr>
              <w:spacing w:line="256" w:lineRule="auto"/>
              <w:rPr>
                <w:rFonts w:cs="Arial"/>
                <w:color w:val="000000"/>
                <w:lang w:eastAsia="zh-CN"/>
              </w:rPr>
            </w:pPr>
            <w:r>
              <w:t>RearRightDoorStatus</w:t>
            </w:r>
          </w:p>
        </w:tc>
      </w:tr>
      <w:tr w:rsidR="00F30367" w14:paraId="0BDC9635" w14:textId="77777777" w:rsidTr="00F30367">
        <w:trPr>
          <w:trHeight w:val="50"/>
          <w:jc w:val="center"/>
        </w:trPr>
        <w:tc>
          <w:tcPr>
            <w:tcW w:w="2050" w:type="dxa"/>
            <w:tcBorders>
              <w:top w:val="nil"/>
              <w:left w:val="single" w:sz="4" w:space="0" w:color="auto"/>
              <w:bottom w:val="single" w:sz="4" w:space="0" w:color="auto"/>
              <w:right w:val="single" w:sz="4" w:space="0" w:color="auto"/>
            </w:tcBorders>
            <w:shd w:val="clear" w:color="auto" w:fill="FFFFFF" w:themeFill="background1"/>
            <w:vAlign w:val="bottom"/>
            <w:hideMark/>
          </w:tcPr>
          <w:p w14:paraId="12D143F3" w14:textId="77777777" w:rsidR="00F30367" w:rsidRDefault="00B113DE">
            <w:pPr>
              <w:spacing w:line="256" w:lineRule="auto"/>
              <w:rPr>
                <w:rFonts w:cs="Arial"/>
                <w:color w:val="000000"/>
                <w:lang w:eastAsia="zh-CN"/>
              </w:rPr>
            </w:pPr>
            <w:r>
              <w:rPr>
                <w:rFonts w:cs="Arial"/>
                <w:color w:val="000000"/>
                <w:lang w:eastAsia="zh-CN"/>
              </w:rPr>
              <w:t>Trunk / Tailgate</w:t>
            </w:r>
          </w:p>
        </w:tc>
        <w:tc>
          <w:tcPr>
            <w:tcW w:w="2540" w:type="dxa"/>
            <w:tcBorders>
              <w:top w:val="nil"/>
              <w:left w:val="nil"/>
              <w:bottom w:val="single" w:sz="4" w:space="0" w:color="auto"/>
              <w:right w:val="single" w:sz="4" w:space="0" w:color="auto"/>
            </w:tcBorders>
            <w:shd w:val="clear" w:color="auto" w:fill="FFFFFF" w:themeFill="background1"/>
            <w:vAlign w:val="bottom"/>
            <w:hideMark/>
          </w:tcPr>
          <w:p w14:paraId="01288E02" w14:textId="77777777" w:rsidR="00F30367" w:rsidRDefault="00B113DE">
            <w:pPr>
              <w:spacing w:line="256" w:lineRule="auto"/>
              <w:rPr>
                <w:rFonts w:cs="Arial"/>
                <w:color w:val="000000"/>
                <w:lang w:eastAsia="zh-CN"/>
              </w:rPr>
            </w:pPr>
            <w:r>
              <w:t>TrunkTailgateStatus</w:t>
            </w:r>
          </w:p>
        </w:tc>
      </w:tr>
      <w:tr w:rsidR="00F30367" w14:paraId="256A06C4" w14:textId="77777777" w:rsidTr="00F30367">
        <w:trPr>
          <w:trHeight w:val="50"/>
          <w:jc w:val="center"/>
        </w:trPr>
        <w:tc>
          <w:tcPr>
            <w:tcW w:w="20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87B1A91" w14:textId="77777777" w:rsidR="00F30367" w:rsidRDefault="00B113DE" w:rsidP="00F30367">
            <w:pPr>
              <w:spacing w:line="254" w:lineRule="auto"/>
              <w:rPr>
                <w:rFonts w:cs="Arial"/>
                <w:color w:val="000000"/>
                <w:lang w:eastAsia="zh-CN"/>
              </w:rPr>
            </w:pPr>
            <w:r>
              <w:rPr>
                <w:rFonts w:cs="Arial"/>
                <w:color w:val="000000"/>
                <w:lang w:eastAsia="zh-CN"/>
              </w:rPr>
              <w:t>Hood</w:t>
            </w:r>
          </w:p>
        </w:tc>
        <w:tc>
          <w:tcPr>
            <w:tcW w:w="2540" w:type="dxa"/>
            <w:tcBorders>
              <w:top w:val="single" w:sz="4" w:space="0" w:color="auto"/>
              <w:left w:val="nil"/>
              <w:bottom w:val="single" w:sz="4" w:space="0" w:color="auto"/>
              <w:right w:val="single" w:sz="4" w:space="0" w:color="auto"/>
            </w:tcBorders>
            <w:shd w:val="clear" w:color="auto" w:fill="FFFFFF" w:themeFill="background1"/>
            <w:vAlign w:val="bottom"/>
          </w:tcPr>
          <w:p w14:paraId="15B6EB35" w14:textId="77777777" w:rsidR="00F30367" w:rsidRDefault="00B113DE" w:rsidP="00F30367">
            <w:pPr>
              <w:spacing w:line="254" w:lineRule="auto"/>
            </w:pPr>
            <w:r>
              <w:rPr>
                <w:rFonts w:cs="Arial"/>
                <w:color w:val="000000"/>
                <w:lang w:eastAsia="zh-CN"/>
              </w:rPr>
              <w:t>HoodStatus</w:t>
            </w:r>
          </w:p>
        </w:tc>
      </w:tr>
      <w:tr w:rsidR="00F30367" w14:paraId="00DD1682" w14:textId="77777777" w:rsidTr="00F30367">
        <w:trPr>
          <w:trHeight w:val="50"/>
          <w:jc w:val="center"/>
        </w:trPr>
        <w:tc>
          <w:tcPr>
            <w:tcW w:w="20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92595D" w14:textId="77777777" w:rsidR="00F30367" w:rsidRDefault="00B113DE" w:rsidP="00F30367">
            <w:pPr>
              <w:spacing w:line="254" w:lineRule="auto"/>
              <w:rPr>
                <w:rFonts w:cs="Arial"/>
                <w:color w:val="000000"/>
                <w:lang w:eastAsia="zh-CN"/>
              </w:rPr>
            </w:pPr>
            <w:r>
              <w:rPr>
                <w:rFonts w:cs="Arial"/>
                <w:color w:val="000000"/>
                <w:lang w:eastAsia="zh-CN"/>
              </w:rPr>
              <w:t>Liftgate</w:t>
            </w:r>
          </w:p>
        </w:tc>
        <w:tc>
          <w:tcPr>
            <w:tcW w:w="2540" w:type="dxa"/>
            <w:tcBorders>
              <w:top w:val="single" w:sz="4" w:space="0" w:color="auto"/>
              <w:left w:val="nil"/>
              <w:bottom w:val="single" w:sz="4" w:space="0" w:color="auto"/>
              <w:right w:val="single" w:sz="4" w:space="0" w:color="auto"/>
            </w:tcBorders>
            <w:shd w:val="clear" w:color="auto" w:fill="FFFFFF" w:themeFill="background1"/>
            <w:vAlign w:val="bottom"/>
          </w:tcPr>
          <w:p w14:paraId="5C7B4A45" w14:textId="77777777" w:rsidR="00F30367" w:rsidRDefault="00B113DE" w:rsidP="00F30367">
            <w:pPr>
              <w:spacing w:line="254" w:lineRule="auto"/>
              <w:rPr>
                <w:rFonts w:cs="Arial"/>
                <w:color w:val="000000"/>
                <w:lang w:eastAsia="zh-CN"/>
              </w:rPr>
            </w:pPr>
            <w:r>
              <w:rPr>
                <w:rFonts w:cs="Arial"/>
                <w:color w:val="000000"/>
                <w:lang w:eastAsia="zh-CN"/>
              </w:rPr>
              <w:t>LiftgateStatus</w:t>
            </w:r>
          </w:p>
        </w:tc>
      </w:tr>
    </w:tbl>
    <w:p w14:paraId="3CB519BF" w14:textId="77777777" w:rsidR="00F30367" w:rsidRDefault="00F30367" w:rsidP="00F30367"/>
    <w:p w14:paraId="0AA987C9" w14:textId="77777777" w:rsidR="009B4C29" w:rsidRPr="009B4C29" w:rsidRDefault="009B4C29" w:rsidP="009B4C29">
      <w:pPr>
        <w:pStyle w:val="Heading5"/>
        <w:rPr>
          <w:b w:val="0"/>
          <w:u w:val="single"/>
        </w:rPr>
      </w:pPr>
      <w:r w:rsidRPr="009B4C29">
        <w:rPr>
          <w:b w:val="0"/>
          <w:u w:val="single"/>
        </w:rPr>
        <w:t>SVS-REQ-318025/C-SVSServer triggering unauthorized access alert</w:t>
      </w:r>
    </w:p>
    <w:p w14:paraId="24CAEF55" w14:textId="77777777" w:rsidR="00F30367" w:rsidRDefault="00B113DE" w:rsidP="00F30367">
      <w:r>
        <w:t>SVSServer shall follow the below two methods to identify and trigger an unauthorized access alert to SVSOffBoardClient.</w:t>
      </w:r>
    </w:p>
    <w:p w14:paraId="184C4408" w14:textId="77777777" w:rsidR="00F30367" w:rsidRPr="008643EC" w:rsidRDefault="00F30367" w:rsidP="00F30367"/>
    <w:p w14:paraId="40DAAA91" w14:textId="77777777" w:rsidR="00F30367" w:rsidRPr="008643EC" w:rsidRDefault="00B113DE" w:rsidP="00F30367">
      <w:r w:rsidRPr="008643EC">
        <w:t xml:space="preserve">If capability check shows the vehicle is equipped with perimeter </w:t>
      </w:r>
      <w:r>
        <w:t xml:space="preserve">alarm feature then use Method 1, </w:t>
      </w:r>
      <w:r w:rsidRPr="008643EC">
        <w:t xml:space="preserve">otherwise use </w:t>
      </w:r>
      <w:r>
        <w:t>M</w:t>
      </w:r>
      <w:r w:rsidRPr="008643EC">
        <w:t>ethod 2 to identify and trigger unauthorized access alert.</w:t>
      </w:r>
    </w:p>
    <w:p w14:paraId="1FCE5757" w14:textId="77777777" w:rsidR="00F30367" w:rsidRPr="008643EC" w:rsidRDefault="00F30367" w:rsidP="00F30367"/>
    <w:p w14:paraId="49F97634" w14:textId="77777777" w:rsidR="00F30367" w:rsidRDefault="00B113DE" w:rsidP="00F30367">
      <w:pPr>
        <w:rPr>
          <w:u w:val="single"/>
        </w:rPr>
      </w:pPr>
      <w:r w:rsidRPr="008643EC">
        <w:rPr>
          <w:u w:val="single"/>
        </w:rPr>
        <w:t>Method 1:</w:t>
      </w:r>
    </w:p>
    <w:p w14:paraId="02387B51" w14:textId="77777777" w:rsidR="00F30367" w:rsidRPr="008643EC" w:rsidRDefault="00B113DE" w:rsidP="00F30367">
      <w:r w:rsidRPr="008643EC">
        <w:t xml:space="preserve">An Unauthorized </w:t>
      </w:r>
      <w:r>
        <w:t xml:space="preserve">Access </w:t>
      </w:r>
      <w:r w:rsidRPr="008643EC">
        <w:t xml:space="preserve">Alert shall be triggered by the </w:t>
      </w:r>
      <w:r>
        <w:t xml:space="preserve">SVSServer </w:t>
      </w:r>
      <w:r w:rsidRPr="008643EC">
        <w:t>when:</w:t>
      </w:r>
    </w:p>
    <w:p w14:paraId="4BDF7E69" w14:textId="77777777" w:rsidR="00F30367" w:rsidRPr="008643EC" w:rsidRDefault="00B113DE" w:rsidP="00B113DE">
      <w:pPr>
        <w:numPr>
          <w:ilvl w:val="0"/>
          <w:numId w:val="30"/>
        </w:numPr>
      </w:pPr>
      <w:r w:rsidRPr="008643EC">
        <w:t>Ignition_Status = Off, and</w:t>
      </w:r>
    </w:p>
    <w:p w14:paraId="58014D86" w14:textId="77777777" w:rsidR="00F30367" w:rsidRDefault="00B113DE" w:rsidP="00B113DE">
      <w:pPr>
        <w:numPr>
          <w:ilvl w:val="0"/>
          <w:numId w:val="30"/>
        </w:numPr>
      </w:pPr>
      <w:r>
        <w:t>PerimeterAlarm_St</w:t>
      </w:r>
      <w:r w:rsidRPr="008643EC">
        <w:t xml:space="preserve"> </w:t>
      </w:r>
      <w:r>
        <w:t>= Activated, and</w:t>
      </w:r>
    </w:p>
    <w:p w14:paraId="4507F42E" w14:textId="77777777" w:rsidR="00F30367" w:rsidRDefault="00B113DE" w:rsidP="00B113DE">
      <w:pPr>
        <w:numPr>
          <w:ilvl w:val="0"/>
          <w:numId w:val="30"/>
        </w:numPr>
      </w:pPr>
      <w:r>
        <w:t>PerimeterAlarmEvent_St</w:t>
      </w:r>
      <w:r w:rsidRPr="008643EC">
        <w:t xml:space="preserve"> </w:t>
      </w:r>
      <w:r>
        <w:t xml:space="preserve">equals </w:t>
      </w:r>
      <w:r w:rsidRPr="008643EC">
        <w:t xml:space="preserve">one of the following </w:t>
      </w:r>
      <w:r>
        <w:t>values:</w:t>
      </w:r>
    </w:p>
    <w:p w14:paraId="5D2F7521" w14:textId="77777777" w:rsidR="00F30367" w:rsidRPr="008643EC" w:rsidRDefault="00B113DE" w:rsidP="00B113DE">
      <w:pPr>
        <w:numPr>
          <w:ilvl w:val="1"/>
          <w:numId w:val="30"/>
        </w:numPr>
      </w:pPr>
      <w:r w:rsidRPr="008643EC">
        <w:t>DF_DOOR</w:t>
      </w:r>
    </w:p>
    <w:p w14:paraId="00AD6CD3" w14:textId="77777777" w:rsidR="00F30367" w:rsidRPr="008643EC" w:rsidRDefault="00B113DE" w:rsidP="00B113DE">
      <w:pPr>
        <w:numPr>
          <w:ilvl w:val="1"/>
          <w:numId w:val="30"/>
        </w:numPr>
      </w:pPr>
      <w:r w:rsidRPr="008643EC">
        <w:t>DR_DOOR</w:t>
      </w:r>
    </w:p>
    <w:p w14:paraId="18349B78" w14:textId="77777777" w:rsidR="00F30367" w:rsidRPr="008643EC" w:rsidRDefault="00B113DE" w:rsidP="00B113DE">
      <w:pPr>
        <w:numPr>
          <w:ilvl w:val="1"/>
          <w:numId w:val="30"/>
        </w:numPr>
      </w:pPr>
      <w:r w:rsidRPr="008643EC">
        <w:t>PF_DOOR</w:t>
      </w:r>
    </w:p>
    <w:p w14:paraId="353D02A4" w14:textId="77777777" w:rsidR="00F30367" w:rsidRPr="008643EC" w:rsidRDefault="00B113DE" w:rsidP="00B113DE">
      <w:pPr>
        <w:numPr>
          <w:ilvl w:val="1"/>
          <w:numId w:val="30"/>
        </w:numPr>
      </w:pPr>
      <w:r w:rsidRPr="008643EC">
        <w:t>PR_DOOR</w:t>
      </w:r>
    </w:p>
    <w:p w14:paraId="009B2DD4" w14:textId="77777777" w:rsidR="00F30367" w:rsidRPr="008643EC" w:rsidRDefault="00B113DE" w:rsidP="00B113DE">
      <w:pPr>
        <w:numPr>
          <w:ilvl w:val="1"/>
          <w:numId w:val="30"/>
        </w:numPr>
      </w:pPr>
      <w:r w:rsidRPr="008643EC">
        <w:t>HOOD</w:t>
      </w:r>
    </w:p>
    <w:p w14:paraId="5C39CA7C" w14:textId="77777777" w:rsidR="00F30367" w:rsidRPr="008643EC" w:rsidRDefault="00B113DE" w:rsidP="00B113DE">
      <w:pPr>
        <w:numPr>
          <w:ilvl w:val="1"/>
          <w:numId w:val="30"/>
        </w:numPr>
      </w:pPr>
      <w:r w:rsidRPr="008643EC">
        <w:t>DECKLID</w:t>
      </w:r>
    </w:p>
    <w:p w14:paraId="3019DC8A" w14:textId="77777777" w:rsidR="00F30367" w:rsidRPr="008643EC" w:rsidRDefault="00B113DE" w:rsidP="00B113DE">
      <w:pPr>
        <w:numPr>
          <w:ilvl w:val="1"/>
          <w:numId w:val="30"/>
        </w:numPr>
      </w:pPr>
      <w:r w:rsidRPr="008643EC">
        <w:t>LG_DOOR</w:t>
      </w:r>
    </w:p>
    <w:p w14:paraId="6B2E6D87" w14:textId="77777777" w:rsidR="00F30367" w:rsidRPr="008643EC" w:rsidRDefault="00B113DE" w:rsidP="00B113DE">
      <w:pPr>
        <w:numPr>
          <w:ilvl w:val="1"/>
          <w:numId w:val="30"/>
        </w:numPr>
      </w:pPr>
      <w:r w:rsidRPr="008643EC">
        <w:t>IGN_TAMPER</w:t>
      </w:r>
    </w:p>
    <w:p w14:paraId="6F2CB440" w14:textId="77777777" w:rsidR="00F30367" w:rsidRPr="008643EC" w:rsidRDefault="00B113DE" w:rsidP="00B113DE">
      <w:pPr>
        <w:numPr>
          <w:ilvl w:val="1"/>
          <w:numId w:val="30"/>
        </w:numPr>
      </w:pPr>
      <w:r w:rsidRPr="008643EC">
        <w:t xml:space="preserve">INCLINATION </w:t>
      </w:r>
    </w:p>
    <w:p w14:paraId="210BDDC8" w14:textId="77777777" w:rsidR="00F30367" w:rsidRPr="008643EC" w:rsidRDefault="00B113DE" w:rsidP="00B113DE">
      <w:pPr>
        <w:numPr>
          <w:ilvl w:val="1"/>
          <w:numId w:val="30"/>
        </w:numPr>
      </w:pPr>
      <w:r w:rsidRPr="008643EC">
        <w:t>INTRUSION</w:t>
      </w:r>
    </w:p>
    <w:p w14:paraId="5F481619" w14:textId="77777777" w:rsidR="00F30367" w:rsidRPr="008643EC" w:rsidRDefault="00B113DE" w:rsidP="00B113DE">
      <w:pPr>
        <w:numPr>
          <w:ilvl w:val="1"/>
          <w:numId w:val="30"/>
        </w:numPr>
      </w:pPr>
      <w:r w:rsidRPr="008643EC">
        <w:t>TRAILER</w:t>
      </w:r>
    </w:p>
    <w:p w14:paraId="6B84B21E" w14:textId="77777777" w:rsidR="00F30367" w:rsidRPr="008643EC" w:rsidRDefault="00B113DE" w:rsidP="00B113DE">
      <w:pPr>
        <w:numPr>
          <w:ilvl w:val="1"/>
          <w:numId w:val="30"/>
        </w:numPr>
      </w:pPr>
      <w:r w:rsidRPr="008643EC">
        <w:t>DIAG_TAMPER</w:t>
      </w:r>
    </w:p>
    <w:p w14:paraId="5CB21E76" w14:textId="77777777" w:rsidR="00F30367" w:rsidRPr="008643EC" w:rsidRDefault="00F30367" w:rsidP="00F30367"/>
    <w:p w14:paraId="38476E8F" w14:textId="77777777" w:rsidR="00F30367" w:rsidRPr="008643EC" w:rsidRDefault="00B113DE" w:rsidP="00F30367">
      <w:pPr>
        <w:rPr>
          <w:u w:val="single"/>
        </w:rPr>
      </w:pPr>
      <w:r w:rsidRPr="008643EC">
        <w:rPr>
          <w:u w:val="single"/>
        </w:rPr>
        <w:t>Method 2:</w:t>
      </w:r>
    </w:p>
    <w:p w14:paraId="276927B0" w14:textId="77777777" w:rsidR="00F30367" w:rsidRDefault="00B113DE" w:rsidP="00F30367">
      <w:r w:rsidRPr="008643EC">
        <w:t xml:space="preserve">An Unauthorized </w:t>
      </w:r>
      <w:r>
        <w:t xml:space="preserve">Access </w:t>
      </w:r>
      <w:r w:rsidRPr="008643EC">
        <w:t xml:space="preserve">Alert shall be triggered by the </w:t>
      </w:r>
      <w:r>
        <w:t xml:space="preserve">SVSServer </w:t>
      </w:r>
      <w:r w:rsidRPr="008643EC">
        <w:t>when:</w:t>
      </w:r>
    </w:p>
    <w:p w14:paraId="08244636" w14:textId="77777777" w:rsidR="00F30367" w:rsidRDefault="00B113DE" w:rsidP="00B113DE">
      <w:pPr>
        <w:numPr>
          <w:ilvl w:val="0"/>
          <w:numId w:val="30"/>
        </w:numPr>
      </w:pPr>
      <w:r>
        <w:t>Any status signal from</w:t>
      </w:r>
      <w:r w:rsidRPr="00D05A1F">
        <w:t xml:space="preserve"> </w:t>
      </w:r>
      <w:r w:rsidRPr="008643EC">
        <w:t>REQ-318024</w:t>
      </w:r>
      <w:r>
        <w:t xml:space="preserve"> is set to Ajar, and</w:t>
      </w:r>
    </w:p>
    <w:p w14:paraId="72A62CBA" w14:textId="77777777" w:rsidR="00F30367" w:rsidRPr="008643EC" w:rsidRDefault="00B113DE" w:rsidP="00B113DE">
      <w:pPr>
        <w:numPr>
          <w:ilvl w:val="0"/>
          <w:numId w:val="30"/>
        </w:numPr>
      </w:pPr>
      <w:r w:rsidRPr="008643EC">
        <w:t>Ignition_Status = Off, and</w:t>
      </w:r>
    </w:p>
    <w:p w14:paraId="6C0ED4BA" w14:textId="77777777" w:rsidR="00F30367" w:rsidRPr="008643EC" w:rsidRDefault="00B113DE" w:rsidP="00B113DE">
      <w:pPr>
        <w:numPr>
          <w:ilvl w:val="0"/>
          <w:numId w:val="30"/>
        </w:numPr>
      </w:pPr>
      <w:r>
        <w:t xml:space="preserve">Last saved </w:t>
      </w:r>
      <w:r w:rsidRPr="008643EC">
        <w:t>Vehicle_Lock_Status = LOCK_ALL or LOCK_DBL</w:t>
      </w:r>
      <w:r>
        <w:t>, with</w:t>
      </w:r>
    </w:p>
    <w:p w14:paraId="1003D8D6" w14:textId="77777777" w:rsidR="00F30367" w:rsidRDefault="00B113DE" w:rsidP="00B113DE">
      <w:pPr>
        <w:numPr>
          <w:ilvl w:val="0"/>
          <w:numId w:val="30"/>
        </w:numPr>
      </w:pPr>
      <w:r w:rsidRPr="006A2766">
        <w:t xml:space="preserve">Veh_Lock_Requestor </w:t>
      </w:r>
      <w:r>
        <w:t>equals one of the following values:</w:t>
      </w:r>
    </w:p>
    <w:p w14:paraId="7EA2478E" w14:textId="77777777" w:rsidR="00F30367" w:rsidRDefault="00B113DE" w:rsidP="00B113DE">
      <w:pPr>
        <w:numPr>
          <w:ilvl w:val="1"/>
          <w:numId w:val="30"/>
        </w:numPr>
      </w:pPr>
      <w:r>
        <w:t>Interior</w:t>
      </w:r>
    </w:p>
    <w:p w14:paraId="32A00D2B" w14:textId="77777777" w:rsidR="00F30367" w:rsidRDefault="00B113DE" w:rsidP="00B113DE">
      <w:pPr>
        <w:numPr>
          <w:ilvl w:val="1"/>
          <w:numId w:val="30"/>
        </w:numPr>
      </w:pPr>
      <w:r>
        <w:t>Key_Cylinder</w:t>
      </w:r>
    </w:p>
    <w:p w14:paraId="41260AC1" w14:textId="77777777" w:rsidR="00F30367" w:rsidRDefault="00B113DE" w:rsidP="00B113DE">
      <w:pPr>
        <w:numPr>
          <w:ilvl w:val="1"/>
          <w:numId w:val="30"/>
        </w:numPr>
      </w:pPr>
      <w:r>
        <w:t>Keypad</w:t>
      </w:r>
    </w:p>
    <w:p w14:paraId="6B7769AC" w14:textId="77777777" w:rsidR="00F30367" w:rsidRDefault="00B113DE" w:rsidP="00B113DE">
      <w:pPr>
        <w:numPr>
          <w:ilvl w:val="1"/>
          <w:numId w:val="30"/>
        </w:numPr>
      </w:pPr>
      <w:r>
        <w:t>Remote</w:t>
      </w:r>
    </w:p>
    <w:p w14:paraId="5F1DEA56" w14:textId="77777777" w:rsidR="00F30367" w:rsidRDefault="00B113DE" w:rsidP="00B113DE">
      <w:pPr>
        <w:numPr>
          <w:ilvl w:val="1"/>
          <w:numId w:val="30"/>
        </w:numPr>
      </w:pPr>
      <w:r>
        <w:t>Passive</w:t>
      </w:r>
    </w:p>
    <w:p w14:paraId="19B3D304" w14:textId="77777777" w:rsidR="00F30367" w:rsidRDefault="00B113DE" w:rsidP="00B113DE">
      <w:pPr>
        <w:numPr>
          <w:ilvl w:val="1"/>
          <w:numId w:val="30"/>
        </w:numPr>
      </w:pPr>
      <w:r>
        <w:t>Sliding_Door</w:t>
      </w:r>
    </w:p>
    <w:p w14:paraId="22B2F7E7" w14:textId="77777777" w:rsidR="00F30367" w:rsidRDefault="00B113DE" w:rsidP="00B113DE">
      <w:pPr>
        <w:numPr>
          <w:ilvl w:val="1"/>
          <w:numId w:val="30"/>
        </w:numPr>
      </w:pPr>
      <w:r>
        <w:t>RemoteStart</w:t>
      </w:r>
    </w:p>
    <w:p w14:paraId="46DD1C47" w14:textId="77777777" w:rsidR="00F30367" w:rsidRDefault="00B113DE" w:rsidP="00B113DE">
      <w:pPr>
        <w:numPr>
          <w:ilvl w:val="1"/>
          <w:numId w:val="30"/>
        </w:numPr>
      </w:pPr>
      <w:r>
        <w:t>Autorelock</w:t>
      </w:r>
    </w:p>
    <w:p w14:paraId="2B92B4F3" w14:textId="77777777" w:rsidR="00F30367" w:rsidRDefault="00B113DE" w:rsidP="00B113DE">
      <w:pPr>
        <w:numPr>
          <w:ilvl w:val="1"/>
          <w:numId w:val="30"/>
        </w:numPr>
      </w:pPr>
      <w:r>
        <w:t>Passport</w:t>
      </w:r>
    </w:p>
    <w:p w14:paraId="363489FF" w14:textId="77777777" w:rsidR="00F30367" w:rsidRDefault="00B113DE" w:rsidP="00B113DE">
      <w:pPr>
        <w:numPr>
          <w:ilvl w:val="1"/>
          <w:numId w:val="30"/>
        </w:numPr>
      </w:pPr>
      <w:r>
        <w:t>Passive_Driver</w:t>
      </w:r>
    </w:p>
    <w:p w14:paraId="189ECC90" w14:textId="77777777" w:rsidR="00F30367" w:rsidRDefault="00B113DE" w:rsidP="00B113DE">
      <w:pPr>
        <w:numPr>
          <w:ilvl w:val="1"/>
          <w:numId w:val="30"/>
        </w:numPr>
      </w:pPr>
      <w:r>
        <w:t>Passive_Pasenger</w:t>
      </w:r>
    </w:p>
    <w:p w14:paraId="1F1A6A62" w14:textId="77777777" w:rsidR="00F30367" w:rsidRDefault="00B113DE" w:rsidP="00B113DE">
      <w:pPr>
        <w:numPr>
          <w:ilvl w:val="1"/>
          <w:numId w:val="30"/>
        </w:numPr>
      </w:pPr>
      <w:r>
        <w:t>Double_Lock</w:t>
      </w:r>
    </w:p>
    <w:p w14:paraId="537002AC" w14:textId="77777777" w:rsidR="00F30367" w:rsidRDefault="00B113DE" w:rsidP="00B113DE">
      <w:pPr>
        <w:numPr>
          <w:ilvl w:val="1"/>
          <w:numId w:val="30"/>
        </w:numPr>
      </w:pPr>
      <w:r>
        <w:t>Diagnostics</w:t>
      </w:r>
    </w:p>
    <w:p w14:paraId="0B236EDB" w14:textId="77777777" w:rsidR="00F30367" w:rsidRDefault="00B113DE" w:rsidP="00B113DE">
      <w:pPr>
        <w:numPr>
          <w:ilvl w:val="1"/>
          <w:numId w:val="30"/>
        </w:numPr>
      </w:pPr>
      <w:r>
        <w:t>Transit_Ajar_Lock</w:t>
      </w:r>
    </w:p>
    <w:p w14:paraId="69609063" w14:textId="77777777" w:rsidR="00F30367" w:rsidRDefault="00B113DE" w:rsidP="00B113DE">
      <w:pPr>
        <w:numPr>
          <w:ilvl w:val="1"/>
          <w:numId w:val="30"/>
        </w:numPr>
      </w:pPr>
      <w:r>
        <w:t>Transit_Cargo_Relock</w:t>
      </w:r>
    </w:p>
    <w:p w14:paraId="38901516" w14:textId="77777777" w:rsidR="00F30367" w:rsidRDefault="00B113DE" w:rsidP="00B113DE">
      <w:pPr>
        <w:numPr>
          <w:ilvl w:val="1"/>
          <w:numId w:val="30"/>
        </w:numPr>
      </w:pPr>
      <w:r>
        <w:t>Transit_Vehicle_Relock</w:t>
      </w:r>
    </w:p>
    <w:p w14:paraId="0A85AEC8" w14:textId="77777777" w:rsidR="00F30367" w:rsidRDefault="00B113DE" w:rsidP="00B113DE">
      <w:pPr>
        <w:numPr>
          <w:ilvl w:val="1"/>
          <w:numId w:val="30"/>
        </w:numPr>
      </w:pPr>
      <w:r>
        <w:t>Rgtm_Shutlock_Switch</w:t>
      </w:r>
    </w:p>
    <w:p w14:paraId="458EF490" w14:textId="77777777" w:rsidR="00F30367" w:rsidRDefault="00F30367" w:rsidP="00F30367">
      <w:pPr>
        <w:ind w:left="1440"/>
      </w:pPr>
    </w:p>
    <w:p w14:paraId="18492436" w14:textId="77777777" w:rsidR="00F30367" w:rsidRPr="008643EC" w:rsidRDefault="00B113DE" w:rsidP="00F30367">
      <w:r w:rsidRPr="00932A01">
        <w:rPr>
          <w:b/>
        </w:rPr>
        <w:t>NOTE:</w:t>
      </w:r>
      <w:r w:rsidRPr="008643EC">
        <w:t xml:space="preserve"> </w:t>
      </w:r>
      <w:r>
        <w:t>The “I</w:t>
      </w:r>
      <w:r w:rsidRPr="008643EC">
        <w:t>nterior</w:t>
      </w:r>
      <w:r>
        <w:t>”</w:t>
      </w:r>
      <w:r w:rsidRPr="008643EC">
        <w:t xml:space="preserve"> requestor type </w:t>
      </w:r>
      <w:r>
        <w:t xml:space="preserve">above currently </w:t>
      </w:r>
      <w:r w:rsidRPr="008643EC">
        <w:t xml:space="preserve">cannot distinguish </w:t>
      </w:r>
      <w:r>
        <w:t xml:space="preserve">between a </w:t>
      </w:r>
      <w:r w:rsidRPr="008643EC">
        <w:t xml:space="preserve">Slam Lock and </w:t>
      </w:r>
      <w:r>
        <w:t xml:space="preserve">an </w:t>
      </w:r>
      <w:r w:rsidRPr="008643EC">
        <w:t>Interior Lock while triggering unauthorized access alert.</w:t>
      </w:r>
    </w:p>
    <w:p w14:paraId="48FEF4AC" w14:textId="77777777" w:rsidR="009B4C29" w:rsidRPr="009B4C29" w:rsidRDefault="009B4C29" w:rsidP="009B4C29">
      <w:pPr>
        <w:pStyle w:val="Heading5"/>
        <w:rPr>
          <w:b w:val="0"/>
          <w:u w:val="single"/>
        </w:rPr>
      </w:pPr>
      <w:r w:rsidRPr="009B4C29">
        <w:rPr>
          <w:b w:val="0"/>
          <w:u w:val="single"/>
        </w:rPr>
        <w:t>SVS-REQ-318027/C-SVSServer unauthorized access alert</w:t>
      </w:r>
    </w:p>
    <w:p w14:paraId="77FD4824" w14:textId="77777777" w:rsidR="00F30367" w:rsidRDefault="00B113DE" w:rsidP="00F30367">
      <w:r>
        <w:t>SVSServer shall have the capability of sending a GRPC message to SVSOffBoardClient to notify that an unauthorized access alert has been triggered immediately (during ignition “OFF”).</w:t>
      </w:r>
    </w:p>
    <w:p w14:paraId="4AC58F3A" w14:textId="77777777" w:rsidR="009B4C29" w:rsidRPr="009B4C29" w:rsidRDefault="009B4C29" w:rsidP="009B4C29">
      <w:pPr>
        <w:pStyle w:val="Heading5"/>
        <w:rPr>
          <w:b w:val="0"/>
          <w:u w:val="single"/>
        </w:rPr>
      </w:pPr>
      <w:r w:rsidRPr="009B4C29">
        <w:rPr>
          <w:b w:val="0"/>
          <w:u w:val="single"/>
        </w:rPr>
        <w:t>SVS-REQ-326764/C-SVSServer storing last known door lock status</w:t>
      </w:r>
    </w:p>
    <w:p w14:paraId="1814918B" w14:textId="77777777" w:rsidR="00F30367" w:rsidRPr="003B57FE" w:rsidRDefault="00B113DE" w:rsidP="00F30367">
      <w:r w:rsidRPr="0033149F">
        <w:t xml:space="preserve">At Ignition “OFF” </w:t>
      </w:r>
      <w:r>
        <w:t xml:space="preserve">the SVSServer </w:t>
      </w:r>
      <w:r w:rsidRPr="0033149F">
        <w:t xml:space="preserve">shall store latest </w:t>
      </w:r>
      <w:r>
        <w:t>vehicle lock status</w:t>
      </w:r>
      <w:r w:rsidRPr="0033149F">
        <w:t xml:space="preserve">. Any other subsequent </w:t>
      </w:r>
      <w:r>
        <w:t>vehicle lock status</w:t>
      </w:r>
      <w:r w:rsidRPr="0033149F">
        <w:t xml:space="preserve"> changes shall be stored</w:t>
      </w:r>
      <w:r>
        <w:t xml:space="preserve">. </w:t>
      </w:r>
      <w:r w:rsidRPr="003B57FE">
        <w:t>This is applied to method 2 as per REQ-318025.</w:t>
      </w:r>
    </w:p>
    <w:p w14:paraId="6820436E" w14:textId="77777777" w:rsidR="00F30367" w:rsidRDefault="00B113DE" w:rsidP="009B4C29">
      <w:pPr>
        <w:pStyle w:val="Heading4"/>
      </w:pPr>
      <w:r>
        <w:t>Inconsistent Location Alert</w:t>
      </w:r>
    </w:p>
    <w:p w14:paraId="38C7CD2B" w14:textId="77777777" w:rsidR="009B4C29" w:rsidRPr="009B4C29" w:rsidRDefault="009B4C29" w:rsidP="009B4C29">
      <w:pPr>
        <w:pStyle w:val="Heading5"/>
        <w:rPr>
          <w:b w:val="0"/>
          <w:u w:val="single"/>
        </w:rPr>
      </w:pPr>
      <w:r w:rsidRPr="009B4C29">
        <w:rPr>
          <w:b w:val="0"/>
          <w:u w:val="single"/>
        </w:rPr>
        <w:t>SVS-REQ-318032/D-SVSServer last known location comparison to first fix location upon ignition “ON”</w:t>
      </w:r>
    </w:p>
    <w:p w14:paraId="6416CE46" w14:textId="77777777" w:rsidR="00F30367" w:rsidRDefault="00B113DE" w:rsidP="00F30367">
      <w:r>
        <w:t>SVSServer shall have the capability and accessing the last known location of the vehicle when vehicle ignition changes from “OFF” to “ON” state and comparing the currently received first fix location after ignition “ON” and comparing the delta to a threshold value in SVS_LOC_DELTA DID.</w:t>
      </w:r>
      <w:r w:rsidRPr="00D11357">
        <w:t xml:space="preserve"> Inconsistent location alert is generated </w:t>
      </w:r>
      <w:r>
        <w:t xml:space="preserve">even </w:t>
      </w:r>
      <w:r w:rsidRPr="00D11357">
        <w:t xml:space="preserve">if location in CCS is </w:t>
      </w:r>
      <w:r>
        <w:t>dis</w:t>
      </w:r>
      <w:r w:rsidRPr="00D11357">
        <w:t>abled.</w:t>
      </w:r>
    </w:p>
    <w:p w14:paraId="59F44399" w14:textId="77777777" w:rsidR="009B4C29" w:rsidRPr="009B4C29" w:rsidRDefault="009B4C29" w:rsidP="009B4C29">
      <w:pPr>
        <w:pStyle w:val="Heading5"/>
        <w:rPr>
          <w:b w:val="0"/>
          <w:u w:val="single"/>
        </w:rPr>
      </w:pPr>
      <w:r w:rsidRPr="009B4C29">
        <w:rPr>
          <w:b w:val="0"/>
          <w:u w:val="single"/>
        </w:rPr>
        <w:t>SVS-REQ-320193/C-SVSServer SVS_LOC_DELTA</w:t>
      </w:r>
    </w:p>
    <w:p w14:paraId="0AD21B34" w14:textId="77777777" w:rsidR="00F30367" w:rsidRDefault="00B113DE" w:rsidP="00F30367">
      <w:r>
        <w:t>A DID shall be added to capture the allowed delta between the last known location and the first fix location upon ignition “ON”.</w:t>
      </w:r>
    </w:p>
    <w:p w14:paraId="396A4C78" w14:textId="77777777" w:rsidR="00F30367" w:rsidRDefault="00F30367" w:rsidP="00F30367">
      <w:pPr>
        <w:rPr>
          <w:b/>
        </w:rPr>
      </w:pPr>
    </w:p>
    <w:tbl>
      <w:tblPr>
        <w:tblStyle w:val="TableGrid"/>
        <w:tblW w:w="0" w:type="auto"/>
        <w:jc w:val="center"/>
        <w:tblLook w:val="04A0" w:firstRow="1" w:lastRow="0" w:firstColumn="1" w:lastColumn="0" w:noHBand="0" w:noVBand="1"/>
      </w:tblPr>
      <w:tblGrid>
        <w:gridCol w:w="2351"/>
        <w:gridCol w:w="2414"/>
        <w:gridCol w:w="894"/>
        <w:gridCol w:w="917"/>
        <w:gridCol w:w="1361"/>
        <w:gridCol w:w="907"/>
      </w:tblGrid>
      <w:tr w:rsidR="00F30367" w14:paraId="15CC6D0B" w14:textId="77777777" w:rsidTr="00F30367">
        <w:trPr>
          <w:jc w:val="center"/>
        </w:trPr>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04625F" w14:textId="77777777" w:rsidR="00F30367" w:rsidRDefault="00B113DE">
            <w:pPr>
              <w:rPr>
                <w:b/>
              </w:rPr>
            </w:pPr>
            <w:r>
              <w:rPr>
                <w:b/>
                <w:lang w:val="en-GB"/>
              </w:rPr>
              <w:t>Parameter</w:t>
            </w:r>
          </w:p>
        </w:tc>
        <w:tc>
          <w:tcPr>
            <w:tcW w:w="24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3EBAFE" w14:textId="77777777" w:rsidR="00F30367" w:rsidRDefault="00B113DE">
            <w:pPr>
              <w:rPr>
                <w:b/>
              </w:rPr>
            </w:pPr>
            <w:r>
              <w:rPr>
                <w:b/>
                <w:lang w:val="en-GB"/>
              </w:rPr>
              <w:t>Description</w:t>
            </w:r>
          </w:p>
        </w:tc>
        <w:tc>
          <w:tcPr>
            <w:tcW w:w="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986C02" w14:textId="77777777" w:rsidR="00F30367" w:rsidRDefault="00B113DE" w:rsidP="00F30367">
            <w:pPr>
              <w:rPr>
                <w:b/>
              </w:rPr>
            </w:pPr>
            <w:r>
              <w:rPr>
                <w:b/>
                <w:lang w:val="sv-SE"/>
              </w:rPr>
              <w:t>Tuned Default Value</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743204" w14:textId="77777777" w:rsidR="00F30367" w:rsidRDefault="00B113DE">
            <w:pPr>
              <w:rPr>
                <w:b/>
              </w:rPr>
            </w:pPr>
            <w:r>
              <w:rPr>
                <w:b/>
                <w:lang w:val="en-GB"/>
              </w:rPr>
              <w:t>Metric</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AF7A27" w14:textId="77777777" w:rsidR="00F30367" w:rsidRDefault="00B113DE">
            <w:pPr>
              <w:rPr>
                <w:b/>
              </w:rPr>
            </w:pPr>
            <w:r>
              <w:rPr>
                <w:b/>
                <w:lang w:val="en-GB"/>
              </w:rPr>
              <w:t>Resolution</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EDF492" w14:textId="77777777" w:rsidR="00F30367" w:rsidRDefault="00B113DE">
            <w:pPr>
              <w:rPr>
                <w:b/>
              </w:rPr>
            </w:pPr>
            <w:r>
              <w:rPr>
                <w:b/>
                <w:lang w:val="en-GB"/>
              </w:rPr>
              <w:t>Tuning Range</w:t>
            </w:r>
          </w:p>
        </w:tc>
      </w:tr>
      <w:tr w:rsidR="00F30367" w14:paraId="1C5A5F89" w14:textId="77777777" w:rsidTr="00F30367">
        <w:trPr>
          <w:jc w:val="center"/>
        </w:trPr>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FF6F7" w14:textId="77777777" w:rsidR="00F30367" w:rsidRDefault="00B113DE" w:rsidP="00F30367">
            <w:r>
              <w:t>SVS_LOC_DELTA</w:t>
            </w:r>
          </w:p>
        </w:tc>
        <w:tc>
          <w:tcPr>
            <w:tcW w:w="2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255DE" w14:textId="77777777" w:rsidR="00F30367" w:rsidRDefault="00B113DE">
            <w:r>
              <w:t>DID specifying the delta parameter for the inconsistent location calculation and alert generation</w:t>
            </w:r>
          </w:p>
        </w:tc>
        <w:tc>
          <w:tcPr>
            <w:tcW w:w="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151452" w14:textId="77777777" w:rsidR="00F30367" w:rsidRPr="00031B83" w:rsidRDefault="00B113DE">
            <w:r>
              <w:t>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B94C34" w14:textId="77777777" w:rsidR="00F30367" w:rsidRDefault="00B113DE">
            <w:r>
              <w:rPr>
                <w:lang w:val="en-GB"/>
              </w:rPr>
              <w:t>Float</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AD4C7F" w14:textId="77777777" w:rsidR="00F30367" w:rsidRDefault="00B113DE">
            <w:r>
              <w:t>Miles</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C634D" w14:textId="77777777" w:rsidR="00F30367" w:rsidRDefault="00B113DE">
            <w:pPr>
              <w:rPr>
                <w:lang w:val="en-GB"/>
              </w:rPr>
            </w:pPr>
            <w:r>
              <w:rPr>
                <w:lang w:val="en-GB"/>
              </w:rPr>
              <w:t>0-100</w:t>
            </w:r>
          </w:p>
        </w:tc>
      </w:tr>
    </w:tbl>
    <w:p w14:paraId="520FC716" w14:textId="77777777" w:rsidR="00F30367" w:rsidRDefault="00F30367" w:rsidP="00F30367"/>
    <w:p w14:paraId="4255794C" w14:textId="77777777" w:rsidR="009B4C29" w:rsidRPr="009B4C29" w:rsidRDefault="009B4C29" w:rsidP="009B4C29">
      <w:pPr>
        <w:pStyle w:val="Heading5"/>
        <w:rPr>
          <w:b w:val="0"/>
          <w:u w:val="single"/>
        </w:rPr>
      </w:pPr>
      <w:r w:rsidRPr="009B4C29">
        <w:rPr>
          <w:b w:val="0"/>
          <w:u w:val="single"/>
        </w:rPr>
        <w:t>SVS-REQ-318034/B-SVSServer inconsistent location alert triggered</w:t>
      </w:r>
    </w:p>
    <w:p w14:paraId="641B3E6F" w14:textId="77777777" w:rsidR="00F30367" w:rsidRPr="005C7839" w:rsidRDefault="00B113DE" w:rsidP="00F30367">
      <w:r>
        <w:t xml:space="preserve">SVSServer </w:t>
      </w:r>
      <w:r w:rsidRPr="005C7839">
        <w:t xml:space="preserve">shall trigger an inconsistent location alert when the location delta target has been exceeded. </w:t>
      </w:r>
      <w:r>
        <w:t xml:space="preserve">SVSServer </w:t>
      </w:r>
      <w:r w:rsidRPr="005C7839">
        <w:t xml:space="preserve">shall send a </w:t>
      </w:r>
      <w:r>
        <w:t>GRPC</w:t>
      </w:r>
      <w:r w:rsidRPr="005C7839">
        <w:t xml:space="preserve"> message to the SVSOffBoardClient.</w:t>
      </w:r>
    </w:p>
    <w:p w14:paraId="043722C3" w14:textId="77777777" w:rsidR="009B4C29" w:rsidRPr="009B4C29" w:rsidRDefault="009B4C29" w:rsidP="009B4C29">
      <w:pPr>
        <w:pStyle w:val="Heading5"/>
        <w:rPr>
          <w:b w:val="0"/>
          <w:u w:val="single"/>
        </w:rPr>
      </w:pPr>
      <w:r w:rsidRPr="009B4C29">
        <w:rPr>
          <w:b w:val="0"/>
          <w:u w:val="single"/>
        </w:rPr>
        <w:t>SVS-REQ-318035/C-SVSServer inconsistent location alert NOT triggered</w:t>
      </w:r>
    </w:p>
    <w:p w14:paraId="523D3EAC" w14:textId="77777777" w:rsidR="00F30367" w:rsidRPr="00391C53" w:rsidRDefault="00B113DE" w:rsidP="00F30367">
      <w:r>
        <w:t xml:space="preserve">SVSServer </w:t>
      </w:r>
      <w:r w:rsidRPr="00391C53">
        <w:t>shall NOT trigger an inconsistent location alert when the</w:t>
      </w:r>
      <w:r w:rsidRPr="008808AA">
        <w:t xml:space="preserve"> vehicle location </w:t>
      </w:r>
      <w:r w:rsidRPr="00391C53">
        <w:t>delta target has NOT been exceeded.</w:t>
      </w:r>
    </w:p>
    <w:p w14:paraId="129A304B" w14:textId="77777777" w:rsidR="00F30367" w:rsidRDefault="00B113DE" w:rsidP="009B4C29">
      <w:pPr>
        <w:pStyle w:val="Heading4"/>
      </w:pPr>
      <w:r>
        <w:t>Back-up Battery Engaged Alert</w:t>
      </w:r>
    </w:p>
    <w:p w14:paraId="403B5EA0" w14:textId="77777777" w:rsidR="009B4C29" w:rsidRPr="009B4C29" w:rsidRDefault="009B4C29" w:rsidP="009B4C29">
      <w:pPr>
        <w:pStyle w:val="Heading5"/>
        <w:rPr>
          <w:b w:val="0"/>
          <w:u w:val="single"/>
        </w:rPr>
      </w:pPr>
      <w:r w:rsidRPr="009B4C29">
        <w:rPr>
          <w:b w:val="0"/>
          <w:u w:val="single"/>
        </w:rPr>
        <w:t>SVS-REQ-318038/A-SVSServer BUB engaged alert pre-condition</w:t>
      </w:r>
    </w:p>
    <w:p w14:paraId="40A9EE80" w14:textId="77777777" w:rsidR="00F30367" w:rsidRDefault="00B113DE" w:rsidP="00F30367">
      <w:pPr>
        <w:rPr>
          <w:ins w:id="1085" w:author="Ekanthappa, Rudresh (R.)" w:date="2019-11-13T14:34:00Z"/>
        </w:rPr>
      </w:pPr>
      <w:r>
        <w:t xml:space="preserve">SVSServer shall have the capability of recognizing </w:t>
      </w:r>
      <w:r w:rsidRPr="00B051CE">
        <w:t>when</w:t>
      </w:r>
      <w:r>
        <w:t xml:space="preserve"> the main battery was physically disconnected or damaged but NOT drained.</w:t>
      </w:r>
    </w:p>
    <w:p w14:paraId="522F7E30" w14:textId="77777777" w:rsidR="00EC3FE1" w:rsidRDefault="00EC3FE1" w:rsidP="00F30367">
      <w:pPr>
        <w:rPr>
          <w:ins w:id="1086" w:author="Ekanthappa, Rudresh (R.)" w:date="2019-11-13T14:34:00Z"/>
        </w:rPr>
      </w:pPr>
    </w:p>
    <w:p w14:paraId="0308E18A" w14:textId="77777777" w:rsidR="00EC3FE1" w:rsidDel="00CC0796" w:rsidRDefault="00D756A2" w:rsidP="00F30367">
      <w:pPr>
        <w:rPr>
          <w:del w:id="1087" w:author="Ekanthappa, Rudresh (R.)" w:date="2019-11-22T11:47:00Z"/>
        </w:rPr>
      </w:pPr>
      <w:del w:id="1088" w:author="Ekanthappa, Rudresh (R.)" w:date="2019-11-22T11:47:00Z">
        <w:r w:rsidDel="00CC0796">
          <w:rPr>
            <w:rStyle w:val="CommentReference"/>
          </w:rPr>
          <w:commentReference w:id="1089"/>
        </w:r>
      </w:del>
    </w:p>
    <w:p w14:paraId="06C12668" w14:textId="77777777" w:rsidR="009B4C29" w:rsidRPr="009B4C29" w:rsidRDefault="009B4C29" w:rsidP="009B4C29">
      <w:pPr>
        <w:pStyle w:val="Heading5"/>
        <w:rPr>
          <w:b w:val="0"/>
          <w:u w:val="single"/>
        </w:rPr>
      </w:pPr>
      <w:r w:rsidRPr="009B4C29">
        <w:rPr>
          <w:b w:val="0"/>
          <w:u w:val="single"/>
        </w:rPr>
        <w:t>SVS-REQ-318039/A-SVSServer BUB engaged alert triggered</w:t>
      </w:r>
    </w:p>
    <w:p w14:paraId="3AEB0AE6" w14:textId="77777777" w:rsidR="00F30367" w:rsidRDefault="00B113DE" w:rsidP="00F30367">
      <w:pPr>
        <w:rPr>
          <w:ins w:id="1090" w:author="Ekanthappa, Rudresh (R.)" w:date="2019-11-13T14:34:00Z"/>
        </w:rPr>
      </w:pPr>
      <w:r>
        <w:t xml:space="preserve">As soon as BUB is engaged, SVSServer </w:t>
      </w:r>
      <w:r w:rsidRPr="00B051CE">
        <w:t>shall</w:t>
      </w:r>
      <w:r>
        <w:t xml:space="preserve"> check if vehicle is currently in “SVS Theft Mode” OR E-Call was triggered. If vehicle is NOT in “SVS Theft Mode” OR NOT in E-Call triggered mode an alert shall be triggered.</w:t>
      </w:r>
    </w:p>
    <w:p w14:paraId="660DDCFB" w14:textId="77777777" w:rsidR="00EC3FE1" w:rsidRDefault="00EC3FE1" w:rsidP="00F30367">
      <w:pPr>
        <w:rPr>
          <w:ins w:id="1091" w:author="Ekanthappa, Rudresh (R.)" w:date="2019-11-13T14:34:00Z"/>
        </w:rPr>
      </w:pPr>
    </w:p>
    <w:p w14:paraId="3CE36605" w14:textId="77777777" w:rsidR="00EC3FE1" w:rsidDel="00CC0796" w:rsidRDefault="00D756A2" w:rsidP="00F30367">
      <w:pPr>
        <w:rPr>
          <w:del w:id="1092" w:author="Ekanthappa, Rudresh (R.)" w:date="2019-11-22T11:47:00Z"/>
        </w:rPr>
      </w:pPr>
      <w:del w:id="1093" w:author="Ekanthappa, Rudresh (R.)" w:date="2019-11-22T11:47:00Z">
        <w:r w:rsidDel="00CC0796">
          <w:rPr>
            <w:rStyle w:val="CommentReference"/>
          </w:rPr>
          <w:commentReference w:id="1094"/>
        </w:r>
      </w:del>
    </w:p>
    <w:p w14:paraId="7ACDA9AD" w14:textId="77777777" w:rsidR="009B4C29" w:rsidRPr="009B4C29" w:rsidRDefault="009B4C29" w:rsidP="009B4C29">
      <w:pPr>
        <w:pStyle w:val="Heading5"/>
        <w:rPr>
          <w:b w:val="0"/>
          <w:u w:val="single"/>
        </w:rPr>
      </w:pPr>
      <w:r w:rsidRPr="009B4C29">
        <w:rPr>
          <w:b w:val="0"/>
          <w:u w:val="single"/>
        </w:rPr>
        <w:t>SVS-REQ-318040/A-SVSServer BUB engaged alert shall NOT be triggered use case</w:t>
      </w:r>
    </w:p>
    <w:p w14:paraId="3EF34636" w14:textId="77777777" w:rsidR="00F30367" w:rsidRDefault="00B113DE" w:rsidP="00F30367">
      <w:pPr>
        <w:rPr>
          <w:ins w:id="1095" w:author="Ekanthappa, Rudresh (R.)" w:date="2019-11-13T14:34:00Z"/>
        </w:rPr>
      </w:pPr>
      <w:r>
        <w:t xml:space="preserve">As soon as BUB is engaged, SVSServer </w:t>
      </w:r>
      <w:r w:rsidRPr="00B051CE">
        <w:t>shall</w:t>
      </w:r>
      <w:r>
        <w:t xml:space="preserve"> check if vehicle is currently in “SVS Theft Mode” OR E-Call was triggered. If vehicle is in “SVS Theft Mode” OR E-Call was triggered an alert shall NOT be triggered.</w:t>
      </w:r>
    </w:p>
    <w:p w14:paraId="15D962E8" w14:textId="77777777" w:rsidR="00EC3FE1" w:rsidRDefault="00EC3FE1" w:rsidP="00F30367">
      <w:pPr>
        <w:rPr>
          <w:ins w:id="1096" w:author="Ekanthappa, Rudresh (R.)" w:date="2019-11-13T14:34:00Z"/>
        </w:rPr>
      </w:pPr>
    </w:p>
    <w:p w14:paraId="4FB4173A" w14:textId="77777777" w:rsidR="00EC3FE1" w:rsidDel="00CC0796" w:rsidRDefault="00D756A2" w:rsidP="00F30367">
      <w:pPr>
        <w:rPr>
          <w:del w:id="1097" w:author="Ekanthappa, Rudresh (R.)" w:date="2019-11-22T11:47:00Z"/>
        </w:rPr>
      </w:pPr>
      <w:del w:id="1098" w:author="Ekanthappa, Rudresh (R.)" w:date="2019-11-22T11:47:00Z">
        <w:r w:rsidDel="00CC0796">
          <w:rPr>
            <w:rStyle w:val="CommentReference"/>
          </w:rPr>
          <w:commentReference w:id="1099"/>
        </w:r>
      </w:del>
    </w:p>
    <w:p w14:paraId="4AEBE7B5" w14:textId="77777777" w:rsidR="00F30367" w:rsidRDefault="00B113DE" w:rsidP="009B4C29">
      <w:pPr>
        <w:pStyle w:val="Heading4"/>
      </w:pPr>
      <w:r>
        <w:t>SVS Related DTCs</w:t>
      </w:r>
    </w:p>
    <w:p w14:paraId="5724EA36" w14:textId="77777777" w:rsidR="009B4C29" w:rsidRPr="009B4C29" w:rsidRDefault="009B4C29" w:rsidP="009B4C29">
      <w:pPr>
        <w:pStyle w:val="Heading5"/>
        <w:rPr>
          <w:b w:val="0"/>
          <w:u w:val="single"/>
        </w:rPr>
      </w:pPr>
      <w:r w:rsidRPr="009B4C29">
        <w:rPr>
          <w:b w:val="0"/>
          <w:u w:val="single"/>
        </w:rPr>
        <w:t>SVS-REQ-318042/C-SVSServer detecting listed DTC</w:t>
      </w:r>
    </w:p>
    <w:p w14:paraId="3E3A0331" w14:textId="77777777" w:rsidR="00F30367" w:rsidRDefault="00B113DE" w:rsidP="00F30367">
      <w:r>
        <w:t>The following DTCs shall be detectable by the SVSServer.</w:t>
      </w:r>
    </w:p>
    <w:tbl>
      <w:tblPr>
        <w:tblStyle w:val="TableGrid"/>
        <w:tblW w:w="0" w:type="auto"/>
        <w:jc w:val="center"/>
        <w:tblLayout w:type="fixed"/>
        <w:tblLook w:val="04A0" w:firstRow="1" w:lastRow="0" w:firstColumn="1" w:lastColumn="0" w:noHBand="0" w:noVBand="1"/>
      </w:tblPr>
      <w:tblGrid>
        <w:gridCol w:w="1818"/>
        <w:gridCol w:w="5467"/>
        <w:gridCol w:w="1800"/>
      </w:tblGrid>
      <w:tr w:rsidR="00F30367" w:rsidRPr="00426798" w14:paraId="4FA8CFB5" w14:textId="77777777" w:rsidTr="00F30367">
        <w:trPr>
          <w:trHeight w:val="386"/>
          <w:jc w:val="center"/>
        </w:trPr>
        <w:tc>
          <w:tcPr>
            <w:tcW w:w="1818" w:type="dxa"/>
            <w:shd w:val="clear" w:color="auto" w:fill="BFBFBF" w:themeFill="background1" w:themeFillShade="BF"/>
            <w:vAlign w:val="center"/>
            <w:hideMark/>
          </w:tcPr>
          <w:p w14:paraId="52994604" w14:textId="77777777" w:rsidR="00F30367" w:rsidRPr="001A28A7" w:rsidRDefault="00B113DE" w:rsidP="00F30367">
            <w:pPr>
              <w:rPr>
                <w:rFonts w:cs="Arial"/>
                <w:b/>
              </w:rPr>
            </w:pPr>
            <w:r w:rsidRPr="001A28A7">
              <w:rPr>
                <w:b/>
              </w:rPr>
              <w:t>DTC</w:t>
            </w:r>
          </w:p>
        </w:tc>
        <w:tc>
          <w:tcPr>
            <w:tcW w:w="5467" w:type="dxa"/>
            <w:shd w:val="clear" w:color="auto" w:fill="BFBFBF" w:themeFill="background1" w:themeFillShade="BF"/>
            <w:vAlign w:val="center"/>
            <w:hideMark/>
          </w:tcPr>
          <w:p w14:paraId="5D1FF1C6" w14:textId="77777777" w:rsidR="00F30367" w:rsidRPr="001A28A7" w:rsidRDefault="00B113DE" w:rsidP="00F30367">
            <w:pPr>
              <w:rPr>
                <w:rFonts w:cs="Arial"/>
                <w:b/>
              </w:rPr>
            </w:pPr>
            <w:r w:rsidRPr="001A28A7">
              <w:rPr>
                <w:b/>
              </w:rPr>
              <w:t>Failure</w:t>
            </w:r>
          </w:p>
        </w:tc>
        <w:tc>
          <w:tcPr>
            <w:tcW w:w="1800" w:type="dxa"/>
            <w:shd w:val="clear" w:color="auto" w:fill="BFBFBF" w:themeFill="background1" w:themeFillShade="BF"/>
            <w:vAlign w:val="center"/>
            <w:hideMark/>
          </w:tcPr>
          <w:p w14:paraId="2D8B2F78" w14:textId="77777777" w:rsidR="00F30367" w:rsidRPr="001A28A7" w:rsidRDefault="00B113DE" w:rsidP="00F30367">
            <w:pPr>
              <w:jc w:val="center"/>
              <w:rPr>
                <w:b/>
              </w:rPr>
            </w:pPr>
            <w:r w:rsidRPr="001A28A7">
              <w:rPr>
                <w:b/>
              </w:rPr>
              <w:t>Available on SVSServer</w:t>
            </w:r>
          </w:p>
        </w:tc>
      </w:tr>
      <w:tr w:rsidR="00F30367" w:rsidRPr="00426798" w14:paraId="40C91A8D" w14:textId="77777777" w:rsidTr="00F30367">
        <w:trPr>
          <w:jc w:val="center"/>
        </w:trPr>
        <w:tc>
          <w:tcPr>
            <w:tcW w:w="1818" w:type="dxa"/>
            <w:hideMark/>
          </w:tcPr>
          <w:p w14:paraId="1A3526AD" w14:textId="77777777" w:rsidR="00F30367" w:rsidRPr="002708D4" w:rsidRDefault="00B113DE" w:rsidP="00F30367">
            <w:r w:rsidRPr="002708D4">
              <w:t>DTC</w:t>
            </w:r>
            <w:ins w:id="1100" w:author="Ekanthappa, Rudresh (R.)" w:date="2019-11-13T14:36:00Z">
              <w:r w:rsidR="00EC3FE1">
                <w:t xml:space="preserve"> </w:t>
              </w:r>
            </w:ins>
            <w:r w:rsidRPr="002708D4">
              <w:t>0xC55400</w:t>
            </w:r>
          </w:p>
        </w:tc>
        <w:tc>
          <w:tcPr>
            <w:tcW w:w="5467" w:type="dxa"/>
            <w:hideMark/>
          </w:tcPr>
          <w:p w14:paraId="04197F1C" w14:textId="77777777" w:rsidR="00F30367" w:rsidRPr="002708D4" w:rsidRDefault="00B113DE" w:rsidP="00F30367">
            <w:r w:rsidRPr="002708D4">
              <w:t>Invalid Data Received from Accessory Protocol Interface Module (GPS Internal Failure)</w:t>
            </w:r>
          </w:p>
        </w:tc>
        <w:tc>
          <w:tcPr>
            <w:tcW w:w="1800" w:type="dxa"/>
            <w:hideMark/>
          </w:tcPr>
          <w:p w14:paraId="612E1ADA" w14:textId="77777777" w:rsidR="00F30367" w:rsidRDefault="00B113DE" w:rsidP="00F30367">
            <w:pPr>
              <w:jc w:val="center"/>
            </w:pPr>
            <w:r w:rsidRPr="002708D4">
              <w:t>Yes</w:t>
            </w:r>
          </w:p>
        </w:tc>
      </w:tr>
      <w:tr w:rsidR="00F30367" w:rsidRPr="00426798" w14:paraId="633C40D1" w14:textId="77777777" w:rsidTr="00F30367">
        <w:trPr>
          <w:jc w:val="center"/>
        </w:trPr>
        <w:tc>
          <w:tcPr>
            <w:tcW w:w="1818" w:type="dxa"/>
          </w:tcPr>
          <w:p w14:paraId="7E0C68A3" w14:textId="77777777" w:rsidR="00F30367" w:rsidRPr="00CC5D8F" w:rsidRDefault="00B113DE" w:rsidP="00F30367">
            <w:r w:rsidRPr="00CC5D8F">
              <w:t>DTC</w:t>
            </w:r>
            <w:ins w:id="1101" w:author="Ekanthappa, Rudresh (R.)" w:date="2019-11-13T14:36:00Z">
              <w:r w:rsidR="00EC3FE1">
                <w:t xml:space="preserve"> </w:t>
              </w:r>
            </w:ins>
            <w:r w:rsidRPr="00CC5D8F">
              <w:t>0xC25300</w:t>
            </w:r>
          </w:p>
        </w:tc>
        <w:tc>
          <w:tcPr>
            <w:tcW w:w="5467" w:type="dxa"/>
          </w:tcPr>
          <w:p w14:paraId="3D17381D" w14:textId="77777777" w:rsidR="00F30367" w:rsidRPr="00CC5D8F" w:rsidRDefault="00B113DE" w:rsidP="00F30367">
            <w:r w:rsidRPr="00CC5D8F">
              <w:t>Lost Comm. with Accessory Protocol Interface Module (APIM)</w:t>
            </w:r>
          </w:p>
        </w:tc>
        <w:tc>
          <w:tcPr>
            <w:tcW w:w="1800" w:type="dxa"/>
          </w:tcPr>
          <w:p w14:paraId="3ED096F6" w14:textId="77777777" w:rsidR="00F30367" w:rsidRDefault="00B113DE" w:rsidP="00F30367">
            <w:pPr>
              <w:jc w:val="center"/>
            </w:pPr>
            <w:r w:rsidRPr="00CC5D8F">
              <w:t>Yes</w:t>
            </w:r>
          </w:p>
        </w:tc>
      </w:tr>
      <w:tr w:rsidR="00F30367" w:rsidRPr="00426798" w14:paraId="1A66782A" w14:textId="77777777" w:rsidTr="00F30367">
        <w:trPr>
          <w:jc w:val="center"/>
        </w:trPr>
        <w:tc>
          <w:tcPr>
            <w:tcW w:w="1818" w:type="dxa"/>
            <w:hideMark/>
          </w:tcPr>
          <w:p w14:paraId="198F8FE2" w14:textId="77777777" w:rsidR="00F30367" w:rsidRPr="00426798" w:rsidRDefault="00B113DE" w:rsidP="00F30367">
            <w:pPr>
              <w:rPr>
                <w:rFonts w:cs="Arial"/>
              </w:rPr>
            </w:pPr>
            <w:r w:rsidRPr="00426798">
              <w:t>DTC 0x947716</w:t>
            </w:r>
          </w:p>
        </w:tc>
        <w:tc>
          <w:tcPr>
            <w:tcW w:w="5467" w:type="dxa"/>
            <w:hideMark/>
          </w:tcPr>
          <w:p w14:paraId="338F918A" w14:textId="77777777" w:rsidR="00F30367" w:rsidRPr="00426798" w:rsidRDefault="00B113DE" w:rsidP="00F30367">
            <w:pPr>
              <w:rPr>
                <w:rFonts w:cs="Arial"/>
              </w:rPr>
            </w:pPr>
            <w:r w:rsidRPr="00426798">
              <w:t>BUB Under-voltage</w:t>
            </w:r>
          </w:p>
        </w:tc>
        <w:tc>
          <w:tcPr>
            <w:tcW w:w="1800" w:type="dxa"/>
            <w:hideMark/>
          </w:tcPr>
          <w:p w14:paraId="25CF3D11" w14:textId="77777777" w:rsidR="00F30367" w:rsidRPr="00426798" w:rsidRDefault="00B113DE" w:rsidP="00F30367">
            <w:pPr>
              <w:jc w:val="center"/>
            </w:pPr>
            <w:r w:rsidRPr="00426798">
              <w:t>Yes</w:t>
            </w:r>
          </w:p>
        </w:tc>
      </w:tr>
      <w:tr w:rsidR="00F30367" w:rsidRPr="00426798" w14:paraId="4E79156B" w14:textId="77777777" w:rsidTr="00F30367">
        <w:trPr>
          <w:jc w:val="center"/>
        </w:trPr>
        <w:tc>
          <w:tcPr>
            <w:tcW w:w="1818" w:type="dxa"/>
            <w:hideMark/>
          </w:tcPr>
          <w:p w14:paraId="681CA591" w14:textId="77777777" w:rsidR="00F30367" w:rsidRPr="00426798" w:rsidRDefault="00B113DE" w:rsidP="00F30367">
            <w:r w:rsidRPr="00426798">
              <w:t>DTC 0x947709</w:t>
            </w:r>
          </w:p>
        </w:tc>
        <w:tc>
          <w:tcPr>
            <w:tcW w:w="5467" w:type="dxa"/>
            <w:hideMark/>
          </w:tcPr>
          <w:p w14:paraId="2E08A25D" w14:textId="77777777" w:rsidR="00F30367" w:rsidRPr="00426798" w:rsidRDefault="00B113DE" w:rsidP="00F30367">
            <w:r w:rsidRPr="00426798">
              <w:t>BUB- Component Failure</w:t>
            </w:r>
          </w:p>
        </w:tc>
        <w:tc>
          <w:tcPr>
            <w:tcW w:w="1800" w:type="dxa"/>
            <w:hideMark/>
          </w:tcPr>
          <w:p w14:paraId="1C4998D6" w14:textId="77777777" w:rsidR="00F30367" w:rsidRPr="00426798" w:rsidRDefault="00B113DE" w:rsidP="00F30367">
            <w:pPr>
              <w:jc w:val="center"/>
            </w:pPr>
            <w:r w:rsidRPr="00426798">
              <w:t>Yes</w:t>
            </w:r>
          </w:p>
        </w:tc>
      </w:tr>
      <w:tr w:rsidR="00F30367" w:rsidRPr="00426798" w14:paraId="3EEC4DAD" w14:textId="77777777" w:rsidTr="00F30367">
        <w:trPr>
          <w:jc w:val="center"/>
        </w:trPr>
        <w:tc>
          <w:tcPr>
            <w:tcW w:w="1818" w:type="dxa"/>
            <w:hideMark/>
          </w:tcPr>
          <w:p w14:paraId="1637953F" w14:textId="77777777" w:rsidR="00F30367" w:rsidRPr="00426798" w:rsidRDefault="00B113DE" w:rsidP="00F30367">
            <w:r w:rsidRPr="00426798">
              <w:t>DTC 0x947713</w:t>
            </w:r>
          </w:p>
        </w:tc>
        <w:tc>
          <w:tcPr>
            <w:tcW w:w="5467" w:type="dxa"/>
            <w:hideMark/>
          </w:tcPr>
          <w:p w14:paraId="6D655086" w14:textId="77777777" w:rsidR="00F30367" w:rsidRPr="00426798" w:rsidRDefault="00B113DE" w:rsidP="00F30367">
            <w:r w:rsidRPr="00426798">
              <w:t>BUB- Circuit Open</w:t>
            </w:r>
          </w:p>
        </w:tc>
        <w:tc>
          <w:tcPr>
            <w:tcW w:w="1800" w:type="dxa"/>
            <w:hideMark/>
          </w:tcPr>
          <w:p w14:paraId="62CF1F30" w14:textId="77777777" w:rsidR="00F30367" w:rsidRPr="00426798" w:rsidRDefault="00B113DE" w:rsidP="00F30367">
            <w:pPr>
              <w:jc w:val="center"/>
            </w:pPr>
            <w:r w:rsidRPr="00426798">
              <w:t>Yes</w:t>
            </w:r>
          </w:p>
        </w:tc>
      </w:tr>
      <w:tr w:rsidR="00F30367" w:rsidRPr="00426798" w14:paraId="72180CB5" w14:textId="77777777" w:rsidTr="00F30367">
        <w:trPr>
          <w:jc w:val="center"/>
        </w:trPr>
        <w:tc>
          <w:tcPr>
            <w:tcW w:w="1818" w:type="dxa"/>
            <w:hideMark/>
          </w:tcPr>
          <w:p w14:paraId="0A6CCC81" w14:textId="77777777" w:rsidR="00F30367" w:rsidRPr="00426798" w:rsidRDefault="00B113DE" w:rsidP="00F30367">
            <w:r w:rsidRPr="00426798">
              <w:t>DTC 0x9A5611</w:t>
            </w:r>
          </w:p>
        </w:tc>
        <w:tc>
          <w:tcPr>
            <w:tcW w:w="5467" w:type="dxa"/>
            <w:hideMark/>
          </w:tcPr>
          <w:p w14:paraId="0AEE1E80" w14:textId="77777777" w:rsidR="00F30367" w:rsidRPr="00426798" w:rsidRDefault="00B113DE" w:rsidP="00F30367">
            <w:r w:rsidRPr="00426798">
              <w:t>Cellular/GNSS SVS Backup Antenna- short to ground</w:t>
            </w:r>
          </w:p>
        </w:tc>
        <w:tc>
          <w:tcPr>
            <w:tcW w:w="1800" w:type="dxa"/>
            <w:hideMark/>
          </w:tcPr>
          <w:p w14:paraId="6C14B95D" w14:textId="77777777" w:rsidR="00F30367" w:rsidRPr="00426798" w:rsidRDefault="00B113DE" w:rsidP="00F30367">
            <w:pPr>
              <w:jc w:val="center"/>
            </w:pPr>
            <w:r w:rsidRPr="00426798">
              <w:t>Yes</w:t>
            </w:r>
          </w:p>
        </w:tc>
      </w:tr>
      <w:tr w:rsidR="00F30367" w:rsidRPr="00426798" w14:paraId="610E72C9" w14:textId="77777777" w:rsidTr="00F30367">
        <w:trPr>
          <w:jc w:val="center"/>
        </w:trPr>
        <w:tc>
          <w:tcPr>
            <w:tcW w:w="1818" w:type="dxa"/>
            <w:hideMark/>
          </w:tcPr>
          <w:p w14:paraId="1FAC7990" w14:textId="77777777" w:rsidR="00F30367" w:rsidRPr="00426798" w:rsidRDefault="00B113DE" w:rsidP="00F30367">
            <w:r w:rsidRPr="00426798">
              <w:t>DTC 0x9A5613</w:t>
            </w:r>
          </w:p>
        </w:tc>
        <w:tc>
          <w:tcPr>
            <w:tcW w:w="5467" w:type="dxa"/>
            <w:hideMark/>
          </w:tcPr>
          <w:p w14:paraId="36C03BE4" w14:textId="77777777" w:rsidR="00F30367" w:rsidRPr="00426798" w:rsidRDefault="00B113DE" w:rsidP="00F30367">
            <w:r w:rsidRPr="00426798">
              <w:t>Cellular/GNSS SVS Backup Antenna- Circuit Open</w:t>
            </w:r>
          </w:p>
        </w:tc>
        <w:tc>
          <w:tcPr>
            <w:tcW w:w="1800" w:type="dxa"/>
            <w:hideMark/>
          </w:tcPr>
          <w:p w14:paraId="07C6649C" w14:textId="77777777" w:rsidR="00F30367" w:rsidRPr="00426798" w:rsidRDefault="00B113DE" w:rsidP="00F30367">
            <w:pPr>
              <w:jc w:val="center"/>
            </w:pPr>
            <w:r w:rsidRPr="00426798">
              <w:t>Yes</w:t>
            </w:r>
          </w:p>
        </w:tc>
      </w:tr>
      <w:tr w:rsidR="00F30367" w:rsidRPr="00426798" w14:paraId="7DF62D1E" w14:textId="77777777" w:rsidTr="00F30367">
        <w:trPr>
          <w:jc w:val="center"/>
        </w:trPr>
        <w:tc>
          <w:tcPr>
            <w:tcW w:w="1818" w:type="dxa"/>
            <w:hideMark/>
          </w:tcPr>
          <w:p w14:paraId="0256791E" w14:textId="77777777" w:rsidR="00F30367" w:rsidRPr="00426798" w:rsidRDefault="00B113DE" w:rsidP="00F30367">
            <w:pPr>
              <w:rPr>
                <w:rFonts w:cs="Arial"/>
              </w:rPr>
            </w:pPr>
            <w:r w:rsidRPr="00426798">
              <w:t>DTC 0x919F11</w:t>
            </w:r>
          </w:p>
        </w:tc>
        <w:tc>
          <w:tcPr>
            <w:tcW w:w="5467" w:type="dxa"/>
            <w:hideMark/>
          </w:tcPr>
          <w:p w14:paraId="4A711D2F" w14:textId="77777777" w:rsidR="00F30367" w:rsidRPr="00426798" w:rsidRDefault="00B113DE" w:rsidP="00F30367">
            <w:pPr>
              <w:rPr>
                <w:rFonts w:cs="Arial"/>
              </w:rPr>
            </w:pPr>
            <w:r w:rsidRPr="00985B71">
              <w:t>GPS short to ground</w:t>
            </w:r>
          </w:p>
        </w:tc>
        <w:tc>
          <w:tcPr>
            <w:tcW w:w="1800" w:type="dxa"/>
            <w:hideMark/>
          </w:tcPr>
          <w:p w14:paraId="70797123" w14:textId="77777777" w:rsidR="00F30367" w:rsidRPr="00426798" w:rsidRDefault="00B113DE" w:rsidP="00F30367">
            <w:pPr>
              <w:jc w:val="center"/>
            </w:pPr>
            <w:r w:rsidRPr="00426798">
              <w:t>Yes</w:t>
            </w:r>
          </w:p>
        </w:tc>
      </w:tr>
      <w:tr w:rsidR="00F30367" w:rsidRPr="00426798" w14:paraId="53E07BC9" w14:textId="77777777" w:rsidTr="00F30367">
        <w:trPr>
          <w:trHeight w:val="201"/>
          <w:jc w:val="center"/>
        </w:trPr>
        <w:tc>
          <w:tcPr>
            <w:tcW w:w="1818" w:type="dxa"/>
            <w:hideMark/>
          </w:tcPr>
          <w:p w14:paraId="682DDD32" w14:textId="77777777" w:rsidR="00F30367" w:rsidRPr="00426798" w:rsidRDefault="00B113DE" w:rsidP="00F30367">
            <w:pPr>
              <w:rPr>
                <w:rFonts w:cs="Arial"/>
              </w:rPr>
            </w:pPr>
            <w:r>
              <w:t>DTC 0x919F</w:t>
            </w:r>
            <w:r w:rsidRPr="00426798">
              <w:t>13</w:t>
            </w:r>
          </w:p>
        </w:tc>
        <w:tc>
          <w:tcPr>
            <w:tcW w:w="5467" w:type="dxa"/>
            <w:hideMark/>
          </w:tcPr>
          <w:p w14:paraId="428BA666" w14:textId="77777777" w:rsidR="00F30367" w:rsidRPr="00426798" w:rsidRDefault="00B113DE" w:rsidP="00F30367">
            <w:pPr>
              <w:rPr>
                <w:rFonts w:cs="Arial"/>
              </w:rPr>
            </w:pPr>
            <w:r w:rsidRPr="00426798">
              <w:t>G</w:t>
            </w:r>
            <w:r>
              <w:t>PS circuit open</w:t>
            </w:r>
          </w:p>
        </w:tc>
        <w:tc>
          <w:tcPr>
            <w:tcW w:w="1800" w:type="dxa"/>
            <w:hideMark/>
          </w:tcPr>
          <w:p w14:paraId="027B6BBA" w14:textId="77777777" w:rsidR="00F30367" w:rsidRPr="00426798" w:rsidRDefault="00B113DE" w:rsidP="00F30367">
            <w:pPr>
              <w:jc w:val="center"/>
            </w:pPr>
            <w:r w:rsidRPr="00426798">
              <w:t>Yes</w:t>
            </w:r>
          </w:p>
        </w:tc>
      </w:tr>
      <w:tr w:rsidR="00F30367" w:rsidRPr="00426798" w14:paraId="6C1298E5" w14:textId="77777777" w:rsidTr="00F30367">
        <w:trPr>
          <w:trHeight w:val="201"/>
          <w:jc w:val="center"/>
        </w:trPr>
        <w:tc>
          <w:tcPr>
            <w:tcW w:w="1818" w:type="dxa"/>
          </w:tcPr>
          <w:p w14:paraId="65F9B738" w14:textId="77777777" w:rsidR="00F30367" w:rsidRDefault="00B113DE" w:rsidP="00F30367">
            <w:r>
              <w:t>DTC 0x924611</w:t>
            </w:r>
          </w:p>
        </w:tc>
        <w:tc>
          <w:tcPr>
            <w:tcW w:w="5467" w:type="dxa"/>
          </w:tcPr>
          <w:p w14:paraId="37F6D116" w14:textId="77777777" w:rsidR="00F30367" w:rsidRPr="00974B60" w:rsidRDefault="00B113DE" w:rsidP="00F30367">
            <w:r w:rsidRPr="00974B60">
              <w:t>GSM Circuit Short To Ground</w:t>
            </w:r>
          </w:p>
        </w:tc>
        <w:tc>
          <w:tcPr>
            <w:tcW w:w="1800" w:type="dxa"/>
          </w:tcPr>
          <w:p w14:paraId="12C0087F" w14:textId="77777777" w:rsidR="00F30367" w:rsidRPr="00974B60" w:rsidRDefault="00B113DE" w:rsidP="00F30367">
            <w:pPr>
              <w:jc w:val="center"/>
            </w:pPr>
            <w:r w:rsidRPr="00974B60">
              <w:t>Yes</w:t>
            </w:r>
          </w:p>
        </w:tc>
      </w:tr>
      <w:tr w:rsidR="00F30367" w:rsidRPr="00426798" w14:paraId="0FEE2927" w14:textId="77777777" w:rsidTr="00F30367">
        <w:trPr>
          <w:trHeight w:val="201"/>
          <w:jc w:val="center"/>
        </w:trPr>
        <w:tc>
          <w:tcPr>
            <w:tcW w:w="1818" w:type="dxa"/>
          </w:tcPr>
          <w:p w14:paraId="20808234" w14:textId="77777777" w:rsidR="00F30367" w:rsidRDefault="00B113DE" w:rsidP="00F30367">
            <w:r>
              <w:t>DTC 0x924613</w:t>
            </w:r>
          </w:p>
        </w:tc>
        <w:tc>
          <w:tcPr>
            <w:tcW w:w="5467" w:type="dxa"/>
          </w:tcPr>
          <w:p w14:paraId="7D0FC5DA" w14:textId="77777777" w:rsidR="00F30367" w:rsidRPr="00974B60" w:rsidRDefault="00B113DE" w:rsidP="00F30367">
            <w:r w:rsidRPr="00974B60">
              <w:t>GSM Circuit Open</w:t>
            </w:r>
          </w:p>
        </w:tc>
        <w:tc>
          <w:tcPr>
            <w:tcW w:w="1800" w:type="dxa"/>
          </w:tcPr>
          <w:p w14:paraId="6126288A" w14:textId="77777777" w:rsidR="00F30367" w:rsidRPr="00974B60" w:rsidRDefault="00B113DE" w:rsidP="00F30367">
            <w:pPr>
              <w:jc w:val="center"/>
            </w:pPr>
            <w:r w:rsidRPr="00974B60">
              <w:t>Yes</w:t>
            </w:r>
          </w:p>
        </w:tc>
      </w:tr>
      <w:tr w:rsidR="00F30367" w:rsidRPr="00426798" w14:paraId="70D733F6" w14:textId="77777777" w:rsidTr="00F30367">
        <w:trPr>
          <w:trHeight w:val="201"/>
          <w:jc w:val="center"/>
        </w:trPr>
        <w:tc>
          <w:tcPr>
            <w:tcW w:w="1818" w:type="dxa"/>
          </w:tcPr>
          <w:p w14:paraId="3EAD69AD" w14:textId="77777777" w:rsidR="00F30367" w:rsidRDefault="00B113DE" w:rsidP="00F30367">
            <w:r>
              <w:t>DTC 0x9D5511</w:t>
            </w:r>
          </w:p>
        </w:tc>
        <w:tc>
          <w:tcPr>
            <w:tcW w:w="5467" w:type="dxa"/>
          </w:tcPr>
          <w:p w14:paraId="1DBBE7A5" w14:textId="77777777" w:rsidR="00F30367" w:rsidRPr="00974B60" w:rsidRDefault="00B113DE" w:rsidP="00F30367">
            <w:r w:rsidRPr="00974B60">
              <w:t>GSM Antenna #2 Circuit Short To Ground</w:t>
            </w:r>
          </w:p>
        </w:tc>
        <w:tc>
          <w:tcPr>
            <w:tcW w:w="1800" w:type="dxa"/>
          </w:tcPr>
          <w:p w14:paraId="4CB25798" w14:textId="77777777" w:rsidR="00F30367" w:rsidRPr="00974B60" w:rsidRDefault="00B113DE" w:rsidP="00F30367">
            <w:pPr>
              <w:jc w:val="center"/>
            </w:pPr>
            <w:r w:rsidRPr="00974B60">
              <w:t>Yes</w:t>
            </w:r>
          </w:p>
        </w:tc>
      </w:tr>
      <w:tr w:rsidR="00F30367" w:rsidRPr="00426798" w14:paraId="5B4857DF" w14:textId="77777777" w:rsidTr="00F30367">
        <w:trPr>
          <w:trHeight w:val="201"/>
          <w:jc w:val="center"/>
        </w:trPr>
        <w:tc>
          <w:tcPr>
            <w:tcW w:w="1818" w:type="dxa"/>
          </w:tcPr>
          <w:p w14:paraId="0AF16B18" w14:textId="77777777" w:rsidR="00F30367" w:rsidRDefault="00B113DE" w:rsidP="00F30367">
            <w:r>
              <w:t>DTC 0x9D5513</w:t>
            </w:r>
          </w:p>
        </w:tc>
        <w:tc>
          <w:tcPr>
            <w:tcW w:w="5467" w:type="dxa"/>
          </w:tcPr>
          <w:p w14:paraId="6AA61B9B" w14:textId="77777777" w:rsidR="00F30367" w:rsidRPr="00974B60" w:rsidRDefault="00B113DE" w:rsidP="00F30367">
            <w:r w:rsidRPr="00974B60">
              <w:t>GSM Antenna #2 Circuit Open</w:t>
            </w:r>
          </w:p>
        </w:tc>
        <w:tc>
          <w:tcPr>
            <w:tcW w:w="1800" w:type="dxa"/>
          </w:tcPr>
          <w:p w14:paraId="017E09BD" w14:textId="77777777" w:rsidR="00F30367" w:rsidRDefault="00B113DE" w:rsidP="00F30367">
            <w:pPr>
              <w:jc w:val="center"/>
            </w:pPr>
            <w:r w:rsidRPr="00974B60">
              <w:t>Yes</w:t>
            </w:r>
          </w:p>
        </w:tc>
      </w:tr>
      <w:tr w:rsidR="00F30367" w:rsidRPr="00426798" w14:paraId="495914BD" w14:textId="77777777" w:rsidTr="00F30367">
        <w:trPr>
          <w:trHeight w:val="201"/>
          <w:jc w:val="center"/>
        </w:trPr>
        <w:tc>
          <w:tcPr>
            <w:tcW w:w="1818" w:type="dxa"/>
          </w:tcPr>
          <w:p w14:paraId="015FF968" w14:textId="77777777" w:rsidR="00F30367" w:rsidRPr="00C176A7" w:rsidRDefault="00B113DE" w:rsidP="00F30367">
            <w:r w:rsidRPr="00C176A7">
              <w:t xml:space="preserve">DTC </w:t>
            </w:r>
            <w:r w:rsidRPr="00E06596">
              <w:t>0x406A00</w:t>
            </w:r>
          </w:p>
        </w:tc>
        <w:tc>
          <w:tcPr>
            <w:tcW w:w="5467" w:type="dxa"/>
          </w:tcPr>
          <w:p w14:paraId="59EFBF3B" w14:textId="77777777" w:rsidR="00F30367" w:rsidRPr="00C176A7" w:rsidRDefault="00B113DE" w:rsidP="00F30367">
            <w:r w:rsidRPr="00C176A7">
              <w:t>TCU accelerometer fault</w:t>
            </w:r>
          </w:p>
        </w:tc>
        <w:tc>
          <w:tcPr>
            <w:tcW w:w="1800" w:type="dxa"/>
          </w:tcPr>
          <w:p w14:paraId="5D8819F8" w14:textId="77777777" w:rsidR="00F30367" w:rsidRDefault="00B113DE" w:rsidP="00F30367">
            <w:pPr>
              <w:jc w:val="center"/>
            </w:pPr>
            <w:r w:rsidRPr="00C176A7">
              <w:t>Yes</w:t>
            </w:r>
          </w:p>
        </w:tc>
      </w:tr>
    </w:tbl>
    <w:p w14:paraId="797D61BC" w14:textId="77777777" w:rsidR="00F30367" w:rsidRDefault="00F30367">
      <w:pPr>
        <w:rPr>
          <w:ins w:id="1102" w:author="Ekanthappa, Rudresh (R.)" w:date="2019-11-13T14:35:00Z"/>
        </w:rPr>
      </w:pPr>
    </w:p>
    <w:p w14:paraId="5A1B69A6" w14:textId="77777777" w:rsidR="00EC3FE1" w:rsidDel="00EC3FE1" w:rsidRDefault="00B76A0D">
      <w:pPr>
        <w:spacing w:line="256" w:lineRule="auto"/>
        <w:rPr>
          <w:del w:id="1103" w:author="Ekanthappa, Rudresh (R.)" w:date="2019-11-13T14:36:00Z"/>
        </w:rPr>
        <w:pPrChange w:id="1104" w:author="Ekanthappa, Rudresh (R.)" w:date="2019-11-13T14:35:00Z">
          <w:pPr/>
        </w:pPrChange>
      </w:pPr>
      <w:commentRangeStart w:id="1105"/>
      <w:del w:id="1106" w:author="Ekanthappa, Rudresh (R.)" w:date="2019-11-20T10:13:00Z">
        <w:r w:rsidDel="00935C80">
          <w:rPr>
            <w:rStyle w:val="CommentReference"/>
          </w:rPr>
          <w:commentReference w:id="1107"/>
        </w:r>
      </w:del>
      <w:commentRangeEnd w:id="1105"/>
      <w:del w:id="1108" w:author="Ekanthappa, Rudresh (R.)" w:date="2019-11-22T14:56:00Z">
        <w:r w:rsidR="00D756A2" w:rsidDel="00D024BE">
          <w:rPr>
            <w:rStyle w:val="CommentReference"/>
          </w:rPr>
          <w:commentReference w:id="1105"/>
        </w:r>
      </w:del>
    </w:p>
    <w:p w14:paraId="68B0E4FC" w14:textId="77777777" w:rsidR="009B4C29" w:rsidRPr="009B4C29" w:rsidRDefault="009B4C29" w:rsidP="009B4C29">
      <w:pPr>
        <w:pStyle w:val="Heading5"/>
        <w:rPr>
          <w:b w:val="0"/>
          <w:u w:val="single"/>
        </w:rPr>
      </w:pPr>
      <w:commentRangeStart w:id="1109"/>
      <w:r w:rsidRPr="009B4C29">
        <w:rPr>
          <w:b w:val="0"/>
          <w:u w:val="single"/>
        </w:rPr>
        <w:t>SVS-REQ-318043/B-SVSServer triggering DTC alert to SVSOffBoardC</w:t>
      </w:r>
      <w:commentRangeEnd w:id="1109"/>
      <w:r w:rsidR="00741E45">
        <w:rPr>
          <w:rStyle w:val="CommentReference"/>
          <w:b w:val="0"/>
          <w:bCs w:val="0"/>
          <w:iCs w:val="0"/>
        </w:rPr>
        <w:commentReference w:id="1109"/>
      </w:r>
      <w:r w:rsidRPr="009B4C29">
        <w:rPr>
          <w:b w:val="0"/>
          <w:u w:val="single"/>
        </w:rPr>
        <w:t>lient</w:t>
      </w:r>
    </w:p>
    <w:p w14:paraId="654D9606" w14:textId="77777777" w:rsidR="00F30367" w:rsidRDefault="00B113DE" w:rsidP="00F30367">
      <w:r>
        <w:t>If any of the DTCs are triggered, SVSServer shall trigger GRPC to SVSOffBoardClient.</w:t>
      </w:r>
      <w:r w:rsidRPr="007C7BEE">
        <w:t xml:space="preserve"> Alert sh</w:t>
      </w:r>
      <w:r>
        <w:t>all be triggered on first occurre</w:t>
      </w:r>
      <w:r w:rsidRPr="007C7BEE">
        <w:t>nce ONLY while subscribed to SVS and not in active “Theft Mode”.</w:t>
      </w:r>
      <w:r w:rsidRPr="002D0A0F">
        <w:t xml:space="preserve"> If any of the DTCs are triggered, but are historic DTCs, SVSServer shall NOT trigger an alert.</w:t>
      </w:r>
    </w:p>
    <w:p w14:paraId="6C815565" w14:textId="77777777" w:rsidR="009B4C29" w:rsidRPr="009B4C29" w:rsidRDefault="009B4C29" w:rsidP="009B4C29">
      <w:pPr>
        <w:pStyle w:val="Heading5"/>
        <w:rPr>
          <w:b w:val="0"/>
          <w:u w:val="single"/>
        </w:rPr>
      </w:pPr>
      <w:r w:rsidRPr="009B4C29">
        <w:rPr>
          <w:b w:val="0"/>
          <w:u w:val="single"/>
        </w:rPr>
        <w:t>SVS-REQ-325788/B-SVSServer DTC cleared alert</w:t>
      </w:r>
    </w:p>
    <w:p w14:paraId="38B5EF24" w14:textId="77777777" w:rsidR="00F30367" w:rsidRDefault="00B113DE" w:rsidP="00F30367">
      <w:r w:rsidRPr="00225166">
        <w:t>If any of the DTCs are cleared/fixed, SVSServ</w:t>
      </w:r>
      <w:r>
        <w:t xml:space="preserve">er shall trigger a GRPC alert </w:t>
      </w:r>
      <w:r w:rsidRPr="00225166">
        <w:t>to</w:t>
      </w:r>
      <w:r>
        <w:t xml:space="preserve"> </w:t>
      </w:r>
      <w:r w:rsidRPr="00225166">
        <w:t>SVSOffBoardClient</w:t>
      </w:r>
      <w:r>
        <w:t>.</w:t>
      </w:r>
    </w:p>
    <w:p w14:paraId="36A3FDD6" w14:textId="77777777" w:rsidR="00F30367" w:rsidRDefault="00B113DE" w:rsidP="009B4C29">
      <w:pPr>
        <w:pStyle w:val="Heading4"/>
      </w:pPr>
      <w:r>
        <w:t>Ignition Status Change Alert</w:t>
      </w:r>
    </w:p>
    <w:p w14:paraId="4C4DD8B4" w14:textId="77777777" w:rsidR="009B4C29" w:rsidRPr="009B4C29" w:rsidRDefault="009B4C29" w:rsidP="009B4C29">
      <w:pPr>
        <w:pStyle w:val="Heading5"/>
        <w:rPr>
          <w:b w:val="0"/>
          <w:u w:val="single"/>
        </w:rPr>
      </w:pPr>
      <w:r w:rsidRPr="009B4C29">
        <w:rPr>
          <w:b w:val="0"/>
          <w:u w:val="single"/>
        </w:rPr>
        <w:t>SVS-REQ-325789/B-SVSOnBoardClient triggering Ignition Status Change alert</w:t>
      </w:r>
    </w:p>
    <w:p w14:paraId="617F42B0" w14:textId="77777777" w:rsidR="00F30367" w:rsidRDefault="00B113DE" w:rsidP="00F30367">
      <w:r>
        <w:t>IgnitionOnAlert and IgnitionOffAlert are defined in the Telematics Data collection SPSS, are also consumed by SVS feature on SVSOffBoardClient. Therefore, upon alerts trigger Telematics Data collection app on SVSOnBoardClient shall send to SVSOffBoardClient from all the vehicles subscribed to SVS feature.</w:t>
      </w:r>
      <w:r w:rsidRPr="005521FC">
        <w:t xml:space="preserve"> </w:t>
      </w:r>
    </w:p>
    <w:p w14:paraId="6A2E36D9" w14:textId="77777777" w:rsidR="00F30367" w:rsidRPr="00D94595" w:rsidRDefault="00B113DE" w:rsidP="00F30367">
      <w:r>
        <w:t>If SVS subscription is enabled this alert shall be enabled regardless of telematics settings for this alert.</w:t>
      </w:r>
    </w:p>
    <w:p w14:paraId="09FB05AB" w14:textId="77777777" w:rsidR="00F30367" w:rsidRDefault="00B113DE" w:rsidP="009B4C29">
      <w:pPr>
        <w:pStyle w:val="Heading3"/>
      </w:pPr>
      <w:bookmarkStart w:id="1110" w:name="_Toc16252864"/>
      <w:r>
        <w:t>Use Cases</w:t>
      </w:r>
      <w:bookmarkEnd w:id="1110"/>
    </w:p>
    <w:p w14:paraId="7E1514A2" w14:textId="77777777" w:rsidR="00F30367" w:rsidRDefault="00B113DE" w:rsidP="009B4C29">
      <w:pPr>
        <w:pStyle w:val="Heading4"/>
      </w:pPr>
      <w:r>
        <w:t>SVS-UC-REQ-320173/B-Inconsistent Location Last Known Location</w:t>
      </w:r>
    </w:p>
    <w:p w14:paraId="09C58ECE"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3363F6E7" w14:textId="77777777" w:rsidTr="009B4C29">
        <w:trPr>
          <w:jc w:val="center"/>
        </w:trPr>
        <w:tc>
          <w:tcPr>
            <w:tcW w:w="1910" w:type="dxa"/>
            <w:shd w:val="clear" w:color="auto" w:fill="BFBFBF"/>
          </w:tcPr>
          <w:p w14:paraId="7B04235D" w14:textId="77777777" w:rsidR="00F30367" w:rsidRPr="003E64DF" w:rsidRDefault="00B113DE" w:rsidP="00F30367">
            <w:pPr>
              <w:rPr>
                <w:b/>
              </w:rPr>
            </w:pPr>
            <w:r w:rsidRPr="003E64DF">
              <w:rPr>
                <w:b/>
              </w:rPr>
              <w:t>Actors</w:t>
            </w:r>
          </w:p>
        </w:tc>
        <w:tc>
          <w:tcPr>
            <w:tcW w:w="7666" w:type="dxa"/>
            <w:shd w:val="clear" w:color="auto" w:fill="auto"/>
          </w:tcPr>
          <w:p w14:paraId="68CD9F45" w14:textId="77777777" w:rsidR="00F30367" w:rsidRPr="003E64DF" w:rsidRDefault="00B113DE" w:rsidP="00F30367">
            <w:r w:rsidRPr="003E64DF">
              <w:t>SVSInterfaceClient/SVSServer</w:t>
            </w:r>
          </w:p>
        </w:tc>
      </w:tr>
      <w:tr w:rsidR="00F30367" w:rsidRPr="003E64DF" w14:paraId="57AD970B" w14:textId="77777777" w:rsidTr="009B4C29">
        <w:trPr>
          <w:jc w:val="center"/>
        </w:trPr>
        <w:tc>
          <w:tcPr>
            <w:tcW w:w="1910" w:type="dxa"/>
            <w:shd w:val="clear" w:color="auto" w:fill="BFBFBF"/>
          </w:tcPr>
          <w:p w14:paraId="1D03D7C8" w14:textId="77777777" w:rsidR="00F30367" w:rsidRPr="003E64DF" w:rsidRDefault="00B113DE" w:rsidP="00F30367">
            <w:pPr>
              <w:rPr>
                <w:b/>
              </w:rPr>
            </w:pPr>
            <w:r w:rsidRPr="003E64DF">
              <w:rPr>
                <w:b/>
              </w:rPr>
              <w:t>Pre-Conditions</w:t>
            </w:r>
          </w:p>
        </w:tc>
        <w:tc>
          <w:tcPr>
            <w:tcW w:w="7666" w:type="dxa"/>
            <w:shd w:val="clear" w:color="auto" w:fill="auto"/>
          </w:tcPr>
          <w:p w14:paraId="3779E1A8" w14:textId="77777777" w:rsidR="00F30367" w:rsidRPr="003E64DF" w:rsidRDefault="00B113DE" w:rsidP="00F30367">
            <w:r w:rsidRPr="003E64DF">
              <w:t>SVS Subscription</w:t>
            </w:r>
          </w:p>
          <w:p w14:paraId="59D2C73E" w14:textId="77777777" w:rsidR="00F30367" w:rsidRPr="003E64DF" w:rsidRDefault="00B113DE" w:rsidP="00F30367">
            <w:r w:rsidRPr="003E64DF">
              <w:t>Customer notification is enabled</w:t>
            </w:r>
          </w:p>
          <w:p w14:paraId="06326DDE" w14:textId="77777777" w:rsidR="00F30367" w:rsidRPr="003E64DF" w:rsidRDefault="00B113DE" w:rsidP="00F30367">
            <w:r w:rsidRPr="003E64DF">
              <w:t xml:space="preserve">Ignition change from “ON” to “OFF” </w:t>
            </w:r>
          </w:p>
        </w:tc>
      </w:tr>
      <w:tr w:rsidR="00F30367" w:rsidRPr="003E64DF" w14:paraId="47DED13E" w14:textId="77777777" w:rsidTr="009B4C29">
        <w:trPr>
          <w:jc w:val="center"/>
        </w:trPr>
        <w:tc>
          <w:tcPr>
            <w:tcW w:w="1910" w:type="dxa"/>
            <w:shd w:val="clear" w:color="auto" w:fill="BFBFBF"/>
          </w:tcPr>
          <w:p w14:paraId="39886015"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3FDACC5D" w14:textId="77777777" w:rsidR="00F30367" w:rsidRPr="003E64DF" w:rsidRDefault="00B113DE" w:rsidP="00F30367">
            <w:r w:rsidRPr="003E64DF">
              <w:t xml:space="preserve">Upon ignition “OFF” </w:t>
            </w:r>
            <w:r>
              <w:t xml:space="preserve">SVSServer </w:t>
            </w:r>
            <w:r w:rsidRPr="003E64DF">
              <w:t>shall store last known vehicle location.</w:t>
            </w:r>
          </w:p>
        </w:tc>
      </w:tr>
      <w:tr w:rsidR="00F30367" w:rsidRPr="003E64DF" w14:paraId="22B78093" w14:textId="77777777" w:rsidTr="009B4C29">
        <w:trPr>
          <w:jc w:val="center"/>
        </w:trPr>
        <w:tc>
          <w:tcPr>
            <w:tcW w:w="1910" w:type="dxa"/>
            <w:shd w:val="clear" w:color="auto" w:fill="BFBFBF"/>
          </w:tcPr>
          <w:p w14:paraId="4A0E1FF9" w14:textId="77777777" w:rsidR="00F30367" w:rsidRPr="003E64DF" w:rsidRDefault="00B113DE" w:rsidP="00F30367">
            <w:pPr>
              <w:rPr>
                <w:b/>
              </w:rPr>
            </w:pPr>
            <w:r w:rsidRPr="003E64DF">
              <w:rPr>
                <w:b/>
              </w:rPr>
              <w:t>Post-conditions</w:t>
            </w:r>
          </w:p>
        </w:tc>
        <w:tc>
          <w:tcPr>
            <w:tcW w:w="7666" w:type="dxa"/>
            <w:shd w:val="clear" w:color="auto" w:fill="auto"/>
          </w:tcPr>
          <w:p w14:paraId="1AED753E" w14:textId="77777777" w:rsidR="00F30367" w:rsidRPr="003E64DF" w:rsidRDefault="00B113DE" w:rsidP="00F30367">
            <w:r w:rsidRPr="003E64DF">
              <w:t>Last known location available when ignition changes from “OFF” to “ON”</w:t>
            </w:r>
          </w:p>
        </w:tc>
      </w:tr>
      <w:tr w:rsidR="00F30367" w:rsidRPr="003E64DF" w14:paraId="513D4B02" w14:textId="77777777" w:rsidTr="009B4C29">
        <w:trPr>
          <w:jc w:val="center"/>
        </w:trPr>
        <w:tc>
          <w:tcPr>
            <w:tcW w:w="1910" w:type="dxa"/>
            <w:shd w:val="clear" w:color="auto" w:fill="BFBFBF"/>
          </w:tcPr>
          <w:p w14:paraId="74CC51F4" w14:textId="77777777" w:rsidR="00F30367" w:rsidRPr="003E64DF" w:rsidRDefault="00B113DE" w:rsidP="00F30367">
            <w:pPr>
              <w:rPr>
                <w:b/>
              </w:rPr>
            </w:pPr>
            <w:r w:rsidRPr="003E64DF">
              <w:rPr>
                <w:b/>
              </w:rPr>
              <w:t>List of Exception Use Case Titles</w:t>
            </w:r>
          </w:p>
        </w:tc>
        <w:tc>
          <w:tcPr>
            <w:tcW w:w="7666" w:type="dxa"/>
            <w:shd w:val="clear" w:color="auto" w:fill="auto"/>
          </w:tcPr>
          <w:p w14:paraId="5D70F394" w14:textId="77777777" w:rsidR="00F30367" w:rsidRPr="003E64DF" w:rsidRDefault="00F30367" w:rsidP="00F30367"/>
        </w:tc>
      </w:tr>
      <w:tr w:rsidR="00F30367" w:rsidRPr="003E64DF" w14:paraId="413AD2E5" w14:textId="77777777" w:rsidTr="009B4C29">
        <w:trPr>
          <w:jc w:val="center"/>
        </w:trPr>
        <w:tc>
          <w:tcPr>
            <w:tcW w:w="1910" w:type="dxa"/>
            <w:shd w:val="clear" w:color="auto" w:fill="BFBFBF"/>
          </w:tcPr>
          <w:p w14:paraId="37736830" w14:textId="77777777" w:rsidR="00F30367" w:rsidRPr="003E64DF" w:rsidRDefault="00B113DE" w:rsidP="00F30367">
            <w:pPr>
              <w:rPr>
                <w:b/>
              </w:rPr>
            </w:pPr>
            <w:r w:rsidRPr="003E64DF">
              <w:rPr>
                <w:b/>
              </w:rPr>
              <w:t>Interfaces</w:t>
            </w:r>
          </w:p>
        </w:tc>
        <w:tc>
          <w:tcPr>
            <w:tcW w:w="7666" w:type="dxa"/>
            <w:shd w:val="clear" w:color="auto" w:fill="auto"/>
          </w:tcPr>
          <w:p w14:paraId="6170D8D2" w14:textId="77777777" w:rsidR="00F30367" w:rsidRPr="003E64DF" w:rsidRDefault="00B113DE" w:rsidP="00F30367">
            <w:r>
              <w:t>CAN</w:t>
            </w:r>
          </w:p>
        </w:tc>
      </w:tr>
    </w:tbl>
    <w:p w14:paraId="08B97688" w14:textId="77777777" w:rsidR="00F30367" w:rsidRDefault="00F30367"/>
    <w:p w14:paraId="4E0502FE" w14:textId="77777777" w:rsidR="00F30367" w:rsidRDefault="00B113DE" w:rsidP="009B4C29">
      <w:pPr>
        <w:pStyle w:val="Heading4"/>
      </w:pPr>
      <w:r>
        <w:t>SVS-UC-REQ-320174/B-Inconsistent Location First Fix Location</w:t>
      </w:r>
    </w:p>
    <w:p w14:paraId="31509DF8"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5E6C679D" w14:textId="77777777" w:rsidTr="009B4C29">
        <w:trPr>
          <w:jc w:val="center"/>
        </w:trPr>
        <w:tc>
          <w:tcPr>
            <w:tcW w:w="1910" w:type="dxa"/>
            <w:shd w:val="clear" w:color="auto" w:fill="BFBFBF"/>
          </w:tcPr>
          <w:p w14:paraId="7CC908CF" w14:textId="77777777" w:rsidR="00F30367" w:rsidRPr="003E64DF" w:rsidRDefault="00B113DE" w:rsidP="00F30367">
            <w:pPr>
              <w:rPr>
                <w:b/>
              </w:rPr>
            </w:pPr>
            <w:r w:rsidRPr="003E64DF">
              <w:rPr>
                <w:b/>
              </w:rPr>
              <w:t>Actors</w:t>
            </w:r>
          </w:p>
        </w:tc>
        <w:tc>
          <w:tcPr>
            <w:tcW w:w="7666" w:type="dxa"/>
            <w:shd w:val="clear" w:color="auto" w:fill="auto"/>
          </w:tcPr>
          <w:p w14:paraId="4763E59C" w14:textId="77777777" w:rsidR="00F30367" w:rsidRPr="003E64DF" w:rsidRDefault="00B113DE" w:rsidP="00F30367">
            <w:r w:rsidRPr="003E64DF">
              <w:t>SVSInterfaceClient/SVSServer</w:t>
            </w:r>
          </w:p>
        </w:tc>
      </w:tr>
      <w:tr w:rsidR="00F30367" w:rsidRPr="003E64DF" w14:paraId="763A8409" w14:textId="77777777" w:rsidTr="009B4C29">
        <w:trPr>
          <w:jc w:val="center"/>
        </w:trPr>
        <w:tc>
          <w:tcPr>
            <w:tcW w:w="1910" w:type="dxa"/>
            <w:shd w:val="clear" w:color="auto" w:fill="BFBFBF"/>
          </w:tcPr>
          <w:p w14:paraId="7FCFD8FC" w14:textId="77777777" w:rsidR="00F30367" w:rsidRPr="003E64DF" w:rsidRDefault="00B113DE" w:rsidP="00F30367">
            <w:pPr>
              <w:rPr>
                <w:b/>
              </w:rPr>
            </w:pPr>
            <w:r w:rsidRPr="003E64DF">
              <w:rPr>
                <w:b/>
              </w:rPr>
              <w:t>Pre-Conditions</w:t>
            </w:r>
          </w:p>
        </w:tc>
        <w:tc>
          <w:tcPr>
            <w:tcW w:w="7666" w:type="dxa"/>
            <w:shd w:val="clear" w:color="auto" w:fill="auto"/>
          </w:tcPr>
          <w:p w14:paraId="63C42B6A" w14:textId="77777777" w:rsidR="00F30367" w:rsidRPr="003E64DF" w:rsidRDefault="00B113DE" w:rsidP="00F30367">
            <w:r w:rsidRPr="003E64DF">
              <w:t>SVS Subscription</w:t>
            </w:r>
          </w:p>
          <w:p w14:paraId="77C262B0" w14:textId="77777777" w:rsidR="00F30367" w:rsidRPr="003E64DF" w:rsidRDefault="00B113DE" w:rsidP="00F30367">
            <w:r w:rsidRPr="003E64DF">
              <w:t>Customer notification is enabled</w:t>
            </w:r>
          </w:p>
          <w:p w14:paraId="7750EA54" w14:textId="77777777" w:rsidR="00F30367" w:rsidRPr="003E64DF" w:rsidRDefault="00B113DE" w:rsidP="00F30367">
            <w:r w:rsidRPr="003E64DF">
              <w:t>Ignition changes from “OFF” to “ON”</w:t>
            </w:r>
          </w:p>
        </w:tc>
      </w:tr>
      <w:tr w:rsidR="00F30367" w:rsidRPr="003E64DF" w14:paraId="4C4CC8FE" w14:textId="77777777" w:rsidTr="009B4C29">
        <w:trPr>
          <w:jc w:val="center"/>
        </w:trPr>
        <w:tc>
          <w:tcPr>
            <w:tcW w:w="1910" w:type="dxa"/>
            <w:shd w:val="clear" w:color="auto" w:fill="BFBFBF"/>
          </w:tcPr>
          <w:p w14:paraId="3DE84049"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11F70378" w14:textId="77777777" w:rsidR="00F30367" w:rsidRPr="003E64DF" w:rsidRDefault="00B113DE" w:rsidP="00F30367">
            <w:r w:rsidRPr="003E64DF">
              <w:t>Upon ignition “ON” first fix vehicle location shall be collected</w:t>
            </w:r>
          </w:p>
        </w:tc>
      </w:tr>
      <w:tr w:rsidR="00F30367" w:rsidRPr="003E64DF" w14:paraId="67E161DC" w14:textId="77777777" w:rsidTr="009B4C29">
        <w:trPr>
          <w:jc w:val="center"/>
        </w:trPr>
        <w:tc>
          <w:tcPr>
            <w:tcW w:w="1910" w:type="dxa"/>
            <w:shd w:val="clear" w:color="auto" w:fill="BFBFBF"/>
          </w:tcPr>
          <w:p w14:paraId="38C78D2B" w14:textId="77777777" w:rsidR="00F30367" w:rsidRPr="003E64DF" w:rsidRDefault="00B113DE" w:rsidP="00F30367">
            <w:pPr>
              <w:rPr>
                <w:b/>
              </w:rPr>
            </w:pPr>
            <w:r w:rsidRPr="003E64DF">
              <w:rPr>
                <w:b/>
              </w:rPr>
              <w:t>Post-conditions</w:t>
            </w:r>
          </w:p>
        </w:tc>
        <w:tc>
          <w:tcPr>
            <w:tcW w:w="7666" w:type="dxa"/>
            <w:shd w:val="clear" w:color="auto" w:fill="auto"/>
          </w:tcPr>
          <w:p w14:paraId="5A7F7CBE" w14:textId="77777777" w:rsidR="00F30367" w:rsidRPr="003E64DF" w:rsidRDefault="00B113DE" w:rsidP="00F30367">
            <w:r>
              <w:t xml:space="preserve">SVSServer </w:t>
            </w:r>
            <w:r w:rsidRPr="003E64DF">
              <w:t>shall receive first fix location from SVSInterfaceClient</w:t>
            </w:r>
            <w:r>
              <w:t xml:space="preserve"> </w:t>
            </w:r>
            <w:r w:rsidRPr="00E22F59">
              <w:t xml:space="preserve">or SVS Backup antenna or from external antenna connected to </w:t>
            </w:r>
            <w:r>
              <w:t xml:space="preserve">SVSServer </w:t>
            </w:r>
            <w:r w:rsidRPr="00E22F59">
              <w:t>if there is no</w:t>
            </w:r>
            <w:r w:rsidRPr="003E64DF">
              <w:t xml:space="preserve"> SVSInterfaceClient</w:t>
            </w:r>
            <w:r>
              <w:t xml:space="preserve"> </w:t>
            </w:r>
            <w:r w:rsidRPr="00E22F59">
              <w:t>on vehicle</w:t>
            </w:r>
          </w:p>
        </w:tc>
      </w:tr>
      <w:tr w:rsidR="00F30367" w:rsidRPr="003E64DF" w14:paraId="7FC44606" w14:textId="77777777" w:rsidTr="009B4C29">
        <w:trPr>
          <w:jc w:val="center"/>
        </w:trPr>
        <w:tc>
          <w:tcPr>
            <w:tcW w:w="1910" w:type="dxa"/>
            <w:shd w:val="clear" w:color="auto" w:fill="BFBFBF"/>
          </w:tcPr>
          <w:p w14:paraId="4C7410C9" w14:textId="77777777" w:rsidR="00F30367" w:rsidRPr="003E64DF" w:rsidRDefault="00B113DE" w:rsidP="00F30367">
            <w:pPr>
              <w:rPr>
                <w:b/>
              </w:rPr>
            </w:pPr>
            <w:r w:rsidRPr="003E64DF">
              <w:rPr>
                <w:b/>
              </w:rPr>
              <w:t>List of Exception Use Case Titles</w:t>
            </w:r>
          </w:p>
        </w:tc>
        <w:tc>
          <w:tcPr>
            <w:tcW w:w="7666" w:type="dxa"/>
            <w:shd w:val="clear" w:color="auto" w:fill="auto"/>
          </w:tcPr>
          <w:p w14:paraId="1BB4BD06" w14:textId="77777777" w:rsidR="00F30367" w:rsidRPr="003E64DF" w:rsidRDefault="00F30367" w:rsidP="00F30367"/>
        </w:tc>
      </w:tr>
      <w:tr w:rsidR="00F30367" w:rsidRPr="003E64DF" w14:paraId="0DFAC1E1" w14:textId="77777777" w:rsidTr="009B4C29">
        <w:trPr>
          <w:jc w:val="center"/>
        </w:trPr>
        <w:tc>
          <w:tcPr>
            <w:tcW w:w="1910" w:type="dxa"/>
            <w:shd w:val="clear" w:color="auto" w:fill="BFBFBF"/>
          </w:tcPr>
          <w:p w14:paraId="27BF52E3" w14:textId="77777777" w:rsidR="00F30367" w:rsidRPr="003E64DF" w:rsidRDefault="00B113DE" w:rsidP="00F30367">
            <w:pPr>
              <w:rPr>
                <w:b/>
              </w:rPr>
            </w:pPr>
            <w:r w:rsidRPr="003E64DF">
              <w:rPr>
                <w:b/>
              </w:rPr>
              <w:t>Interfaces</w:t>
            </w:r>
          </w:p>
        </w:tc>
        <w:tc>
          <w:tcPr>
            <w:tcW w:w="7666" w:type="dxa"/>
            <w:shd w:val="clear" w:color="auto" w:fill="auto"/>
          </w:tcPr>
          <w:p w14:paraId="71DB87EF" w14:textId="77777777" w:rsidR="00F30367" w:rsidRPr="003E64DF" w:rsidRDefault="00B113DE" w:rsidP="00F30367">
            <w:r>
              <w:t>CAN</w:t>
            </w:r>
          </w:p>
        </w:tc>
      </w:tr>
    </w:tbl>
    <w:p w14:paraId="67EC977F" w14:textId="77777777" w:rsidR="00F30367" w:rsidRDefault="00F30367"/>
    <w:p w14:paraId="7A7CDD44" w14:textId="77777777" w:rsidR="00F30367" w:rsidRDefault="00B113DE" w:rsidP="009B4C29">
      <w:pPr>
        <w:pStyle w:val="Heading4"/>
      </w:pPr>
      <w:r>
        <w:t>SVS-UC-REQ-320175/B-Inconsistent Location Delta Parameter DID</w:t>
      </w:r>
    </w:p>
    <w:p w14:paraId="23417CC1"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73842EB9" w14:textId="77777777" w:rsidTr="009B4C29">
        <w:trPr>
          <w:jc w:val="center"/>
        </w:trPr>
        <w:tc>
          <w:tcPr>
            <w:tcW w:w="1910" w:type="dxa"/>
            <w:shd w:val="clear" w:color="auto" w:fill="BFBFBF"/>
          </w:tcPr>
          <w:p w14:paraId="225BC61E" w14:textId="77777777" w:rsidR="00F30367" w:rsidRPr="003E64DF" w:rsidRDefault="00B113DE" w:rsidP="00F30367">
            <w:pPr>
              <w:rPr>
                <w:b/>
              </w:rPr>
            </w:pPr>
            <w:r w:rsidRPr="003E64DF">
              <w:rPr>
                <w:b/>
              </w:rPr>
              <w:t>Actors</w:t>
            </w:r>
          </w:p>
        </w:tc>
        <w:tc>
          <w:tcPr>
            <w:tcW w:w="7666" w:type="dxa"/>
            <w:shd w:val="clear" w:color="auto" w:fill="auto"/>
          </w:tcPr>
          <w:p w14:paraId="35CC23BF" w14:textId="77777777" w:rsidR="00F30367" w:rsidRPr="003E64DF" w:rsidRDefault="00B113DE" w:rsidP="00F30367">
            <w:r>
              <w:t>SVSServer</w:t>
            </w:r>
          </w:p>
        </w:tc>
      </w:tr>
      <w:tr w:rsidR="00F30367" w:rsidRPr="003E64DF" w14:paraId="422E98FA" w14:textId="77777777" w:rsidTr="009B4C29">
        <w:trPr>
          <w:jc w:val="center"/>
        </w:trPr>
        <w:tc>
          <w:tcPr>
            <w:tcW w:w="1910" w:type="dxa"/>
            <w:shd w:val="clear" w:color="auto" w:fill="BFBFBF"/>
          </w:tcPr>
          <w:p w14:paraId="31017554" w14:textId="77777777" w:rsidR="00F30367" w:rsidRPr="003E64DF" w:rsidRDefault="00B113DE" w:rsidP="00F30367">
            <w:pPr>
              <w:rPr>
                <w:b/>
              </w:rPr>
            </w:pPr>
            <w:r w:rsidRPr="003E64DF">
              <w:rPr>
                <w:b/>
              </w:rPr>
              <w:t>Pre-Conditions</w:t>
            </w:r>
          </w:p>
        </w:tc>
        <w:tc>
          <w:tcPr>
            <w:tcW w:w="7666" w:type="dxa"/>
            <w:shd w:val="clear" w:color="auto" w:fill="auto"/>
          </w:tcPr>
          <w:p w14:paraId="1FFEF6C0" w14:textId="77777777" w:rsidR="00F30367" w:rsidRPr="003E64DF" w:rsidRDefault="00B113DE" w:rsidP="00F30367">
            <w:r w:rsidRPr="003E64DF">
              <w:t>SVS Subscription</w:t>
            </w:r>
          </w:p>
          <w:p w14:paraId="134CF86C" w14:textId="77777777" w:rsidR="00F30367" w:rsidRPr="003E64DF" w:rsidRDefault="00B113DE" w:rsidP="00F30367">
            <w:r w:rsidRPr="003E64DF">
              <w:t>Customer notification is enabled</w:t>
            </w:r>
          </w:p>
          <w:p w14:paraId="0AE30474" w14:textId="77777777" w:rsidR="00F30367" w:rsidRPr="003E64DF" w:rsidRDefault="00B113DE" w:rsidP="00F30367">
            <w:r>
              <w:t>SVS_LOC_DELTA</w:t>
            </w:r>
            <w:r w:rsidRPr="003E64DF">
              <w:t xml:space="preserve"> shall be configured</w:t>
            </w:r>
          </w:p>
        </w:tc>
      </w:tr>
      <w:tr w:rsidR="00F30367" w:rsidRPr="003E64DF" w14:paraId="75EF9540" w14:textId="77777777" w:rsidTr="009B4C29">
        <w:trPr>
          <w:jc w:val="center"/>
        </w:trPr>
        <w:tc>
          <w:tcPr>
            <w:tcW w:w="1910" w:type="dxa"/>
            <w:shd w:val="clear" w:color="auto" w:fill="BFBFBF"/>
          </w:tcPr>
          <w:p w14:paraId="10AF8990"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393D0B84" w14:textId="77777777" w:rsidR="00F30367" w:rsidRPr="003E64DF" w:rsidRDefault="00B113DE" w:rsidP="00F30367">
            <w:r>
              <w:t>SVS_LOC_DELTA</w:t>
            </w:r>
            <w:r w:rsidRPr="003E64DF">
              <w:t xml:space="preserve"> shall be set to desired configuration for the delta parameter</w:t>
            </w:r>
          </w:p>
        </w:tc>
      </w:tr>
      <w:tr w:rsidR="00F30367" w:rsidRPr="003E64DF" w14:paraId="68E2B857" w14:textId="77777777" w:rsidTr="009B4C29">
        <w:trPr>
          <w:jc w:val="center"/>
        </w:trPr>
        <w:tc>
          <w:tcPr>
            <w:tcW w:w="1910" w:type="dxa"/>
            <w:shd w:val="clear" w:color="auto" w:fill="BFBFBF"/>
          </w:tcPr>
          <w:p w14:paraId="033DB157" w14:textId="77777777" w:rsidR="00F30367" w:rsidRPr="003E64DF" w:rsidRDefault="00B113DE" w:rsidP="00F30367">
            <w:pPr>
              <w:rPr>
                <w:b/>
              </w:rPr>
            </w:pPr>
            <w:r w:rsidRPr="003E64DF">
              <w:rPr>
                <w:b/>
              </w:rPr>
              <w:t>Post-conditions</w:t>
            </w:r>
          </w:p>
        </w:tc>
        <w:tc>
          <w:tcPr>
            <w:tcW w:w="7666" w:type="dxa"/>
            <w:shd w:val="clear" w:color="auto" w:fill="auto"/>
          </w:tcPr>
          <w:p w14:paraId="70C8F819" w14:textId="77777777" w:rsidR="00F30367" w:rsidRPr="003E64DF" w:rsidRDefault="00B113DE" w:rsidP="00F30367">
            <w:r w:rsidRPr="003E64DF">
              <w:t>This parameter will be used for comparison when calculating distance between last known location and first fix location for Inconsistent Location Alert</w:t>
            </w:r>
          </w:p>
        </w:tc>
      </w:tr>
      <w:tr w:rsidR="00F30367" w:rsidRPr="003E64DF" w14:paraId="52917A9B" w14:textId="77777777" w:rsidTr="009B4C29">
        <w:trPr>
          <w:jc w:val="center"/>
        </w:trPr>
        <w:tc>
          <w:tcPr>
            <w:tcW w:w="1910" w:type="dxa"/>
            <w:shd w:val="clear" w:color="auto" w:fill="BFBFBF"/>
          </w:tcPr>
          <w:p w14:paraId="5CC6C9AE" w14:textId="77777777" w:rsidR="00F30367" w:rsidRPr="003E64DF" w:rsidRDefault="00B113DE" w:rsidP="00F30367">
            <w:pPr>
              <w:rPr>
                <w:b/>
              </w:rPr>
            </w:pPr>
            <w:r w:rsidRPr="003E64DF">
              <w:rPr>
                <w:b/>
              </w:rPr>
              <w:t>List of Exception Use Case Titles</w:t>
            </w:r>
          </w:p>
        </w:tc>
        <w:tc>
          <w:tcPr>
            <w:tcW w:w="7666" w:type="dxa"/>
            <w:shd w:val="clear" w:color="auto" w:fill="auto"/>
          </w:tcPr>
          <w:p w14:paraId="5133FD83" w14:textId="77777777" w:rsidR="00F30367" w:rsidRPr="003E64DF" w:rsidRDefault="00F30367" w:rsidP="00F30367"/>
        </w:tc>
      </w:tr>
      <w:tr w:rsidR="00F30367" w:rsidRPr="003E64DF" w14:paraId="4860DDC4" w14:textId="77777777" w:rsidTr="009B4C29">
        <w:trPr>
          <w:jc w:val="center"/>
        </w:trPr>
        <w:tc>
          <w:tcPr>
            <w:tcW w:w="1910" w:type="dxa"/>
            <w:shd w:val="clear" w:color="auto" w:fill="BFBFBF"/>
          </w:tcPr>
          <w:p w14:paraId="32197B5A" w14:textId="77777777" w:rsidR="00F30367" w:rsidRPr="003E64DF" w:rsidRDefault="00B113DE" w:rsidP="00F30367">
            <w:pPr>
              <w:rPr>
                <w:b/>
              </w:rPr>
            </w:pPr>
            <w:r w:rsidRPr="003E64DF">
              <w:rPr>
                <w:b/>
              </w:rPr>
              <w:t>Interfaces</w:t>
            </w:r>
          </w:p>
        </w:tc>
        <w:tc>
          <w:tcPr>
            <w:tcW w:w="7666" w:type="dxa"/>
            <w:shd w:val="clear" w:color="auto" w:fill="auto"/>
          </w:tcPr>
          <w:p w14:paraId="169E0CE1" w14:textId="77777777" w:rsidR="00F30367" w:rsidRPr="003E64DF" w:rsidRDefault="00F30367" w:rsidP="00F30367"/>
        </w:tc>
      </w:tr>
    </w:tbl>
    <w:p w14:paraId="472893BA" w14:textId="77777777" w:rsidR="00F30367" w:rsidRDefault="00F30367"/>
    <w:p w14:paraId="7AB81325" w14:textId="77777777" w:rsidR="00F30367" w:rsidRDefault="00B113DE" w:rsidP="009B4C29">
      <w:pPr>
        <w:pStyle w:val="Heading4"/>
      </w:pPr>
      <w:r>
        <w:t>SVS-UC-REQ-325793/C-</w:t>
      </w:r>
      <w:del w:id="1111" w:author="Ekanthappa, Rudresh (R.)" w:date="2019-11-13T14:48:00Z">
        <w:r w:rsidDel="00765F07">
          <w:delText>Early theft alert v</w:delText>
        </w:r>
      </w:del>
      <w:ins w:id="1112" w:author="Ekanthappa, Rudresh (R.)" w:date="2019-11-13T14:48:00Z">
        <w:r w:rsidR="00765F07">
          <w:t>V</w:t>
        </w:r>
      </w:ins>
      <w:r>
        <w:t xml:space="preserve">ehicle location data </w:t>
      </w:r>
      <w:ins w:id="1113" w:author="Ekanthappa, Rudresh (R.)" w:date="2019-11-13T14:48:00Z">
        <w:r w:rsidR="00765F07">
          <w:t xml:space="preserve">for early theft alert </w:t>
        </w:r>
      </w:ins>
      <w:del w:id="1114" w:author="Ekanthappa, Rudresh (R.)" w:date="2019-11-13T14:48:00Z">
        <w:r w:rsidDel="00765F07">
          <w:delText>reporting Trigger condition</w:delText>
        </w:r>
      </w:del>
    </w:p>
    <w:p w14:paraId="02C364B6" w14:textId="77777777" w:rsidR="00323D54" w:rsidRPr="00AE06BC" w:rsidRDefault="00A572DB" w:rsidP="00F30367">
      <w:del w:id="1115" w:author="Ekanthappa, Rudresh (R.)" w:date="2019-11-20T10:13:00Z">
        <w:r w:rsidDel="00935C80">
          <w:rPr>
            <w:rStyle w:val="CommentReference"/>
          </w:rPr>
          <w:commentReference w:id="1116"/>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14:paraId="58629C00"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CFB4DBF" w14:textId="77777777" w:rsidR="00F30367" w:rsidRDefault="00B113DE">
            <w:pPr>
              <w:spacing w:line="256" w:lineRule="auto"/>
              <w:rPr>
                <w:b/>
              </w:rPr>
            </w:pPr>
            <w:r>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FE251A2" w14:textId="77777777" w:rsidR="00F30367" w:rsidRDefault="00B113DE" w:rsidP="00F30367">
            <w:pPr>
              <w:spacing w:line="256" w:lineRule="auto"/>
            </w:pPr>
            <w:r>
              <w:t>SVSServer</w:t>
            </w:r>
          </w:p>
        </w:tc>
      </w:tr>
      <w:tr w:rsidR="00F30367" w14:paraId="5D18DB9B"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A07986C" w14:textId="77777777" w:rsidR="00F30367" w:rsidRDefault="00B113DE">
            <w:pPr>
              <w:spacing w:line="256" w:lineRule="auto"/>
              <w:rPr>
                <w:b/>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06F3AB4" w14:textId="77777777" w:rsidR="00F30367" w:rsidRDefault="00B113DE">
            <w:pPr>
              <w:spacing w:line="256" w:lineRule="auto"/>
            </w:pPr>
            <w:r>
              <w:t>SVS Subscription</w:t>
            </w:r>
          </w:p>
          <w:p w14:paraId="762BF290" w14:textId="77777777" w:rsidR="00F30367" w:rsidRDefault="00B113DE">
            <w:pPr>
              <w:spacing w:line="256" w:lineRule="auto"/>
            </w:pPr>
            <w:r>
              <w:t>Ignition ON or OFF</w:t>
            </w:r>
          </w:p>
          <w:p w14:paraId="0F05832A" w14:textId="77777777" w:rsidR="00F30367" w:rsidRDefault="00B113DE">
            <w:pPr>
              <w:spacing w:line="256" w:lineRule="auto"/>
            </w:pPr>
            <w:r>
              <w:t>Customer notification is enabled</w:t>
            </w:r>
          </w:p>
          <w:p w14:paraId="618597AE" w14:textId="77777777" w:rsidR="00F30367" w:rsidRDefault="00B113DE">
            <w:pPr>
              <w:spacing w:line="256" w:lineRule="auto"/>
            </w:pPr>
            <w:r>
              <w:t>Location in Connectivity settings is enabled/disabled</w:t>
            </w:r>
          </w:p>
        </w:tc>
      </w:tr>
      <w:tr w:rsidR="00F30367" w14:paraId="1C286F9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DADAAA5" w14:textId="77777777" w:rsidR="00F30367" w:rsidRDefault="00B113DE">
            <w:pPr>
              <w:spacing w:line="256" w:lineRule="auto"/>
              <w:rPr>
                <w:b/>
              </w:rPr>
            </w:pPr>
            <w:r>
              <w:rPr>
                <w:b/>
              </w:rPr>
              <w:t xml:space="preserve">Scenario Description </w:t>
            </w:r>
          </w:p>
        </w:tc>
        <w:tc>
          <w:tcPr>
            <w:tcW w:w="7666" w:type="dxa"/>
            <w:tcBorders>
              <w:top w:val="single" w:sz="4" w:space="0" w:color="auto"/>
              <w:left w:val="single" w:sz="4" w:space="0" w:color="auto"/>
              <w:bottom w:val="single" w:sz="4" w:space="0" w:color="auto"/>
              <w:right w:val="single" w:sz="4" w:space="0" w:color="auto"/>
            </w:tcBorders>
          </w:tcPr>
          <w:p w14:paraId="2A782D8C" w14:textId="77777777" w:rsidR="00F30367" w:rsidRDefault="00B113DE">
            <w:pPr>
              <w:spacing w:line="256" w:lineRule="auto"/>
            </w:pPr>
            <w:r>
              <w:t>Vehicle location data shall be sent along with early theft notification alert payload to SVSOffBoardClient even if location in connectivity settings is enabled/disabled</w:t>
            </w:r>
          </w:p>
          <w:p w14:paraId="5F7810C6" w14:textId="77777777" w:rsidR="00F30367" w:rsidRDefault="00F30367">
            <w:pPr>
              <w:spacing w:line="256" w:lineRule="auto"/>
            </w:pPr>
          </w:p>
        </w:tc>
      </w:tr>
      <w:tr w:rsidR="00F30367" w14:paraId="452FE667"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64EEB9F" w14:textId="77777777" w:rsidR="00F30367" w:rsidRDefault="00B113DE">
            <w:pPr>
              <w:spacing w:line="256" w:lineRule="auto"/>
              <w:rPr>
                <w:b/>
              </w:rPr>
            </w:pPr>
            <w:r>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CB209D4" w14:textId="77777777" w:rsidR="00F30367" w:rsidRDefault="00B113DE" w:rsidP="00323D54">
            <w:pPr>
              <w:spacing w:line="256" w:lineRule="auto"/>
            </w:pPr>
            <w:r>
              <w:t>GRPC</w:t>
            </w:r>
            <w:del w:id="1117" w:author="Ekanthappa, Rudresh (R.)" w:date="2019-11-13T14:38:00Z">
              <w:r w:rsidDel="00323D54">
                <w:delText>/FTCP</w:delText>
              </w:r>
            </w:del>
            <w:r>
              <w:t xml:space="preserve"> early theft notification alert message shall contain vehicle location data in the payload message. Vehicle location data shall reside in SVSOffBoardClient for </w:t>
            </w:r>
            <w:ins w:id="1118" w:author="Ekanthappa, Rudresh (R.)" w:date="2019-11-13T14:39:00Z">
              <w:r w:rsidR="00323D54">
                <w:t>30</w:t>
              </w:r>
            </w:ins>
            <w:del w:id="1119" w:author="Ekanthappa, Rudresh (R.)" w:date="2019-11-13T14:39:00Z">
              <w:r w:rsidDel="00323D54">
                <w:delText>15</w:delText>
              </w:r>
            </w:del>
            <w:r>
              <w:t xml:space="preserve"> days and only alert trigger status will be sent to customer mobile app.</w:t>
            </w:r>
          </w:p>
        </w:tc>
      </w:tr>
      <w:tr w:rsidR="00F30367" w14:paraId="1BC36DC6"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9A6D5D5" w14:textId="77777777" w:rsidR="00F30367" w:rsidRDefault="00B113DE">
            <w:pPr>
              <w:spacing w:line="256" w:lineRule="auto"/>
              <w:rPr>
                <w:b/>
              </w:rPr>
            </w:pPr>
            <w:r>
              <w:rPr>
                <w:b/>
              </w:rPr>
              <w:t>List of Exception Use Case Titles</w:t>
            </w:r>
          </w:p>
        </w:tc>
        <w:tc>
          <w:tcPr>
            <w:tcW w:w="7666" w:type="dxa"/>
            <w:tcBorders>
              <w:top w:val="single" w:sz="4" w:space="0" w:color="auto"/>
              <w:left w:val="single" w:sz="4" w:space="0" w:color="auto"/>
              <w:bottom w:val="single" w:sz="4" w:space="0" w:color="auto"/>
              <w:right w:val="single" w:sz="4" w:space="0" w:color="auto"/>
            </w:tcBorders>
          </w:tcPr>
          <w:p w14:paraId="7066331A" w14:textId="77777777" w:rsidR="00F30367" w:rsidRDefault="00F30367">
            <w:pPr>
              <w:spacing w:line="256" w:lineRule="auto"/>
            </w:pPr>
          </w:p>
        </w:tc>
      </w:tr>
      <w:tr w:rsidR="00F30367" w14:paraId="70B791AA"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3570C30" w14:textId="77777777" w:rsidR="00F30367" w:rsidRDefault="00B113DE">
            <w:pPr>
              <w:spacing w:line="256" w:lineRule="auto"/>
              <w:rPr>
                <w:b/>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D7B5D50" w14:textId="77777777" w:rsidR="00F30367" w:rsidRDefault="00B113DE">
            <w:pPr>
              <w:spacing w:line="256" w:lineRule="auto"/>
            </w:pPr>
            <w:r>
              <w:t>GRPC</w:t>
            </w:r>
            <w:r w:rsidRPr="00765F07">
              <w:rPr>
                <w:strike/>
                <w:rPrChange w:id="1120" w:author="Ekanthappa, Rudresh (R.)" w:date="2019-11-13T14:47:00Z">
                  <w:rPr/>
                </w:rPrChange>
              </w:rPr>
              <w:t>, FTCP</w:t>
            </w:r>
          </w:p>
        </w:tc>
      </w:tr>
    </w:tbl>
    <w:p w14:paraId="4D5C0B29" w14:textId="77777777" w:rsidR="00F30367" w:rsidRDefault="00F30367" w:rsidP="00F30367"/>
    <w:p w14:paraId="5F250D04" w14:textId="77777777" w:rsidR="00F30367" w:rsidRDefault="00B113DE" w:rsidP="009B4C29">
      <w:pPr>
        <w:pStyle w:val="Heading4"/>
      </w:pPr>
      <w:r>
        <w:t>SVS-UC-REQ-320176/B-Inconsistent Location Calculation Trigger</w:t>
      </w:r>
    </w:p>
    <w:p w14:paraId="2B714C96"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D49B875" w14:textId="77777777" w:rsidTr="009B4C29">
        <w:trPr>
          <w:jc w:val="center"/>
        </w:trPr>
        <w:tc>
          <w:tcPr>
            <w:tcW w:w="1910" w:type="dxa"/>
            <w:shd w:val="clear" w:color="auto" w:fill="BFBFBF"/>
          </w:tcPr>
          <w:p w14:paraId="3493F32E" w14:textId="77777777" w:rsidR="00F30367" w:rsidRPr="003E64DF" w:rsidRDefault="00B113DE" w:rsidP="00F30367">
            <w:pPr>
              <w:rPr>
                <w:b/>
              </w:rPr>
            </w:pPr>
            <w:r w:rsidRPr="003E64DF">
              <w:rPr>
                <w:b/>
              </w:rPr>
              <w:t>Actors</w:t>
            </w:r>
          </w:p>
        </w:tc>
        <w:tc>
          <w:tcPr>
            <w:tcW w:w="7666" w:type="dxa"/>
            <w:shd w:val="clear" w:color="auto" w:fill="auto"/>
          </w:tcPr>
          <w:p w14:paraId="2AE4F9A3" w14:textId="77777777" w:rsidR="00F30367" w:rsidRPr="003E64DF" w:rsidRDefault="00B113DE" w:rsidP="00F30367">
            <w:r>
              <w:t>SVSServer</w:t>
            </w:r>
          </w:p>
        </w:tc>
      </w:tr>
      <w:tr w:rsidR="00F30367" w:rsidRPr="003E64DF" w14:paraId="7D032934" w14:textId="77777777" w:rsidTr="009B4C29">
        <w:trPr>
          <w:jc w:val="center"/>
        </w:trPr>
        <w:tc>
          <w:tcPr>
            <w:tcW w:w="1910" w:type="dxa"/>
            <w:shd w:val="clear" w:color="auto" w:fill="BFBFBF"/>
          </w:tcPr>
          <w:p w14:paraId="00363CF8" w14:textId="77777777" w:rsidR="00F30367" w:rsidRPr="003E64DF" w:rsidRDefault="00B113DE" w:rsidP="00F30367">
            <w:pPr>
              <w:rPr>
                <w:b/>
              </w:rPr>
            </w:pPr>
            <w:r w:rsidRPr="003E64DF">
              <w:rPr>
                <w:b/>
              </w:rPr>
              <w:t>Pre-Conditions</w:t>
            </w:r>
          </w:p>
        </w:tc>
        <w:tc>
          <w:tcPr>
            <w:tcW w:w="7666" w:type="dxa"/>
            <w:shd w:val="clear" w:color="auto" w:fill="auto"/>
          </w:tcPr>
          <w:p w14:paraId="3BCDAF1D" w14:textId="77777777" w:rsidR="00F30367" w:rsidRPr="003E64DF" w:rsidRDefault="00B113DE" w:rsidP="00F30367">
            <w:r w:rsidRPr="003E64DF">
              <w:t xml:space="preserve">SVS Subscription </w:t>
            </w:r>
          </w:p>
          <w:p w14:paraId="5CC3CE24" w14:textId="77777777" w:rsidR="00F30367" w:rsidRPr="003E64DF" w:rsidRDefault="00B113DE" w:rsidP="00F30367">
            <w:r w:rsidRPr="003E64DF">
              <w:t>Customer notification is enabled</w:t>
            </w:r>
          </w:p>
          <w:p w14:paraId="5EC824CD" w14:textId="77777777" w:rsidR="00F30367" w:rsidRPr="003E64DF" w:rsidRDefault="00B113DE" w:rsidP="00F30367">
            <w:r w:rsidRPr="003E64DF">
              <w:t>SVS_LOC_DELTA shall be configured</w:t>
            </w:r>
          </w:p>
          <w:p w14:paraId="3F38B1A0" w14:textId="77777777" w:rsidR="00F30367" w:rsidRPr="003E64DF" w:rsidRDefault="00B113DE" w:rsidP="00F30367">
            <w:r w:rsidRPr="003E64DF">
              <w:t xml:space="preserve">Last known location available in </w:t>
            </w:r>
            <w:r>
              <w:t>SVSServer</w:t>
            </w:r>
          </w:p>
        </w:tc>
      </w:tr>
      <w:tr w:rsidR="00F30367" w:rsidRPr="003E64DF" w14:paraId="635D4ECD" w14:textId="77777777" w:rsidTr="009B4C29">
        <w:trPr>
          <w:jc w:val="center"/>
        </w:trPr>
        <w:tc>
          <w:tcPr>
            <w:tcW w:w="1910" w:type="dxa"/>
            <w:shd w:val="clear" w:color="auto" w:fill="BFBFBF"/>
          </w:tcPr>
          <w:p w14:paraId="7D50A72C"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1A2A49C8" w14:textId="77777777" w:rsidR="00F30367" w:rsidRPr="003E64DF" w:rsidRDefault="00B113DE" w:rsidP="00F30367">
            <w:r w:rsidRPr="003E64DF">
              <w:t xml:space="preserve">As soon as </w:t>
            </w:r>
            <w:r>
              <w:t xml:space="preserve">SVSServer </w:t>
            </w:r>
            <w:r w:rsidRPr="003E64DF">
              <w:t xml:space="preserve">receives first fix location, a calculation comparison shall be triggered within </w:t>
            </w:r>
            <w:r>
              <w:t xml:space="preserve">SVSServer </w:t>
            </w:r>
            <w:r w:rsidRPr="003E64DF">
              <w:t xml:space="preserve">to calculate the difference between last known location and first fix location. </w:t>
            </w:r>
          </w:p>
        </w:tc>
      </w:tr>
      <w:tr w:rsidR="00F30367" w:rsidRPr="003E64DF" w14:paraId="4673D18F" w14:textId="77777777" w:rsidTr="009B4C29">
        <w:trPr>
          <w:jc w:val="center"/>
        </w:trPr>
        <w:tc>
          <w:tcPr>
            <w:tcW w:w="1910" w:type="dxa"/>
            <w:shd w:val="clear" w:color="auto" w:fill="BFBFBF"/>
          </w:tcPr>
          <w:p w14:paraId="0DA503D0" w14:textId="77777777" w:rsidR="00F30367" w:rsidRPr="003E64DF" w:rsidRDefault="00B113DE" w:rsidP="00F30367">
            <w:pPr>
              <w:rPr>
                <w:b/>
              </w:rPr>
            </w:pPr>
            <w:r w:rsidRPr="003E64DF">
              <w:rPr>
                <w:b/>
              </w:rPr>
              <w:t>Post-conditions</w:t>
            </w:r>
          </w:p>
        </w:tc>
        <w:tc>
          <w:tcPr>
            <w:tcW w:w="7666" w:type="dxa"/>
            <w:shd w:val="clear" w:color="auto" w:fill="auto"/>
          </w:tcPr>
          <w:p w14:paraId="0E900746" w14:textId="77777777" w:rsidR="00F30367" w:rsidRPr="003E64DF" w:rsidRDefault="00B113DE" w:rsidP="00F30367">
            <w:r w:rsidRPr="003E64DF">
              <w:t xml:space="preserve">Calculation shall </w:t>
            </w:r>
            <w:r>
              <w:t>be compared to SVS_LOC_DELTA</w:t>
            </w:r>
          </w:p>
        </w:tc>
      </w:tr>
      <w:tr w:rsidR="00F30367" w:rsidRPr="003E64DF" w14:paraId="1A9BB1BC" w14:textId="77777777" w:rsidTr="009B4C29">
        <w:trPr>
          <w:jc w:val="center"/>
        </w:trPr>
        <w:tc>
          <w:tcPr>
            <w:tcW w:w="1910" w:type="dxa"/>
            <w:shd w:val="clear" w:color="auto" w:fill="BFBFBF"/>
          </w:tcPr>
          <w:p w14:paraId="643B3F93" w14:textId="77777777" w:rsidR="00F30367" w:rsidRPr="003E64DF" w:rsidRDefault="00B113DE" w:rsidP="00F30367">
            <w:pPr>
              <w:rPr>
                <w:b/>
              </w:rPr>
            </w:pPr>
            <w:r w:rsidRPr="003E64DF">
              <w:rPr>
                <w:b/>
              </w:rPr>
              <w:t>List of Exception Use Case Titles</w:t>
            </w:r>
          </w:p>
        </w:tc>
        <w:tc>
          <w:tcPr>
            <w:tcW w:w="7666" w:type="dxa"/>
            <w:shd w:val="clear" w:color="auto" w:fill="auto"/>
          </w:tcPr>
          <w:p w14:paraId="5002E86E" w14:textId="77777777" w:rsidR="00F30367" w:rsidRPr="003E64DF" w:rsidRDefault="00F30367" w:rsidP="00F30367"/>
        </w:tc>
      </w:tr>
      <w:tr w:rsidR="00F30367" w:rsidRPr="003E64DF" w14:paraId="07C1CE8B" w14:textId="77777777" w:rsidTr="009B4C29">
        <w:trPr>
          <w:jc w:val="center"/>
        </w:trPr>
        <w:tc>
          <w:tcPr>
            <w:tcW w:w="1910" w:type="dxa"/>
            <w:shd w:val="clear" w:color="auto" w:fill="BFBFBF"/>
          </w:tcPr>
          <w:p w14:paraId="61FE30BE" w14:textId="77777777" w:rsidR="00F30367" w:rsidRPr="003E64DF" w:rsidRDefault="00B113DE" w:rsidP="00F30367">
            <w:pPr>
              <w:rPr>
                <w:b/>
              </w:rPr>
            </w:pPr>
            <w:r w:rsidRPr="003E64DF">
              <w:rPr>
                <w:b/>
              </w:rPr>
              <w:t>Interfaces</w:t>
            </w:r>
          </w:p>
        </w:tc>
        <w:tc>
          <w:tcPr>
            <w:tcW w:w="7666" w:type="dxa"/>
            <w:shd w:val="clear" w:color="auto" w:fill="auto"/>
          </w:tcPr>
          <w:p w14:paraId="6FA0D2BF" w14:textId="77777777" w:rsidR="00F30367" w:rsidRPr="003E64DF" w:rsidRDefault="00B113DE" w:rsidP="00F30367">
            <w:r>
              <w:t>CAN/SOA</w:t>
            </w:r>
          </w:p>
        </w:tc>
      </w:tr>
    </w:tbl>
    <w:p w14:paraId="311D665D" w14:textId="77777777" w:rsidR="00F30367" w:rsidRDefault="00F30367"/>
    <w:p w14:paraId="4FECDCA5" w14:textId="77777777" w:rsidR="00F30367" w:rsidRDefault="00B113DE" w:rsidP="009B4C29">
      <w:pPr>
        <w:pStyle w:val="Heading4"/>
      </w:pPr>
      <w:r>
        <w:t>SVS-UC-REQ-320177/B-Inconsistent Location Alert “Theft Mode” NOT active</w:t>
      </w:r>
    </w:p>
    <w:p w14:paraId="4CD97E22"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B8A160C" w14:textId="77777777" w:rsidTr="009B4C29">
        <w:trPr>
          <w:jc w:val="center"/>
        </w:trPr>
        <w:tc>
          <w:tcPr>
            <w:tcW w:w="1910" w:type="dxa"/>
            <w:shd w:val="clear" w:color="auto" w:fill="BFBFBF"/>
          </w:tcPr>
          <w:p w14:paraId="4EC8B02C" w14:textId="77777777" w:rsidR="00F30367" w:rsidRPr="003E64DF" w:rsidRDefault="00B113DE" w:rsidP="00F30367">
            <w:pPr>
              <w:rPr>
                <w:b/>
              </w:rPr>
            </w:pPr>
            <w:r w:rsidRPr="003E64DF">
              <w:rPr>
                <w:b/>
              </w:rPr>
              <w:t>Actors</w:t>
            </w:r>
          </w:p>
        </w:tc>
        <w:tc>
          <w:tcPr>
            <w:tcW w:w="7666" w:type="dxa"/>
            <w:shd w:val="clear" w:color="auto" w:fill="auto"/>
          </w:tcPr>
          <w:p w14:paraId="041B6F51" w14:textId="77777777" w:rsidR="00F30367" w:rsidRPr="003E64DF" w:rsidRDefault="00B113DE" w:rsidP="00F30367">
            <w:r>
              <w:t>SVSServer</w:t>
            </w:r>
            <w:r w:rsidRPr="003E64DF">
              <w:t xml:space="preserve">, </w:t>
            </w:r>
            <w:r>
              <w:t>SVSOffBoardClient</w:t>
            </w:r>
            <w:r w:rsidRPr="003E64DF">
              <w:t>, SVS App, Mobile App</w:t>
            </w:r>
          </w:p>
        </w:tc>
      </w:tr>
      <w:tr w:rsidR="00F30367" w:rsidRPr="003E64DF" w14:paraId="356F2647" w14:textId="77777777" w:rsidTr="009B4C29">
        <w:trPr>
          <w:jc w:val="center"/>
        </w:trPr>
        <w:tc>
          <w:tcPr>
            <w:tcW w:w="1910" w:type="dxa"/>
            <w:shd w:val="clear" w:color="auto" w:fill="BFBFBF"/>
          </w:tcPr>
          <w:p w14:paraId="6B7C96DC" w14:textId="77777777" w:rsidR="00F30367" w:rsidRPr="003E64DF" w:rsidRDefault="00B113DE" w:rsidP="00F30367">
            <w:pPr>
              <w:rPr>
                <w:b/>
              </w:rPr>
            </w:pPr>
            <w:r w:rsidRPr="003E64DF">
              <w:rPr>
                <w:b/>
              </w:rPr>
              <w:t>Pre-Conditions</w:t>
            </w:r>
          </w:p>
        </w:tc>
        <w:tc>
          <w:tcPr>
            <w:tcW w:w="7666" w:type="dxa"/>
            <w:shd w:val="clear" w:color="auto" w:fill="auto"/>
          </w:tcPr>
          <w:p w14:paraId="25B46139" w14:textId="77777777" w:rsidR="00F30367" w:rsidRPr="003E64DF" w:rsidRDefault="00B113DE" w:rsidP="00F30367">
            <w:r w:rsidRPr="003E64DF">
              <w:t xml:space="preserve">SVS Subscription </w:t>
            </w:r>
          </w:p>
          <w:p w14:paraId="14027F62" w14:textId="77777777" w:rsidR="00F30367" w:rsidRPr="003E64DF" w:rsidRDefault="00B113DE" w:rsidP="00F30367">
            <w:r w:rsidRPr="003E64DF">
              <w:t>Customer notification is enabled</w:t>
            </w:r>
          </w:p>
          <w:p w14:paraId="3EDD8481" w14:textId="77777777" w:rsidR="00F30367" w:rsidRPr="003E64DF" w:rsidRDefault="00B113DE" w:rsidP="00F30367">
            <w:r w:rsidRPr="003E64DF">
              <w:t>SVS_LOC_DELTA shall be configured</w:t>
            </w:r>
          </w:p>
          <w:p w14:paraId="533121A7" w14:textId="77777777" w:rsidR="00F30367" w:rsidRPr="003E64DF" w:rsidRDefault="00B113DE" w:rsidP="00F30367">
            <w:r>
              <w:t xml:space="preserve">SVSServer </w:t>
            </w:r>
            <w:r w:rsidRPr="003E64DF">
              <w:t>performed calculation of difference between last known and first fix locations</w:t>
            </w:r>
          </w:p>
          <w:p w14:paraId="1EE4E6E0" w14:textId="77777777" w:rsidR="00F30367" w:rsidRPr="003E64DF" w:rsidRDefault="00B113DE" w:rsidP="00F30367">
            <w:r w:rsidRPr="003E64DF">
              <w:t>Ignition “ON”</w:t>
            </w:r>
          </w:p>
          <w:p w14:paraId="4E79E5BB" w14:textId="77777777" w:rsidR="00F30367" w:rsidRPr="003E64DF" w:rsidRDefault="00B113DE" w:rsidP="00F30367">
            <w:r w:rsidRPr="003E64DF">
              <w:t>Theft mode NOT active</w:t>
            </w:r>
          </w:p>
        </w:tc>
      </w:tr>
      <w:tr w:rsidR="00F30367" w:rsidRPr="003E64DF" w14:paraId="743329A9" w14:textId="77777777" w:rsidTr="009B4C29">
        <w:trPr>
          <w:jc w:val="center"/>
        </w:trPr>
        <w:tc>
          <w:tcPr>
            <w:tcW w:w="1910" w:type="dxa"/>
            <w:shd w:val="clear" w:color="auto" w:fill="BFBFBF"/>
          </w:tcPr>
          <w:p w14:paraId="041C487D"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4C159CF4" w14:textId="77777777" w:rsidR="00F30367" w:rsidRPr="003E64DF" w:rsidRDefault="00B113DE" w:rsidP="00F30367">
            <w:r w:rsidRPr="003E64DF">
              <w:t xml:space="preserve">Location calculation compared to </w:t>
            </w:r>
            <w:r>
              <w:t xml:space="preserve">SVS_LOC_DELTA, and location delta </w:t>
            </w:r>
            <w:r w:rsidRPr="003E64DF">
              <w:t>exceeded</w:t>
            </w:r>
          </w:p>
        </w:tc>
      </w:tr>
      <w:tr w:rsidR="00F30367" w:rsidRPr="003E64DF" w14:paraId="1C73B7A8" w14:textId="77777777" w:rsidTr="009B4C29">
        <w:trPr>
          <w:jc w:val="center"/>
        </w:trPr>
        <w:tc>
          <w:tcPr>
            <w:tcW w:w="1910" w:type="dxa"/>
            <w:shd w:val="clear" w:color="auto" w:fill="BFBFBF"/>
          </w:tcPr>
          <w:p w14:paraId="69D21D3F" w14:textId="77777777" w:rsidR="00F30367" w:rsidRPr="003E64DF" w:rsidRDefault="00B113DE" w:rsidP="00F30367">
            <w:pPr>
              <w:rPr>
                <w:b/>
              </w:rPr>
            </w:pPr>
            <w:r w:rsidRPr="003E64DF">
              <w:rPr>
                <w:b/>
              </w:rPr>
              <w:t>Post-conditions</w:t>
            </w:r>
          </w:p>
        </w:tc>
        <w:tc>
          <w:tcPr>
            <w:tcW w:w="7666" w:type="dxa"/>
            <w:shd w:val="clear" w:color="auto" w:fill="auto"/>
          </w:tcPr>
          <w:p w14:paraId="3CB8E69C" w14:textId="77777777" w:rsidR="00F30367" w:rsidRPr="003E64DF" w:rsidRDefault="00B113DE" w:rsidP="00F30367">
            <w:r>
              <w:t>GRPC</w:t>
            </w:r>
            <w:r w:rsidRPr="003E64DF">
              <w:t xml:space="preserve"> Alert sent to </w:t>
            </w:r>
            <w:r>
              <w:t>SVSOffBoardClient</w:t>
            </w:r>
            <w:r w:rsidRPr="003E64DF">
              <w:t xml:space="preserve"> and forwarded to SVS Application and shared with customer via Mobile App</w:t>
            </w:r>
          </w:p>
        </w:tc>
      </w:tr>
      <w:tr w:rsidR="00F30367" w:rsidRPr="003E64DF" w14:paraId="5AFD0089" w14:textId="77777777" w:rsidTr="009B4C29">
        <w:trPr>
          <w:jc w:val="center"/>
        </w:trPr>
        <w:tc>
          <w:tcPr>
            <w:tcW w:w="1910" w:type="dxa"/>
            <w:shd w:val="clear" w:color="auto" w:fill="BFBFBF"/>
          </w:tcPr>
          <w:p w14:paraId="1E59585D" w14:textId="77777777" w:rsidR="00F30367" w:rsidRPr="003E64DF" w:rsidRDefault="00B113DE" w:rsidP="00F30367">
            <w:pPr>
              <w:rPr>
                <w:b/>
              </w:rPr>
            </w:pPr>
            <w:r w:rsidRPr="003E64DF">
              <w:rPr>
                <w:b/>
              </w:rPr>
              <w:t>List of Exception Use Case Titles</w:t>
            </w:r>
          </w:p>
        </w:tc>
        <w:tc>
          <w:tcPr>
            <w:tcW w:w="7666" w:type="dxa"/>
            <w:shd w:val="clear" w:color="auto" w:fill="auto"/>
          </w:tcPr>
          <w:p w14:paraId="649FA154" w14:textId="77777777" w:rsidR="00F30367" w:rsidRPr="003E64DF" w:rsidRDefault="00F30367" w:rsidP="00F30367"/>
        </w:tc>
      </w:tr>
      <w:tr w:rsidR="00F30367" w:rsidRPr="003E64DF" w14:paraId="68DE2A49" w14:textId="77777777" w:rsidTr="009B4C29">
        <w:trPr>
          <w:jc w:val="center"/>
        </w:trPr>
        <w:tc>
          <w:tcPr>
            <w:tcW w:w="1910" w:type="dxa"/>
            <w:shd w:val="clear" w:color="auto" w:fill="BFBFBF"/>
          </w:tcPr>
          <w:p w14:paraId="370A6CA0" w14:textId="77777777" w:rsidR="00F30367" w:rsidRPr="003E64DF" w:rsidRDefault="00B113DE" w:rsidP="00F30367">
            <w:pPr>
              <w:rPr>
                <w:b/>
              </w:rPr>
            </w:pPr>
            <w:r w:rsidRPr="003E64DF">
              <w:rPr>
                <w:b/>
              </w:rPr>
              <w:t>Interfaces</w:t>
            </w:r>
          </w:p>
        </w:tc>
        <w:tc>
          <w:tcPr>
            <w:tcW w:w="7666" w:type="dxa"/>
            <w:shd w:val="clear" w:color="auto" w:fill="auto"/>
          </w:tcPr>
          <w:p w14:paraId="25F5FC56" w14:textId="77777777" w:rsidR="00F30367" w:rsidRPr="003E64DF" w:rsidRDefault="00B113DE" w:rsidP="00F30367">
            <w:r>
              <w:t>GRPC</w:t>
            </w:r>
          </w:p>
        </w:tc>
      </w:tr>
    </w:tbl>
    <w:p w14:paraId="2E091175" w14:textId="77777777" w:rsidR="00F30367" w:rsidRDefault="00F30367"/>
    <w:p w14:paraId="2CEF6E4D" w14:textId="77777777" w:rsidR="00F30367" w:rsidRDefault="00B113DE" w:rsidP="009B4C29">
      <w:pPr>
        <w:pStyle w:val="Heading4"/>
      </w:pPr>
      <w:r>
        <w:t>SVS-UC-REQ-320178/B-Inconsistent Location Alert “Theft Mode” ACTIVE</w:t>
      </w:r>
    </w:p>
    <w:p w14:paraId="78674DAC"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1E81BBD1" w14:textId="77777777" w:rsidTr="009B4C29">
        <w:trPr>
          <w:jc w:val="center"/>
        </w:trPr>
        <w:tc>
          <w:tcPr>
            <w:tcW w:w="1910" w:type="dxa"/>
            <w:shd w:val="clear" w:color="auto" w:fill="BFBFBF"/>
          </w:tcPr>
          <w:p w14:paraId="2E1BA730" w14:textId="77777777" w:rsidR="00F30367" w:rsidRPr="003E64DF" w:rsidRDefault="00B113DE" w:rsidP="00F30367">
            <w:pPr>
              <w:rPr>
                <w:b/>
              </w:rPr>
            </w:pPr>
            <w:r w:rsidRPr="003E64DF">
              <w:rPr>
                <w:b/>
              </w:rPr>
              <w:t>Actors</w:t>
            </w:r>
          </w:p>
        </w:tc>
        <w:tc>
          <w:tcPr>
            <w:tcW w:w="7666" w:type="dxa"/>
            <w:shd w:val="clear" w:color="auto" w:fill="auto"/>
          </w:tcPr>
          <w:p w14:paraId="75E99EE5" w14:textId="77777777" w:rsidR="00F30367" w:rsidRPr="003E64DF" w:rsidRDefault="00B113DE" w:rsidP="00F30367">
            <w:r>
              <w:t>SVSServer</w:t>
            </w:r>
            <w:r w:rsidRPr="003E64DF">
              <w:t xml:space="preserve">, </w:t>
            </w:r>
            <w:r>
              <w:t>SVSOffBoardClient</w:t>
            </w:r>
            <w:r w:rsidRPr="003E64DF">
              <w:t>, SVS App, Mobile App</w:t>
            </w:r>
          </w:p>
        </w:tc>
      </w:tr>
      <w:tr w:rsidR="00F30367" w:rsidRPr="003E64DF" w14:paraId="51CE28AD" w14:textId="77777777" w:rsidTr="009B4C29">
        <w:trPr>
          <w:jc w:val="center"/>
        </w:trPr>
        <w:tc>
          <w:tcPr>
            <w:tcW w:w="1910" w:type="dxa"/>
            <w:shd w:val="clear" w:color="auto" w:fill="BFBFBF"/>
          </w:tcPr>
          <w:p w14:paraId="720F07E1" w14:textId="77777777" w:rsidR="00F30367" w:rsidRPr="003E64DF" w:rsidRDefault="00B113DE" w:rsidP="00F30367">
            <w:pPr>
              <w:rPr>
                <w:b/>
              </w:rPr>
            </w:pPr>
            <w:r w:rsidRPr="003E64DF">
              <w:rPr>
                <w:b/>
              </w:rPr>
              <w:t>Pre-Conditions</w:t>
            </w:r>
          </w:p>
        </w:tc>
        <w:tc>
          <w:tcPr>
            <w:tcW w:w="7666" w:type="dxa"/>
            <w:shd w:val="clear" w:color="auto" w:fill="auto"/>
          </w:tcPr>
          <w:p w14:paraId="45AE4377" w14:textId="77777777" w:rsidR="00F30367" w:rsidRPr="003E64DF" w:rsidRDefault="00B113DE" w:rsidP="00F30367">
            <w:r w:rsidRPr="003E64DF">
              <w:t xml:space="preserve">SVS Subscription </w:t>
            </w:r>
          </w:p>
          <w:p w14:paraId="495F0878" w14:textId="77777777" w:rsidR="00F30367" w:rsidRPr="003E64DF" w:rsidRDefault="00B113DE" w:rsidP="00F30367">
            <w:r w:rsidRPr="003E64DF">
              <w:t>Customer notification is enabled</w:t>
            </w:r>
          </w:p>
          <w:p w14:paraId="5DD4AE12" w14:textId="77777777" w:rsidR="00F30367" w:rsidRPr="003E64DF" w:rsidRDefault="00B113DE" w:rsidP="00F30367">
            <w:r>
              <w:t>SVS_LOC_DELTA</w:t>
            </w:r>
            <w:r w:rsidRPr="003E64DF">
              <w:t xml:space="preserve"> shall be configured</w:t>
            </w:r>
          </w:p>
          <w:p w14:paraId="4326D782" w14:textId="77777777" w:rsidR="00F30367" w:rsidRPr="003E64DF" w:rsidRDefault="00B113DE" w:rsidP="00F30367">
            <w:r>
              <w:t xml:space="preserve">SVSServer </w:t>
            </w:r>
            <w:r w:rsidRPr="003E64DF">
              <w:t>performed calculation of difference between last known and first fix locations</w:t>
            </w:r>
          </w:p>
          <w:p w14:paraId="44267071" w14:textId="77777777" w:rsidR="00F30367" w:rsidRPr="003E64DF" w:rsidRDefault="00B113DE" w:rsidP="00F30367">
            <w:r w:rsidRPr="003E64DF">
              <w:t>Ignition “ON”</w:t>
            </w:r>
          </w:p>
          <w:p w14:paraId="11B46D34" w14:textId="77777777" w:rsidR="00F30367" w:rsidRPr="003E64DF" w:rsidRDefault="00B113DE" w:rsidP="00F30367">
            <w:r w:rsidRPr="003E64DF">
              <w:t>Theft mode ACTIVE</w:t>
            </w:r>
          </w:p>
        </w:tc>
      </w:tr>
      <w:tr w:rsidR="00F30367" w:rsidRPr="003E64DF" w14:paraId="15CB7F47" w14:textId="77777777" w:rsidTr="009B4C29">
        <w:trPr>
          <w:jc w:val="center"/>
        </w:trPr>
        <w:tc>
          <w:tcPr>
            <w:tcW w:w="1910" w:type="dxa"/>
            <w:shd w:val="clear" w:color="auto" w:fill="BFBFBF"/>
          </w:tcPr>
          <w:p w14:paraId="6CFB44F2"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7E90D86B" w14:textId="77777777" w:rsidR="00F30367" w:rsidRPr="003E64DF" w:rsidRDefault="00B113DE" w:rsidP="00F30367">
            <w:r w:rsidRPr="003E64DF">
              <w:t>Location calcul</w:t>
            </w:r>
            <w:r>
              <w:t xml:space="preserve">ation compared to SVS_LOC_DELTA, and location delta </w:t>
            </w:r>
            <w:r w:rsidRPr="003E64DF">
              <w:t>exceeded</w:t>
            </w:r>
          </w:p>
        </w:tc>
      </w:tr>
      <w:tr w:rsidR="00F30367" w:rsidRPr="003E64DF" w14:paraId="25C57DFF" w14:textId="77777777" w:rsidTr="009B4C29">
        <w:trPr>
          <w:jc w:val="center"/>
        </w:trPr>
        <w:tc>
          <w:tcPr>
            <w:tcW w:w="1910" w:type="dxa"/>
            <w:shd w:val="clear" w:color="auto" w:fill="BFBFBF"/>
          </w:tcPr>
          <w:p w14:paraId="3ADE8AC1" w14:textId="77777777" w:rsidR="00F30367" w:rsidRPr="003E64DF" w:rsidRDefault="00B113DE" w:rsidP="00F30367">
            <w:pPr>
              <w:rPr>
                <w:b/>
              </w:rPr>
            </w:pPr>
            <w:r w:rsidRPr="003E64DF">
              <w:rPr>
                <w:b/>
              </w:rPr>
              <w:t>Post-conditions</w:t>
            </w:r>
          </w:p>
        </w:tc>
        <w:tc>
          <w:tcPr>
            <w:tcW w:w="7666" w:type="dxa"/>
            <w:shd w:val="clear" w:color="auto" w:fill="auto"/>
          </w:tcPr>
          <w:p w14:paraId="067DDE4A" w14:textId="77777777" w:rsidR="00F30367" w:rsidRPr="003E64DF" w:rsidRDefault="00B113DE" w:rsidP="00F30367">
            <w:r w:rsidRPr="003E64DF">
              <w:t xml:space="preserve">Notification shall not be </w:t>
            </w:r>
            <w:r w:rsidRPr="00C442F8">
              <w:t>triggered when in active theft mode</w:t>
            </w:r>
          </w:p>
        </w:tc>
      </w:tr>
      <w:tr w:rsidR="00F30367" w:rsidRPr="003E64DF" w14:paraId="16E5524E" w14:textId="77777777" w:rsidTr="009B4C29">
        <w:trPr>
          <w:jc w:val="center"/>
        </w:trPr>
        <w:tc>
          <w:tcPr>
            <w:tcW w:w="1910" w:type="dxa"/>
            <w:shd w:val="clear" w:color="auto" w:fill="BFBFBF"/>
          </w:tcPr>
          <w:p w14:paraId="247F738F" w14:textId="77777777" w:rsidR="00F30367" w:rsidRPr="003E64DF" w:rsidRDefault="00B113DE" w:rsidP="00F30367">
            <w:pPr>
              <w:rPr>
                <w:b/>
              </w:rPr>
            </w:pPr>
            <w:r w:rsidRPr="003E64DF">
              <w:rPr>
                <w:b/>
              </w:rPr>
              <w:t>List of Exception Use Case Titles</w:t>
            </w:r>
          </w:p>
        </w:tc>
        <w:tc>
          <w:tcPr>
            <w:tcW w:w="7666" w:type="dxa"/>
            <w:shd w:val="clear" w:color="auto" w:fill="auto"/>
          </w:tcPr>
          <w:p w14:paraId="4880F935" w14:textId="77777777" w:rsidR="00F30367" w:rsidRPr="003E64DF" w:rsidRDefault="00F30367" w:rsidP="00F30367"/>
        </w:tc>
      </w:tr>
      <w:tr w:rsidR="00F30367" w:rsidRPr="003E64DF" w14:paraId="77F25D57" w14:textId="77777777" w:rsidTr="009B4C29">
        <w:trPr>
          <w:jc w:val="center"/>
        </w:trPr>
        <w:tc>
          <w:tcPr>
            <w:tcW w:w="1910" w:type="dxa"/>
            <w:shd w:val="clear" w:color="auto" w:fill="BFBFBF"/>
          </w:tcPr>
          <w:p w14:paraId="76932AF6" w14:textId="77777777" w:rsidR="00F30367" w:rsidRPr="003E64DF" w:rsidRDefault="00B113DE" w:rsidP="00F30367">
            <w:pPr>
              <w:rPr>
                <w:b/>
              </w:rPr>
            </w:pPr>
            <w:r w:rsidRPr="003E64DF">
              <w:rPr>
                <w:b/>
              </w:rPr>
              <w:t>Interfaces</w:t>
            </w:r>
          </w:p>
        </w:tc>
        <w:tc>
          <w:tcPr>
            <w:tcW w:w="7666" w:type="dxa"/>
            <w:shd w:val="clear" w:color="auto" w:fill="auto"/>
          </w:tcPr>
          <w:p w14:paraId="06E41B27" w14:textId="77777777" w:rsidR="00F30367" w:rsidRPr="003E64DF" w:rsidRDefault="00B113DE" w:rsidP="00F30367">
            <w:r>
              <w:t>GRPC</w:t>
            </w:r>
          </w:p>
        </w:tc>
      </w:tr>
    </w:tbl>
    <w:p w14:paraId="27F3B8F6" w14:textId="77777777" w:rsidR="00F30367" w:rsidRDefault="00F30367"/>
    <w:p w14:paraId="4C0B6DA3" w14:textId="77777777" w:rsidR="00F30367" w:rsidRDefault="00B113DE" w:rsidP="009B4C29">
      <w:pPr>
        <w:pStyle w:val="Heading4"/>
      </w:pPr>
      <w:r>
        <w:t>SVS-UC-REQ-320179/C-Unauthorized Access Vehicle Lock Status storing</w:t>
      </w:r>
    </w:p>
    <w:p w14:paraId="6D79EFDC"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3C0C869A" w14:textId="77777777" w:rsidTr="009B4C29">
        <w:trPr>
          <w:jc w:val="center"/>
        </w:trPr>
        <w:tc>
          <w:tcPr>
            <w:tcW w:w="1910" w:type="dxa"/>
            <w:shd w:val="clear" w:color="auto" w:fill="BFBFBF"/>
          </w:tcPr>
          <w:p w14:paraId="79F3CF78" w14:textId="77777777" w:rsidR="00F30367" w:rsidRPr="003E64DF" w:rsidRDefault="00B113DE" w:rsidP="00F30367">
            <w:pPr>
              <w:rPr>
                <w:b/>
              </w:rPr>
            </w:pPr>
            <w:r w:rsidRPr="003E64DF">
              <w:rPr>
                <w:b/>
              </w:rPr>
              <w:t>Actors</w:t>
            </w:r>
          </w:p>
        </w:tc>
        <w:tc>
          <w:tcPr>
            <w:tcW w:w="7666" w:type="dxa"/>
            <w:shd w:val="clear" w:color="auto" w:fill="auto"/>
          </w:tcPr>
          <w:p w14:paraId="196B14E0" w14:textId="77777777" w:rsidR="00F30367" w:rsidRPr="003E64DF" w:rsidRDefault="00B113DE" w:rsidP="00F30367">
            <w:r w:rsidRPr="003E64DF">
              <w:t xml:space="preserve">BCM, </w:t>
            </w:r>
            <w:r>
              <w:t>SVSServer</w:t>
            </w:r>
          </w:p>
        </w:tc>
      </w:tr>
      <w:tr w:rsidR="00F30367" w:rsidRPr="003E64DF" w14:paraId="6306819A" w14:textId="77777777" w:rsidTr="009B4C29">
        <w:trPr>
          <w:jc w:val="center"/>
        </w:trPr>
        <w:tc>
          <w:tcPr>
            <w:tcW w:w="1910" w:type="dxa"/>
            <w:shd w:val="clear" w:color="auto" w:fill="BFBFBF"/>
          </w:tcPr>
          <w:p w14:paraId="4794A8BF" w14:textId="77777777" w:rsidR="00F30367" w:rsidRPr="003E64DF" w:rsidRDefault="00B113DE" w:rsidP="00F30367">
            <w:pPr>
              <w:rPr>
                <w:b/>
              </w:rPr>
            </w:pPr>
            <w:r w:rsidRPr="003E64DF">
              <w:rPr>
                <w:b/>
              </w:rPr>
              <w:t>Pre-Conditions</w:t>
            </w:r>
          </w:p>
        </w:tc>
        <w:tc>
          <w:tcPr>
            <w:tcW w:w="7666" w:type="dxa"/>
            <w:shd w:val="clear" w:color="auto" w:fill="auto"/>
          </w:tcPr>
          <w:p w14:paraId="2D1A8952" w14:textId="77777777" w:rsidR="00F30367" w:rsidRPr="003E64DF" w:rsidRDefault="00B113DE" w:rsidP="00F30367">
            <w:r w:rsidRPr="003E64DF">
              <w:t xml:space="preserve">SVS Subscription </w:t>
            </w:r>
          </w:p>
          <w:p w14:paraId="6E12D1C6" w14:textId="77777777" w:rsidR="00F30367" w:rsidRPr="003E64DF" w:rsidRDefault="00B113DE" w:rsidP="00F30367">
            <w:r w:rsidRPr="003E64DF">
              <w:t>Customer notification is enabled</w:t>
            </w:r>
          </w:p>
        </w:tc>
      </w:tr>
      <w:tr w:rsidR="00F30367" w:rsidRPr="003E64DF" w14:paraId="1EA2D37D" w14:textId="77777777" w:rsidTr="009B4C29">
        <w:trPr>
          <w:jc w:val="center"/>
        </w:trPr>
        <w:tc>
          <w:tcPr>
            <w:tcW w:w="1910" w:type="dxa"/>
            <w:shd w:val="clear" w:color="auto" w:fill="BFBFBF"/>
          </w:tcPr>
          <w:p w14:paraId="0BA6E7B6"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1D13E0C6" w14:textId="77777777" w:rsidR="00F30367" w:rsidRPr="003E64DF" w:rsidRDefault="00B113DE" w:rsidP="00F30367">
            <w:r w:rsidRPr="003E64DF">
              <w:t xml:space="preserve">Upon ignition “OFF” </w:t>
            </w:r>
            <w:r>
              <w:t xml:space="preserve">SVSServer </w:t>
            </w:r>
            <w:r w:rsidRPr="003E64DF">
              <w:t xml:space="preserve">shall store vehicle </w:t>
            </w:r>
            <w:r>
              <w:t>lock status</w:t>
            </w:r>
            <w:r w:rsidRPr="003E64DF">
              <w:t xml:space="preserve">, which shall be updated with any changes </w:t>
            </w:r>
          </w:p>
        </w:tc>
      </w:tr>
      <w:tr w:rsidR="00F30367" w:rsidRPr="003E64DF" w14:paraId="2B802EF9" w14:textId="77777777" w:rsidTr="009B4C29">
        <w:trPr>
          <w:jc w:val="center"/>
        </w:trPr>
        <w:tc>
          <w:tcPr>
            <w:tcW w:w="1910" w:type="dxa"/>
            <w:shd w:val="clear" w:color="auto" w:fill="BFBFBF"/>
          </w:tcPr>
          <w:p w14:paraId="679827CB" w14:textId="77777777" w:rsidR="00F30367" w:rsidRPr="003E64DF" w:rsidRDefault="00B113DE" w:rsidP="00F30367">
            <w:pPr>
              <w:rPr>
                <w:b/>
              </w:rPr>
            </w:pPr>
            <w:r w:rsidRPr="003E64DF">
              <w:rPr>
                <w:b/>
              </w:rPr>
              <w:t>Post-conditions</w:t>
            </w:r>
          </w:p>
        </w:tc>
        <w:tc>
          <w:tcPr>
            <w:tcW w:w="7666" w:type="dxa"/>
            <w:shd w:val="clear" w:color="auto" w:fill="auto"/>
          </w:tcPr>
          <w:p w14:paraId="533B783A" w14:textId="77777777" w:rsidR="00F30367" w:rsidRPr="003E64DF" w:rsidRDefault="00B113DE" w:rsidP="00F30367">
            <w:r>
              <w:t xml:space="preserve">SVSServer </w:t>
            </w:r>
            <w:r w:rsidRPr="003E64DF">
              <w:t xml:space="preserve">shall have the capability of referring to the </w:t>
            </w:r>
            <w:r>
              <w:t>vehicle lock status</w:t>
            </w:r>
          </w:p>
        </w:tc>
      </w:tr>
      <w:tr w:rsidR="00F30367" w:rsidRPr="003E64DF" w14:paraId="0FFD62F3" w14:textId="77777777" w:rsidTr="009B4C29">
        <w:trPr>
          <w:jc w:val="center"/>
        </w:trPr>
        <w:tc>
          <w:tcPr>
            <w:tcW w:w="1910" w:type="dxa"/>
            <w:shd w:val="clear" w:color="auto" w:fill="BFBFBF"/>
          </w:tcPr>
          <w:p w14:paraId="6F96E17E" w14:textId="77777777" w:rsidR="00F30367" w:rsidRPr="003E64DF" w:rsidRDefault="00B113DE" w:rsidP="00F30367">
            <w:pPr>
              <w:rPr>
                <w:b/>
              </w:rPr>
            </w:pPr>
            <w:r w:rsidRPr="003E64DF">
              <w:rPr>
                <w:b/>
              </w:rPr>
              <w:t>List of Exception Use Case Titles</w:t>
            </w:r>
          </w:p>
        </w:tc>
        <w:tc>
          <w:tcPr>
            <w:tcW w:w="7666" w:type="dxa"/>
            <w:shd w:val="clear" w:color="auto" w:fill="auto"/>
          </w:tcPr>
          <w:p w14:paraId="0A559337" w14:textId="77777777" w:rsidR="00F30367" w:rsidRPr="003E64DF" w:rsidRDefault="00F30367" w:rsidP="00F30367"/>
        </w:tc>
      </w:tr>
      <w:tr w:rsidR="00F30367" w:rsidRPr="003E64DF" w14:paraId="45663A46" w14:textId="77777777" w:rsidTr="009B4C29">
        <w:trPr>
          <w:jc w:val="center"/>
        </w:trPr>
        <w:tc>
          <w:tcPr>
            <w:tcW w:w="1910" w:type="dxa"/>
            <w:shd w:val="clear" w:color="auto" w:fill="BFBFBF"/>
          </w:tcPr>
          <w:p w14:paraId="06C9C013" w14:textId="77777777" w:rsidR="00F30367" w:rsidRPr="003E64DF" w:rsidRDefault="00B113DE" w:rsidP="00F30367">
            <w:pPr>
              <w:rPr>
                <w:b/>
              </w:rPr>
            </w:pPr>
            <w:r w:rsidRPr="003E64DF">
              <w:rPr>
                <w:b/>
              </w:rPr>
              <w:t>Interfaces</w:t>
            </w:r>
          </w:p>
        </w:tc>
        <w:tc>
          <w:tcPr>
            <w:tcW w:w="7666" w:type="dxa"/>
            <w:shd w:val="clear" w:color="auto" w:fill="auto"/>
          </w:tcPr>
          <w:p w14:paraId="04DA4A6F" w14:textId="77777777" w:rsidR="00F30367" w:rsidRPr="003E64DF" w:rsidRDefault="00B113DE" w:rsidP="00F30367">
            <w:r w:rsidRPr="003E64DF">
              <w:t>CAN</w:t>
            </w:r>
          </w:p>
        </w:tc>
      </w:tr>
    </w:tbl>
    <w:p w14:paraId="7DD660E0" w14:textId="77777777" w:rsidR="00F30367" w:rsidRDefault="00F30367"/>
    <w:p w14:paraId="244F5C3A" w14:textId="77777777" w:rsidR="00F30367" w:rsidRDefault="00B113DE" w:rsidP="009B4C29">
      <w:pPr>
        <w:pStyle w:val="Heading4"/>
      </w:pPr>
      <w:r>
        <w:t>SVS-UC-REQ-320180/C-Unauthorized Access Alert</w:t>
      </w:r>
    </w:p>
    <w:p w14:paraId="1391D173"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3DEB70C5" w14:textId="77777777" w:rsidTr="009B4C29">
        <w:trPr>
          <w:jc w:val="center"/>
        </w:trPr>
        <w:tc>
          <w:tcPr>
            <w:tcW w:w="1910" w:type="dxa"/>
            <w:shd w:val="clear" w:color="auto" w:fill="BFBFBF"/>
          </w:tcPr>
          <w:p w14:paraId="5C1CDAFA" w14:textId="77777777" w:rsidR="00F30367" w:rsidRPr="003E64DF" w:rsidRDefault="00B113DE" w:rsidP="00F30367">
            <w:pPr>
              <w:rPr>
                <w:b/>
              </w:rPr>
            </w:pPr>
            <w:r w:rsidRPr="003E64DF">
              <w:rPr>
                <w:b/>
              </w:rPr>
              <w:t>Actors</w:t>
            </w:r>
          </w:p>
        </w:tc>
        <w:tc>
          <w:tcPr>
            <w:tcW w:w="7666" w:type="dxa"/>
            <w:shd w:val="clear" w:color="auto" w:fill="auto"/>
          </w:tcPr>
          <w:p w14:paraId="5A099D7B" w14:textId="77777777" w:rsidR="00F30367" w:rsidRPr="003E64DF" w:rsidRDefault="00B113DE" w:rsidP="00F30367">
            <w:r w:rsidRPr="003E64DF">
              <w:t xml:space="preserve">BCM, </w:t>
            </w:r>
            <w:r>
              <w:t>SVSServer</w:t>
            </w:r>
            <w:r w:rsidRPr="003E64DF">
              <w:t xml:space="preserve">, </w:t>
            </w:r>
            <w:r>
              <w:t>SVSOffBoardClient</w:t>
            </w:r>
            <w:r w:rsidRPr="003E64DF">
              <w:t>, SVS App, Mobile App</w:t>
            </w:r>
          </w:p>
        </w:tc>
      </w:tr>
      <w:tr w:rsidR="00F30367" w:rsidRPr="003E64DF" w14:paraId="5DBBD20B" w14:textId="77777777" w:rsidTr="009B4C29">
        <w:trPr>
          <w:jc w:val="center"/>
        </w:trPr>
        <w:tc>
          <w:tcPr>
            <w:tcW w:w="1910" w:type="dxa"/>
            <w:shd w:val="clear" w:color="auto" w:fill="BFBFBF"/>
          </w:tcPr>
          <w:p w14:paraId="0C51FD6D" w14:textId="77777777" w:rsidR="00F30367" w:rsidRPr="003E64DF" w:rsidRDefault="00B113DE" w:rsidP="00F30367">
            <w:pPr>
              <w:rPr>
                <w:b/>
              </w:rPr>
            </w:pPr>
            <w:r w:rsidRPr="003E64DF">
              <w:rPr>
                <w:b/>
              </w:rPr>
              <w:t>Pre-Conditions</w:t>
            </w:r>
          </w:p>
        </w:tc>
        <w:tc>
          <w:tcPr>
            <w:tcW w:w="7666" w:type="dxa"/>
            <w:shd w:val="clear" w:color="auto" w:fill="auto"/>
          </w:tcPr>
          <w:p w14:paraId="4073F97E" w14:textId="77777777" w:rsidR="00F30367" w:rsidRPr="003E64DF" w:rsidRDefault="00B113DE" w:rsidP="00F30367">
            <w:r w:rsidRPr="003E64DF">
              <w:t xml:space="preserve">SVS Subscription </w:t>
            </w:r>
          </w:p>
          <w:p w14:paraId="3C3727C5" w14:textId="77777777" w:rsidR="00F30367" w:rsidRPr="003E64DF" w:rsidRDefault="00B113DE" w:rsidP="00F30367">
            <w:r w:rsidRPr="003E64DF">
              <w:t>Customer notification is enabled</w:t>
            </w:r>
          </w:p>
          <w:p w14:paraId="2AFD97F8" w14:textId="77777777" w:rsidR="00F30367" w:rsidRPr="003E64DF" w:rsidRDefault="00B113DE" w:rsidP="00F30367">
            <w:r w:rsidRPr="003E64DF">
              <w:t>Ignition “OFF”</w:t>
            </w:r>
          </w:p>
        </w:tc>
      </w:tr>
      <w:tr w:rsidR="00F30367" w:rsidRPr="003E64DF" w14:paraId="2CBA6B65" w14:textId="77777777" w:rsidTr="009B4C29">
        <w:trPr>
          <w:jc w:val="center"/>
        </w:trPr>
        <w:tc>
          <w:tcPr>
            <w:tcW w:w="1910" w:type="dxa"/>
            <w:shd w:val="clear" w:color="auto" w:fill="BFBFBF"/>
          </w:tcPr>
          <w:p w14:paraId="0975DEBE"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09EEE456" w14:textId="77777777" w:rsidR="00F30367" w:rsidRPr="003E64DF" w:rsidRDefault="00B113DE" w:rsidP="00F30367">
            <w:r w:rsidRPr="003E64DF">
              <w:t xml:space="preserve">Upon </w:t>
            </w:r>
            <w:r>
              <w:t xml:space="preserve">SVSServer </w:t>
            </w:r>
            <w:r w:rsidRPr="003E64DF">
              <w:t xml:space="preserve">receiving door ajar signal and </w:t>
            </w:r>
            <w:r>
              <w:t>i</w:t>
            </w:r>
            <w:r w:rsidRPr="003E64DF">
              <w:t xml:space="preserve">f last updated </w:t>
            </w:r>
            <w:r>
              <w:t>vehicle lock status meets correct conditions</w:t>
            </w:r>
            <w:r w:rsidRPr="003E64DF">
              <w:t xml:space="preserve">, an Unauthorized </w:t>
            </w:r>
            <w:r>
              <w:t xml:space="preserve">Access </w:t>
            </w:r>
            <w:r w:rsidRPr="003E64DF">
              <w:t xml:space="preserve">alert </w:t>
            </w:r>
            <w:r>
              <w:t>shall be</w:t>
            </w:r>
            <w:r w:rsidRPr="003E64DF">
              <w:t xml:space="preserve"> triggered </w:t>
            </w:r>
          </w:p>
        </w:tc>
      </w:tr>
      <w:tr w:rsidR="00F30367" w:rsidRPr="003E64DF" w14:paraId="0C87E306" w14:textId="77777777" w:rsidTr="009B4C29">
        <w:trPr>
          <w:jc w:val="center"/>
        </w:trPr>
        <w:tc>
          <w:tcPr>
            <w:tcW w:w="1910" w:type="dxa"/>
            <w:shd w:val="clear" w:color="auto" w:fill="BFBFBF"/>
          </w:tcPr>
          <w:p w14:paraId="06B6C55B" w14:textId="77777777" w:rsidR="00F30367" w:rsidRPr="003E64DF" w:rsidRDefault="00B113DE" w:rsidP="00F30367">
            <w:pPr>
              <w:rPr>
                <w:b/>
              </w:rPr>
            </w:pPr>
            <w:r w:rsidRPr="003E64DF">
              <w:rPr>
                <w:b/>
              </w:rPr>
              <w:t>Post-conditions</w:t>
            </w:r>
          </w:p>
        </w:tc>
        <w:tc>
          <w:tcPr>
            <w:tcW w:w="7666" w:type="dxa"/>
            <w:shd w:val="clear" w:color="auto" w:fill="auto"/>
          </w:tcPr>
          <w:p w14:paraId="2CBDE85C" w14:textId="77777777" w:rsidR="00F30367" w:rsidRPr="003E64DF" w:rsidRDefault="00B113DE" w:rsidP="00F30367">
            <w:r w:rsidRPr="003E64DF">
              <w:t xml:space="preserve">An </w:t>
            </w:r>
            <w:r>
              <w:t>GRPC</w:t>
            </w:r>
            <w:r w:rsidRPr="003E64DF">
              <w:t xml:space="preserve"> message shall be sent to </w:t>
            </w:r>
            <w:r>
              <w:t>SVSOffBoardClient</w:t>
            </w:r>
            <w:r w:rsidRPr="003E64DF">
              <w:t xml:space="preserve"> and forwarded to SVS App, so that customer can then be notified via Mobile App</w:t>
            </w:r>
          </w:p>
        </w:tc>
      </w:tr>
      <w:tr w:rsidR="00F30367" w:rsidRPr="003E64DF" w14:paraId="660FB59A" w14:textId="77777777" w:rsidTr="009B4C29">
        <w:trPr>
          <w:jc w:val="center"/>
        </w:trPr>
        <w:tc>
          <w:tcPr>
            <w:tcW w:w="1910" w:type="dxa"/>
            <w:shd w:val="clear" w:color="auto" w:fill="BFBFBF"/>
          </w:tcPr>
          <w:p w14:paraId="541D093D" w14:textId="77777777" w:rsidR="00F30367" w:rsidRPr="003E64DF" w:rsidRDefault="00B113DE" w:rsidP="00F30367">
            <w:pPr>
              <w:rPr>
                <w:b/>
              </w:rPr>
            </w:pPr>
            <w:r w:rsidRPr="003E64DF">
              <w:rPr>
                <w:b/>
              </w:rPr>
              <w:t>List of Exception Use Case Titles</w:t>
            </w:r>
          </w:p>
        </w:tc>
        <w:tc>
          <w:tcPr>
            <w:tcW w:w="7666" w:type="dxa"/>
            <w:shd w:val="clear" w:color="auto" w:fill="auto"/>
          </w:tcPr>
          <w:p w14:paraId="78F83B81" w14:textId="77777777" w:rsidR="00F30367" w:rsidRPr="003E64DF" w:rsidRDefault="00F30367" w:rsidP="00F30367"/>
        </w:tc>
      </w:tr>
      <w:tr w:rsidR="00F30367" w:rsidRPr="003E64DF" w14:paraId="6BB0B494" w14:textId="77777777" w:rsidTr="009B4C29">
        <w:trPr>
          <w:jc w:val="center"/>
        </w:trPr>
        <w:tc>
          <w:tcPr>
            <w:tcW w:w="1910" w:type="dxa"/>
            <w:shd w:val="clear" w:color="auto" w:fill="BFBFBF"/>
          </w:tcPr>
          <w:p w14:paraId="03B6CAF6" w14:textId="77777777" w:rsidR="00F30367" w:rsidRPr="003E64DF" w:rsidRDefault="00B113DE" w:rsidP="00F30367">
            <w:pPr>
              <w:rPr>
                <w:b/>
              </w:rPr>
            </w:pPr>
            <w:r w:rsidRPr="003E64DF">
              <w:rPr>
                <w:b/>
              </w:rPr>
              <w:t>Interfaces</w:t>
            </w:r>
          </w:p>
        </w:tc>
        <w:tc>
          <w:tcPr>
            <w:tcW w:w="7666" w:type="dxa"/>
            <w:shd w:val="clear" w:color="auto" w:fill="auto"/>
          </w:tcPr>
          <w:p w14:paraId="1694F611" w14:textId="77777777" w:rsidR="00F30367" w:rsidRPr="003E64DF" w:rsidRDefault="00B113DE" w:rsidP="00F30367">
            <w:r>
              <w:t>GRP</w:t>
            </w:r>
            <w:r w:rsidRPr="003E64DF">
              <w:t>C</w:t>
            </w:r>
          </w:p>
        </w:tc>
      </w:tr>
    </w:tbl>
    <w:p w14:paraId="750C79C3" w14:textId="77777777" w:rsidR="00F30367" w:rsidRDefault="00F30367"/>
    <w:p w14:paraId="7AA83289" w14:textId="77777777" w:rsidR="00F30367" w:rsidRDefault="00B113DE" w:rsidP="009B4C29">
      <w:pPr>
        <w:pStyle w:val="Heading4"/>
      </w:pPr>
      <w:r>
        <w:t>SVS-UC-REQ-320181/B-BUB Alert Trigger</w:t>
      </w:r>
    </w:p>
    <w:p w14:paraId="21A7A5FC" w14:textId="77777777" w:rsidR="00F30367" w:rsidRDefault="00F30367" w:rsidP="00F30367">
      <w:pPr>
        <w:rPr>
          <w:ins w:id="1121" w:author="Ekanthappa, Rudresh (R.)" w:date="2019-11-13T14:51:00Z"/>
        </w:rPr>
      </w:pPr>
    </w:p>
    <w:p w14:paraId="379783E6" w14:textId="77777777" w:rsidR="00765F07" w:rsidRPr="00AE06BC" w:rsidRDefault="009F16C8" w:rsidP="00F30367">
      <w:del w:id="1122" w:author="Ekanthappa, Rudresh (R.)" w:date="2019-11-22T11:49:00Z">
        <w:r w:rsidDel="00CA3A3A">
          <w:rPr>
            <w:rStyle w:val="CommentReference"/>
          </w:rPr>
          <w:commentReference w:id="1123"/>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053D7F26" w14:textId="77777777" w:rsidTr="009B4C29">
        <w:trPr>
          <w:jc w:val="center"/>
        </w:trPr>
        <w:tc>
          <w:tcPr>
            <w:tcW w:w="1910" w:type="dxa"/>
            <w:shd w:val="clear" w:color="auto" w:fill="BFBFBF"/>
          </w:tcPr>
          <w:p w14:paraId="4AABCFBE" w14:textId="77777777" w:rsidR="00F30367" w:rsidRPr="003E64DF" w:rsidRDefault="00B113DE" w:rsidP="00F30367">
            <w:pPr>
              <w:rPr>
                <w:b/>
              </w:rPr>
            </w:pPr>
            <w:r w:rsidRPr="003E64DF">
              <w:rPr>
                <w:b/>
              </w:rPr>
              <w:t>Actors</w:t>
            </w:r>
          </w:p>
        </w:tc>
        <w:tc>
          <w:tcPr>
            <w:tcW w:w="7666" w:type="dxa"/>
            <w:shd w:val="clear" w:color="auto" w:fill="auto"/>
          </w:tcPr>
          <w:p w14:paraId="3C4D86E9" w14:textId="77777777" w:rsidR="00F30367" w:rsidRPr="003E64DF" w:rsidRDefault="00B113DE" w:rsidP="00F30367">
            <w:r w:rsidRPr="003E64DF">
              <w:t>SVSServer, BUB</w:t>
            </w:r>
          </w:p>
        </w:tc>
      </w:tr>
      <w:tr w:rsidR="00F30367" w:rsidRPr="003E64DF" w14:paraId="6F1F0CDC" w14:textId="77777777" w:rsidTr="009B4C29">
        <w:trPr>
          <w:jc w:val="center"/>
        </w:trPr>
        <w:tc>
          <w:tcPr>
            <w:tcW w:w="1910" w:type="dxa"/>
            <w:shd w:val="clear" w:color="auto" w:fill="BFBFBF"/>
          </w:tcPr>
          <w:p w14:paraId="23439ADD" w14:textId="77777777" w:rsidR="00F30367" w:rsidRPr="003E64DF" w:rsidRDefault="00B113DE" w:rsidP="00F30367">
            <w:pPr>
              <w:rPr>
                <w:b/>
              </w:rPr>
            </w:pPr>
            <w:r w:rsidRPr="003E64DF">
              <w:rPr>
                <w:b/>
              </w:rPr>
              <w:t>Pre-Conditions</w:t>
            </w:r>
          </w:p>
        </w:tc>
        <w:tc>
          <w:tcPr>
            <w:tcW w:w="7666" w:type="dxa"/>
            <w:shd w:val="clear" w:color="auto" w:fill="auto"/>
          </w:tcPr>
          <w:p w14:paraId="7398E3C1" w14:textId="77777777" w:rsidR="00F30367" w:rsidRPr="003E64DF" w:rsidRDefault="00B113DE" w:rsidP="00F30367">
            <w:r w:rsidRPr="003E64DF">
              <w:t xml:space="preserve">SVS Subscription </w:t>
            </w:r>
          </w:p>
          <w:p w14:paraId="4B664A4A" w14:textId="77777777" w:rsidR="00F30367" w:rsidRPr="003E64DF" w:rsidRDefault="00B113DE" w:rsidP="00F30367">
            <w:r w:rsidRPr="003E64DF">
              <w:t>Customer notification is enabled</w:t>
            </w:r>
          </w:p>
          <w:p w14:paraId="2E3CD75E" w14:textId="77777777" w:rsidR="00F30367" w:rsidRPr="003E64DF" w:rsidRDefault="00B113DE" w:rsidP="00F30367">
            <w:r w:rsidRPr="003E64DF">
              <w:t>Ignition “OFF”</w:t>
            </w:r>
          </w:p>
        </w:tc>
      </w:tr>
      <w:tr w:rsidR="00F30367" w:rsidRPr="003E64DF" w14:paraId="7F5BCF7A" w14:textId="77777777" w:rsidTr="009B4C29">
        <w:trPr>
          <w:jc w:val="center"/>
        </w:trPr>
        <w:tc>
          <w:tcPr>
            <w:tcW w:w="1910" w:type="dxa"/>
            <w:shd w:val="clear" w:color="auto" w:fill="BFBFBF"/>
          </w:tcPr>
          <w:p w14:paraId="153D3A5A"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68F44DDC" w14:textId="77777777" w:rsidR="00F30367" w:rsidRPr="003E64DF" w:rsidRDefault="00B113DE" w:rsidP="00F30367">
            <w:r w:rsidRPr="003E64DF">
              <w:t>Main battery PHYSICALLY disconnected (NOT drained)</w:t>
            </w:r>
          </w:p>
        </w:tc>
      </w:tr>
      <w:tr w:rsidR="00F30367" w:rsidRPr="003E64DF" w14:paraId="1BE4260F" w14:textId="77777777" w:rsidTr="009B4C29">
        <w:trPr>
          <w:jc w:val="center"/>
        </w:trPr>
        <w:tc>
          <w:tcPr>
            <w:tcW w:w="1910" w:type="dxa"/>
            <w:shd w:val="clear" w:color="auto" w:fill="BFBFBF"/>
          </w:tcPr>
          <w:p w14:paraId="0033845E" w14:textId="77777777" w:rsidR="00F30367" w:rsidRPr="003E64DF" w:rsidRDefault="00B113DE" w:rsidP="00F30367">
            <w:pPr>
              <w:rPr>
                <w:b/>
              </w:rPr>
            </w:pPr>
            <w:r w:rsidRPr="003E64DF">
              <w:rPr>
                <w:b/>
              </w:rPr>
              <w:t>Post-conditions</w:t>
            </w:r>
          </w:p>
        </w:tc>
        <w:tc>
          <w:tcPr>
            <w:tcW w:w="7666" w:type="dxa"/>
            <w:shd w:val="clear" w:color="auto" w:fill="auto"/>
          </w:tcPr>
          <w:p w14:paraId="5369C62A" w14:textId="77777777" w:rsidR="00F30367" w:rsidRPr="003E64DF" w:rsidRDefault="00B113DE" w:rsidP="00F30367">
            <w:r w:rsidRPr="003E64DF">
              <w:t>SVSServer BUB engaged, and alert triggered</w:t>
            </w:r>
          </w:p>
        </w:tc>
      </w:tr>
      <w:tr w:rsidR="00F30367" w:rsidRPr="003E64DF" w14:paraId="7162D165" w14:textId="77777777" w:rsidTr="009B4C29">
        <w:trPr>
          <w:jc w:val="center"/>
        </w:trPr>
        <w:tc>
          <w:tcPr>
            <w:tcW w:w="1910" w:type="dxa"/>
            <w:shd w:val="clear" w:color="auto" w:fill="BFBFBF"/>
          </w:tcPr>
          <w:p w14:paraId="1A94C56C" w14:textId="77777777" w:rsidR="00F30367" w:rsidRPr="003E64DF" w:rsidRDefault="00B113DE" w:rsidP="00F30367">
            <w:pPr>
              <w:rPr>
                <w:b/>
              </w:rPr>
            </w:pPr>
            <w:r w:rsidRPr="003E64DF">
              <w:rPr>
                <w:b/>
              </w:rPr>
              <w:t>List of Exception Use Case Titles</w:t>
            </w:r>
          </w:p>
        </w:tc>
        <w:tc>
          <w:tcPr>
            <w:tcW w:w="7666" w:type="dxa"/>
            <w:shd w:val="clear" w:color="auto" w:fill="auto"/>
          </w:tcPr>
          <w:p w14:paraId="58668E02" w14:textId="77777777" w:rsidR="00F30367" w:rsidRPr="003E64DF" w:rsidRDefault="00F30367" w:rsidP="00F30367"/>
        </w:tc>
      </w:tr>
      <w:tr w:rsidR="00F30367" w:rsidRPr="003E64DF" w14:paraId="7CCE4ADF" w14:textId="77777777" w:rsidTr="009B4C29">
        <w:trPr>
          <w:jc w:val="center"/>
        </w:trPr>
        <w:tc>
          <w:tcPr>
            <w:tcW w:w="1910" w:type="dxa"/>
            <w:shd w:val="clear" w:color="auto" w:fill="BFBFBF"/>
          </w:tcPr>
          <w:p w14:paraId="7707F464" w14:textId="77777777" w:rsidR="00F30367" w:rsidRPr="003E64DF" w:rsidRDefault="00B113DE" w:rsidP="00F30367">
            <w:pPr>
              <w:rPr>
                <w:b/>
              </w:rPr>
            </w:pPr>
            <w:r w:rsidRPr="003E64DF">
              <w:rPr>
                <w:b/>
              </w:rPr>
              <w:t>Interfaces</w:t>
            </w:r>
          </w:p>
        </w:tc>
        <w:tc>
          <w:tcPr>
            <w:tcW w:w="7666" w:type="dxa"/>
            <w:shd w:val="clear" w:color="auto" w:fill="auto"/>
          </w:tcPr>
          <w:p w14:paraId="0737A554" w14:textId="77777777" w:rsidR="00F30367" w:rsidRPr="003E64DF" w:rsidRDefault="00B113DE" w:rsidP="00F30367">
            <w:r>
              <w:t>GRPC</w:t>
            </w:r>
          </w:p>
        </w:tc>
      </w:tr>
    </w:tbl>
    <w:p w14:paraId="111B5888" w14:textId="77777777" w:rsidR="00F30367" w:rsidRDefault="00F30367"/>
    <w:p w14:paraId="61201546" w14:textId="77777777" w:rsidR="00F30367" w:rsidRDefault="00B113DE" w:rsidP="009B4C29">
      <w:pPr>
        <w:pStyle w:val="Heading4"/>
      </w:pPr>
      <w:r>
        <w:t>SVS-UC-REQ-320182/A-BUB Alert Notification</w:t>
      </w:r>
    </w:p>
    <w:p w14:paraId="26DCFD4A" w14:textId="77777777" w:rsidR="00F30367" w:rsidRDefault="00F30367" w:rsidP="00F30367">
      <w:pPr>
        <w:rPr>
          <w:ins w:id="1124" w:author="Ekanthappa, Rudresh (R.)" w:date="2019-11-13T14:51:00Z"/>
        </w:rPr>
      </w:pPr>
    </w:p>
    <w:p w14:paraId="06EDD814" w14:textId="77777777" w:rsidR="00765F07" w:rsidRPr="00AE06BC" w:rsidRDefault="009F16C8" w:rsidP="00F30367">
      <w:del w:id="1125" w:author="Ekanthappa, Rudresh (R.)" w:date="2019-11-22T11:49:00Z">
        <w:r w:rsidDel="00CA3A3A">
          <w:rPr>
            <w:rStyle w:val="CommentReference"/>
          </w:rPr>
          <w:commentReference w:id="1126"/>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1D71FD4" w14:textId="77777777" w:rsidTr="009B4C29">
        <w:trPr>
          <w:jc w:val="center"/>
        </w:trPr>
        <w:tc>
          <w:tcPr>
            <w:tcW w:w="1910" w:type="dxa"/>
            <w:shd w:val="clear" w:color="auto" w:fill="BFBFBF"/>
          </w:tcPr>
          <w:p w14:paraId="6D8722B9" w14:textId="77777777" w:rsidR="00F30367" w:rsidRPr="003E64DF" w:rsidRDefault="00B113DE" w:rsidP="00F30367">
            <w:pPr>
              <w:rPr>
                <w:b/>
              </w:rPr>
            </w:pPr>
            <w:r w:rsidRPr="003E64DF">
              <w:rPr>
                <w:b/>
              </w:rPr>
              <w:t>Actors</w:t>
            </w:r>
          </w:p>
        </w:tc>
        <w:tc>
          <w:tcPr>
            <w:tcW w:w="7666" w:type="dxa"/>
            <w:shd w:val="clear" w:color="auto" w:fill="auto"/>
          </w:tcPr>
          <w:p w14:paraId="744BFA88" w14:textId="77777777" w:rsidR="00F30367" w:rsidRPr="003E64DF" w:rsidRDefault="00B113DE" w:rsidP="00F30367">
            <w:r w:rsidRPr="003E64DF">
              <w:t xml:space="preserve">SVSServer, BUB, </w:t>
            </w:r>
            <w:r>
              <w:t>SVSOffBoardClient</w:t>
            </w:r>
            <w:r w:rsidRPr="003E64DF">
              <w:t>, SVS App, FordPass</w:t>
            </w:r>
          </w:p>
        </w:tc>
      </w:tr>
      <w:tr w:rsidR="00F30367" w:rsidRPr="003E64DF" w14:paraId="4ED1F813" w14:textId="77777777" w:rsidTr="009B4C29">
        <w:trPr>
          <w:jc w:val="center"/>
        </w:trPr>
        <w:tc>
          <w:tcPr>
            <w:tcW w:w="1910" w:type="dxa"/>
            <w:shd w:val="clear" w:color="auto" w:fill="BFBFBF"/>
          </w:tcPr>
          <w:p w14:paraId="54ECDB8F" w14:textId="77777777" w:rsidR="00F30367" w:rsidRPr="003E64DF" w:rsidRDefault="00B113DE" w:rsidP="00F30367">
            <w:pPr>
              <w:rPr>
                <w:b/>
              </w:rPr>
            </w:pPr>
            <w:r w:rsidRPr="003E64DF">
              <w:rPr>
                <w:b/>
              </w:rPr>
              <w:t>Pre-Conditions</w:t>
            </w:r>
          </w:p>
        </w:tc>
        <w:tc>
          <w:tcPr>
            <w:tcW w:w="7666" w:type="dxa"/>
            <w:shd w:val="clear" w:color="auto" w:fill="auto"/>
          </w:tcPr>
          <w:p w14:paraId="1DAFEB19" w14:textId="77777777" w:rsidR="00F30367" w:rsidRPr="003E64DF" w:rsidRDefault="00B113DE" w:rsidP="00F30367">
            <w:r w:rsidRPr="003E64DF">
              <w:t xml:space="preserve">SVS Subscription </w:t>
            </w:r>
          </w:p>
          <w:p w14:paraId="00DAD203" w14:textId="77777777" w:rsidR="00F30367" w:rsidRPr="003E64DF" w:rsidRDefault="00B113DE" w:rsidP="00F30367">
            <w:r w:rsidRPr="003E64DF">
              <w:t>Customer notification is enabled</w:t>
            </w:r>
          </w:p>
          <w:p w14:paraId="65B76BD8" w14:textId="77777777" w:rsidR="00F30367" w:rsidRPr="003E64DF" w:rsidRDefault="00B113DE" w:rsidP="00F30367">
            <w:r w:rsidRPr="003E64DF">
              <w:t>Ignition “OFF”</w:t>
            </w:r>
          </w:p>
          <w:p w14:paraId="48B1247F" w14:textId="77777777" w:rsidR="00F30367" w:rsidRPr="003E64DF" w:rsidRDefault="00B113DE" w:rsidP="00F30367">
            <w:r w:rsidRPr="003E64DF">
              <w:t>Main Battery Physically Disconnected</w:t>
            </w:r>
          </w:p>
        </w:tc>
      </w:tr>
      <w:tr w:rsidR="00F30367" w:rsidRPr="003E64DF" w14:paraId="39D91F29" w14:textId="77777777" w:rsidTr="009B4C29">
        <w:trPr>
          <w:jc w:val="center"/>
        </w:trPr>
        <w:tc>
          <w:tcPr>
            <w:tcW w:w="1910" w:type="dxa"/>
            <w:shd w:val="clear" w:color="auto" w:fill="BFBFBF"/>
          </w:tcPr>
          <w:p w14:paraId="6826C5DE"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3281D51A" w14:textId="77777777" w:rsidR="00F30367" w:rsidRPr="003E64DF" w:rsidRDefault="00B113DE" w:rsidP="00F30367">
            <w:r w:rsidRPr="003E64DF">
              <w:t>BUB engaged alert triggered</w:t>
            </w:r>
          </w:p>
        </w:tc>
      </w:tr>
      <w:tr w:rsidR="00F30367" w:rsidRPr="003E64DF" w14:paraId="6F5631FB" w14:textId="77777777" w:rsidTr="009B4C29">
        <w:trPr>
          <w:jc w:val="center"/>
        </w:trPr>
        <w:tc>
          <w:tcPr>
            <w:tcW w:w="1910" w:type="dxa"/>
            <w:shd w:val="clear" w:color="auto" w:fill="BFBFBF"/>
          </w:tcPr>
          <w:p w14:paraId="598D4421" w14:textId="77777777" w:rsidR="00F30367" w:rsidRPr="003E64DF" w:rsidRDefault="00B113DE" w:rsidP="00F30367">
            <w:pPr>
              <w:rPr>
                <w:b/>
              </w:rPr>
            </w:pPr>
            <w:r w:rsidRPr="003E64DF">
              <w:rPr>
                <w:b/>
              </w:rPr>
              <w:t>Post-conditions</w:t>
            </w:r>
          </w:p>
        </w:tc>
        <w:tc>
          <w:tcPr>
            <w:tcW w:w="7666" w:type="dxa"/>
            <w:shd w:val="clear" w:color="auto" w:fill="auto"/>
          </w:tcPr>
          <w:p w14:paraId="1B7B96D5" w14:textId="77777777" w:rsidR="00F30367" w:rsidRPr="003E64DF" w:rsidRDefault="00B113DE" w:rsidP="00F30367">
            <w:r w:rsidRPr="003E64DF">
              <w:t>SVSServer</w:t>
            </w:r>
            <w:r>
              <w:t xml:space="preserve"> shall send GRPC</w:t>
            </w:r>
            <w:r w:rsidRPr="003E64DF">
              <w:t xml:space="preserve"> message to </w:t>
            </w:r>
            <w:r>
              <w:t>SVSOffBoardClient</w:t>
            </w:r>
            <w:r w:rsidRPr="003E64DF">
              <w:t xml:space="preserve"> specifying BUB was engaged due to main battery disconnect. </w:t>
            </w:r>
            <w:r>
              <w:t>SVSOffBoardClient</w:t>
            </w:r>
            <w:r w:rsidRPr="003E64DF">
              <w:t xml:space="preserve"> shall forward alert to SVS App, SVS App shall notify Mobile App and Mobile App shall display push notification and send email to customer</w:t>
            </w:r>
          </w:p>
        </w:tc>
      </w:tr>
      <w:tr w:rsidR="00F30367" w:rsidRPr="003E64DF" w14:paraId="77F83D0E" w14:textId="77777777" w:rsidTr="009B4C29">
        <w:trPr>
          <w:jc w:val="center"/>
        </w:trPr>
        <w:tc>
          <w:tcPr>
            <w:tcW w:w="1910" w:type="dxa"/>
            <w:shd w:val="clear" w:color="auto" w:fill="BFBFBF"/>
          </w:tcPr>
          <w:p w14:paraId="58C86AC2" w14:textId="77777777" w:rsidR="00F30367" w:rsidRPr="003E64DF" w:rsidRDefault="00B113DE" w:rsidP="00F30367">
            <w:pPr>
              <w:rPr>
                <w:b/>
              </w:rPr>
            </w:pPr>
            <w:r w:rsidRPr="003E64DF">
              <w:rPr>
                <w:b/>
              </w:rPr>
              <w:t>List of Exception Use Case Titles</w:t>
            </w:r>
          </w:p>
        </w:tc>
        <w:tc>
          <w:tcPr>
            <w:tcW w:w="7666" w:type="dxa"/>
            <w:shd w:val="clear" w:color="auto" w:fill="auto"/>
          </w:tcPr>
          <w:p w14:paraId="1BB488FE" w14:textId="77777777" w:rsidR="00F30367" w:rsidRPr="003E64DF" w:rsidRDefault="00F30367" w:rsidP="00F30367"/>
        </w:tc>
      </w:tr>
      <w:tr w:rsidR="00F30367" w:rsidRPr="003E64DF" w14:paraId="19535510" w14:textId="77777777" w:rsidTr="009B4C29">
        <w:trPr>
          <w:jc w:val="center"/>
        </w:trPr>
        <w:tc>
          <w:tcPr>
            <w:tcW w:w="1910" w:type="dxa"/>
            <w:shd w:val="clear" w:color="auto" w:fill="BFBFBF"/>
          </w:tcPr>
          <w:p w14:paraId="094B388D" w14:textId="77777777" w:rsidR="00F30367" w:rsidRPr="003E64DF" w:rsidRDefault="00B113DE" w:rsidP="00F30367">
            <w:pPr>
              <w:rPr>
                <w:b/>
              </w:rPr>
            </w:pPr>
            <w:r w:rsidRPr="003E64DF">
              <w:rPr>
                <w:b/>
              </w:rPr>
              <w:t>Interfaces</w:t>
            </w:r>
          </w:p>
        </w:tc>
        <w:tc>
          <w:tcPr>
            <w:tcW w:w="7666" w:type="dxa"/>
            <w:shd w:val="clear" w:color="auto" w:fill="auto"/>
          </w:tcPr>
          <w:p w14:paraId="25C53372" w14:textId="77777777" w:rsidR="00F30367" w:rsidRPr="003E64DF" w:rsidRDefault="00B113DE" w:rsidP="00F30367">
            <w:r>
              <w:t>GRPC</w:t>
            </w:r>
          </w:p>
        </w:tc>
      </w:tr>
    </w:tbl>
    <w:p w14:paraId="2CF30694" w14:textId="77777777" w:rsidR="00F30367" w:rsidRDefault="00F30367"/>
    <w:p w14:paraId="02502559" w14:textId="77777777" w:rsidR="00F30367" w:rsidRDefault="00B113DE" w:rsidP="009B4C29">
      <w:pPr>
        <w:pStyle w:val="Heading4"/>
      </w:pPr>
      <w:r>
        <w:t>SVS-UC-REQ-352787/A-SVSServer Door presence check for accelerometer monitoring setting and unsetting</w:t>
      </w:r>
    </w:p>
    <w:p w14:paraId="57B5890B"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375D5877"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57504D" w14:textId="77777777" w:rsidR="00F30367" w:rsidRDefault="00B113DE" w:rsidP="00F30367">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B07AA2" w14:textId="77777777" w:rsidR="00F30367" w:rsidRPr="001E1F20" w:rsidRDefault="00B113DE" w:rsidP="00F30367">
            <w:r w:rsidRPr="001E1F20">
              <w:t>SVSServer</w:t>
            </w:r>
          </w:p>
        </w:tc>
      </w:tr>
      <w:tr w:rsidR="00F30367" w14:paraId="237DB50E"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17AF3D"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EAA811E" w14:textId="77777777" w:rsidR="00F30367" w:rsidRDefault="00B113DE" w:rsidP="00F30367">
            <w:r w:rsidRPr="001E1F20">
              <w:t>SVS Subscription</w:t>
            </w:r>
          </w:p>
          <w:p w14:paraId="3E281A17" w14:textId="77777777" w:rsidR="00F30367" w:rsidRPr="001E1F20" w:rsidRDefault="00B113DE" w:rsidP="00F30367">
            <w:r w:rsidRPr="001E1F20">
              <w:t>Customer notification is enabled</w:t>
            </w:r>
          </w:p>
        </w:tc>
      </w:tr>
      <w:tr w:rsidR="00F30367" w14:paraId="4D10C9D7"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97A59E"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5CB95578" w14:textId="77777777" w:rsidR="00F30367" w:rsidRPr="001E1F20" w:rsidRDefault="00B113DE" w:rsidP="00F30367">
            <w:r w:rsidRPr="001E1F20">
              <w:t>SVSServer shall monitor door presence signals to perform capability check of vehicle with doors or no doors.</w:t>
            </w:r>
          </w:p>
        </w:tc>
      </w:tr>
      <w:tr w:rsidR="00F30367" w14:paraId="4DB9A849"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1C1081"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7B1DEB6" w14:textId="77777777" w:rsidR="00F30367" w:rsidRPr="001E1F20" w:rsidRDefault="00B113DE" w:rsidP="00F30367">
            <w:r w:rsidRPr="001E1F20">
              <w:t>SVSServer shall use door presence data to determine whether door LOCK and UNLOCK pre-conditions to be used for accelerometer monitor setting and unsetting</w:t>
            </w:r>
          </w:p>
        </w:tc>
      </w:tr>
      <w:tr w:rsidR="00F30367" w14:paraId="08587118"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79CCE3" w14:textId="77777777" w:rsidR="00F30367" w:rsidRDefault="00B113DE" w:rsidP="00F30367">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69B60E88" w14:textId="77777777" w:rsidR="00F30367" w:rsidRPr="001E1F20" w:rsidRDefault="00F30367" w:rsidP="00F30367"/>
        </w:tc>
      </w:tr>
      <w:tr w:rsidR="00F30367" w14:paraId="63FE3001"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F75898" w14:textId="77777777" w:rsidR="00F30367" w:rsidRDefault="00B113DE" w:rsidP="00F30367">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30EA5E0" w14:textId="77777777" w:rsidR="00F30367" w:rsidRPr="001E1F20" w:rsidRDefault="00B113DE" w:rsidP="00F30367">
            <w:r>
              <w:t>CAN</w:t>
            </w:r>
          </w:p>
        </w:tc>
      </w:tr>
    </w:tbl>
    <w:p w14:paraId="298487F5" w14:textId="77777777" w:rsidR="00F30367" w:rsidRDefault="00F30367" w:rsidP="00F30367"/>
    <w:p w14:paraId="5C609A91" w14:textId="77777777" w:rsidR="00F30367" w:rsidRDefault="00B113DE" w:rsidP="009B4C29">
      <w:pPr>
        <w:pStyle w:val="Heading4"/>
      </w:pPr>
      <w:r>
        <w:t>SVS-UC-REQ-320183/B-Accelerometer Monitoring Setting for vehicles with doors</w:t>
      </w:r>
    </w:p>
    <w:p w14:paraId="0116A158"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039303C" w14:textId="77777777" w:rsidTr="009B4C29">
        <w:trPr>
          <w:jc w:val="center"/>
        </w:trPr>
        <w:tc>
          <w:tcPr>
            <w:tcW w:w="1910" w:type="dxa"/>
            <w:shd w:val="clear" w:color="auto" w:fill="BFBFBF"/>
          </w:tcPr>
          <w:p w14:paraId="5C385953" w14:textId="77777777" w:rsidR="00F30367" w:rsidRPr="003E64DF" w:rsidRDefault="00B113DE" w:rsidP="00F30367">
            <w:pPr>
              <w:rPr>
                <w:b/>
              </w:rPr>
            </w:pPr>
            <w:r w:rsidRPr="003E64DF">
              <w:rPr>
                <w:b/>
              </w:rPr>
              <w:t>Actors</w:t>
            </w:r>
          </w:p>
        </w:tc>
        <w:tc>
          <w:tcPr>
            <w:tcW w:w="7666" w:type="dxa"/>
            <w:shd w:val="clear" w:color="auto" w:fill="auto"/>
          </w:tcPr>
          <w:p w14:paraId="78C7B35F" w14:textId="77777777" w:rsidR="00F30367" w:rsidRPr="003E64DF" w:rsidRDefault="00B113DE" w:rsidP="00F30367">
            <w:r w:rsidRPr="003E64DF">
              <w:t>BCM, SVSServer</w:t>
            </w:r>
          </w:p>
        </w:tc>
      </w:tr>
      <w:tr w:rsidR="00F30367" w:rsidRPr="003E64DF" w14:paraId="2547E82A" w14:textId="77777777" w:rsidTr="009B4C29">
        <w:trPr>
          <w:jc w:val="center"/>
        </w:trPr>
        <w:tc>
          <w:tcPr>
            <w:tcW w:w="1910" w:type="dxa"/>
            <w:shd w:val="clear" w:color="auto" w:fill="BFBFBF"/>
          </w:tcPr>
          <w:p w14:paraId="4CFC36DA" w14:textId="77777777" w:rsidR="00F30367" w:rsidRPr="003E64DF" w:rsidRDefault="00B113DE" w:rsidP="00F30367">
            <w:pPr>
              <w:rPr>
                <w:b/>
              </w:rPr>
            </w:pPr>
            <w:r w:rsidRPr="003E64DF">
              <w:rPr>
                <w:b/>
              </w:rPr>
              <w:t>Pre-Conditions</w:t>
            </w:r>
          </w:p>
        </w:tc>
        <w:tc>
          <w:tcPr>
            <w:tcW w:w="7666" w:type="dxa"/>
            <w:shd w:val="clear" w:color="auto" w:fill="auto"/>
          </w:tcPr>
          <w:p w14:paraId="02D126DC" w14:textId="77777777" w:rsidR="00F30367" w:rsidRPr="003E64DF" w:rsidRDefault="00B113DE" w:rsidP="00F30367">
            <w:r w:rsidRPr="003E64DF">
              <w:t xml:space="preserve">SVS Subscription </w:t>
            </w:r>
          </w:p>
          <w:p w14:paraId="2CCC7B59" w14:textId="77777777" w:rsidR="00F30367" w:rsidRPr="003E64DF" w:rsidRDefault="00B113DE" w:rsidP="00F30367">
            <w:r w:rsidRPr="003E64DF">
              <w:t>Customer notification is enabled</w:t>
            </w:r>
          </w:p>
          <w:p w14:paraId="3BA4CC5E" w14:textId="77777777" w:rsidR="00F30367" w:rsidRDefault="00B113DE" w:rsidP="00F30367">
            <w:r w:rsidRPr="003E64DF">
              <w:t>Ignition “OFF”</w:t>
            </w:r>
            <w:r>
              <w:t xml:space="preserve"> </w:t>
            </w:r>
          </w:p>
          <w:p w14:paraId="3C41041F" w14:textId="77777777" w:rsidR="00F30367" w:rsidRPr="003E64DF" w:rsidRDefault="00B113DE" w:rsidP="00F30367">
            <w:r>
              <w:t>Doors “Locked”</w:t>
            </w:r>
          </w:p>
        </w:tc>
      </w:tr>
      <w:tr w:rsidR="00F30367" w:rsidRPr="003E64DF" w14:paraId="7B698D80" w14:textId="77777777" w:rsidTr="009B4C29">
        <w:trPr>
          <w:jc w:val="center"/>
        </w:trPr>
        <w:tc>
          <w:tcPr>
            <w:tcW w:w="1910" w:type="dxa"/>
            <w:shd w:val="clear" w:color="auto" w:fill="BFBFBF"/>
          </w:tcPr>
          <w:p w14:paraId="52A250FF"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380A3A40" w14:textId="77777777" w:rsidR="00F30367" w:rsidRPr="003E64DF" w:rsidRDefault="00B113DE" w:rsidP="00F30367">
            <w:r w:rsidRPr="003E64DF">
              <w:t>The accelerometer shall be set when vehicle Ignition is set to OFF DELAYED ACCESSORY has expired or is OFF</w:t>
            </w:r>
            <w:r>
              <w:t xml:space="preserve"> and door lock status change to “LOCKED”</w:t>
            </w:r>
          </w:p>
        </w:tc>
      </w:tr>
      <w:tr w:rsidR="00F30367" w:rsidRPr="003E64DF" w14:paraId="180E2F1B" w14:textId="77777777" w:rsidTr="009B4C29">
        <w:trPr>
          <w:jc w:val="center"/>
        </w:trPr>
        <w:tc>
          <w:tcPr>
            <w:tcW w:w="1910" w:type="dxa"/>
            <w:shd w:val="clear" w:color="auto" w:fill="BFBFBF"/>
          </w:tcPr>
          <w:p w14:paraId="1B66690E" w14:textId="77777777" w:rsidR="00F30367" w:rsidRPr="003E64DF" w:rsidRDefault="00B113DE" w:rsidP="00F30367">
            <w:pPr>
              <w:rPr>
                <w:b/>
              </w:rPr>
            </w:pPr>
            <w:r w:rsidRPr="003E64DF">
              <w:rPr>
                <w:b/>
              </w:rPr>
              <w:t>Post-conditions</w:t>
            </w:r>
          </w:p>
        </w:tc>
        <w:tc>
          <w:tcPr>
            <w:tcW w:w="7666" w:type="dxa"/>
            <w:shd w:val="clear" w:color="auto" w:fill="auto"/>
          </w:tcPr>
          <w:p w14:paraId="42D8F3CF" w14:textId="77777777" w:rsidR="00F30367" w:rsidRPr="003E64DF" w:rsidRDefault="00B113DE" w:rsidP="00F30367">
            <w:r w:rsidRPr="003E64DF">
              <w:t>Accelerometer shall monitor to detect movement</w:t>
            </w:r>
          </w:p>
        </w:tc>
      </w:tr>
      <w:tr w:rsidR="00F30367" w:rsidRPr="003E64DF" w14:paraId="3D7BB27B" w14:textId="77777777" w:rsidTr="009B4C29">
        <w:trPr>
          <w:jc w:val="center"/>
        </w:trPr>
        <w:tc>
          <w:tcPr>
            <w:tcW w:w="1910" w:type="dxa"/>
            <w:shd w:val="clear" w:color="auto" w:fill="BFBFBF"/>
          </w:tcPr>
          <w:p w14:paraId="7331EFA7" w14:textId="77777777" w:rsidR="00F30367" w:rsidRPr="003E64DF" w:rsidRDefault="00B113DE" w:rsidP="00F30367">
            <w:pPr>
              <w:rPr>
                <w:b/>
              </w:rPr>
            </w:pPr>
            <w:r w:rsidRPr="003E64DF">
              <w:rPr>
                <w:b/>
              </w:rPr>
              <w:t>List of Exception Use Case Titles</w:t>
            </w:r>
          </w:p>
        </w:tc>
        <w:tc>
          <w:tcPr>
            <w:tcW w:w="7666" w:type="dxa"/>
            <w:shd w:val="clear" w:color="auto" w:fill="auto"/>
          </w:tcPr>
          <w:p w14:paraId="5DC3D97F" w14:textId="77777777" w:rsidR="00F30367" w:rsidRPr="003E64DF" w:rsidRDefault="00F30367" w:rsidP="00F30367"/>
        </w:tc>
      </w:tr>
      <w:tr w:rsidR="00F30367" w:rsidRPr="003E64DF" w14:paraId="72B65250" w14:textId="77777777" w:rsidTr="009B4C29">
        <w:trPr>
          <w:jc w:val="center"/>
        </w:trPr>
        <w:tc>
          <w:tcPr>
            <w:tcW w:w="1910" w:type="dxa"/>
            <w:shd w:val="clear" w:color="auto" w:fill="BFBFBF"/>
          </w:tcPr>
          <w:p w14:paraId="4D7AEE40" w14:textId="77777777" w:rsidR="00F30367" w:rsidRPr="003E64DF" w:rsidRDefault="00B113DE" w:rsidP="00F30367">
            <w:pPr>
              <w:rPr>
                <w:b/>
              </w:rPr>
            </w:pPr>
            <w:r w:rsidRPr="003E64DF">
              <w:rPr>
                <w:b/>
              </w:rPr>
              <w:t>Interfaces</w:t>
            </w:r>
          </w:p>
        </w:tc>
        <w:tc>
          <w:tcPr>
            <w:tcW w:w="7666" w:type="dxa"/>
            <w:shd w:val="clear" w:color="auto" w:fill="auto"/>
          </w:tcPr>
          <w:p w14:paraId="0012F7BA" w14:textId="77777777" w:rsidR="00F30367" w:rsidRPr="003E64DF" w:rsidRDefault="00B113DE" w:rsidP="00F30367">
            <w:r w:rsidRPr="003E64DF">
              <w:t>CAN</w:t>
            </w:r>
          </w:p>
        </w:tc>
      </w:tr>
    </w:tbl>
    <w:p w14:paraId="5780CCA9" w14:textId="77777777" w:rsidR="00F30367" w:rsidRDefault="00F30367"/>
    <w:p w14:paraId="033851C8" w14:textId="77777777" w:rsidR="00F30367" w:rsidRDefault="00B113DE" w:rsidP="009B4C29">
      <w:pPr>
        <w:pStyle w:val="Heading4"/>
      </w:pPr>
      <w:r>
        <w:t>SVS-UC-REQ-352788/A-Accelerometer Monitoring Setting for vehicles without doors</w:t>
      </w:r>
    </w:p>
    <w:p w14:paraId="22A605BA"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43519D0B"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368085" w14:textId="77777777" w:rsidR="00F30367" w:rsidRDefault="00B113DE" w:rsidP="00F30367">
            <w:pPr>
              <w:spacing w:line="276" w:lineRule="auto"/>
            </w:pPr>
            <w:r>
              <w:rPr>
                <w:b/>
                <w:bCs/>
              </w:rPr>
              <w:t>Actors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ED57E5" w14:textId="77777777" w:rsidR="00F30367" w:rsidRDefault="00B113DE" w:rsidP="00F30367">
            <w:pPr>
              <w:spacing w:line="256" w:lineRule="auto"/>
            </w:pPr>
            <w:r>
              <w:t>SVSServer</w:t>
            </w:r>
          </w:p>
        </w:tc>
      </w:tr>
      <w:tr w:rsidR="00F30367" w14:paraId="2C6D3497"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029952" w14:textId="77777777" w:rsidR="00F30367" w:rsidRDefault="00B113DE" w:rsidP="00F30367">
            <w:pPr>
              <w:spacing w:line="276" w:lineRule="auto"/>
            </w:pPr>
            <w:r>
              <w:rPr>
                <w:b/>
                <w:bCs/>
              </w:rPr>
              <w:t>Pre-conditions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C0AEF6" w14:textId="77777777" w:rsidR="00F30367" w:rsidRDefault="00B113DE" w:rsidP="00F30367">
            <w:pPr>
              <w:spacing w:line="256" w:lineRule="auto"/>
            </w:pPr>
            <w:r>
              <w:t xml:space="preserve">SVS Subscription </w:t>
            </w:r>
          </w:p>
          <w:p w14:paraId="1604FAD9" w14:textId="77777777" w:rsidR="00F30367" w:rsidRDefault="00B113DE" w:rsidP="00F30367">
            <w:pPr>
              <w:spacing w:line="256" w:lineRule="auto"/>
            </w:pPr>
            <w:r>
              <w:t>Customer notification is enabled</w:t>
            </w:r>
          </w:p>
          <w:p w14:paraId="58180463" w14:textId="77777777" w:rsidR="00F30367" w:rsidRDefault="00B113DE" w:rsidP="00F30367">
            <w:pPr>
              <w:spacing w:line="256" w:lineRule="auto"/>
            </w:pPr>
            <w:r>
              <w:t>Ignition “OFF”</w:t>
            </w:r>
          </w:p>
        </w:tc>
      </w:tr>
      <w:tr w:rsidR="00F30367" w14:paraId="05D80C1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874A89" w14:textId="77777777" w:rsidR="00F30367" w:rsidRDefault="00B113DE" w:rsidP="00F30367">
            <w:pPr>
              <w:spacing w:line="276" w:lineRule="auto"/>
            </w:pPr>
            <w:r>
              <w:rPr>
                <w:b/>
                <w:bCs/>
              </w:rPr>
              <w:t>Scenario Description</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436721" w14:textId="77777777" w:rsidR="00F30367" w:rsidRDefault="00B113DE" w:rsidP="00F30367">
            <w:pPr>
              <w:spacing w:line="256" w:lineRule="auto"/>
            </w:pPr>
            <w:r>
              <w:t xml:space="preserve">The accelerometer shall be set when vehicle Ignition is set to OFF DELAYED ACCESSORY has expired or is OFF </w:t>
            </w:r>
          </w:p>
        </w:tc>
      </w:tr>
      <w:tr w:rsidR="00F30367" w14:paraId="270D5A2A"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55BE67" w14:textId="77777777" w:rsidR="00F30367" w:rsidRDefault="00B113DE" w:rsidP="00F30367">
            <w:pPr>
              <w:spacing w:line="276" w:lineRule="auto"/>
            </w:pPr>
            <w:r>
              <w:rPr>
                <w:b/>
                <w:bCs/>
              </w:rPr>
              <w:t>Post-conditions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7657A7" w14:textId="77777777" w:rsidR="00F30367" w:rsidRDefault="00B113DE" w:rsidP="00F30367">
            <w:pPr>
              <w:spacing w:line="256" w:lineRule="auto"/>
            </w:pPr>
            <w:r>
              <w:t>Accelerometer shall monitor to detect movement</w:t>
            </w:r>
          </w:p>
        </w:tc>
      </w:tr>
      <w:tr w:rsidR="00F30367" w14:paraId="4A6CCAE8"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48D573" w14:textId="77777777" w:rsidR="00F30367" w:rsidRDefault="00B113DE" w:rsidP="00F30367">
            <w:pPr>
              <w:spacing w:line="276" w:lineRule="auto"/>
            </w:pPr>
            <w:r>
              <w:rPr>
                <w:b/>
                <w:bCs/>
              </w:rPr>
              <w:t>List of Exception Use Cases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316E99" w14:textId="77777777" w:rsidR="00F30367" w:rsidRDefault="00F30367" w:rsidP="00F30367">
            <w:pPr>
              <w:spacing w:line="256" w:lineRule="auto"/>
            </w:pPr>
          </w:p>
        </w:tc>
      </w:tr>
      <w:tr w:rsidR="00F30367" w14:paraId="2E3C1D19"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B112B4" w14:textId="77777777" w:rsidR="00F30367" w:rsidRDefault="00B113DE" w:rsidP="00F30367">
            <w:pPr>
              <w:spacing w:line="276" w:lineRule="auto"/>
            </w:pPr>
            <w:r>
              <w:rPr>
                <w:b/>
                <w:bCs/>
              </w:rPr>
              <w:t>Interfaces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2756DD" w14:textId="77777777" w:rsidR="00F30367" w:rsidRDefault="00B113DE" w:rsidP="00F30367">
            <w:pPr>
              <w:spacing w:line="256" w:lineRule="auto"/>
            </w:pPr>
            <w:r>
              <w:t>CAN</w:t>
            </w:r>
          </w:p>
        </w:tc>
      </w:tr>
    </w:tbl>
    <w:p w14:paraId="5335267E" w14:textId="77777777" w:rsidR="00F30367" w:rsidRDefault="00F30367" w:rsidP="00F30367"/>
    <w:p w14:paraId="39128485" w14:textId="77777777" w:rsidR="00F30367" w:rsidRDefault="00B113DE" w:rsidP="009B4C29">
      <w:pPr>
        <w:pStyle w:val="Heading4"/>
      </w:pPr>
      <w:r>
        <w:t>SVS-UC-REQ-320184/B-Accelerometer Monitoring Unsetting for vehicles with doors</w:t>
      </w:r>
    </w:p>
    <w:p w14:paraId="1672A681"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53B9DC9" w14:textId="77777777" w:rsidTr="009B4C29">
        <w:trPr>
          <w:jc w:val="center"/>
        </w:trPr>
        <w:tc>
          <w:tcPr>
            <w:tcW w:w="1910" w:type="dxa"/>
            <w:shd w:val="clear" w:color="auto" w:fill="BFBFBF"/>
          </w:tcPr>
          <w:p w14:paraId="476A6194" w14:textId="77777777" w:rsidR="00F30367" w:rsidRPr="003E64DF" w:rsidRDefault="00B113DE" w:rsidP="00F30367">
            <w:pPr>
              <w:rPr>
                <w:b/>
              </w:rPr>
            </w:pPr>
            <w:r w:rsidRPr="003E64DF">
              <w:rPr>
                <w:b/>
              </w:rPr>
              <w:t>Actors</w:t>
            </w:r>
          </w:p>
        </w:tc>
        <w:tc>
          <w:tcPr>
            <w:tcW w:w="7666" w:type="dxa"/>
            <w:shd w:val="clear" w:color="auto" w:fill="auto"/>
          </w:tcPr>
          <w:p w14:paraId="572E45E1" w14:textId="77777777" w:rsidR="00F30367" w:rsidRPr="003E64DF" w:rsidRDefault="00B113DE" w:rsidP="00F30367">
            <w:r w:rsidRPr="003E64DF">
              <w:t>BCM, SVSServer</w:t>
            </w:r>
          </w:p>
        </w:tc>
      </w:tr>
      <w:tr w:rsidR="00F30367" w:rsidRPr="003E64DF" w14:paraId="67BE6F04" w14:textId="77777777" w:rsidTr="009B4C29">
        <w:trPr>
          <w:jc w:val="center"/>
        </w:trPr>
        <w:tc>
          <w:tcPr>
            <w:tcW w:w="1910" w:type="dxa"/>
            <w:shd w:val="clear" w:color="auto" w:fill="BFBFBF"/>
          </w:tcPr>
          <w:p w14:paraId="7B20E1B6" w14:textId="77777777" w:rsidR="00F30367" w:rsidRPr="003E64DF" w:rsidRDefault="00B113DE" w:rsidP="00F30367">
            <w:pPr>
              <w:rPr>
                <w:b/>
              </w:rPr>
            </w:pPr>
            <w:r w:rsidRPr="003E64DF">
              <w:rPr>
                <w:b/>
              </w:rPr>
              <w:t>Pre-Conditions</w:t>
            </w:r>
          </w:p>
        </w:tc>
        <w:tc>
          <w:tcPr>
            <w:tcW w:w="7666" w:type="dxa"/>
            <w:shd w:val="clear" w:color="auto" w:fill="auto"/>
          </w:tcPr>
          <w:p w14:paraId="377FFE13" w14:textId="77777777" w:rsidR="00F30367" w:rsidRPr="003E64DF" w:rsidRDefault="00B113DE" w:rsidP="00F30367">
            <w:r w:rsidRPr="003E64DF">
              <w:t xml:space="preserve">SVS Subscription </w:t>
            </w:r>
          </w:p>
          <w:p w14:paraId="4442FB97" w14:textId="77777777" w:rsidR="00F30367" w:rsidRPr="003E64DF" w:rsidRDefault="00B113DE" w:rsidP="00F30367">
            <w:r w:rsidRPr="003E64DF">
              <w:t>Customer notification is enabled</w:t>
            </w:r>
          </w:p>
          <w:p w14:paraId="58BA9DC8" w14:textId="77777777" w:rsidR="00F30367" w:rsidRPr="003E64DF" w:rsidRDefault="00B113DE" w:rsidP="00F30367">
            <w:r w:rsidRPr="003E64DF">
              <w:t>Ignition “O</w:t>
            </w:r>
            <w:r>
              <w:t>N</w:t>
            </w:r>
            <w:r w:rsidRPr="003E64DF">
              <w:t>”</w:t>
            </w:r>
          </w:p>
          <w:p w14:paraId="0A43D7E7" w14:textId="77777777" w:rsidR="00F30367" w:rsidRPr="003E64DF" w:rsidRDefault="00B113DE" w:rsidP="00F30367">
            <w:r w:rsidRPr="003E64DF">
              <w:t>A</w:t>
            </w:r>
            <w:r>
              <w:t>ny Authorized</w:t>
            </w:r>
            <w:r w:rsidRPr="003E64DF">
              <w:t xml:space="preserve"> Doors “</w:t>
            </w:r>
            <w:r>
              <w:t>Unlocked</w:t>
            </w:r>
            <w:r w:rsidRPr="003E64DF">
              <w:t>”</w:t>
            </w:r>
          </w:p>
        </w:tc>
      </w:tr>
      <w:tr w:rsidR="00F30367" w:rsidRPr="003E64DF" w14:paraId="284238AC" w14:textId="77777777" w:rsidTr="009B4C29">
        <w:trPr>
          <w:jc w:val="center"/>
        </w:trPr>
        <w:tc>
          <w:tcPr>
            <w:tcW w:w="1910" w:type="dxa"/>
            <w:shd w:val="clear" w:color="auto" w:fill="BFBFBF"/>
          </w:tcPr>
          <w:p w14:paraId="0FB5CBD7"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4C59B359" w14:textId="77777777" w:rsidR="00F30367" w:rsidRPr="003E64DF" w:rsidRDefault="00B113DE" w:rsidP="00F30367">
            <w:r w:rsidRPr="003E64DF">
              <w:t>The accelerometer shall be unset either by a door lock status change to “UNLOCKED”, by door opened, OR by ignition “ON”</w:t>
            </w:r>
          </w:p>
        </w:tc>
      </w:tr>
      <w:tr w:rsidR="00F30367" w:rsidRPr="003E64DF" w14:paraId="25CCF384" w14:textId="77777777" w:rsidTr="009B4C29">
        <w:trPr>
          <w:jc w:val="center"/>
        </w:trPr>
        <w:tc>
          <w:tcPr>
            <w:tcW w:w="1910" w:type="dxa"/>
            <w:shd w:val="clear" w:color="auto" w:fill="BFBFBF"/>
          </w:tcPr>
          <w:p w14:paraId="0F84E213" w14:textId="77777777" w:rsidR="00F30367" w:rsidRPr="003E64DF" w:rsidRDefault="00B113DE" w:rsidP="00F30367">
            <w:pPr>
              <w:rPr>
                <w:b/>
              </w:rPr>
            </w:pPr>
            <w:r w:rsidRPr="003E64DF">
              <w:rPr>
                <w:b/>
              </w:rPr>
              <w:t>Post-conditions</w:t>
            </w:r>
          </w:p>
        </w:tc>
        <w:tc>
          <w:tcPr>
            <w:tcW w:w="7666" w:type="dxa"/>
            <w:shd w:val="clear" w:color="auto" w:fill="auto"/>
          </w:tcPr>
          <w:p w14:paraId="77E1A03B" w14:textId="77777777" w:rsidR="00F30367" w:rsidRPr="003E64DF" w:rsidRDefault="00B113DE" w:rsidP="00F30367">
            <w:r w:rsidRPr="003E64DF">
              <w:t>Accelerometer shall no longer be monitoring for movement until pre conditions are met again for setting</w:t>
            </w:r>
          </w:p>
        </w:tc>
      </w:tr>
      <w:tr w:rsidR="00F30367" w:rsidRPr="003E64DF" w14:paraId="3E992EA2" w14:textId="77777777" w:rsidTr="009B4C29">
        <w:trPr>
          <w:jc w:val="center"/>
        </w:trPr>
        <w:tc>
          <w:tcPr>
            <w:tcW w:w="1910" w:type="dxa"/>
            <w:shd w:val="clear" w:color="auto" w:fill="BFBFBF"/>
          </w:tcPr>
          <w:p w14:paraId="42A6E100" w14:textId="77777777" w:rsidR="00F30367" w:rsidRPr="003E64DF" w:rsidRDefault="00B113DE" w:rsidP="00F30367">
            <w:pPr>
              <w:rPr>
                <w:b/>
              </w:rPr>
            </w:pPr>
            <w:r w:rsidRPr="003E64DF">
              <w:rPr>
                <w:b/>
              </w:rPr>
              <w:t>List of Exception Use Case Titles</w:t>
            </w:r>
          </w:p>
        </w:tc>
        <w:tc>
          <w:tcPr>
            <w:tcW w:w="7666" w:type="dxa"/>
            <w:shd w:val="clear" w:color="auto" w:fill="auto"/>
          </w:tcPr>
          <w:p w14:paraId="171292DF" w14:textId="77777777" w:rsidR="00F30367" w:rsidRPr="003E64DF" w:rsidRDefault="00F30367" w:rsidP="00F30367"/>
        </w:tc>
      </w:tr>
      <w:tr w:rsidR="00F30367" w:rsidRPr="003E64DF" w14:paraId="00455EAC" w14:textId="77777777" w:rsidTr="009B4C29">
        <w:trPr>
          <w:jc w:val="center"/>
        </w:trPr>
        <w:tc>
          <w:tcPr>
            <w:tcW w:w="1910" w:type="dxa"/>
            <w:shd w:val="clear" w:color="auto" w:fill="BFBFBF"/>
          </w:tcPr>
          <w:p w14:paraId="159ECA7B" w14:textId="77777777" w:rsidR="00F30367" w:rsidRPr="003E64DF" w:rsidRDefault="00B113DE" w:rsidP="00F30367">
            <w:pPr>
              <w:rPr>
                <w:b/>
              </w:rPr>
            </w:pPr>
            <w:r w:rsidRPr="003E64DF">
              <w:rPr>
                <w:b/>
              </w:rPr>
              <w:t>Interfaces</w:t>
            </w:r>
          </w:p>
        </w:tc>
        <w:tc>
          <w:tcPr>
            <w:tcW w:w="7666" w:type="dxa"/>
            <w:shd w:val="clear" w:color="auto" w:fill="auto"/>
          </w:tcPr>
          <w:p w14:paraId="07CA8B0E" w14:textId="77777777" w:rsidR="00F30367" w:rsidRPr="003E64DF" w:rsidRDefault="00B113DE" w:rsidP="00F30367">
            <w:r>
              <w:t>CAN</w:t>
            </w:r>
          </w:p>
        </w:tc>
      </w:tr>
    </w:tbl>
    <w:p w14:paraId="004DA403" w14:textId="77777777" w:rsidR="00F30367" w:rsidRDefault="00F30367"/>
    <w:p w14:paraId="3D99AB0F" w14:textId="77777777" w:rsidR="00F30367" w:rsidRDefault="00B113DE" w:rsidP="009B4C29">
      <w:pPr>
        <w:pStyle w:val="Heading4"/>
      </w:pPr>
      <w:r>
        <w:t>SVS-UC-REQ-352789/A-Accelerometer Monitoring Unsetting for vehicles without doors</w:t>
      </w:r>
    </w:p>
    <w:p w14:paraId="4B44277E"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1F9799C5"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ABE4D1" w14:textId="77777777" w:rsidR="00F30367" w:rsidRDefault="00B113DE" w:rsidP="00F30367">
            <w:pPr>
              <w:spacing w:line="276" w:lineRule="auto"/>
            </w:pPr>
            <w:r>
              <w:rPr>
                <w:b/>
                <w:bCs/>
              </w:rPr>
              <w:t>Actors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75E9D0" w14:textId="77777777" w:rsidR="00F30367" w:rsidRDefault="00B113DE" w:rsidP="00F30367">
            <w:pPr>
              <w:spacing w:line="256" w:lineRule="auto"/>
            </w:pPr>
            <w:r>
              <w:t>SVSServer</w:t>
            </w:r>
          </w:p>
        </w:tc>
      </w:tr>
      <w:tr w:rsidR="00F30367" w14:paraId="2E3C5522"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F2DFCE" w14:textId="77777777" w:rsidR="00F30367" w:rsidRDefault="00B113DE" w:rsidP="00F30367">
            <w:pPr>
              <w:spacing w:line="276" w:lineRule="auto"/>
            </w:pPr>
            <w:r>
              <w:rPr>
                <w:b/>
                <w:bCs/>
              </w:rPr>
              <w:t>Pre-conditions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808F05" w14:textId="77777777" w:rsidR="00F30367" w:rsidRDefault="00B113DE" w:rsidP="00F30367">
            <w:pPr>
              <w:spacing w:line="256" w:lineRule="auto"/>
            </w:pPr>
            <w:r>
              <w:t xml:space="preserve">SVS Subscription </w:t>
            </w:r>
          </w:p>
          <w:p w14:paraId="5BFB7A99" w14:textId="77777777" w:rsidR="00F30367" w:rsidRDefault="00B113DE" w:rsidP="00F30367">
            <w:pPr>
              <w:spacing w:line="256" w:lineRule="auto"/>
            </w:pPr>
            <w:r>
              <w:t>Customer notification is enabled</w:t>
            </w:r>
          </w:p>
          <w:p w14:paraId="599B19DF" w14:textId="77777777" w:rsidR="00F30367" w:rsidRDefault="00B113DE" w:rsidP="00F30367">
            <w:pPr>
              <w:spacing w:line="256" w:lineRule="auto"/>
            </w:pPr>
            <w:r>
              <w:t>Ignition “ON”</w:t>
            </w:r>
          </w:p>
        </w:tc>
      </w:tr>
      <w:tr w:rsidR="00F30367" w14:paraId="5A739015"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9ABA03" w14:textId="77777777" w:rsidR="00F30367" w:rsidRDefault="00B113DE" w:rsidP="00F30367">
            <w:pPr>
              <w:spacing w:line="276" w:lineRule="auto"/>
            </w:pPr>
            <w:r>
              <w:rPr>
                <w:b/>
                <w:bCs/>
              </w:rPr>
              <w:t>Scenario Description</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DEFBED" w14:textId="77777777" w:rsidR="00F30367" w:rsidRDefault="00B113DE" w:rsidP="00F30367">
            <w:pPr>
              <w:spacing w:line="256" w:lineRule="auto"/>
            </w:pPr>
            <w:r>
              <w:t>The accelerometer shall be unset by ignition “ON”</w:t>
            </w:r>
          </w:p>
        </w:tc>
      </w:tr>
      <w:tr w:rsidR="00F30367" w14:paraId="54DFA4CE"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6B5F6E" w14:textId="77777777" w:rsidR="00F30367" w:rsidRDefault="00B113DE" w:rsidP="00F30367">
            <w:pPr>
              <w:spacing w:line="276" w:lineRule="auto"/>
            </w:pPr>
            <w:r>
              <w:rPr>
                <w:b/>
                <w:bCs/>
              </w:rPr>
              <w:t>Post-conditions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38C4B9" w14:textId="77777777" w:rsidR="00F30367" w:rsidRDefault="00B113DE" w:rsidP="00F30367">
            <w:pPr>
              <w:spacing w:line="256" w:lineRule="auto"/>
            </w:pPr>
            <w:r>
              <w:t>Accelerometer shall no longer be monitoring for movement until pre conditions are met again for setting</w:t>
            </w:r>
          </w:p>
        </w:tc>
      </w:tr>
      <w:tr w:rsidR="00F30367" w14:paraId="0DB6522C"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C24423" w14:textId="77777777" w:rsidR="00F30367" w:rsidRDefault="00B113DE" w:rsidP="00F30367">
            <w:pPr>
              <w:spacing w:line="276" w:lineRule="auto"/>
            </w:pPr>
            <w:r>
              <w:rPr>
                <w:b/>
                <w:bCs/>
              </w:rPr>
              <w:t>List of Exception Use Cases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BCA944" w14:textId="77777777" w:rsidR="00F30367" w:rsidRDefault="00F30367" w:rsidP="00F30367">
            <w:pPr>
              <w:spacing w:line="256" w:lineRule="auto"/>
            </w:pPr>
          </w:p>
        </w:tc>
      </w:tr>
      <w:tr w:rsidR="00F30367" w14:paraId="089831D6"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7B2BDE" w14:textId="77777777" w:rsidR="00F30367" w:rsidRDefault="00B113DE" w:rsidP="00F30367">
            <w:pPr>
              <w:spacing w:line="276" w:lineRule="auto"/>
            </w:pPr>
            <w:r>
              <w:rPr>
                <w:b/>
                <w:bCs/>
              </w:rPr>
              <w:t>Interfaces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4E9ADE" w14:textId="77777777" w:rsidR="00F30367" w:rsidRDefault="00B113DE" w:rsidP="00F30367">
            <w:pPr>
              <w:spacing w:line="256" w:lineRule="auto"/>
            </w:pPr>
            <w:r>
              <w:t>CAN</w:t>
            </w:r>
          </w:p>
        </w:tc>
      </w:tr>
    </w:tbl>
    <w:p w14:paraId="51BC8388" w14:textId="77777777" w:rsidR="00F30367" w:rsidRDefault="00F30367" w:rsidP="00F30367"/>
    <w:p w14:paraId="480ED95D" w14:textId="77777777" w:rsidR="00F30367" w:rsidRDefault="00B113DE" w:rsidP="009B4C29">
      <w:pPr>
        <w:pStyle w:val="Heading4"/>
      </w:pPr>
      <w:r>
        <w:t>SVS-UC-REQ-320185/A-Accelerometer Trigger</w:t>
      </w:r>
    </w:p>
    <w:p w14:paraId="7CB5A045"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30153930" w14:textId="77777777" w:rsidTr="009B4C29">
        <w:trPr>
          <w:jc w:val="center"/>
        </w:trPr>
        <w:tc>
          <w:tcPr>
            <w:tcW w:w="1910" w:type="dxa"/>
            <w:shd w:val="clear" w:color="auto" w:fill="BFBFBF"/>
          </w:tcPr>
          <w:p w14:paraId="5ED26EF3" w14:textId="77777777" w:rsidR="00F30367" w:rsidRPr="003E64DF" w:rsidRDefault="00B113DE" w:rsidP="00F30367">
            <w:pPr>
              <w:rPr>
                <w:b/>
              </w:rPr>
            </w:pPr>
            <w:r w:rsidRPr="003E64DF">
              <w:rPr>
                <w:b/>
              </w:rPr>
              <w:t>Actors</w:t>
            </w:r>
          </w:p>
        </w:tc>
        <w:tc>
          <w:tcPr>
            <w:tcW w:w="7666" w:type="dxa"/>
            <w:shd w:val="clear" w:color="auto" w:fill="auto"/>
          </w:tcPr>
          <w:p w14:paraId="49F75218" w14:textId="77777777" w:rsidR="00F30367" w:rsidRPr="003E64DF" w:rsidRDefault="00B113DE" w:rsidP="00F30367">
            <w:r w:rsidRPr="003E64DF">
              <w:t>SVSServer</w:t>
            </w:r>
          </w:p>
        </w:tc>
      </w:tr>
      <w:tr w:rsidR="00F30367" w:rsidRPr="003E64DF" w14:paraId="66BF5B42" w14:textId="77777777" w:rsidTr="009B4C29">
        <w:trPr>
          <w:jc w:val="center"/>
        </w:trPr>
        <w:tc>
          <w:tcPr>
            <w:tcW w:w="1910" w:type="dxa"/>
            <w:shd w:val="clear" w:color="auto" w:fill="BFBFBF"/>
          </w:tcPr>
          <w:p w14:paraId="393FB171" w14:textId="77777777" w:rsidR="00F30367" w:rsidRPr="003E64DF" w:rsidRDefault="00B113DE" w:rsidP="00F30367">
            <w:pPr>
              <w:rPr>
                <w:b/>
              </w:rPr>
            </w:pPr>
            <w:r w:rsidRPr="003E64DF">
              <w:rPr>
                <w:b/>
              </w:rPr>
              <w:t>Pre-Conditions</w:t>
            </w:r>
          </w:p>
        </w:tc>
        <w:tc>
          <w:tcPr>
            <w:tcW w:w="7666" w:type="dxa"/>
            <w:shd w:val="clear" w:color="auto" w:fill="auto"/>
          </w:tcPr>
          <w:p w14:paraId="5B870F12" w14:textId="77777777" w:rsidR="00F30367" w:rsidRPr="003E64DF" w:rsidRDefault="00B113DE" w:rsidP="00F30367">
            <w:r w:rsidRPr="003E64DF">
              <w:t xml:space="preserve">SVS Subscription </w:t>
            </w:r>
          </w:p>
          <w:p w14:paraId="675A0944" w14:textId="77777777" w:rsidR="00F30367" w:rsidRPr="003E64DF" w:rsidRDefault="00B113DE" w:rsidP="00F30367">
            <w:r w:rsidRPr="003E64DF">
              <w:t>Customer notification is enabled</w:t>
            </w:r>
          </w:p>
          <w:p w14:paraId="04226CD8" w14:textId="77777777" w:rsidR="00F30367" w:rsidRPr="003E64DF" w:rsidRDefault="00B113DE" w:rsidP="00F30367">
            <w:r w:rsidRPr="003E64DF">
              <w:t>Ignition “OFF”</w:t>
            </w:r>
          </w:p>
          <w:p w14:paraId="37B6469A" w14:textId="77777777" w:rsidR="00F30367" w:rsidRPr="003E64DF" w:rsidRDefault="00B113DE" w:rsidP="00F30367">
            <w:r w:rsidRPr="003E64DF">
              <w:t>Accessory “OFF”/expired</w:t>
            </w:r>
          </w:p>
        </w:tc>
      </w:tr>
      <w:tr w:rsidR="00F30367" w:rsidRPr="003E64DF" w14:paraId="5333DD1B" w14:textId="77777777" w:rsidTr="009B4C29">
        <w:trPr>
          <w:jc w:val="center"/>
        </w:trPr>
        <w:tc>
          <w:tcPr>
            <w:tcW w:w="1910" w:type="dxa"/>
            <w:shd w:val="clear" w:color="auto" w:fill="BFBFBF"/>
          </w:tcPr>
          <w:p w14:paraId="561CE098"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2CE11D75" w14:textId="77777777" w:rsidR="00F30367" w:rsidRPr="003E64DF" w:rsidRDefault="00B113DE" w:rsidP="00F30367">
            <w:r w:rsidRPr="003E64DF">
              <w:t>Accelerometer detects movement</w:t>
            </w:r>
          </w:p>
        </w:tc>
      </w:tr>
      <w:tr w:rsidR="00F30367" w:rsidRPr="003E64DF" w14:paraId="2CF20DCB" w14:textId="77777777" w:rsidTr="009B4C29">
        <w:trPr>
          <w:jc w:val="center"/>
        </w:trPr>
        <w:tc>
          <w:tcPr>
            <w:tcW w:w="1910" w:type="dxa"/>
            <w:shd w:val="clear" w:color="auto" w:fill="BFBFBF"/>
          </w:tcPr>
          <w:p w14:paraId="07B63937" w14:textId="77777777" w:rsidR="00F30367" w:rsidRPr="003E64DF" w:rsidRDefault="00B113DE" w:rsidP="00F30367">
            <w:pPr>
              <w:rPr>
                <w:b/>
              </w:rPr>
            </w:pPr>
            <w:r w:rsidRPr="003E64DF">
              <w:rPr>
                <w:b/>
              </w:rPr>
              <w:t>Post-conditions</w:t>
            </w:r>
          </w:p>
        </w:tc>
        <w:tc>
          <w:tcPr>
            <w:tcW w:w="7666" w:type="dxa"/>
            <w:shd w:val="clear" w:color="auto" w:fill="auto"/>
          </w:tcPr>
          <w:p w14:paraId="74BDB5BD" w14:textId="77777777" w:rsidR="00F30367" w:rsidRPr="003E64DF" w:rsidRDefault="00B113DE" w:rsidP="00F30367">
            <w:r w:rsidRPr="003E64DF">
              <w:t xml:space="preserve">SVSServer shall send </w:t>
            </w:r>
            <w:r>
              <w:t xml:space="preserve">GRPC </w:t>
            </w:r>
            <w:r w:rsidRPr="003E64DF">
              <w:t xml:space="preserve">message </w:t>
            </w:r>
            <w:r>
              <w:t xml:space="preserve">directly </w:t>
            </w:r>
            <w:r w:rsidRPr="003E64DF">
              <w:t>to SVSO</w:t>
            </w:r>
            <w:r>
              <w:t>ff</w:t>
            </w:r>
            <w:r w:rsidRPr="003E64DF">
              <w:t xml:space="preserve">BoardClient to notify </w:t>
            </w:r>
            <w:r>
              <w:t xml:space="preserve">them </w:t>
            </w:r>
            <w:r w:rsidRPr="003E64DF">
              <w:t xml:space="preserve">of </w:t>
            </w:r>
            <w:r>
              <w:t xml:space="preserve">an </w:t>
            </w:r>
            <w:r w:rsidRPr="003E64DF">
              <w:t>accelerometer trigger</w:t>
            </w:r>
          </w:p>
        </w:tc>
      </w:tr>
      <w:tr w:rsidR="00F30367" w:rsidRPr="003E64DF" w14:paraId="62FABA46" w14:textId="77777777" w:rsidTr="009B4C29">
        <w:trPr>
          <w:jc w:val="center"/>
        </w:trPr>
        <w:tc>
          <w:tcPr>
            <w:tcW w:w="1910" w:type="dxa"/>
            <w:shd w:val="clear" w:color="auto" w:fill="BFBFBF"/>
          </w:tcPr>
          <w:p w14:paraId="5D080195" w14:textId="77777777" w:rsidR="00F30367" w:rsidRPr="003E64DF" w:rsidRDefault="00B113DE" w:rsidP="00F30367">
            <w:pPr>
              <w:rPr>
                <w:b/>
              </w:rPr>
            </w:pPr>
            <w:r w:rsidRPr="003E64DF">
              <w:rPr>
                <w:b/>
              </w:rPr>
              <w:t>List of Exception Use Case Titles</w:t>
            </w:r>
          </w:p>
        </w:tc>
        <w:tc>
          <w:tcPr>
            <w:tcW w:w="7666" w:type="dxa"/>
            <w:shd w:val="clear" w:color="auto" w:fill="auto"/>
          </w:tcPr>
          <w:p w14:paraId="17318CFE" w14:textId="77777777" w:rsidR="00F30367" w:rsidRPr="003E64DF" w:rsidRDefault="00F30367" w:rsidP="00F30367"/>
        </w:tc>
      </w:tr>
      <w:tr w:rsidR="00F30367" w:rsidRPr="003E64DF" w14:paraId="4CA74221" w14:textId="77777777" w:rsidTr="009B4C29">
        <w:trPr>
          <w:jc w:val="center"/>
        </w:trPr>
        <w:tc>
          <w:tcPr>
            <w:tcW w:w="1910" w:type="dxa"/>
            <w:shd w:val="clear" w:color="auto" w:fill="BFBFBF"/>
          </w:tcPr>
          <w:p w14:paraId="47C8ECA4" w14:textId="77777777" w:rsidR="00F30367" w:rsidRPr="003E64DF" w:rsidRDefault="00B113DE" w:rsidP="00F30367">
            <w:pPr>
              <w:rPr>
                <w:b/>
              </w:rPr>
            </w:pPr>
            <w:r w:rsidRPr="003E64DF">
              <w:rPr>
                <w:b/>
              </w:rPr>
              <w:t>Interfaces</w:t>
            </w:r>
          </w:p>
        </w:tc>
        <w:tc>
          <w:tcPr>
            <w:tcW w:w="7666" w:type="dxa"/>
            <w:shd w:val="clear" w:color="auto" w:fill="auto"/>
          </w:tcPr>
          <w:p w14:paraId="022B27EC" w14:textId="77777777" w:rsidR="00F30367" w:rsidRPr="003E64DF" w:rsidRDefault="00B113DE" w:rsidP="00F30367">
            <w:r>
              <w:t>GRPC</w:t>
            </w:r>
          </w:p>
        </w:tc>
      </w:tr>
    </w:tbl>
    <w:p w14:paraId="47A0CB13" w14:textId="77777777" w:rsidR="00F30367" w:rsidRDefault="00F30367"/>
    <w:p w14:paraId="7E9B75A2" w14:textId="77777777" w:rsidR="00F30367" w:rsidRDefault="00B113DE" w:rsidP="009B4C29">
      <w:pPr>
        <w:pStyle w:val="Heading4"/>
      </w:pPr>
      <w:r>
        <w:t>SVS-UC-REQ-320186/A-Accelerometer Notification</w:t>
      </w:r>
    </w:p>
    <w:p w14:paraId="2CFCD0F9"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3F82FF0" w14:textId="77777777" w:rsidTr="009B4C29">
        <w:trPr>
          <w:jc w:val="center"/>
        </w:trPr>
        <w:tc>
          <w:tcPr>
            <w:tcW w:w="1910" w:type="dxa"/>
            <w:shd w:val="clear" w:color="auto" w:fill="BFBFBF"/>
          </w:tcPr>
          <w:p w14:paraId="79E9A384" w14:textId="77777777" w:rsidR="00F30367" w:rsidRPr="003E64DF" w:rsidRDefault="00B113DE" w:rsidP="00F30367">
            <w:pPr>
              <w:rPr>
                <w:b/>
              </w:rPr>
            </w:pPr>
            <w:r w:rsidRPr="003E64DF">
              <w:rPr>
                <w:b/>
              </w:rPr>
              <w:t>Actors</w:t>
            </w:r>
          </w:p>
        </w:tc>
        <w:tc>
          <w:tcPr>
            <w:tcW w:w="7666" w:type="dxa"/>
            <w:shd w:val="clear" w:color="auto" w:fill="auto"/>
          </w:tcPr>
          <w:p w14:paraId="1332EE99" w14:textId="77777777" w:rsidR="00F30367" w:rsidRPr="003E64DF" w:rsidRDefault="00B113DE" w:rsidP="00F30367">
            <w:r>
              <w:t>SVSServer</w:t>
            </w:r>
            <w:r w:rsidRPr="003E64DF">
              <w:t xml:space="preserve">, </w:t>
            </w:r>
            <w:r>
              <w:t>SVSOffBoardClient</w:t>
            </w:r>
            <w:r w:rsidRPr="003E64DF">
              <w:t>, SVS App, Mobile App</w:t>
            </w:r>
          </w:p>
        </w:tc>
      </w:tr>
      <w:tr w:rsidR="00F30367" w:rsidRPr="003E64DF" w14:paraId="17C0235C" w14:textId="77777777" w:rsidTr="009B4C29">
        <w:trPr>
          <w:jc w:val="center"/>
        </w:trPr>
        <w:tc>
          <w:tcPr>
            <w:tcW w:w="1910" w:type="dxa"/>
            <w:shd w:val="clear" w:color="auto" w:fill="BFBFBF"/>
          </w:tcPr>
          <w:p w14:paraId="0353C130" w14:textId="77777777" w:rsidR="00F30367" w:rsidRPr="003E64DF" w:rsidRDefault="00B113DE" w:rsidP="00F30367">
            <w:pPr>
              <w:rPr>
                <w:b/>
              </w:rPr>
            </w:pPr>
            <w:r w:rsidRPr="003E64DF">
              <w:rPr>
                <w:b/>
              </w:rPr>
              <w:t>Pre-Conditions</w:t>
            </w:r>
          </w:p>
        </w:tc>
        <w:tc>
          <w:tcPr>
            <w:tcW w:w="7666" w:type="dxa"/>
            <w:shd w:val="clear" w:color="auto" w:fill="auto"/>
          </w:tcPr>
          <w:p w14:paraId="3F270E5A" w14:textId="77777777" w:rsidR="00F30367" w:rsidRPr="003E64DF" w:rsidRDefault="00B113DE" w:rsidP="00F30367">
            <w:r w:rsidRPr="003E64DF">
              <w:t xml:space="preserve">SVS Subscription </w:t>
            </w:r>
          </w:p>
          <w:p w14:paraId="585E6A36" w14:textId="77777777" w:rsidR="00F30367" w:rsidRPr="003E64DF" w:rsidRDefault="00B113DE" w:rsidP="00F30367">
            <w:r w:rsidRPr="003E64DF">
              <w:t>Customer notification is enabled</w:t>
            </w:r>
          </w:p>
          <w:p w14:paraId="391D9074" w14:textId="77777777" w:rsidR="00F30367" w:rsidRPr="003E64DF" w:rsidRDefault="00B113DE" w:rsidP="00F30367">
            <w:r w:rsidRPr="003E64DF">
              <w:t>Ignition “OFF”</w:t>
            </w:r>
          </w:p>
          <w:p w14:paraId="3E3B8F21" w14:textId="77777777" w:rsidR="00F30367" w:rsidRPr="003E64DF" w:rsidRDefault="00B113DE" w:rsidP="00F30367">
            <w:r w:rsidRPr="003E64DF">
              <w:t>Accessory “OFF”/expired</w:t>
            </w:r>
          </w:p>
          <w:p w14:paraId="0DEEA86D" w14:textId="77777777" w:rsidR="00F30367" w:rsidRPr="003E64DF" w:rsidRDefault="00B113DE" w:rsidP="00F30367">
            <w:r w:rsidRPr="003E64DF">
              <w:t>Accelerometer triggered</w:t>
            </w:r>
          </w:p>
        </w:tc>
      </w:tr>
      <w:tr w:rsidR="00F30367" w:rsidRPr="003E64DF" w14:paraId="75A9DA71" w14:textId="77777777" w:rsidTr="009B4C29">
        <w:trPr>
          <w:jc w:val="center"/>
        </w:trPr>
        <w:tc>
          <w:tcPr>
            <w:tcW w:w="1910" w:type="dxa"/>
            <w:shd w:val="clear" w:color="auto" w:fill="BFBFBF"/>
          </w:tcPr>
          <w:p w14:paraId="41193805"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7F86E91C" w14:textId="77777777" w:rsidR="00F30367" w:rsidRPr="003E64DF" w:rsidRDefault="00B113DE" w:rsidP="00F30367">
            <w:r>
              <w:t xml:space="preserve">SVSServer </w:t>
            </w:r>
            <w:r w:rsidRPr="003E64DF">
              <w:t xml:space="preserve">shall send </w:t>
            </w:r>
            <w:r>
              <w:t xml:space="preserve">GRPC </w:t>
            </w:r>
            <w:r w:rsidRPr="003E64DF">
              <w:t xml:space="preserve">message to </w:t>
            </w:r>
            <w:r>
              <w:t>SVSOffBoardClient</w:t>
            </w:r>
            <w:r w:rsidRPr="003E64DF">
              <w:t xml:space="preserve"> to notify of accelerometer activation</w:t>
            </w:r>
          </w:p>
        </w:tc>
      </w:tr>
      <w:tr w:rsidR="00F30367" w:rsidRPr="003E64DF" w14:paraId="5E1D28A8" w14:textId="77777777" w:rsidTr="009B4C29">
        <w:trPr>
          <w:jc w:val="center"/>
        </w:trPr>
        <w:tc>
          <w:tcPr>
            <w:tcW w:w="1910" w:type="dxa"/>
            <w:shd w:val="clear" w:color="auto" w:fill="BFBFBF"/>
          </w:tcPr>
          <w:p w14:paraId="102E2A3F" w14:textId="77777777" w:rsidR="00F30367" w:rsidRPr="003E64DF" w:rsidRDefault="00B113DE" w:rsidP="00F30367">
            <w:pPr>
              <w:rPr>
                <w:b/>
              </w:rPr>
            </w:pPr>
            <w:r w:rsidRPr="003E64DF">
              <w:rPr>
                <w:b/>
              </w:rPr>
              <w:t>Post-conditions</w:t>
            </w:r>
          </w:p>
        </w:tc>
        <w:tc>
          <w:tcPr>
            <w:tcW w:w="7666" w:type="dxa"/>
            <w:shd w:val="clear" w:color="auto" w:fill="auto"/>
          </w:tcPr>
          <w:p w14:paraId="56177CD7" w14:textId="77777777" w:rsidR="00F30367" w:rsidRPr="003E64DF" w:rsidRDefault="00B113DE" w:rsidP="00F30367">
            <w:r>
              <w:t>A</w:t>
            </w:r>
            <w:r w:rsidRPr="003E64DF">
              <w:t xml:space="preserve"> </w:t>
            </w:r>
            <w:r>
              <w:t xml:space="preserve">GRPC </w:t>
            </w:r>
            <w:r w:rsidRPr="003E64DF">
              <w:t xml:space="preserve">message shall be sent to </w:t>
            </w:r>
            <w:r>
              <w:t>SVSOffBoardClient</w:t>
            </w:r>
            <w:r w:rsidRPr="003E64DF">
              <w:t xml:space="preserve"> and forward to SVS App after which Mobile App shall be notified and customer shall get a push notification and/or email</w:t>
            </w:r>
          </w:p>
        </w:tc>
      </w:tr>
      <w:tr w:rsidR="00F30367" w:rsidRPr="003E64DF" w14:paraId="4A3AAE52" w14:textId="77777777" w:rsidTr="009B4C29">
        <w:trPr>
          <w:jc w:val="center"/>
        </w:trPr>
        <w:tc>
          <w:tcPr>
            <w:tcW w:w="1910" w:type="dxa"/>
            <w:shd w:val="clear" w:color="auto" w:fill="BFBFBF"/>
          </w:tcPr>
          <w:p w14:paraId="1FADAC18" w14:textId="77777777" w:rsidR="00F30367" w:rsidRPr="003E64DF" w:rsidRDefault="00B113DE" w:rsidP="00F30367">
            <w:pPr>
              <w:rPr>
                <w:b/>
              </w:rPr>
            </w:pPr>
            <w:r w:rsidRPr="003E64DF">
              <w:rPr>
                <w:b/>
              </w:rPr>
              <w:t>List of Exception Use Case Titles</w:t>
            </w:r>
          </w:p>
        </w:tc>
        <w:tc>
          <w:tcPr>
            <w:tcW w:w="7666" w:type="dxa"/>
            <w:shd w:val="clear" w:color="auto" w:fill="auto"/>
          </w:tcPr>
          <w:p w14:paraId="64AFE03F" w14:textId="77777777" w:rsidR="00F30367" w:rsidRPr="003E64DF" w:rsidRDefault="00F30367" w:rsidP="00F30367"/>
        </w:tc>
      </w:tr>
      <w:tr w:rsidR="00F30367" w:rsidRPr="003E64DF" w14:paraId="2C50EAF8" w14:textId="77777777" w:rsidTr="009B4C29">
        <w:trPr>
          <w:jc w:val="center"/>
        </w:trPr>
        <w:tc>
          <w:tcPr>
            <w:tcW w:w="1910" w:type="dxa"/>
            <w:shd w:val="clear" w:color="auto" w:fill="BFBFBF"/>
          </w:tcPr>
          <w:p w14:paraId="483E6D09" w14:textId="77777777" w:rsidR="00F30367" w:rsidRPr="003E64DF" w:rsidRDefault="00B113DE" w:rsidP="00F30367">
            <w:pPr>
              <w:rPr>
                <w:b/>
              </w:rPr>
            </w:pPr>
            <w:r w:rsidRPr="003E64DF">
              <w:rPr>
                <w:b/>
              </w:rPr>
              <w:t>Interfaces</w:t>
            </w:r>
          </w:p>
        </w:tc>
        <w:tc>
          <w:tcPr>
            <w:tcW w:w="7666" w:type="dxa"/>
            <w:shd w:val="clear" w:color="auto" w:fill="auto"/>
          </w:tcPr>
          <w:p w14:paraId="1DE9C5AB" w14:textId="77777777" w:rsidR="00F30367" w:rsidRPr="003E64DF" w:rsidRDefault="00B113DE" w:rsidP="00F30367">
            <w:r>
              <w:t>GRPC</w:t>
            </w:r>
          </w:p>
        </w:tc>
      </w:tr>
    </w:tbl>
    <w:p w14:paraId="3752E843" w14:textId="77777777" w:rsidR="00F30367" w:rsidRDefault="00F30367"/>
    <w:p w14:paraId="02A526B7" w14:textId="77777777" w:rsidR="00F30367" w:rsidRDefault="00B113DE" w:rsidP="009B4C29">
      <w:pPr>
        <w:pStyle w:val="Heading4"/>
      </w:pPr>
      <w:r>
        <w:t>SVS-UC-REQ-326618/C-Periodic GRPC Vehicle location data for GRPC early theft notification alerts</w:t>
      </w:r>
    </w:p>
    <w:p w14:paraId="14CADBD4" w14:textId="77777777" w:rsidR="00F30367" w:rsidRDefault="00F30367" w:rsidP="00F30367">
      <w:pPr>
        <w:rPr>
          <w:ins w:id="1127" w:author="Ekanthappa, Rudresh (R.)" w:date="2019-11-13T14:52:00Z"/>
        </w:rPr>
      </w:pPr>
    </w:p>
    <w:p w14:paraId="456000FA" w14:textId="77777777" w:rsidR="00F73DC1" w:rsidRPr="00AE06BC" w:rsidRDefault="0015620C" w:rsidP="00F30367">
      <w:commentRangeStart w:id="1128"/>
      <w:commentRangeStart w:id="1129"/>
      <w:del w:id="1130" w:author="Ekanthappa, Rudresh (R.)" w:date="2019-11-22T11:50:00Z">
        <w:r w:rsidDel="00CA3A3A">
          <w:rPr>
            <w:rStyle w:val="CommentReference"/>
          </w:rPr>
          <w:commentReference w:id="1131"/>
        </w:r>
        <w:commentRangeEnd w:id="1128"/>
        <w:r w:rsidR="00935C80" w:rsidDel="00CA3A3A">
          <w:rPr>
            <w:rStyle w:val="CommentReference"/>
          </w:rPr>
          <w:commentReference w:id="1128"/>
        </w:r>
        <w:commentRangeEnd w:id="1129"/>
        <w:r w:rsidR="00335D32" w:rsidDel="00CA3A3A">
          <w:rPr>
            <w:rStyle w:val="CommentReference"/>
          </w:rPr>
          <w:commentReference w:id="1129"/>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14:paraId="6B438BDA"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F1240B4" w14:textId="77777777" w:rsidR="00F30367" w:rsidRDefault="00B113DE">
            <w:pPr>
              <w:spacing w:line="254" w:lineRule="auto"/>
              <w:rPr>
                <w:b/>
              </w:rPr>
            </w:pPr>
            <w:r>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A48F09D" w14:textId="77777777" w:rsidR="00F30367" w:rsidRDefault="00B113DE">
            <w:pPr>
              <w:spacing w:line="254" w:lineRule="auto"/>
            </w:pPr>
            <w:r>
              <w:t>SVSServer</w:t>
            </w:r>
          </w:p>
        </w:tc>
      </w:tr>
      <w:tr w:rsidR="00F30367" w14:paraId="564A3B32"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9591BB7" w14:textId="77777777" w:rsidR="00F30367" w:rsidRDefault="00B113DE">
            <w:pPr>
              <w:spacing w:line="254" w:lineRule="auto"/>
              <w:rPr>
                <w:b/>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A88F627" w14:textId="77777777" w:rsidR="00F30367" w:rsidRDefault="00B113DE">
            <w:pPr>
              <w:spacing w:line="254" w:lineRule="auto"/>
            </w:pPr>
            <w:r>
              <w:t>SVS Subscription</w:t>
            </w:r>
          </w:p>
          <w:p w14:paraId="4357F243" w14:textId="77777777" w:rsidR="00F30367" w:rsidRDefault="00B113DE" w:rsidP="00F30367">
            <w:pPr>
              <w:spacing w:line="254" w:lineRule="auto"/>
            </w:pPr>
            <w:r>
              <w:t>Ignition ON or OFF</w:t>
            </w:r>
          </w:p>
          <w:p w14:paraId="1FF5C1BE" w14:textId="77777777" w:rsidR="00F30367" w:rsidRDefault="00B113DE">
            <w:pPr>
              <w:spacing w:line="254" w:lineRule="auto"/>
            </w:pPr>
            <w:r>
              <w:t>Customer notification is enabled</w:t>
            </w:r>
          </w:p>
          <w:p w14:paraId="321661DA" w14:textId="77777777" w:rsidR="00F30367" w:rsidRDefault="00B113DE">
            <w:pPr>
              <w:spacing w:line="254" w:lineRule="auto"/>
            </w:pPr>
            <w:r>
              <w:t>Location in Connectivity settings is enabled/disabled</w:t>
            </w:r>
          </w:p>
          <w:p w14:paraId="1FB4BB25" w14:textId="77777777" w:rsidR="00F30367" w:rsidRDefault="00B113DE">
            <w:pPr>
              <w:spacing w:line="254" w:lineRule="auto"/>
            </w:pPr>
            <w:r>
              <w:t>SVS_ALERT_LOC_DATA DID activated</w:t>
            </w:r>
          </w:p>
          <w:p w14:paraId="737C30D6" w14:textId="77777777" w:rsidR="00F30367" w:rsidRDefault="00B113DE">
            <w:pPr>
              <w:spacing w:line="254" w:lineRule="auto"/>
            </w:pPr>
            <w:r>
              <w:t xml:space="preserve">Parameter DID SVS_ALERT_LOC_DATA_PERIOD configured </w:t>
            </w:r>
          </w:p>
          <w:p w14:paraId="7E6A7CFF" w14:textId="77777777" w:rsidR="00F30367" w:rsidRDefault="00B113DE">
            <w:pPr>
              <w:spacing w:line="254" w:lineRule="auto"/>
            </w:pPr>
            <w:r>
              <w:t>Parameter DID SVS_ALERT_LOC_DATA_COUNT configured</w:t>
            </w:r>
          </w:p>
        </w:tc>
      </w:tr>
      <w:tr w:rsidR="00F30367" w14:paraId="416FE1CA"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8CDD10A" w14:textId="77777777" w:rsidR="00F30367" w:rsidRDefault="00B113DE">
            <w:pPr>
              <w:spacing w:line="254" w:lineRule="auto"/>
              <w:rPr>
                <w:b/>
              </w:rPr>
            </w:pPr>
            <w:r>
              <w:rPr>
                <w:b/>
              </w:rPr>
              <w:t xml:space="preserve">Scenario Description </w:t>
            </w:r>
          </w:p>
        </w:tc>
        <w:tc>
          <w:tcPr>
            <w:tcW w:w="7666" w:type="dxa"/>
            <w:tcBorders>
              <w:top w:val="single" w:sz="4" w:space="0" w:color="auto"/>
              <w:left w:val="single" w:sz="4" w:space="0" w:color="auto"/>
              <w:bottom w:val="single" w:sz="4" w:space="0" w:color="auto"/>
              <w:right w:val="single" w:sz="4" w:space="0" w:color="auto"/>
            </w:tcBorders>
            <w:hideMark/>
          </w:tcPr>
          <w:p w14:paraId="0AD971B6" w14:textId="77777777" w:rsidR="00F30367" w:rsidRDefault="00B113DE">
            <w:pPr>
              <w:spacing w:line="254" w:lineRule="auto"/>
            </w:pPr>
            <w:r>
              <w:t xml:space="preserve">GRPC Vehicle location message shall be sent periodically to </w:t>
            </w:r>
          </w:p>
          <w:p w14:paraId="52EBF702" w14:textId="77777777" w:rsidR="00F30367" w:rsidRDefault="00B113DE">
            <w:pPr>
              <w:spacing w:line="254" w:lineRule="auto"/>
            </w:pPr>
            <w:r>
              <w:t>SVSOffBoardClient as defined in SVS_ALERT_LOC_DATA parameter DIDs SVS_ALERT_LOC_DATA_PERIOD and SVS_ALERT_LOC_DATA_COUNT</w:t>
            </w:r>
          </w:p>
        </w:tc>
      </w:tr>
      <w:tr w:rsidR="00F30367" w14:paraId="45FDDC0A"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C35E8F5" w14:textId="77777777" w:rsidR="00F30367" w:rsidRDefault="00B113DE">
            <w:pPr>
              <w:spacing w:line="254" w:lineRule="auto"/>
              <w:rPr>
                <w:b/>
              </w:rPr>
            </w:pPr>
            <w:r>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B36F265" w14:textId="77777777" w:rsidR="00F30367" w:rsidRDefault="00B113DE" w:rsidP="00F30367">
            <w:pPr>
              <w:spacing w:line="254" w:lineRule="auto"/>
            </w:pPr>
            <w:r>
              <w:t xml:space="preserve">GRPC Vehicle location data shall be sent to SVSOffBoardClient and vehicle location data shall reside for </w:t>
            </w:r>
            <w:ins w:id="1132" w:author="Ekanthappa, Rudresh (R.)" w:date="2019-11-13T14:54:00Z">
              <w:r w:rsidR="00F73DC1">
                <w:t>30</w:t>
              </w:r>
            </w:ins>
            <w:del w:id="1133" w:author="Ekanthappa, Rudresh (R.)" w:date="2019-11-13T14:54:00Z">
              <w:r w:rsidDel="00F73DC1">
                <w:delText>15</w:delText>
              </w:r>
            </w:del>
            <w:r>
              <w:t xml:space="preserve"> days. GRPC vehicle location data shall be sent during ignition On or Off until SVS_THEFT _MODE is activated or SVS_ALERT_LOC_DATA updated by SVSOffBoardClient to deactivated state or when default configured values reached the end.</w:t>
            </w:r>
          </w:p>
        </w:tc>
      </w:tr>
      <w:tr w:rsidR="00F30367" w14:paraId="24991FD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6EF532F" w14:textId="77777777" w:rsidR="00F30367" w:rsidRDefault="00B113DE">
            <w:pPr>
              <w:spacing w:line="254" w:lineRule="auto"/>
              <w:rPr>
                <w:b/>
              </w:rPr>
            </w:pPr>
            <w:r>
              <w:rPr>
                <w:b/>
              </w:rPr>
              <w:t>List of Exception Use Case Titles</w:t>
            </w:r>
          </w:p>
        </w:tc>
        <w:tc>
          <w:tcPr>
            <w:tcW w:w="7666" w:type="dxa"/>
            <w:tcBorders>
              <w:top w:val="single" w:sz="4" w:space="0" w:color="auto"/>
              <w:left w:val="single" w:sz="4" w:space="0" w:color="auto"/>
              <w:bottom w:val="single" w:sz="4" w:space="0" w:color="auto"/>
              <w:right w:val="single" w:sz="4" w:space="0" w:color="auto"/>
            </w:tcBorders>
          </w:tcPr>
          <w:p w14:paraId="16570CF7" w14:textId="77777777" w:rsidR="00F30367" w:rsidRDefault="00F30367">
            <w:pPr>
              <w:spacing w:line="254" w:lineRule="auto"/>
            </w:pPr>
          </w:p>
        </w:tc>
      </w:tr>
      <w:tr w:rsidR="00F30367" w14:paraId="223BF5E8"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1687412" w14:textId="77777777" w:rsidR="00F30367" w:rsidRDefault="00B113DE">
            <w:pPr>
              <w:spacing w:line="254" w:lineRule="auto"/>
              <w:rPr>
                <w:b/>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F39AA02" w14:textId="77777777" w:rsidR="00F30367" w:rsidRDefault="00B113DE">
            <w:pPr>
              <w:spacing w:line="254" w:lineRule="auto"/>
            </w:pPr>
            <w:r>
              <w:t>GRPC</w:t>
            </w:r>
          </w:p>
        </w:tc>
      </w:tr>
    </w:tbl>
    <w:p w14:paraId="71557D53" w14:textId="77777777" w:rsidR="00F30367" w:rsidRDefault="00F30367" w:rsidP="00F30367"/>
    <w:p w14:paraId="77B5D442" w14:textId="77777777" w:rsidR="00F30367" w:rsidRDefault="00B113DE" w:rsidP="009B4C29">
      <w:pPr>
        <w:pStyle w:val="Heading4"/>
      </w:pPr>
      <w:r>
        <w:t>SVS-UC-REQ-329010/B-Controlling GRPC Vehicle location data for concurrent multiple GRPC early theft notification alerts</w:t>
      </w:r>
    </w:p>
    <w:p w14:paraId="159CD29A" w14:textId="77777777" w:rsidR="00F30367" w:rsidRDefault="00F30367" w:rsidP="00F30367">
      <w:pPr>
        <w:rPr>
          <w:ins w:id="1134" w:author="Ekanthappa, Rudresh (R.)" w:date="2019-11-13T14:55:00Z"/>
        </w:rPr>
      </w:pPr>
    </w:p>
    <w:p w14:paraId="3C4823B4" w14:textId="77777777" w:rsidR="00F73DC1" w:rsidRPr="00AD4568" w:rsidRDefault="00154F74" w:rsidP="00F30367">
      <w:commentRangeStart w:id="1135"/>
      <w:del w:id="1136" w:author="Ekanthappa, Rudresh (R.)" w:date="2019-11-22T11:50:00Z">
        <w:r w:rsidDel="00CA3A3A">
          <w:rPr>
            <w:rStyle w:val="CommentReference"/>
          </w:rPr>
          <w:commentReference w:id="1137"/>
        </w:r>
        <w:commentRangeEnd w:id="1135"/>
        <w:r w:rsidR="00673D3E" w:rsidDel="00CA3A3A">
          <w:rPr>
            <w:rStyle w:val="CommentReference"/>
          </w:rPr>
          <w:commentReference w:id="1135"/>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AD4568" w14:paraId="61F2642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68E8E5A" w14:textId="77777777" w:rsidR="00F30367" w:rsidRPr="00AD4568" w:rsidRDefault="00B113DE">
            <w:pPr>
              <w:spacing w:line="252" w:lineRule="auto"/>
              <w:rPr>
                <w:b/>
              </w:rPr>
            </w:pPr>
            <w:r w:rsidRPr="00AD456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F7E3FF" w14:textId="77777777" w:rsidR="00F30367" w:rsidRPr="00AD4568" w:rsidRDefault="00B113DE" w:rsidP="00F30367">
            <w:r w:rsidRPr="00AD4568">
              <w:t>SVSServer</w:t>
            </w:r>
          </w:p>
        </w:tc>
      </w:tr>
      <w:tr w:rsidR="00F30367" w:rsidRPr="00AD4568" w14:paraId="22114349"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AFA41E8" w14:textId="77777777" w:rsidR="00F30367" w:rsidRPr="00AD4568" w:rsidRDefault="00B113DE">
            <w:pPr>
              <w:spacing w:line="252" w:lineRule="auto"/>
              <w:rPr>
                <w:b/>
              </w:rPr>
            </w:pPr>
            <w:r w:rsidRPr="00AD456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DBF2B29" w14:textId="77777777" w:rsidR="00F30367" w:rsidRPr="00AD4568" w:rsidRDefault="00B113DE" w:rsidP="00F30367">
            <w:r w:rsidRPr="00AD4568">
              <w:t>SVS Subscription</w:t>
            </w:r>
          </w:p>
          <w:p w14:paraId="09E7A17C" w14:textId="77777777" w:rsidR="00F30367" w:rsidRPr="00AD4568" w:rsidRDefault="00B113DE" w:rsidP="00F30367">
            <w:r w:rsidRPr="00AD4568">
              <w:t>Ignition ON or OFF</w:t>
            </w:r>
          </w:p>
          <w:p w14:paraId="162AC081" w14:textId="77777777" w:rsidR="00F30367" w:rsidRPr="00AD4568" w:rsidRDefault="00B113DE" w:rsidP="00F30367">
            <w:r w:rsidRPr="00AD4568">
              <w:t>Customer notification is enabled</w:t>
            </w:r>
          </w:p>
          <w:p w14:paraId="0127E005" w14:textId="77777777" w:rsidR="00F30367" w:rsidRPr="00AD4568" w:rsidRDefault="00B113DE" w:rsidP="00F30367">
            <w:r w:rsidRPr="00AD4568">
              <w:t>Location in Connectivity settings is enabled</w:t>
            </w:r>
            <w:r>
              <w:t>/disabled</w:t>
            </w:r>
          </w:p>
          <w:p w14:paraId="71C9DA68" w14:textId="77777777" w:rsidR="00F30367" w:rsidRPr="00AD4568" w:rsidRDefault="00B113DE" w:rsidP="00F30367">
            <w:r w:rsidRPr="00AD4568">
              <w:t>SVS_ALERT_LOC_DATA DID activated</w:t>
            </w:r>
          </w:p>
          <w:p w14:paraId="67CCC9A2" w14:textId="77777777" w:rsidR="00F30367" w:rsidRPr="00AD4568" w:rsidRDefault="00B113DE" w:rsidP="00F30367">
            <w:r w:rsidRPr="00AD4568">
              <w:t xml:space="preserve">Parameter DID SVS_ALERT_LOC_DATA_PERIOD configured </w:t>
            </w:r>
          </w:p>
          <w:p w14:paraId="366028FD" w14:textId="77777777" w:rsidR="00F30367" w:rsidRPr="00AD4568" w:rsidRDefault="00B113DE" w:rsidP="00F30367">
            <w:r w:rsidRPr="00AD4568">
              <w:t>Parameter DID SVS_ALERT_LOC_DATA_COUNT configured</w:t>
            </w:r>
          </w:p>
        </w:tc>
      </w:tr>
      <w:tr w:rsidR="00F30367" w:rsidRPr="00AD4568" w14:paraId="7E424F6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B4F050A" w14:textId="77777777" w:rsidR="00F30367" w:rsidRPr="00AD4568" w:rsidRDefault="00B113DE">
            <w:pPr>
              <w:spacing w:line="252" w:lineRule="auto"/>
              <w:rPr>
                <w:b/>
              </w:rPr>
            </w:pPr>
            <w:r w:rsidRPr="00AD4568">
              <w:rPr>
                <w:b/>
              </w:rPr>
              <w:t xml:space="preserve">Scenario Description </w:t>
            </w:r>
          </w:p>
        </w:tc>
        <w:tc>
          <w:tcPr>
            <w:tcW w:w="7666" w:type="dxa"/>
            <w:tcBorders>
              <w:top w:val="single" w:sz="4" w:space="0" w:color="auto"/>
              <w:left w:val="single" w:sz="4" w:space="0" w:color="auto"/>
              <w:bottom w:val="single" w:sz="4" w:space="0" w:color="auto"/>
              <w:right w:val="single" w:sz="4" w:space="0" w:color="auto"/>
            </w:tcBorders>
            <w:hideMark/>
          </w:tcPr>
          <w:p w14:paraId="718108FA" w14:textId="77777777" w:rsidR="00F30367" w:rsidRPr="00AD4568" w:rsidRDefault="00B113DE" w:rsidP="00F30367">
            <w:r w:rsidRPr="00AD4568">
              <w:t xml:space="preserve">SVSSever to send one location report regardless of how many concurrent GRPC early theft notification alerts triggered </w:t>
            </w:r>
          </w:p>
        </w:tc>
      </w:tr>
      <w:tr w:rsidR="00F30367" w:rsidRPr="00AD4568" w14:paraId="01EFE64F"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0EE55D3" w14:textId="77777777" w:rsidR="00F30367" w:rsidRPr="00AD4568" w:rsidRDefault="00B113DE">
            <w:pPr>
              <w:spacing w:line="252" w:lineRule="auto"/>
              <w:rPr>
                <w:b/>
              </w:rPr>
            </w:pPr>
            <w:r w:rsidRPr="00AD456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25F6D45" w14:textId="77777777" w:rsidR="00F30367" w:rsidRPr="00AD4568" w:rsidRDefault="00B113DE" w:rsidP="00F30367">
            <w:r w:rsidRPr="00AD4568">
              <w:t xml:space="preserve">If multiple GRPC early theft notification alerts triggered at the same time SVSSever to send one location report regardless. </w:t>
            </w:r>
          </w:p>
        </w:tc>
      </w:tr>
      <w:tr w:rsidR="00F30367" w:rsidRPr="00AD4568" w14:paraId="61CC410E"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B6309F0" w14:textId="77777777" w:rsidR="00F30367" w:rsidRPr="00AD4568" w:rsidRDefault="00B113DE">
            <w:pPr>
              <w:spacing w:line="252" w:lineRule="auto"/>
              <w:rPr>
                <w:b/>
              </w:rPr>
            </w:pPr>
            <w:r w:rsidRPr="00AD4568">
              <w:rPr>
                <w:b/>
              </w:rPr>
              <w:t>List of Exception Use Case Titles</w:t>
            </w:r>
          </w:p>
        </w:tc>
        <w:tc>
          <w:tcPr>
            <w:tcW w:w="7666" w:type="dxa"/>
            <w:tcBorders>
              <w:top w:val="single" w:sz="4" w:space="0" w:color="auto"/>
              <w:left w:val="single" w:sz="4" w:space="0" w:color="auto"/>
              <w:bottom w:val="single" w:sz="4" w:space="0" w:color="auto"/>
              <w:right w:val="single" w:sz="4" w:space="0" w:color="auto"/>
            </w:tcBorders>
          </w:tcPr>
          <w:p w14:paraId="51812098" w14:textId="77777777" w:rsidR="00F30367" w:rsidRPr="00AD4568" w:rsidRDefault="00F30367" w:rsidP="00F30367"/>
        </w:tc>
      </w:tr>
      <w:tr w:rsidR="00F30367" w:rsidRPr="00AD4568" w14:paraId="255B38F8"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3E8AE1E" w14:textId="77777777" w:rsidR="00F30367" w:rsidRPr="00AD4568" w:rsidRDefault="00B113DE">
            <w:pPr>
              <w:spacing w:line="252" w:lineRule="auto"/>
              <w:rPr>
                <w:b/>
              </w:rPr>
            </w:pPr>
            <w:r w:rsidRPr="00AD456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06CB4A7" w14:textId="77777777" w:rsidR="00F30367" w:rsidRPr="00AD4568" w:rsidRDefault="00B113DE" w:rsidP="00F30367">
            <w:r w:rsidRPr="00AD4568">
              <w:t>GRPC</w:t>
            </w:r>
          </w:p>
        </w:tc>
      </w:tr>
    </w:tbl>
    <w:p w14:paraId="37A554D1" w14:textId="77777777" w:rsidR="00F30367" w:rsidRDefault="00F30367"/>
    <w:p w14:paraId="5CB39DC8" w14:textId="77777777" w:rsidR="00F30367" w:rsidRDefault="00B113DE" w:rsidP="009B4C29">
      <w:pPr>
        <w:pStyle w:val="Heading4"/>
      </w:pPr>
      <w:r>
        <w:t>SVS-UC-REQ-329012/B-Period and Count for concurrent multiple GRPC early theft notification alert reporting</w:t>
      </w:r>
    </w:p>
    <w:p w14:paraId="71B8E2E9" w14:textId="77777777" w:rsidR="00F73DC1" w:rsidRDefault="00F73DC1" w:rsidP="00F73DC1">
      <w:pPr>
        <w:rPr>
          <w:ins w:id="1138" w:author="Ekanthappa, Rudresh (R.)" w:date="2019-11-13T14:58:00Z"/>
        </w:rPr>
      </w:pPr>
    </w:p>
    <w:p w14:paraId="5CE5FC01" w14:textId="77777777" w:rsidR="00F30367" w:rsidRPr="00AD4568" w:rsidRDefault="00B542B2" w:rsidP="00F30367">
      <w:commentRangeStart w:id="1139"/>
      <w:del w:id="1140" w:author="Ekanthappa, Rudresh (R.)" w:date="2019-11-22T11:50:00Z">
        <w:r w:rsidDel="00CA3A3A">
          <w:rPr>
            <w:rStyle w:val="CommentReference"/>
          </w:rPr>
          <w:commentReference w:id="1141"/>
        </w:r>
        <w:commentRangeEnd w:id="1139"/>
        <w:r w:rsidR="00673D3E" w:rsidDel="00CA3A3A">
          <w:rPr>
            <w:rStyle w:val="CommentReference"/>
          </w:rPr>
          <w:commentReference w:id="1139"/>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AD4568" w14:paraId="6E694DCD"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E0199D6" w14:textId="77777777" w:rsidR="00F30367" w:rsidRPr="00AD4568" w:rsidRDefault="00B113DE">
            <w:pPr>
              <w:spacing w:line="252" w:lineRule="auto"/>
              <w:rPr>
                <w:b/>
              </w:rPr>
            </w:pPr>
            <w:r w:rsidRPr="00AD456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E77A107" w14:textId="77777777" w:rsidR="00F30367" w:rsidRPr="00AD4568" w:rsidRDefault="00B113DE" w:rsidP="00F30367">
            <w:r w:rsidRPr="00AD4568">
              <w:t>SVSServer</w:t>
            </w:r>
          </w:p>
        </w:tc>
      </w:tr>
      <w:tr w:rsidR="00F30367" w:rsidRPr="00AD4568" w14:paraId="786BC67E"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8DA9D85" w14:textId="77777777" w:rsidR="00F30367" w:rsidRPr="00AD4568" w:rsidRDefault="00B113DE">
            <w:pPr>
              <w:spacing w:line="252" w:lineRule="auto"/>
              <w:rPr>
                <w:b/>
              </w:rPr>
            </w:pPr>
            <w:r w:rsidRPr="00AD456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5D9CE75" w14:textId="77777777" w:rsidR="00F30367" w:rsidRPr="00AD4568" w:rsidRDefault="00B113DE" w:rsidP="00F30367">
            <w:r w:rsidRPr="00AD4568">
              <w:t>SVS Subscription</w:t>
            </w:r>
          </w:p>
          <w:p w14:paraId="1FD241DC" w14:textId="77777777" w:rsidR="00F30367" w:rsidRPr="00AD4568" w:rsidRDefault="00B113DE" w:rsidP="00F30367">
            <w:r w:rsidRPr="00AD4568">
              <w:t>Ignition ON or OFF</w:t>
            </w:r>
          </w:p>
          <w:p w14:paraId="60356937" w14:textId="77777777" w:rsidR="00F30367" w:rsidRPr="00AD4568" w:rsidRDefault="00B113DE" w:rsidP="00F30367">
            <w:r w:rsidRPr="00AD4568">
              <w:t>Customer notification is enabled</w:t>
            </w:r>
          </w:p>
          <w:p w14:paraId="7C124A14" w14:textId="77777777" w:rsidR="00F30367" w:rsidRPr="00AD4568" w:rsidRDefault="00B113DE" w:rsidP="00F30367">
            <w:r w:rsidRPr="00AD4568">
              <w:t>Location in Connectivity settings is enabled</w:t>
            </w:r>
            <w:r>
              <w:t>/disabled</w:t>
            </w:r>
          </w:p>
          <w:p w14:paraId="64B0DF11" w14:textId="77777777" w:rsidR="00F30367" w:rsidRPr="00AD4568" w:rsidRDefault="00B113DE" w:rsidP="00F30367">
            <w:r w:rsidRPr="00AD4568">
              <w:t>SVS_ALERT_LOC_DATA DID activated</w:t>
            </w:r>
          </w:p>
          <w:p w14:paraId="706A8E7A" w14:textId="77777777" w:rsidR="00F30367" w:rsidRPr="00AD4568" w:rsidRDefault="00B113DE" w:rsidP="00F30367">
            <w:r w:rsidRPr="00AD4568">
              <w:t xml:space="preserve">Parameter DID SVS_ALERT_LOC_DATA_PERIOD configured </w:t>
            </w:r>
          </w:p>
          <w:p w14:paraId="42E8CF76" w14:textId="77777777" w:rsidR="00F30367" w:rsidRPr="00AD4568" w:rsidRDefault="00B113DE" w:rsidP="00F30367">
            <w:r w:rsidRPr="00AD4568">
              <w:t>Parameter DID SVS_ALERT_LOC_DATA_COUNT configured</w:t>
            </w:r>
          </w:p>
        </w:tc>
      </w:tr>
      <w:tr w:rsidR="00F30367" w:rsidRPr="00AD4568" w14:paraId="680F2B13"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9AACDCD" w14:textId="77777777" w:rsidR="00F30367" w:rsidRPr="00AD4568" w:rsidRDefault="00B113DE">
            <w:pPr>
              <w:spacing w:line="252" w:lineRule="auto"/>
              <w:rPr>
                <w:b/>
              </w:rPr>
            </w:pPr>
            <w:r w:rsidRPr="00AD4568">
              <w:rPr>
                <w:b/>
              </w:rPr>
              <w:t xml:space="preserve">Scenario Description </w:t>
            </w:r>
          </w:p>
        </w:tc>
        <w:tc>
          <w:tcPr>
            <w:tcW w:w="7666" w:type="dxa"/>
            <w:tcBorders>
              <w:top w:val="single" w:sz="4" w:space="0" w:color="auto"/>
              <w:left w:val="single" w:sz="4" w:space="0" w:color="auto"/>
              <w:bottom w:val="single" w:sz="4" w:space="0" w:color="auto"/>
              <w:right w:val="single" w:sz="4" w:space="0" w:color="auto"/>
            </w:tcBorders>
            <w:hideMark/>
          </w:tcPr>
          <w:p w14:paraId="08A61F65" w14:textId="77777777" w:rsidR="00F30367" w:rsidRPr="00AD4568" w:rsidRDefault="00B113DE" w:rsidP="00F30367">
            <w:r w:rsidRPr="00AD4568">
              <w:t xml:space="preserve">Period and count of the GRPC vehicle location data reports shall be restarted based on the latest </w:t>
            </w:r>
            <w:r>
              <w:t xml:space="preserve">new </w:t>
            </w:r>
            <w:r w:rsidRPr="00AD4568">
              <w:t>GRPC early theft notification alert</w:t>
            </w:r>
          </w:p>
        </w:tc>
      </w:tr>
      <w:tr w:rsidR="00F30367" w:rsidRPr="00AD4568" w14:paraId="00D231E8"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8F45963" w14:textId="77777777" w:rsidR="00F30367" w:rsidRPr="00AD4568" w:rsidRDefault="00B113DE">
            <w:pPr>
              <w:spacing w:line="252" w:lineRule="auto"/>
              <w:rPr>
                <w:b/>
              </w:rPr>
            </w:pPr>
            <w:r w:rsidRPr="00AD456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115EA81" w14:textId="77777777" w:rsidR="00F30367" w:rsidRPr="00AD4568" w:rsidRDefault="00B113DE" w:rsidP="00F30367">
            <w:r w:rsidRPr="00AD4568">
              <w:t xml:space="preserve">If GRPC alert is active and subsequent </w:t>
            </w:r>
            <w:r>
              <w:t xml:space="preserve">new </w:t>
            </w:r>
            <w:r w:rsidRPr="00AD4568">
              <w:t xml:space="preserve">GRPC alert becomes active, the period and count of the vehicle location data reports shall be restarted based on the latest alert. When GRPC early theft notification alert triggered SVSServer to keep track of the Period value and count value </w:t>
            </w:r>
            <w:r>
              <w:t>until</w:t>
            </w:r>
            <w:r w:rsidRPr="00AD4568">
              <w:t xml:space="preserve"> value reached to the end of configured value.</w:t>
            </w:r>
          </w:p>
        </w:tc>
      </w:tr>
      <w:tr w:rsidR="00F30367" w:rsidRPr="00AD4568" w14:paraId="5975DDDC"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AD138FF" w14:textId="77777777" w:rsidR="00F30367" w:rsidRPr="00AD4568" w:rsidRDefault="00B113DE">
            <w:pPr>
              <w:spacing w:line="252" w:lineRule="auto"/>
              <w:rPr>
                <w:b/>
              </w:rPr>
            </w:pPr>
            <w:r w:rsidRPr="00AD4568">
              <w:rPr>
                <w:b/>
              </w:rPr>
              <w:t>List of Exception Use Case Titles</w:t>
            </w:r>
          </w:p>
        </w:tc>
        <w:tc>
          <w:tcPr>
            <w:tcW w:w="7666" w:type="dxa"/>
            <w:tcBorders>
              <w:top w:val="single" w:sz="4" w:space="0" w:color="auto"/>
              <w:left w:val="single" w:sz="4" w:space="0" w:color="auto"/>
              <w:bottom w:val="single" w:sz="4" w:space="0" w:color="auto"/>
              <w:right w:val="single" w:sz="4" w:space="0" w:color="auto"/>
            </w:tcBorders>
          </w:tcPr>
          <w:p w14:paraId="67844C74" w14:textId="77777777" w:rsidR="00F30367" w:rsidRPr="00AD4568" w:rsidRDefault="00F30367" w:rsidP="00F30367"/>
        </w:tc>
      </w:tr>
      <w:tr w:rsidR="00F30367" w:rsidRPr="00AD4568" w14:paraId="79DAEE79" w14:textId="77777777" w:rsidTr="00F303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9CD2FAB" w14:textId="77777777" w:rsidR="00F30367" w:rsidRPr="00AD4568" w:rsidRDefault="00B113DE">
            <w:pPr>
              <w:spacing w:line="252" w:lineRule="auto"/>
              <w:rPr>
                <w:b/>
              </w:rPr>
            </w:pPr>
            <w:r w:rsidRPr="00AD456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FAA786D" w14:textId="77777777" w:rsidR="00F30367" w:rsidRPr="00AD4568" w:rsidRDefault="00B113DE" w:rsidP="00F30367">
            <w:r w:rsidRPr="00AD4568">
              <w:t>GRPC</w:t>
            </w:r>
          </w:p>
        </w:tc>
      </w:tr>
    </w:tbl>
    <w:p w14:paraId="5EFB81FB" w14:textId="77777777" w:rsidR="00F30367" w:rsidRDefault="00F30367"/>
    <w:p w14:paraId="71B654EB" w14:textId="77777777" w:rsidR="00F30367" w:rsidRDefault="00B113DE" w:rsidP="009B4C29">
      <w:pPr>
        <w:pStyle w:val="Heading4"/>
      </w:pPr>
      <w:r>
        <w:t>SVS-UC-REQ-326619/C-Stopping GRPC early theft alert vehicle location data reporting when “Theft Mode” DID activated</w:t>
      </w:r>
    </w:p>
    <w:p w14:paraId="7AE4BA4C"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65"/>
      </w:tblGrid>
      <w:tr w:rsidR="00F30367" w14:paraId="11D71DAE" w14:textId="77777777" w:rsidTr="00F30367">
        <w:trPr>
          <w:jc w:val="center"/>
        </w:trPr>
        <w:tc>
          <w:tcPr>
            <w:tcW w:w="1885" w:type="dxa"/>
            <w:tcBorders>
              <w:top w:val="single" w:sz="4" w:space="0" w:color="auto"/>
              <w:left w:val="single" w:sz="4" w:space="0" w:color="auto"/>
              <w:bottom w:val="single" w:sz="4" w:space="0" w:color="auto"/>
              <w:right w:val="single" w:sz="4" w:space="0" w:color="auto"/>
            </w:tcBorders>
            <w:shd w:val="clear" w:color="auto" w:fill="BFBFBF"/>
            <w:hideMark/>
          </w:tcPr>
          <w:p w14:paraId="33CBEA6C" w14:textId="77777777" w:rsidR="00F30367" w:rsidRDefault="00B113DE">
            <w:pPr>
              <w:spacing w:line="254" w:lineRule="auto"/>
              <w:rPr>
                <w:b/>
              </w:rPr>
            </w:pPr>
            <w:r>
              <w:rPr>
                <w:b/>
              </w:rPr>
              <w:t>Actors</w:t>
            </w:r>
          </w:p>
        </w:tc>
        <w:tc>
          <w:tcPr>
            <w:tcW w:w="7465" w:type="dxa"/>
            <w:tcBorders>
              <w:top w:val="single" w:sz="4" w:space="0" w:color="auto"/>
              <w:left w:val="single" w:sz="4" w:space="0" w:color="auto"/>
              <w:bottom w:val="single" w:sz="4" w:space="0" w:color="auto"/>
              <w:right w:val="single" w:sz="4" w:space="0" w:color="auto"/>
            </w:tcBorders>
            <w:hideMark/>
          </w:tcPr>
          <w:p w14:paraId="30ED11F8" w14:textId="77777777" w:rsidR="00F30367" w:rsidRDefault="00B113DE" w:rsidP="00F30367">
            <w:pPr>
              <w:spacing w:line="254" w:lineRule="auto"/>
            </w:pPr>
            <w:r>
              <w:t>SVSServer</w:t>
            </w:r>
          </w:p>
        </w:tc>
      </w:tr>
      <w:tr w:rsidR="00F30367" w14:paraId="2E1BDB32" w14:textId="77777777" w:rsidTr="00F30367">
        <w:trPr>
          <w:jc w:val="center"/>
        </w:trPr>
        <w:tc>
          <w:tcPr>
            <w:tcW w:w="1885" w:type="dxa"/>
            <w:tcBorders>
              <w:top w:val="single" w:sz="4" w:space="0" w:color="auto"/>
              <w:left w:val="single" w:sz="4" w:space="0" w:color="auto"/>
              <w:bottom w:val="single" w:sz="4" w:space="0" w:color="auto"/>
              <w:right w:val="single" w:sz="4" w:space="0" w:color="auto"/>
            </w:tcBorders>
            <w:shd w:val="clear" w:color="auto" w:fill="BFBFBF"/>
            <w:hideMark/>
          </w:tcPr>
          <w:p w14:paraId="049A53BD" w14:textId="77777777" w:rsidR="00F30367" w:rsidRDefault="00B113DE">
            <w:pPr>
              <w:spacing w:line="254" w:lineRule="auto"/>
              <w:rPr>
                <w:b/>
              </w:rPr>
            </w:pPr>
            <w:r>
              <w:rPr>
                <w:b/>
              </w:rPr>
              <w:t>Pre-Conditions</w:t>
            </w:r>
          </w:p>
        </w:tc>
        <w:tc>
          <w:tcPr>
            <w:tcW w:w="7465" w:type="dxa"/>
            <w:tcBorders>
              <w:top w:val="single" w:sz="4" w:space="0" w:color="auto"/>
              <w:left w:val="single" w:sz="4" w:space="0" w:color="auto"/>
              <w:bottom w:val="single" w:sz="4" w:space="0" w:color="auto"/>
              <w:right w:val="single" w:sz="4" w:space="0" w:color="auto"/>
            </w:tcBorders>
            <w:hideMark/>
          </w:tcPr>
          <w:p w14:paraId="2F8B1DA1" w14:textId="77777777" w:rsidR="00F30367" w:rsidRDefault="00B113DE">
            <w:pPr>
              <w:spacing w:line="254" w:lineRule="auto"/>
            </w:pPr>
            <w:r>
              <w:t>SVS Subscription</w:t>
            </w:r>
          </w:p>
          <w:p w14:paraId="06FC6429" w14:textId="77777777" w:rsidR="00F30367" w:rsidRDefault="00B113DE" w:rsidP="00F30367">
            <w:pPr>
              <w:spacing w:line="254" w:lineRule="auto"/>
            </w:pPr>
            <w:r>
              <w:t>Ignition ON or OFF</w:t>
            </w:r>
          </w:p>
          <w:p w14:paraId="1B9B34FD" w14:textId="77777777" w:rsidR="00F30367" w:rsidRDefault="00B113DE">
            <w:pPr>
              <w:spacing w:line="254" w:lineRule="auto"/>
            </w:pPr>
            <w:r>
              <w:t>Customer notification is enabled</w:t>
            </w:r>
          </w:p>
          <w:p w14:paraId="2C4C9B50" w14:textId="77777777" w:rsidR="00F30367" w:rsidRDefault="00B113DE">
            <w:pPr>
              <w:spacing w:line="254" w:lineRule="auto"/>
            </w:pPr>
            <w:r>
              <w:t>SVS_THEFT_MODE activated</w:t>
            </w:r>
          </w:p>
          <w:p w14:paraId="11EF17E5" w14:textId="77777777" w:rsidR="00F30367" w:rsidRDefault="00B113DE">
            <w:pPr>
              <w:spacing w:line="254" w:lineRule="auto"/>
            </w:pPr>
            <w:r>
              <w:t>SVS_ALERT_LOC_DATA DID activated</w:t>
            </w:r>
          </w:p>
          <w:p w14:paraId="1C7458C7" w14:textId="77777777" w:rsidR="00F30367" w:rsidRDefault="00B113DE">
            <w:pPr>
              <w:spacing w:line="254" w:lineRule="auto"/>
            </w:pPr>
            <w:r>
              <w:t xml:space="preserve">Parameter DID SVS_ALERT_LOC_DATA_PERIOD configured </w:t>
            </w:r>
          </w:p>
          <w:p w14:paraId="367E80B1" w14:textId="77777777" w:rsidR="00F30367" w:rsidRDefault="00B113DE">
            <w:pPr>
              <w:spacing w:line="254" w:lineRule="auto"/>
            </w:pPr>
            <w:r>
              <w:t>Parameter DID SVS_ALERT_LOC_DATA_COUNT configured</w:t>
            </w:r>
          </w:p>
        </w:tc>
      </w:tr>
      <w:tr w:rsidR="00F30367" w14:paraId="17D40F00" w14:textId="77777777" w:rsidTr="00F30367">
        <w:trPr>
          <w:jc w:val="center"/>
        </w:trPr>
        <w:tc>
          <w:tcPr>
            <w:tcW w:w="1885" w:type="dxa"/>
            <w:tcBorders>
              <w:top w:val="single" w:sz="4" w:space="0" w:color="auto"/>
              <w:left w:val="single" w:sz="4" w:space="0" w:color="auto"/>
              <w:bottom w:val="single" w:sz="4" w:space="0" w:color="auto"/>
              <w:right w:val="single" w:sz="4" w:space="0" w:color="auto"/>
            </w:tcBorders>
            <w:shd w:val="clear" w:color="auto" w:fill="BFBFBF"/>
            <w:hideMark/>
          </w:tcPr>
          <w:p w14:paraId="7DB4DF48" w14:textId="77777777" w:rsidR="00F30367" w:rsidRDefault="00B113DE" w:rsidP="00F30367">
            <w:pPr>
              <w:spacing w:line="254" w:lineRule="auto"/>
              <w:rPr>
                <w:b/>
              </w:rPr>
            </w:pPr>
            <w:r>
              <w:rPr>
                <w:b/>
              </w:rPr>
              <w:t xml:space="preserve">Scenario Description </w:t>
            </w:r>
          </w:p>
        </w:tc>
        <w:tc>
          <w:tcPr>
            <w:tcW w:w="7465" w:type="dxa"/>
            <w:tcBorders>
              <w:top w:val="single" w:sz="4" w:space="0" w:color="auto"/>
              <w:left w:val="single" w:sz="4" w:space="0" w:color="auto"/>
              <w:bottom w:val="single" w:sz="4" w:space="0" w:color="auto"/>
              <w:right w:val="single" w:sz="4" w:space="0" w:color="auto"/>
            </w:tcBorders>
            <w:hideMark/>
          </w:tcPr>
          <w:p w14:paraId="1EE6D05C" w14:textId="77777777" w:rsidR="00F30367" w:rsidRPr="001E73B8" w:rsidRDefault="00B113DE" w:rsidP="00F30367">
            <w:r>
              <w:t xml:space="preserve">Stopping of </w:t>
            </w:r>
            <w:r w:rsidRPr="001E73B8">
              <w:t>GRPC vehicle location data triggered by GRPC early theft notification alerts</w:t>
            </w:r>
          </w:p>
        </w:tc>
      </w:tr>
      <w:tr w:rsidR="00F30367" w14:paraId="3D4FF1C5" w14:textId="77777777" w:rsidTr="00F30367">
        <w:trPr>
          <w:jc w:val="center"/>
        </w:trPr>
        <w:tc>
          <w:tcPr>
            <w:tcW w:w="1885" w:type="dxa"/>
            <w:tcBorders>
              <w:top w:val="single" w:sz="4" w:space="0" w:color="auto"/>
              <w:left w:val="single" w:sz="4" w:space="0" w:color="auto"/>
              <w:bottom w:val="single" w:sz="4" w:space="0" w:color="auto"/>
              <w:right w:val="single" w:sz="4" w:space="0" w:color="auto"/>
            </w:tcBorders>
            <w:shd w:val="clear" w:color="auto" w:fill="BFBFBF"/>
            <w:hideMark/>
          </w:tcPr>
          <w:p w14:paraId="3D50219B" w14:textId="77777777" w:rsidR="00F30367" w:rsidRDefault="00B113DE" w:rsidP="00F30367">
            <w:pPr>
              <w:spacing w:line="254" w:lineRule="auto"/>
              <w:rPr>
                <w:b/>
              </w:rPr>
            </w:pPr>
            <w:r>
              <w:rPr>
                <w:b/>
              </w:rPr>
              <w:t>Post-conditions</w:t>
            </w:r>
          </w:p>
        </w:tc>
        <w:tc>
          <w:tcPr>
            <w:tcW w:w="7465" w:type="dxa"/>
            <w:tcBorders>
              <w:top w:val="single" w:sz="4" w:space="0" w:color="auto"/>
              <w:left w:val="single" w:sz="4" w:space="0" w:color="auto"/>
              <w:bottom w:val="single" w:sz="4" w:space="0" w:color="auto"/>
              <w:right w:val="single" w:sz="4" w:space="0" w:color="auto"/>
            </w:tcBorders>
            <w:hideMark/>
          </w:tcPr>
          <w:p w14:paraId="46261066" w14:textId="77777777" w:rsidR="00F30367" w:rsidRDefault="00B113DE" w:rsidP="00F30367">
            <w:r w:rsidRPr="001E73B8">
              <w:t>When SVS_THEFT_MODE DID is activated, GRPC vehicle location data message triggered by GRPC early theft notification alerts shall be stopped.</w:t>
            </w:r>
          </w:p>
        </w:tc>
      </w:tr>
      <w:tr w:rsidR="00F30367" w14:paraId="3BC62F08" w14:textId="77777777" w:rsidTr="00F30367">
        <w:trPr>
          <w:jc w:val="center"/>
        </w:trPr>
        <w:tc>
          <w:tcPr>
            <w:tcW w:w="1885" w:type="dxa"/>
            <w:tcBorders>
              <w:top w:val="single" w:sz="4" w:space="0" w:color="auto"/>
              <w:left w:val="single" w:sz="4" w:space="0" w:color="auto"/>
              <w:bottom w:val="single" w:sz="4" w:space="0" w:color="auto"/>
              <w:right w:val="single" w:sz="4" w:space="0" w:color="auto"/>
            </w:tcBorders>
            <w:shd w:val="clear" w:color="auto" w:fill="BFBFBF"/>
            <w:hideMark/>
          </w:tcPr>
          <w:p w14:paraId="3EFAEECE" w14:textId="77777777" w:rsidR="00F30367" w:rsidRDefault="00B113DE">
            <w:pPr>
              <w:spacing w:line="254" w:lineRule="auto"/>
              <w:rPr>
                <w:b/>
              </w:rPr>
            </w:pPr>
            <w:r>
              <w:rPr>
                <w:b/>
              </w:rPr>
              <w:t>List of Exception Use Case Titles</w:t>
            </w:r>
          </w:p>
        </w:tc>
        <w:tc>
          <w:tcPr>
            <w:tcW w:w="7465" w:type="dxa"/>
            <w:tcBorders>
              <w:top w:val="single" w:sz="4" w:space="0" w:color="auto"/>
              <w:left w:val="single" w:sz="4" w:space="0" w:color="auto"/>
              <w:bottom w:val="single" w:sz="4" w:space="0" w:color="auto"/>
              <w:right w:val="single" w:sz="4" w:space="0" w:color="auto"/>
            </w:tcBorders>
          </w:tcPr>
          <w:p w14:paraId="3BA81F51" w14:textId="77777777" w:rsidR="00F30367" w:rsidRDefault="00F30367">
            <w:pPr>
              <w:spacing w:line="254" w:lineRule="auto"/>
            </w:pPr>
          </w:p>
        </w:tc>
      </w:tr>
      <w:tr w:rsidR="00F30367" w14:paraId="14BD8E4C" w14:textId="77777777" w:rsidTr="00F30367">
        <w:trPr>
          <w:jc w:val="center"/>
        </w:trPr>
        <w:tc>
          <w:tcPr>
            <w:tcW w:w="1885" w:type="dxa"/>
            <w:tcBorders>
              <w:top w:val="single" w:sz="4" w:space="0" w:color="auto"/>
              <w:left w:val="single" w:sz="4" w:space="0" w:color="auto"/>
              <w:bottom w:val="single" w:sz="4" w:space="0" w:color="auto"/>
              <w:right w:val="single" w:sz="4" w:space="0" w:color="auto"/>
            </w:tcBorders>
            <w:shd w:val="clear" w:color="auto" w:fill="BFBFBF"/>
            <w:hideMark/>
          </w:tcPr>
          <w:p w14:paraId="3D07201F" w14:textId="77777777" w:rsidR="00F30367" w:rsidRDefault="00B113DE">
            <w:pPr>
              <w:spacing w:line="254" w:lineRule="auto"/>
              <w:rPr>
                <w:b/>
              </w:rPr>
            </w:pPr>
            <w:r>
              <w:rPr>
                <w:b/>
              </w:rPr>
              <w:t>Interfaces</w:t>
            </w:r>
          </w:p>
        </w:tc>
        <w:tc>
          <w:tcPr>
            <w:tcW w:w="7465" w:type="dxa"/>
            <w:tcBorders>
              <w:top w:val="single" w:sz="4" w:space="0" w:color="auto"/>
              <w:left w:val="single" w:sz="4" w:space="0" w:color="auto"/>
              <w:bottom w:val="single" w:sz="4" w:space="0" w:color="auto"/>
              <w:right w:val="single" w:sz="4" w:space="0" w:color="auto"/>
            </w:tcBorders>
            <w:hideMark/>
          </w:tcPr>
          <w:p w14:paraId="55681369" w14:textId="77777777" w:rsidR="00F30367" w:rsidRDefault="00B113DE" w:rsidP="00F30367">
            <w:pPr>
              <w:spacing w:line="254" w:lineRule="auto"/>
            </w:pPr>
            <w:r w:rsidRPr="00B12EB8">
              <w:t>GRPC, SOA</w:t>
            </w:r>
          </w:p>
        </w:tc>
      </w:tr>
    </w:tbl>
    <w:p w14:paraId="4708A358" w14:textId="77777777" w:rsidR="00F30367" w:rsidRDefault="00F30367" w:rsidP="00F30367"/>
    <w:p w14:paraId="316F477A" w14:textId="77777777" w:rsidR="00F30367" w:rsidRDefault="00B113DE" w:rsidP="009B4C29">
      <w:pPr>
        <w:pStyle w:val="Heading4"/>
      </w:pPr>
      <w:r>
        <w:t>SVS-UC-REQ-328789/B-FTCP early theft alert vehicle location data stop command request to SVSServer</w:t>
      </w:r>
    </w:p>
    <w:p w14:paraId="1515EB5D"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7460"/>
      </w:tblGrid>
      <w:tr w:rsidR="00F30367" w14:paraId="76866088"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4F312AD" w14:textId="77777777" w:rsidR="00F30367" w:rsidRDefault="00B113DE" w:rsidP="00F30367">
            <w:pPr>
              <w:spacing w:line="252" w:lineRule="auto"/>
              <w:rPr>
                <w:b/>
              </w:rPr>
            </w:pPr>
            <w:r>
              <w:rPr>
                <w:b/>
              </w:rPr>
              <w:t>Actors</w:t>
            </w:r>
          </w:p>
        </w:tc>
        <w:tc>
          <w:tcPr>
            <w:tcW w:w="7460" w:type="dxa"/>
            <w:tcBorders>
              <w:top w:val="single" w:sz="4" w:space="0" w:color="auto"/>
              <w:left w:val="single" w:sz="4" w:space="0" w:color="auto"/>
              <w:bottom w:val="single" w:sz="4" w:space="0" w:color="auto"/>
              <w:right w:val="single" w:sz="4" w:space="0" w:color="auto"/>
            </w:tcBorders>
            <w:hideMark/>
          </w:tcPr>
          <w:p w14:paraId="7C2019B0" w14:textId="77777777" w:rsidR="00F30367" w:rsidRDefault="00B113DE" w:rsidP="00F30367">
            <w:r>
              <w:t>SVSOffBoardClient, SVSServer, SVSOnBoardClient, Mobile App</w:t>
            </w:r>
          </w:p>
        </w:tc>
      </w:tr>
      <w:tr w:rsidR="00F30367" w14:paraId="10D1ED71"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C323B51" w14:textId="77777777" w:rsidR="00F30367" w:rsidRDefault="00B113DE" w:rsidP="00F30367">
            <w:pPr>
              <w:spacing w:line="252" w:lineRule="auto"/>
              <w:rPr>
                <w:b/>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4E1A5A48" w14:textId="77777777" w:rsidR="00F30367" w:rsidRPr="00F57332" w:rsidRDefault="00B113DE" w:rsidP="00F30367">
            <w:r w:rsidRPr="00F57332">
              <w:t>SVS Subscription</w:t>
            </w:r>
          </w:p>
          <w:p w14:paraId="64065D69" w14:textId="77777777" w:rsidR="00F30367" w:rsidRPr="00F57332" w:rsidRDefault="00B113DE" w:rsidP="00F30367">
            <w:pPr>
              <w:rPr>
                <w:rFonts w:cs="Arial"/>
                <w:szCs w:val="22"/>
              </w:rPr>
            </w:pPr>
            <w:r w:rsidRPr="00F57332">
              <w:rPr>
                <w:rFonts w:cs="Arial"/>
                <w:szCs w:val="22"/>
              </w:rPr>
              <w:t>Ignition ON or OFF</w:t>
            </w:r>
          </w:p>
          <w:p w14:paraId="633A7C81" w14:textId="77777777" w:rsidR="00F30367" w:rsidRPr="00F57332" w:rsidRDefault="00B113DE" w:rsidP="00F30367">
            <w:pPr>
              <w:rPr>
                <w:rFonts w:cs="Arial"/>
                <w:szCs w:val="22"/>
              </w:rPr>
            </w:pPr>
            <w:r w:rsidRPr="00F57332">
              <w:rPr>
                <w:rFonts w:cs="Arial"/>
                <w:szCs w:val="22"/>
              </w:rPr>
              <w:t>SVSServer registered to Network</w:t>
            </w:r>
          </w:p>
          <w:p w14:paraId="55C74843" w14:textId="77777777" w:rsidR="00F30367" w:rsidRPr="00F57332" w:rsidRDefault="00B113DE" w:rsidP="00F30367">
            <w:pPr>
              <w:rPr>
                <w:rFonts w:eastAsia="Calibri" w:cs="Arial"/>
                <w:szCs w:val="22"/>
              </w:rPr>
            </w:pPr>
            <w:r w:rsidRPr="00F57332">
              <w:rPr>
                <w:rFonts w:eastAsia="Calibri" w:cs="Arial"/>
                <w:szCs w:val="22"/>
              </w:rPr>
              <w:t xml:space="preserve">SVSOnBoardClient is MQTT connected </w:t>
            </w:r>
          </w:p>
          <w:p w14:paraId="592C25A7" w14:textId="77777777" w:rsidR="00F30367" w:rsidRPr="00F57332" w:rsidRDefault="00B113DE" w:rsidP="00F30367">
            <w:pPr>
              <w:rPr>
                <w:rFonts w:cs="Arial"/>
                <w:szCs w:val="22"/>
              </w:rPr>
            </w:pPr>
            <w:r w:rsidRPr="00F57332">
              <w:rPr>
                <w:rFonts w:eastAsia="Calibri" w:cs="Arial"/>
                <w:szCs w:val="22"/>
              </w:rPr>
              <w:t>Main Battery Engaged</w:t>
            </w:r>
          </w:p>
          <w:p w14:paraId="0DAD666A" w14:textId="77777777" w:rsidR="00F30367" w:rsidRPr="00F57332" w:rsidRDefault="00B113DE" w:rsidP="00F30367">
            <w:r w:rsidRPr="00F57332">
              <w:t>SVS_ALERT_LOC_DATA DID activated</w:t>
            </w:r>
          </w:p>
          <w:p w14:paraId="503EB5D1" w14:textId="77777777" w:rsidR="00F30367" w:rsidRPr="00F57332" w:rsidRDefault="00B113DE" w:rsidP="00F30367">
            <w:r>
              <w:t xml:space="preserve">GRPC </w:t>
            </w:r>
            <w:r w:rsidRPr="00F57332">
              <w:t>alert triggered to customer</w:t>
            </w:r>
          </w:p>
        </w:tc>
      </w:tr>
      <w:tr w:rsidR="00F30367" w14:paraId="1E7ACD41"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08ECBB6" w14:textId="77777777" w:rsidR="00F30367" w:rsidRDefault="00B113DE" w:rsidP="00F30367">
            <w:pPr>
              <w:spacing w:line="252" w:lineRule="auto"/>
              <w:rPr>
                <w:b/>
              </w:rPr>
            </w:pPr>
            <w:r>
              <w:rPr>
                <w:b/>
              </w:rPr>
              <w:t xml:space="preserve">Scenario Description </w:t>
            </w:r>
          </w:p>
        </w:tc>
        <w:tc>
          <w:tcPr>
            <w:tcW w:w="7460" w:type="dxa"/>
            <w:tcBorders>
              <w:top w:val="single" w:sz="4" w:space="0" w:color="auto"/>
              <w:left w:val="single" w:sz="4" w:space="0" w:color="auto"/>
              <w:bottom w:val="single" w:sz="4" w:space="0" w:color="auto"/>
              <w:right w:val="single" w:sz="4" w:space="0" w:color="auto"/>
            </w:tcBorders>
            <w:hideMark/>
          </w:tcPr>
          <w:p w14:paraId="6129DFC7" w14:textId="77777777" w:rsidR="00F30367" w:rsidRPr="00F57332" w:rsidRDefault="00B113DE" w:rsidP="00F30367">
            <w:r w:rsidRPr="00F57332">
              <w:t xml:space="preserve">FTCP early theft </w:t>
            </w:r>
            <w:r>
              <w:t>alert</w:t>
            </w:r>
            <w:r w:rsidRPr="00F57332">
              <w:t xml:space="preserve"> vehicle location data stop command request to SVSServer </w:t>
            </w:r>
            <w:r>
              <w:t xml:space="preserve">via SVSOnBoardClient </w:t>
            </w:r>
            <w:r w:rsidRPr="00F57332">
              <w:t xml:space="preserve">to stop vehicle location data for </w:t>
            </w:r>
            <w:r>
              <w:t>G</w:t>
            </w:r>
            <w:r w:rsidRPr="00F57332">
              <w:t>RPC early theft notification alerts triggered.</w:t>
            </w:r>
          </w:p>
        </w:tc>
      </w:tr>
      <w:tr w:rsidR="00F30367" w14:paraId="664128C6"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8210908" w14:textId="77777777" w:rsidR="00F30367" w:rsidRDefault="00B113DE" w:rsidP="00F30367">
            <w:pPr>
              <w:spacing w:line="252" w:lineRule="auto"/>
              <w:rPr>
                <w:b/>
              </w:rPr>
            </w:pPr>
            <w:r>
              <w:rPr>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5664709D" w14:textId="77777777" w:rsidR="00F30367" w:rsidRPr="00F57332" w:rsidRDefault="00B113DE" w:rsidP="00F30367">
            <w:r w:rsidRPr="00F57332">
              <w:t xml:space="preserve">For GRPC early theft notification alerts triggered, when customer confirms vehicle is currently under their possession via mobile app, SVSOffBoardClient shall send FTCP early theft </w:t>
            </w:r>
            <w:r>
              <w:t xml:space="preserve">alert </w:t>
            </w:r>
            <w:r w:rsidRPr="00F57332">
              <w:t xml:space="preserve">vehicle location data stop command request to SVSServer </w:t>
            </w:r>
            <w:r>
              <w:t xml:space="preserve">via </w:t>
            </w:r>
            <w:r w:rsidRPr="00F57332">
              <w:t>SVSOnBoardClient to stop vehicle location data. SVSServer shall act upon the command to stop GRPC vehicle location data reporting to SVSOffBoardClient.</w:t>
            </w:r>
          </w:p>
        </w:tc>
      </w:tr>
      <w:tr w:rsidR="00F30367" w14:paraId="2F5980A9"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CC629CA" w14:textId="77777777" w:rsidR="00F30367" w:rsidRDefault="00B113DE" w:rsidP="00F30367">
            <w:pPr>
              <w:spacing w:line="252" w:lineRule="auto"/>
              <w:rPr>
                <w:b/>
              </w:rPr>
            </w:pPr>
            <w:r>
              <w:rPr>
                <w:b/>
              </w:rPr>
              <w:t>List of Exception Use Case Titles</w:t>
            </w:r>
          </w:p>
        </w:tc>
        <w:tc>
          <w:tcPr>
            <w:tcW w:w="7460" w:type="dxa"/>
            <w:tcBorders>
              <w:top w:val="single" w:sz="4" w:space="0" w:color="auto"/>
              <w:left w:val="single" w:sz="4" w:space="0" w:color="auto"/>
              <w:bottom w:val="single" w:sz="4" w:space="0" w:color="auto"/>
              <w:right w:val="single" w:sz="4" w:space="0" w:color="auto"/>
            </w:tcBorders>
          </w:tcPr>
          <w:p w14:paraId="093E1FE0" w14:textId="77777777" w:rsidR="00F30367" w:rsidRDefault="00F30367" w:rsidP="00F30367"/>
        </w:tc>
      </w:tr>
      <w:tr w:rsidR="00F30367" w14:paraId="291F1F65"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7A99449" w14:textId="77777777" w:rsidR="00F30367" w:rsidRDefault="00B113DE" w:rsidP="00F30367">
            <w:pPr>
              <w:spacing w:line="252" w:lineRule="auto"/>
              <w:rPr>
                <w:b/>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5FAA7388" w14:textId="77777777" w:rsidR="00F30367" w:rsidRDefault="00B113DE" w:rsidP="00F30367">
            <w:r>
              <w:t>FTCP, GRPC</w:t>
            </w:r>
          </w:p>
        </w:tc>
      </w:tr>
    </w:tbl>
    <w:p w14:paraId="2A042A41" w14:textId="77777777" w:rsidR="00F30367" w:rsidRPr="00FB635D" w:rsidRDefault="00F30367" w:rsidP="00F30367"/>
    <w:p w14:paraId="7CD5BACE" w14:textId="77777777" w:rsidR="00F30367" w:rsidRDefault="00B113DE" w:rsidP="009B4C29">
      <w:pPr>
        <w:pStyle w:val="Heading4"/>
      </w:pPr>
      <w:r>
        <w:t>SVS-UC-REQ-328790/B-SMS early theft alert vehicle location data stop command request to SVSServer</w:t>
      </w:r>
    </w:p>
    <w:p w14:paraId="2E6C5DB5"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7460"/>
      </w:tblGrid>
      <w:tr w:rsidR="00F30367" w14:paraId="3536D660"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E53BFC0" w14:textId="77777777" w:rsidR="00F30367" w:rsidRDefault="00B113DE" w:rsidP="00F30367">
            <w:pPr>
              <w:spacing w:line="252" w:lineRule="auto"/>
              <w:rPr>
                <w:b/>
              </w:rPr>
            </w:pPr>
            <w:r>
              <w:rPr>
                <w:b/>
              </w:rPr>
              <w:t>Actors</w:t>
            </w:r>
          </w:p>
        </w:tc>
        <w:tc>
          <w:tcPr>
            <w:tcW w:w="7460" w:type="dxa"/>
            <w:tcBorders>
              <w:top w:val="single" w:sz="4" w:space="0" w:color="auto"/>
              <w:left w:val="single" w:sz="4" w:space="0" w:color="auto"/>
              <w:bottom w:val="single" w:sz="4" w:space="0" w:color="auto"/>
              <w:right w:val="single" w:sz="4" w:space="0" w:color="auto"/>
            </w:tcBorders>
            <w:hideMark/>
          </w:tcPr>
          <w:p w14:paraId="3DEFD7CE" w14:textId="77777777" w:rsidR="00F30367" w:rsidRDefault="00B113DE" w:rsidP="00F30367">
            <w:r>
              <w:t>SVSOffBoardClient, SVSServer, Mobile App</w:t>
            </w:r>
          </w:p>
        </w:tc>
      </w:tr>
      <w:tr w:rsidR="00F30367" w14:paraId="21AA2944"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3CAE0DE" w14:textId="77777777" w:rsidR="00F30367" w:rsidRDefault="00B113DE" w:rsidP="00F30367">
            <w:pPr>
              <w:spacing w:line="252" w:lineRule="auto"/>
              <w:rPr>
                <w:b/>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69215CC4" w14:textId="77777777" w:rsidR="00F30367" w:rsidRDefault="00B113DE" w:rsidP="00F30367">
            <w:r>
              <w:t>SVS Subscription</w:t>
            </w:r>
          </w:p>
          <w:p w14:paraId="3FF0CD47" w14:textId="77777777" w:rsidR="00F30367" w:rsidRDefault="00B113DE" w:rsidP="00F30367">
            <w:pPr>
              <w:rPr>
                <w:rFonts w:cs="Arial"/>
                <w:szCs w:val="22"/>
              </w:rPr>
            </w:pPr>
            <w:r>
              <w:rPr>
                <w:rFonts w:cs="Arial"/>
                <w:szCs w:val="22"/>
              </w:rPr>
              <w:t>Ignition OFF</w:t>
            </w:r>
          </w:p>
          <w:p w14:paraId="14000339" w14:textId="77777777" w:rsidR="00F30367" w:rsidRDefault="00B113DE" w:rsidP="00F30367">
            <w:pPr>
              <w:rPr>
                <w:rFonts w:cs="Arial"/>
                <w:szCs w:val="22"/>
              </w:rPr>
            </w:pPr>
            <w:r>
              <w:rPr>
                <w:rFonts w:cs="Arial"/>
                <w:szCs w:val="22"/>
              </w:rPr>
              <w:t>SVSServer registered to Network</w:t>
            </w:r>
          </w:p>
          <w:p w14:paraId="5F8860CC" w14:textId="77777777" w:rsidR="00F30367" w:rsidRDefault="00B113DE" w:rsidP="00F30367">
            <w:pPr>
              <w:rPr>
                <w:rFonts w:cs="Arial"/>
                <w:szCs w:val="22"/>
              </w:rPr>
            </w:pPr>
            <w:r>
              <w:rPr>
                <w:rFonts w:cs="Arial"/>
                <w:szCs w:val="22"/>
              </w:rPr>
              <w:t>SVSOnBoardClient not MQTT connected</w:t>
            </w:r>
          </w:p>
          <w:p w14:paraId="0DF649B4" w14:textId="77777777" w:rsidR="00F30367" w:rsidRDefault="00B113DE" w:rsidP="00F30367">
            <w:pPr>
              <w:rPr>
                <w:rFonts w:cs="Arial"/>
                <w:szCs w:val="22"/>
              </w:rPr>
            </w:pPr>
            <w:r>
              <w:rPr>
                <w:rFonts w:eastAsia="Calibri" w:cs="Arial"/>
                <w:szCs w:val="22"/>
              </w:rPr>
              <w:t>Main Battery/BUB Engaged</w:t>
            </w:r>
          </w:p>
          <w:p w14:paraId="3C763ED4" w14:textId="77777777" w:rsidR="00F30367" w:rsidRDefault="00B113DE" w:rsidP="00F30367">
            <w:r>
              <w:t>SVS_ALERT_LOC_DATA DID activated</w:t>
            </w:r>
          </w:p>
          <w:p w14:paraId="1F552CF3" w14:textId="77777777" w:rsidR="00F30367" w:rsidRDefault="00B113DE" w:rsidP="00F30367">
            <w:r>
              <w:t>GRPC alert triggered to customer</w:t>
            </w:r>
          </w:p>
        </w:tc>
      </w:tr>
      <w:tr w:rsidR="00F30367" w14:paraId="53665E57"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7FDD804" w14:textId="77777777" w:rsidR="00F30367" w:rsidRDefault="00B113DE" w:rsidP="00F30367">
            <w:pPr>
              <w:spacing w:line="252" w:lineRule="auto"/>
              <w:rPr>
                <w:b/>
              </w:rPr>
            </w:pPr>
            <w:r>
              <w:rPr>
                <w:b/>
              </w:rPr>
              <w:t xml:space="preserve">Scenario Description </w:t>
            </w:r>
          </w:p>
        </w:tc>
        <w:tc>
          <w:tcPr>
            <w:tcW w:w="7460" w:type="dxa"/>
            <w:tcBorders>
              <w:top w:val="single" w:sz="4" w:space="0" w:color="auto"/>
              <w:left w:val="single" w:sz="4" w:space="0" w:color="auto"/>
              <w:bottom w:val="single" w:sz="4" w:space="0" w:color="auto"/>
              <w:right w:val="single" w:sz="4" w:space="0" w:color="auto"/>
            </w:tcBorders>
            <w:hideMark/>
          </w:tcPr>
          <w:p w14:paraId="0054E1C8" w14:textId="77777777" w:rsidR="00F30367" w:rsidRPr="00D35E91" w:rsidRDefault="00B113DE" w:rsidP="00F30367">
            <w:del w:id="1142" w:author="Ekanthappa, Rudresh (R.)" w:date="2019-11-12T10:44:00Z">
              <w:r w:rsidRPr="00D35E91" w:rsidDel="005C3407">
                <w:delText>Type4</w:delText>
              </w:r>
            </w:del>
            <w:ins w:id="1143" w:author="Ekanthappa, Rudresh (R.)" w:date="2019-11-12T10:44:00Z">
              <w:r w:rsidR="005C3407">
                <w:t>Type3</w:t>
              </w:r>
            </w:ins>
            <w:r w:rsidRPr="00D35E91">
              <w:t xml:space="preserve"> SMS early theft </w:t>
            </w:r>
            <w:r>
              <w:t>alert</w:t>
            </w:r>
            <w:r w:rsidRPr="00D35E91">
              <w:t xml:space="preserve"> vehicle location data stop command request to SVSServer to stop vehicle location data for GRPC early theft notification alerts triggered</w:t>
            </w:r>
          </w:p>
        </w:tc>
      </w:tr>
      <w:tr w:rsidR="00F30367" w14:paraId="5F90A33C"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93E21A7" w14:textId="77777777" w:rsidR="00F30367" w:rsidRDefault="00B113DE" w:rsidP="00F30367">
            <w:pPr>
              <w:spacing w:line="252" w:lineRule="auto"/>
              <w:rPr>
                <w:b/>
              </w:rPr>
            </w:pPr>
            <w:r>
              <w:rPr>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7F9DB0B2" w14:textId="77777777" w:rsidR="00F30367" w:rsidRPr="00D35E91" w:rsidRDefault="00B113DE" w:rsidP="00F30367">
            <w:r w:rsidRPr="00D35E91">
              <w:t xml:space="preserve">For GRPC early theft notification alerts triggered, when customer confirms vehicle is currently under their possession via mobile app, SVSOffBoardClient shall send </w:t>
            </w:r>
            <w:del w:id="1144" w:author="Ekanthappa, Rudresh (R.)" w:date="2019-11-12T10:44:00Z">
              <w:r w:rsidRPr="00D35E91" w:rsidDel="005C3407">
                <w:delText>Type4</w:delText>
              </w:r>
            </w:del>
            <w:ins w:id="1145" w:author="Ekanthappa, Rudresh (R.)" w:date="2019-11-12T10:44:00Z">
              <w:r w:rsidR="005C3407">
                <w:t>Type3</w:t>
              </w:r>
            </w:ins>
            <w:r w:rsidRPr="00D35E91">
              <w:t xml:space="preserve"> SMS early theft </w:t>
            </w:r>
            <w:r>
              <w:t xml:space="preserve">alert </w:t>
            </w:r>
            <w:r w:rsidRPr="00D35E91">
              <w:t xml:space="preserve">vehicle location data stop command request to SVSServer to stop vehicle location data. SVSServer shall act upon the command to stop </w:t>
            </w:r>
            <w:r>
              <w:t xml:space="preserve">GRPC </w:t>
            </w:r>
            <w:r w:rsidRPr="00D35E91">
              <w:t>vehicle location data reporting to SVSOffBoardClient.</w:t>
            </w:r>
          </w:p>
        </w:tc>
      </w:tr>
      <w:tr w:rsidR="00F30367" w14:paraId="79DE5D2B"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AD31754" w14:textId="77777777" w:rsidR="00F30367" w:rsidRDefault="00B113DE" w:rsidP="00F30367">
            <w:pPr>
              <w:spacing w:line="252" w:lineRule="auto"/>
              <w:rPr>
                <w:b/>
              </w:rPr>
            </w:pPr>
            <w:r>
              <w:rPr>
                <w:b/>
              </w:rPr>
              <w:t>List of Exception Use Case Titles</w:t>
            </w:r>
          </w:p>
        </w:tc>
        <w:tc>
          <w:tcPr>
            <w:tcW w:w="7460" w:type="dxa"/>
            <w:tcBorders>
              <w:top w:val="single" w:sz="4" w:space="0" w:color="auto"/>
              <w:left w:val="single" w:sz="4" w:space="0" w:color="auto"/>
              <w:bottom w:val="single" w:sz="4" w:space="0" w:color="auto"/>
              <w:right w:val="single" w:sz="4" w:space="0" w:color="auto"/>
            </w:tcBorders>
          </w:tcPr>
          <w:p w14:paraId="1F32C5E3" w14:textId="77777777" w:rsidR="00F30367" w:rsidRDefault="00F30367" w:rsidP="00F30367"/>
        </w:tc>
      </w:tr>
      <w:tr w:rsidR="00F30367" w14:paraId="45A0870E"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2A9344E" w14:textId="77777777" w:rsidR="00F30367" w:rsidRDefault="00B113DE" w:rsidP="00F30367">
            <w:pPr>
              <w:spacing w:line="252" w:lineRule="auto"/>
              <w:rPr>
                <w:b/>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10486D94" w14:textId="77777777" w:rsidR="00F30367" w:rsidRDefault="00B113DE" w:rsidP="00F30367">
            <w:r>
              <w:t>SMS</w:t>
            </w:r>
          </w:p>
        </w:tc>
      </w:tr>
    </w:tbl>
    <w:p w14:paraId="3A69F815" w14:textId="77777777" w:rsidR="00F30367" w:rsidRPr="00D57111" w:rsidRDefault="00F30367" w:rsidP="00F30367"/>
    <w:p w14:paraId="0E5F08DC" w14:textId="77777777" w:rsidR="00F30367" w:rsidRDefault="00B113DE" w:rsidP="009B4C29">
      <w:pPr>
        <w:pStyle w:val="Heading4"/>
      </w:pPr>
      <w:r>
        <w:t>SVS-UC-REQ-328791/B-FTCP early theft alert vehicle location data stop command ack response to SVSOffBoardClient</w:t>
      </w:r>
    </w:p>
    <w:p w14:paraId="6EE3A17B"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7460"/>
      </w:tblGrid>
      <w:tr w:rsidR="00F30367" w14:paraId="7CE97273"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DB6E96A" w14:textId="77777777" w:rsidR="00F30367" w:rsidRDefault="00B113DE" w:rsidP="00F30367">
            <w:pPr>
              <w:spacing w:line="252" w:lineRule="auto"/>
              <w:rPr>
                <w:b/>
              </w:rPr>
            </w:pPr>
            <w:r>
              <w:rPr>
                <w:b/>
              </w:rPr>
              <w:t>Actors</w:t>
            </w:r>
          </w:p>
        </w:tc>
        <w:tc>
          <w:tcPr>
            <w:tcW w:w="7460" w:type="dxa"/>
            <w:tcBorders>
              <w:top w:val="single" w:sz="4" w:space="0" w:color="auto"/>
              <w:left w:val="single" w:sz="4" w:space="0" w:color="auto"/>
              <w:bottom w:val="single" w:sz="4" w:space="0" w:color="auto"/>
              <w:right w:val="single" w:sz="4" w:space="0" w:color="auto"/>
            </w:tcBorders>
            <w:hideMark/>
          </w:tcPr>
          <w:p w14:paraId="5D25598E" w14:textId="77777777" w:rsidR="00F30367" w:rsidRDefault="00B113DE" w:rsidP="00F30367">
            <w:r>
              <w:t>SVSOffBoardClient, SVSServer, SVSOnBoardClient</w:t>
            </w:r>
          </w:p>
        </w:tc>
      </w:tr>
      <w:tr w:rsidR="00F30367" w14:paraId="566B37A0"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2D8AC20" w14:textId="77777777" w:rsidR="00F30367" w:rsidRDefault="00B113DE" w:rsidP="00F30367">
            <w:pPr>
              <w:spacing w:line="252" w:lineRule="auto"/>
              <w:rPr>
                <w:b/>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6D501553" w14:textId="77777777" w:rsidR="00F30367" w:rsidRPr="00424D7E" w:rsidRDefault="00B113DE" w:rsidP="00F30367">
            <w:r w:rsidRPr="00424D7E">
              <w:t>SVS Subscription</w:t>
            </w:r>
          </w:p>
          <w:p w14:paraId="344EF8DB" w14:textId="77777777" w:rsidR="00F30367" w:rsidRPr="00424D7E" w:rsidRDefault="00B113DE" w:rsidP="00F30367">
            <w:pPr>
              <w:rPr>
                <w:rFonts w:cs="Arial"/>
                <w:szCs w:val="22"/>
              </w:rPr>
            </w:pPr>
            <w:r w:rsidRPr="00424D7E">
              <w:rPr>
                <w:rFonts w:cs="Arial"/>
                <w:szCs w:val="22"/>
              </w:rPr>
              <w:t>Ignition ON or OFF</w:t>
            </w:r>
          </w:p>
          <w:p w14:paraId="54ADAC05" w14:textId="77777777" w:rsidR="00F30367" w:rsidRPr="00424D7E" w:rsidRDefault="00B113DE" w:rsidP="00F30367">
            <w:pPr>
              <w:rPr>
                <w:rFonts w:cs="Arial"/>
                <w:szCs w:val="22"/>
              </w:rPr>
            </w:pPr>
            <w:r w:rsidRPr="00424D7E">
              <w:rPr>
                <w:rFonts w:cs="Arial"/>
                <w:szCs w:val="22"/>
              </w:rPr>
              <w:t>SVSServer registered to Network</w:t>
            </w:r>
          </w:p>
          <w:p w14:paraId="25AD1A14" w14:textId="77777777" w:rsidR="00F30367" w:rsidRPr="00424D7E" w:rsidRDefault="00B113DE" w:rsidP="00F30367">
            <w:pPr>
              <w:rPr>
                <w:rFonts w:eastAsia="Calibri" w:cs="Arial"/>
                <w:szCs w:val="22"/>
              </w:rPr>
            </w:pPr>
            <w:r w:rsidRPr="00424D7E">
              <w:rPr>
                <w:rFonts w:eastAsia="Calibri" w:cs="Arial"/>
                <w:szCs w:val="22"/>
              </w:rPr>
              <w:t xml:space="preserve">SVSOnBoardClient is MQTT connected </w:t>
            </w:r>
          </w:p>
          <w:p w14:paraId="7CCE3812" w14:textId="77777777" w:rsidR="00F30367" w:rsidRPr="00424D7E" w:rsidRDefault="00B113DE" w:rsidP="00F30367">
            <w:pPr>
              <w:rPr>
                <w:rFonts w:cs="Arial"/>
                <w:szCs w:val="22"/>
              </w:rPr>
            </w:pPr>
            <w:r w:rsidRPr="00424D7E">
              <w:rPr>
                <w:rFonts w:eastAsia="Calibri" w:cs="Arial"/>
                <w:szCs w:val="22"/>
              </w:rPr>
              <w:t>Main Battery Engaged</w:t>
            </w:r>
          </w:p>
          <w:p w14:paraId="0E49FD55" w14:textId="77777777" w:rsidR="00F30367" w:rsidRPr="00424D7E" w:rsidRDefault="00B113DE" w:rsidP="00F30367">
            <w:r w:rsidRPr="00424D7E">
              <w:t>SVS_ALERT_LOC_DATA DID activated</w:t>
            </w:r>
          </w:p>
          <w:p w14:paraId="478863D8" w14:textId="77777777" w:rsidR="00F30367" w:rsidRPr="00424D7E" w:rsidRDefault="00B113DE" w:rsidP="00F30367">
            <w:r>
              <w:t xml:space="preserve">GRPC </w:t>
            </w:r>
            <w:r w:rsidRPr="00424D7E">
              <w:t>alert triggered to customer</w:t>
            </w:r>
          </w:p>
        </w:tc>
      </w:tr>
      <w:tr w:rsidR="00F30367" w14:paraId="636EA6A6"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A41CD03" w14:textId="77777777" w:rsidR="00F30367" w:rsidRDefault="00B113DE" w:rsidP="00F30367">
            <w:pPr>
              <w:spacing w:line="252" w:lineRule="auto"/>
              <w:rPr>
                <w:b/>
              </w:rPr>
            </w:pPr>
            <w:r>
              <w:rPr>
                <w:b/>
              </w:rPr>
              <w:t xml:space="preserve">Scenario Description </w:t>
            </w:r>
          </w:p>
        </w:tc>
        <w:tc>
          <w:tcPr>
            <w:tcW w:w="7460" w:type="dxa"/>
            <w:tcBorders>
              <w:top w:val="single" w:sz="4" w:space="0" w:color="auto"/>
              <w:left w:val="single" w:sz="4" w:space="0" w:color="auto"/>
              <w:bottom w:val="single" w:sz="4" w:space="0" w:color="auto"/>
              <w:right w:val="single" w:sz="4" w:space="0" w:color="auto"/>
            </w:tcBorders>
            <w:hideMark/>
          </w:tcPr>
          <w:p w14:paraId="7962EEC3" w14:textId="77777777" w:rsidR="00F30367" w:rsidRPr="00424D7E" w:rsidRDefault="00B113DE" w:rsidP="00F30367">
            <w:r>
              <w:rPr>
                <w:rFonts w:eastAsia="Calibri" w:cs="Arial"/>
                <w:szCs w:val="22"/>
              </w:rPr>
              <w:t xml:space="preserve">SVSServer via </w:t>
            </w:r>
            <w:r w:rsidRPr="00424D7E">
              <w:rPr>
                <w:rFonts w:eastAsia="Calibri" w:cs="Arial"/>
                <w:szCs w:val="22"/>
              </w:rPr>
              <w:t xml:space="preserve">SVSOnBoardClient </w:t>
            </w:r>
            <w:r w:rsidRPr="00424D7E">
              <w:t xml:space="preserve">shall send FTCP early theft </w:t>
            </w:r>
            <w:r>
              <w:t xml:space="preserve">alert </w:t>
            </w:r>
            <w:r w:rsidRPr="00424D7E">
              <w:t xml:space="preserve">vehicle location data stop command </w:t>
            </w:r>
            <w:r>
              <w:t xml:space="preserve">acknowledgement </w:t>
            </w:r>
            <w:r w:rsidRPr="00424D7E">
              <w:t xml:space="preserve">response to SVSOffBoardClient with successful confirmation of vehicle location data </w:t>
            </w:r>
            <w:r>
              <w:t xml:space="preserve">reporting </w:t>
            </w:r>
            <w:r w:rsidRPr="00424D7E">
              <w:t>stopped.</w:t>
            </w:r>
          </w:p>
        </w:tc>
      </w:tr>
      <w:tr w:rsidR="00F30367" w14:paraId="61ECBA8D"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6FC193B" w14:textId="77777777" w:rsidR="00F30367" w:rsidRDefault="00B113DE" w:rsidP="00F30367">
            <w:pPr>
              <w:spacing w:line="252" w:lineRule="auto"/>
              <w:rPr>
                <w:b/>
              </w:rPr>
            </w:pPr>
            <w:r>
              <w:rPr>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3060A7A1" w14:textId="77777777" w:rsidR="00F30367" w:rsidRDefault="00B113DE" w:rsidP="00F30367">
            <w:r w:rsidRPr="00424D7E">
              <w:t xml:space="preserve">FTCP early theft </w:t>
            </w:r>
            <w:r>
              <w:t xml:space="preserve">alert </w:t>
            </w:r>
            <w:r w:rsidRPr="00424D7E">
              <w:t>vehicle location data stop command response shall be sent to SVSOffBoard</w:t>
            </w:r>
            <w:r>
              <w:t>C</w:t>
            </w:r>
            <w:r w:rsidRPr="00424D7E">
              <w:t>lient</w:t>
            </w:r>
            <w:r>
              <w:t>, followed by alert</w:t>
            </w:r>
            <w:r w:rsidRPr="00424D7E">
              <w:t>.</w:t>
            </w:r>
            <w:r>
              <w:t xml:space="preserve"> </w:t>
            </w:r>
          </w:p>
          <w:p w14:paraId="070B9200" w14:textId="77777777" w:rsidR="00F30367" w:rsidRPr="00424D7E" w:rsidRDefault="00B113DE" w:rsidP="00F30367">
            <w:r>
              <w:rPr>
                <w:rFonts w:cs="Arial"/>
                <w:szCs w:val="22"/>
              </w:rPr>
              <w:t xml:space="preserve">For SMS request to SVSServer, SVSServer shall send GRPC alert response to </w:t>
            </w:r>
            <w:r>
              <w:t>SVSOffBoardClient.</w:t>
            </w:r>
          </w:p>
        </w:tc>
      </w:tr>
      <w:tr w:rsidR="00F30367" w14:paraId="16C20714"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51BDA809" w14:textId="77777777" w:rsidR="00F30367" w:rsidRDefault="00B113DE" w:rsidP="00F30367">
            <w:pPr>
              <w:spacing w:line="252" w:lineRule="auto"/>
              <w:rPr>
                <w:b/>
              </w:rPr>
            </w:pPr>
            <w:r>
              <w:rPr>
                <w:b/>
              </w:rPr>
              <w:t>List of Exception Use Case Titles</w:t>
            </w:r>
          </w:p>
        </w:tc>
        <w:tc>
          <w:tcPr>
            <w:tcW w:w="7460" w:type="dxa"/>
            <w:tcBorders>
              <w:top w:val="single" w:sz="4" w:space="0" w:color="auto"/>
              <w:left w:val="single" w:sz="4" w:space="0" w:color="auto"/>
              <w:bottom w:val="single" w:sz="4" w:space="0" w:color="auto"/>
              <w:right w:val="single" w:sz="4" w:space="0" w:color="auto"/>
            </w:tcBorders>
          </w:tcPr>
          <w:p w14:paraId="73E441ED" w14:textId="77777777" w:rsidR="00F30367" w:rsidRDefault="00F30367" w:rsidP="00F30367"/>
        </w:tc>
      </w:tr>
      <w:tr w:rsidR="00F30367" w14:paraId="6C63CD06" w14:textId="77777777" w:rsidTr="00F30367">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C9645FC" w14:textId="77777777" w:rsidR="00F30367" w:rsidRDefault="00B113DE" w:rsidP="00F30367">
            <w:pPr>
              <w:spacing w:line="252" w:lineRule="auto"/>
              <w:rPr>
                <w:b/>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1C07A579" w14:textId="77777777" w:rsidR="00F30367" w:rsidRDefault="00B113DE" w:rsidP="00F30367">
            <w:r>
              <w:t>FTCP</w:t>
            </w:r>
          </w:p>
        </w:tc>
      </w:tr>
    </w:tbl>
    <w:p w14:paraId="4BBD569D" w14:textId="77777777" w:rsidR="00F30367" w:rsidRPr="00613210" w:rsidRDefault="00F30367" w:rsidP="00F30367"/>
    <w:p w14:paraId="39B0B38E" w14:textId="77777777" w:rsidR="00F30367" w:rsidRDefault="00B113DE" w:rsidP="009B4C29">
      <w:pPr>
        <w:pStyle w:val="Heading4"/>
      </w:pPr>
      <w:r>
        <w:t>SVS-UC-REQ-352790/A-GRPC early theft alert vehicle location data stop response to SVSOffBoardClient</w:t>
      </w:r>
    </w:p>
    <w:p w14:paraId="4AE5255A"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3ADA556B"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D6D492" w14:textId="77777777" w:rsidR="00F30367" w:rsidRDefault="00B113DE" w:rsidP="00F30367">
            <w:pPr>
              <w:spacing w:line="276" w:lineRule="auto"/>
            </w:pPr>
            <w:r>
              <w:rPr>
                <w:b/>
                <w:bCs/>
              </w:rPr>
              <w:t>Actors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A5CDF0" w14:textId="77777777" w:rsidR="00F30367" w:rsidRDefault="00B113DE" w:rsidP="00F30367">
            <w:pPr>
              <w:spacing w:line="256" w:lineRule="auto"/>
            </w:pPr>
            <w:r>
              <w:t>SVSOffBoardClient, SVSServer</w:t>
            </w:r>
          </w:p>
        </w:tc>
      </w:tr>
      <w:tr w:rsidR="00F30367" w14:paraId="77705904"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0BACA1" w14:textId="77777777" w:rsidR="00F30367" w:rsidRDefault="00B113DE" w:rsidP="00F30367">
            <w:pPr>
              <w:spacing w:line="276" w:lineRule="auto"/>
            </w:pPr>
            <w:r>
              <w:rPr>
                <w:b/>
                <w:bCs/>
              </w:rPr>
              <w:t>Pre-conditions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EA96A0" w14:textId="77777777" w:rsidR="00F30367" w:rsidRDefault="00B113DE" w:rsidP="00F30367">
            <w:pPr>
              <w:spacing w:line="256" w:lineRule="auto"/>
            </w:pPr>
            <w:r>
              <w:t>SVS Subscription</w:t>
            </w:r>
          </w:p>
          <w:p w14:paraId="41A12E73" w14:textId="77777777" w:rsidR="00F30367" w:rsidRDefault="00B113DE" w:rsidP="00F30367">
            <w:pPr>
              <w:spacing w:line="256" w:lineRule="auto"/>
              <w:rPr>
                <w:rFonts w:cs="Arial"/>
                <w:szCs w:val="22"/>
              </w:rPr>
            </w:pPr>
            <w:r>
              <w:rPr>
                <w:rFonts w:cs="Arial"/>
                <w:szCs w:val="22"/>
              </w:rPr>
              <w:t>Ignition Run or OFF</w:t>
            </w:r>
          </w:p>
          <w:p w14:paraId="5F7FBFB4" w14:textId="77777777" w:rsidR="00F30367" w:rsidRDefault="00B113DE" w:rsidP="00F30367">
            <w:pPr>
              <w:spacing w:line="256" w:lineRule="auto"/>
              <w:rPr>
                <w:rFonts w:eastAsia="Calibri" w:cs="Arial"/>
                <w:strike/>
                <w:szCs w:val="22"/>
              </w:rPr>
            </w:pPr>
            <w:r>
              <w:rPr>
                <w:rFonts w:cs="Arial"/>
                <w:szCs w:val="22"/>
              </w:rPr>
              <w:t>SVSServer registered to Network</w:t>
            </w:r>
            <w:r>
              <w:rPr>
                <w:rFonts w:eastAsia="Calibri" w:cs="Arial"/>
                <w:strike/>
                <w:szCs w:val="22"/>
              </w:rPr>
              <w:t xml:space="preserve"> </w:t>
            </w:r>
          </w:p>
          <w:p w14:paraId="42EA32A2" w14:textId="77777777" w:rsidR="00F30367" w:rsidRDefault="00B113DE" w:rsidP="00F30367">
            <w:pPr>
              <w:spacing w:line="256" w:lineRule="auto"/>
              <w:rPr>
                <w:rFonts w:cs="Arial"/>
                <w:szCs w:val="22"/>
              </w:rPr>
            </w:pPr>
            <w:r>
              <w:rPr>
                <w:rFonts w:eastAsia="Calibri" w:cs="Arial"/>
                <w:szCs w:val="22"/>
              </w:rPr>
              <w:t>Main Battery Engaged</w:t>
            </w:r>
          </w:p>
          <w:p w14:paraId="2DA54D51" w14:textId="77777777" w:rsidR="00F30367" w:rsidRDefault="00B113DE" w:rsidP="00F30367">
            <w:pPr>
              <w:spacing w:line="256" w:lineRule="auto"/>
            </w:pPr>
            <w:r>
              <w:t>SVS_ALERT_LOC_DATA DID activated</w:t>
            </w:r>
          </w:p>
          <w:p w14:paraId="3993D572" w14:textId="77777777" w:rsidR="00F30367" w:rsidRDefault="00B113DE" w:rsidP="00F30367">
            <w:pPr>
              <w:spacing w:line="256" w:lineRule="auto"/>
            </w:pPr>
            <w:r>
              <w:t>GRPC alert triggered to customer</w:t>
            </w:r>
          </w:p>
        </w:tc>
      </w:tr>
      <w:tr w:rsidR="00F30367" w14:paraId="1D881C77"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13F028" w14:textId="77777777" w:rsidR="00F30367" w:rsidRDefault="00B113DE" w:rsidP="00F30367">
            <w:pPr>
              <w:spacing w:line="276" w:lineRule="auto"/>
            </w:pPr>
            <w:r>
              <w:rPr>
                <w:b/>
                <w:bCs/>
              </w:rPr>
              <w:t>Scenario Description</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F0F232" w14:textId="77777777" w:rsidR="00F30367" w:rsidRDefault="00B113DE" w:rsidP="00F30367">
            <w:pPr>
              <w:spacing w:line="256" w:lineRule="auto"/>
            </w:pPr>
            <w:r>
              <w:rPr>
                <w:rFonts w:eastAsia="Calibri" w:cs="Arial"/>
                <w:szCs w:val="22"/>
              </w:rPr>
              <w:t xml:space="preserve">SVSServer </w:t>
            </w:r>
            <w:r>
              <w:t>shall send GRPC early theft alert vehicle location data stop response to SVSOffBoardClient with successful confirmation of vehicle location data reporting stopped.</w:t>
            </w:r>
          </w:p>
        </w:tc>
      </w:tr>
      <w:tr w:rsidR="00F30367" w14:paraId="6EFB1CA5"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B8D2D5" w14:textId="77777777" w:rsidR="00F30367" w:rsidRDefault="00B113DE" w:rsidP="00F30367">
            <w:pPr>
              <w:spacing w:line="276" w:lineRule="auto"/>
            </w:pPr>
            <w:r>
              <w:rPr>
                <w:b/>
                <w:bCs/>
              </w:rPr>
              <w:t>Post-conditions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7CE171" w14:textId="77777777" w:rsidR="00F30367" w:rsidRDefault="00B113DE" w:rsidP="00F30367">
            <w:pPr>
              <w:spacing w:line="256" w:lineRule="auto"/>
            </w:pPr>
            <w:r>
              <w:t xml:space="preserve">GRPC early theft alert vehicle location data stop response shall be sent to SVSOffBoardClient. </w:t>
            </w:r>
          </w:p>
          <w:p w14:paraId="5BE15808" w14:textId="77777777" w:rsidR="00F30367" w:rsidRDefault="00B113DE" w:rsidP="00F30367">
            <w:pPr>
              <w:spacing w:line="256" w:lineRule="auto"/>
            </w:pPr>
            <w:r>
              <w:rPr>
                <w:rFonts w:cs="Arial"/>
                <w:szCs w:val="22"/>
              </w:rPr>
              <w:t xml:space="preserve">For SMS </w:t>
            </w:r>
            <w:r>
              <w:t>early theft alert vehicle location data stop command request</w:t>
            </w:r>
            <w:r>
              <w:rPr>
                <w:rFonts w:cs="Arial"/>
                <w:szCs w:val="22"/>
              </w:rPr>
              <w:t xml:space="preserve"> SVSServer shall send GRPC response to </w:t>
            </w:r>
            <w:r>
              <w:t>SVSOffBoardClient.</w:t>
            </w:r>
          </w:p>
        </w:tc>
      </w:tr>
      <w:tr w:rsidR="00F30367" w14:paraId="16515BE3"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86DBCE" w14:textId="77777777" w:rsidR="00F30367" w:rsidRDefault="00B113DE" w:rsidP="00F30367">
            <w:pPr>
              <w:spacing w:line="276" w:lineRule="auto"/>
            </w:pPr>
            <w:r>
              <w:rPr>
                <w:b/>
                <w:bCs/>
              </w:rPr>
              <w:t>List of Exception Use Cases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AB3D08" w14:textId="77777777" w:rsidR="00F30367" w:rsidRDefault="00F30367" w:rsidP="00F30367">
            <w:pPr>
              <w:spacing w:line="256" w:lineRule="auto"/>
            </w:pPr>
          </w:p>
        </w:tc>
      </w:tr>
      <w:tr w:rsidR="00F30367" w14:paraId="06E8F78B"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3ED03B" w14:textId="77777777" w:rsidR="00F30367" w:rsidRDefault="00B113DE" w:rsidP="00F30367">
            <w:pPr>
              <w:spacing w:line="276" w:lineRule="auto"/>
            </w:pPr>
            <w:r>
              <w:rPr>
                <w:b/>
                <w:bCs/>
              </w:rPr>
              <w:t>Interfaces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C74D2F" w14:textId="77777777" w:rsidR="00F30367" w:rsidRDefault="00B113DE" w:rsidP="00F30367">
            <w:pPr>
              <w:spacing w:line="256" w:lineRule="auto"/>
            </w:pPr>
            <w:r>
              <w:t>GRPC</w:t>
            </w:r>
          </w:p>
        </w:tc>
      </w:tr>
    </w:tbl>
    <w:p w14:paraId="326D3F74" w14:textId="77777777" w:rsidR="00F30367" w:rsidRDefault="00F30367" w:rsidP="00F30367"/>
    <w:p w14:paraId="24280236" w14:textId="77777777" w:rsidR="00F30367" w:rsidRDefault="00B113DE" w:rsidP="009B4C29">
      <w:pPr>
        <w:pStyle w:val="Heading4"/>
      </w:pPr>
      <w:r>
        <w:t>SVS-UC-REQ-352791/A-Alert Triggered Location Collection Termination Message while Main Battery Connected NOT in Theft Mode</w:t>
      </w:r>
    </w:p>
    <w:p w14:paraId="2DE98685"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3D2988EC"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DA58EE" w14:textId="77777777" w:rsidR="00F30367" w:rsidRDefault="00B113DE" w:rsidP="00F30367">
            <w:pPr>
              <w:spacing w:line="276" w:lineRule="auto"/>
            </w:pPr>
            <w:r>
              <w:rPr>
                <w:b/>
                <w:bCs/>
              </w:rPr>
              <w:t>addaActors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D92A0A4" w14:textId="77777777" w:rsidR="00F30367" w:rsidRDefault="00B113DE" w:rsidP="00F30367">
            <w:pPr>
              <w:spacing w:line="256" w:lineRule="auto"/>
              <w:rPr>
                <w:rFonts w:cs="Arial"/>
              </w:rPr>
            </w:pPr>
            <w:r>
              <w:rPr>
                <w:rFonts w:cs="Arial"/>
              </w:rPr>
              <w:t>SVSServer, SVSOffBoardClient, BUB</w:t>
            </w:r>
          </w:p>
        </w:tc>
      </w:tr>
      <w:tr w:rsidR="00F30367" w14:paraId="4ECF0EA1"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769B4D"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4A30C372" w14:textId="77777777" w:rsidR="00F30367" w:rsidRDefault="00B113DE" w:rsidP="00F30367">
            <w:pPr>
              <w:spacing w:line="276" w:lineRule="auto"/>
              <w:rPr>
                <w:rFonts w:eastAsiaTheme="minorHAnsi" w:cs="Arial"/>
              </w:rPr>
            </w:pPr>
            <w:r>
              <w:rPr>
                <w:rFonts w:eastAsiaTheme="minorHAnsi" w:cs="Arial"/>
              </w:rPr>
              <w:t>Vehicle capable of SVS (based on region)</w:t>
            </w:r>
          </w:p>
          <w:p w14:paraId="4BC6CA99" w14:textId="77777777" w:rsidR="00F30367" w:rsidRDefault="00B113DE" w:rsidP="00F30367">
            <w:pPr>
              <w:spacing w:line="276" w:lineRule="auto"/>
              <w:rPr>
                <w:rFonts w:eastAsiaTheme="minorHAnsi" w:cs="Arial"/>
              </w:rPr>
            </w:pPr>
            <w:r>
              <w:rPr>
                <w:rFonts w:eastAsiaTheme="minorHAnsi" w:cs="Arial"/>
              </w:rPr>
              <w:t>Customer Subscribed to SVS</w:t>
            </w:r>
          </w:p>
          <w:p w14:paraId="245735C9" w14:textId="77777777" w:rsidR="00F30367" w:rsidRDefault="00B113DE" w:rsidP="00F30367">
            <w:pPr>
              <w:spacing w:line="276" w:lineRule="auto"/>
              <w:rPr>
                <w:rFonts w:eastAsiaTheme="minorHAnsi" w:cs="Arial"/>
              </w:rPr>
            </w:pPr>
            <w:r>
              <w:rPr>
                <w:rFonts w:eastAsiaTheme="minorHAnsi" w:cs="Arial"/>
              </w:rPr>
              <w:t>Main Power Available</w:t>
            </w:r>
          </w:p>
          <w:p w14:paraId="40B73091" w14:textId="77777777" w:rsidR="00F30367" w:rsidRDefault="00B113DE" w:rsidP="00F30367">
            <w:pPr>
              <w:spacing w:line="276" w:lineRule="auto"/>
              <w:rPr>
                <w:rFonts w:eastAsiaTheme="minorHAnsi" w:cs="Arial"/>
              </w:rPr>
            </w:pPr>
            <w:r>
              <w:rPr>
                <w:rFonts w:eastAsiaTheme="minorHAnsi" w:cs="Arial"/>
              </w:rPr>
              <w:t>Theft Mode NOT Active</w:t>
            </w:r>
          </w:p>
        </w:tc>
      </w:tr>
      <w:tr w:rsidR="00F30367" w14:paraId="41C9BD8D"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711C2A"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265263C2" w14:textId="77777777" w:rsidR="00F30367" w:rsidRDefault="00B113DE" w:rsidP="00F30367">
            <w:pPr>
              <w:spacing w:line="276" w:lineRule="auto"/>
              <w:rPr>
                <w:rFonts w:eastAsiaTheme="minorHAnsi" w:cs="Arial"/>
              </w:rPr>
            </w:pPr>
            <w:r>
              <w:rPr>
                <w:rFonts w:eastAsiaTheme="minorHAnsi" w:cs="Arial"/>
              </w:rPr>
              <w:t>Early Theft Alert triggered and location collection for the duration specified in SVS_ALERT_LOC_DATA active. C1 power level reached.</w:t>
            </w:r>
          </w:p>
        </w:tc>
      </w:tr>
      <w:tr w:rsidR="00F30367" w14:paraId="023B0E11"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79AD46"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1DF95B94" w14:textId="77777777" w:rsidR="00F30367" w:rsidRDefault="00B113DE" w:rsidP="00F30367">
            <w:pPr>
              <w:spacing w:line="276" w:lineRule="auto"/>
              <w:rPr>
                <w:rFonts w:eastAsiaTheme="minorHAnsi" w:cs="Arial"/>
              </w:rPr>
            </w:pPr>
            <w:r>
              <w:rPr>
                <w:rFonts w:eastAsiaTheme="minorHAnsi" w:cs="Arial"/>
              </w:rPr>
              <w:t>Location Collection Termination Message send from SVSServer to SVSOffBoardClient via GRPC</w:t>
            </w:r>
          </w:p>
        </w:tc>
      </w:tr>
      <w:tr w:rsidR="00F30367" w14:paraId="78C32483"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9758BA" w14:textId="77777777" w:rsidR="00F30367" w:rsidRDefault="00B113DE" w:rsidP="00F30367">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7F339409" w14:textId="77777777" w:rsidR="00F30367" w:rsidRDefault="00F30367" w:rsidP="00F30367">
            <w:pPr>
              <w:spacing w:line="276" w:lineRule="auto"/>
              <w:rPr>
                <w:rFonts w:eastAsiaTheme="minorHAnsi" w:cs="Arial"/>
              </w:rPr>
            </w:pPr>
          </w:p>
        </w:tc>
      </w:tr>
      <w:tr w:rsidR="00F30367" w14:paraId="3C0D13DC"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5CB08B" w14:textId="77777777" w:rsidR="00F30367" w:rsidRDefault="00B113DE" w:rsidP="00F30367">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0BEDC78D" w14:textId="77777777" w:rsidR="00F30367" w:rsidRDefault="00F30367" w:rsidP="00F30367">
            <w:pPr>
              <w:spacing w:line="276" w:lineRule="auto"/>
              <w:rPr>
                <w:rFonts w:eastAsiaTheme="minorHAnsi" w:cs="Arial"/>
              </w:rPr>
            </w:pPr>
          </w:p>
        </w:tc>
      </w:tr>
    </w:tbl>
    <w:p w14:paraId="5CBFBC22" w14:textId="77777777" w:rsidR="00F30367" w:rsidRDefault="00F30367" w:rsidP="00F30367"/>
    <w:p w14:paraId="42A13CB1" w14:textId="77777777" w:rsidR="00F30367" w:rsidRDefault="00B113DE" w:rsidP="009B4C29">
      <w:pPr>
        <w:pStyle w:val="Heading4"/>
      </w:pPr>
      <w:r>
        <w:t>SVS-UC-REQ-352792/A-Alert Triggered Location Collection Termination on BUB NOT in Theft Mode</w:t>
      </w:r>
    </w:p>
    <w:p w14:paraId="3EA2320F" w14:textId="77777777" w:rsidR="00F30367" w:rsidRDefault="00F30367" w:rsidP="00F30367">
      <w:pPr>
        <w:rPr>
          <w:ins w:id="1146" w:author="Ekanthappa, Rudresh (R.)" w:date="2019-11-13T15:01:00Z"/>
        </w:rPr>
      </w:pPr>
    </w:p>
    <w:p w14:paraId="6F674888" w14:textId="77777777" w:rsidR="00F73DC1" w:rsidRPr="00AE06BC" w:rsidRDefault="007E120A" w:rsidP="00F30367">
      <w:del w:id="1147" w:author="Ekanthappa, Rudresh (R.)" w:date="2019-11-22T11:50:00Z">
        <w:r w:rsidDel="00CA3A3A">
          <w:rPr>
            <w:rStyle w:val="CommentReference"/>
          </w:rPr>
          <w:commentReference w:id="1148"/>
        </w:r>
      </w:del>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049F4A3E"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567680" w14:textId="77777777" w:rsidR="00F30367" w:rsidRDefault="00B113DE" w:rsidP="00F30367">
            <w:pPr>
              <w:spacing w:line="276" w:lineRule="auto"/>
            </w:pPr>
            <w:r>
              <w:rPr>
                <w:b/>
                <w:bCs/>
              </w:rPr>
              <w:t>Actors</w:t>
            </w:r>
          </w:p>
        </w:tc>
        <w:tc>
          <w:tcPr>
            <w:tcW w:w="74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80CF852" w14:textId="77777777" w:rsidR="00F30367" w:rsidRDefault="00B113DE" w:rsidP="00F30367">
            <w:pPr>
              <w:spacing w:line="256" w:lineRule="auto"/>
              <w:rPr>
                <w:rFonts w:cs="Arial"/>
              </w:rPr>
            </w:pPr>
            <w:r>
              <w:rPr>
                <w:rFonts w:cs="Arial"/>
              </w:rPr>
              <w:t>SVSServer, SVSOffBoardClient, BUB</w:t>
            </w:r>
          </w:p>
        </w:tc>
      </w:tr>
      <w:tr w:rsidR="00F30367" w14:paraId="24D7789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EFE7F0" w14:textId="77777777" w:rsidR="00F30367" w:rsidRDefault="00B113DE" w:rsidP="00F30367">
            <w:pPr>
              <w:spacing w:line="276" w:lineRule="auto"/>
            </w:pPr>
            <w:r>
              <w:rPr>
                <w:b/>
                <w:bCs/>
              </w:rPr>
              <w:t>Pre-conditions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27A1E3F7" w14:textId="77777777" w:rsidR="00F30367" w:rsidRDefault="00B113DE" w:rsidP="00F30367">
            <w:pPr>
              <w:spacing w:line="276" w:lineRule="auto"/>
              <w:rPr>
                <w:rFonts w:eastAsiaTheme="minorHAnsi" w:cs="Arial"/>
              </w:rPr>
            </w:pPr>
            <w:r>
              <w:rPr>
                <w:rFonts w:eastAsiaTheme="minorHAnsi" w:cs="Arial"/>
              </w:rPr>
              <w:t>Vehicle capable of SVS (based on region)</w:t>
            </w:r>
          </w:p>
          <w:p w14:paraId="08B3454A" w14:textId="77777777" w:rsidR="00F30367" w:rsidRDefault="00B113DE" w:rsidP="00F30367">
            <w:pPr>
              <w:spacing w:line="276" w:lineRule="auto"/>
              <w:rPr>
                <w:rFonts w:eastAsiaTheme="minorHAnsi" w:cs="Arial"/>
              </w:rPr>
            </w:pPr>
            <w:r>
              <w:rPr>
                <w:rFonts w:eastAsiaTheme="minorHAnsi" w:cs="Arial"/>
              </w:rPr>
              <w:t>Customer Subscribed to SVS</w:t>
            </w:r>
          </w:p>
          <w:p w14:paraId="6075D117" w14:textId="77777777" w:rsidR="00F30367" w:rsidRDefault="00B113DE" w:rsidP="00F30367">
            <w:pPr>
              <w:spacing w:line="276" w:lineRule="auto"/>
              <w:rPr>
                <w:rFonts w:eastAsiaTheme="minorHAnsi" w:cs="Arial"/>
              </w:rPr>
            </w:pPr>
            <w:r>
              <w:rPr>
                <w:rFonts w:eastAsiaTheme="minorHAnsi" w:cs="Arial"/>
              </w:rPr>
              <w:t>Main Power Unavailable (disconnected)</w:t>
            </w:r>
          </w:p>
          <w:p w14:paraId="22E35BD0" w14:textId="77777777" w:rsidR="00F30367" w:rsidRDefault="00B113DE" w:rsidP="00F30367">
            <w:pPr>
              <w:spacing w:line="276" w:lineRule="auto"/>
              <w:rPr>
                <w:rFonts w:eastAsiaTheme="minorHAnsi" w:cs="Arial"/>
              </w:rPr>
            </w:pPr>
            <w:r>
              <w:rPr>
                <w:rFonts w:eastAsiaTheme="minorHAnsi" w:cs="Arial"/>
              </w:rPr>
              <w:t>BUB AVAILABLE</w:t>
            </w:r>
          </w:p>
          <w:p w14:paraId="07460917" w14:textId="77777777" w:rsidR="00F30367" w:rsidRDefault="00B113DE" w:rsidP="00F30367">
            <w:pPr>
              <w:spacing w:line="276" w:lineRule="auto"/>
              <w:rPr>
                <w:rFonts w:eastAsiaTheme="minorHAnsi" w:cs="Arial"/>
              </w:rPr>
            </w:pPr>
            <w:r>
              <w:rPr>
                <w:rFonts w:eastAsiaTheme="minorHAnsi" w:cs="Arial"/>
              </w:rPr>
              <w:t>Theft Mode NOT Active</w:t>
            </w:r>
          </w:p>
        </w:tc>
      </w:tr>
      <w:tr w:rsidR="00F30367" w14:paraId="42415F25"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3B2740" w14:textId="77777777" w:rsidR="00F30367" w:rsidRDefault="00B113DE" w:rsidP="00F30367">
            <w:pPr>
              <w:spacing w:line="276" w:lineRule="auto"/>
            </w:pPr>
            <w:r>
              <w:rPr>
                <w:b/>
                <w:bCs/>
              </w:rPr>
              <w:t>Scenario Description</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6D5DCAFE" w14:textId="77777777" w:rsidR="00F30367" w:rsidRDefault="00B113DE" w:rsidP="00F30367">
            <w:pPr>
              <w:spacing w:line="276" w:lineRule="auto"/>
              <w:rPr>
                <w:rFonts w:eastAsiaTheme="minorHAnsi" w:cs="Arial"/>
              </w:rPr>
            </w:pPr>
            <w:r>
              <w:rPr>
                <w:rFonts w:eastAsiaTheme="minorHAnsi" w:cs="Arial"/>
              </w:rPr>
              <w:t>Early Theft Alert triggered and location collection for the duration specified in SVS_ALERT_LOC_DATA active. C4 power level reached.</w:t>
            </w:r>
          </w:p>
        </w:tc>
      </w:tr>
      <w:tr w:rsidR="00F30367" w14:paraId="70CF5D8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EBE56E" w14:textId="77777777" w:rsidR="00F30367" w:rsidRDefault="00B113DE" w:rsidP="00F30367">
            <w:pPr>
              <w:spacing w:line="276" w:lineRule="auto"/>
            </w:pPr>
            <w:r>
              <w:rPr>
                <w:b/>
                <w:bCs/>
              </w:rPr>
              <w:t>Post-conditions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54CDA8BE" w14:textId="77777777" w:rsidR="00F30367" w:rsidRDefault="00B113DE" w:rsidP="00F30367">
            <w:pPr>
              <w:spacing w:line="276" w:lineRule="auto"/>
              <w:rPr>
                <w:rFonts w:eastAsiaTheme="minorHAnsi" w:cs="Arial"/>
              </w:rPr>
            </w:pPr>
            <w:r>
              <w:rPr>
                <w:rFonts w:eastAsiaTheme="minorHAnsi" w:cs="Arial"/>
              </w:rPr>
              <w:t>Location Collection Termination Message send from SVSServer to SVSOffBoardClient via GRPC</w:t>
            </w:r>
          </w:p>
        </w:tc>
      </w:tr>
      <w:tr w:rsidR="00F30367" w14:paraId="401EB0F5"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451D4D" w14:textId="77777777" w:rsidR="00F30367" w:rsidRDefault="00B113DE">
            <w:pPr>
              <w:spacing w:line="276" w:lineRule="auto"/>
            </w:pPr>
            <w:r>
              <w:rPr>
                <w:b/>
                <w:bCs/>
              </w:rPr>
              <w:t>List of Exception Use Cases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1C81F19C" w14:textId="77777777" w:rsidR="00F30367" w:rsidRDefault="00F30367">
            <w:pPr>
              <w:spacing w:line="276" w:lineRule="auto"/>
            </w:pPr>
          </w:p>
        </w:tc>
      </w:tr>
      <w:tr w:rsidR="00F30367" w14:paraId="56E42C20"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778530" w14:textId="77777777" w:rsidR="00F30367" w:rsidRDefault="00B113DE">
            <w:pPr>
              <w:spacing w:line="276" w:lineRule="auto"/>
            </w:pPr>
            <w:r>
              <w:rPr>
                <w:b/>
                <w:bCs/>
              </w:rPr>
              <w:t>Interfaces</w:t>
            </w:r>
          </w:p>
        </w:tc>
        <w:tc>
          <w:tcPr>
            <w:tcW w:w="7416" w:type="dxa"/>
            <w:tcBorders>
              <w:top w:val="nil"/>
              <w:left w:val="nil"/>
              <w:bottom w:val="single" w:sz="8" w:space="0" w:color="auto"/>
              <w:right w:val="single" w:sz="8" w:space="0" w:color="auto"/>
            </w:tcBorders>
            <w:tcMar>
              <w:top w:w="0" w:type="dxa"/>
              <w:left w:w="108" w:type="dxa"/>
              <w:bottom w:w="0" w:type="dxa"/>
              <w:right w:w="108" w:type="dxa"/>
            </w:tcMar>
          </w:tcPr>
          <w:p w14:paraId="283D68A4" w14:textId="77777777" w:rsidR="00F30367" w:rsidRDefault="00F30367">
            <w:pPr>
              <w:spacing w:line="276" w:lineRule="auto"/>
            </w:pPr>
          </w:p>
        </w:tc>
      </w:tr>
    </w:tbl>
    <w:p w14:paraId="0A7DAB95" w14:textId="77777777" w:rsidR="00F30367" w:rsidRDefault="00F30367" w:rsidP="00F30367"/>
    <w:p w14:paraId="122C3272" w14:textId="77777777" w:rsidR="00F30367" w:rsidRDefault="00B113DE" w:rsidP="009B4C29">
      <w:pPr>
        <w:pStyle w:val="Heading4"/>
      </w:pPr>
      <w:r>
        <w:t>SVS-UC-REQ-352793/A-SVSServer SVS application alerts storage</w:t>
      </w:r>
    </w:p>
    <w:p w14:paraId="4498058C" w14:textId="77777777" w:rsidR="00F30367" w:rsidRPr="00AE06BC" w:rsidRDefault="00F30367" w:rsidP="00F30367"/>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7416"/>
      </w:tblGrid>
      <w:tr w:rsidR="00F30367" w14:paraId="7A0D1C8A" w14:textId="77777777" w:rsidTr="009B4C29">
        <w:trPr>
          <w:jc w:val="center"/>
        </w:trPr>
        <w:tc>
          <w:tcPr>
            <w:tcW w:w="18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19A64D" w14:textId="77777777" w:rsidR="00F30367" w:rsidRDefault="00B113DE" w:rsidP="00F30367">
            <w:pPr>
              <w:spacing w:line="276" w:lineRule="auto"/>
            </w:pPr>
            <w:r>
              <w:rPr>
                <w:b/>
                <w:bCs/>
              </w:rPr>
              <w:t>Actors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0D94AA" w14:textId="77777777" w:rsidR="00F30367" w:rsidRDefault="00B113DE" w:rsidP="00F30367">
            <w:pPr>
              <w:spacing w:line="276" w:lineRule="auto"/>
              <w:rPr>
                <w:rFonts w:cs="Arial"/>
                <w:szCs w:val="22"/>
              </w:rPr>
            </w:pPr>
            <w:r>
              <w:rPr>
                <w:rFonts w:cs="Arial"/>
                <w:szCs w:val="22"/>
              </w:rPr>
              <w:t>Call Center, SVSOffBoardClient, SVSServer</w:t>
            </w:r>
          </w:p>
        </w:tc>
      </w:tr>
      <w:tr w:rsidR="00F30367" w14:paraId="24201041"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0CD1B7" w14:textId="77777777" w:rsidR="00F30367" w:rsidRDefault="00B113DE" w:rsidP="00F30367">
            <w:pPr>
              <w:spacing w:line="276" w:lineRule="auto"/>
            </w:pPr>
            <w:r>
              <w:rPr>
                <w:b/>
                <w:bCs/>
              </w:rPr>
              <w:t>Pre-conditions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D655C9" w14:textId="77777777" w:rsidR="00F30367" w:rsidRDefault="00B113DE" w:rsidP="00F30367">
            <w:pPr>
              <w:spacing w:line="276" w:lineRule="auto"/>
              <w:rPr>
                <w:rFonts w:cs="Arial"/>
                <w:szCs w:val="22"/>
              </w:rPr>
            </w:pPr>
            <w:r>
              <w:rPr>
                <w:rFonts w:cs="Arial"/>
                <w:szCs w:val="22"/>
              </w:rPr>
              <w:t xml:space="preserve">Customer feature subscription </w:t>
            </w:r>
          </w:p>
          <w:p w14:paraId="6BA5E6F8" w14:textId="77777777" w:rsidR="00F30367" w:rsidRDefault="00B113DE" w:rsidP="00F30367">
            <w:pPr>
              <w:spacing w:line="276" w:lineRule="auto"/>
              <w:rPr>
                <w:rFonts w:cs="Arial"/>
                <w:szCs w:val="22"/>
              </w:rPr>
            </w:pPr>
            <w:r>
              <w:rPr>
                <w:rFonts w:cs="Arial"/>
                <w:szCs w:val="22"/>
              </w:rPr>
              <w:t>Ignition ON/OFF</w:t>
            </w:r>
          </w:p>
          <w:p w14:paraId="569AA7F6" w14:textId="77777777" w:rsidR="00F30367" w:rsidRDefault="00B113DE" w:rsidP="00F30367">
            <w:pPr>
              <w:spacing w:line="276" w:lineRule="auto"/>
              <w:rPr>
                <w:rFonts w:cs="Arial"/>
                <w:szCs w:val="22"/>
              </w:rPr>
            </w:pPr>
            <w:r>
              <w:rPr>
                <w:rFonts w:cs="Arial"/>
                <w:szCs w:val="22"/>
              </w:rPr>
              <w:t>SVS Theft Mode activated</w:t>
            </w:r>
          </w:p>
          <w:p w14:paraId="062A698E" w14:textId="77777777" w:rsidR="00F30367" w:rsidRDefault="00B113DE" w:rsidP="00F30367">
            <w:pPr>
              <w:spacing w:line="276" w:lineRule="auto"/>
              <w:rPr>
                <w:rFonts w:cs="Arial"/>
                <w:szCs w:val="22"/>
              </w:rPr>
            </w:pPr>
            <w:r>
              <w:rPr>
                <w:rFonts w:eastAsia="Calibri" w:cs="Arial"/>
                <w:szCs w:val="22"/>
              </w:rPr>
              <w:t>Main Battery/BUB Engaged</w:t>
            </w:r>
          </w:p>
        </w:tc>
      </w:tr>
      <w:tr w:rsidR="00F30367" w14:paraId="19244148"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C52C5" w14:textId="77777777" w:rsidR="00F30367" w:rsidRDefault="00B113DE" w:rsidP="00F30367">
            <w:pPr>
              <w:spacing w:line="276" w:lineRule="auto"/>
            </w:pPr>
            <w:r>
              <w:rPr>
                <w:b/>
                <w:bCs/>
              </w:rPr>
              <w:t>Scenario Description</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A04282" w14:textId="77777777" w:rsidR="00F30367" w:rsidRDefault="00B113DE" w:rsidP="00F30367">
            <w:pPr>
              <w:spacing w:line="256" w:lineRule="auto"/>
              <w:rPr>
                <w:rFonts w:cs="Arial"/>
                <w:szCs w:val="22"/>
              </w:rPr>
            </w:pPr>
            <w:r>
              <w:t xml:space="preserve">For GRPC communication failure or during no cellular coverage, All alerts shall be stored. </w:t>
            </w:r>
          </w:p>
        </w:tc>
      </w:tr>
      <w:tr w:rsidR="00F30367" w14:paraId="49D1699F"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E928A5" w14:textId="77777777" w:rsidR="00F30367" w:rsidRDefault="00B113DE" w:rsidP="00F30367">
            <w:pPr>
              <w:spacing w:line="276" w:lineRule="auto"/>
            </w:pPr>
            <w:r>
              <w:rPr>
                <w:b/>
                <w:bCs/>
              </w:rPr>
              <w:t>Post-conditions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C91256" w14:textId="77777777" w:rsidR="00F30367" w:rsidRDefault="00B113DE" w:rsidP="00F30367">
            <w:pPr>
              <w:spacing w:line="256" w:lineRule="auto"/>
              <w:rPr>
                <w:rFonts w:cs="Arial"/>
                <w:szCs w:val="22"/>
              </w:rPr>
            </w:pPr>
            <w:r>
              <w:t xml:space="preserve">Once GRPC communication re-established or cellular service has been restored all the stored alerts shall be transmitted to </w:t>
            </w:r>
            <w:r>
              <w:rPr>
                <w:rFonts w:cs="Arial"/>
                <w:szCs w:val="22"/>
              </w:rPr>
              <w:t>SVSOffBoardClient</w:t>
            </w:r>
          </w:p>
        </w:tc>
      </w:tr>
      <w:tr w:rsidR="00F30367" w14:paraId="4987747D"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CDE6B0" w14:textId="77777777" w:rsidR="00F30367" w:rsidRDefault="00B113DE" w:rsidP="00F30367">
            <w:pPr>
              <w:spacing w:line="276" w:lineRule="auto"/>
            </w:pPr>
            <w:r>
              <w:rPr>
                <w:b/>
                <w:bCs/>
              </w:rPr>
              <w:t>List of Exception Use Cases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178CF5" w14:textId="77777777" w:rsidR="00F30367" w:rsidRDefault="00F30367" w:rsidP="00F30367">
            <w:pPr>
              <w:spacing w:line="276" w:lineRule="auto"/>
              <w:rPr>
                <w:rFonts w:cs="Arial"/>
                <w:szCs w:val="22"/>
              </w:rPr>
            </w:pPr>
          </w:p>
        </w:tc>
      </w:tr>
      <w:tr w:rsidR="00F30367" w14:paraId="77BC0D15" w14:textId="77777777" w:rsidTr="009B4C29">
        <w:trPr>
          <w:jc w:val="center"/>
        </w:trPr>
        <w:tc>
          <w:tcPr>
            <w:tcW w:w="18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8CB5F3" w14:textId="77777777" w:rsidR="00F30367" w:rsidRDefault="00B113DE" w:rsidP="00F30367">
            <w:pPr>
              <w:spacing w:line="276" w:lineRule="auto"/>
            </w:pPr>
            <w:r>
              <w:rPr>
                <w:b/>
                <w:bCs/>
              </w:rPr>
              <w:t>Interfaces</w:t>
            </w:r>
          </w:p>
        </w:tc>
        <w:tc>
          <w:tcPr>
            <w:tcW w:w="74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2D239C" w14:textId="77777777" w:rsidR="00F30367" w:rsidRDefault="00B113DE" w:rsidP="00F30367">
            <w:pPr>
              <w:spacing w:line="276" w:lineRule="auto"/>
              <w:rPr>
                <w:rFonts w:cs="Arial"/>
                <w:szCs w:val="22"/>
              </w:rPr>
            </w:pPr>
            <w:r>
              <w:rPr>
                <w:rFonts w:cs="Arial"/>
                <w:szCs w:val="22"/>
              </w:rPr>
              <w:t>API, GRPC</w:t>
            </w:r>
          </w:p>
        </w:tc>
      </w:tr>
    </w:tbl>
    <w:p w14:paraId="044ED0C0" w14:textId="77777777" w:rsidR="00F30367" w:rsidRDefault="00F30367" w:rsidP="00F30367"/>
    <w:p w14:paraId="5EAAFB70" w14:textId="77777777" w:rsidR="00F30367" w:rsidRDefault="00B113DE" w:rsidP="009B4C29">
      <w:pPr>
        <w:pStyle w:val="Heading4"/>
      </w:pPr>
      <w:r>
        <w:t>SVS-UC-REQ-320188/C-SVS DTC Notifications</w:t>
      </w:r>
    </w:p>
    <w:p w14:paraId="607CDF89" w14:textId="77777777" w:rsidR="00F30367" w:rsidRPr="00AE06BC" w:rsidRDefault="00F30367" w:rsidP="00F303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66"/>
      </w:tblGrid>
      <w:tr w:rsidR="00F30367" w:rsidRPr="003E64DF" w14:paraId="2B526128" w14:textId="77777777" w:rsidTr="009B4C29">
        <w:trPr>
          <w:jc w:val="center"/>
        </w:trPr>
        <w:tc>
          <w:tcPr>
            <w:tcW w:w="1910" w:type="dxa"/>
            <w:shd w:val="clear" w:color="auto" w:fill="BFBFBF"/>
          </w:tcPr>
          <w:p w14:paraId="31988188" w14:textId="77777777" w:rsidR="00F30367" w:rsidRPr="003E64DF" w:rsidRDefault="00B113DE" w:rsidP="00F30367">
            <w:pPr>
              <w:rPr>
                <w:b/>
              </w:rPr>
            </w:pPr>
            <w:r w:rsidRPr="003E64DF">
              <w:rPr>
                <w:b/>
              </w:rPr>
              <w:t>Actors</w:t>
            </w:r>
          </w:p>
        </w:tc>
        <w:tc>
          <w:tcPr>
            <w:tcW w:w="7666" w:type="dxa"/>
            <w:shd w:val="clear" w:color="auto" w:fill="auto"/>
          </w:tcPr>
          <w:p w14:paraId="42AE146D" w14:textId="77777777" w:rsidR="00F30367" w:rsidRPr="003E64DF" w:rsidRDefault="00B113DE" w:rsidP="00F30367">
            <w:r>
              <w:t>SVSServer</w:t>
            </w:r>
            <w:r w:rsidRPr="003E64DF">
              <w:t xml:space="preserve">, </w:t>
            </w:r>
            <w:r>
              <w:t>SVSOffBoardClient, SVS App</w:t>
            </w:r>
            <w:r w:rsidRPr="003E64DF">
              <w:t>, Mobile App</w:t>
            </w:r>
          </w:p>
        </w:tc>
      </w:tr>
      <w:tr w:rsidR="00F30367" w:rsidRPr="003E64DF" w14:paraId="6A1F4E85" w14:textId="77777777" w:rsidTr="009B4C29">
        <w:trPr>
          <w:jc w:val="center"/>
        </w:trPr>
        <w:tc>
          <w:tcPr>
            <w:tcW w:w="1910" w:type="dxa"/>
            <w:shd w:val="clear" w:color="auto" w:fill="BFBFBF"/>
          </w:tcPr>
          <w:p w14:paraId="126600EB" w14:textId="77777777" w:rsidR="00F30367" w:rsidRPr="003E64DF" w:rsidRDefault="00B113DE" w:rsidP="00F30367">
            <w:pPr>
              <w:rPr>
                <w:b/>
              </w:rPr>
            </w:pPr>
            <w:r w:rsidRPr="003E64DF">
              <w:rPr>
                <w:b/>
              </w:rPr>
              <w:t>Pre-Conditions</w:t>
            </w:r>
          </w:p>
        </w:tc>
        <w:tc>
          <w:tcPr>
            <w:tcW w:w="7666" w:type="dxa"/>
            <w:shd w:val="clear" w:color="auto" w:fill="auto"/>
          </w:tcPr>
          <w:p w14:paraId="6E3DF27D" w14:textId="77777777" w:rsidR="00F30367" w:rsidRPr="003E64DF" w:rsidRDefault="00B113DE" w:rsidP="00F30367">
            <w:r w:rsidRPr="003E64DF">
              <w:t xml:space="preserve">SVS Subscription </w:t>
            </w:r>
          </w:p>
          <w:p w14:paraId="598C8B50" w14:textId="77777777" w:rsidR="00F30367" w:rsidRPr="003E64DF" w:rsidRDefault="00B113DE" w:rsidP="00F30367">
            <w:r w:rsidRPr="003E64DF">
              <w:t>Customer notification is enabled</w:t>
            </w:r>
          </w:p>
          <w:p w14:paraId="7FC95719" w14:textId="77777777" w:rsidR="00F30367" w:rsidRPr="003E64DF" w:rsidRDefault="00B113DE" w:rsidP="00F30367">
            <w:r w:rsidRPr="003E64DF">
              <w:t>Ignition “OFF” to “ON” transition</w:t>
            </w:r>
          </w:p>
        </w:tc>
      </w:tr>
      <w:tr w:rsidR="00F30367" w:rsidRPr="003E64DF" w14:paraId="143DAAFA" w14:textId="77777777" w:rsidTr="009B4C29">
        <w:trPr>
          <w:jc w:val="center"/>
        </w:trPr>
        <w:tc>
          <w:tcPr>
            <w:tcW w:w="1910" w:type="dxa"/>
            <w:shd w:val="clear" w:color="auto" w:fill="BFBFBF"/>
          </w:tcPr>
          <w:p w14:paraId="4E1428A5" w14:textId="77777777" w:rsidR="00F30367" w:rsidRPr="003E64DF" w:rsidRDefault="00B113DE" w:rsidP="00F30367">
            <w:pPr>
              <w:rPr>
                <w:b/>
              </w:rPr>
            </w:pPr>
            <w:r w:rsidRPr="003E64DF">
              <w:rPr>
                <w:b/>
              </w:rPr>
              <w:t xml:space="preserve">Scenario Description </w:t>
            </w:r>
          </w:p>
        </w:tc>
        <w:tc>
          <w:tcPr>
            <w:tcW w:w="7666" w:type="dxa"/>
            <w:shd w:val="clear" w:color="auto" w:fill="auto"/>
          </w:tcPr>
          <w:p w14:paraId="76682418" w14:textId="77777777" w:rsidR="00F30367" w:rsidRPr="003E64DF" w:rsidRDefault="00B113DE" w:rsidP="00F30367">
            <w:r w:rsidRPr="003E64DF">
              <w:t>If any SVS</w:t>
            </w:r>
            <w:r>
              <w:t xml:space="preserve"> </w:t>
            </w:r>
            <w:r w:rsidRPr="003E64DF">
              <w:t xml:space="preserve">DTCs are triggered, </w:t>
            </w:r>
            <w:r>
              <w:t xml:space="preserve">SVSServer shall send alert </w:t>
            </w:r>
            <w:r w:rsidRPr="003E64DF">
              <w:t xml:space="preserve">to </w:t>
            </w:r>
            <w:r>
              <w:t>SVSOffBoardClient</w:t>
            </w:r>
          </w:p>
        </w:tc>
      </w:tr>
      <w:tr w:rsidR="00F30367" w:rsidRPr="003E64DF" w14:paraId="198440D5" w14:textId="77777777" w:rsidTr="009B4C29">
        <w:trPr>
          <w:jc w:val="center"/>
        </w:trPr>
        <w:tc>
          <w:tcPr>
            <w:tcW w:w="1910" w:type="dxa"/>
            <w:shd w:val="clear" w:color="auto" w:fill="BFBFBF"/>
          </w:tcPr>
          <w:p w14:paraId="1CD4EED9" w14:textId="77777777" w:rsidR="00F30367" w:rsidRPr="003E64DF" w:rsidRDefault="00B113DE" w:rsidP="00F30367">
            <w:pPr>
              <w:rPr>
                <w:b/>
              </w:rPr>
            </w:pPr>
            <w:r w:rsidRPr="003E64DF">
              <w:rPr>
                <w:b/>
              </w:rPr>
              <w:t>Post-conditions</w:t>
            </w:r>
          </w:p>
        </w:tc>
        <w:tc>
          <w:tcPr>
            <w:tcW w:w="7666" w:type="dxa"/>
            <w:shd w:val="clear" w:color="auto" w:fill="auto"/>
          </w:tcPr>
          <w:p w14:paraId="2FDBACE3" w14:textId="77777777" w:rsidR="00F30367" w:rsidRPr="003E64DF" w:rsidRDefault="00B113DE" w:rsidP="00F30367">
            <w:r w:rsidRPr="003E64DF">
              <w:t xml:space="preserve">A </w:t>
            </w:r>
            <w:r>
              <w:t xml:space="preserve">GRPC </w:t>
            </w:r>
            <w:r w:rsidRPr="003E64DF">
              <w:t xml:space="preserve">message shall be sent to </w:t>
            </w:r>
            <w:r>
              <w:t>SVSOffBoardClient</w:t>
            </w:r>
            <w:r w:rsidRPr="003E64DF">
              <w:t xml:space="preserve"> and forwarded to SVS App and SVS App shall notify Mobile App so that alert is shared with customer that SVS system may not be functioning as designed.</w:t>
            </w:r>
          </w:p>
        </w:tc>
      </w:tr>
      <w:tr w:rsidR="00F30367" w:rsidRPr="003E64DF" w14:paraId="713F6A2F" w14:textId="77777777" w:rsidTr="009B4C29">
        <w:trPr>
          <w:jc w:val="center"/>
        </w:trPr>
        <w:tc>
          <w:tcPr>
            <w:tcW w:w="1910" w:type="dxa"/>
            <w:shd w:val="clear" w:color="auto" w:fill="BFBFBF"/>
          </w:tcPr>
          <w:p w14:paraId="01B7DFFC" w14:textId="77777777" w:rsidR="00F30367" w:rsidRPr="003E64DF" w:rsidRDefault="00B113DE" w:rsidP="00F30367">
            <w:pPr>
              <w:rPr>
                <w:b/>
              </w:rPr>
            </w:pPr>
            <w:r w:rsidRPr="003E64DF">
              <w:rPr>
                <w:b/>
              </w:rPr>
              <w:t>List of Exception Use Case Titles</w:t>
            </w:r>
          </w:p>
        </w:tc>
        <w:tc>
          <w:tcPr>
            <w:tcW w:w="7666" w:type="dxa"/>
            <w:shd w:val="clear" w:color="auto" w:fill="auto"/>
          </w:tcPr>
          <w:p w14:paraId="0618674B" w14:textId="77777777" w:rsidR="00F30367" w:rsidRPr="003E64DF" w:rsidRDefault="00F30367" w:rsidP="00F30367"/>
        </w:tc>
      </w:tr>
      <w:tr w:rsidR="00F30367" w:rsidRPr="009328BF" w14:paraId="7EC2E055" w14:textId="77777777" w:rsidTr="009B4C29">
        <w:trPr>
          <w:jc w:val="center"/>
        </w:trPr>
        <w:tc>
          <w:tcPr>
            <w:tcW w:w="1910" w:type="dxa"/>
            <w:shd w:val="clear" w:color="auto" w:fill="BFBFBF"/>
          </w:tcPr>
          <w:p w14:paraId="28D977EA" w14:textId="77777777" w:rsidR="00F30367" w:rsidRPr="00C020D6" w:rsidRDefault="00B113DE" w:rsidP="00F30367">
            <w:pPr>
              <w:rPr>
                <w:b/>
              </w:rPr>
            </w:pPr>
            <w:r w:rsidRPr="003E64DF">
              <w:rPr>
                <w:b/>
              </w:rPr>
              <w:t>Interfaces</w:t>
            </w:r>
          </w:p>
        </w:tc>
        <w:tc>
          <w:tcPr>
            <w:tcW w:w="7666" w:type="dxa"/>
            <w:shd w:val="clear" w:color="auto" w:fill="auto"/>
          </w:tcPr>
          <w:p w14:paraId="39DA1776" w14:textId="77777777" w:rsidR="00F30367" w:rsidRPr="00C020D6" w:rsidRDefault="00B113DE" w:rsidP="00F30367">
            <w:r>
              <w:t>GRPC</w:t>
            </w:r>
          </w:p>
        </w:tc>
      </w:tr>
    </w:tbl>
    <w:p w14:paraId="15250E40" w14:textId="77777777" w:rsidR="00F30367" w:rsidRDefault="00F30367" w:rsidP="00F30367"/>
    <w:p w14:paraId="49A059FB" w14:textId="77777777" w:rsidR="00F30367" w:rsidRDefault="00F30367" w:rsidP="00F30367"/>
    <w:p w14:paraId="27A8DCE2" w14:textId="77777777" w:rsidR="00F30367" w:rsidRDefault="00B113DE" w:rsidP="009B4C29">
      <w:pPr>
        <w:pStyle w:val="Heading3"/>
      </w:pPr>
      <w:bookmarkStart w:id="1149" w:name="_Toc16252865"/>
      <w:r>
        <w:t>White Box View</w:t>
      </w:r>
      <w:bookmarkEnd w:id="1149"/>
    </w:p>
    <w:p w14:paraId="142E96C2" w14:textId="77777777" w:rsidR="00F30367" w:rsidRDefault="00B113DE" w:rsidP="009B4C29">
      <w:pPr>
        <w:pStyle w:val="Heading4"/>
      </w:pPr>
      <w:r>
        <w:t>Sequence Diagrams</w:t>
      </w:r>
    </w:p>
    <w:p w14:paraId="5A5A3CFC" w14:textId="77777777" w:rsidR="00F30367" w:rsidRDefault="00B113DE" w:rsidP="009B4C29">
      <w:pPr>
        <w:pStyle w:val="Heading5"/>
      </w:pPr>
      <w:r>
        <w:t>SD-REQ-329376/C-FTCP Data Comm. from SVSOffBoardClient to SVSServer</w:t>
      </w:r>
    </w:p>
    <w:p w14:paraId="52E26557" w14:textId="77777777" w:rsidR="00F30367" w:rsidRPr="00760C18" w:rsidRDefault="00B113DE" w:rsidP="00F30367">
      <w:pPr>
        <w:pStyle w:val="BoldText"/>
      </w:pPr>
      <w:r w:rsidRPr="00760C18">
        <w:t>Sequence Diagram</w:t>
      </w:r>
    </w:p>
    <w:p w14:paraId="5256939F" w14:textId="77777777" w:rsidR="00F30367" w:rsidRDefault="00B113DE" w:rsidP="00F30367">
      <w:r w:rsidRPr="009E1C36">
        <w:t>FTCP early theft alert vehicle location data stop request and acknowledgment from SVSServer via SVSOnBoardClient and GRPC early theft alert vehicle location data stop response from SVSServer to SVSOffBoardClient.</w:t>
      </w:r>
    </w:p>
    <w:p w14:paraId="5E6A0C82" w14:textId="77777777" w:rsidR="00F30367" w:rsidRDefault="00F30367" w:rsidP="00F30367"/>
    <w:p w14:paraId="256EB796" w14:textId="77777777" w:rsidR="00F30367" w:rsidRDefault="009B4C29" w:rsidP="009B4C29">
      <w:pPr>
        <w:jc w:val="center"/>
      </w:pPr>
      <w:r>
        <w:object w:dxaOrig="11085" w:dyaOrig="5325" w14:anchorId="4CE26CA2">
          <v:shape id="5d4db9380000af2600007ec7" o:spid="_x0000_i1035" type="#_x0000_t75" style="width:513.5pt;height:246.55pt" o:ole="">
            <v:imagedata r:id="rId41" o:title=""/>
          </v:shape>
          <o:OLEObject Type="Embed" ProgID="Visio.Drawing.15" ShapeID="5d4db9380000af2600007ec7" DrawAspect="Content" ObjectID="_1636369224" r:id="rId42"/>
        </w:object>
      </w:r>
    </w:p>
    <w:p w14:paraId="2385BF99" w14:textId="77777777" w:rsidR="00F30367" w:rsidRDefault="00B113DE" w:rsidP="009B4C29">
      <w:pPr>
        <w:pStyle w:val="Heading5"/>
      </w:pPr>
      <w:r>
        <w:t>SD-REQ-329377/C-</w:t>
      </w:r>
      <w:del w:id="1150" w:author="Ekanthappa, Rudresh (R.)" w:date="2019-11-12T10:44:00Z">
        <w:r w:rsidDel="005C3407">
          <w:delText>Type4</w:delText>
        </w:r>
      </w:del>
      <w:ins w:id="1151" w:author="Ekanthappa, Rudresh (R.)" w:date="2019-11-12T10:44:00Z">
        <w:r w:rsidR="005C3407">
          <w:t>Type3</w:t>
        </w:r>
      </w:ins>
      <w:r>
        <w:t xml:space="preserve"> SMS Data Comm. from SVSOffBoardClient to SVSServer</w:t>
      </w:r>
    </w:p>
    <w:p w14:paraId="5D141CB5" w14:textId="77777777" w:rsidR="00F30367" w:rsidRPr="00760C18" w:rsidRDefault="00B113DE" w:rsidP="00F30367">
      <w:pPr>
        <w:pStyle w:val="BoldText"/>
      </w:pPr>
      <w:r w:rsidRPr="00760C18">
        <w:t>Sequence Diagram</w:t>
      </w:r>
    </w:p>
    <w:p w14:paraId="679E3A92" w14:textId="77777777" w:rsidR="00F30367" w:rsidRDefault="00B113DE" w:rsidP="00F30367">
      <w:r w:rsidRPr="001D1621">
        <w:t>SMS/</w:t>
      </w:r>
      <w:r>
        <w:t>GRPC</w:t>
      </w:r>
      <w:r w:rsidRPr="001D1621">
        <w:t xml:space="preserve"> early theft alert vehicle location data stop request/response alert between SVSOffBoardClient and SVS</w:t>
      </w:r>
      <w:r>
        <w:t>Server</w:t>
      </w:r>
      <w:r w:rsidRPr="001D1621">
        <w:t>.</w:t>
      </w:r>
    </w:p>
    <w:p w14:paraId="3C39E5AE" w14:textId="77777777" w:rsidR="00F30367" w:rsidRDefault="00F30367" w:rsidP="00F30367"/>
    <w:p w14:paraId="142D1A9B" w14:textId="77777777" w:rsidR="00F30367" w:rsidRPr="001D1621" w:rsidRDefault="009B4C29" w:rsidP="009B4C29">
      <w:pPr>
        <w:jc w:val="center"/>
      </w:pPr>
      <w:r>
        <w:object w:dxaOrig="11085" w:dyaOrig="6480" w14:anchorId="256E51E7">
          <v:shape id="5d4db9380000af2600005153" o:spid="_x0000_i1036" type="#_x0000_t75" style="width:498.55pt;height:290.7pt" o:ole="">
            <v:imagedata r:id="rId43" o:title=""/>
          </v:shape>
          <o:OLEObject Type="Embed" ProgID="Visio.Drawing.15" ShapeID="5d4db9380000af2600005153" DrawAspect="Content" ObjectID="_1636369225" r:id="rId44"/>
        </w:object>
      </w:r>
    </w:p>
    <w:p w14:paraId="21627058" w14:textId="77777777" w:rsidR="00F30367" w:rsidRDefault="00B113DE" w:rsidP="009B4C29">
      <w:pPr>
        <w:pStyle w:val="Heading1"/>
      </w:pPr>
      <w:bookmarkStart w:id="1152" w:name="_Toc16252866"/>
      <w:r>
        <w:t>Appendix: Reference Documents</w:t>
      </w:r>
      <w:bookmarkEnd w:id="1152"/>
    </w:p>
    <w:p w14:paraId="587CB71C" w14:textId="77777777" w:rsidR="00F30367" w:rsidRPr="00AE06BC" w:rsidRDefault="00F30367" w:rsidP="00F30367"/>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F30367" w14:paraId="64A84D57"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43899087" w14:textId="77777777" w:rsidR="00F30367" w:rsidRDefault="00B113DE">
            <w:pPr>
              <w:spacing w:line="276" w:lineRule="auto"/>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vAlign w:val="center"/>
            <w:hideMark/>
          </w:tcPr>
          <w:p w14:paraId="0F7A5F57" w14:textId="77777777" w:rsidR="00F30367" w:rsidRDefault="00B113DE">
            <w:pPr>
              <w:spacing w:line="276" w:lineRule="auto"/>
              <w:rPr>
                <w:rFonts w:cs="Arial"/>
              </w:rPr>
            </w:pPr>
            <w:r>
              <w:rPr>
                <w:rFonts w:cs="Arial"/>
              </w:rPr>
              <w:t>Document Title</w:t>
            </w:r>
          </w:p>
        </w:tc>
      </w:tr>
      <w:tr w:rsidR="00F30367" w14:paraId="549957E6"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27AC0069" w14:textId="77777777" w:rsidR="00F30367" w:rsidRDefault="00B113DE" w:rsidP="00F30367">
            <w:pPr>
              <w:spacing w:line="276" w:lineRule="auto"/>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vAlign w:val="center"/>
          </w:tcPr>
          <w:p w14:paraId="0C989503" w14:textId="77777777" w:rsidR="00F30367" w:rsidRDefault="00B113DE" w:rsidP="00F30367">
            <w:pPr>
              <w:spacing w:line="276" w:lineRule="auto"/>
              <w:rPr>
                <w:rFonts w:cs="Arial"/>
              </w:rPr>
            </w:pPr>
            <w:r w:rsidRPr="00C71E20">
              <w:rPr>
                <w:rFonts w:cs="Arial"/>
              </w:rPr>
              <w:t>Customer Connectivity Settings</w:t>
            </w:r>
            <w:r>
              <w:rPr>
                <w:rFonts w:cs="Arial"/>
              </w:rPr>
              <w:t xml:space="preserve"> SPSS</w:t>
            </w:r>
          </w:p>
        </w:tc>
      </w:tr>
      <w:tr w:rsidR="00F30367" w14:paraId="549435A2"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19CDFB28" w14:textId="77777777" w:rsidR="00F30367" w:rsidRDefault="00B113DE" w:rsidP="00F30367">
            <w:pPr>
              <w:spacing w:line="276" w:lineRule="auto"/>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vAlign w:val="center"/>
          </w:tcPr>
          <w:p w14:paraId="0E28F6E4" w14:textId="77777777" w:rsidR="00F30367" w:rsidRDefault="00B113DE" w:rsidP="00F30367">
            <w:pPr>
              <w:spacing w:line="276" w:lineRule="auto"/>
              <w:rPr>
                <w:rFonts w:cs="Arial"/>
              </w:rPr>
            </w:pPr>
            <w:r w:rsidRPr="00C71E20">
              <w:rPr>
                <w:rFonts w:cs="Arial"/>
              </w:rPr>
              <w:t>Ford Telematics Communication P</w:t>
            </w:r>
            <w:r>
              <w:rPr>
                <w:rFonts w:cs="Arial"/>
              </w:rPr>
              <w:t>rotocol Specification FNV2 6.x.x</w:t>
            </w:r>
          </w:p>
        </w:tc>
      </w:tr>
      <w:tr w:rsidR="00F30367" w14:paraId="02F17715"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54DA7984" w14:textId="77777777" w:rsidR="00F30367" w:rsidRDefault="00B113DE" w:rsidP="00F30367">
            <w:pPr>
              <w:spacing w:line="276" w:lineRule="auto"/>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vAlign w:val="center"/>
          </w:tcPr>
          <w:p w14:paraId="5C74ABD8" w14:textId="77777777" w:rsidR="00F30367" w:rsidRDefault="00B113DE" w:rsidP="00F30367">
            <w:pPr>
              <w:spacing w:line="256" w:lineRule="auto"/>
            </w:pPr>
            <w:r>
              <w:t>Telematics Data Collection SPSS</w:t>
            </w:r>
          </w:p>
        </w:tc>
      </w:tr>
      <w:tr w:rsidR="00F30367" w14:paraId="119B951D"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04720C8A" w14:textId="77777777" w:rsidR="00F30367" w:rsidRDefault="00B113DE" w:rsidP="00F30367">
            <w:pPr>
              <w:spacing w:line="276" w:lineRule="auto"/>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vAlign w:val="center"/>
          </w:tcPr>
          <w:p w14:paraId="2657CE8C" w14:textId="77777777" w:rsidR="00F30367" w:rsidRDefault="00B113DE" w:rsidP="00F30367">
            <w:pPr>
              <w:spacing w:line="256" w:lineRule="auto"/>
            </w:pPr>
            <w:r>
              <w:t>FNV2 HLD Documents</w:t>
            </w:r>
          </w:p>
        </w:tc>
      </w:tr>
      <w:tr w:rsidR="00F30367" w14:paraId="68A171E9"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18B42FF9" w14:textId="77777777" w:rsidR="00F30367" w:rsidRDefault="00B113DE" w:rsidP="00F30367">
            <w:pPr>
              <w:spacing w:line="276" w:lineRule="auto"/>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vAlign w:val="center"/>
          </w:tcPr>
          <w:p w14:paraId="53A128A7" w14:textId="77777777" w:rsidR="00F30367" w:rsidRDefault="00B113DE" w:rsidP="00F30367">
            <w:pPr>
              <w:spacing w:line="256" w:lineRule="auto"/>
            </w:pPr>
            <w:r>
              <w:t>GTDS Project Specification</w:t>
            </w:r>
          </w:p>
        </w:tc>
      </w:tr>
      <w:tr w:rsidR="00F30367" w14:paraId="4B2C5C88"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149BD4B5" w14:textId="77777777" w:rsidR="00F30367" w:rsidRDefault="00B113DE" w:rsidP="00F30367">
            <w:pPr>
              <w:spacing w:line="276" w:lineRule="auto"/>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vAlign w:val="center"/>
          </w:tcPr>
          <w:p w14:paraId="393BEE29" w14:textId="77777777" w:rsidR="00F30367" w:rsidRDefault="00B113DE" w:rsidP="00F30367">
            <w:pPr>
              <w:spacing w:line="256" w:lineRule="auto"/>
            </w:pPr>
            <w:r>
              <w:t>CR62 (Alarm notifications for FP)</w:t>
            </w:r>
          </w:p>
        </w:tc>
      </w:tr>
      <w:tr w:rsidR="00F30367" w14:paraId="66E931ED"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7FE6ABBD" w14:textId="77777777" w:rsidR="00F30367" w:rsidRDefault="00B113DE">
            <w:pPr>
              <w:spacing w:line="276" w:lineRule="auto"/>
              <w:rPr>
                <w:rFonts w:cs="Arial"/>
              </w:rPr>
            </w:pPr>
            <w:r>
              <w:rPr>
                <w:rFonts w:cs="Arial"/>
              </w:rPr>
              <w:t>7</w:t>
            </w:r>
          </w:p>
        </w:tc>
        <w:tc>
          <w:tcPr>
            <w:tcW w:w="7563" w:type="dxa"/>
            <w:tcBorders>
              <w:top w:val="single" w:sz="4" w:space="0" w:color="auto"/>
              <w:left w:val="single" w:sz="4" w:space="0" w:color="auto"/>
              <w:bottom w:val="single" w:sz="4" w:space="0" w:color="auto"/>
              <w:right w:val="single" w:sz="4" w:space="0" w:color="auto"/>
            </w:tcBorders>
            <w:vAlign w:val="center"/>
          </w:tcPr>
          <w:p w14:paraId="4F5765CC" w14:textId="77777777" w:rsidR="00F30367" w:rsidRDefault="00B113DE">
            <w:pPr>
              <w:spacing w:line="276" w:lineRule="auto"/>
              <w:rPr>
                <w:rFonts w:cs="Arial"/>
              </w:rPr>
            </w:pPr>
            <w:r w:rsidRPr="00AA50C7">
              <w:rPr>
                <w:rFonts w:cs="Arial"/>
              </w:rPr>
              <w:t>Detection algorithms and sensitivity refer to the LIS2DW12 Specification under W12 Accelerometer</w:t>
            </w:r>
          </w:p>
        </w:tc>
      </w:tr>
      <w:tr w:rsidR="00F30367" w14:paraId="53195D1F"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1B2D43BE" w14:textId="77777777" w:rsidR="00F30367" w:rsidRDefault="00B113DE">
            <w:pPr>
              <w:spacing w:line="276" w:lineRule="auto"/>
              <w:rPr>
                <w:rFonts w:cs="Arial"/>
              </w:rPr>
            </w:pPr>
            <w:r>
              <w:rPr>
                <w:rFonts w:cs="Arial"/>
              </w:rPr>
              <w:t>8</w:t>
            </w:r>
          </w:p>
        </w:tc>
        <w:tc>
          <w:tcPr>
            <w:tcW w:w="7563" w:type="dxa"/>
            <w:tcBorders>
              <w:top w:val="single" w:sz="4" w:space="0" w:color="auto"/>
              <w:left w:val="single" w:sz="4" w:space="0" w:color="auto"/>
              <w:bottom w:val="single" w:sz="4" w:space="0" w:color="auto"/>
              <w:right w:val="single" w:sz="4" w:space="0" w:color="auto"/>
            </w:tcBorders>
            <w:vAlign w:val="center"/>
          </w:tcPr>
          <w:p w14:paraId="328C800E" w14:textId="77777777" w:rsidR="00F30367" w:rsidRDefault="00F30367">
            <w:pPr>
              <w:spacing w:line="276" w:lineRule="auto"/>
              <w:rPr>
                <w:rFonts w:cs="Arial"/>
              </w:rPr>
            </w:pPr>
          </w:p>
        </w:tc>
      </w:tr>
      <w:tr w:rsidR="00F30367" w14:paraId="6D0D7739"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0F164568" w14:textId="77777777" w:rsidR="00F30367" w:rsidRDefault="00B113DE">
            <w:pPr>
              <w:spacing w:line="276" w:lineRule="auto"/>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vAlign w:val="center"/>
          </w:tcPr>
          <w:p w14:paraId="647163C5" w14:textId="77777777" w:rsidR="00F30367" w:rsidRDefault="00F30367">
            <w:pPr>
              <w:spacing w:line="276" w:lineRule="auto"/>
              <w:rPr>
                <w:rFonts w:cs="Arial"/>
              </w:rPr>
            </w:pPr>
          </w:p>
        </w:tc>
      </w:tr>
      <w:tr w:rsidR="00F30367" w14:paraId="1F3A6472"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38A3ACCF" w14:textId="77777777" w:rsidR="00F30367" w:rsidRDefault="00B113DE">
            <w:pPr>
              <w:spacing w:line="276" w:lineRule="auto"/>
              <w:rPr>
                <w:rFonts w:cs="Arial"/>
              </w:rPr>
            </w:pPr>
            <w:r>
              <w:rPr>
                <w:rFonts w:cs="Arial"/>
              </w:rPr>
              <w:t>10</w:t>
            </w:r>
          </w:p>
        </w:tc>
        <w:tc>
          <w:tcPr>
            <w:tcW w:w="7563" w:type="dxa"/>
            <w:tcBorders>
              <w:top w:val="single" w:sz="4" w:space="0" w:color="auto"/>
              <w:left w:val="single" w:sz="4" w:space="0" w:color="auto"/>
              <w:bottom w:val="single" w:sz="4" w:space="0" w:color="auto"/>
              <w:right w:val="single" w:sz="4" w:space="0" w:color="auto"/>
            </w:tcBorders>
            <w:vAlign w:val="center"/>
          </w:tcPr>
          <w:p w14:paraId="7A2958A3" w14:textId="77777777" w:rsidR="00F30367" w:rsidRDefault="00F30367">
            <w:pPr>
              <w:spacing w:line="276" w:lineRule="auto"/>
              <w:rPr>
                <w:rFonts w:cs="Arial"/>
              </w:rPr>
            </w:pPr>
          </w:p>
        </w:tc>
      </w:tr>
      <w:tr w:rsidR="00F30367" w14:paraId="5E6A8FD5"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1E2C2D60" w14:textId="77777777" w:rsidR="00F30367" w:rsidRDefault="00B113DE">
            <w:pPr>
              <w:spacing w:line="276" w:lineRule="auto"/>
              <w:rPr>
                <w:rFonts w:cs="Arial"/>
              </w:rPr>
            </w:pPr>
            <w:r>
              <w:rPr>
                <w:rFonts w:cs="Arial"/>
              </w:rPr>
              <w:t>11</w:t>
            </w:r>
          </w:p>
        </w:tc>
        <w:tc>
          <w:tcPr>
            <w:tcW w:w="7563" w:type="dxa"/>
            <w:tcBorders>
              <w:top w:val="single" w:sz="4" w:space="0" w:color="auto"/>
              <w:left w:val="single" w:sz="4" w:space="0" w:color="auto"/>
              <w:bottom w:val="single" w:sz="4" w:space="0" w:color="auto"/>
              <w:right w:val="single" w:sz="4" w:space="0" w:color="auto"/>
            </w:tcBorders>
            <w:vAlign w:val="center"/>
          </w:tcPr>
          <w:p w14:paraId="1FD58C0D" w14:textId="77777777" w:rsidR="00F30367" w:rsidRDefault="00F30367">
            <w:pPr>
              <w:spacing w:line="276" w:lineRule="auto"/>
              <w:rPr>
                <w:rFonts w:cs="Arial"/>
              </w:rPr>
            </w:pPr>
          </w:p>
        </w:tc>
      </w:tr>
      <w:tr w:rsidR="00F30367" w14:paraId="7043A37F" w14:textId="77777777" w:rsidTr="00F30367">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391CD8AA" w14:textId="77777777" w:rsidR="00F30367" w:rsidRDefault="00B113DE">
            <w:pPr>
              <w:spacing w:line="276" w:lineRule="auto"/>
              <w:rPr>
                <w:rFonts w:cs="Arial"/>
              </w:rPr>
            </w:pPr>
            <w:r>
              <w:rPr>
                <w:rFonts w:cs="Arial"/>
              </w:rPr>
              <w:t>12</w:t>
            </w:r>
          </w:p>
        </w:tc>
        <w:tc>
          <w:tcPr>
            <w:tcW w:w="7563" w:type="dxa"/>
            <w:tcBorders>
              <w:top w:val="single" w:sz="4" w:space="0" w:color="auto"/>
              <w:left w:val="single" w:sz="4" w:space="0" w:color="auto"/>
              <w:bottom w:val="single" w:sz="4" w:space="0" w:color="auto"/>
              <w:right w:val="single" w:sz="4" w:space="0" w:color="auto"/>
            </w:tcBorders>
            <w:vAlign w:val="center"/>
          </w:tcPr>
          <w:p w14:paraId="22B0B605" w14:textId="77777777" w:rsidR="00F30367" w:rsidRDefault="00F30367">
            <w:pPr>
              <w:spacing w:line="276" w:lineRule="auto"/>
              <w:rPr>
                <w:rFonts w:cs="Arial"/>
              </w:rPr>
            </w:pPr>
          </w:p>
        </w:tc>
      </w:tr>
    </w:tbl>
    <w:p w14:paraId="6DE43C7D" w14:textId="77777777" w:rsidR="00F30367" w:rsidRDefault="00F30367" w:rsidP="00F30367"/>
    <w:p w14:paraId="67F18344" w14:textId="77777777" w:rsidR="00F30367" w:rsidRPr="00AE06BC" w:rsidRDefault="00F30367" w:rsidP="00F30367"/>
    <w:sectPr w:rsidR="00F30367" w:rsidRPr="00AE06BC" w:rsidSect="009B4C29">
      <w:headerReference w:type="default" r:id="rId45"/>
      <w:footerReference w:type="default" r:id="rId4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 w:author="Ekanthappa, Rudresh (R.)" w:date="2019-11-12T10:48:00Z" w:initials="ER(">
    <w:p w14:paraId="1448D699" w14:textId="77777777" w:rsidR="003D2499" w:rsidRDefault="003D2499">
      <w:pPr>
        <w:pStyle w:val="CommentText"/>
      </w:pPr>
      <w:r>
        <w:t xml:space="preserve">In total </w:t>
      </w:r>
      <w:r>
        <w:rPr>
          <w:rStyle w:val="CommentReference"/>
        </w:rPr>
        <w:annotationRef/>
      </w:r>
      <w:r>
        <w:t>this req not available for any region.</w:t>
      </w:r>
    </w:p>
  </w:comment>
  <w:comment w:id="211" w:author="Michael Leibovitch" w:date="2019-11-21T15:11:00Z" w:initials="LM(">
    <w:p w14:paraId="495D7097" w14:textId="77777777" w:rsidR="003D2499" w:rsidRDefault="003D2499">
      <w:pPr>
        <w:pStyle w:val="CommentText"/>
      </w:pPr>
      <w:r>
        <w:rPr>
          <w:rStyle w:val="CommentReference"/>
        </w:rPr>
        <w:annotationRef/>
      </w:r>
      <w:r>
        <w:t>SVSServer</w:t>
      </w:r>
    </w:p>
  </w:comment>
  <w:comment w:id="220" w:author="Michael Leibovitch" w:date="2019-11-21T15:11:00Z" w:initials="LM(">
    <w:p w14:paraId="20B535DC" w14:textId="77777777" w:rsidR="003D2499" w:rsidRDefault="003D2499">
      <w:pPr>
        <w:pStyle w:val="CommentText"/>
      </w:pPr>
      <w:r>
        <w:rPr>
          <w:rStyle w:val="CommentReference"/>
        </w:rPr>
        <w:annotationRef/>
      </w:r>
      <w:r>
        <w:t>SVSServer</w:t>
      </w:r>
    </w:p>
  </w:comment>
  <w:comment w:id="198" w:author="Michael Leibovitch" w:date="2019-11-21T15:12:00Z" w:initials="LM(">
    <w:p w14:paraId="62E00D11" w14:textId="77777777" w:rsidR="003D2499" w:rsidRDefault="003D2499">
      <w:pPr>
        <w:pStyle w:val="CommentText"/>
      </w:pPr>
      <w:r>
        <w:rPr>
          <w:rStyle w:val="CommentReference"/>
        </w:rPr>
        <w:annotationRef/>
      </w:r>
      <w:r>
        <w:t>Need to reword this to use the new DID, and remove the China applicability comment.</w:t>
      </w:r>
    </w:p>
  </w:comment>
  <w:comment w:id="199" w:author="Ekanthappa, Rudresh (R.)" w:date="2019-11-22T14:07:00Z" w:initials="ER(">
    <w:p w14:paraId="48621E57" w14:textId="77777777" w:rsidR="003D2499" w:rsidRDefault="003D2499">
      <w:pPr>
        <w:pStyle w:val="CommentText"/>
      </w:pPr>
      <w:r>
        <w:rPr>
          <w:rStyle w:val="CommentReference"/>
        </w:rPr>
        <w:annotationRef/>
      </w:r>
      <w:r>
        <w:t>done</w:t>
      </w:r>
    </w:p>
  </w:comment>
  <w:comment w:id="236" w:author="Michael Leibovitch" w:date="2019-11-21T15:13:00Z" w:initials="LM(">
    <w:p w14:paraId="7732CF49" w14:textId="77777777" w:rsidR="003D2499" w:rsidRDefault="003D2499">
      <w:pPr>
        <w:pStyle w:val="CommentText"/>
      </w:pPr>
      <w:r>
        <w:rPr>
          <w:rStyle w:val="CommentReference"/>
        </w:rPr>
        <w:annotationRef/>
      </w:r>
      <w:r>
        <w:t>SVSServer will not read these, it is EOL setting that will use DE09 to set the value correctly</w:t>
      </w:r>
    </w:p>
  </w:comment>
  <w:comment w:id="278" w:author="Michael Leibovitch" w:date="2019-11-15T11:14:00Z" w:initials="LM(">
    <w:p w14:paraId="734721FF" w14:textId="77777777" w:rsidR="003D2499" w:rsidRDefault="003D2499">
      <w:pPr>
        <w:pStyle w:val="CommentText"/>
      </w:pPr>
      <w:r>
        <w:rPr>
          <w:rStyle w:val="CommentReference"/>
        </w:rPr>
        <w:annotationRef/>
      </w:r>
      <w:r>
        <w:t>Delete. This is covered by HW configuration, so if China does not have it installed then backup antenna is not used.  This DID actually resides on all TCUs, so it is actually applicable for China (it is just set to “disabled”).</w:t>
      </w:r>
    </w:p>
  </w:comment>
  <w:comment w:id="281" w:author="Michael Leibovitch" w:date="2019-11-15T11:16:00Z" w:initials="LM(">
    <w:p w14:paraId="0AF024DB" w14:textId="77777777" w:rsidR="003D2499" w:rsidRDefault="003D2499">
      <w:pPr>
        <w:pStyle w:val="CommentText"/>
      </w:pPr>
      <w:r>
        <w:rPr>
          <w:rStyle w:val="CommentReference"/>
        </w:rPr>
        <w:annotationRef/>
      </w:r>
      <w:r>
        <w:t>I don’t understand this.  Are you saying that for China only messages are sent during IGN ON?  Not sure we want to do that as the location reports also provides a check-in service that the user has not reacted to the alert.</w:t>
      </w:r>
    </w:p>
  </w:comment>
  <w:comment w:id="354" w:author="Michael Leibovitch" w:date="2019-11-21T15:16:00Z" w:initials="LM(">
    <w:p w14:paraId="39C2AAB8" w14:textId="77777777" w:rsidR="003D2499" w:rsidRDefault="003D2499">
      <w:pPr>
        <w:pStyle w:val="CommentText"/>
      </w:pPr>
      <w:r>
        <w:rPr>
          <w:rStyle w:val="CommentReference"/>
        </w:rPr>
        <w:annotationRef/>
      </w:r>
      <w:r>
        <w:t>Integer</w:t>
      </w:r>
    </w:p>
  </w:comment>
  <w:comment w:id="399" w:author="Michael Leibovitch" w:date="2019-11-15T11:18:00Z" w:initials="LM(">
    <w:p w14:paraId="7C1C216B" w14:textId="77777777" w:rsidR="003D2499" w:rsidRDefault="003D2499">
      <w:pPr>
        <w:pStyle w:val="CommentText"/>
      </w:pPr>
      <w:r>
        <w:rPr>
          <w:rStyle w:val="CommentReference"/>
        </w:rPr>
        <w:annotationRef/>
      </w:r>
      <w:r>
        <w:t>This is now hardcoded in the gRPC protocol component, with a value of 1 minute.  So we can remove this item.</w:t>
      </w:r>
    </w:p>
  </w:comment>
  <w:comment w:id="470" w:author="Michael Leibovitch" w:date="2019-11-15T11:19:00Z" w:initials="LM(">
    <w:p w14:paraId="5E3AF823" w14:textId="77777777" w:rsidR="003D2499" w:rsidRDefault="003D2499">
      <w:pPr>
        <w:pStyle w:val="CommentText"/>
      </w:pPr>
      <w:r>
        <w:rPr>
          <w:rStyle w:val="CommentReference"/>
        </w:rPr>
        <w:annotationRef/>
      </w:r>
      <w:r>
        <w:t>Delete based on my previous comments</w:t>
      </w:r>
    </w:p>
  </w:comment>
  <w:comment w:id="502" w:author="Michael Leibovitch" w:date="2019-11-21T15:50:00Z" w:initials="LM(">
    <w:p w14:paraId="174E30B5" w14:textId="77777777" w:rsidR="003D2499" w:rsidRDefault="003D2499">
      <w:pPr>
        <w:pStyle w:val="CommentText"/>
      </w:pPr>
      <w:r>
        <w:rPr>
          <w:rStyle w:val="CommentReference"/>
        </w:rPr>
        <w:annotationRef/>
      </w:r>
      <w:r>
        <w:t>New requirement to state that all DTC messages shall only contain DTC status for components that are physically deployed on the vehicle.</w:t>
      </w:r>
    </w:p>
  </w:comment>
  <w:comment w:id="508" w:author="Michael Leibovitch" w:date="2019-11-15T13:25:00Z" w:initials="LM(">
    <w:p w14:paraId="2DAF4900" w14:textId="77777777" w:rsidR="003D2499" w:rsidRDefault="003D2499">
      <w:pPr>
        <w:pStyle w:val="CommentText"/>
      </w:pPr>
      <w:r>
        <w:rPr>
          <w:rStyle w:val="CommentReference"/>
        </w:rPr>
        <w:annotationRef/>
      </w:r>
      <w:r>
        <w:t>Delete.  If no antenna then DTC not sent</w:t>
      </w:r>
    </w:p>
  </w:comment>
  <w:comment w:id="505" w:author="Michael Leibovitch" w:date="2019-11-21T15:17:00Z" w:initials="LM(">
    <w:p w14:paraId="38905626" w14:textId="77777777" w:rsidR="003D2499" w:rsidRDefault="003D2499">
      <w:pPr>
        <w:pStyle w:val="CommentText"/>
      </w:pPr>
      <w:r>
        <w:rPr>
          <w:rStyle w:val="CommentReference"/>
        </w:rPr>
        <w:annotationRef/>
      </w:r>
      <w:r>
        <w:t>Delete. Any DTC is only sent if configuration (via DID) states that component is enabled on the TCU</w:t>
      </w:r>
    </w:p>
  </w:comment>
  <w:comment w:id="523" w:author="Michael Leibovitch" w:date="2019-11-15T11:21:00Z" w:initials="LM(">
    <w:p w14:paraId="1445BEC8" w14:textId="77777777" w:rsidR="003D2499" w:rsidRDefault="003D2499">
      <w:pPr>
        <w:pStyle w:val="CommentText"/>
      </w:pPr>
      <w:r>
        <w:rPr>
          <w:rStyle w:val="CommentReference"/>
        </w:rPr>
        <w:annotationRef/>
      </w:r>
      <w:r>
        <w:t>Delete</w:t>
      </w:r>
    </w:p>
  </w:comment>
  <w:comment w:id="540" w:author="Michael Leibovitch" w:date="2019-11-21T15:19:00Z" w:initials="LM(">
    <w:p w14:paraId="52B4C35D" w14:textId="77777777" w:rsidR="003D2499" w:rsidRDefault="003D2499">
      <w:pPr>
        <w:pStyle w:val="CommentText"/>
      </w:pPr>
      <w:r>
        <w:rPr>
          <w:rStyle w:val="CommentReference"/>
        </w:rPr>
        <w:annotationRef/>
      </w:r>
      <w:r>
        <w:t>Spelling</w:t>
      </w:r>
    </w:p>
  </w:comment>
  <w:comment w:id="556" w:author="Michael Leibovitch" w:date="2019-11-15T11:22:00Z" w:initials="LM(">
    <w:p w14:paraId="7BB7B646" w14:textId="77777777" w:rsidR="003D2499" w:rsidRDefault="003D2499">
      <w:pPr>
        <w:pStyle w:val="CommentText"/>
      </w:pPr>
      <w:r>
        <w:rPr>
          <w:rStyle w:val="CommentReference"/>
        </w:rPr>
        <w:annotationRef/>
      </w:r>
      <w:r>
        <w:t>Delete</w:t>
      </w:r>
    </w:p>
  </w:comment>
  <w:comment w:id="564" w:author="Michael Leibovitch" w:date="2019-11-15T11:22:00Z" w:initials="LM(">
    <w:p w14:paraId="51D8A66C" w14:textId="77777777" w:rsidR="003D2499" w:rsidRDefault="003D2499">
      <w:pPr>
        <w:pStyle w:val="CommentText"/>
      </w:pPr>
      <w:r>
        <w:rPr>
          <w:rStyle w:val="CommentReference"/>
        </w:rPr>
        <w:annotationRef/>
      </w:r>
      <w:r>
        <w:t>Delete</w:t>
      </w:r>
    </w:p>
  </w:comment>
  <w:comment w:id="569" w:author="Michael Leibovitch" w:date="2019-11-15T11:22:00Z" w:initials="LM(">
    <w:p w14:paraId="7F7554F9" w14:textId="77777777" w:rsidR="003D2499" w:rsidRDefault="003D2499">
      <w:pPr>
        <w:pStyle w:val="CommentText"/>
      </w:pPr>
      <w:r>
        <w:rPr>
          <w:rStyle w:val="CommentReference"/>
        </w:rPr>
        <w:annotationRef/>
      </w:r>
      <w:r>
        <w:t>Delete</w:t>
      </w:r>
    </w:p>
  </w:comment>
  <w:comment w:id="574" w:author="Michael Leibovitch" w:date="2019-11-21T15:23:00Z" w:initials="LM(">
    <w:p w14:paraId="5349C932" w14:textId="77777777" w:rsidR="003D2499" w:rsidRDefault="003D2499">
      <w:pPr>
        <w:pStyle w:val="CommentText"/>
      </w:pPr>
      <w:r>
        <w:t>Reword to the following:  “</w:t>
      </w:r>
      <w:r>
        <w:rPr>
          <w:rStyle w:val="CommentReference"/>
        </w:rPr>
        <w:annotationRef/>
      </w:r>
      <w:r>
        <w:t>If the SVSServer has an antenna connection then it shall download the APGS file from the SVSOffBoardClient”.</w:t>
      </w:r>
    </w:p>
  </w:comment>
  <w:comment w:id="579" w:author="Michael Leibovitch" w:date="2019-11-21T15:20:00Z" w:initials="LM(">
    <w:p w14:paraId="50B85D01" w14:textId="77777777" w:rsidR="003D2499" w:rsidRDefault="003D2499">
      <w:pPr>
        <w:pStyle w:val="CommentText"/>
      </w:pPr>
      <w:r>
        <w:rPr>
          <w:rStyle w:val="CommentReference"/>
        </w:rPr>
        <w:annotationRef/>
      </w:r>
      <w:r>
        <w:t>Delete</w:t>
      </w:r>
    </w:p>
  </w:comment>
  <w:comment w:id="584" w:author="Michael Leibovitch" w:date="2019-11-15T11:23:00Z" w:initials="LM(">
    <w:p w14:paraId="4BD4C109" w14:textId="77777777" w:rsidR="003D2499" w:rsidRDefault="003D2499">
      <w:pPr>
        <w:pStyle w:val="CommentText"/>
      </w:pPr>
      <w:r>
        <w:rPr>
          <w:rStyle w:val="CommentReference"/>
        </w:rPr>
        <w:annotationRef/>
      </w:r>
      <w:r>
        <w:t>Delete</w:t>
      </w:r>
    </w:p>
  </w:comment>
  <w:comment w:id="588" w:author="Michael Leibovitch" w:date="2019-11-15T11:23:00Z" w:initials="LM(">
    <w:p w14:paraId="3BFE4FA9" w14:textId="77777777" w:rsidR="003D2499" w:rsidRDefault="003D2499">
      <w:pPr>
        <w:pStyle w:val="CommentText"/>
      </w:pPr>
      <w:r>
        <w:rPr>
          <w:rStyle w:val="CommentReference"/>
        </w:rPr>
        <w:annotationRef/>
      </w:r>
      <w:r>
        <w:t>Delete</w:t>
      </w:r>
    </w:p>
  </w:comment>
  <w:comment w:id="592" w:author="Michael Leibovitch" w:date="2019-11-15T11:23:00Z" w:initials="LM(">
    <w:p w14:paraId="2642D49F" w14:textId="77777777" w:rsidR="003D2499" w:rsidRDefault="003D2499">
      <w:pPr>
        <w:pStyle w:val="CommentText"/>
      </w:pPr>
      <w:r>
        <w:rPr>
          <w:rStyle w:val="CommentReference"/>
        </w:rPr>
        <w:annotationRef/>
      </w:r>
      <w:r>
        <w:t>Delete</w:t>
      </w:r>
    </w:p>
  </w:comment>
  <w:comment w:id="596" w:author="Michael Leibovitch" w:date="2019-11-15T11:24:00Z" w:initials="LM(">
    <w:p w14:paraId="6CE3A383" w14:textId="77777777" w:rsidR="003D2499" w:rsidRDefault="003D2499">
      <w:pPr>
        <w:pStyle w:val="CommentText"/>
      </w:pPr>
      <w:r>
        <w:rPr>
          <w:rStyle w:val="CommentReference"/>
        </w:rPr>
        <w:annotationRef/>
      </w:r>
      <w:r>
        <w:t>Delete, and most of your updates in the use case</w:t>
      </w:r>
    </w:p>
  </w:comment>
  <w:comment w:id="600" w:author="Michael Leibovitch" w:date="2019-11-15T11:26:00Z" w:initials="LM(">
    <w:p w14:paraId="7404CAED" w14:textId="77777777" w:rsidR="003D2499" w:rsidRDefault="003D2499">
      <w:pPr>
        <w:pStyle w:val="CommentText"/>
      </w:pPr>
      <w:r>
        <w:rPr>
          <w:rStyle w:val="CommentReference"/>
        </w:rPr>
        <w:annotationRef/>
      </w:r>
      <w:r>
        <w:t>Delete and most of the changes in the use case</w:t>
      </w:r>
    </w:p>
  </w:comment>
  <w:comment w:id="605" w:author="Michael Leibovitch" w:date="2019-11-15T11:26:00Z" w:initials="LM(">
    <w:p w14:paraId="76E9ED7D" w14:textId="77777777" w:rsidR="003D2499" w:rsidRDefault="003D2499">
      <w:pPr>
        <w:pStyle w:val="CommentText"/>
      </w:pPr>
      <w:r>
        <w:rPr>
          <w:rStyle w:val="CommentReference"/>
        </w:rPr>
        <w:annotationRef/>
      </w:r>
      <w:r>
        <w:t>Delete.  For China the GPS antenna won’t be routed to TCU, so by default it is not applicable, same as for any TCU that doesn’t have the GPS antenna routed to it.</w:t>
      </w:r>
    </w:p>
  </w:comment>
  <w:comment w:id="609" w:author="Michael Leibovitch" w:date="2019-11-15T11:48:00Z" w:initials="LM(">
    <w:p w14:paraId="0748DD4F" w14:textId="77777777" w:rsidR="003D2499" w:rsidRDefault="003D2499">
      <w:pPr>
        <w:pStyle w:val="CommentText"/>
      </w:pPr>
      <w:r>
        <w:rPr>
          <w:rStyle w:val="CommentReference"/>
        </w:rPr>
        <w:annotationRef/>
      </w:r>
      <w:r>
        <w:t>Delete</w:t>
      </w:r>
    </w:p>
  </w:comment>
  <w:comment w:id="613" w:author="Michael Leibovitch" w:date="2019-11-15T11:49:00Z" w:initials="LM(">
    <w:p w14:paraId="115ECDC9" w14:textId="77777777" w:rsidR="003D2499" w:rsidRDefault="003D2499">
      <w:pPr>
        <w:pStyle w:val="CommentText"/>
      </w:pPr>
      <w:r>
        <w:rPr>
          <w:rStyle w:val="CommentReference"/>
        </w:rPr>
        <w:annotationRef/>
      </w:r>
      <w:r>
        <w:t>Delete</w:t>
      </w:r>
    </w:p>
  </w:comment>
  <w:comment w:id="626" w:author="Michael Leibovitch" w:date="2019-11-15T11:52:00Z" w:initials="LM(">
    <w:p w14:paraId="7D094054" w14:textId="77777777" w:rsidR="003D2499" w:rsidRDefault="003D2499">
      <w:pPr>
        <w:pStyle w:val="CommentText"/>
      </w:pPr>
      <w:r>
        <w:rPr>
          <w:rStyle w:val="CommentReference"/>
        </w:rPr>
        <w:annotationRef/>
      </w:r>
      <w:r>
        <w:t>Delete</w:t>
      </w:r>
    </w:p>
  </w:comment>
  <w:comment w:id="653" w:author="Michael Leibovitch" w:date="2019-11-21T15:28:00Z" w:initials="LM(">
    <w:p w14:paraId="66F5CC13" w14:textId="77777777" w:rsidR="003D2499" w:rsidRDefault="003D2499">
      <w:pPr>
        <w:pStyle w:val="CommentText"/>
      </w:pPr>
      <w:r>
        <w:rPr>
          <w:rStyle w:val="CommentReference"/>
        </w:rPr>
        <w:annotationRef/>
      </w:r>
      <w:r>
        <w:t>What is “Normal Mode”?</w:t>
      </w:r>
    </w:p>
  </w:comment>
  <w:comment w:id="647" w:author="Michael Leibovitch" w:date="2019-11-21T15:28:00Z" w:initials="LM(">
    <w:p w14:paraId="7EA2F4F4" w14:textId="77777777" w:rsidR="003D2499" w:rsidRDefault="003D2499">
      <w:pPr>
        <w:pStyle w:val="CommentText"/>
      </w:pPr>
      <w:r>
        <w:rPr>
          <w:rStyle w:val="CommentReference"/>
        </w:rPr>
        <w:annotationRef/>
      </w:r>
      <w:r>
        <w:t>Why has this been added and what does it bring to any of the SVS components?</w:t>
      </w:r>
    </w:p>
  </w:comment>
  <w:comment w:id="703" w:author="Michael Leibovitch" w:date="2019-11-15T12:21:00Z" w:initials="LM(">
    <w:p w14:paraId="4C9C1EBD" w14:textId="77777777" w:rsidR="003D2499" w:rsidRDefault="003D2499">
      <w:pPr>
        <w:pStyle w:val="CommentText"/>
      </w:pPr>
      <w:r>
        <w:rPr>
          <w:rStyle w:val="CommentReference"/>
        </w:rPr>
        <w:annotationRef/>
      </w:r>
      <w:r>
        <w:t>Delete</w:t>
      </w:r>
    </w:p>
  </w:comment>
  <w:comment w:id="717" w:author="Michael Leibovitch" w:date="2019-11-21T15:30:00Z" w:initials="LM(">
    <w:p w14:paraId="1C541A4B" w14:textId="77777777" w:rsidR="003D2499" w:rsidRDefault="003D2499">
      <w:pPr>
        <w:pStyle w:val="CommentText"/>
      </w:pPr>
      <w:r>
        <w:rPr>
          <w:rStyle w:val="CommentReference"/>
        </w:rPr>
        <w:annotationRef/>
      </w:r>
      <w:r>
        <w:t>SVSServer is operating on the BUB,</w:t>
      </w:r>
    </w:p>
  </w:comment>
  <w:comment w:id="722" w:author="Michael Leibovitch" w:date="2019-11-21T15:30:00Z" w:initials="LM(">
    <w:p w14:paraId="61817CB8" w14:textId="77777777" w:rsidR="003D2499" w:rsidRDefault="003D2499">
      <w:pPr>
        <w:pStyle w:val="CommentText"/>
      </w:pPr>
      <w:r>
        <w:rPr>
          <w:rStyle w:val="CommentReference"/>
        </w:rPr>
        <w:annotationRef/>
      </w:r>
      <w:r>
        <w:t>Delete due to new addition in requirement text</w:t>
      </w:r>
    </w:p>
  </w:comment>
  <w:comment w:id="726" w:author="Ekanthappa, Rudresh (R.)" w:date="2019-11-13T12:48:00Z" w:initials="ER(">
    <w:p w14:paraId="3F9A9801" w14:textId="77777777" w:rsidR="003D2499" w:rsidRDefault="003D2499" w:rsidP="00FA0C1E">
      <w:pPr>
        <w:autoSpaceDE w:val="0"/>
        <w:autoSpaceDN w:val="0"/>
        <w:spacing w:before="40" w:after="40"/>
      </w:pPr>
      <w:r>
        <w:rPr>
          <w:rStyle w:val="CommentReference"/>
        </w:rPr>
        <w:annotationRef/>
      </w:r>
      <w:r>
        <w:rPr>
          <w:rFonts w:ascii="Segoe UI" w:hAnsi="Segoe UI" w:cs="Segoe UI"/>
          <w:color w:val="000000"/>
          <w:szCs w:val="20"/>
        </w:rPr>
        <w:t>As there is no AU well know signal for this field and vehicle by default sends shifted GPS data to TMC</w:t>
      </w:r>
    </w:p>
  </w:comment>
  <w:comment w:id="740" w:author="Michael Leibovitch" w:date="2019-11-15T12:22:00Z" w:initials="LM(">
    <w:p w14:paraId="28C62D31" w14:textId="77777777" w:rsidR="003D2499" w:rsidRDefault="003D2499">
      <w:pPr>
        <w:pStyle w:val="CommentText"/>
      </w:pPr>
      <w:r>
        <w:rPr>
          <w:rStyle w:val="CommentReference"/>
        </w:rPr>
        <w:annotationRef/>
      </w:r>
      <w:r>
        <w:t>Delete</w:t>
      </w:r>
    </w:p>
  </w:comment>
  <w:comment w:id="766" w:author="Michael Leibovitch" w:date="2019-11-21T15:31:00Z" w:initials="LM(">
    <w:p w14:paraId="55C06793" w14:textId="77777777" w:rsidR="003D2499" w:rsidRDefault="003D2499">
      <w:pPr>
        <w:pStyle w:val="CommentText"/>
      </w:pPr>
      <w:r>
        <w:rPr>
          <w:rStyle w:val="CommentReference"/>
        </w:rPr>
        <w:annotationRef/>
      </w:r>
      <w:r>
        <w:t>SVSServer</w:t>
      </w:r>
    </w:p>
  </w:comment>
  <w:comment w:id="774" w:author="Michael Leibovitch" w:date="2019-11-21T15:31:00Z" w:initials="LM(">
    <w:p w14:paraId="515243C6" w14:textId="77777777" w:rsidR="003D2499" w:rsidRDefault="003D2499">
      <w:pPr>
        <w:pStyle w:val="CommentText"/>
      </w:pPr>
      <w:r>
        <w:rPr>
          <w:rStyle w:val="CommentReference"/>
        </w:rPr>
        <w:annotationRef/>
      </w:r>
      <w:r>
        <w:t>SVSServer</w:t>
      </w:r>
    </w:p>
  </w:comment>
  <w:comment w:id="782" w:author="Michael Leibovitch" w:date="2019-11-21T15:32:00Z" w:initials="LM(">
    <w:p w14:paraId="5BFEE6CF" w14:textId="77777777" w:rsidR="003D2499" w:rsidRDefault="003D2499">
      <w:pPr>
        <w:pStyle w:val="CommentText"/>
      </w:pPr>
      <w:r>
        <w:rPr>
          <w:rStyle w:val="CommentReference"/>
        </w:rPr>
        <w:annotationRef/>
      </w:r>
      <w:r>
        <w:t>SVSServer</w:t>
      </w:r>
    </w:p>
  </w:comment>
  <w:comment w:id="787" w:author="Michael Leibovitch" w:date="2019-11-15T12:39:00Z" w:initials="LM(">
    <w:p w14:paraId="5CE971E8" w14:textId="77777777" w:rsidR="003D2499" w:rsidRDefault="003D2499">
      <w:pPr>
        <w:pStyle w:val="CommentText"/>
      </w:pPr>
      <w:r>
        <w:rPr>
          <w:rStyle w:val="CommentReference"/>
        </w:rPr>
        <w:annotationRef/>
      </w:r>
      <w:r>
        <w:t>Delete</w:t>
      </w:r>
    </w:p>
  </w:comment>
  <w:comment w:id="791" w:author="Michael Leibovitch" w:date="2019-11-21T15:32:00Z" w:initials="LM(">
    <w:p w14:paraId="02C3C1E7" w14:textId="77777777" w:rsidR="003D2499" w:rsidRDefault="003D2499">
      <w:pPr>
        <w:pStyle w:val="CommentText"/>
      </w:pPr>
      <w:r>
        <w:rPr>
          <w:rStyle w:val="CommentReference"/>
        </w:rPr>
        <w:annotationRef/>
      </w:r>
      <w:r>
        <w:t>SVSServer</w:t>
      </w:r>
    </w:p>
  </w:comment>
  <w:comment w:id="795" w:author="Michael Leibovitch" w:date="2019-11-15T12:40:00Z" w:initials="LM(">
    <w:p w14:paraId="2AF26E9F" w14:textId="77777777" w:rsidR="003D2499" w:rsidRDefault="003D2499">
      <w:pPr>
        <w:pStyle w:val="CommentText"/>
      </w:pPr>
      <w:r>
        <w:rPr>
          <w:rStyle w:val="CommentReference"/>
        </w:rPr>
        <w:annotationRef/>
      </w:r>
      <w:r>
        <w:t>Delete</w:t>
      </w:r>
    </w:p>
  </w:comment>
  <w:comment w:id="804" w:author="Michael Leibovitch" w:date="2019-11-21T15:32:00Z" w:initials="LM(">
    <w:p w14:paraId="318A89FB" w14:textId="77777777" w:rsidR="003D2499" w:rsidRDefault="003D2499">
      <w:pPr>
        <w:pStyle w:val="CommentText"/>
      </w:pPr>
      <w:r>
        <w:rPr>
          <w:rStyle w:val="CommentReference"/>
        </w:rPr>
        <w:annotationRef/>
      </w:r>
      <w:r>
        <w:t>SVSServer</w:t>
      </w:r>
    </w:p>
  </w:comment>
  <w:comment w:id="811" w:author="Michael Leibovitch" w:date="2019-11-21T15:32:00Z" w:initials="LM(">
    <w:p w14:paraId="2ADC1FDA" w14:textId="77777777" w:rsidR="003D2499" w:rsidRDefault="003D2499">
      <w:pPr>
        <w:pStyle w:val="CommentText"/>
      </w:pPr>
      <w:r>
        <w:rPr>
          <w:rStyle w:val="CommentReference"/>
        </w:rPr>
        <w:annotationRef/>
      </w:r>
      <w:r>
        <w:t>SVSServer</w:t>
      </w:r>
    </w:p>
  </w:comment>
  <w:comment w:id="846" w:author="Michael Leibovitch" w:date="2019-11-21T15:32:00Z" w:initials="LM(">
    <w:p w14:paraId="59BEB47A" w14:textId="77777777" w:rsidR="003D2499" w:rsidRDefault="003D2499">
      <w:pPr>
        <w:pStyle w:val="CommentText"/>
      </w:pPr>
      <w:r>
        <w:rPr>
          <w:rStyle w:val="CommentReference"/>
        </w:rPr>
        <w:annotationRef/>
      </w:r>
      <w:r>
        <w:t>Delete</w:t>
      </w:r>
    </w:p>
  </w:comment>
  <w:comment w:id="849" w:author="Michael Leibovitch" w:date="2019-11-21T15:33:00Z" w:initials="LM(">
    <w:p w14:paraId="041E94B3" w14:textId="77777777" w:rsidR="003D2499" w:rsidRDefault="003D2499">
      <w:pPr>
        <w:pStyle w:val="CommentText"/>
      </w:pPr>
      <w:r>
        <w:rPr>
          <w:rStyle w:val="CommentReference"/>
        </w:rPr>
        <w:annotationRef/>
      </w:r>
      <w:r>
        <w:t>Delete.  Covered by statement in the requirement “BUB available”.</w:t>
      </w:r>
    </w:p>
  </w:comment>
  <w:comment w:id="854" w:author="Michael Leibovitch" w:date="2019-11-21T15:34:00Z" w:initials="LM(">
    <w:p w14:paraId="243B4B7B" w14:textId="77777777" w:rsidR="003D2499" w:rsidRDefault="003D2499">
      <w:pPr>
        <w:pStyle w:val="CommentText"/>
      </w:pPr>
      <w:r>
        <w:rPr>
          <w:rStyle w:val="CommentReference"/>
        </w:rPr>
        <w:annotationRef/>
      </w:r>
      <w:r>
        <w:t>Delete.  Covered by “SVSServer BUB available” in title</w:t>
      </w:r>
    </w:p>
  </w:comment>
  <w:comment w:id="857" w:author="Michael Leibovitch" w:date="2019-11-15T12:56:00Z" w:initials="LM(">
    <w:p w14:paraId="11CB66DB" w14:textId="77777777" w:rsidR="003D2499" w:rsidRDefault="003D2499">
      <w:pPr>
        <w:pStyle w:val="CommentText"/>
      </w:pPr>
      <w:r>
        <w:rPr>
          <w:rStyle w:val="CommentReference"/>
        </w:rPr>
        <w:annotationRef/>
      </w:r>
      <w:r>
        <w:t>Subset of 303142.  Don’t think you need this one, or it needs to be reworded to be that BUB is available but not used, for China only.</w:t>
      </w:r>
    </w:p>
  </w:comment>
  <w:comment w:id="863" w:author="Michael Leibovitch" w:date="2019-11-15T12:54:00Z" w:initials="LM(">
    <w:p w14:paraId="4335A9BD" w14:textId="77777777" w:rsidR="003D2499" w:rsidRDefault="003D2499">
      <w:pPr>
        <w:pStyle w:val="CommentText"/>
      </w:pPr>
      <w:r>
        <w:rPr>
          <w:rStyle w:val="CommentReference"/>
        </w:rPr>
        <w:annotationRef/>
      </w:r>
      <w:r>
        <w:t>Delete</w:t>
      </w:r>
    </w:p>
  </w:comment>
  <w:comment w:id="858" w:author="Michael Leibovitch" w:date="2019-11-21T15:35:00Z" w:initials="LM(">
    <w:p w14:paraId="7CBD8AC1" w14:textId="77777777" w:rsidR="003D2499" w:rsidRDefault="003D2499">
      <w:pPr>
        <w:pStyle w:val="CommentText"/>
      </w:pPr>
      <w:r>
        <w:t xml:space="preserve">SVS-REQ-xxxxxx/A  </w:t>
      </w:r>
      <w:r>
        <w:rPr>
          <w:rStyle w:val="CommentReference"/>
        </w:rPr>
        <w:annotationRef/>
      </w:r>
      <w:r>
        <w:t>SVSServer BUB Enabled And SVS BUB No Available</w:t>
      </w:r>
    </w:p>
    <w:p w14:paraId="0E80F8D1" w14:textId="77777777" w:rsidR="003D2499" w:rsidRDefault="003D2499">
      <w:pPr>
        <w:pStyle w:val="CommentText"/>
      </w:pPr>
      <w:r>
        <w:t>If the SVSServer has a BUB physically installed and the SVS BUB Applicable is set to false, as soon as the main battery is disconnected or drains, SVSServer shall lose all SVS capability.”</w:t>
      </w:r>
    </w:p>
  </w:comment>
  <w:comment w:id="870" w:author="Michael Leibovitch" w:date="2019-11-15T12:55:00Z" w:initials="LM(">
    <w:p w14:paraId="04D61038" w14:textId="77777777" w:rsidR="003D2499" w:rsidRDefault="003D2499">
      <w:pPr>
        <w:pStyle w:val="CommentText"/>
      </w:pPr>
      <w:r>
        <w:rPr>
          <w:rStyle w:val="CommentReference"/>
        </w:rPr>
        <w:annotationRef/>
      </w:r>
      <w:r>
        <w:t>Use lower case</w:t>
      </w:r>
    </w:p>
  </w:comment>
  <w:comment w:id="868" w:author="Michael Leibovitch" w:date="2019-11-21T15:34:00Z" w:initials="LM(">
    <w:p w14:paraId="2338E0DA" w14:textId="77777777" w:rsidR="003D2499" w:rsidRDefault="003D2499">
      <w:pPr>
        <w:pStyle w:val="CommentText"/>
      </w:pPr>
      <w:r>
        <w:rPr>
          <w:rStyle w:val="CommentReference"/>
        </w:rPr>
        <w:annotationRef/>
      </w:r>
      <w:r>
        <w:t>elete</w:t>
      </w:r>
    </w:p>
  </w:comment>
  <w:comment w:id="875" w:author="Michael Leibovitch" w:date="2019-11-21T15:40:00Z" w:initials="LM(">
    <w:p w14:paraId="5816E0FD" w14:textId="77777777" w:rsidR="003D2499" w:rsidRDefault="003D2499">
      <w:pPr>
        <w:pStyle w:val="CommentText"/>
      </w:pPr>
      <w:r>
        <w:rPr>
          <w:rStyle w:val="CommentReference"/>
        </w:rPr>
        <w:annotationRef/>
      </w:r>
      <w:r>
        <w:t>Delete</w:t>
      </w:r>
    </w:p>
  </w:comment>
  <w:comment w:id="879" w:author="Michael Leibovitch" w:date="2019-11-21T15:40:00Z" w:initials="LM(">
    <w:p w14:paraId="00C222EE" w14:textId="77777777" w:rsidR="003D2499" w:rsidRDefault="003D2499">
      <w:pPr>
        <w:pStyle w:val="CommentText"/>
      </w:pPr>
      <w:r>
        <w:rPr>
          <w:rStyle w:val="CommentReference"/>
        </w:rPr>
        <w:annotationRef/>
      </w:r>
      <w:r>
        <w:t>Delete</w:t>
      </w:r>
    </w:p>
  </w:comment>
  <w:comment w:id="880" w:author="Michael Leibovitch" w:date="2019-11-15T12:57:00Z" w:initials="LM(">
    <w:p w14:paraId="32C2AFD8" w14:textId="77777777" w:rsidR="003D2499" w:rsidRDefault="003D2499">
      <w:pPr>
        <w:pStyle w:val="CommentText"/>
      </w:pPr>
      <w:r>
        <w:rPr>
          <w:rStyle w:val="CommentReference"/>
        </w:rPr>
        <w:annotationRef/>
      </w:r>
      <w:r>
        <w:t>Delete</w:t>
      </w:r>
    </w:p>
  </w:comment>
  <w:comment w:id="882" w:author="Michael Leibovitch" w:date="2019-11-21T15:41:00Z" w:initials="LM(">
    <w:p w14:paraId="71E0D1D3" w14:textId="77777777" w:rsidR="003D2499" w:rsidRDefault="003D2499">
      <w:pPr>
        <w:pStyle w:val="CommentText"/>
      </w:pPr>
      <w:r>
        <w:rPr>
          <w:rStyle w:val="CommentReference"/>
        </w:rPr>
        <w:annotationRef/>
      </w:r>
      <w:r>
        <w:t>Needs to be reworded to include new DID and keep most of the original text.</w:t>
      </w:r>
    </w:p>
  </w:comment>
  <w:comment w:id="897" w:author="Michael Leibovitch" w:date="2019-11-21T15:41:00Z" w:initials="LM(">
    <w:p w14:paraId="58DE879F" w14:textId="77777777" w:rsidR="003D2499" w:rsidRDefault="003D2499">
      <w:pPr>
        <w:pStyle w:val="CommentText"/>
      </w:pPr>
      <w:r>
        <w:rPr>
          <w:rStyle w:val="CommentReference"/>
        </w:rPr>
        <w:annotationRef/>
      </w:r>
      <w:r>
        <w:t>Delete</w:t>
      </w:r>
    </w:p>
  </w:comment>
  <w:comment w:id="905" w:author="Michael Leibovitch" w:date="2019-11-21T15:42:00Z" w:initials="LM(">
    <w:p w14:paraId="6C05B9A6" w14:textId="77777777" w:rsidR="003D2499" w:rsidRDefault="003D2499">
      <w:pPr>
        <w:pStyle w:val="CommentText"/>
      </w:pPr>
      <w:r>
        <w:rPr>
          <w:rStyle w:val="CommentReference"/>
        </w:rPr>
        <w:annotationRef/>
      </w:r>
      <w:r>
        <w:t>Delete</w:t>
      </w:r>
    </w:p>
  </w:comment>
  <w:comment w:id="907" w:author="Michael Leibovitch" w:date="2019-11-21T16:05:00Z" w:initials="LM(">
    <w:p w14:paraId="32AFFBCF" w14:textId="77777777" w:rsidR="003D2499" w:rsidRDefault="003D2499" w:rsidP="002B5329">
      <w:pPr>
        <w:pStyle w:val="CommentText"/>
        <w:ind w:left="720" w:hanging="720"/>
      </w:pPr>
      <w:r>
        <w:rPr>
          <w:rStyle w:val="CommentReference"/>
        </w:rPr>
        <w:annotationRef/>
      </w:r>
      <w:r>
        <w:t>“not be reachable until an ignition cycle is performed or battery level moves above C2 threshold”.</w:t>
      </w:r>
    </w:p>
  </w:comment>
  <w:comment w:id="915" w:author="Michael Leibovitch" w:date="2019-11-21T15:42:00Z" w:initials="LM(">
    <w:p w14:paraId="245BFA42" w14:textId="77777777" w:rsidR="003D2499" w:rsidRDefault="003D2499">
      <w:pPr>
        <w:pStyle w:val="CommentText"/>
      </w:pPr>
      <w:r>
        <w:rPr>
          <w:rStyle w:val="CommentReference"/>
        </w:rPr>
        <w:annotationRef/>
      </w:r>
      <w:r>
        <w:t>Delete</w:t>
      </w:r>
    </w:p>
  </w:comment>
  <w:comment w:id="919" w:author="Michael Leibovitch" w:date="2019-11-21T16:08:00Z" w:initials="LM(">
    <w:p w14:paraId="779C8972" w14:textId="77777777" w:rsidR="003D2499" w:rsidRDefault="003D2499">
      <w:pPr>
        <w:pStyle w:val="CommentText"/>
      </w:pPr>
      <w:r>
        <w:t>“</w:t>
      </w:r>
      <w:r>
        <w:rPr>
          <w:rStyle w:val="CommentReference"/>
        </w:rPr>
        <w:annotationRef/>
      </w:r>
      <w:r>
        <w:t>or battery power level is above C2”</w:t>
      </w:r>
    </w:p>
  </w:comment>
  <w:comment w:id="922" w:author="Michael Leibovitch" w:date="2019-11-21T15:42:00Z" w:initials="LM(">
    <w:p w14:paraId="4B51C197" w14:textId="77777777" w:rsidR="003D2499" w:rsidRDefault="003D2499">
      <w:pPr>
        <w:pStyle w:val="CommentText"/>
      </w:pPr>
      <w:r>
        <w:rPr>
          <w:rStyle w:val="CommentReference"/>
        </w:rPr>
        <w:annotationRef/>
      </w:r>
      <w:r>
        <w:t>Delete</w:t>
      </w:r>
    </w:p>
  </w:comment>
  <w:comment w:id="924" w:author="Michael Leibovitch" w:date="2019-11-21T15:42:00Z" w:initials="LM(">
    <w:p w14:paraId="1A7C9C58" w14:textId="77777777" w:rsidR="003D2499" w:rsidRDefault="003D2499">
      <w:pPr>
        <w:pStyle w:val="CommentText"/>
      </w:pPr>
      <w:r>
        <w:rPr>
          <w:rStyle w:val="CommentReference"/>
        </w:rPr>
        <w:annotationRef/>
      </w:r>
      <w:r>
        <w:t>Delete</w:t>
      </w:r>
    </w:p>
  </w:comment>
  <w:comment w:id="926" w:author="Michael Leibovitch" w:date="2019-11-21T15:42:00Z" w:initials="LM(">
    <w:p w14:paraId="39869152" w14:textId="77777777" w:rsidR="003D2499" w:rsidRDefault="003D2499">
      <w:pPr>
        <w:pStyle w:val="CommentText"/>
      </w:pPr>
      <w:r>
        <w:rPr>
          <w:rStyle w:val="CommentReference"/>
        </w:rPr>
        <w:annotationRef/>
      </w:r>
      <w:r>
        <w:t>Delete</w:t>
      </w:r>
    </w:p>
  </w:comment>
  <w:comment w:id="928" w:author="Michael Leibovitch" w:date="2019-11-21T15:42:00Z" w:initials="LM(">
    <w:p w14:paraId="7A81B6D9" w14:textId="77777777" w:rsidR="003D2499" w:rsidRDefault="003D2499">
      <w:pPr>
        <w:pStyle w:val="CommentText"/>
      </w:pPr>
      <w:r>
        <w:rPr>
          <w:rStyle w:val="CommentReference"/>
        </w:rPr>
        <w:annotationRef/>
      </w:r>
      <w:r>
        <w:t>Delete</w:t>
      </w:r>
    </w:p>
  </w:comment>
  <w:comment w:id="932" w:author="Michael Leibovitch" w:date="2019-11-21T15:43:00Z" w:initials="LM(">
    <w:p w14:paraId="5D50AEA6" w14:textId="77777777" w:rsidR="003D2499" w:rsidRDefault="003D2499">
      <w:pPr>
        <w:pStyle w:val="CommentText"/>
      </w:pPr>
      <w:r>
        <w:rPr>
          <w:rStyle w:val="CommentReference"/>
        </w:rPr>
        <w:annotationRef/>
      </w:r>
      <w:r>
        <w:t>Delete</w:t>
      </w:r>
    </w:p>
  </w:comment>
  <w:comment w:id="934" w:author="Michael Leibovitch" w:date="2019-11-21T15:43:00Z" w:initials="LM(">
    <w:p w14:paraId="7B48EE0B" w14:textId="77777777" w:rsidR="003D2499" w:rsidRDefault="003D2499">
      <w:pPr>
        <w:pStyle w:val="CommentText"/>
      </w:pPr>
      <w:r>
        <w:rPr>
          <w:rStyle w:val="CommentReference"/>
        </w:rPr>
        <w:annotationRef/>
      </w:r>
      <w:r>
        <w:t>Delete</w:t>
      </w:r>
    </w:p>
  </w:comment>
  <w:comment w:id="936" w:author="Michael Leibovitch" w:date="2019-11-15T13:17:00Z" w:initials="LM(">
    <w:p w14:paraId="37E110BC" w14:textId="77777777" w:rsidR="003D2499" w:rsidRDefault="003D2499">
      <w:pPr>
        <w:pStyle w:val="CommentText"/>
      </w:pPr>
      <w:r>
        <w:rPr>
          <w:rStyle w:val="CommentReference"/>
        </w:rPr>
        <w:annotationRef/>
      </w:r>
      <w:r>
        <w:t>Delete.  See comment later on for eCall and China</w:t>
      </w:r>
    </w:p>
  </w:comment>
  <w:comment w:id="938" w:author="Michael Leibovitch" w:date="2019-11-15T12:59:00Z" w:initials="LM(">
    <w:p w14:paraId="504BD623" w14:textId="77777777" w:rsidR="003D2499" w:rsidRDefault="003D2499">
      <w:pPr>
        <w:pStyle w:val="CommentText"/>
      </w:pPr>
      <w:r>
        <w:rPr>
          <w:rStyle w:val="CommentReference"/>
        </w:rPr>
        <w:annotationRef/>
      </w:r>
      <w:r>
        <w:t>Delete</w:t>
      </w:r>
    </w:p>
  </w:comment>
  <w:comment w:id="958" w:author="Michael Leibovitch" w:date="2019-11-21T15:43:00Z" w:initials="LM(">
    <w:p w14:paraId="0862CE64" w14:textId="77777777" w:rsidR="003D2499" w:rsidRDefault="003D2499">
      <w:pPr>
        <w:pStyle w:val="CommentText"/>
      </w:pPr>
      <w:r>
        <w:rPr>
          <w:rStyle w:val="CommentReference"/>
        </w:rPr>
        <w:annotationRef/>
      </w:r>
      <w:r>
        <w:t>And BUB Applicable is set to False</w:t>
      </w:r>
    </w:p>
  </w:comment>
  <w:comment w:id="972" w:author="Michael Leibovitch" w:date="2019-11-21T15:44:00Z" w:initials="LM(">
    <w:p w14:paraId="5194855B" w14:textId="77777777" w:rsidR="003D2499" w:rsidRDefault="003D2499">
      <w:pPr>
        <w:pStyle w:val="CommentText"/>
      </w:pPr>
      <w:r>
        <w:rPr>
          <w:rStyle w:val="CommentReference"/>
        </w:rPr>
        <w:annotationRef/>
      </w:r>
      <w:r>
        <w:t>Delete</w:t>
      </w:r>
    </w:p>
  </w:comment>
  <w:comment w:id="988" w:author="Michael Leibovitch" w:date="2019-11-21T15:44:00Z" w:initials="LM(">
    <w:p w14:paraId="49CCC249" w14:textId="77777777" w:rsidR="003D2499" w:rsidRDefault="003D2499">
      <w:pPr>
        <w:pStyle w:val="CommentText"/>
      </w:pPr>
      <w:r>
        <w:rPr>
          <w:rStyle w:val="CommentReference"/>
        </w:rPr>
        <w:annotationRef/>
      </w:r>
      <w:r>
        <w:t>Delete</w:t>
      </w:r>
    </w:p>
  </w:comment>
  <w:comment w:id="993" w:author="Michael Leibovitch" w:date="2019-11-15T13:00:00Z" w:initials="LM(">
    <w:p w14:paraId="4F463645" w14:textId="77777777" w:rsidR="003D2499" w:rsidRDefault="003D2499">
      <w:pPr>
        <w:pStyle w:val="CommentText"/>
      </w:pPr>
      <w:r>
        <w:t>“</w:t>
      </w:r>
      <w:r>
        <w:rPr>
          <w:rStyle w:val="CommentReference"/>
        </w:rPr>
        <w:annotationRef/>
      </w:r>
      <w:r>
        <w:t>China” needs to be replaced with the new DID</w:t>
      </w:r>
    </w:p>
  </w:comment>
  <w:comment w:id="1002" w:author="Michael Leibovitch" w:date="2019-11-15T13:15:00Z" w:initials="LM(">
    <w:p w14:paraId="539CE768" w14:textId="77777777" w:rsidR="003D2499" w:rsidRDefault="003D2499">
      <w:pPr>
        <w:pStyle w:val="CommentText"/>
      </w:pPr>
      <w:r>
        <w:rPr>
          <w:rStyle w:val="CommentReference"/>
        </w:rPr>
        <w:annotationRef/>
      </w:r>
      <w:r>
        <w:t>Delete.  eCall may not be supported in China, but it is not supported in other markets also.  This just becomes a use case that won’t be run for China (for now).  Once eCall is in China it becomes relevant.</w:t>
      </w:r>
    </w:p>
  </w:comment>
  <w:comment w:id="1006" w:author="Michael Leibovitch" w:date="2019-11-15T13:18:00Z" w:initials="LM(">
    <w:p w14:paraId="456661AA" w14:textId="77777777" w:rsidR="003D2499" w:rsidRDefault="003D2499">
      <w:pPr>
        <w:pStyle w:val="CommentText"/>
      </w:pPr>
      <w:r>
        <w:rPr>
          <w:rStyle w:val="CommentReference"/>
        </w:rPr>
        <w:annotationRef/>
      </w:r>
      <w:r>
        <w:t>Deletre</w:t>
      </w:r>
    </w:p>
  </w:comment>
  <w:comment w:id="1011" w:author="Michael Leibovitch" w:date="2019-11-15T13:18:00Z" w:initials="LM(">
    <w:p w14:paraId="03BD8B48" w14:textId="77777777" w:rsidR="003D2499" w:rsidRDefault="003D2499">
      <w:pPr>
        <w:pStyle w:val="CommentText"/>
      </w:pPr>
      <w:r>
        <w:rPr>
          <w:rStyle w:val="CommentReference"/>
        </w:rPr>
        <w:annotationRef/>
      </w:r>
      <w:r>
        <w:t>Delete</w:t>
      </w:r>
    </w:p>
  </w:comment>
  <w:comment w:id="1031" w:author="Michael Leibovitch" w:date="2019-11-21T15:46:00Z" w:initials="LM(">
    <w:p w14:paraId="1994F870" w14:textId="77777777" w:rsidR="003D2499" w:rsidRDefault="003D2499">
      <w:pPr>
        <w:pStyle w:val="CommentText"/>
      </w:pPr>
      <w:r>
        <w:rPr>
          <w:rStyle w:val="CommentReference"/>
        </w:rPr>
        <w:annotationRef/>
      </w:r>
      <w:r>
        <w:t>Why specify this?</w:t>
      </w:r>
    </w:p>
  </w:comment>
  <w:comment w:id="1048" w:author="Michael Leibovitch" w:date="2019-11-15T13:19:00Z" w:initials="LM(">
    <w:p w14:paraId="030BABC5" w14:textId="77777777" w:rsidR="003D2499" w:rsidRDefault="003D2499">
      <w:pPr>
        <w:pStyle w:val="CommentText"/>
      </w:pPr>
      <w:r>
        <w:rPr>
          <w:rStyle w:val="CommentReference"/>
        </w:rPr>
        <w:annotationRef/>
      </w:r>
      <w:r>
        <w:t>Delete.  Not needed here, needs to be covered by explicit location requirement later in document (same as in Theft Mode section)</w:t>
      </w:r>
    </w:p>
  </w:comment>
  <w:comment w:id="1056" w:author="Michael Leibovitch" w:date="2019-11-15T13:21:00Z" w:initials="LM(">
    <w:p w14:paraId="71C95830" w14:textId="77777777" w:rsidR="003D2499" w:rsidRDefault="003D2499">
      <w:pPr>
        <w:pStyle w:val="CommentText"/>
      </w:pPr>
      <w:r>
        <w:rPr>
          <w:rStyle w:val="CommentReference"/>
        </w:rPr>
        <w:annotationRef/>
      </w:r>
      <w:r>
        <w:t xml:space="preserve">Delete.  Not using BUB is already covered, so messaging stays the same, just BUB not set in the message.  </w:t>
      </w:r>
    </w:p>
    <w:p w14:paraId="54492F69" w14:textId="77777777" w:rsidR="003D2499" w:rsidRDefault="003D2499">
      <w:pPr>
        <w:pStyle w:val="CommentText"/>
      </w:pPr>
      <w:r>
        <w:t>Why not send periodic location reports for ignition off as a “vehicle PTA check-in” process?</w:t>
      </w:r>
    </w:p>
  </w:comment>
  <w:comment w:id="1061" w:author="Michael Leibovitch" w:date="2019-11-15T13:22:00Z" w:initials="LM(">
    <w:p w14:paraId="16ACB75F" w14:textId="77777777" w:rsidR="003D2499" w:rsidRDefault="003D2499">
      <w:pPr>
        <w:pStyle w:val="CommentText"/>
      </w:pPr>
      <w:r>
        <w:rPr>
          <w:rStyle w:val="CommentReference"/>
        </w:rPr>
        <w:annotationRef/>
      </w:r>
      <w:r>
        <w:t>See earlier comments on this</w:t>
      </w:r>
    </w:p>
  </w:comment>
  <w:comment w:id="1068" w:author="Michael Leibovitch" w:date="2019-11-15T13:22:00Z" w:initials="LM(">
    <w:p w14:paraId="7B038463" w14:textId="77777777" w:rsidR="003D2499" w:rsidRDefault="003D2499">
      <w:pPr>
        <w:pStyle w:val="CommentText"/>
      </w:pPr>
      <w:r>
        <w:rPr>
          <w:rStyle w:val="CommentReference"/>
        </w:rPr>
        <w:annotationRef/>
      </w:r>
      <w:r>
        <w:t>No, DTC and accelerometer can be IGN OFF as well.  So delete this based on earlier comments</w:t>
      </w:r>
    </w:p>
  </w:comment>
  <w:comment w:id="1065" w:author="Ekanthappa, Rudresh (R.)" w:date="2019-11-20T09:52:00Z" w:initials="ER(">
    <w:p w14:paraId="50FAB1BD" w14:textId="77777777" w:rsidR="003D2499" w:rsidRDefault="003D2499">
      <w:pPr>
        <w:pStyle w:val="CommentText"/>
      </w:pPr>
      <w:r>
        <w:rPr>
          <w:rStyle w:val="CommentReference"/>
        </w:rPr>
        <w:annotationRef/>
      </w:r>
      <w:r>
        <w:t>Based on your suggestion, If I understand correctly alert periodic location is applicable for both IGN ON and OFF alerts</w:t>
      </w:r>
      <w:r w:rsidRPr="00DC6B97">
        <w:rPr>
          <w:color w:val="7030A0"/>
        </w:rPr>
        <w:t>.[ML] Yes</w:t>
      </w:r>
    </w:p>
    <w:p w14:paraId="3C818F87" w14:textId="77777777" w:rsidR="003D2499" w:rsidRDefault="003D2499">
      <w:pPr>
        <w:pStyle w:val="CommentText"/>
      </w:pPr>
    </w:p>
    <w:p w14:paraId="516C0F26" w14:textId="77777777" w:rsidR="003D2499" w:rsidRDefault="003D2499">
      <w:pPr>
        <w:pStyle w:val="CommentText"/>
      </w:pPr>
      <w:r>
        <w:t xml:space="preserve">For IGN OFF alerts, period and count is also applicable and at every 1hr last know location will be sent, if IGN becomes on you send real location.  </w:t>
      </w:r>
      <w:r w:rsidRPr="00DC6B97">
        <w:rPr>
          <w:color w:val="7030A0"/>
        </w:rPr>
        <w:t>.[ML] Yes</w:t>
      </w:r>
    </w:p>
    <w:p w14:paraId="398E0E3B" w14:textId="77777777" w:rsidR="003D2499" w:rsidRDefault="003D2499">
      <w:pPr>
        <w:pStyle w:val="CommentText"/>
      </w:pPr>
    </w:p>
    <w:p w14:paraId="19C4B6B7" w14:textId="77777777" w:rsidR="003D2499" w:rsidRDefault="003D2499">
      <w:pPr>
        <w:pStyle w:val="CommentText"/>
      </w:pPr>
      <w:r>
        <w:t xml:space="preserve">After alert trigger, if vehicle never been IGN ON do you send same location at every 1hr or will not sent as location not changed and its same last known location sent during last periodic location alert. </w:t>
      </w:r>
      <w:r w:rsidRPr="00DC6B97">
        <w:rPr>
          <w:color w:val="7030A0"/>
        </w:rPr>
        <w:t xml:space="preserve">.[ML] </w:t>
      </w:r>
      <w:r>
        <w:rPr>
          <w:color w:val="7030A0"/>
        </w:rPr>
        <w:t>Send every 1 hr with last known location</w:t>
      </w:r>
    </w:p>
    <w:p w14:paraId="2AA256AF" w14:textId="77777777" w:rsidR="003D2499" w:rsidRDefault="003D2499">
      <w:pPr>
        <w:pStyle w:val="CommentText"/>
      </w:pPr>
    </w:p>
    <w:p w14:paraId="30E44700" w14:textId="77777777" w:rsidR="003D2499" w:rsidRDefault="003D2499">
      <w:pPr>
        <w:pStyle w:val="CommentText"/>
      </w:pPr>
      <w:r>
        <w:t xml:space="preserve">For IGN ON alert, same as above at every 1hr period you send real location if IGN is ON otherwise you send last know location. </w:t>
      </w:r>
      <w:r w:rsidRPr="00DC6B97">
        <w:rPr>
          <w:color w:val="7030A0"/>
        </w:rPr>
        <w:t>.[ML] Yes</w:t>
      </w:r>
    </w:p>
  </w:comment>
  <w:comment w:id="1066" w:author="Michael Leibovitch" w:date="2019-11-21T15:46:00Z" w:initials="LM(">
    <w:p w14:paraId="40849328" w14:textId="77777777" w:rsidR="003D2499" w:rsidRDefault="003D2499">
      <w:pPr>
        <w:pStyle w:val="CommentText"/>
      </w:pPr>
      <w:r>
        <w:rPr>
          <w:rStyle w:val="CommentReference"/>
        </w:rPr>
        <w:annotationRef/>
      </w:r>
      <w:r>
        <w:t>Delete</w:t>
      </w:r>
    </w:p>
  </w:comment>
  <w:comment w:id="1072" w:author="Michael Leibovitch" w:date="2019-11-15T13:23:00Z" w:initials="LM(">
    <w:p w14:paraId="390E3C4D" w14:textId="77777777" w:rsidR="003D2499" w:rsidRDefault="003D2499">
      <w:pPr>
        <w:pStyle w:val="CommentText"/>
      </w:pPr>
      <w:r>
        <w:rPr>
          <w:rStyle w:val="CommentReference"/>
        </w:rPr>
        <w:annotationRef/>
      </w:r>
      <w:r>
        <w:t>Delete</w:t>
      </w:r>
    </w:p>
  </w:comment>
  <w:comment w:id="1084" w:author="Michael Leibovitch" w:date="2019-11-15T13:24:00Z" w:initials="LM(">
    <w:p w14:paraId="722C167C" w14:textId="77777777" w:rsidR="003D2499" w:rsidRDefault="003D2499">
      <w:pPr>
        <w:pStyle w:val="CommentText"/>
      </w:pPr>
      <w:r>
        <w:rPr>
          <w:rStyle w:val="CommentReference"/>
        </w:rPr>
        <w:annotationRef/>
      </w:r>
      <w:r>
        <w:t>See earlier comments on this</w:t>
      </w:r>
    </w:p>
  </w:comment>
  <w:comment w:id="1089" w:author="Michael Leibovitch" w:date="2019-11-21T15:47:00Z" w:initials="LM(">
    <w:p w14:paraId="20677BF3" w14:textId="77777777" w:rsidR="003D2499" w:rsidRDefault="003D2499">
      <w:pPr>
        <w:pStyle w:val="CommentText"/>
      </w:pPr>
      <w:r>
        <w:rPr>
          <w:rStyle w:val="CommentReference"/>
        </w:rPr>
        <w:annotationRef/>
      </w:r>
      <w:r>
        <w:t>Delete, BUB usage is defined by the DID</w:t>
      </w:r>
    </w:p>
  </w:comment>
  <w:comment w:id="1094" w:author="Michael Leibovitch" w:date="2019-11-21T15:47:00Z" w:initials="LM(">
    <w:p w14:paraId="3D0AD825" w14:textId="77777777" w:rsidR="003D2499" w:rsidRDefault="003D2499">
      <w:pPr>
        <w:pStyle w:val="CommentText"/>
      </w:pPr>
      <w:r>
        <w:rPr>
          <w:rStyle w:val="CommentReference"/>
        </w:rPr>
        <w:annotationRef/>
      </w:r>
      <w:r>
        <w:t>Delete</w:t>
      </w:r>
    </w:p>
  </w:comment>
  <w:comment w:id="1099" w:author="Michael Leibovitch" w:date="2019-11-21T15:47:00Z" w:initials="LM(">
    <w:p w14:paraId="6412C620" w14:textId="77777777" w:rsidR="003D2499" w:rsidRDefault="003D2499">
      <w:pPr>
        <w:pStyle w:val="CommentText"/>
      </w:pPr>
      <w:r>
        <w:rPr>
          <w:rStyle w:val="CommentReference"/>
        </w:rPr>
        <w:annotationRef/>
      </w:r>
      <w:r>
        <w:t>Delete</w:t>
      </w:r>
    </w:p>
  </w:comment>
  <w:comment w:id="1107" w:author="Michael Leibovitch" w:date="2019-11-15T13:26:00Z" w:initials="LM(">
    <w:p w14:paraId="3F47ACCA" w14:textId="77777777" w:rsidR="003D2499" w:rsidRDefault="003D2499">
      <w:pPr>
        <w:pStyle w:val="CommentText"/>
      </w:pPr>
      <w:r>
        <w:rPr>
          <w:rStyle w:val="CommentReference"/>
        </w:rPr>
        <w:annotationRef/>
      </w:r>
      <w:r>
        <w:t>Delete.  If no antenna then DTC is not sent</w:t>
      </w:r>
    </w:p>
  </w:comment>
  <w:comment w:id="1105" w:author="Michael Leibovitch" w:date="2019-11-21T15:48:00Z" w:initials="LM(">
    <w:p w14:paraId="3BBCA231" w14:textId="77777777" w:rsidR="003D2499" w:rsidRDefault="003D2499">
      <w:pPr>
        <w:pStyle w:val="CommentText"/>
      </w:pPr>
      <w:r>
        <w:rPr>
          <w:rStyle w:val="CommentReference"/>
        </w:rPr>
        <w:annotationRef/>
      </w:r>
      <w:r>
        <w:t>Delete</w:t>
      </w:r>
    </w:p>
  </w:comment>
  <w:comment w:id="1109" w:author="Michael Leibovitch" w:date="2019-11-21T15:48:00Z" w:initials="LM(">
    <w:p w14:paraId="4EA6FF5A" w14:textId="77777777" w:rsidR="003D2499" w:rsidRDefault="003D2499">
      <w:pPr>
        <w:pStyle w:val="CommentText"/>
      </w:pPr>
      <w:r>
        <w:rPr>
          <w:rStyle w:val="CommentReference"/>
        </w:rPr>
        <w:annotationRef/>
      </w:r>
      <w:r>
        <w:t>New requirement to state that all DTC messages shall only contain DTC status for components that are physically deployed on the vehicle.</w:t>
      </w:r>
    </w:p>
  </w:comment>
  <w:comment w:id="1116" w:author="Michael Leibovitch" w:date="2019-11-15T13:34:00Z" w:initials="LM(">
    <w:p w14:paraId="779EF975" w14:textId="77777777" w:rsidR="003D2499" w:rsidRDefault="003D2499">
      <w:pPr>
        <w:pStyle w:val="CommentText"/>
      </w:pPr>
      <w:r>
        <w:rPr>
          <w:rStyle w:val="CommentReference"/>
        </w:rPr>
        <w:annotationRef/>
      </w:r>
      <w:r>
        <w:t>Delete.  This already comes from earlier requirements about no TCU GPS and no waking up SYNC</w:t>
      </w:r>
    </w:p>
  </w:comment>
  <w:comment w:id="1123" w:author="Michael Leibovitch" w:date="2019-11-21T15:52:00Z" w:initials="LM(">
    <w:p w14:paraId="28D4EE93" w14:textId="77777777" w:rsidR="003D2499" w:rsidRDefault="003D2499">
      <w:pPr>
        <w:pStyle w:val="CommentText"/>
      </w:pPr>
      <w:r>
        <w:rPr>
          <w:rStyle w:val="CommentReference"/>
        </w:rPr>
        <w:annotationRef/>
      </w:r>
      <w:r>
        <w:t>Delete</w:t>
      </w:r>
    </w:p>
  </w:comment>
  <w:comment w:id="1126" w:author="Michael Leibovitch" w:date="2019-11-21T15:52:00Z" w:initials="LM(">
    <w:p w14:paraId="0BD134A1" w14:textId="77777777" w:rsidR="003D2499" w:rsidRDefault="003D2499">
      <w:pPr>
        <w:pStyle w:val="CommentText"/>
      </w:pPr>
      <w:r>
        <w:rPr>
          <w:rStyle w:val="CommentReference"/>
        </w:rPr>
        <w:annotationRef/>
      </w:r>
      <w:r>
        <w:t>Delete</w:t>
      </w:r>
    </w:p>
  </w:comment>
  <w:comment w:id="1131" w:author="Michael Leibovitch" w:date="2019-11-15T13:47:00Z" w:initials="LM(">
    <w:p w14:paraId="73DCB2F1" w14:textId="77777777" w:rsidR="003D2499" w:rsidRDefault="003D2499">
      <w:pPr>
        <w:pStyle w:val="CommentText"/>
      </w:pPr>
      <w:r>
        <w:rPr>
          <w:rStyle w:val="CommentReference"/>
        </w:rPr>
        <w:annotationRef/>
      </w:r>
      <w:r>
        <w:t>Needs review</w:t>
      </w:r>
    </w:p>
  </w:comment>
  <w:comment w:id="1128" w:author="Ekanthappa, Rudresh (R.)" w:date="2019-11-20T10:16:00Z" w:initials="ER(">
    <w:p w14:paraId="74C9B910" w14:textId="77777777" w:rsidR="003D2499" w:rsidRDefault="003D2499">
      <w:pPr>
        <w:pStyle w:val="CommentText"/>
      </w:pPr>
      <w:r>
        <w:rPr>
          <w:rStyle w:val="CommentReference"/>
        </w:rPr>
        <w:annotationRef/>
      </w:r>
      <w:r>
        <w:t xml:space="preserve">Need your review for the comment provided for </w:t>
      </w:r>
      <w:r w:rsidRPr="009B4C29">
        <w:rPr>
          <w:b/>
          <w:u w:val="single"/>
        </w:rPr>
        <w:t>SVS-REQ-328994</w:t>
      </w:r>
    </w:p>
  </w:comment>
  <w:comment w:id="1129" w:author="Michael Leibovitch" w:date="2019-11-21T15:53:00Z" w:initials="LM(">
    <w:p w14:paraId="79CDA234" w14:textId="77777777" w:rsidR="003D2499" w:rsidRDefault="003D2499">
      <w:pPr>
        <w:pStyle w:val="CommentText"/>
      </w:pPr>
      <w:r>
        <w:rPr>
          <w:rStyle w:val="CommentReference"/>
        </w:rPr>
        <w:annotationRef/>
      </w:r>
      <w:r>
        <w:t>Delete Use Case Applicability.  See my response in email</w:t>
      </w:r>
    </w:p>
  </w:comment>
  <w:comment w:id="1137" w:author="Michael Leibovitch" w:date="2019-11-15T13:47:00Z" w:initials="LM(">
    <w:p w14:paraId="60D4ADC8" w14:textId="77777777" w:rsidR="003D2499" w:rsidRDefault="003D2499">
      <w:pPr>
        <w:pStyle w:val="CommentText"/>
      </w:pPr>
      <w:r>
        <w:rPr>
          <w:rStyle w:val="CommentReference"/>
        </w:rPr>
        <w:annotationRef/>
      </w:r>
      <w:r>
        <w:t>Needs discussion as per previous comments</w:t>
      </w:r>
    </w:p>
  </w:comment>
  <w:comment w:id="1135" w:author="Michael Leibovitch" w:date="2019-11-21T15:56:00Z" w:initials="LM(">
    <w:p w14:paraId="5A1BCC76" w14:textId="77777777" w:rsidR="003D2499" w:rsidRDefault="003D2499">
      <w:pPr>
        <w:pStyle w:val="CommentText"/>
      </w:pPr>
      <w:r>
        <w:rPr>
          <w:rStyle w:val="CommentReference"/>
        </w:rPr>
        <w:annotationRef/>
      </w:r>
      <w:r>
        <w:t>Delete</w:t>
      </w:r>
    </w:p>
  </w:comment>
  <w:comment w:id="1141" w:author="Michael Leibovitch" w:date="2019-11-15T14:14:00Z" w:initials="LM(">
    <w:p w14:paraId="777FBFE7" w14:textId="77777777" w:rsidR="003D2499" w:rsidRDefault="003D2499">
      <w:pPr>
        <w:pStyle w:val="CommentText"/>
      </w:pPr>
      <w:r>
        <w:rPr>
          <w:rStyle w:val="CommentReference"/>
        </w:rPr>
        <w:annotationRef/>
      </w:r>
      <w:r>
        <w:t>Ditto</w:t>
      </w:r>
    </w:p>
  </w:comment>
  <w:comment w:id="1139" w:author="Michael Leibovitch" w:date="2019-11-21T15:56:00Z" w:initials="LM(">
    <w:p w14:paraId="7AF1F67A" w14:textId="77777777" w:rsidR="003D2499" w:rsidRDefault="003D2499">
      <w:pPr>
        <w:pStyle w:val="CommentText"/>
      </w:pPr>
      <w:r>
        <w:rPr>
          <w:rStyle w:val="CommentReference"/>
        </w:rPr>
        <w:annotationRef/>
      </w:r>
      <w:r>
        <w:t>Delete</w:t>
      </w:r>
    </w:p>
  </w:comment>
  <w:comment w:id="1148" w:author="Michael Leibovitch" w:date="2019-11-21T15:56:00Z" w:initials="LM(">
    <w:p w14:paraId="2F89A660" w14:textId="77777777" w:rsidR="003D2499" w:rsidRDefault="003D2499">
      <w:pPr>
        <w:pStyle w:val="CommentText"/>
      </w:pPr>
      <w:r>
        <w:rPr>
          <w:rStyle w:val="CommentReference"/>
        </w:rPr>
        <w:annotationRef/>
      </w:r>
      <w:r>
        <w:t>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48D699" w15:done="0"/>
  <w15:commentEx w15:paraId="495D7097" w15:done="0"/>
  <w15:commentEx w15:paraId="20B535DC" w15:done="0"/>
  <w15:commentEx w15:paraId="62E00D11" w15:done="0"/>
  <w15:commentEx w15:paraId="48621E57" w15:done="0"/>
  <w15:commentEx w15:paraId="7732CF49" w15:done="0"/>
  <w15:commentEx w15:paraId="734721FF" w15:done="0"/>
  <w15:commentEx w15:paraId="0AF024DB" w15:done="0"/>
  <w15:commentEx w15:paraId="39C2AAB8" w15:done="0"/>
  <w15:commentEx w15:paraId="7C1C216B" w15:done="0"/>
  <w15:commentEx w15:paraId="5E3AF823" w15:done="0"/>
  <w15:commentEx w15:paraId="174E30B5" w15:done="0"/>
  <w15:commentEx w15:paraId="2DAF4900" w15:done="0"/>
  <w15:commentEx w15:paraId="38905626" w15:done="0"/>
  <w15:commentEx w15:paraId="1445BEC8" w15:done="0"/>
  <w15:commentEx w15:paraId="52B4C35D" w15:done="0"/>
  <w15:commentEx w15:paraId="7BB7B646" w15:done="0"/>
  <w15:commentEx w15:paraId="51D8A66C" w15:done="0"/>
  <w15:commentEx w15:paraId="7F7554F9" w15:done="0"/>
  <w15:commentEx w15:paraId="5349C932" w15:done="0"/>
  <w15:commentEx w15:paraId="50B85D01" w15:done="0"/>
  <w15:commentEx w15:paraId="4BD4C109" w15:done="0"/>
  <w15:commentEx w15:paraId="3BFE4FA9" w15:done="0"/>
  <w15:commentEx w15:paraId="2642D49F" w15:done="0"/>
  <w15:commentEx w15:paraId="6CE3A383" w15:done="0"/>
  <w15:commentEx w15:paraId="7404CAED" w15:done="0"/>
  <w15:commentEx w15:paraId="76E9ED7D" w15:done="0"/>
  <w15:commentEx w15:paraId="0748DD4F" w15:done="0"/>
  <w15:commentEx w15:paraId="115ECDC9" w15:done="0"/>
  <w15:commentEx w15:paraId="7D094054" w15:done="0"/>
  <w15:commentEx w15:paraId="66F5CC13" w15:done="0"/>
  <w15:commentEx w15:paraId="7EA2F4F4" w15:done="0"/>
  <w15:commentEx w15:paraId="4C9C1EBD" w15:done="0"/>
  <w15:commentEx w15:paraId="1C541A4B" w15:done="0"/>
  <w15:commentEx w15:paraId="61817CB8" w15:done="0"/>
  <w15:commentEx w15:paraId="3F9A9801" w15:done="0"/>
  <w15:commentEx w15:paraId="28C62D31" w15:done="0"/>
  <w15:commentEx w15:paraId="55C06793" w15:done="0"/>
  <w15:commentEx w15:paraId="515243C6" w15:done="0"/>
  <w15:commentEx w15:paraId="5BFEE6CF" w15:done="0"/>
  <w15:commentEx w15:paraId="5CE971E8" w15:done="0"/>
  <w15:commentEx w15:paraId="02C3C1E7" w15:done="0"/>
  <w15:commentEx w15:paraId="2AF26E9F" w15:done="0"/>
  <w15:commentEx w15:paraId="318A89FB" w15:done="0"/>
  <w15:commentEx w15:paraId="2ADC1FDA" w15:done="0"/>
  <w15:commentEx w15:paraId="59BEB47A" w15:done="0"/>
  <w15:commentEx w15:paraId="041E94B3" w15:done="0"/>
  <w15:commentEx w15:paraId="243B4B7B" w15:done="0"/>
  <w15:commentEx w15:paraId="11CB66DB" w15:done="0"/>
  <w15:commentEx w15:paraId="4335A9BD" w15:done="0"/>
  <w15:commentEx w15:paraId="0E80F8D1" w15:done="0"/>
  <w15:commentEx w15:paraId="04D61038" w15:done="0"/>
  <w15:commentEx w15:paraId="2338E0DA" w15:done="0"/>
  <w15:commentEx w15:paraId="5816E0FD" w15:done="0"/>
  <w15:commentEx w15:paraId="00C222EE" w15:done="0"/>
  <w15:commentEx w15:paraId="32C2AFD8" w15:done="0"/>
  <w15:commentEx w15:paraId="71E0D1D3" w15:done="0"/>
  <w15:commentEx w15:paraId="58DE879F" w15:done="0"/>
  <w15:commentEx w15:paraId="6C05B9A6" w15:done="0"/>
  <w15:commentEx w15:paraId="32AFFBCF" w15:done="0"/>
  <w15:commentEx w15:paraId="245BFA42" w15:done="0"/>
  <w15:commentEx w15:paraId="779C8972" w15:done="0"/>
  <w15:commentEx w15:paraId="4B51C197" w15:done="0"/>
  <w15:commentEx w15:paraId="1A7C9C58" w15:done="0"/>
  <w15:commentEx w15:paraId="39869152" w15:done="0"/>
  <w15:commentEx w15:paraId="7A81B6D9" w15:done="0"/>
  <w15:commentEx w15:paraId="5D50AEA6" w15:done="0"/>
  <w15:commentEx w15:paraId="7B48EE0B" w15:done="0"/>
  <w15:commentEx w15:paraId="37E110BC" w15:done="0"/>
  <w15:commentEx w15:paraId="504BD623" w15:done="0"/>
  <w15:commentEx w15:paraId="0862CE64" w15:done="0"/>
  <w15:commentEx w15:paraId="5194855B" w15:done="0"/>
  <w15:commentEx w15:paraId="49CCC249" w15:done="0"/>
  <w15:commentEx w15:paraId="4F463645" w15:done="0"/>
  <w15:commentEx w15:paraId="539CE768" w15:done="0"/>
  <w15:commentEx w15:paraId="456661AA" w15:done="0"/>
  <w15:commentEx w15:paraId="03BD8B48" w15:done="0"/>
  <w15:commentEx w15:paraId="1994F870" w15:done="0"/>
  <w15:commentEx w15:paraId="030BABC5" w15:done="0"/>
  <w15:commentEx w15:paraId="54492F69" w15:done="0"/>
  <w15:commentEx w15:paraId="16ACB75F" w15:done="0"/>
  <w15:commentEx w15:paraId="7B038463" w15:done="0"/>
  <w15:commentEx w15:paraId="30E44700" w15:done="0"/>
  <w15:commentEx w15:paraId="40849328" w15:done="0"/>
  <w15:commentEx w15:paraId="390E3C4D" w15:done="0"/>
  <w15:commentEx w15:paraId="722C167C" w15:done="0"/>
  <w15:commentEx w15:paraId="20677BF3" w15:done="0"/>
  <w15:commentEx w15:paraId="3D0AD825" w15:done="0"/>
  <w15:commentEx w15:paraId="6412C620" w15:done="0"/>
  <w15:commentEx w15:paraId="3F47ACCA" w15:done="0"/>
  <w15:commentEx w15:paraId="3BBCA231" w15:done="0"/>
  <w15:commentEx w15:paraId="4EA6FF5A" w15:done="0"/>
  <w15:commentEx w15:paraId="779EF975" w15:done="0"/>
  <w15:commentEx w15:paraId="28D4EE93" w15:done="0"/>
  <w15:commentEx w15:paraId="0BD134A1" w15:done="0"/>
  <w15:commentEx w15:paraId="73DCB2F1" w15:done="0"/>
  <w15:commentEx w15:paraId="74C9B910" w15:done="0"/>
  <w15:commentEx w15:paraId="79CDA234" w15:done="0"/>
  <w15:commentEx w15:paraId="60D4ADC8" w15:done="0"/>
  <w15:commentEx w15:paraId="5A1BCC76" w15:done="0"/>
  <w15:commentEx w15:paraId="777FBFE7" w15:done="0"/>
  <w15:commentEx w15:paraId="7AF1F67A" w15:done="0"/>
  <w15:commentEx w15:paraId="2F89A6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6E6638" w16cid:durableId="21811EFE"/>
  <w16cid:commentId w16cid:paraId="06544A63" w16cid:durableId="218127B5"/>
  <w16cid:commentId w16cid:paraId="6AB67BD9" w16cid:durableId="218127BE"/>
  <w16cid:commentId w16cid:paraId="75BA2366" w16cid:durableId="218127E8"/>
  <w16cid:commentId w16cid:paraId="00ECEBA8" w16cid:durableId="21812834"/>
  <w16cid:commentId w16cid:paraId="466DB0A1" w16cid:durableId="218128B6"/>
  <w16cid:commentId w16cid:paraId="791DF441" w16cid:durableId="21811EFF"/>
  <w16cid:commentId w16cid:paraId="29020B1B" w16cid:durableId="218130DD"/>
  <w16cid:commentId w16cid:paraId="106DEB68" w16cid:durableId="21811F00"/>
  <w16cid:commentId w16cid:paraId="63ECBD29" w16cid:durableId="218128F2"/>
  <w16cid:commentId w16cid:paraId="093000F9" w16cid:durableId="21812970"/>
  <w16cid:commentId w16cid:paraId="23257D04" w16cid:durableId="21812A8C"/>
  <w16cid:commentId w16cid:paraId="2FF5FD60" w16cid:durableId="218129AA"/>
  <w16cid:commentId w16cid:paraId="3507E44C" w16cid:durableId="21812B9F"/>
  <w16cid:commentId w16cid:paraId="7060E313" w16cid:durableId="21812BB1"/>
  <w16cid:commentId w16cid:paraId="7F8C8F50" w16cid:durableId="21812C05"/>
  <w16cid:commentId w16cid:paraId="1FD5B10E" w16cid:durableId="21812C1A"/>
  <w16cid:commentId w16cid:paraId="755EDC2D" w16cid:durableId="21811F01"/>
  <w16cid:commentId w16cid:paraId="5331AB26" w16cid:durableId="21811F02"/>
  <w16cid:commentId w16cid:paraId="797B0FA6" w16cid:durableId="21812C61"/>
  <w16cid:commentId w16cid:paraId="0D2E23C2" w16cid:durableId="21812C6B"/>
  <w16cid:commentId w16cid:paraId="0553E819" w16cid:durableId="21812C72"/>
  <w16cid:commentId w16cid:paraId="479E3B1E" w16cid:durableId="21812C7A"/>
  <w16cid:commentId w16cid:paraId="4BBF1BEB" w16cid:durableId="21812C82"/>
  <w16cid:commentId w16cid:paraId="4C8AE2EF" w16cid:durableId="21812C88"/>
  <w16cid:commentId w16cid:paraId="1D997FD3" w16cid:durableId="21812CA4"/>
  <w16cid:commentId w16cid:paraId="557CF201" w16cid:durableId="21812CC2"/>
  <w16cid:commentId w16cid:paraId="0C8D3C7E" w16cid:durableId="21812CEA"/>
  <w16cid:commentId w16cid:paraId="7A43A3DD" w16cid:durableId="21811F03"/>
  <w16cid:commentId w16cid:paraId="0FF251F8" w16cid:durableId="21811F04"/>
  <w16cid:commentId w16cid:paraId="20A0BA7E" w16cid:durableId="21812D32"/>
  <w16cid:commentId w16cid:paraId="5E3F5429" w16cid:durableId="21811F05"/>
  <w16cid:commentId w16cid:paraId="198D98DF" w16cid:durableId="21812D1C"/>
  <w16cid:commentId w16cid:paraId="02680E60" w16cid:durableId="21812E50"/>
  <w16cid:commentId w16cid:paraId="3B96BB46" w16cid:durableId="21812E5D"/>
  <w16cid:commentId w16cid:paraId="3E8C8428" w16cid:durableId="21811F06"/>
  <w16cid:commentId w16cid:paraId="313BD13F" w16cid:durableId="21812E90"/>
  <w16cid:commentId w16cid:paraId="56BF71DA" w16cid:durableId="21812EB6"/>
  <w16cid:commentId w16cid:paraId="036F3CAD" w16cid:durableId="21812ED6"/>
  <w16cid:commentId w16cid:paraId="104BA9A5" w16cid:durableId="21813458"/>
  <w16cid:commentId w16cid:paraId="4E3B8DD3" w16cid:durableId="21812EE0"/>
  <w16cid:commentId w16cid:paraId="66D7FFE5" w16cid:durableId="218134E1"/>
  <w16cid:commentId w16cid:paraId="32F73583" w16cid:durableId="21812EEE"/>
  <w16cid:commentId w16cid:paraId="752FF531" w16cid:durableId="21812EF4"/>
  <w16cid:commentId w16cid:paraId="37DE0B83" w16cid:durableId="21812EFB"/>
  <w16cid:commentId w16cid:paraId="0FD24933" w16cid:durableId="21812F00"/>
  <w16cid:commentId w16cid:paraId="7F7A0FF4" w16cid:durableId="21812F07"/>
  <w16cid:commentId w16cid:paraId="32B5E781" w16cid:durableId="21812F0E"/>
  <w16cid:commentId w16cid:paraId="2FB6D583" w16cid:durableId="21811F07"/>
  <w16cid:commentId w16cid:paraId="1429DA69" w16cid:durableId="21811F08"/>
  <w16cid:commentId w16cid:paraId="52946D2A" w16cid:durableId="21812F38"/>
  <w16cid:commentId w16cid:paraId="35C8987D" w16cid:durableId="21812F62"/>
  <w16cid:commentId w16cid:paraId="1CE3AA6C" w16cid:durableId="21812F53"/>
  <w16cid:commentId w16cid:paraId="24AC9D20" w16cid:durableId="21811F09"/>
  <w16cid:commentId w16cid:paraId="180407D5" w16cid:durableId="21812FC2"/>
  <w16cid:commentId w16cid:paraId="627BB58D" w16cid:durableId="21811F0A"/>
  <w16cid:commentId w16cid:paraId="3211A342" w16cid:durableId="21811F0B"/>
  <w16cid:commentId w16cid:paraId="4C81A733" w16cid:durableId="21812FEA"/>
  <w16cid:commentId w16cid:paraId="52C6B1C2" w16cid:durableId="2181300C"/>
  <w16cid:commentId w16cid:paraId="46B5FC60" w16cid:durableId="21813027"/>
  <w16cid:commentId w16cid:paraId="339170DA" w16cid:durableId="2181302C"/>
  <w16cid:commentId w16cid:paraId="7A453285" w16cid:durableId="21813039"/>
  <w16cid:commentId w16cid:paraId="23D5C77F" w16cid:durableId="2181305A"/>
  <w16cid:commentId w16cid:paraId="25E480A2" w16cid:durableId="21813144"/>
  <w16cid:commentId w16cid:paraId="5F65A425" w16cid:durableId="21813149"/>
  <w16cid:commentId w16cid:paraId="1CAF1A40" w16cid:durableId="21811F0C"/>
  <w16cid:commentId w16cid:paraId="048EBC21" w16cid:durableId="21811F0D"/>
  <w16cid:commentId w16cid:paraId="1A8F7FA1" w16cid:durableId="21813161"/>
  <w16cid:commentId w16cid:paraId="72D3FE46" w16cid:durableId="21811F0E"/>
  <w16cid:commentId w16cid:paraId="43F589D2" w16cid:durableId="21813231"/>
  <w16cid:commentId w16cid:paraId="49CEBDCA" w16cid:durableId="21811F0F"/>
  <w16cid:commentId w16cid:paraId="78F15F3A" w16cid:durableId="21813237"/>
  <w16cid:commentId w16cid:paraId="4BE7021D" w16cid:durableId="2181324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4F1B7" w14:textId="77777777" w:rsidR="00ED4590" w:rsidRDefault="00ED4590" w:rsidP="0085312A">
      <w:r>
        <w:separator/>
      </w:r>
    </w:p>
  </w:endnote>
  <w:endnote w:type="continuationSeparator" w:id="0">
    <w:p w14:paraId="674738A1" w14:textId="77777777" w:rsidR="00ED4590" w:rsidRDefault="00ED4590"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3D2499" w:rsidRPr="00583AF9" w14:paraId="72FD8334"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236DDF46" w14:textId="77777777" w:rsidR="003D2499" w:rsidRPr="00583AF9" w:rsidRDefault="003D2499" w:rsidP="009B4C2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Pr="009B4C29">
            <w:rPr>
              <w:b/>
              <w:smallCaps/>
              <w:noProof/>
              <w:sz w:val="16"/>
            </w:rPr>
            <w:t>Stolen Vehicle Services Server SPSS v1.</w:t>
          </w:r>
          <w:r>
            <w:rPr>
              <w:b/>
              <w:smallCaps/>
              <w:noProof/>
              <w:sz w:val="16"/>
            </w:rPr>
            <w:t>8</w:t>
          </w:r>
          <w:r w:rsidRPr="009B4C29">
            <w:rPr>
              <w:b/>
              <w:smallCaps/>
              <w:noProof/>
              <w:sz w:val="16"/>
            </w:rPr>
            <w:t xml:space="preserve"> </w:t>
          </w:r>
          <w:r>
            <w:rPr>
              <w:b/>
              <w:smallCaps/>
              <w:noProof/>
              <w:sz w:val="16"/>
            </w:rPr>
            <w:t>August 9</w:t>
          </w:r>
          <w:r w:rsidRPr="009B4C29">
            <w:rPr>
              <w:b/>
              <w:smallCaps/>
              <w:noProof/>
              <w:sz w:val="16"/>
            </w:rPr>
            <w:t>, 2019</w:t>
          </w:r>
          <w:r>
            <w:rPr>
              <w:b/>
              <w:smallCaps/>
              <w:noProof/>
              <w:sz w:val="16"/>
            </w:rPr>
            <w:t>.docx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491B3B53" w14:textId="77777777" w:rsidR="003D2499" w:rsidRPr="00583AF9" w:rsidRDefault="003D249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34BFB027" w14:textId="77777777" w:rsidR="003D2499" w:rsidRPr="00583AF9" w:rsidRDefault="003D249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8D58935" w14:textId="77777777" w:rsidR="003D2499" w:rsidRPr="000D1DC3" w:rsidRDefault="003D249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ED584D">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ED584D">
            <w:rPr>
              <w:noProof/>
              <w:szCs w:val="20"/>
            </w:rPr>
            <w:t>6</w:t>
          </w:r>
          <w:r w:rsidRPr="00583AF9">
            <w:rPr>
              <w:szCs w:val="20"/>
            </w:rPr>
            <w:fldChar w:fldCharType="end"/>
          </w:r>
        </w:p>
      </w:tc>
    </w:tr>
  </w:tbl>
  <w:p w14:paraId="029F50A4" w14:textId="77777777" w:rsidR="003D2499" w:rsidRPr="00583AF9" w:rsidRDefault="003D2499"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F3A8A7" w14:textId="77777777" w:rsidR="00ED4590" w:rsidRDefault="00ED4590" w:rsidP="0085312A">
      <w:r>
        <w:separator/>
      </w:r>
    </w:p>
  </w:footnote>
  <w:footnote w:type="continuationSeparator" w:id="0">
    <w:p w14:paraId="6100834F" w14:textId="77777777" w:rsidR="00ED4590" w:rsidRDefault="00ED4590"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3D2499" w14:paraId="72104C49"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0ACFBBA2" w14:textId="77777777" w:rsidR="003D2499" w:rsidRDefault="003D2499" w:rsidP="00F30367">
          <w:pPr>
            <w:pStyle w:val="Date"/>
            <w:jc w:val="center"/>
            <w:rPr>
              <w:rFonts w:ascii="Arial" w:hAnsi="Arial" w:cs="Arial"/>
            </w:rPr>
          </w:pPr>
          <w:r>
            <w:rPr>
              <w:rFonts w:ascii="Arial" w:hAnsi="Arial" w:cs="Arial"/>
              <w:noProof/>
            </w:rPr>
            <w:drawing>
              <wp:inline distT="0" distB="0" distL="0" distR="0" wp14:anchorId="3DCCD19C" wp14:editId="75922004">
                <wp:extent cx="676275" cy="276225"/>
                <wp:effectExtent l="0" t="0" r="9525" b="9525"/>
                <wp:docPr id="7" name="Picture 7"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5E5DEFFF" w14:textId="77777777" w:rsidR="003D2499" w:rsidRDefault="003D2499" w:rsidP="00F30367">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54CCE1AD" w14:textId="77777777" w:rsidR="003D2499" w:rsidRDefault="003D2499" w:rsidP="00F30367">
          <w:pPr>
            <w:autoSpaceDN w:val="0"/>
            <w:jc w:val="right"/>
            <w:rPr>
              <w:rFonts w:cs="Arial"/>
              <w:b/>
              <w:sz w:val="16"/>
              <w:szCs w:val="16"/>
            </w:rPr>
          </w:pPr>
          <w:r>
            <w:rPr>
              <w:rFonts w:cs="Arial"/>
              <w:b/>
              <w:sz w:val="16"/>
              <w:szCs w:val="16"/>
            </w:rPr>
            <w:t>Subsystem Part Specific Specification</w:t>
          </w:r>
        </w:p>
        <w:p w14:paraId="52FA9418" w14:textId="77777777" w:rsidR="003D2499" w:rsidRDefault="003D2499" w:rsidP="00F30367">
          <w:pPr>
            <w:autoSpaceDN w:val="0"/>
            <w:jc w:val="right"/>
            <w:rPr>
              <w:rFonts w:cs="Arial"/>
              <w:szCs w:val="20"/>
            </w:rPr>
          </w:pPr>
          <w:r>
            <w:rPr>
              <w:rFonts w:cs="Arial"/>
              <w:b/>
              <w:sz w:val="16"/>
              <w:szCs w:val="16"/>
            </w:rPr>
            <w:t>Engineering Specification</w:t>
          </w:r>
        </w:p>
      </w:tc>
    </w:tr>
  </w:tbl>
  <w:p w14:paraId="764B781D" w14:textId="77777777" w:rsidR="003D2499" w:rsidRPr="000D1DC3" w:rsidRDefault="003D2499"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14676685"/>
    <w:multiLevelType w:val="hybridMultilevel"/>
    <w:tmpl w:val="DFE01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66677"/>
    <w:multiLevelType w:val="hybridMultilevel"/>
    <w:tmpl w:val="B5DE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36647"/>
    <w:multiLevelType w:val="hybridMultilevel"/>
    <w:tmpl w:val="7074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B6669"/>
    <w:multiLevelType w:val="hybridMultilevel"/>
    <w:tmpl w:val="6756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86101"/>
    <w:multiLevelType w:val="hybridMultilevel"/>
    <w:tmpl w:val="A97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176528"/>
    <w:multiLevelType w:val="hybridMultilevel"/>
    <w:tmpl w:val="749E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06657"/>
    <w:multiLevelType w:val="hybridMultilevel"/>
    <w:tmpl w:val="5486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806662"/>
    <w:multiLevelType w:val="hybridMultilevel"/>
    <w:tmpl w:val="8C4CA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56015"/>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0156016"/>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0156018"/>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0156022"/>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0166017"/>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0176020"/>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0176027"/>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0186021"/>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0206025"/>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0226028"/>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6446698"/>
    <w:multiLevelType w:val="hybridMultilevel"/>
    <w:tmpl w:val="9508C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D186678"/>
    <w:multiLevelType w:val="hybridMultilevel"/>
    <w:tmpl w:val="05BC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76012"/>
    <w:multiLevelType w:val="hybridMultilevel"/>
    <w:tmpl w:val="AF12B9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79FD6680"/>
    <w:multiLevelType w:val="hybridMultilevel"/>
    <w:tmpl w:val="4582E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966166"/>
    <w:multiLevelType w:val="hybridMultilevel"/>
    <w:tmpl w:val="6C1833FE"/>
    <w:lvl w:ilvl="0" w:tplc="EFDEA25E">
      <w:numFmt w:val="bullet"/>
      <w:lvlText w:val="-"/>
      <w:lvlJc w:val="left"/>
      <w:pPr>
        <w:ind w:left="1080" w:hanging="360"/>
      </w:pPr>
      <w:rPr>
        <w:rFonts w:ascii="Univers" w:eastAsia="Times New Roman" w:hAnsi="Univer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25"/>
  </w:num>
  <w:num w:numId="8">
    <w:abstractNumId w:val="13"/>
  </w:num>
  <w:num w:numId="9">
    <w:abstractNumId w:val="14"/>
  </w:num>
  <w:num w:numId="10">
    <w:abstractNumId w:val="17"/>
  </w:num>
  <w:num w:numId="11">
    <w:abstractNumId w:val="15"/>
  </w:num>
  <w:num w:numId="12">
    <w:abstractNumId w:val="18"/>
  </w:num>
  <w:num w:numId="13">
    <w:abstractNumId w:val="20"/>
  </w:num>
  <w:num w:numId="14">
    <w:abstractNumId w:val="20"/>
  </w:num>
  <w:num w:numId="15">
    <w:abstractNumId w:val="16"/>
  </w:num>
  <w:num w:numId="16">
    <w:abstractNumId w:val="21"/>
  </w:num>
  <w:num w:numId="17">
    <w:abstractNumId w:val="19"/>
  </w:num>
  <w:num w:numId="18">
    <w:abstractNumId w:val="22"/>
  </w:num>
  <w:num w:numId="19">
    <w:abstractNumId w:val="9"/>
  </w:num>
  <w:num w:numId="20">
    <w:abstractNumId w:val="28"/>
  </w:num>
  <w:num w:numId="21">
    <w:abstractNumId w:val="10"/>
  </w:num>
  <w:num w:numId="22">
    <w:abstractNumId w:val="7"/>
  </w:num>
  <w:num w:numId="23">
    <w:abstractNumId w:val="11"/>
  </w:num>
  <w:num w:numId="24">
    <w:abstractNumId w:val="12"/>
  </w:num>
  <w:num w:numId="25">
    <w:abstractNumId w:val="8"/>
  </w:num>
  <w:num w:numId="26">
    <w:abstractNumId w:val="6"/>
  </w:num>
  <w:num w:numId="27">
    <w:abstractNumId w:val="24"/>
  </w:num>
  <w:num w:numId="28">
    <w:abstractNumId w:val="27"/>
  </w:num>
  <w:num w:numId="29">
    <w:abstractNumId w:val="5"/>
  </w:num>
  <w:num w:numId="30">
    <w:abstractNumId w:val="23"/>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kanthappa, Rudresh (R.)">
    <w15:presenceInfo w15:providerId="AD" w15:userId="S-1-5-21-1078229911-1189946983-1225219381-1113920"/>
  </w15:person>
  <w15:person w15:author="Michael Leibovitch">
    <w15:presenceInfo w15:providerId="AD" w15:userId="S::MLEIBOV1@ford.com::96fc753b-41a1-4f6e-8677-def0b5cedaa6"/>
  </w15:person>
  <w15:person w15:author="Ilieva, Elena (E.)">
    <w15:presenceInfo w15:providerId="AD" w15:userId="S-1-5-21-1078229911-1189946983-1225219381-6963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2CC1"/>
    <w:rsid w:val="0000741C"/>
    <w:rsid w:val="00012850"/>
    <w:rsid w:val="00022701"/>
    <w:rsid w:val="00041A62"/>
    <w:rsid w:val="00042E04"/>
    <w:rsid w:val="000446DE"/>
    <w:rsid w:val="00051423"/>
    <w:rsid w:val="00057F3F"/>
    <w:rsid w:val="00073FCC"/>
    <w:rsid w:val="00074138"/>
    <w:rsid w:val="00075420"/>
    <w:rsid w:val="00075586"/>
    <w:rsid w:val="000811C8"/>
    <w:rsid w:val="00091F71"/>
    <w:rsid w:val="000A2DD3"/>
    <w:rsid w:val="000A4DC6"/>
    <w:rsid w:val="000B387F"/>
    <w:rsid w:val="000B5689"/>
    <w:rsid w:val="000B5EB6"/>
    <w:rsid w:val="000B7DB2"/>
    <w:rsid w:val="000C2350"/>
    <w:rsid w:val="000D1DC3"/>
    <w:rsid w:val="000F6E6C"/>
    <w:rsid w:val="001439F5"/>
    <w:rsid w:val="001514C3"/>
    <w:rsid w:val="00151537"/>
    <w:rsid w:val="00154F74"/>
    <w:rsid w:val="0015620C"/>
    <w:rsid w:val="001801B6"/>
    <w:rsid w:val="00187ABF"/>
    <w:rsid w:val="00191908"/>
    <w:rsid w:val="00193F35"/>
    <w:rsid w:val="001A2D11"/>
    <w:rsid w:val="001C04BB"/>
    <w:rsid w:val="001C09E8"/>
    <w:rsid w:val="001C5DE9"/>
    <w:rsid w:val="001D14B5"/>
    <w:rsid w:val="001D2426"/>
    <w:rsid w:val="001D5128"/>
    <w:rsid w:val="001F31C1"/>
    <w:rsid w:val="001F4CFF"/>
    <w:rsid w:val="001F6668"/>
    <w:rsid w:val="00200BF0"/>
    <w:rsid w:val="002034BF"/>
    <w:rsid w:val="00205B79"/>
    <w:rsid w:val="00207CCA"/>
    <w:rsid w:val="00210C8C"/>
    <w:rsid w:val="002111EA"/>
    <w:rsid w:val="00222D21"/>
    <w:rsid w:val="00224855"/>
    <w:rsid w:val="002257DE"/>
    <w:rsid w:val="00231519"/>
    <w:rsid w:val="00233B19"/>
    <w:rsid w:val="00240586"/>
    <w:rsid w:val="002566C9"/>
    <w:rsid w:val="002724B4"/>
    <w:rsid w:val="00280AAB"/>
    <w:rsid w:val="00284B32"/>
    <w:rsid w:val="00295DCD"/>
    <w:rsid w:val="00296E62"/>
    <w:rsid w:val="002A1081"/>
    <w:rsid w:val="002A2857"/>
    <w:rsid w:val="002A6CE2"/>
    <w:rsid w:val="002B075A"/>
    <w:rsid w:val="002B35CD"/>
    <w:rsid w:val="002B5329"/>
    <w:rsid w:val="002B6D73"/>
    <w:rsid w:val="002C26BA"/>
    <w:rsid w:val="002C6557"/>
    <w:rsid w:val="002C701C"/>
    <w:rsid w:val="002D15FE"/>
    <w:rsid w:val="002F5599"/>
    <w:rsid w:val="002F5B92"/>
    <w:rsid w:val="0031395E"/>
    <w:rsid w:val="003156B5"/>
    <w:rsid w:val="003158E1"/>
    <w:rsid w:val="00322EA4"/>
    <w:rsid w:val="00323D54"/>
    <w:rsid w:val="00333D30"/>
    <w:rsid w:val="00334805"/>
    <w:rsid w:val="00335D32"/>
    <w:rsid w:val="0034381F"/>
    <w:rsid w:val="00356279"/>
    <w:rsid w:val="0036048C"/>
    <w:rsid w:val="003608D2"/>
    <w:rsid w:val="00365F72"/>
    <w:rsid w:val="00371703"/>
    <w:rsid w:val="00384D51"/>
    <w:rsid w:val="003874CD"/>
    <w:rsid w:val="003952B5"/>
    <w:rsid w:val="003973AD"/>
    <w:rsid w:val="003C0C76"/>
    <w:rsid w:val="003C435E"/>
    <w:rsid w:val="003C5407"/>
    <w:rsid w:val="003D2499"/>
    <w:rsid w:val="003D443B"/>
    <w:rsid w:val="003F210E"/>
    <w:rsid w:val="0040647E"/>
    <w:rsid w:val="004102EA"/>
    <w:rsid w:val="00424137"/>
    <w:rsid w:val="00427008"/>
    <w:rsid w:val="00432EB5"/>
    <w:rsid w:val="00446E56"/>
    <w:rsid w:val="00450606"/>
    <w:rsid w:val="0045093A"/>
    <w:rsid w:val="00463E8B"/>
    <w:rsid w:val="00467A5E"/>
    <w:rsid w:val="00470ED4"/>
    <w:rsid w:val="00471CC7"/>
    <w:rsid w:val="00485166"/>
    <w:rsid w:val="0049073A"/>
    <w:rsid w:val="004916D6"/>
    <w:rsid w:val="00491BBB"/>
    <w:rsid w:val="004920BA"/>
    <w:rsid w:val="00492A53"/>
    <w:rsid w:val="004A215B"/>
    <w:rsid w:val="004B0BB5"/>
    <w:rsid w:val="004B4BAD"/>
    <w:rsid w:val="004C4667"/>
    <w:rsid w:val="00502E45"/>
    <w:rsid w:val="00514A12"/>
    <w:rsid w:val="00517F71"/>
    <w:rsid w:val="005241ED"/>
    <w:rsid w:val="00524799"/>
    <w:rsid w:val="0052530C"/>
    <w:rsid w:val="005274A4"/>
    <w:rsid w:val="00530C8E"/>
    <w:rsid w:val="005328CC"/>
    <w:rsid w:val="00537B49"/>
    <w:rsid w:val="00540788"/>
    <w:rsid w:val="005413DA"/>
    <w:rsid w:val="00552133"/>
    <w:rsid w:val="0055272B"/>
    <w:rsid w:val="00554F13"/>
    <w:rsid w:val="005643D6"/>
    <w:rsid w:val="00572782"/>
    <w:rsid w:val="0057297D"/>
    <w:rsid w:val="00574CEC"/>
    <w:rsid w:val="00575B2D"/>
    <w:rsid w:val="00580D99"/>
    <w:rsid w:val="00583AF9"/>
    <w:rsid w:val="005843D2"/>
    <w:rsid w:val="005846C1"/>
    <w:rsid w:val="00586F13"/>
    <w:rsid w:val="00590C44"/>
    <w:rsid w:val="005A091C"/>
    <w:rsid w:val="005C1F57"/>
    <w:rsid w:val="005C3407"/>
    <w:rsid w:val="005C5317"/>
    <w:rsid w:val="005F0FF4"/>
    <w:rsid w:val="005F3200"/>
    <w:rsid w:val="006127D3"/>
    <w:rsid w:val="00625C03"/>
    <w:rsid w:val="00627BA2"/>
    <w:rsid w:val="00640A45"/>
    <w:rsid w:val="00655F5F"/>
    <w:rsid w:val="0065745C"/>
    <w:rsid w:val="00662509"/>
    <w:rsid w:val="00665B16"/>
    <w:rsid w:val="00670310"/>
    <w:rsid w:val="00671D6F"/>
    <w:rsid w:val="00673D3E"/>
    <w:rsid w:val="00681414"/>
    <w:rsid w:val="00681EFD"/>
    <w:rsid w:val="006829D3"/>
    <w:rsid w:val="006866C4"/>
    <w:rsid w:val="006B0670"/>
    <w:rsid w:val="006B1F4C"/>
    <w:rsid w:val="006B4B0D"/>
    <w:rsid w:val="006B5C73"/>
    <w:rsid w:val="006C6489"/>
    <w:rsid w:val="006D0097"/>
    <w:rsid w:val="00700875"/>
    <w:rsid w:val="0070568E"/>
    <w:rsid w:val="00710C55"/>
    <w:rsid w:val="0071307B"/>
    <w:rsid w:val="00725E79"/>
    <w:rsid w:val="0072656E"/>
    <w:rsid w:val="00731D4C"/>
    <w:rsid w:val="0074049F"/>
    <w:rsid w:val="00741E45"/>
    <w:rsid w:val="00752225"/>
    <w:rsid w:val="00761B80"/>
    <w:rsid w:val="00765F07"/>
    <w:rsid w:val="00770CD6"/>
    <w:rsid w:val="007743BC"/>
    <w:rsid w:val="00782DC5"/>
    <w:rsid w:val="00795A3E"/>
    <w:rsid w:val="007A03DC"/>
    <w:rsid w:val="007A37DB"/>
    <w:rsid w:val="007A686A"/>
    <w:rsid w:val="007B33BD"/>
    <w:rsid w:val="007B4243"/>
    <w:rsid w:val="007B6258"/>
    <w:rsid w:val="007B6EC7"/>
    <w:rsid w:val="007C2C46"/>
    <w:rsid w:val="007D167C"/>
    <w:rsid w:val="007D6587"/>
    <w:rsid w:val="007E120A"/>
    <w:rsid w:val="007E6833"/>
    <w:rsid w:val="00806778"/>
    <w:rsid w:val="008123A7"/>
    <w:rsid w:val="00822C2E"/>
    <w:rsid w:val="00835385"/>
    <w:rsid w:val="00835C4D"/>
    <w:rsid w:val="00835E6A"/>
    <w:rsid w:val="008443AB"/>
    <w:rsid w:val="008460A7"/>
    <w:rsid w:val="008472A3"/>
    <w:rsid w:val="0085312A"/>
    <w:rsid w:val="00853605"/>
    <w:rsid w:val="008601EA"/>
    <w:rsid w:val="00877451"/>
    <w:rsid w:val="00881C55"/>
    <w:rsid w:val="0089619C"/>
    <w:rsid w:val="008A77F0"/>
    <w:rsid w:val="008B0F55"/>
    <w:rsid w:val="008C0D24"/>
    <w:rsid w:val="008C133C"/>
    <w:rsid w:val="008C3246"/>
    <w:rsid w:val="008C3FFE"/>
    <w:rsid w:val="008C5B86"/>
    <w:rsid w:val="008C66BC"/>
    <w:rsid w:val="008D1E1E"/>
    <w:rsid w:val="00902826"/>
    <w:rsid w:val="00904657"/>
    <w:rsid w:val="009144B1"/>
    <w:rsid w:val="00924A48"/>
    <w:rsid w:val="00935347"/>
    <w:rsid w:val="00935C80"/>
    <w:rsid w:val="009370EA"/>
    <w:rsid w:val="00943823"/>
    <w:rsid w:val="009503AA"/>
    <w:rsid w:val="009709CF"/>
    <w:rsid w:val="00972F9D"/>
    <w:rsid w:val="009731C0"/>
    <w:rsid w:val="009765B1"/>
    <w:rsid w:val="00986933"/>
    <w:rsid w:val="00990BB4"/>
    <w:rsid w:val="009B4C29"/>
    <w:rsid w:val="009C0BEF"/>
    <w:rsid w:val="009C61C5"/>
    <w:rsid w:val="009C63A8"/>
    <w:rsid w:val="009C71EB"/>
    <w:rsid w:val="009C78FC"/>
    <w:rsid w:val="009C7FD5"/>
    <w:rsid w:val="009D200D"/>
    <w:rsid w:val="009D4120"/>
    <w:rsid w:val="009E2B6B"/>
    <w:rsid w:val="009E757D"/>
    <w:rsid w:val="009F0A76"/>
    <w:rsid w:val="009F1431"/>
    <w:rsid w:val="009F16C8"/>
    <w:rsid w:val="00A136AA"/>
    <w:rsid w:val="00A173AD"/>
    <w:rsid w:val="00A23A67"/>
    <w:rsid w:val="00A43BD7"/>
    <w:rsid w:val="00A43CEA"/>
    <w:rsid w:val="00A44DD5"/>
    <w:rsid w:val="00A53FC5"/>
    <w:rsid w:val="00A5417F"/>
    <w:rsid w:val="00A572DB"/>
    <w:rsid w:val="00A61A52"/>
    <w:rsid w:val="00A814BF"/>
    <w:rsid w:val="00A85EAC"/>
    <w:rsid w:val="00A927DD"/>
    <w:rsid w:val="00AA3043"/>
    <w:rsid w:val="00AA7830"/>
    <w:rsid w:val="00AB4863"/>
    <w:rsid w:val="00AC0073"/>
    <w:rsid w:val="00AD4E38"/>
    <w:rsid w:val="00AD76E8"/>
    <w:rsid w:val="00AE3369"/>
    <w:rsid w:val="00AE366A"/>
    <w:rsid w:val="00AE609C"/>
    <w:rsid w:val="00B045F3"/>
    <w:rsid w:val="00B04AC1"/>
    <w:rsid w:val="00B113DE"/>
    <w:rsid w:val="00B1437A"/>
    <w:rsid w:val="00B34EA2"/>
    <w:rsid w:val="00B36C60"/>
    <w:rsid w:val="00B4775A"/>
    <w:rsid w:val="00B538E7"/>
    <w:rsid w:val="00B542B2"/>
    <w:rsid w:val="00B57ABD"/>
    <w:rsid w:val="00B62830"/>
    <w:rsid w:val="00B62B18"/>
    <w:rsid w:val="00B64AE1"/>
    <w:rsid w:val="00B73A9F"/>
    <w:rsid w:val="00B76A0D"/>
    <w:rsid w:val="00B840BA"/>
    <w:rsid w:val="00B85813"/>
    <w:rsid w:val="00B94136"/>
    <w:rsid w:val="00B96E41"/>
    <w:rsid w:val="00BE6176"/>
    <w:rsid w:val="00BE74AF"/>
    <w:rsid w:val="00C00C83"/>
    <w:rsid w:val="00C0204C"/>
    <w:rsid w:val="00C02A8F"/>
    <w:rsid w:val="00C05293"/>
    <w:rsid w:val="00C05CF4"/>
    <w:rsid w:val="00C1035D"/>
    <w:rsid w:val="00C11D33"/>
    <w:rsid w:val="00C13347"/>
    <w:rsid w:val="00C14A0D"/>
    <w:rsid w:val="00C14AA2"/>
    <w:rsid w:val="00C179E9"/>
    <w:rsid w:val="00C17F3D"/>
    <w:rsid w:val="00C4054B"/>
    <w:rsid w:val="00C41236"/>
    <w:rsid w:val="00C50991"/>
    <w:rsid w:val="00C51B16"/>
    <w:rsid w:val="00C54E81"/>
    <w:rsid w:val="00C571B5"/>
    <w:rsid w:val="00C64A4D"/>
    <w:rsid w:val="00C66C6C"/>
    <w:rsid w:val="00C802BC"/>
    <w:rsid w:val="00C8142F"/>
    <w:rsid w:val="00C9018E"/>
    <w:rsid w:val="00C96DBA"/>
    <w:rsid w:val="00CA3A3A"/>
    <w:rsid w:val="00CA53EC"/>
    <w:rsid w:val="00CB2D4C"/>
    <w:rsid w:val="00CB63E9"/>
    <w:rsid w:val="00CB710B"/>
    <w:rsid w:val="00CB7873"/>
    <w:rsid w:val="00CB7F60"/>
    <w:rsid w:val="00CC0796"/>
    <w:rsid w:val="00CC519C"/>
    <w:rsid w:val="00CD270F"/>
    <w:rsid w:val="00CE1A20"/>
    <w:rsid w:val="00CE7A30"/>
    <w:rsid w:val="00CF4F13"/>
    <w:rsid w:val="00D024BE"/>
    <w:rsid w:val="00D227C3"/>
    <w:rsid w:val="00D248E1"/>
    <w:rsid w:val="00D27874"/>
    <w:rsid w:val="00D3650F"/>
    <w:rsid w:val="00D53B05"/>
    <w:rsid w:val="00D54CD4"/>
    <w:rsid w:val="00D61690"/>
    <w:rsid w:val="00D756A2"/>
    <w:rsid w:val="00D82BB9"/>
    <w:rsid w:val="00D85F07"/>
    <w:rsid w:val="00D8727D"/>
    <w:rsid w:val="00D920D7"/>
    <w:rsid w:val="00D93205"/>
    <w:rsid w:val="00D93F85"/>
    <w:rsid w:val="00D96A6B"/>
    <w:rsid w:val="00DA10EC"/>
    <w:rsid w:val="00DB14CC"/>
    <w:rsid w:val="00DC5F8E"/>
    <w:rsid w:val="00DC6B97"/>
    <w:rsid w:val="00DD0BD7"/>
    <w:rsid w:val="00DD1F70"/>
    <w:rsid w:val="00E055EE"/>
    <w:rsid w:val="00E1021E"/>
    <w:rsid w:val="00E17BFC"/>
    <w:rsid w:val="00E25E3E"/>
    <w:rsid w:val="00E33D18"/>
    <w:rsid w:val="00E4479E"/>
    <w:rsid w:val="00E4525E"/>
    <w:rsid w:val="00E527B7"/>
    <w:rsid w:val="00E74878"/>
    <w:rsid w:val="00E74E0D"/>
    <w:rsid w:val="00E77764"/>
    <w:rsid w:val="00E8091D"/>
    <w:rsid w:val="00E848A5"/>
    <w:rsid w:val="00E92C59"/>
    <w:rsid w:val="00E93D1E"/>
    <w:rsid w:val="00EA59B3"/>
    <w:rsid w:val="00EB0FC2"/>
    <w:rsid w:val="00EC1EE0"/>
    <w:rsid w:val="00EC3FE1"/>
    <w:rsid w:val="00EC6895"/>
    <w:rsid w:val="00ED3878"/>
    <w:rsid w:val="00ED4590"/>
    <w:rsid w:val="00ED584D"/>
    <w:rsid w:val="00EE5C33"/>
    <w:rsid w:val="00EF1781"/>
    <w:rsid w:val="00EF3D01"/>
    <w:rsid w:val="00F04DCC"/>
    <w:rsid w:val="00F0517F"/>
    <w:rsid w:val="00F06FAB"/>
    <w:rsid w:val="00F13CAA"/>
    <w:rsid w:val="00F30367"/>
    <w:rsid w:val="00F36267"/>
    <w:rsid w:val="00F4026E"/>
    <w:rsid w:val="00F43C6E"/>
    <w:rsid w:val="00F4679C"/>
    <w:rsid w:val="00F51A77"/>
    <w:rsid w:val="00F54E82"/>
    <w:rsid w:val="00F653E9"/>
    <w:rsid w:val="00F73DC1"/>
    <w:rsid w:val="00F82E5D"/>
    <w:rsid w:val="00F8642A"/>
    <w:rsid w:val="00FA0C1E"/>
    <w:rsid w:val="00FA76A5"/>
    <w:rsid w:val="00FB02DF"/>
    <w:rsid w:val="00FB2275"/>
    <w:rsid w:val="00FC4B5F"/>
    <w:rsid w:val="00FC4D34"/>
    <w:rsid w:val="00FD505B"/>
    <w:rsid w:val="00FD74E4"/>
    <w:rsid w:val="00FF1091"/>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CECD1"/>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CommentSubject">
    <w:name w:val="annotation subject"/>
    <w:basedOn w:val="CommentText"/>
    <w:next w:val="CommentText"/>
    <w:link w:val="CommentSubjectChar"/>
    <w:uiPriority w:val="99"/>
    <w:semiHidden/>
    <w:unhideWhenUsed/>
    <w:rsid w:val="00F30367"/>
    <w:rPr>
      <w:b/>
      <w:bCs/>
      <w:szCs w:val="20"/>
    </w:rPr>
  </w:style>
  <w:style w:type="character" w:customStyle="1" w:styleId="CommentSubjectChar">
    <w:name w:val="Comment Subject Char"/>
    <w:basedOn w:val="CommentTextChar"/>
    <w:link w:val="CommentSubject"/>
    <w:uiPriority w:val="99"/>
    <w:semiHidden/>
    <w:rsid w:val="00F30367"/>
    <w:rPr>
      <w:rFonts w:ascii="Arial" w:eastAsia="SimSun" w:hAnsi="Arial" w:cs="Times New Roman"/>
      <w:b/>
      <w:bCs/>
      <w:sz w:val="20"/>
      <w:szCs w:val="20"/>
    </w:rPr>
  </w:style>
  <w:style w:type="paragraph" w:styleId="NormalWeb">
    <w:name w:val="Normal (Web)"/>
    <w:basedOn w:val="Normal"/>
    <w:uiPriority w:val="99"/>
    <w:unhideWhenUsed/>
    <w:rsid w:val="00FA76A5"/>
    <w:pPr>
      <w:spacing w:before="100" w:beforeAutospacing="1" w:after="100" w:afterAutospacing="1"/>
    </w:pPr>
    <w:rPr>
      <w:rFonts w:ascii="Times New Roman" w:eastAsia="Times New Roman" w:hAnsi="Times New Roman"/>
      <w:sz w:val="24"/>
    </w:rPr>
  </w:style>
  <w:style w:type="paragraph" w:styleId="Revision">
    <w:name w:val="Revision"/>
    <w:hidden/>
    <w:uiPriority w:val="99"/>
    <w:semiHidden/>
    <w:rsid w:val="00A61A52"/>
    <w:pPr>
      <w:spacing w:after="0" w:line="240" w:lineRule="auto"/>
    </w:pPr>
    <w:rPr>
      <w:rFonts w:ascii="Arial" w:eastAsia="SimSu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327704215">
      <w:bodyDiv w:val="1"/>
      <w:marLeft w:val="0"/>
      <w:marRight w:val="0"/>
      <w:marTop w:val="0"/>
      <w:marBottom w:val="0"/>
      <w:divBdr>
        <w:top w:val="none" w:sz="0" w:space="0" w:color="auto"/>
        <w:left w:val="none" w:sz="0" w:space="0" w:color="auto"/>
        <w:bottom w:val="none" w:sz="0" w:space="0" w:color="auto"/>
        <w:right w:val="none" w:sz="0" w:space="0" w:color="auto"/>
      </w:divBdr>
    </w:div>
    <w:div w:id="1722055924">
      <w:bodyDiv w:val="1"/>
      <w:marLeft w:val="0"/>
      <w:marRight w:val="0"/>
      <w:marTop w:val="0"/>
      <w:marBottom w:val="0"/>
      <w:divBdr>
        <w:top w:val="none" w:sz="0" w:space="0" w:color="auto"/>
        <w:left w:val="none" w:sz="0" w:space="0" w:color="auto"/>
        <w:bottom w:val="none" w:sz="0" w:space="0" w:color="auto"/>
        <w:right w:val="none" w:sz="0" w:space="0" w:color="auto"/>
      </w:divBdr>
    </w:div>
    <w:div w:id="19333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package" Target="embeddings/Microsoft_Visio_Drawing2.vsdx"/><Relationship Id="rId39" Type="http://schemas.openxmlformats.org/officeDocument/2006/relationships/image" Target="media/image19.emf"/><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8.vsdx"/><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8.emf"/><Relationship Id="rId40" Type="http://schemas.openxmlformats.org/officeDocument/2006/relationships/package" Target="embeddings/Microsoft_Visio_Drawing9.vsdx"/><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package" Target="embeddings/Microsoft_Visio_Drawing11.vsd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package" Target="embeddings/Microsoft_Visio_Drawing.vsdx"/><Relationship Id="rId27" Type="http://schemas.openxmlformats.org/officeDocument/2006/relationships/image" Target="media/image13.emf"/><Relationship Id="rId30" Type="http://schemas.openxmlformats.org/officeDocument/2006/relationships/package" Target="embeddings/Microsoft_Visio_Drawing4.vsdx"/><Relationship Id="rId35" Type="http://schemas.openxmlformats.org/officeDocument/2006/relationships/image" Target="media/image17.emf"/><Relationship Id="rId43" Type="http://schemas.openxmlformats.org/officeDocument/2006/relationships/image" Target="media/image21.emf"/><Relationship Id="rId48" Type="http://schemas.microsoft.com/office/2011/relationships/people" Target="peop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EF7DA2-E5E1-47BD-BDDA-CB4C9AD7C7A9}">
  <ds:schemaRefs>
    <ds:schemaRef ds:uri="http://schemas.microsoft.com/sharepoint/v3/contenttype/forms"/>
  </ds:schemaRefs>
</ds:datastoreItem>
</file>

<file path=customXml/itemProps2.xml><?xml version="1.0" encoding="utf-8"?>
<ds:datastoreItem xmlns:ds="http://schemas.openxmlformats.org/officeDocument/2006/customXml" ds:itemID="{DA2A4DB3-882E-454E-8297-76713B32E4FF}">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A7453371-9119-47BB-ABA4-BFD0EA19E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16910464-780c-4f6d-8de9-d311a934c8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33814</Words>
  <Characters>192741</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226103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Ekanthappa, Rudresh (R.)</cp:lastModifiedBy>
  <cp:revision>2</cp:revision>
  <dcterms:created xsi:type="dcterms:W3CDTF">2019-11-27T19:12:00Z</dcterms:created>
  <dcterms:modified xsi:type="dcterms:W3CDTF">2019-11-27T19:12:00Z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